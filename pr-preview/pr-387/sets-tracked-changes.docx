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(Set)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set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(Wikipedia contributors 2026l)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is a collection of distinct objects,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called its elements.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We write</w:delText>
        </w:r>
      </w:del>
      <w:del w:id="1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when</w:delText>
        </w:r>
      </w:del>
      <w:del w:id="19" w:author="PR Preview" w:date="2026-01-01T00:00:00Z">
        <w:r>
          <w:delText xml:space="preserve"> </w:delText>
        </w:r>
      </w:del>
      <m:oMath>
        <m:r>
          <m:t>a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is an element of the set</w:delText>
        </w:r>
      </w:del>
      <w:del w:id="22" w:author="PR Preview" w:date="2026-01-01T00:00:00Z">
        <w:r>
          <w:delText xml:space="preserve"> </w:delText>
        </w:r>
      </w:del>
      <m:oMath>
        <m:r>
          <m:t>A</m:t>
        </m:r>
      </m:oMath>
      <w:del w:id="23" w:author="PR Preview" w:date="2026-01-01T00:00:00Z">
        <w:r>
          <w:delText xml:space="preserve">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and</w:delText>
        </w:r>
      </w:del>
      <w:del w:id="2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∉</m:t>
        </m:r>
        <m:r>
          <m:t>A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when it is not.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Two sets are equal when they have exactly the same elements.</w:delText>
        </w:r>
      </w:del>
    </w:p>
    <w:p>
      <w:pPr>
        <w:pStyle w:val="BodyText"/>
      </w:pPr>
      <w:del w:id="31" w:author="PR Preview" w:date="2026-01-01T00:00:00Z">
        <w:r>
          <w:rPr>
            <w:i/>
            <w:iCs/>
          </w:rPr>
          <w:delText xml:space="preserve">Remark 1</w:delText>
        </w:r>
      </w:del>
      <w:del w:id="32" w:author="PR Preview" w:date="2026-01-01T00:00:00Z">
        <w:r>
          <w:delText xml:space="preserve"> (Naive and formal set theory). </w:delText>
        </w:r>
      </w:del>
      <w:hyperlink w:anchor="def-set">
        <w:del w:id="33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is the informal (</w:delText>
        </w:r>
      </w:del>
      <w:del w:id="36" w:author="PR Preview" w:date="2026-01-01T00:00:00Z">
        <w:r>
          <w:delText xml:space="preserve">“naive”</w:delText>
        </w:r>
      </w:del>
      <w:del w:id="37" w:author="PR Preview" w:date="2026-01-01T00:00:00Z">
        <w:r>
          <w:delText xml:space="preserve">) notion of a set,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which is all these notes need.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Formal set theory states axioms for sets instead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(Wikipedia contributors 2026l)</w:delText>
        </w:r>
      </w:del>
      <w:del w:id="44" w:author="PR Preview" w:date="2026-01-01T00:00:00Z">
        <w:r>
          <w:delText xml:space="preserve">.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For example, the last sentence of</w:delText>
        </w:r>
      </w:del>
      <w:del w:id="47" w:author="PR Preview" w:date="2026-01-01T00:00:00Z">
        <w:r>
          <w:delText xml:space="preserve"> </w:delText>
        </w:r>
      </w:del>
      <w:hyperlink w:anchor="def-set">
        <w:del w:id="48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49" w:author="PR Preview" w:date="2026-01-01T00:00:00Z">
        <w:r>
          <w:delText xml:space="preserve">,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that two sets are equal when they have exactly the same elements,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is one of those axioms, the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rPr>
            <w:i/>
            <w:iCs/>
          </w:rPr>
          <w:delText xml:space="preserve">axiom of extensionality</w:delText>
        </w:r>
      </w:del>
      <w:del w:id="56" w:author="PR Preview" w:date="2026-01-01T00:00:00Z">
        <w:r>
          <w:delText xml:space="preserve">.</w:delText>
        </w:r>
      </w:del>
    </w:p>
    <w:p>
      <w:pPr>
        <w:pStyle w:val="FirstParagraph"/>
      </w:pPr>
      <w:ins w:id="57" w:author="PR Preview" w:date="2026-01-01T00:00:00Z">
        <w:r>
          <w:rPr>
            <w:b/>
            <w:bCs/>
          </w:rPr>
          <w:t xml:space="preserve">Definition 1 (Set)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rPr>
            <w:b/>
            <w:bCs/>
          </w:rPr>
          <w:t xml:space="preserve">set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[1]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is a collection of distinct objects,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called its elements.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We write</w:t>
        </w:r>
      </w:ins>
      <w:ins w:id="7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when</w:t>
        </w:r>
      </w:ins>
      <w:ins w:id="73" w:author="PR Preview" w:date="2026-01-01T00:00:00Z">
        <w:r>
          <w:t xml:space="preserve"> </w:t>
        </w:r>
      </w:ins>
      <m:oMath>
        <m:r>
          <m:t>a</m:t>
        </m:r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is an element of the set</w:t>
        </w:r>
      </w:ins>
      <w:ins w:id="76" w:author="PR Preview" w:date="2026-01-01T00:00:00Z">
        <w:r>
          <w:t xml:space="preserve"> </w:t>
        </w:r>
      </w:ins>
      <m:oMath>
        <m:r>
          <m:t>A</m:t>
        </m:r>
      </m:oMath>
      <w:ins w:id="77" w:author="PR Preview" w:date="2026-01-01T00:00:00Z">
        <w:r>
          <w:t xml:space="preserve">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and</w:t>
        </w:r>
      </w:ins>
      <w:ins w:id="8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∉</m:t>
        </m:r>
        <m:r>
          <m:t>A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when it is not.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Two sets are equal when they have exactly the same elements.</w:t>
        </w:r>
      </w:ins>
    </w:p>
    <w:bookmarkEnd w:id="11"/>
    <w:bookmarkStart w:id="12" w:name="rem-naive-set"/>
    <w:p>
      <w:pPr>
        <w:pStyle w:val="BodyText"/>
      </w:pPr>
      <w:ins w:id="85" w:author="PR Preview" w:date="2026-01-01T00:00:00Z">
        <w:r>
          <w:rPr>
            <w:i/>
            <w:iCs/>
          </w:rPr>
          <w:t xml:space="preserve">Remark 1</w:t>
        </w:r>
      </w:ins>
      <w:ins w:id="86" w:author="PR Preview" w:date="2026-01-01T00:00:00Z">
        <w:r>
          <w:t xml:space="preserve"> (Naive and formal set theory). </w:t>
        </w:r>
      </w:ins>
      <w:hyperlink w:anchor="def-set">
        <w:ins w:id="8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is the informal (</w:t>
        </w:r>
      </w:ins>
      <w:ins w:id="90" w:author="PR Preview" w:date="2026-01-01T00:00:00Z">
        <w:r>
          <w:t xml:space="preserve">“naive”</w:t>
        </w:r>
      </w:ins>
      <w:ins w:id="91" w:author="PR Preview" w:date="2026-01-01T00:00:00Z">
        <w:r>
          <w:t xml:space="preserve">) notion of a set,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which is all these notes need.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Formal set theory states axioms for sets instead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[1]</w:t>
        </w:r>
      </w:ins>
      <w:ins w:id="98" w:author="PR Preview" w:date="2026-01-01T00:00:00Z">
        <w:r>
          <w:t xml:space="preserve">.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For example, the last sentence of</w:t>
        </w:r>
      </w:ins>
      <w:ins w:id="101" w:author="PR Preview" w:date="2026-01-01T00:00:00Z">
        <w:r>
          <w:t xml:space="preserve"> </w:t>
        </w:r>
      </w:ins>
      <w:hyperlink w:anchor="def-set">
        <w:ins w:id="10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03" w:author="PR Preview" w:date="2026-01-01T00:00:00Z">
        <w:r>
          <w:t xml:space="preserve">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that two sets are equal when they have exactly the same elements,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is one of those axioms, the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rPr>
            <w:i/>
            <w:iCs/>
          </w:rPr>
          <w:t xml:space="preserve">axiom of extensionality</w:t>
        </w:r>
      </w:ins>
      <w:ins w:id="110" w:author="PR Preview" w:date="2026-01-01T00:00:00Z">
        <w:r>
          <w:t xml:space="preserve">.</w:t>
        </w:r>
      </w:ins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del w:id="111" w:author="PR Preview" w:date="2026-01-01T00:00:00Z">
        <w:r>
          <w:rPr>
            <w:b/>
            <w:bCs/>
          </w:rPr>
          <w:delText xml:space="preserve">Definition 2 (Set-builder notation)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For a set</w:delText>
        </w:r>
      </w:del>
      <w:del w:id="114" w:author="PR Preview" w:date="2026-01-01T00:00:00Z">
        <w:r>
          <w:delText xml:space="preserve"> </w:delText>
        </w:r>
      </w:del>
      <m:oMath>
        <m:r>
          <m:t>A</m:t>
        </m:r>
      </m:oMath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and a statement</w:delText>
        </w:r>
      </w:del>
      <w:del w:id="11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about an element</w:delText>
        </w:r>
      </w:del>
      <w:del w:id="120" w:author="PR Preview" w:date="2026-01-01T00:00:00Z">
        <w:r>
          <w:delText xml:space="preserve"> </w:delText>
        </w:r>
      </w:del>
      <m:oMath>
        <m:r>
          <m:t>x</m:t>
        </m:r>
      </m:oMath>
      <w:del w:id="121" w:author="PR Preview" w:date="2026-01-01T00:00:00Z">
        <w:r>
          <w:delText xml:space="preserve">,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rPr>
            <w:b/>
            <w:bCs/>
          </w:rPr>
          <w:delText xml:space="preserve">set-builder notation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(Wikipedia contributors 2026m)</w:delText>
        </w:r>
      </w:del>
      <w:del w:id="12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denotes the set of elements</w:delText>
        </w:r>
      </w:del>
      <w:del w:id="129" w:author="PR Preview" w:date="2026-01-01T00:00:00Z">
        <w:r>
          <w:delText xml:space="preserve"> </w:delText>
        </w:r>
      </w:del>
      <m:oMath>
        <m:r>
          <m:t>x</m:t>
        </m:r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of</w:delText>
        </w:r>
      </w:del>
      <w:del w:id="132" w:author="PR Preview" w:date="2026-01-01T00:00:00Z">
        <w:r>
          <w:delText xml:space="preserve"> </w:delText>
        </w:r>
      </w:del>
      <m:oMath>
        <m:r>
          <m:t>A</m:t>
        </m:r>
      </m:oMath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for which</w:delText>
        </w:r>
      </w:del>
      <w:del w:id="13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is true.</w:delText>
        </w:r>
      </w:del>
    </w:p>
    <w:p>
      <w:pPr>
        <w:pStyle w:val="BodyText"/>
      </w:pPr>
      <w:ins w:id="138" w:author="PR Preview" w:date="2026-01-01T00:00:00Z">
        <w:r>
          <w:rPr>
            <w:b/>
            <w:bCs/>
          </w:rPr>
          <w:t xml:space="preserve">Definition 2 (Set-builder notation)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For a set</w:t>
        </w:r>
      </w:ins>
      <w:ins w:id="141" w:author="PR Preview" w:date="2026-01-01T00:00:00Z">
        <w:r>
          <w:t xml:space="preserve"> </w:t>
        </w:r>
      </w:ins>
      <m:oMath>
        <m:r>
          <m:t>A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and a statement</w:t>
        </w:r>
      </w:ins>
      <w:ins w:id="14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about an element</w:t>
        </w:r>
      </w:ins>
      <w:ins w:id="147" w:author="PR Preview" w:date="2026-01-01T00:00:00Z">
        <w:r>
          <w:t xml:space="preserve"> </w:t>
        </w:r>
      </w:ins>
      <m:oMath>
        <m:r>
          <m:t>x</m:t>
        </m:r>
      </m:oMath>
      <w:ins w:id="148" w:author="PR Preview" w:date="2026-01-01T00:00:00Z">
        <w:r>
          <w:t xml:space="preserve">,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rPr>
            <w:b/>
            <w:bCs/>
          </w:rPr>
          <w:t xml:space="preserve">set-builder notation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[2]</w:t>
        </w:r>
      </w:ins>
      <w:ins w:id="15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denotes the set of elements</w:t>
        </w:r>
      </w:ins>
      <w:ins w:id="156" w:author="PR Preview" w:date="2026-01-01T00:00:00Z">
        <w:r>
          <w:t xml:space="preserve"> </w:t>
        </w:r>
      </w:ins>
      <m:oMath>
        <m:r>
          <m:t>x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of</w:t>
        </w:r>
      </w:ins>
      <w:ins w:id="159" w:author="PR Preview" w:date="2026-01-01T00:00:00Z">
        <w:r>
          <w:t xml:space="preserve"> </w:t>
        </w:r>
      </w:ins>
      <m:oMath>
        <m:r>
          <m:t>A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for which</w:t>
        </w:r>
      </w:ins>
      <w:ins w:id="16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is true.</w:t>
        </w:r>
      </w:ins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del w:id="165" w:author="PR Preview" w:date="2026-01-01T00:00:00Z">
        <w:r>
          <w:rPr>
            <w:b/>
            <w:bCs/>
          </w:rPr>
          <w:delText xml:space="preserve">Definition 3 (Interval)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For</w:delText>
        </w:r>
      </w:del>
      <w:del w:id="168" w:author="PR Preview" w:date="2026-01-01T00:00:00Z">
        <w:r>
          <w:delText xml:space="preserve"> </w:delText>
        </w:r>
      </w:del>
      <w:hyperlink r:id="rId16">
        <w:del w:id="169" w:author="PR Preview" w:date="2026-01-01T00:00:00Z">
          <w:r>
            <w:rPr>
              <w:rStyle w:val="Hyperlink"/>
            </w:rPr>
            <w:delText xml:space="preserve">real numbers</w:delText>
          </w:r>
        </w:del>
      </w:hyperlink>
      <w:del w:id="17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171" w:author="PR Preview" w:date="2026-01-01T00:00:00Z">
        <w:r>
          <w:delText xml:space="preserve">,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the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rPr>
            <w:b/>
            <w:bCs/>
          </w:rPr>
          <w:delText xml:space="preserve">intervals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(Wikipedia contributors 2026j)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with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rPr>
            <w:b/>
            <w:bCs/>
          </w:rPr>
          <w:delText xml:space="preserve">endpoints</w:delText>
        </w:r>
      </w:del>
      <w:del w:id="182" w:author="PR Preview" w:date="2026-01-01T00:00:00Z">
        <w:r>
          <w:delText xml:space="preserve"> </w:delText>
        </w:r>
      </w:del>
      <m:oMath>
        <m:r>
          <m:t>a</m:t>
        </m:r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and</w:delText>
        </w:r>
      </w:del>
      <w:del w:id="185" w:author="PR Preview" w:date="2026-01-01T00:00:00Z">
        <w:r>
          <w:delText xml:space="preserve"> </w:delText>
        </w:r>
      </w:del>
      <m:oMath>
        <m:r>
          <m:t>b</m:t>
        </m:r>
      </m:oMath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are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the closed interval (</w:delText>
        </w:r>
      </w:del>
      <w:hyperlink w:anchor="def-closed-interval">
        <w:del w:id="190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91" w:author="PR Preview" w:date="2026-01-01T00:00:00Z">
        <w:r>
          <w:delText xml:space="preserve">),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the open interval (</w:delText>
        </w:r>
      </w:del>
      <w:hyperlink w:anchor="def-open-interval">
        <w:del w:id="19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95" w:author="PR Preview" w:date="2026-01-01T00:00:00Z">
        <w:r>
          <w:delText xml:space="preserve">),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and the half-open intervals (</w:delText>
        </w:r>
      </w:del>
      <w:hyperlink w:anchor="def-half-open-interval">
        <w:del w:id="198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99" w:author="PR Preview" w:date="2026-01-01T00:00:00Z">
        <w:r>
          <w:delText xml:space="preserve">).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The unbounded intervals (</w:delText>
        </w:r>
      </w:del>
      <w:hyperlink w:anchor="def-unbounded-interval">
        <w:del w:id="202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203" w:author="PR Preview" w:date="2026-01-01T00:00:00Z">
        <w:r>
          <w:delText xml:space="preserve">) have at most one endpoint.</w:delText>
        </w:r>
      </w:del>
    </w:p>
    <w:p>
      <w:pPr>
        <w:pStyle w:val="BodyText"/>
      </w:pPr>
      <w:ins w:id="204" w:author="PR Preview" w:date="2026-01-01T00:00:00Z">
        <w:r>
          <w:rPr>
            <w:b/>
            <w:bCs/>
          </w:rPr>
          <w:t xml:space="preserve">Definition 3 (Interval)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For</w:t>
        </w:r>
      </w:ins>
      <w:ins w:id="207" w:author="PR Preview" w:date="2026-01-01T00:00:00Z">
        <w:r>
          <w:t xml:space="preserve"> </w:t>
        </w:r>
      </w:ins>
      <w:hyperlink r:id="rId16">
        <w:ins w:id="208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20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210" w:author="PR Preview" w:date="2026-01-01T00:00:00Z">
        <w:r>
          <w:t xml:space="preserve">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the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rPr>
            <w:b/>
            <w:bCs/>
          </w:rPr>
          <w:t xml:space="preserve">intervals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[3]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with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rPr>
            <w:b/>
            <w:bCs/>
          </w:rPr>
          <w:t xml:space="preserve">endpoints</w:t>
        </w:r>
      </w:ins>
      <w:ins w:id="221" w:author="PR Preview" w:date="2026-01-01T00:00:00Z">
        <w:r>
          <w:t xml:space="preserve"> </w:t>
        </w:r>
      </w:ins>
      <m:oMath>
        <m:r>
          <m:t>a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and</w:t>
        </w:r>
      </w:ins>
      <w:ins w:id="224" w:author="PR Preview" w:date="2026-01-01T00:00:00Z">
        <w:r>
          <w:t xml:space="preserve"> </w:t>
        </w:r>
      </w:ins>
      <m:oMath>
        <m:r>
          <m:t>b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are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the closed interval (</w:t>
        </w:r>
      </w:ins>
      <w:hyperlink w:anchor="def-closed-interval">
        <w:ins w:id="22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30" w:author="PR Preview" w:date="2026-01-01T00:00:00Z">
        <w:r>
          <w:t xml:space="preserve">),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the open interval (</w:t>
        </w:r>
      </w:ins>
      <w:hyperlink w:anchor="def-open-interval">
        <w:ins w:id="233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34" w:author="PR Preview" w:date="2026-01-01T00:00:00Z">
        <w:r>
          <w:t xml:space="preserve">),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and the half-open intervals (</w:t>
        </w:r>
      </w:ins>
      <w:hyperlink w:anchor="def-half-open-interval">
        <w:ins w:id="237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38" w:author="PR Preview" w:date="2026-01-01T00:00:00Z">
        <w:r>
          <w:t xml:space="preserve">).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The unbounded intervals (</w:t>
        </w:r>
      </w:ins>
      <w:hyperlink w:anchor="def-unbounded-interval">
        <w:ins w:id="241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42" w:author="PR Preview" w:date="2026-01-01T00:00:00Z">
        <w:r>
          <w:t xml:space="preserve">) have at most one endpoint.</w:t>
        </w:r>
      </w:ins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del w:id="243" w:author="PR Preview" w:date="2026-01-01T00:00:00Z">
        <w:r>
          <w:rPr>
            <w:b/>
            <w:bCs/>
          </w:rPr>
          <w:delText xml:space="preserve">Definition 8 (Subset)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A set</w:delText>
        </w:r>
      </w:del>
      <w:del w:id="246" w:author="PR Preview" w:date="2026-01-01T00:00:00Z">
        <w:r>
          <w:delText xml:space="preserve"> </w:delText>
        </w:r>
      </w:del>
      <m:oMath>
        <m:r>
          <m:t>A</m:t>
        </m:r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is a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rPr>
            <w:b/>
            <w:bCs/>
          </w:rPr>
          <w:delText xml:space="preserve">subset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(Wikipedia contributors 2026n)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of a set</w:delText>
        </w:r>
      </w:del>
      <w:del w:id="255" w:author="PR Preview" w:date="2026-01-01T00:00:00Z">
        <w:r>
          <w:delText xml:space="preserve"> </w:delText>
        </w:r>
      </w:del>
      <m:oMath>
        <m:r>
          <m:t>B</m:t>
        </m:r>
      </m:oMath>
      <w:del w:id="256" w:author="PR Preview" w:date="2026-01-01T00:00:00Z">
        <w:r>
          <w:delText xml:space="preserve">,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written</w:delText>
        </w:r>
      </w:del>
      <w:del w:id="25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t>B</m:t>
        </m:r>
      </m:oMath>
      <w:del w:id="260" w:author="PR Preview" w:date="2026-01-01T00:00:00Z">
        <w:r>
          <w:delText xml:space="preserve">,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if every element of</w:delText>
        </w:r>
      </w:del>
      <w:del w:id="263" w:author="PR Preview" w:date="2026-01-01T00:00:00Z">
        <w:r>
          <w:delText xml:space="preserve"> </w:delText>
        </w:r>
      </w:del>
      <m:oMath>
        <m:r>
          <m:t>A</m:t>
        </m:r>
      </m:oMath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is an element of</w:delText>
        </w:r>
      </w:del>
      <w:del w:id="266" w:author="PR Preview" w:date="2026-01-01T00:00:00Z">
        <w:r>
          <w:delText xml:space="preserve"> </w:delText>
        </w:r>
      </w:del>
      <m:oMath>
        <m:r>
          <m:t>B</m:t>
        </m:r>
      </m:oMath>
      <w:del w:id="267" w:author="PR Preview" w:date="2026-01-01T00:00:00Z">
        <w:r>
          <w:delText xml:space="preserve">.</w:delText>
        </w:r>
      </w:del>
    </w:p>
    <w:p>
      <w:pPr>
        <w:pStyle w:val="FirstParagraph"/>
      </w:pPr>
      <w:ins w:id="268" w:author="PR Preview" w:date="2026-01-01T00:00:00Z">
        <w:r>
          <w:rPr>
            <w:b/>
            <w:bCs/>
          </w:rPr>
          <w:t xml:space="preserve">Definition 8 (Subset)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A set</w:t>
        </w:r>
      </w:ins>
      <w:ins w:id="271" w:author="PR Preview" w:date="2026-01-01T00:00:00Z">
        <w:r>
          <w:t xml:space="preserve"> </w:t>
        </w:r>
      </w:ins>
      <m:oMath>
        <m:r>
          <m:t>A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is a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rPr>
            <w:b/>
            <w:bCs/>
          </w:rPr>
          <w:t xml:space="preserve">subset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[4]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of a set</w:t>
        </w:r>
      </w:ins>
      <w:ins w:id="280" w:author="PR Preview" w:date="2026-01-01T00:00:00Z">
        <w:r>
          <w:t xml:space="preserve"> </w:t>
        </w:r>
      </w:ins>
      <m:oMath>
        <m:r>
          <m:t>B</m:t>
        </m:r>
      </m:oMath>
      <w:ins w:id="281" w:author="PR Preview" w:date="2026-01-01T00:00:00Z">
        <w:r>
          <w:t xml:space="preserve">,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written</w:t>
        </w:r>
      </w:ins>
      <w:ins w:id="28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285" w:author="PR Preview" w:date="2026-01-01T00:00:00Z">
        <w:r>
          <w:t xml:space="preserve">,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if every element of</w:t>
        </w:r>
      </w:ins>
      <w:ins w:id="288" w:author="PR Preview" w:date="2026-01-01T00:00:00Z">
        <w:r>
          <w:t xml:space="preserve"> </w:t>
        </w:r>
      </w:ins>
      <m:oMath>
        <m:r>
          <m:t>A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is an element of</w:t>
        </w:r>
      </w:ins>
      <w:ins w:id="291" w:author="PR Preview" w:date="2026-01-01T00:00:00Z">
        <w:r>
          <w:t xml:space="preserve"> </w:t>
        </w:r>
      </w:ins>
      <m:oMath>
        <m:r>
          <m:t>B</m:t>
        </m:r>
      </m:oMath>
      <w:ins w:id="292" w:author="PR Preview" w:date="2026-01-01T00:00:00Z">
        <w:r>
          <w:t xml:space="preserve">.</w:t>
        </w:r>
      </w:ins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del w:id="293" w:author="PR Preview" w:date="2026-01-01T00:00:00Z">
        <w:r>
          <w:rPr>
            <w:i/>
            <w:iCs/>
          </w:rPr>
          <w:delText xml:space="preserve">Remark 2</w:delText>
        </w:r>
      </w:del>
      <w:del w:id="294" w:author="PR Preview" w:date="2026-01-01T00:00:00Z">
        <w:r>
          <w:delText xml:space="preserve"> (Proper subsets and the symbol</w:delText>
        </w:r>
      </w:del>
      <w:del w:id="295" w:author="PR Preview" w:date="2026-01-01T00:00:00Z">
        <w:r>
          <w:delText xml:space="preserve"> </w:delText>
        </w:r>
      </w:del>
      <m:oMath>
        <m:r>
          <m:rPr>
            <m:sty m:val="p"/>
          </m:rPr>
          <m:t>⊂</m:t>
        </m:r>
      </m:oMath>
      <w:del w:id="296" w:author="PR Preview" w:date="2026-01-01T00:00:00Z">
        <w:r>
          <w:delText xml:space="preserve">). </w:delText>
        </w:r>
      </w:del>
      <w:del w:id="297" w:author="PR Preview" w:date="2026-01-01T00:00:00Z">
        <w:r>
          <w:delText xml:space="preserve">Other sources call a strict subset a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rPr>
            <w:b/>
            <w:bCs/>
          </w:rPr>
          <w:delText xml:space="preserve">proper subset</w:delText>
        </w:r>
      </w:del>
      <w:del w:id="300" w:author="PR Preview" w:date="2026-01-01T00:00:00Z">
        <w:r>
          <w:delText xml:space="preserve">.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Sources disagree about the symbol</w:delText>
        </w:r>
      </w:del>
      <w:del w:id="303" w:author="PR Preview" w:date="2026-01-01T00:00:00Z">
        <w:r>
          <w:delText xml:space="preserve"> </w:delText>
        </w:r>
      </w:del>
      <m:oMath>
        <m:r>
          <m:rPr>
            <m:sty m:val="p"/>
          </m:rPr>
          <m:t>⊂</m:t>
        </m:r>
      </m:oMath>
      <w:del w:id="304" w:author="PR Preview" w:date="2026-01-01T00:00:00Z">
        <w:r>
          <w:delText xml:space="preserve">: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some use it for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“subset”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(</w:delText>
        </w:r>
      </w:del>
      <m:oMath>
        <m:r>
          <m:rPr>
            <m:sty m:val="p"/>
          </m:rPr>
          <m:t>⊆</m:t>
        </m:r>
      </m:oMath>
      <w:del w:id="311" w:author="PR Preview" w:date="2026-01-01T00:00:00Z">
        <w:r>
          <w:delText xml:space="preserve">),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and others for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“strict subset”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(</w:delText>
        </w:r>
      </w:del>
      <m:oMath>
        <m:r>
          <m:rPr>
            <m:sty m:val="p"/>
          </m:rPr>
          <m:t>⊊</m:t>
        </m:r>
      </m:oMath>
      <w:del w:id="318" w:author="PR Preview" w:date="2026-01-01T00:00:00Z">
        <w:r>
          <w:delText xml:space="preserve">)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(Wikipedia contributors 2026n)</w:delText>
        </w:r>
      </w:del>
      <w:del w:id="321" w:author="PR Preview" w:date="2026-01-01T00:00:00Z">
        <w:r>
          <w:delText xml:space="preserve">.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For example,</w:delText>
        </w:r>
      </w:del>
      <w:del w:id="32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is true in the first reading,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because</w:delText>
        </w:r>
      </w:del>
      <w:del w:id="32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330" w:author="PR Preview" w:date="2026-01-01T00:00:00Z">
        <w:r>
          <w:delText xml:space="preserve">,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and false in the second,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because the two sets are equal.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These notes avoid</w:delText>
        </w:r>
      </w:del>
      <w:del w:id="337" w:author="PR Preview" w:date="2026-01-01T00:00:00Z">
        <w:r>
          <w:delText xml:space="preserve"> </w:delText>
        </w:r>
      </w:del>
      <m:oMath>
        <m:r>
          <m:rPr>
            <m:sty m:val="p"/>
          </m:rPr>
          <m:t>⊂</m:t>
        </m:r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and write</w:delText>
        </w:r>
      </w:del>
      <w:del w:id="340" w:author="PR Preview" w:date="2026-01-01T00:00:00Z">
        <w:r>
          <w:delText xml:space="preserve"> </w:delText>
        </w:r>
      </w:del>
      <m:oMath>
        <m:r>
          <m:rPr>
            <m:sty m:val="p"/>
          </m:rPr>
          <m:t>⊆</m:t>
        </m:r>
      </m:oMath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or</w:delText>
        </w:r>
      </w:del>
      <w:del w:id="343" w:author="PR Preview" w:date="2026-01-01T00:00:00Z">
        <w:r>
          <w:delText xml:space="preserve"> </w:delText>
        </w:r>
      </w:del>
      <m:oMath>
        <m:r>
          <m:rPr>
            <m:sty m:val="p"/>
          </m:rPr>
          <m:t>⊊</m:t>
        </m:r>
      </m:oMath>
      <w:del w:id="344" w:author="PR Preview" w:date="2026-01-01T00:00:00Z">
        <w:r>
          <w:delText xml:space="preserve">.</w:delText>
        </w:r>
      </w:del>
    </w:p>
    <w:p>
      <w:pPr>
        <w:pStyle w:val="BodyText"/>
      </w:pPr>
      <w:ins w:id="345" w:author="PR Preview" w:date="2026-01-01T00:00:00Z">
        <w:r>
          <w:rPr>
            <w:i/>
            <w:iCs/>
          </w:rPr>
          <w:t xml:space="preserve">Remark 2</w:t>
        </w:r>
      </w:ins>
      <w:ins w:id="346" w:author="PR Preview" w:date="2026-01-01T00:00:00Z">
        <w:r>
          <w:t xml:space="preserve"> (Proper subsets and the symbol</w:t>
        </w:r>
      </w:ins>
      <w:ins w:id="347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348" w:author="PR Preview" w:date="2026-01-01T00:00:00Z">
        <w:r>
          <w:t xml:space="preserve">). </w:t>
        </w:r>
      </w:ins>
      <w:ins w:id="349" w:author="PR Preview" w:date="2026-01-01T00:00:00Z">
        <w:r>
          <w:t xml:space="preserve">Other sources call a strict subset a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rPr>
            <w:b/>
            <w:bCs/>
          </w:rPr>
          <w:t xml:space="preserve">proper subset</w:t>
        </w:r>
      </w:ins>
      <w:ins w:id="352" w:author="PR Preview" w:date="2026-01-01T00:00:00Z">
        <w:r>
          <w:t xml:space="preserve">.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Sources disagree about the symbol</w:t>
        </w:r>
      </w:ins>
      <w:ins w:id="355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356" w:author="PR Preview" w:date="2026-01-01T00:00:00Z">
        <w:r>
          <w:t xml:space="preserve">: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some use it for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“subset”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(</w:t>
        </w:r>
      </w:ins>
      <m:oMath>
        <m:r>
          <m:rPr>
            <m:sty m:val="p"/>
          </m:rPr>
          <m:t>⊆</m:t>
        </m:r>
      </m:oMath>
      <w:ins w:id="363" w:author="PR Preview" w:date="2026-01-01T00:00:00Z">
        <w:r>
          <w:t xml:space="preserve">),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and others for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“strict subset”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(</w:t>
        </w:r>
      </w:ins>
      <m:oMath>
        <m:r>
          <m:rPr>
            <m:sty m:val="p"/>
          </m:rPr>
          <m:t>⊊</m:t>
        </m:r>
      </m:oMath>
      <w:ins w:id="370" w:author="PR Preview" w:date="2026-01-01T00:00:00Z">
        <w:r>
          <w:t xml:space="preserve">)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[4]</w:t>
        </w:r>
      </w:ins>
      <w:ins w:id="373" w:author="PR Preview" w:date="2026-01-01T00:00:00Z">
        <w:r>
          <w:t xml:space="preserve">.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For example,</w:t>
        </w:r>
      </w:ins>
      <w:ins w:id="37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is true in the first reading,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because</w:t>
        </w:r>
      </w:ins>
      <w:ins w:id="38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382" w:author="PR Preview" w:date="2026-01-01T00:00:00Z">
        <w:r>
          <w:t xml:space="preserve">,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and false in the second,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because the two sets are equal.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These notes avoid</w:t>
        </w:r>
      </w:ins>
      <w:ins w:id="389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and write</w:t>
        </w:r>
      </w:ins>
      <w:ins w:id="392" w:author="PR Preview" w:date="2026-01-01T00:00:00Z">
        <w:r>
          <w:t xml:space="preserve"> </w:t>
        </w:r>
      </w:ins>
      <m:oMath>
        <m:r>
          <m:rPr>
            <m:sty m:val="p"/>
          </m:rPr>
          <m:t>⊆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or</w:t>
        </w:r>
      </w:ins>
      <w:ins w:id="395" w:author="PR Preview" w:date="2026-01-01T00:00:00Z">
        <w:r>
          <w:t xml:space="preserve"> </w:t>
        </w:r>
      </w:ins>
      <m:oMath>
        <m:r>
          <m:rPr>
            <m:sty m:val="p"/>
          </m:rPr>
          <m:t>⊊</m:t>
        </m:r>
      </m:oMath>
      <w:ins w:id="396" w:author="PR Preview" w:date="2026-01-01T00:00:00Z">
        <w:r>
          <w:t xml:space="preserve">.</w:t>
        </w:r>
      </w:ins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del w:id="397" w:author="PR Preview" w:date="2026-01-01T00:00:00Z">
        <w:r>
          <w:rPr>
            <w:b/>
            <w:bCs/>
          </w:rPr>
          <w:delText xml:space="preserve">Definition 12 (Empty set)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The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rPr>
            <w:b/>
            <w:bCs/>
          </w:rPr>
          <w:delText xml:space="preserve">empty set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(Wikipedia contributors 2026d)</w:delText>
        </w:r>
      </w:del>
      <w:del w:id="404" w:author="PR Preview" w:date="2026-01-01T00:00:00Z">
        <w:r>
          <w:delText xml:space="preserve">, denoted</w:delText>
        </w:r>
      </w:del>
      <w:del w:id="405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406" w:author="PR Preview" w:date="2026-01-01T00:00:00Z">
        <w:r>
          <w:delText xml:space="preserve">,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is the set that has no elements.</w:delText>
        </w:r>
      </w:del>
    </w:p>
    <w:p>
      <w:pPr>
        <w:pStyle w:val="BodyText"/>
      </w:pPr>
      <w:del w:id="409" w:author="PR Preview" w:date="2026-01-01T00:00:00Z">
        <w:r>
          <w:rPr>
            <w:i/>
            <w:iCs/>
          </w:rPr>
          <w:delText xml:space="preserve">Remark 5</w:delText>
        </w:r>
      </w:del>
      <w:del w:id="410" w:author="PR Preview" w:date="2026-01-01T00:00:00Z">
        <w:r>
          <w:delText xml:space="preserve"> (Other notation for the empty set). </w:delText>
        </w:r>
      </w:del>
      <w:del w:id="411" w:author="PR Preview" w:date="2026-01-01T00:00:00Z">
        <w:r>
          <w:delText xml:space="preserve">Other sources write</w:delText>
        </w:r>
      </w:del>
      <w:del w:id="41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for</w:delText>
        </w:r>
      </w:del>
      <w:del w:id="415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(Wikipedia contributors 2026d)</w:delText>
        </w:r>
      </w:del>
      <w:del w:id="418" w:author="PR Preview" w:date="2026-01-01T00:00:00Z">
        <w:r>
          <w:delText xml:space="preserve">.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Some sources call it the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rPr>
            <w:b/>
            <w:bCs/>
          </w:rPr>
          <w:delText xml:space="preserve">null set</w:delText>
        </w:r>
      </w:del>
      <w:del w:id="423" w:author="PR Preview" w:date="2026-01-01T00:00:00Z">
        <w:r>
          <w:delText xml:space="preserve">,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but in measure theory a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“null set”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usually means a set of</w:delText>
        </w:r>
      </w:del>
      <w:del w:id="430" w:author="PR Preview" w:date="2026-01-01T00:00:00Z">
        <w:r>
          <w:delText xml:space="preserve"> </w:delText>
        </w:r>
      </w:del>
      <w:hyperlink r:id="rId35">
        <w:del w:id="431" w:author="PR Preview" w:date="2026-01-01T00:00:00Z">
          <w:r>
            <w:rPr>
              <w:rStyle w:val="Hyperlink"/>
            </w:rPr>
            <w:delText xml:space="preserve">measure zero</w:delText>
          </w:r>
        </w:del>
      </w:hyperlink>
      <w:del w:id="432" w:author="PR Preview" w:date="2026-01-01T00:00:00Z">
        <w:r>
          <w:delText xml:space="preserve">,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which need not be empty.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For example, the interval</w:delText>
        </w:r>
      </w:del>
      <w:del w:id="43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has length</w:delText>
        </w:r>
      </w:del>
      <w:del w:id="44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del w:id="441" w:author="PR Preview" w:date="2026-01-01T00:00:00Z">
        <w:r>
          <w:delText xml:space="preserve">,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so it is a null set in that sense,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but it is not empty, because</w:delText>
        </w:r>
      </w:del>
      <w:del w:id="446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del w:id="447" w:author="PR Preview" w:date="2026-01-01T00:00:00Z">
        <w:r>
          <w:delText xml:space="preserve">.</w:delText>
        </w:r>
      </w:del>
    </w:p>
    <w:p>
      <w:pPr>
        <w:pStyle w:val="FirstParagraph"/>
      </w:pPr>
      <w:ins w:id="448" w:author="PR Preview" w:date="2026-01-01T00:00:00Z">
        <w:r>
          <w:rPr>
            <w:b/>
            <w:bCs/>
          </w:rPr>
          <w:t xml:space="preserve">Definition 12 (Empty set)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The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rPr>
            <w:b/>
            <w:bCs/>
          </w:rPr>
          <w:t xml:space="preserve">empty set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[5]</w:t>
        </w:r>
      </w:ins>
      <w:ins w:id="455" w:author="PR Preview" w:date="2026-01-01T00:00:00Z">
        <w:r>
          <w:t xml:space="preserve">, denoted</w:t>
        </w:r>
      </w:ins>
      <w:ins w:id="456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457" w:author="PR Preview" w:date="2026-01-01T00:00:00Z">
        <w:r>
          <w:t xml:space="preserve">,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is the set that has no elements.</w:t>
        </w:r>
      </w:ins>
    </w:p>
    <w:bookmarkEnd w:id="34"/>
    <w:bookmarkStart w:id="36" w:name="rem-empty-set-notation"/>
    <w:p>
      <w:pPr>
        <w:pStyle w:val="BodyText"/>
      </w:pPr>
      <w:ins w:id="460" w:author="PR Preview" w:date="2026-01-01T00:00:00Z">
        <w:r>
          <w:rPr>
            <w:i/>
            <w:iCs/>
          </w:rPr>
          <w:t xml:space="preserve">Remark 5</w:t>
        </w:r>
      </w:ins>
      <w:ins w:id="461" w:author="PR Preview" w:date="2026-01-01T00:00:00Z">
        <w:r>
          <w:t xml:space="preserve"> (Other notation for the empty set). </w:t>
        </w:r>
      </w:ins>
      <w:ins w:id="462" w:author="PR Preview" w:date="2026-01-01T00:00:00Z">
        <w:r>
          <w:t xml:space="preserve">Other sources write</w:t>
        </w:r>
      </w:ins>
      <w:ins w:id="46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for</w:t>
        </w:r>
      </w:ins>
      <w:ins w:id="466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[5]</w:t>
        </w:r>
      </w:ins>
      <w:ins w:id="469" w:author="PR Preview" w:date="2026-01-01T00:00:00Z">
        <w:r>
          <w:t xml:space="preserve">.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Some sources call it the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rPr>
            <w:b/>
            <w:bCs/>
          </w:rPr>
          <w:t xml:space="preserve">null set</w:t>
        </w:r>
      </w:ins>
      <w:ins w:id="474" w:author="PR Preview" w:date="2026-01-01T00:00:00Z">
        <w:r>
          <w:t xml:space="preserve">,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but in measure theory a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“null set”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usually means a set of</w:t>
        </w:r>
      </w:ins>
      <w:ins w:id="481" w:author="PR Preview" w:date="2026-01-01T00:00:00Z">
        <w:r>
          <w:t xml:space="preserve"> </w:t>
        </w:r>
      </w:ins>
      <w:hyperlink r:id="rId35">
        <w:ins w:id="482" w:author="PR Preview" w:date="2026-01-01T00:00:00Z">
          <w:r>
            <w:rPr>
              <w:rStyle w:val="Hyperlink"/>
            </w:rPr>
            <w:t xml:space="preserve">measure zero</w:t>
          </w:r>
        </w:ins>
      </w:hyperlink>
      <w:ins w:id="483" w:author="PR Preview" w:date="2026-01-01T00:00:00Z">
        <w:r>
          <w:t xml:space="preserve">,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which need not be empty.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For example, the interval</w:t>
        </w:r>
      </w:ins>
      <w:ins w:id="48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has length</w:t>
        </w:r>
      </w:ins>
      <w:ins w:id="49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492" w:author="PR Preview" w:date="2026-01-01T00:00:00Z">
        <w:r>
          <w:t xml:space="preserve">,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so it is a null set in that sense,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but it is not empty, because</w:t>
        </w:r>
      </w:ins>
      <w:ins w:id="497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498" w:author="PR Preview" w:date="2026-01-01T00:00:00Z">
        <w:r>
          <w:t xml:space="preserve">.</w:t>
        </w:r>
      </w:ins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del w:id="499" w:author="PR Preview" w:date="2026-01-01T00:00:00Z">
        <w:r>
          <w:rPr>
            <w:b/>
            <w:bCs/>
          </w:rPr>
          <w:delText xml:space="preserve">Definition 13 (Vacuous truth)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 statement of the form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“every element of</w:delText>
        </w:r>
      </w:del>
      <w:del w:id="504" w:author="PR Preview" w:date="2026-01-01T00:00:00Z">
        <w:r>
          <w:delText xml:space="preserve"> </w:delText>
        </w:r>
      </w:del>
      <m:oMath>
        <m:r>
          <m:t>A</m:t>
        </m:r>
      </m:oMath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has property</w:delText>
        </w:r>
      </w:del>
      <w:del w:id="507" w:author="PR Preview" w:date="2026-01-01T00:00:00Z">
        <w:r>
          <w:delText xml:space="preserve"> </w:delText>
        </w:r>
      </w:del>
      <m:oMath>
        <m:r>
          <m:t>P</m:t>
        </m:r>
      </m:oMath>
      <w:del w:id="508" w:author="PR Preview" w:date="2026-01-01T00:00:00Z">
        <w:r>
          <w:delText xml:space="preserve">”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is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rPr>
            <w:b/>
            <w:bCs/>
          </w:rPr>
          <w:delText xml:space="preserve">vacuously true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(Wikipedia contributors 2026p)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when</w:delText>
        </w:r>
      </w:del>
      <w:del w:id="517" w:author="PR Preview" w:date="2026-01-01T00:00:00Z">
        <w:r>
          <w:delText xml:space="preserve"> </w:delText>
        </w:r>
      </w:del>
      <m:oMath>
        <m:r>
          <m:t>A</m:t>
        </m:r>
      </m:oMath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is the</w:delText>
        </w:r>
      </w:del>
      <w:del w:id="520" w:author="PR Preview" w:date="2026-01-01T00:00:00Z">
        <w:r>
          <w:delText xml:space="preserve"> </w:delText>
        </w:r>
      </w:del>
      <w:hyperlink w:anchor="def-empty-set">
        <w:del w:id="521" w:author="PR Preview" w:date="2026-01-01T00:00:00Z">
          <w:r>
            <w:rPr>
              <w:rStyle w:val="Hyperlink"/>
            </w:rPr>
            <w:delText xml:space="preserve">empty set</w:delText>
          </w:r>
        </w:del>
      </w:hyperlink>
      <w:del w:id="522" w:author="PR Preview" w:date="2026-01-01T00:00:00Z">
        <w:r>
          <w:delText xml:space="preserve">:</w:delText>
        </w:r>
      </w:del>
      <w:del w:id="523" w:author="PR Preview" w:date="2026-01-01T00:00:00Z">
        <w:r>
          <w:delText xml:space="preserve"> </w:delText>
        </w:r>
      </w:del>
      <m:oMath>
        <m:r>
          <m:t>A</m:t>
        </m:r>
      </m:oMath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has no elements,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so no element of</w:delText>
        </w:r>
      </w:del>
      <w:del w:id="528" w:author="PR Preview" w:date="2026-01-01T00:00:00Z">
        <w:r>
          <w:delText xml:space="preserve"> </w:delText>
        </w:r>
      </w:del>
      <m:oMath>
        <m:r>
          <m:t>A</m:t>
        </m:r>
      </m:oMath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fails to have property</w:delText>
        </w:r>
      </w:del>
      <w:del w:id="531" w:author="PR Preview" w:date="2026-01-01T00:00:00Z">
        <w:r>
          <w:delText xml:space="preserve"> </w:delText>
        </w:r>
      </w:del>
      <m:oMath>
        <m:r>
          <m:t>P</m:t>
        </m:r>
      </m:oMath>
      <w:del w:id="532" w:author="PR Preview" w:date="2026-01-01T00:00:00Z">
        <w:r>
          <w:delText xml:space="preserve">.</w:delText>
        </w:r>
      </w:del>
    </w:p>
    <w:p>
      <w:pPr>
        <w:pStyle w:val="BodyText"/>
      </w:pPr>
      <w:ins w:id="533" w:author="PR Preview" w:date="2026-01-01T00:00:00Z">
        <w:r>
          <w:rPr>
            <w:b/>
            <w:bCs/>
          </w:rPr>
          <w:t xml:space="preserve">Definition 13 (Vacuous truth)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A statement of the form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“every element of</w:t>
        </w:r>
      </w:ins>
      <w:ins w:id="538" w:author="PR Preview" w:date="2026-01-01T00:00:00Z">
        <w:r>
          <w:t xml:space="preserve"> </w:t>
        </w:r>
      </w:ins>
      <m:oMath>
        <m:r>
          <m:t>A</m:t>
        </m:r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has property</w:t>
        </w:r>
      </w:ins>
      <w:ins w:id="541" w:author="PR Preview" w:date="2026-01-01T00:00:00Z">
        <w:r>
          <w:t xml:space="preserve"> </w:t>
        </w:r>
      </w:ins>
      <m:oMath>
        <m:r>
          <m:t>P</m:t>
        </m:r>
      </m:oMath>
      <w:ins w:id="542" w:author="PR Preview" w:date="2026-01-01T00:00:00Z">
        <w:r>
          <w:t xml:space="preserve">”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is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rPr>
            <w:b/>
            <w:bCs/>
          </w:rPr>
          <w:t xml:space="preserve">vacuously true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[6]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when</w:t>
        </w:r>
      </w:ins>
      <w:ins w:id="551" w:author="PR Preview" w:date="2026-01-01T00:00:00Z">
        <w:r>
          <w:t xml:space="preserve"> </w:t>
        </w:r>
      </w:ins>
      <m:oMath>
        <m:r>
          <m:t>A</m:t>
        </m:r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is the</w:t>
        </w:r>
      </w:ins>
      <w:ins w:id="554" w:author="PR Preview" w:date="2026-01-01T00:00:00Z">
        <w:r>
          <w:t xml:space="preserve"> </w:t>
        </w:r>
      </w:ins>
      <w:hyperlink w:anchor="def-empty-set">
        <w:ins w:id="555" w:author="PR Preview" w:date="2026-01-01T00:00:00Z">
          <w:r>
            <w:rPr>
              <w:rStyle w:val="Hyperlink"/>
            </w:rPr>
            <w:t xml:space="preserve">empty set</w:t>
          </w:r>
        </w:ins>
      </w:hyperlink>
      <w:ins w:id="556" w:author="PR Preview" w:date="2026-01-01T00:00:00Z">
        <w:r>
          <w:t xml:space="preserve">:</w:t>
        </w:r>
      </w:ins>
      <w:ins w:id="557" w:author="PR Preview" w:date="2026-01-01T00:00:00Z">
        <w:r>
          <w:t xml:space="preserve"> </w:t>
        </w:r>
      </w:ins>
      <m:oMath>
        <m:r>
          <m:t>A</m:t>
        </m:r>
      </m:oMath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has no elements,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so no element of</w:t>
        </w:r>
      </w:ins>
      <w:ins w:id="562" w:author="PR Preview" w:date="2026-01-01T00:00:00Z">
        <w:r>
          <w:t xml:space="preserve"> </w:t>
        </w:r>
      </w:ins>
      <m:oMath>
        <m:r>
          <m:t>A</m:t>
        </m:r>
      </m:oMath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fails to have property</w:t>
        </w:r>
      </w:ins>
      <w:ins w:id="565" w:author="PR Preview" w:date="2026-01-01T00:00:00Z">
        <w:r>
          <w:t xml:space="preserve"> </w:t>
        </w:r>
      </w:ins>
      <m:oMath>
        <m:r>
          <m:t>P</m:t>
        </m:r>
      </m:oMath>
      <w:ins w:id="566" w:author="PR Preview" w:date="2026-01-01T00:00:00Z">
        <w:r>
          <w:t xml:space="preserve">.</w:t>
        </w:r>
      </w:ins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del w:id="567" w:author="PR Preview" w:date="2026-01-01T00:00:00Z">
        <w:r>
          <w:rPr>
            <w:b/>
            <w:bCs/>
          </w:rPr>
          <w:delText xml:space="preserve">Definition 14 (Collection of sets (family of sets))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A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rPr>
            <w:b/>
            <w:bCs/>
          </w:rPr>
          <w:delText xml:space="preserve">collection of sets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(also called a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rPr>
            <w:b/>
            <w:bCs/>
          </w:rPr>
          <w:delText xml:space="preserve">family of sets</w:delText>
        </w:r>
      </w:del>
      <w:del w:id="576" w:author="PR Preview" w:date="2026-01-01T00:00:00Z">
        <w:r>
          <w:delText xml:space="preserve">)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(Wikipedia contributors 2026f)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is a set whose elements are themselves sets.</w:delText>
        </w:r>
      </w:del>
    </w:p>
    <w:p>
      <w:pPr>
        <w:pStyle w:val="BodyText"/>
      </w:pPr>
      <w:ins w:id="581" w:author="PR Preview" w:date="2026-01-01T00:00:00Z">
        <w:r>
          <w:rPr>
            <w:b/>
            <w:bCs/>
          </w:rPr>
          <w:t xml:space="preserve">Definition 14 (Collection of sets (family of sets))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A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rPr>
            <w:b/>
            <w:bCs/>
          </w:rPr>
          <w:t xml:space="preserve">collection of sets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(also called a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rPr>
            <w:b/>
            <w:bCs/>
          </w:rPr>
          <w:t xml:space="preserve">family of sets</w:t>
        </w:r>
      </w:ins>
      <w:ins w:id="590" w:author="PR Preview" w:date="2026-01-01T00:00:00Z">
        <w:r>
          <w:t xml:space="preserve">)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[7]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is a set whose elements are themselves sets.</w:t>
        </w:r>
      </w:ins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del w:id="595" w:author="PR Preview" w:date="2026-01-01T00:00:00Z">
        <w:r>
          <w:rPr>
            <w:b/>
            <w:bCs/>
          </w:rPr>
          <w:delText xml:space="preserve">Definition 16 (Index set)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An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rPr>
            <w:b/>
            <w:bCs/>
          </w:rPr>
          <w:delText xml:space="preserve">index set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(Wikipedia contributors 2026g)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is a set whose elements are used as</w:delText>
        </w:r>
      </w:del>
      <w:del w:id="604" w:author="PR Preview" w:date="2026-01-01T00:00:00Z">
        <w:r>
          <w:delText xml:space="preserve"> </w:delText>
        </w:r>
      </w:del>
      <w:hyperlink w:anchor="def-label">
        <w:del w:id="605" w:author="PR Preview" w:date="2026-01-01T00:00:00Z">
          <w:r>
            <w:rPr>
              <w:rStyle w:val="Hyperlink"/>
            </w:rPr>
            <w:delText xml:space="preserve">labels</w:delText>
          </w:r>
        </w:del>
      </w:hyperlink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for objects.</w:delText>
        </w:r>
      </w:del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Each element of the index set is called an index.</w:delText>
        </w:r>
      </w:del>
    </w:p>
    <w:p>
      <w:pPr>
        <w:pStyle w:val="BodyText"/>
      </w:pPr>
      <w:ins w:id="610" w:author="PR Preview" w:date="2026-01-01T00:00:00Z">
        <w:r>
          <w:rPr>
            <w:b/>
            <w:bCs/>
          </w:rPr>
          <w:t xml:space="preserve">Definition 16 (Index set)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An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rPr>
            <w:b/>
            <w:bCs/>
          </w:rPr>
          <w:t xml:space="preserve">index set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[8]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is a set whose elements are used as</w:t>
        </w:r>
      </w:ins>
      <w:ins w:id="619" w:author="PR Preview" w:date="2026-01-01T00:00:00Z">
        <w:r>
          <w:t xml:space="preserve"> </w:t>
        </w:r>
      </w:ins>
      <w:hyperlink w:anchor="def-label">
        <w:ins w:id="620" w:author="PR Preview" w:date="2026-01-01T00:00:00Z">
          <w:r>
            <w:rPr>
              <w:rStyle w:val="Hyperlink"/>
            </w:rPr>
            <w:t xml:space="preserve">labels</w:t>
          </w:r>
        </w:ins>
      </w:hyperlink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for objects.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Each element of the index set is called an index.</w:t>
        </w:r>
      </w:ins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del w:id="625" w:author="PR Preview" w:date="2026-01-01T00:00:00Z">
        <w:r>
          <w:rPr>
            <w:b/>
            <w:bCs/>
          </w:rPr>
          <w:delText xml:space="preserve">Definition 17 (Indexed family)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An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rPr>
            <w:b/>
            <w:bCs/>
          </w:rPr>
          <w:delText xml:space="preserve">indexed family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(Wikipedia contributors 2026h)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is a collection of objects,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one for each element of a given</w:delText>
        </w:r>
      </w:del>
      <w:del w:id="636" w:author="PR Preview" w:date="2026-01-01T00:00:00Z">
        <w:r>
          <w:delText xml:space="preserve"> </w:delText>
        </w:r>
      </w:del>
      <w:hyperlink w:anchor="def-index-set">
        <w:del w:id="637" w:author="PR Preview" w:date="2026-01-01T00:00:00Z">
          <w:r>
            <w:rPr>
              <w:rStyle w:val="Hyperlink"/>
            </w:rPr>
            <w:delText xml:space="preserve">index set</w:delText>
          </w:r>
        </w:del>
      </w:hyperlink>
      <w:del w:id="638" w:author="PR Preview" w:date="2026-01-01T00:00:00Z">
        <w:r>
          <w:delText xml:space="preserve">.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The object for the index</w:delText>
        </w:r>
      </w:del>
      <w:del w:id="641" w:author="PR Preview" w:date="2026-01-01T00:00:00Z">
        <w:r>
          <w:delText xml:space="preserve"> </w:delText>
        </w:r>
      </w:del>
      <m:oMath>
        <m:r>
          <m:t>i</m:t>
        </m:r>
      </m:oMath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is written</w:delText>
        </w:r>
      </w:del>
      <w:del w:id="64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645" w:author="PR Preview" w:date="2026-01-01T00:00:00Z">
        <w:r>
          <w:delText xml:space="preserve">.</w:delText>
        </w:r>
      </w:del>
    </w:p>
    <w:p>
      <w:pPr>
        <w:pStyle w:val="BodyText"/>
      </w:pPr>
      <w:ins w:id="646" w:author="PR Preview" w:date="2026-01-01T00:00:00Z">
        <w:r>
          <w:rPr>
            <w:b/>
            <w:bCs/>
          </w:rPr>
          <w:t xml:space="preserve">Definition 17 (Indexed family)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An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rPr>
            <w:b/>
            <w:bCs/>
          </w:rPr>
          <w:t xml:space="preserve">indexed family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[9]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is a collection of objects,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one for each element of a given</w:t>
        </w:r>
      </w:ins>
      <w:ins w:id="657" w:author="PR Preview" w:date="2026-01-01T00:00:00Z">
        <w:r>
          <w:t xml:space="preserve"> </w:t>
        </w:r>
      </w:ins>
      <w:hyperlink w:anchor="def-index-set">
        <w:ins w:id="658" w:author="PR Preview" w:date="2026-01-01T00:00:00Z">
          <w:r>
            <w:rPr>
              <w:rStyle w:val="Hyperlink"/>
            </w:rPr>
            <w:t xml:space="preserve">index set</w:t>
          </w:r>
        </w:ins>
      </w:hyperlink>
      <w:ins w:id="659" w:author="PR Preview" w:date="2026-01-01T00:00:00Z">
        <w:r>
          <w:t xml:space="preserve">.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The object for the index</w:t>
        </w:r>
      </w:ins>
      <w:ins w:id="662" w:author="PR Preview" w:date="2026-01-01T00:00:00Z">
        <w:r>
          <w:t xml:space="preserve"> </w:t>
        </w:r>
      </w:ins>
      <m:oMath>
        <m:r>
          <m:t>i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is written</w:t>
        </w:r>
      </w:ins>
      <w:ins w:id="66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666" w:author="PR Preview" w:date="2026-01-01T00:00:00Z">
        <w:r>
          <w:t xml:space="preserve">.</w:t>
        </w:r>
      </w:ins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del w:id="667" w:author="PR Preview" w:date="2026-01-01T00:00:00Z">
        <w:r>
          <w:rPr>
            <w:b/>
            <w:bCs/>
          </w:rPr>
          <w:delText xml:space="preserve">Definition 18 (Union)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The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rPr>
            <w:b/>
            <w:bCs/>
          </w:rPr>
          <w:delText xml:space="preserve">union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(Wikipedia contributors 2026o)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of sets</w:delText>
        </w:r>
      </w:del>
      <w:del w:id="676" w:author="PR Preview" w:date="2026-01-01T00:00:00Z">
        <w:r>
          <w:delText xml:space="preserve"> </w:delText>
        </w:r>
      </w:del>
      <m:oMath>
        <m:r>
          <m:t>A</m:t>
        </m:r>
      </m:oMath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and</w:delText>
        </w:r>
      </w:del>
      <w:del w:id="679" w:author="PR Preview" w:date="2026-01-01T00:00:00Z">
        <w:r>
          <w:delText xml:space="preserve"> </w:delText>
        </w:r>
      </w:del>
      <m:oMath>
        <m:r>
          <m:t>B</m:t>
        </m:r>
      </m:oMath>
      <w:del w:id="680" w:author="PR Preview" w:date="2026-01-01T00:00:00Z">
        <w:r>
          <w:delText xml:space="preserve">,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written</w:delText>
        </w:r>
      </w:del>
      <w:del w:id="68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∪</m:t>
        </m:r>
        <m:r>
          <m:t>B</m:t>
        </m:r>
      </m:oMath>
      <w:del w:id="684" w:author="PR Preview" w:date="2026-01-01T00:00:00Z">
        <w:r>
          <w:delText xml:space="preserve">,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is the set of elements that are in</w:delText>
        </w:r>
      </w:del>
      <w:del w:id="687" w:author="PR Preview" w:date="2026-01-01T00:00:00Z">
        <w:r>
          <w:delText xml:space="preserve"> </w:delText>
        </w:r>
      </w:del>
      <m:oMath>
        <m:r>
          <m:t>A</m:t>
        </m:r>
      </m:oMath>
      <w:del w:id="688" w:author="PR Preview" w:date="2026-01-01T00:00:00Z">
        <w:r>
          <w:delText xml:space="preserve">, in</w:delText>
        </w:r>
      </w:del>
      <w:del w:id="689" w:author="PR Preview" w:date="2026-01-01T00:00:00Z">
        <w:r>
          <w:delText xml:space="preserve"> </w:delText>
        </w:r>
      </w:del>
      <m:oMath>
        <m:r>
          <m:t>B</m:t>
        </m:r>
      </m:oMath>
      <w:del w:id="690" w:author="PR Preview" w:date="2026-01-01T00:00:00Z">
        <w:r>
          <w:delText xml:space="preserve">, or in both:</w:delText>
        </w:r>
      </w:del>
    </w:p>
    <w:p>
      <w:pPr>
        <w:pStyle w:val="FirstParagraph"/>
      </w:pPr>
      <w:ins w:id="691" w:author="PR Preview" w:date="2026-01-01T00:00:00Z">
        <w:r>
          <w:rPr>
            <w:b/>
            <w:bCs/>
          </w:rPr>
          <w:t xml:space="preserve">Definition 18 (Union)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The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rPr>
            <w:b/>
            <w:bCs/>
          </w:rPr>
          <w:t xml:space="preserve">union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[10]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of sets</w:t>
        </w:r>
      </w:ins>
      <w:ins w:id="700" w:author="PR Preview" w:date="2026-01-01T00:00:00Z">
        <w:r>
          <w:t xml:space="preserve"> </w:t>
        </w:r>
      </w:ins>
      <m:oMath>
        <m:r>
          <m:t>A</m:t>
        </m:r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and</w:t>
        </w:r>
      </w:ins>
      <w:ins w:id="703" w:author="PR Preview" w:date="2026-01-01T00:00:00Z">
        <w:r>
          <w:t xml:space="preserve"> </w:t>
        </w:r>
      </w:ins>
      <m:oMath>
        <m:r>
          <m:t>B</m:t>
        </m:r>
      </m:oMath>
      <w:ins w:id="704" w:author="PR Preview" w:date="2026-01-01T00:00:00Z">
        <w:r>
          <w:t xml:space="preserve">,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written</w:t>
        </w:r>
      </w:ins>
      <w:ins w:id="70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∪</m:t>
        </m:r>
        <m:r>
          <m:t>B</m:t>
        </m:r>
      </m:oMath>
      <w:ins w:id="708" w:author="PR Preview" w:date="2026-01-01T00:00:00Z">
        <w:r>
          <w:t xml:space="preserve">,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is the set of elements that are in</w:t>
        </w:r>
      </w:ins>
      <w:ins w:id="711" w:author="PR Preview" w:date="2026-01-01T00:00:00Z">
        <w:r>
          <w:t xml:space="preserve"> </w:t>
        </w:r>
      </w:ins>
      <m:oMath>
        <m:r>
          <m:t>A</m:t>
        </m:r>
      </m:oMath>
      <w:ins w:id="712" w:author="PR Preview" w:date="2026-01-01T00:00:00Z">
        <w:r>
          <w:t xml:space="preserve">, in</w:t>
        </w:r>
      </w:ins>
      <w:ins w:id="713" w:author="PR Preview" w:date="2026-01-01T00:00:00Z">
        <w:r>
          <w:t xml:space="preserve"> </w:t>
        </w:r>
      </w:ins>
      <m:oMath>
        <m:r>
          <m:t>B</m:t>
        </m:r>
      </m:oMath>
      <w:ins w:id="714" w:author="PR Preview" w:date="2026-01-01T00:00:00Z">
        <w:r>
          <w:t xml:space="preserve">, or in both: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del w:id="715" w:author="PR Preview" w:date="2026-01-01T00:00:00Z">
        <w:r>
          <w:rPr>
            <w:b/>
            <w:bCs/>
          </w:rPr>
          <w:delText xml:space="preserve">Definition 20 (Intersection)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The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rPr>
            <w:b/>
            <w:bCs/>
          </w:rPr>
          <w:delText xml:space="preserve">intersection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(Wikipedia contributors 2026i)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of sets</w:delText>
        </w:r>
      </w:del>
      <w:del w:id="724" w:author="PR Preview" w:date="2026-01-01T00:00:00Z">
        <w:r>
          <w:delText xml:space="preserve"> </w:delText>
        </w:r>
      </w:del>
      <m:oMath>
        <m:r>
          <m:t>A</m:t>
        </m:r>
      </m:oMath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and</w:delText>
        </w:r>
      </w:del>
      <w:del w:id="727" w:author="PR Preview" w:date="2026-01-01T00:00:00Z">
        <w:r>
          <w:delText xml:space="preserve"> </w:delText>
        </w:r>
      </w:del>
      <m:oMath>
        <m:r>
          <m:t>B</m:t>
        </m:r>
      </m:oMath>
      <w:del w:id="728" w:author="PR Preview" w:date="2026-01-01T00:00:00Z">
        <w:r>
          <w:delText xml:space="preserve">,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written</w:delText>
        </w:r>
      </w:del>
      <w:del w:id="73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∩</m:t>
        </m:r>
        <m:r>
          <m:t>B</m:t>
        </m:r>
      </m:oMath>
      <w:del w:id="732" w:author="PR Preview" w:date="2026-01-01T00:00:00Z">
        <w:r>
          <w:delText xml:space="preserve">,</w:delText>
        </w:r>
      </w:del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is the set of elements that are in both</w:delText>
        </w:r>
      </w:del>
      <w:del w:id="735" w:author="PR Preview" w:date="2026-01-01T00:00:00Z">
        <w:r>
          <w:delText xml:space="preserve"> </w:delText>
        </w:r>
      </w:del>
      <m:oMath>
        <m:r>
          <m:t>A</m:t>
        </m:r>
      </m:oMath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and</w:delText>
        </w:r>
      </w:del>
      <w:del w:id="738" w:author="PR Preview" w:date="2026-01-01T00:00:00Z">
        <w:r>
          <w:delText xml:space="preserve"> </w:delText>
        </w:r>
      </w:del>
      <m:oMath>
        <m:r>
          <m:t>B</m:t>
        </m:r>
      </m:oMath>
      <w:del w:id="739" w:author="PR Preview" w:date="2026-01-01T00:00:00Z">
        <w:r>
          <w:delText xml:space="preserve">:</w:delText>
        </w:r>
      </w:del>
    </w:p>
    <w:p>
      <w:pPr>
        <w:pStyle w:val="BodyText"/>
      </w:pPr>
      <w:ins w:id="740" w:author="PR Preview" w:date="2026-01-01T00:00:00Z">
        <w:r>
          <w:rPr>
            <w:b/>
            <w:bCs/>
          </w:rPr>
          <w:t xml:space="preserve">Definition 20 (Intersection)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The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rPr>
            <w:b/>
            <w:bCs/>
          </w:rPr>
          <w:t xml:space="preserve">intersection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[11]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of sets</w:t>
        </w:r>
      </w:ins>
      <w:ins w:id="749" w:author="PR Preview" w:date="2026-01-01T00:00:00Z">
        <w:r>
          <w:t xml:space="preserve"> </w:t>
        </w:r>
      </w:ins>
      <m:oMath>
        <m:r>
          <m:t>A</m:t>
        </m:r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and</w:t>
        </w:r>
      </w:ins>
      <w:ins w:id="752" w:author="PR Preview" w:date="2026-01-01T00:00:00Z">
        <w:r>
          <w:t xml:space="preserve"> </w:t>
        </w:r>
      </w:ins>
      <m:oMath>
        <m:r>
          <m:t>B</m:t>
        </m:r>
      </m:oMath>
      <w:ins w:id="753" w:author="PR Preview" w:date="2026-01-01T00:00:00Z">
        <w:r>
          <w:t xml:space="preserve">,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written</w:t>
        </w:r>
      </w:ins>
      <w:ins w:id="75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∩</m:t>
        </m:r>
        <m:r>
          <m:t>B</m:t>
        </m:r>
      </m:oMath>
      <w:ins w:id="757" w:author="PR Preview" w:date="2026-01-01T00:00:00Z">
        <w:r>
          <w:t xml:space="preserve">,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is the set of elements that are in both</w:t>
        </w:r>
      </w:ins>
      <w:ins w:id="760" w:author="PR Preview" w:date="2026-01-01T00:00:00Z">
        <w:r>
          <w:t xml:space="preserve"> </w:t>
        </w:r>
      </w:ins>
      <m:oMath>
        <m:r>
          <m:t>A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and</w:t>
        </w:r>
      </w:ins>
      <w:ins w:id="763" w:author="PR Preview" w:date="2026-01-01T00:00:00Z">
        <w:r>
          <w:t xml:space="preserve"> </w:t>
        </w:r>
      </w:ins>
      <m:oMath>
        <m:r>
          <m:t>B</m:t>
        </m:r>
      </m:oMath>
      <w:ins w:id="76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del w:id="765" w:author="PR Preview" w:date="2026-01-01T00:00:00Z">
        <w:r>
          <w:rPr>
            <w:b/>
            <w:bCs/>
          </w:rPr>
          <w:delText xml:space="preserve">Definition 22 (Set difference)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The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rPr>
            <w:b/>
            <w:bCs/>
          </w:rPr>
          <w:delText xml:space="preserve">set difference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(Wikipedia contributors 2026b)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of sets</w:delText>
        </w:r>
      </w:del>
      <w:del w:id="774" w:author="PR Preview" w:date="2026-01-01T00:00:00Z">
        <w:r>
          <w:delText xml:space="preserve"> </w:delText>
        </w:r>
      </w:del>
      <m:oMath>
        <m:r>
          <m:t>A</m:t>
        </m:r>
      </m:oMath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and</w:delText>
        </w:r>
      </w:del>
      <w:del w:id="777" w:author="PR Preview" w:date="2026-01-01T00:00:00Z">
        <w:r>
          <w:delText xml:space="preserve"> </w:delText>
        </w:r>
      </w:del>
      <m:oMath>
        <m:r>
          <m:t>B</m:t>
        </m:r>
      </m:oMath>
      <w:del w:id="778" w:author="PR Preview" w:date="2026-01-01T00:00:00Z">
        <w:r>
          <w:delText xml:space="preserve">,</w:delText>
        </w:r>
      </w:del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written</w:delText>
        </w:r>
      </w:del>
      <w:del w:id="78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\</m:t>
        </m:r>
        <m:r>
          <m:t>B</m:t>
        </m:r>
      </m:oMath>
      <w:del w:id="782" w:author="PR Preview" w:date="2026-01-01T00:00:00Z">
        <w:r>
          <w:delText xml:space="preserve">,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is the set of elements of</w:delText>
        </w:r>
      </w:del>
      <w:del w:id="785" w:author="PR Preview" w:date="2026-01-01T00:00:00Z">
        <w:r>
          <w:delText xml:space="preserve"> </w:delText>
        </w:r>
      </w:del>
      <m:oMath>
        <m:r>
          <m:t>A</m:t>
        </m:r>
      </m:oMath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that are not in</w:delText>
        </w:r>
      </w:del>
      <w:del w:id="788" w:author="PR Preview" w:date="2026-01-01T00:00:00Z">
        <w:r>
          <w:delText xml:space="preserve"> </w:delText>
        </w:r>
      </w:del>
      <m:oMath>
        <m:r>
          <m:t>B</m:t>
        </m:r>
      </m:oMath>
      <w:del w:id="789" w:author="PR Preview" w:date="2026-01-01T00:00:00Z">
        <w:r>
          <w:delText xml:space="preserve">:</w:delText>
        </w:r>
      </w:del>
    </w:p>
    <w:p>
      <w:pPr>
        <w:pStyle w:val="BodyText"/>
      </w:pPr>
      <w:ins w:id="790" w:author="PR Preview" w:date="2026-01-01T00:00:00Z">
        <w:r>
          <w:rPr>
            <w:b/>
            <w:bCs/>
          </w:rPr>
          <w:t xml:space="preserve">Definition 22 (Set difference)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The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rPr>
            <w:b/>
            <w:bCs/>
          </w:rPr>
          <w:t xml:space="preserve">set difference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[12]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of sets</w:t>
        </w:r>
      </w:ins>
      <w:ins w:id="799" w:author="PR Preview" w:date="2026-01-01T00:00:00Z">
        <w:r>
          <w:t xml:space="preserve"> </w:t>
        </w:r>
      </w:ins>
      <m:oMath>
        <m:r>
          <m:t>A</m:t>
        </m:r>
      </m:oMath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and</w:t>
        </w:r>
      </w:ins>
      <w:ins w:id="802" w:author="PR Preview" w:date="2026-01-01T00:00:00Z">
        <w:r>
          <w:t xml:space="preserve"> </w:t>
        </w:r>
      </w:ins>
      <m:oMath>
        <m:r>
          <m:t>B</m:t>
        </m:r>
      </m:oMath>
      <w:ins w:id="803" w:author="PR Preview" w:date="2026-01-01T00:00:00Z">
        <w:r>
          <w:t xml:space="preserve">,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written</w:t>
        </w:r>
      </w:ins>
      <w:ins w:id="80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\</m:t>
        </m:r>
        <m:r>
          <m:t>B</m:t>
        </m:r>
      </m:oMath>
      <w:ins w:id="807" w:author="PR Preview" w:date="2026-01-01T00:00:00Z">
        <w:r>
          <w:t xml:space="preserve">,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is the set of elements of</w:t>
        </w:r>
      </w:ins>
      <w:ins w:id="810" w:author="PR Preview" w:date="2026-01-01T00:00:00Z">
        <w:r>
          <w:t xml:space="preserve"> </w:t>
        </w:r>
      </w:ins>
      <m:oMath>
        <m:r>
          <m:t>A</m:t>
        </m:r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that are not in</w:t>
        </w:r>
      </w:ins>
      <w:ins w:id="813" w:author="PR Preview" w:date="2026-01-01T00:00:00Z">
        <w:r>
          <w:t xml:space="preserve"> </w:t>
        </w:r>
      </w:ins>
      <m:oMath>
        <m:r>
          <m:t>B</m:t>
        </m:r>
      </m:oMath>
      <w:ins w:id="81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del w:id="815" w:author="PR Preview" w:date="2026-01-01T00:00:00Z">
        <w:r>
          <w:rPr>
            <w:b/>
            <w:bCs/>
          </w:rPr>
          <w:delText xml:space="preserve">Definition 23 (Complement)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Let</w:delText>
        </w:r>
      </w:del>
      <w:del w:id="818" w:author="PR Preview" w:date="2026-01-01T00:00:00Z">
        <w:r>
          <w:delText xml:space="preserve"> </w:delText>
        </w:r>
      </w:del>
      <m:oMath>
        <m:r>
          <m:t>A</m:t>
        </m:r>
      </m:oMath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be a</w:delText>
        </w:r>
      </w:del>
      <w:del w:id="821" w:author="PR Preview" w:date="2026-01-01T00:00:00Z">
        <w:r>
          <w:delText xml:space="preserve"> </w:delText>
        </w:r>
      </w:del>
      <w:hyperlink w:anchor="def-subset">
        <w:del w:id="822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of a set</w:delText>
        </w:r>
      </w:del>
      <w:del w:id="825" w:author="PR Preview" w:date="2026-01-01T00:00:00Z">
        <w:r>
          <w:delText xml:space="preserve"> </w:delText>
        </w:r>
      </w:del>
      <m:oMath>
        <m:r>
          <m:t>S</m:t>
        </m:r>
      </m:oMath>
      <w:del w:id="826" w:author="PR Preview" w:date="2026-01-01T00:00:00Z">
        <w:r>
          <w:delText xml:space="preserve">.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The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rPr>
            <w:b/>
            <w:bCs/>
          </w:rPr>
          <w:delText xml:space="preserve">complement</w:delText>
        </w:r>
      </w:del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(Wikipedia contributors 2026b)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of</w:delText>
        </w:r>
      </w:del>
      <w:del w:id="835" w:author="PR Preview" w:date="2026-01-01T00:00:00Z">
        <w:r>
          <w:delText xml:space="preserve"> </w:delText>
        </w:r>
      </w:del>
      <m:oMath>
        <m:r>
          <m:t>A</m:t>
        </m:r>
      </m:oMath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in</w:delText>
        </w:r>
      </w:del>
      <w:del w:id="838" w:author="PR Preview" w:date="2026-01-01T00:00:00Z">
        <w:r>
          <w:delText xml:space="preserve"> </w:delText>
        </w:r>
      </w:del>
      <m:oMath>
        <m:r>
          <m:t>S</m:t>
        </m:r>
      </m:oMath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is the set difference (</w:delText>
        </w:r>
      </w:del>
      <w:hyperlink w:anchor="def-set-difference">
        <w:del w:id="841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842" w:author="PR Preview" w:date="2026-01-01T00:00:00Z">
        <w:r>
          <w:delText xml:space="preserve">)</w:delText>
        </w:r>
      </w:del>
      <w:del w:id="843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\</m:t>
        </m:r>
        <m:r>
          <m:t>A</m:t>
        </m:r>
      </m:oMath>
      <w:del w:id="844" w:author="PR Preview" w:date="2026-01-01T00:00:00Z">
        <w:r>
          <w:delText xml:space="preserve">: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the elements of</w:delText>
        </w:r>
      </w:del>
      <w:del w:id="847" w:author="PR Preview" w:date="2026-01-01T00:00:00Z">
        <w:r>
          <w:delText xml:space="preserve"> </w:delText>
        </w:r>
      </w:del>
      <m:oMath>
        <m:r>
          <m:t>S</m:t>
        </m:r>
      </m:oMath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that are not in</w:delText>
        </w:r>
      </w:del>
      <w:del w:id="850" w:author="PR Preview" w:date="2026-01-01T00:00:00Z">
        <w:r>
          <w:delText xml:space="preserve"> </w:delText>
        </w:r>
      </w:del>
      <m:oMath>
        <m:r>
          <m:t>A</m:t>
        </m:r>
      </m:oMath>
      <w:del w:id="851" w:author="PR Preview" w:date="2026-01-01T00:00:00Z">
        <w:r>
          <w:delText xml:space="preserve">.</w:delText>
        </w:r>
      </w:del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When the set</w:delText>
        </w:r>
      </w:del>
      <w:del w:id="854" w:author="PR Preview" w:date="2026-01-01T00:00:00Z">
        <w:r>
          <w:delText xml:space="preserve"> </w:delText>
        </w:r>
      </w:del>
      <m:oMath>
        <m:r>
          <m:t>S</m:t>
        </m:r>
      </m:oMath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is clear from context,</w:delText>
        </w:r>
      </w:del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the complement of</w:delText>
        </w:r>
      </w:del>
      <w:del w:id="859" w:author="PR Preview" w:date="2026-01-01T00:00:00Z">
        <w:r>
          <w:delText xml:space="preserve"> </w:delText>
        </w:r>
      </w:del>
      <m:oMath>
        <m:r>
          <m:t>A</m:t>
        </m:r>
      </m:oMath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is written</w:delText>
        </w:r>
      </w:del>
      <w:del w:id="862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c</m:t>
            </m:r>
          </m:sup>
        </m:sSup>
      </m:oMath>
      <w:del w:id="863" w:author="PR Preview" w:date="2026-01-01T00:00:00Z">
        <w:r>
          <w:delText xml:space="preserve">:</w:delText>
        </w:r>
      </w:del>
    </w:p>
    <w:p>
      <w:pPr>
        <w:pStyle w:val="FirstParagraph"/>
      </w:pPr>
      <w:ins w:id="864" w:author="PR Preview" w:date="2026-01-01T00:00:00Z">
        <w:r>
          <w:rPr>
            <w:b/>
            <w:bCs/>
          </w:rPr>
          <w:t xml:space="preserve">Definition 23 (Complement)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Let</w:t>
        </w:r>
      </w:ins>
      <w:ins w:id="867" w:author="PR Preview" w:date="2026-01-01T00:00:00Z">
        <w:r>
          <w:t xml:space="preserve"> </w:t>
        </w:r>
      </w:ins>
      <m:oMath>
        <m:r>
          <m:t>A</m:t>
        </m:r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be a</w:t>
        </w:r>
      </w:ins>
      <w:ins w:id="870" w:author="PR Preview" w:date="2026-01-01T00:00:00Z">
        <w:r>
          <w:t xml:space="preserve"> </w:t>
        </w:r>
      </w:ins>
      <w:hyperlink w:anchor="def-subset">
        <w:ins w:id="871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of a set</w:t>
        </w:r>
      </w:ins>
      <w:ins w:id="874" w:author="PR Preview" w:date="2026-01-01T00:00:00Z">
        <w:r>
          <w:t xml:space="preserve"> </w:t>
        </w:r>
      </w:ins>
      <m:oMath>
        <m:r>
          <m:t>S</m:t>
        </m:r>
      </m:oMath>
      <w:ins w:id="875" w:author="PR Preview" w:date="2026-01-01T00:00:00Z">
        <w:r>
          <w:t xml:space="preserve">.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The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rPr>
            <w:b/>
            <w:bCs/>
          </w:rPr>
          <w:t xml:space="preserve">complement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[12]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of</w:t>
        </w:r>
      </w:ins>
      <w:ins w:id="884" w:author="PR Preview" w:date="2026-01-01T00:00:00Z">
        <w:r>
          <w:t xml:space="preserve"> </w:t>
        </w:r>
      </w:ins>
      <m:oMath>
        <m:r>
          <m:t>A</m:t>
        </m:r>
      </m:oMath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in</w:t>
        </w:r>
      </w:ins>
      <w:ins w:id="887" w:author="PR Preview" w:date="2026-01-01T00:00:00Z">
        <w:r>
          <w:t xml:space="preserve"> </w:t>
        </w:r>
      </w:ins>
      <m:oMath>
        <m:r>
          <m:t>S</m:t>
        </m:r>
      </m:oMath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is the set difference (</w:t>
        </w:r>
      </w:ins>
      <w:hyperlink w:anchor="def-set-difference">
        <w:ins w:id="890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891" w:author="PR Preview" w:date="2026-01-01T00:00:00Z">
        <w:r>
          <w:t xml:space="preserve">)</w:t>
        </w:r>
      </w:ins>
      <w:ins w:id="892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\</m:t>
        </m:r>
        <m:r>
          <m:t>A</m:t>
        </m:r>
      </m:oMath>
      <w:ins w:id="893" w:author="PR Preview" w:date="2026-01-01T00:00:00Z">
        <w:r>
          <w:t xml:space="preserve">: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the elements of</w:t>
        </w:r>
      </w:ins>
      <w:ins w:id="896" w:author="PR Preview" w:date="2026-01-01T00:00:00Z">
        <w:r>
          <w:t xml:space="preserve"> </w:t>
        </w:r>
      </w:ins>
      <m:oMath>
        <m:r>
          <m:t>S</m:t>
        </m:r>
      </m:oMath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that are not in</w:t>
        </w:r>
      </w:ins>
      <w:ins w:id="899" w:author="PR Preview" w:date="2026-01-01T00:00:00Z">
        <w:r>
          <w:t xml:space="preserve"> </w:t>
        </w:r>
      </w:ins>
      <m:oMath>
        <m:r>
          <m:t>A</m:t>
        </m:r>
      </m:oMath>
      <w:ins w:id="900" w:author="PR Preview" w:date="2026-01-01T00:00:00Z">
        <w:r>
          <w:t xml:space="preserve">.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When the set</w:t>
        </w:r>
      </w:ins>
      <w:ins w:id="903" w:author="PR Preview" w:date="2026-01-01T00:00:00Z">
        <w:r>
          <w:t xml:space="preserve"> </w:t>
        </w:r>
      </w:ins>
      <m:oMath>
        <m:r>
          <m:t>S</m:t>
        </m:r>
      </m:oMath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is clear from context,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the complement of</w:t>
        </w:r>
      </w:ins>
      <w:ins w:id="908" w:author="PR Preview" w:date="2026-01-01T00:00:00Z">
        <w:r>
          <w:t xml:space="preserve"> </w:t>
        </w:r>
      </w:ins>
      <m:oMath>
        <m:r>
          <m:t>A</m:t>
        </m:r>
      </m:oMath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is written</w:t>
        </w:r>
      </w:ins>
      <w:ins w:id="911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c</m:t>
            </m:r>
          </m:sup>
        </m:sSup>
      </m:oMath>
      <w:ins w:id="91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del w:id="913" w:author="PR Preview" w:date="2026-01-01T00:00:00Z">
        <w:r>
          <w:rPr>
            <w:b/>
            <w:bCs/>
          </w:rPr>
          <w:delText xml:space="preserve">Theorem 4 (De Morgan’s laws)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Let</w:delText>
        </w:r>
      </w:del>
      <w:del w:id="916" w:author="PR Preview" w:date="2026-01-01T00:00:00Z">
        <w:r>
          <w:delText xml:space="preserve"> </w:delText>
        </w:r>
      </w:del>
      <m:oMath>
        <m:r>
          <m:t>S</m:t>
        </m:r>
      </m:oMath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be a set, let</w:delText>
        </w:r>
      </w:del>
      <w:del w:id="919" w:author="PR Preview" w:date="2026-01-01T00:00:00Z">
        <w:r>
          <w:delText xml:space="preserve"> </w:delText>
        </w:r>
      </w:del>
      <m:oMath>
        <m:r>
          <m:t>I</m:t>
        </m:r>
      </m:oMath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be a nonempty set of indices,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and let</w:delText>
        </w:r>
      </w:del>
      <w:del w:id="92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be a</w:delText>
        </w:r>
      </w:del>
      <w:del w:id="927" w:author="PR Preview" w:date="2026-01-01T00:00:00Z">
        <w:r>
          <w:delText xml:space="preserve"> </w:delText>
        </w:r>
      </w:del>
      <w:hyperlink w:anchor="def-subset">
        <w:del w:id="928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of</w:delText>
        </w:r>
      </w:del>
      <w:del w:id="931" w:author="PR Preview" w:date="2026-01-01T00:00:00Z">
        <w:r>
          <w:delText xml:space="preserve"> </w:delText>
        </w:r>
      </w:del>
      <m:oMath>
        <m:r>
          <m:t>S</m:t>
        </m:r>
      </m:oMath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for each</w:delText>
        </w:r>
      </w:del>
      <w:del w:id="93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935" w:author="PR Preview" w:date="2026-01-01T00:00:00Z">
        <w:r>
          <w:delText xml:space="preserve">.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Then the complement of a union is the intersection of the complements,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(Wikipedia contributors 2026c)</w:delText>
        </w:r>
      </w:del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and the complement of an intersection is the union of the complements:</w:delText>
        </w:r>
      </w:del>
    </w:p>
    <w:p>
      <w:pPr>
        <w:pStyle w:val="FirstParagraph"/>
      </w:pPr>
      <w:ins w:id="942" w:author="PR Preview" w:date="2026-01-01T00:00:00Z">
        <w:r>
          <w:rPr>
            <w:b/>
            <w:bCs/>
          </w:rPr>
          <w:t xml:space="preserve">Theorem 4 (De Morgan’s laws)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Let</w:t>
        </w:r>
      </w:ins>
      <w:ins w:id="945" w:author="PR Preview" w:date="2026-01-01T00:00:00Z">
        <w:r>
          <w:t xml:space="preserve"> </w:t>
        </w:r>
      </w:ins>
      <m:oMath>
        <m:r>
          <m:t>S</m:t>
        </m:r>
      </m:oMath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be a set, let</w:t>
        </w:r>
      </w:ins>
      <w:ins w:id="948" w:author="PR Preview" w:date="2026-01-01T00:00:00Z">
        <w:r>
          <w:t xml:space="preserve"> </w:t>
        </w:r>
      </w:ins>
      <m:oMath>
        <m:r>
          <m:t>I</m:t>
        </m:r>
      </m:oMath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be a nonempty set of indices,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and let</w:t>
        </w:r>
      </w:ins>
      <w:ins w:id="95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be a</w:t>
        </w:r>
      </w:ins>
      <w:ins w:id="956" w:author="PR Preview" w:date="2026-01-01T00:00:00Z">
        <w:r>
          <w:t xml:space="preserve"> </w:t>
        </w:r>
      </w:ins>
      <w:hyperlink w:anchor="def-subset">
        <w:ins w:id="957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of</w:t>
        </w:r>
      </w:ins>
      <w:ins w:id="960" w:author="PR Preview" w:date="2026-01-01T00:00:00Z">
        <w:r>
          <w:t xml:space="preserve"> </w:t>
        </w:r>
      </w:ins>
      <m:oMath>
        <m:r>
          <m:t>S</m:t>
        </m:r>
      </m:oMath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for each</w:t>
        </w:r>
      </w:ins>
      <w:ins w:id="96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964" w:author="PR Preview" w:date="2026-01-01T00:00:00Z">
        <w:r>
          <w:t xml:space="preserve">.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Then the complement of a union is the intersection of the complements,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[13]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and the complement of an intersection is the union of the complements: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del w:id="971" w:author="PR Preview" w:date="2026-01-01T00:00:00Z">
        <w:r>
          <w:rPr>
            <w:b/>
            <w:bCs/>
          </w:rPr>
          <w:delText xml:space="preserve">Definition 24 (Ordered pair)</w:delText>
        </w:r>
      </w:del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An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rPr>
            <w:b/>
            <w:bCs/>
          </w:rPr>
          <w:delText xml:space="preserve">ordered pair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(Wikipedia contributors 2026k)</w:delText>
        </w:r>
      </w:del>
      <w:del w:id="97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is a pair of objects listed in order,</w:delText>
        </w:r>
      </w:del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with</w:delText>
        </w:r>
      </w:del>
      <w:del w:id="983" w:author="PR Preview" w:date="2026-01-01T00:00:00Z">
        <w:r>
          <w:delText xml:space="preserve"> </w:delText>
        </w:r>
      </w:del>
      <m:oMath>
        <m:r>
          <m:t>a</m:t>
        </m:r>
      </m:oMath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first and</w:delText>
        </w:r>
      </w:del>
      <w:del w:id="986" w:author="PR Preview" w:date="2026-01-01T00:00:00Z">
        <w:r>
          <w:delText xml:space="preserve"> </w:delText>
        </w:r>
      </w:del>
      <m:oMath>
        <m:r>
          <m:t>b</m:t>
        </m:r>
      </m:oMath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second;</w:delText>
        </w:r>
      </w:del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two ordered pairs are equal,</w:delText>
        </w:r>
      </w:del>
      <w:del w:id="99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del w:id="992" w:author="PR Preview" w:date="2026-01-01T00:00:00Z">
        <w:r>
          <w:delText xml:space="preserve">,</w:delText>
        </w:r>
      </w:del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when</w:delText>
        </w:r>
      </w:del>
      <w:del w:id="99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c</m:t>
        </m:r>
      </m:oMath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and</w:delText>
        </w:r>
      </w:del>
      <w:del w:id="99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d</m:t>
        </m:r>
      </m:oMath>
      <w:del w:id="999" w:author="PR Preview" w:date="2026-01-01T00:00:00Z">
        <w:r>
          <w:delText xml:space="preserve">.</w:delText>
        </w:r>
      </w:del>
    </w:p>
    <w:p>
      <w:pPr>
        <w:pStyle w:val="BodyText"/>
      </w:pPr>
      <w:del w:id="1000" w:author="PR Preview" w:date="2026-01-01T00:00:00Z">
        <w:r>
          <w:rPr>
            <w:b/>
            <w:bCs/>
          </w:rPr>
          <w:delText xml:space="preserve">Definition 25 (Cartesian product)</w:delText>
        </w:r>
      </w:del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The</w:delText>
        </w:r>
      </w:del>
      <w:del w:id="1003" w:author="PR Preview" w:date="2026-01-01T00:00:00Z">
        <w:r>
          <w:delText xml:space="preserve"> </w:delText>
        </w:r>
      </w:del>
      <w:del w:id="1004" w:author="PR Preview" w:date="2026-01-01T00:00:00Z">
        <w:r>
          <w:rPr>
            <w:b/>
            <w:bCs/>
          </w:rPr>
          <w:delText xml:space="preserve">Cartesian product</w:delText>
        </w:r>
      </w:del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(Wikipedia contributors 2026a)</w:delText>
        </w:r>
      </w:del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of sets</w:delText>
        </w:r>
      </w:del>
      <w:del w:id="1009" w:author="PR Preview" w:date="2026-01-01T00:00:00Z">
        <w:r>
          <w:delText xml:space="preserve"> </w:delText>
        </w:r>
      </w:del>
      <m:oMath>
        <m:r>
          <m:t>A</m:t>
        </m:r>
      </m:oMath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and</w:delText>
        </w:r>
      </w:del>
      <w:del w:id="1012" w:author="PR Preview" w:date="2026-01-01T00:00:00Z">
        <w:r>
          <w:delText xml:space="preserve"> </w:delText>
        </w:r>
      </w:del>
      <m:oMath>
        <m:r>
          <m:t>B</m:t>
        </m:r>
      </m:oMath>
      <w:del w:id="1013" w:author="PR Preview" w:date="2026-01-01T00:00:00Z">
        <w:r>
          <w:delText xml:space="preserve">,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written</w:delText>
        </w:r>
      </w:del>
      <w:del w:id="101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1017" w:author="PR Preview" w:date="2026-01-01T00:00:00Z">
        <w:r>
          <w:delText xml:space="preserve">,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is the set of ordered pairs whose first entry is in</w:delText>
        </w:r>
      </w:del>
      <w:del w:id="1020" w:author="PR Preview" w:date="2026-01-01T00:00:00Z">
        <w:r>
          <w:delText xml:space="preserve"> </w:delText>
        </w:r>
      </w:del>
      <m:oMath>
        <m:r>
          <m:t>A</m:t>
        </m:r>
      </m:oMath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and whose second entry is in</w:delText>
        </w:r>
      </w:del>
      <w:del w:id="1023" w:author="PR Preview" w:date="2026-01-01T00:00:00Z">
        <w:r>
          <w:delText xml:space="preserve"> </w:delText>
        </w:r>
      </w:del>
      <m:oMath>
        <m:r>
          <m:t>B</m:t>
        </m:r>
      </m:oMath>
      <w:del w:id="1024" w:author="PR Preview" w:date="2026-01-01T00:00:00Z">
        <w:r>
          <w:delText xml:space="preserve">:</w:delText>
        </w:r>
      </w:del>
    </w:p>
    <w:p>
      <w:pPr>
        <w:pStyle w:val="FirstParagraph"/>
      </w:pPr>
      <w:ins w:id="1025" w:author="PR Preview" w:date="2026-01-01T00:00:00Z">
        <w:r>
          <w:rPr>
            <w:b/>
            <w:bCs/>
          </w:rPr>
          <w:t xml:space="preserve">Definition 24 (Ordered pair)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An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rPr>
            <w:b/>
            <w:bCs/>
          </w:rPr>
          <w:t xml:space="preserve">ordered pair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[14]</w:t>
        </w:r>
      </w:ins>
      <w:ins w:id="10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is a pair of objects listed in order,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with</w:t>
        </w:r>
      </w:ins>
      <w:ins w:id="1037" w:author="PR Preview" w:date="2026-01-01T00:00:00Z">
        <w:r>
          <w:t xml:space="preserve"> </w:t>
        </w:r>
      </w:ins>
      <m:oMath>
        <m:r>
          <m:t>a</m:t>
        </m:r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first and</w:t>
        </w:r>
      </w:ins>
      <w:ins w:id="1040" w:author="PR Preview" w:date="2026-01-01T00:00:00Z">
        <w:r>
          <w:t xml:space="preserve"> </w:t>
        </w:r>
      </w:ins>
      <m:oMath>
        <m:r>
          <m:t>b</m:t>
        </m:r>
      </m:oMath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second;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two ordered pairs are equal,</w:t>
        </w:r>
      </w:ins>
      <w:ins w:id="10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ins w:id="1046" w:author="PR Preview" w:date="2026-01-01T00:00:00Z">
        <w:r>
          <w:t xml:space="preserve">,</w:t>
        </w:r>
      </w:ins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when</w:t>
        </w:r>
      </w:ins>
      <w:ins w:id="104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c</m:t>
        </m:r>
      </m:oMath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and</w:t>
        </w:r>
      </w:ins>
      <w:ins w:id="105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d</m:t>
        </m:r>
      </m:oMath>
      <w:ins w:id="1053" w:author="PR Preview" w:date="2026-01-01T00:00:00Z">
        <w:r>
          <w:t xml:space="preserve">.</w:t>
        </w:r>
      </w:ins>
    </w:p>
    <w:bookmarkEnd w:id="63"/>
    <w:bookmarkStart w:id="64" w:name="def-cartesian-product"/>
    <w:p>
      <w:pPr>
        <w:pStyle w:val="BodyText"/>
      </w:pPr>
      <w:ins w:id="1054" w:author="PR Preview" w:date="2026-01-01T00:00:00Z">
        <w:r>
          <w:rPr>
            <w:b/>
            <w:bCs/>
          </w:rPr>
          <w:t xml:space="preserve">Definition 25 (Cartesian product)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The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rPr>
            <w:b/>
            <w:bCs/>
          </w:rPr>
          <w:t xml:space="preserve">Cartesian product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[15]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of sets</w:t>
        </w:r>
      </w:ins>
      <w:ins w:id="1063" w:author="PR Preview" w:date="2026-01-01T00:00:00Z">
        <w:r>
          <w:t xml:space="preserve"> </w:t>
        </w:r>
      </w:ins>
      <m:oMath>
        <m:r>
          <m:t>A</m:t>
        </m:r>
      </m:oMath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and</w:t>
        </w:r>
      </w:ins>
      <w:ins w:id="1066" w:author="PR Preview" w:date="2026-01-01T00:00:00Z">
        <w:r>
          <w:t xml:space="preserve"> </w:t>
        </w:r>
      </w:ins>
      <m:oMath>
        <m:r>
          <m:t>B</m:t>
        </m:r>
      </m:oMath>
      <w:ins w:id="1067" w:author="PR Preview" w:date="2026-01-01T00:00:00Z">
        <w:r>
          <w:t xml:space="preserve">,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written</w:t>
        </w:r>
      </w:ins>
      <w:ins w:id="107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1071" w:author="PR Preview" w:date="2026-01-01T00:00:00Z">
        <w:r>
          <w:t xml:space="preserve">,</w:t>
        </w:r>
      </w:ins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is the set of ordered pairs whose first entry is in</w:t>
        </w:r>
      </w:ins>
      <w:ins w:id="1074" w:author="PR Preview" w:date="2026-01-01T00:00:00Z">
        <w:r>
          <w:t xml:space="preserve"> </w:t>
        </w:r>
      </w:ins>
      <m:oMath>
        <m:r>
          <m:t>A</m:t>
        </m:r>
      </m:oMath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and whose second entry is in</w:t>
        </w:r>
      </w:ins>
      <w:ins w:id="1077" w:author="PR Preview" w:date="2026-01-01T00:00:00Z">
        <w:r>
          <w:t xml:space="preserve"> </w:t>
        </w:r>
      </w:ins>
      <m:oMath>
        <m:r>
          <m:t>B</m:t>
        </m:r>
      </m:oMath>
      <w:ins w:id="107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del w:id="1079" w:author="PR Preview" w:date="2026-01-01T00:00:00Z">
        <w:r>
          <w:rPr>
            <w:i/>
            <w:iCs/>
          </w:rPr>
          <w:delText xml:space="preserve">Remark 6</w:delText>
        </w:r>
      </w:del>
      <w:del w:id="1080" w:author="PR Preview" w:date="2026-01-01T00:00:00Z">
        <w:r>
          <w:delText xml:space="preserve"> (Arithmetic with</w:delText>
        </w:r>
      </w:del>
      <w:del w:id="1081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082" w:author="PR Preview" w:date="2026-01-01T00:00:00Z">
        <w:r>
          <w:delText xml:space="preserve">). </w:delText>
        </w:r>
      </w:del>
      <m:oMath>
        <m:r>
          <m:rPr>
            <m:sty m:val="p"/>
          </m:rPr>
          <m:t>∞</m:t>
        </m:r>
      </m:oMath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is not a real number,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so some real-number arithmetic does not extend to it:</w:delText>
        </w:r>
      </w:del>
      <w:del w:id="1087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is left undefined,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and</w:delText>
        </w:r>
      </w:del>
      <w:del w:id="1092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does not imply</w:delText>
        </w:r>
      </w:del>
      <w:del w:id="109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=</m:t>
        </m:r>
        <m:r>
          <m:t>2</m:t>
        </m:r>
      </m:oMath>
      <w:del w:id="1096" w:author="PR Preview" w:date="2026-01-01T00:00:00Z">
        <w:r>
          <w:delText xml:space="preserve">.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Measure theory uses</w:delText>
        </w:r>
      </w:del>
      <w:del w:id="109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because the size of a set, such as the length of the whole real line, can be infinite</w:delText>
        </w:r>
      </w:del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(Wikipedia contributors 2026e)</w:delText>
        </w:r>
      </w:del>
      <w:del w:id="1104" w:author="PR Preview" w:date="2026-01-01T00:00:00Z">
        <w:r>
          <w:delText xml:space="preserve">.</w:delText>
        </w:r>
      </w:del>
    </w:p>
    <w:p>
      <w:pPr>
        <w:pStyle w:val="BodyText"/>
      </w:pPr>
      <w:ins w:id="1105" w:author="PR Preview" w:date="2026-01-01T00:00:00Z">
        <w:r>
          <w:rPr>
            <w:i/>
            <w:iCs/>
          </w:rPr>
          <w:t xml:space="preserve">Remark 6</w:t>
        </w:r>
      </w:ins>
      <w:ins w:id="1106" w:author="PR Preview" w:date="2026-01-01T00:00:00Z">
        <w:r>
          <w:t xml:space="preserve"> (Arithmetic with</w:t>
        </w:r>
      </w:ins>
      <w:ins w:id="1107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108" w:author="PR Preview" w:date="2026-01-01T00:00:00Z">
        <w:r>
          <w:t xml:space="preserve">). </w:t>
        </w:r>
      </w:ins>
      <m:oMath>
        <m:r>
          <m:rPr>
            <m:sty m:val="p"/>
          </m:rPr>
          <m:t>∞</m:t>
        </m:r>
      </m:oMath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is not a real number,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so some real-number arithmetic does not extend to it:</w:t>
        </w:r>
      </w:ins>
      <w:ins w:id="1113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is left undefined,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and</w:t>
        </w:r>
      </w:ins>
      <w:ins w:id="1118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does not imply</w:t>
        </w:r>
      </w:ins>
      <w:ins w:id="112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t>2</m:t>
        </m:r>
      </m:oMath>
      <w:ins w:id="1122" w:author="PR Preview" w:date="2026-01-01T00:00:00Z">
        <w:r>
          <w:t xml:space="preserve">.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Measure theory uses</w:t>
        </w:r>
      </w:ins>
      <w:ins w:id="112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because the size of a set, such as the length of the whole real line, can be infinite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[16]</w:t>
        </w:r>
      </w:ins>
      <w:ins w:id="1130" w:author="PR Preview" w:date="2026-01-01T00:00:00Z">
        <w:r>
          <w:t xml:space="preserve">.</w:t>
        </w:r>
      </w:ins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numPr>
          <w:ilvl w:val="0"/>
          <w:numId w:val="1009"/>
        </w:numPr>
      </w:pPr>
      <w:del w:id="1131" w:author="PR Preview" w:date="2026-01-01T00:00:00Z">
        <w:r>
          <w:delText xml:space="preserve">Devlin (1993)</w:delText>
        </w:r>
      </w:del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is an undergraduate introduction to axiomatic set theory.</w:delText>
        </w:r>
      </w:del>
      <w:del w:id="1134" w:author="PR Preview" w:date="2026-01-01T00:00:00Z">
        <w:r>
          <w:delText xml:space="preserve"> </w:delText>
        </w:r>
      </w:del>
      <w:del w:id="1135" w:author="PR Preview" w:date="2026-01-01T00:00:00Z">
        <w:r>
          <w:delText xml:space="preserve">It covers the axioms of set theory, ordinals, and cardinals,</w:delText>
        </w:r>
      </w:del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which go well beyond the countable sets and functions in these notes.</w:delText>
        </w:r>
      </w:del>
    </w:p>
    <w:p>
      <w:pPr>
        <w:numPr>
          <w:ilvl w:val="0"/>
          <w:numId w:val="1009"/>
        </w:numPr>
      </w:pPr>
      <w:del w:id="1138" w:author="PR Preview" w:date="2026-01-01T00:00:00Z">
        <w:r>
          <w:delText xml:space="preserve">Halmos (1974)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is a short, informal treatment of the same axioms,</w:delText>
        </w:r>
      </w:del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covering relations, functions, families of sets, and cardinal numbers.</w:delText>
        </w:r>
      </w:del>
    </w:p>
    <w:p>
      <w:pPr>
        <w:numPr>
          <w:ilvl w:val="0"/>
          <w:numId w:val="1009"/>
        </w:numPr>
      </w:pPr>
      <w:del w:id="1143" w:author="PR Preview" w:date="2026-01-01T00:00:00Z">
        <w:r>
          <w:delText xml:space="preserve">Enderton (2001)</w:delText>
        </w:r>
      </w:del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is a standard introduction to mathematical logic.</w:delText>
        </w:r>
      </w:del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Its first chapter collects the facts about sets, relations, and functions</w:delText>
        </w:r>
      </w:del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that the later chapters use.</w:delText>
        </w:r>
      </w:del>
    </w:p>
    <w:p>
      <w:pPr>
        <w:numPr>
          <w:ilvl w:val="0"/>
          <w:numId w:val="1009"/>
        </w:numPr>
      </w:pPr>
      <w:del w:id="1150" w:author="PR Preview" w:date="2026-01-01T00:00:00Z">
        <w:r>
          <w:delText xml:space="preserve">Barker-Plummer et al. (2011)</w:delText>
        </w:r>
      </w:del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teaches propositional and first-order logic,</w:delText>
        </w:r>
      </w:del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the language behind statements such as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“for every set</w:delText>
        </w:r>
      </w:del>
      <w:del w:id="1157" w:author="PR Preview" w:date="2026-01-01T00:00:00Z">
        <w:r>
          <w:delText xml:space="preserve"> </w:delText>
        </w:r>
      </w:del>
      <m:oMath>
        <m:r>
          <m:t>A</m:t>
        </m:r>
      </m:oMath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there exists…”</w:delText>
        </w:r>
      </w:del>
      <w:del w:id="1160" w:author="PR Preview" w:date="2026-01-01T00:00:00Z">
        <w:r>
          <w:delText xml:space="preserve">.</w:delText>
        </w:r>
      </w:del>
    </w:p>
    <w:p>
      <w:pPr>
        <w:numPr>
          <w:ilvl w:val="0"/>
          <w:numId w:val="1009"/>
        </w:numPr>
      </w:pPr>
      <w:del w:id="1161" w:author="PR Preview" w:date="2026-01-01T00:00:00Z">
        <w:r>
          <w:delText xml:space="preserve">Wikipedia contributors (2026l)</w:delText>
        </w:r>
      </w:del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— sets, with the naive and axiomatic views</w:delText>
        </w:r>
      </w:del>
    </w:p>
    <w:p>
      <w:pPr>
        <w:numPr>
          <w:ilvl w:val="0"/>
          <w:numId w:val="1009"/>
        </w:numPr>
      </w:pPr>
      <w:del w:id="1164" w:author="PR Preview" w:date="2026-01-01T00:00:00Z">
        <w:r>
          <w:delText xml:space="preserve">Wikipedia contributors (2026m)</w:delText>
        </w:r>
      </w:del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— set-builder notation</w:delText>
        </w:r>
      </w:del>
    </w:p>
    <w:p>
      <w:pPr>
        <w:numPr>
          <w:ilvl w:val="0"/>
          <w:numId w:val="1009"/>
        </w:numPr>
      </w:pPr>
      <w:del w:id="1167" w:author="PR Preview" w:date="2026-01-01T00:00:00Z">
        <w:r>
          <w:delText xml:space="preserve">Wikipedia contributors (2026j)</w:delText>
        </w:r>
      </w:del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delText xml:space="preserve">— intervals and their endpoints</w:delText>
        </w:r>
      </w:del>
    </w:p>
    <w:p>
      <w:pPr>
        <w:numPr>
          <w:ilvl w:val="0"/>
          <w:numId w:val="1009"/>
        </w:numPr>
      </w:pPr>
      <w:del w:id="1170" w:author="PR Preview" w:date="2026-01-01T00:00:00Z">
        <w:r>
          <w:delText xml:space="preserve">Wikipedia contributors (2026n)</w:delText>
        </w:r>
      </w:del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— subsets and the symbol conventions</w:delText>
        </w:r>
      </w:del>
    </w:p>
    <w:p>
      <w:pPr>
        <w:numPr>
          <w:ilvl w:val="0"/>
          <w:numId w:val="1009"/>
        </w:numPr>
      </w:pPr>
      <w:del w:id="1173" w:author="PR Preview" w:date="2026-01-01T00:00:00Z">
        <w:r>
          <w:delText xml:space="preserve">Wikipedia contributors (2026d)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— the empty set</w:delText>
        </w:r>
      </w:del>
    </w:p>
    <w:p>
      <w:pPr>
        <w:numPr>
          <w:ilvl w:val="0"/>
          <w:numId w:val="1009"/>
        </w:numPr>
      </w:pPr>
      <w:del w:id="1176" w:author="PR Preview" w:date="2026-01-01T00:00:00Z">
        <w:r>
          <w:delText xml:space="preserve">Wikipedia contributors (2026p)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— vacuous truth</w:delText>
        </w:r>
      </w:del>
    </w:p>
    <w:p>
      <w:pPr>
        <w:numPr>
          <w:ilvl w:val="0"/>
          <w:numId w:val="1009"/>
        </w:numPr>
      </w:pPr>
      <w:del w:id="1179" w:author="PR Preview" w:date="2026-01-01T00:00:00Z">
        <w:r>
          <w:delText xml:space="preserve">Wikipedia contributors (2026f)</w:delText>
        </w:r>
      </w:del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— families of sets</w:delText>
        </w:r>
      </w:del>
    </w:p>
    <w:p>
      <w:pPr>
        <w:numPr>
          <w:ilvl w:val="0"/>
          <w:numId w:val="1009"/>
        </w:numPr>
      </w:pPr>
      <w:del w:id="1182" w:author="PR Preview" w:date="2026-01-01T00:00:00Z">
        <w:r>
          <w:delText xml:space="preserve">Wikipedia contributors (2026g)</w:delText>
        </w:r>
      </w:del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— index sets</w:delText>
        </w:r>
      </w:del>
    </w:p>
    <w:p>
      <w:pPr>
        <w:numPr>
          <w:ilvl w:val="0"/>
          <w:numId w:val="1009"/>
        </w:numPr>
      </w:pPr>
      <w:del w:id="1185" w:author="PR Preview" w:date="2026-01-01T00:00:00Z">
        <w:r>
          <w:delText xml:space="preserve">Wikipedia contributors (2026h)</w:delText>
        </w:r>
      </w:del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— indexed families</w:delText>
        </w:r>
      </w:del>
    </w:p>
    <w:p>
      <w:pPr>
        <w:numPr>
          <w:ilvl w:val="0"/>
          <w:numId w:val="1009"/>
        </w:numPr>
      </w:pPr>
      <w:del w:id="1188" w:author="PR Preview" w:date="2026-01-01T00:00:00Z">
        <w:r>
          <w:delText xml:space="preserve">Wikipedia contributors (2026o)</w:delText>
        </w:r>
      </w:del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— unions of sets</w:delText>
        </w:r>
      </w:del>
    </w:p>
    <w:p>
      <w:pPr>
        <w:numPr>
          <w:ilvl w:val="0"/>
          <w:numId w:val="1009"/>
        </w:numPr>
      </w:pPr>
      <w:del w:id="1191" w:author="PR Preview" w:date="2026-01-01T00:00:00Z">
        <w:r>
          <w:delText xml:space="preserve">Wikipedia contributors (2026i)</w:delText>
        </w:r>
      </w:del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delText xml:space="preserve">— intersections of sets</w:delText>
        </w:r>
      </w:del>
    </w:p>
    <w:p>
      <w:pPr>
        <w:numPr>
          <w:ilvl w:val="0"/>
          <w:numId w:val="1009"/>
        </w:numPr>
      </w:pPr>
      <w:del w:id="1194" w:author="PR Preview" w:date="2026-01-01T00:00:00Z">
        <w:r>
          <w:delText xml:space="preserve">Wikipedia contributors (2026b)</w:delText>
        </w:r>
      </w:del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— complements and set differences</w:delText>
        </w:r>
      </w:del>
    </w:p>
    <w:p>
      <w:pPr>
        <w:numPr>
          <w:ilvl w:val="0"/>
          <w:numId w:val="1009"/>
        </w:numPr>
      </w:pPr>
      <w:del w:id="1197" w:author="PR Preview" w:date="2026-01-01T00:00:00Z">
        <w:r>
          <w:delText xml:space="preserve">Wikipedia contributors (2026c)</w:delText>
        </w:r>
      </w:del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— De Morgan’s laws</w:delText>
        </w:r>
      </w:del>
    </w:p>
    <w:p>
      <w:pPr>
        <w:numPr>
          <w:ilvl w:val="0"/>
          <w:numId w:val="1009"/>
        </w:numPr>
      </w:pPr>
      <w:del w:id="1200" w:author="PR Preview" w:date="2026-01-01T00:00:00Z">
        <w:r>
          <w:delText xml:space="preserve">Wikipedia contributors (2026k)</w:delText>
        </w:r>
      </w:del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— ordered pairs</w:delText>
        </w:r>
      </w:del>
    </w:p>
    <w:p>
      <w:pPr>
        <w:numPr>
          <w:ilvl w:val="0"/>
          <w:numId w:val="1009"/>
        </w:numPr>
      </w:pPr>
      <w:del w:id="1203" w:author="PR Preview" w:date="2026-01-01T00:00:00Z">
        <w:r>
          <w:delText xml:space="preserve">Wikipedia contributors (2026a)</w:delText>
        </w:r>
      </w:del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— Cartesian products</w:delText>
        </w:r>
      </w:del>
    </w:p>
    <w:p>
      <w:pPr>
        <w:numPr>
          <w:ilvl w:val="0"/>
          <w:numId w:val="1009"/>
        </w:numPr>
      </w:pPr>
      <w:del w:id="1206" w:author="PR Preview" w:date="2026-01-01T00:00:00Z">
        <w:r>
          <w:delText xml:space="preserve">Wikipedia contributors (2026e)</w:delText>
        </w:r>
      </w:del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— the extended real number line</w:delText>
        </w:r>
      </w:del>
    </w:p>
    <w:p>
      <w:pPr>
        <w:numPr>
          <w:ilvl w:val="0"/>
          <w:numId w:val="1009"/>
        </w:numPr>
      </w:pPr>
      <w:ins w:id="1209" w:author="PR Preview" w:date="2026-01-01T00:00:00Z">
        <w:r>
          <w:t xml:space="preserve">Devlin [17]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is an undergraduate introduction to axiomatic set theory.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It covers the axioms of set theory, ordinals, and cardinals,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which go well beyond the countable sets and functions in these notes.</w:t>
        </w:r>
      </w:ins>
    </w:p>
    <w:p>
      <w:pPr>
        <w:numPr>
          <w:ilvl w:val="0"/>
          <w:numId w:val="1009"/>
        </w:numPr>
      </w:pPr>
      <w:ins w:id="1216" w:author="PR Preview" w:date="2026-01-01T00:00:00Z">
        <w:r>
          <w:t xml:space="preserve">Halmos [18]</w:t>
        </w:r>
      </w:ins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is a short, informal treatment of the same axioms,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covering relations, functions, families of sets, and cardinal numbers.</w:t>
        </w:r>
      </w:ins>
    </w:p>
    <w:p>
      <w:pPr>
        <w:numPr>
          <w:ilvl w:val="0"/>
          <w:numId w:val="1009"/>
        </w:numPr>
      </w:pPr>
      <w:ins w:id="1221" w:author="PR Preview" w:date="2026-01-01T00:00:00Z">
        <w:r>
          <w:t xml:space="preserve">Enderton [19]</w:t>
        </w:r>
      </w:ins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is a standard introduction to mathematical logic.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Its first chapter collects the facts about sets, relations, and functions</w:t>
        </w:r>
      </w:ins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that the later chapters use.</w:t>
        </w:r>
      </w:ins>
    </w:p>
    <w:p>
      <w:pPr>
        <w:numPr>
          <w:ilvl w:val="0"/>
          <w:numId w:val="1009"/>
        </w:numPr>
      </w:pPr>
      <w:ins w:id="1228" w:author="PR Preview" w:date="2026-01-01T00:00:00Z">
        <w:r>
          <w:t xml:space="preserve">Barker-Plummer et al. [20]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teaches propositional and first-order logic,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the language behind statements such as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“for every set</w:t>
        </w:r>
      </w:ins>
      <w:ins w:id="1235" w:author="PR Preview" w:date="2026-01-01T00:00:00Z">
        <w:r>
          <w:t xml:space="preserve"> </w:t>
        </w:r>
      </w:ins>
      <m:oMath>
        <m:r>
          <m:t>A</m:t>
        </m:r>
      </m:oMath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there exists…”</w:t>
        </w:r>
      </w:ins>
      <w:ins w:id="1238" w:author="PR Preview" w:date="2026-01-01T00:00:00Z">
        <w:r>
          <w:t xml:space="preserve">.</w:t>
        </w:r>
      </w:ins>
    </w:p>
    <w:p>
      <w:pPr>
        <w:numPr>
          <w:ilvl w:val="0"/>
          <w:numId w:val="1009"/>
        </w:numPr>
      </w:pPr>
      <w:ins w:id="1239" w:author="PR Preview" w:date="2026-01-01T00:00:00Z">
        <w:r>
          <w:t xml:space="preserve">Wikipedia contributors [1]</w:t>
        </w:r>
      </w:ins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— sets, with the naive and axiomatic views</w:t>
        </w:r>
      </w:ins>
    </w:p>
    <w:p>
      <w:pPr>
        <w:numPr>
          <w:ilvl w:val="0"/>
          <w:numId w:val="1009"/>
        </w:numPr>
      </w:pPr>
      <w:ins w:id="1242" w:author="PR Preview" w:date="2026-01-01T00:00:00Z">
        <w:r>
          <w:t xml:space="preserve">Wikipedia contributors [2]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— set-builder notation</w:t>
        </w:r>
      </w:ins>
    </w:p>
    <w:p>
      <w:pPr>
        <w:numPr>
          <w:ilvl w:val="0"/>
          <w:numId w:val="1009"/>
        </w:numPr>
      </w:pPr>
      <w:ins w:id="1245" w:author="PR Preview" w:date="2026-01-01T00:00:00Z">
        <w:r>
          <w:t xml:space="preserve">Wikipedia contributors [3]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— intervals and their endpoints</w:t>
        </w:r>
      </w:ins>
    </w:p>
    <w:p>
      <w:pPr>
        <w:numPr>
          <w:ilvl w:val="0"/>
          <w:numId w:val="1009"/>
        </w:numPr>
      </w:pPr>
      <w:ins w:id="1248" w:author="PR Preview" w:date="2026-01-01T00:00:00Z">
        <w:r>
          <w:t xml:space="preserve">Wikipedia contributors [4]</w:t>
        </w:r>
      </w:ins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— subsets and the symbol conventions</w:t>
        </w:r>
      </w:ins>
    </w:p>
    <w:p>
      <w:pPr>
        <w:numPr>
          <w:ilvl w:val="0"/>
          <w:numId w:val="1009"/>
        </w:numPr>
      </w:pPr>
      <w:ins w:id="1251" w:author="PR Preview" w:date="2026-01-01T00:00:00Z">
        <w:r>
          <w:t xml:space="preserve">Wikipedia contributors [5]</w:t>
        </w:r>
      </w:ins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— the empty set</w:t>
        </w:r>
      </w:ins>
    </w:p>
    <w:p>
      <w:pPr>
        <w:numPr>
          <w:ilvl w:val="0"/>
          <w:numId w:val="1009"/>
        </w:numPr>
      </w:pPr>
      <w:ins w:id="1254" w:author="PR Preview" w:date="2026-01-01T00:00:00Z">
        <w:r>
          <w:t xml:space="preserve">Wikipedia contributors [6]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— vacuous truth</w:t>
        </w:r>
      </w:ins>
    </w:p>
    <w:p>
      <w:pPr>
        <w:numPr>
          <w:ilvl w:val="0"/>
          <w:numId w:val="1009"/>
        </w:numPr>
      </w:pPr>
      <w:ins w:id="1257" w:author="PR Preview" w:date="2026-01-01T00:00:00Z">
        <w:r>
          <w:t xml:space="preserve">Wikipedia contributors [7]</w:t>
        </w:r>
      </w:ins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— families of sets</w:t>
        </w:r>
      </w:ins>
    </w:p>
    <w:p>
      <w:pPr>
        <w:numPr>
          <w:ilvl w:val="0"/>
          <w:numId w:val="1009"/>
        </w:numPr>
      </w:pPr>
      <w:ins w:id="1260" w:author="PR Preview" w:date="2026-01-01T00:00:00Z">
        <w:r>
          <w:t xml:space="preserve">Wikipedia contributors [8]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— index sets</w:t>
        </w:r>
      </w:ins>
    </w:p>
    <w:p>
      <w:pPr>
        <w:numPr>
          <w:ilvl w:val="0"/>
          <w:numId w:val="1009"/>
        </w:numPr>
      </w:pPr>
      <w:ins w:id="1263" w:author="PR Preview" w:date="2026-01-01T00:00:00Z">
        <w:r>
          <w:t xml:space="preserve">Wikipedia contributors [9]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— indexed families</w:t>
        </w:r>
      </w:ins>
    </w:p>
    <w:p>
      <w:pPr>
        <w:numPr>
          <w:ilvl w:val="0"/>
          <w:numId w:val="1009"/>
        </w:numPr>
      </w:pPr>
      <w:ins w:id="1266" w:author="PR Preview" w:date="2026-01-01T00:00:00Z">
        <w:r>
          <w:t xml:space="preserve">Wikipedia contributors [10]</w:t>
        </w:r>
      </w:ins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— unions of sets</w:t>
        </w:r>
      </w:ins>
    </w:p>
    <w:p>
      <w:pPr>
        <w:numPr>
          <w:ilvl w:val="0"/>
          <w:numId w:val="1009"/>
        </w:numPr>
      </w:pPr>
      <w:ins w:id="1269" w:author="PR Preview" w:date="2026-01-01T00:00:00Z">
        <w:r>
          <w:t xml:space="preserve">Wikipedia contributors [11]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— intersections of sets</w:t>
        </w:r>
      </w:ins>
    </w:p>
    <w:p>
      <w:pPr>
        <w:numPr>
          <w:ilvl w:val="0"/>
          <w:numId w:val="1009"/>
        </w:numPr>
      </w:pPr>
      <w:ins w:id="1272" w:author="PR Preview" w:date="2026-01-01T00:00:00Z">
        <w:r>
          <w:t xml:space="preserve">Wikipedia contributors [12]</w:t>
        </w:r>
      </w:ins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— complements and set differences</w:t>
        </w:r>
      </w:ins>
    </w:p>
    <w:p>
      <w:pPr>
        <w:numPr>
          <w:ilvl w:val="0"/>
          <w:numId w:val="1009"/>
        </w:numPr>
      </w:pPr>
      <w:ins w:id="1275" w:author="PR Preview" w:date="2026-01-01T00:00:00Z">
        <w:r>
          <w:t xml:space="preserve">Wikipedia contributors [13]</w:t>
        </w:r>
      </w:ins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— De Morgan’s laws</w:t>
        </w:r>
      </w:ins>
    </w:p>
    <w:p>
      <w:pPr>
        <w:numPr>
          <w:ilvl w:val="0"/>
          <w:numId w:val="1009"/>
        </w:numPr>
      </w:pPr>
      <w:ins w:id="1278" w:author="PR Preview" w:date="2026-01-01T00:00:00Z">
        <w:r>
          <w:t xml:space="preserve">Wikipedia contributors [14]</w:t>
        </w:r>
      </w:ins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— ordered pairs</w:t>
        </w:r>
      </w:ins>
    </w:p>
    <w:p>
      <w:pPr>
        <w:numPr>
          <w:ilvl w:val="0"/>
          <w:numId w:val="1009"/>
        </w:numPr>
      </w:pPr>
      <w:ins w:id="1281" w:author="PR Preview" w:date="2026-01-01T00:00:00Z">
        <w:r>
          <w:t xml:space="preserve">Wikipedia contributors [15]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— Cartesian products</w:t>
        </w:r>
      </w:ins>
    </w:p>
    <w:p>
      <w:pPr>
        <w:numPr>
          <w:ilvl w:val="0"/>
          <w:numId w:val="1009"/>
        </w:numPr>
      </w:pPr>
      <w:ins w:id="1284" w:author="PR Preview" w:date="2026-01-01T00:00:00Z">
        <w:r>
          <w:t xml:space="preserve">Wikipedia contributors [16]</w:t>
        </w:r>
      </w:ins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— the extended real number line</w:t>
        </w:r>
      </w:ins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del w:id="1287" w:author="PR Preview" w:date="2026-01-01T00:00:00Z">
        <w:r>
          <w:delText xml:space="preserve">Barker-Plummer, Dave, Jon Barwise, and John Etchemendy. 2011.</w:delText>
        </w:r>
      </w:del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rPr>
            <w:i/>
            <w:iCs/>
          </w:rPr>
          <w:delText xml:space="preserve">Language, Proof and Logic</w:delText>
        </w:r>
      </w:del>
      <w:del w:id="1290" w:author="PR Preview" w:date="2026-01-01T00:00:00Z">
        <w:r>
          <w:delText xml:space="preserve">. 2nd ed. CSLI Publications.</w:delText>
        </w:r>
      </w:del>
      <w:del w:id="1291" w:author="PR Preview" w:date="2026-01-01T00:00:00Z">
        <w:r>
          <w:delText xml:space="preserve"> </w:delText>
        </w:r>
      </w:del>
      <w:hyperlink r:id="rId110">
        <w:del w:id="1292" w:author="PR Preview" w:date="2026-01-01T00:00:00Z">
          <w:r>
            <w:rPr>
              <w:rStyle w:val="Hyperlink"/>
            </w:rPr>
            <w:delText xml:space="preserve">https://www.amazon.com/dp/1575866323</w:delText>
          </w:r>
        </w:del>
      </w:hyperlink>
      <w:del w:id="1293" w:author="PR Preview" w:date="2026-01-01T00:00:00Z">
        <w:r>
          <w:delText xml:space="preserve">.</w:delText>
        </w:r>
      </w:del>
    </w:p>
    <w:p>
      <w:pPr>
        <w:pStyle w:val="Bibliography"/>
      </w:pPr>
      <w:del w:id="1294" w:author="PR Preview" w:date="2026-01-01T00:00:00Z">
        <w:r>
          <w:delText xml:space="preserve">Devlin, Keith. 1993.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rPr>
            <w:i/>
            <w:iCs/>
          </w:rPr>
          <w:delText xml:space="preserve">The Joy of Sets: Fundamentals of Contemporary Set Theory</w:delText>
        </w:r>
      </w:del>
      <w:del w:id="1297" w:author="PR Preview" w:date="2026-01-01T00:00:00Z">
        <w:r>
          <w:delText xml:space="preserve">. 2nd ed. Undergraduate Texts in Mathematics. Springer.</w:delText>
        </w:r>
      </w:del>
      <w:del w:id="1298" w:author="PR Preview" w:date="2026-01-01T00:00:00Z">
        <w:r>
          <w:delText xml:space="preserve"> </w:delText>
        </w:r>
      </w:del>
      <w:hyperlink r:id="rId104">
        <w:del w:id="1299" w:author="PR Preview" w:date="2026-01-01T00:00:00Z">
          <w:r>
            <w:rPr>
              <w:rStyle w:val="Hyperlink"/>
            </w:rPr>
            <w:delText xml:space="preserve">https://doi.org/10.1007/978-1-4612-0903-4</w:delText>
          </w:r>
        </w:del>
      </w:hyperlink>
      <w:del w:id="1300" w:author="PR Preview" w:date="2026-01-01T00:00:00Z">
        <w:r>
          <w:delText xml:space="preserve">.</w:delText>
        </w:r>
      </w:del>
    </w:p>
    <w:p>
      <w:pPr>
        <w:pStyle w:val="Bibliography"/>
      </w:pPr>
      <w:del w:id="1301" w:author="PR Preview" w:date="2026-01-01T00:00:00Z">
        <w:r>
          <w:delText xml:space="preserve">Enderton, Herbert B. 2001.</w:delText>
        </w:r>
      </w:del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rPr>
            <w:i/>
            <w:iCs/>
          </w:rPr>
          <w:delText xml:space="preserve">A Mathematical Introduction to Logic</w:delText>
        </w:r>
      </w:del>
      <w:del w:id="1304" w:author="PR Preview" w:date="2026-01-01T00:00:00Z">
        <w:r>
          <w:delText xml:space="preserve">. 2nd ed. Academic Press.</w:delText>
        </w:r>
      </w:del>
      <w:del w:id="1305" w:author="PR Preview" w:date="2026-01-01T00:00:00Z">
        <w:r>
          <w:delText xml:space="preserve"> </w:delText>
        </w:r>
      </w:del>
      <w:hyperlink r:id="rId108">
        <w:del w:id="1306" w:author="PR Preview" w:date="2026-01-01T00:00:00Z">
          <w:r>
            <w:rPr>
              <w:rStyle w:val="Hyperlink"/>
            </w:rPr>
            <w:delText xml:space="preserve">https://doi.org/10.1016/C2009-0-22107-6</w:delText>
          </w:r>
        </w:del>
      </w:hyperlink>
      <w:del w:id="1307" w:author="PR Preview" w:date="2026-01-01T00:00:00Z">
        <w:r>
          <w:delText xml:space="preserve">.</w:delText>
        </w:r>
      </w:del>
    </w:p>
    <w:p>
      <w:pPr>
        <w:pStyle w:val="Bibliography"/>
      </w:pPr>
      <w:del w:id="1308" w:author="PR Preview" w:date="2026-01-01T00:00:00Z">
        <w:r>
          <w:delText xml:space="preserve">Halmos, Paul R. 1974.</w:delText>
        </w:r>
      </w:del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rPr>
            <w:i/>
            <w:iCs/>
          </w:rPr>
          <w:delText xml:space="preserve">Naive Set Theory</w:delText>
        </w:r>
      </w:del>
      <w:del w:id="1311" w:author="PR Preview" w:date="2026-01-01T00:00:00Z">
        <w:r>
          <w:delText xml:space="preserve">. Undergraduate Texts in Mathematics. Springer.</w:delText>
        </w:r>
      </w:del>
      <w:del w:id="1312" w:author="PR Preview" w:date="2026-01-01T00:00:00Z">
        <w:r>
          <w:delText xml:space="preserve"> </w:delText>
        </w:r>
      </w:del>
      <w:hyperlink r:id="rId106">
        <w:del w:id="1313" w:author="PR Preview" w:date="2026-01-01T00:00:00Z">
          <w:r>
            <w:rPr>
              <w:rStyle w:val="Hyperlink"/>
            </w:rPr>
            <w:delText xml:space="preserve">https://doi.org/10.1007/978-1-4757-1645-0</w:delText>
          </w:r>
        </w:del>
      </w:hyperlink>
      <w:del w:id="1314" w:author="PR Preview" w:date="2026-01-01T00:00:00Z">
        <w:r>
          <w:delText xml:space="preserve">.</w:delText>
        </w:r>
      </w:del>
    </w:p>
    <w:p>
      <w:pPr>
        <w:pStyle w:val="Bibliography"/>
      </w:pPr>
      <w:del w:id="1315" w:author="PR Preview" w:date="2026-01-01T00:00:00Z">
        <w:r>
          <w:delText xml:space="preserve">Wikipedia contributors. 2026a.</w:delText>
        </w:r>
      </w:del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rPr>
            <w:i/>
            <w:iCs/>
          </w:rPr>
          <w:delText xml:space="preserve">Cartesian Product —</w:delText>
        </w:r>
      </w:del>
      <w:del w:id="1318" w:author="PR Preview" w:date="2026-01-01T00:00:00Z">
        <w:r>
          <w:rPr>
            <w:i/>
            <w:iCs/>
          </w:rPr>
          <w:delText xml:space="preserve"> </w:delText>
        </w:r>
      </w:del>
      <w:del w:id="1319" w:author="PR Preview" w:date="2026-01-01T00:00:00Z">
        <w:r>
          <w:rPr>
            <w:i/>
            <w:iCs/>
          </w:rPr>
          <w:delText xml:space="preserve">Wikipedia</w:delText>
        </w:r>
      </w:del>
      <w:del w:id="1320" w:author="PR Preview" w:date="2026-01-01T00:00:00Z">
        <w:r>
          <w:rPr>
            <w:i/>
            <w:iCs/>
          </w:rPr>
          <w:delText xml:space="preserve">,</w:delText>
        </w:r>
      </w:del>
      <w:del w:id="1321" w:author="PR Preview" w:date="2026-01-01T00:00:00Z">
        <w:r>
          <w:rPr>
            <w:i/>
            <w:iCs/>
          </w:rPr>
          <w:delText xml:space="preserve"> </w:delText>
        </w:r>
      </w:del>
      <w:del w:id="1322" w:author="PR Preview" w:date="2026-01-01T00:00:00Z">
        <w:r>
          <w:rPr>
            <w:i/>
            <w:iCs/>
          </w:rPr>
          <w:delText xml:space="preserve">the Free Encyclopedia</w:delText>
        </w:r>
      </w:del>
      <w:del w:id="1323" w:author="PR Preview" w:date="2026-01-01T00:00:00Z">
        <w:r>
          <w:delText xml:space="preserve">.</w:delText>
        </w:r>
      </w:del>
      <w:del w:id="1324" w:author="PR Preview" w:date="2026-01-01T00:00:00Z">
        <w:r>
          <w:delText xml:space="preserve"> </w:delText>
        </w:r>
      </w:del>
      <w:hyperlink r:id="rId100">
        <w:del w:id="1325" w:author="PR Preview" w:date="2026-01-01T00:00:00Z">
          <w:r>
            <w:rPr>
              <w:rStyle w:val="Hyperlink"/>
            </w:rPr>
            <w:delText xml:space="preserve">https://en.wikipedia.org/wiki/Cartesian_product</w:delText>
          </w:r>
        </w:del>
      </w:hyperlink>
      <w:del w:id="1326" w:author="PR Preview" w:date="2026-01-01T00:00:00Z">
        <w:r>
          <w:delText xml:space="preserve">.</w:delText>
        </w:r>
      </w:del>
    </w:p>
    <w:p>
      <w:pPr>
        <w:pStyle w:val="Bibliography"/>
      </w:pPr>
      <w:del w:id="1327" w:author="PR Preview" w:date="2026-01-01T00:00:00Z">
        <w:r>
          <w:delText xml:space="preserve">Wikipedia contributors. 2026b.</w:delText>
        </w:r>
      </w:del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rPr>
            <w:i/>
            <w:iCs/>
          </w:rPr>
          <w:delText xml:space="preserve">Complement (Set Theory) —</w:delText>
        </w:r>
      </w:del>
      <w:del w:id="1330" w:author="PR Preview" w:date="2026-01-01T00:00:00Z">
        <w:r>
          <w:rPr>
            <w:i/>
            <w:iCs/>
          </w:rPr>
          <w:delText xml:space="preserve"> </w:delText>
        </w:r>
      </w:del>
      <w:del w:id="1331" w:author="PR Preview" w:date="2026-01-01T00:00:00Z">
        <w:r>
          <w:rPr>
            <w:i/>
            <w:iCs/>
          </w:rPr>
          <w:delText xml:space="preserve">Wikipedia</w:delText>
        </w:r>
      </w:del>
      <w:del w:id="1332" w:author="PR Preview" w:date="2026-01-01T00:00:00Z">
        <w:r>
          <w:rPr>
            <w:i/>
            <w:iCs/>
          </w:rPr>
          <w:delText xml:space="preserve">,</w:delText>
        </w:r>
      </w:del>
      <w:del w:id="1333" w:author="PR Preview" w:date="2026-01-01T00:00:00Z">
        <w:r>
          <w:rPr>
            <w:i/>
            <w:iCs/>
          </w:rPr>
          <w:delText xml:space="preserve"> </w:delText>
        </w:r>
      </w:del>
      <w:del w:id="1334" w:author="PR Preview" w:date="2026-01-01T00:00:00Z">
        <w:r>
          <w:rPr>
            <w:i/>
            <w:iCs/>
          </w:rPr>
          <w:delText xml:space="preserve">the Free Encyclopedia</w:delText>
        </w:r>
      </w:del>
      <w:del w:id="1335" w:author="PR Preview" w:date="2026-01-01T00:00:00Z">
        <w:r>
          <w:delText xml:space="preserve">.</w:delText>
        </w:r>
      </w:del>
      <w:del w:id="1336" w:author="PR Preview" w:date="2026-01-01T00:00:00Z">
        <w:r>
          <w:delText xml:space="preserve"> </w:delText>
        </w:r>
      </w:del>
      <w:hyperlink r:id="rId94">
        <w:del w:id="1337" w:author="PR Preview" w:date="2026-01-01T00:00:00Z">
          <w:r>
            <w:rPr>
              <w:rStyle w:val="Hyperlink"/>
            </w:rPr>
            <w:delText xml:space="preserve">https://en.wikipedia.org/wiki/Complement_(set_theory)</w:delText>
          </w:r>
        </w:del>
      </w:hyperlink>
      <w:del w:id="1338" w:author="PR Preview" w:date="2026-01-01T00:00:00Z">
        <w:r>
          <w:delText xml:space="preserve">.</w:delText>
        </w:r>
      </w:del>
    </w:p>
    <w:p>
      <w:pPr>
        <w:pStyle w:val="Bibliography"/>
      </w:pPr>
      <w:del w:id="1339" w:author="PR Preview" w:date="2026-01-01T00:00:00Z">
        <w:r>
          <w:delText xml:space="preserve">Wikipedia contributors. 2026c.</w:delText>
        </w:r>
      </w:del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rPr>
            <w:i/>
            <w:iCs/>
          </w:rPr>
          <w:delText xml:space="preserve">De Morgan’s Laws —</w:delText>
        </w:r>
      </w:del>
      <w:del w:id="1342" w:author="PR Preview" w:date="2026-01-01T00:00:00Z">
        <w:r>
          <w:rPr>
            <w:i/>
            <w:iCs/>
          </w:rPr>
          <w:delText xml:space="preserve"> </w:delText>
        </w:r>
      </w:del>
      <w:del w:id="1343" w:author="PR Preview" w:date="2026-01-01T00:00:00Z">
        <w:r>
          <w:rPr>
            <w:i/>
            <w:iCs/>
          </w:rPr>
          <w:delText xml:space="preserve">Wikipedia</w:delText>
        </w:r>
      </w:del>
      <w:del w:id="1344" w:author="PR Preview" w:date="2026-01-01T00:00:00Z">
        <w:r>
          <w:rPr>
            <w:i/>
            <w:iCs/>
          </w:rPr>
          <w:delText xml:space="preserve">,</w:delText>
        </w:r>
      </w:del>
      <w:del w:id="1345" w:author="PR Preview" w:date="2026-01-01T00:00:00Z">
        <w:r>
          <w:rPr>
            <w:i/>
            <w:iCs/>
          </w:rPr>
          <w:delText xml:space="preserve"> </w:delText>
        </w:r>
      </w:del>
      <w:del w:id="1346" w:author="PR Preview" w:date="2026-01-01T00:00:00Z">
        <w:r>
          <w:rPr>
            <w:i/>
            <w:iCs/>
          </w:rPr>
          <w:delText xml:space="preserve">the Free Encyclopedia</w:delText>
        </w:r>
      </w:del>
      <w:del w:id="1347" w:author="PR Preview" w:date="2026-01-01T00:00:00Z">
        <w:r>
          <w:delText xml:space="preserve">.</w:delText>
        </w:r>
      </w:del>
      <w:del w:id="1348" w:author="PR Preview" w:date="2026-01-01T00:00:00Z">
        <w:r>
          <w:delText xml:space="preserve"> </w:delText>
        </w:r>
      </w:del>
      <w:hyperlink r:id="rId96">
        <w:del w:id="1349" w:author="PR Preview" w:date="2026-01-01T00:00:00Z">
          <w:r>
            <w:rPr>
              <w:rStyle w:val="Hyperlink"/>
            </w:rPr>
            <w:delText xml:space="preserve">https://en.wikipedia.org/wiki/De_Morgan%27s_laws</w:delText>
          </w:r>
        </w:del>
      </w:hyperlink>
      <w:del w:id="1350" w:author="PR Preview" w:date="2026-01-01T00:00:00Z">
        <w:r>
          <w:delText xml:space="preserve">.</w:delText>
        </w:r>
      </w:del>
    </w:p>
    <w:p>
      <w:pPr>
        <w:pStyle w:val="Bibliography"/>
      </w:pPr>
      <w:del w:id="1351" w:author="PR Preview" w:date="2026-01-01T00:00:00Z">
        <w:r>
          <w:delText xml:space="preserve">Wikipedia contributors. 2026d.</w:delText>
        </w:r>
      </w:del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rPr>
            <w:i/>
            <w:iCs/>
          </w:rPr>
          <w:delText xml:space="preserve">Empty Set —</w:delText>
        </w:r>
      </w:del>
      <w:del w:id="1354" w:author="PR Preview" w:date="2026-01-01T00:00:00Z">
        <w:r>
          <w:rPr>
            <w:i/>
            <w:iCs/>
          </w:rPr>
          <w:delText xml:space="preserve"> </w:delText>
        </w:r>
      </w:del>
      <w:del w:id="1355" w:author="PR Preview" w:date="2026-01-01T00:00:00Z">
        <w:r>
          <w:rPr>
            <w:i/>
            <w:iCs/>
          </w:rPr>
          <w:delText xml:space="preserve">Wikipedia</w:delText>
        </w:r>
      </w:del>
      <w:del w:id="1356" w:author="PR Preview" w:date="2026-01-01T00:00:00Z">
        <w:r>
          <w:rPr>
            <w:i/>
            <w:iCs/>
          </w:rPr>
          <w:delText xml:space="preserve">,</w:delText>
        </w:r>
      </w:del>
      <w:del w:id="1357" w:author="PR Preview" w:date="2026-01-01T00:00:00Z">
        <w:r>
          <w:rPr>
            <w:i/>
            <w:iCs/>
          </w:rPr>
          <w:delText xml:space="preserve"> </w:delText>
        </w:r>
      </w:del>
      <w:del w:id="1358" w:author="PR Preview" w:date="2026-01-01T00:00:00Z">
        <w:r>
          <w:rPr>
            <w:i/>
            <w:iCs/>
          </w:rPr>
          <w:delText xml:space="preserve">the Free Encyclopedia</w:delText>
        </w:r>
      </w:del>
      <w:del w:id="1359" w:author="PR Preview" w:date="2026-01-01T00:00:00Z">
        <w:r>
          <w:delText xml:space="preserve">.</w:delText>
        </w:r>
      </w:del>
      <w:del w:id="1360" w:author="PR Preview" w:date="2026-01-01T00:00:00Z">
        <w:r>
          <w:delText xml:space="preserve"> </w:delText>
        </w:r>
      </w:del>
      <w:hyperlink r:id="rId80">
        <w:del w:id="1361" w:author="PR Preview" w:date="2026-01-01T00:00:00Z">
          <w:r>
            <w:rPr>
              <w:rStyle w:val="Hyperlink"/>
            </w:rPr>
            <w:delText xml:space="preserve">https://en.wikipedia.org/wiki/Empty_set</w:delText>
          </w:r>
        </w:del>
      </w:hyperlink>
      <w:del w:id="1362" w:author="PR Preview" w:date="2026-01-01T00:00:00Z">
        <w:r>
          <w:delText xml:space="preserve">.</w:delText>
        </w:r>
      </w:del>
    </w:p>
    <w:p>
      <w:pPr>
        <w:pStyle w:val="Bibliography"/>
      </w:pPr>
      <w:del w:id="1363" w:author="PR Preview" w:date="2026-01-01T00:00:00Z">
        <w:r>
          <w:delText xml:space="preserve">Wikipedia contributors. 2026e.</w:delText>
        </w:r>
      </w:del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rPr>
            <w:i/>
            <w:iCs/>
          </w:rPr>
          <w:delText xml:space="preserve">Extended Real Number Line —</w:delText>
        </w:r>
      </w:del>
      <w:del w:id="1366" w:author="PR Preview" w:date="2026-01-01T00:00:00Z">
        <w:r>
          <w:rPr>
            <w:i/>
            <w:iCs/>
          </w:rPr>
          <w:delText xml:space="preserve"> </w:delText>
        </w:r>
      </w:del>
      <w:del w:id="1367" w:author="PR Preview" w:date="2026-01-01T00:00:00Z">
        <w:r>
          <w:rPr>
            <w:i/>
            <w:iCs/>
          </w:rPr>
          <w:delText xml:space="preserve">Wikipedia</w:delText>
        </w:r>
      </w:del>
      <w:del w:id="1368" w:author="PR Preview" w:date="2026-01-01T00:00:00Z">
        <w:r>
          <w:rPr>
            <w:i/>
            <w:iCs/>
          </w:rPr>
          <w:delText xml:space="preserve">,</w:delText>
        </w:r>
      </w:del>
      <w:del w:id="1369" w:author="PR Preview" w:date="2026-01-01T00:00:00Z">
        <w:r>
          <w:rPr>
            <w:i/>
            <w:iCs/>
          </w:rPr>
          <w:delText xml:space="preserve"> </w:delText>
        </w:r>
      </w:del>
      <w:del w:id="1370" w:author="PR Preview" w:date="2026-01-01T00:00:00Z">
        <w:r>
          <w:rPr>
            <w:i/>
            <w:iCs/>
          </w:rPr>
          <w:delText xml:space="preserve">the Free Encyclopedia</w:delText>
        </w:r>
      </w:del>
      <w:del w:id="1371" w:author="PR Preview" w:date="2026-01-01T00:00:00Z">
        <w:r>
          <w:delText xml:space="preserve">.</w:delText>
        </w:r>
      </w:del>
      <w:del w:id="1372" w:author="PR Preview" w:date="2026-01-01T00:00:00Z">
        <w:r>
          <w:delText xml:space="preserve"> </w:delText>
        </w:r>
      </w:del>
      <w:hyperlink r:id="rId102">
        <w:del w:id="1373" w:author="PR Preview" w:date="2026-01-01T00:00:00Z">
          <w:r>
            <w:rPr>
              <w:rStyle w:val="Hyperlink"/>
            </w:rPr>
            <w:delText xml:space="preserve">https://en.wikipedia.org/wiki/Extended_real_number_line</w:delText>
          </w:r>
        </w:del>
      </w:hyperlink>
      <w:del w:id="1374" w:author="PR Preview" w:date="2026-01-01T00:00:00Z">
        <w:r>
          <w:delText xml:space="preserve">.</w:delText>
        </w:r>
      </w:del>
    </w:p>
    <w:p>
      <w:pPr>
        <w:pStyle w:val="Bibliography"/>
      </w:pPr>
      <w:del w:id="1375" w:author="PR Preview" w:date="2026-01-01T00:00:00Z">
        <w:r>
          <w:delText xml:space="preserve">Wikipedia contributors. 2026f.</w:delText>
        </w:r>
      </w:del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rPr>
            <w:i/>
            <w:iCs/>
          </w:rPr>
          <w:delText xml:space="preserve">Family of Sets —</w:delText>
        </w:r>
      </w:del>
      <w:del w:id="1378" w:author="PR Preview" w:date="2026-01-01T00:00:00Z">
        <w:r>
          <w:rPr>
            <w:i/>
            <w:iCs/>
          </w:rPr>
          <w:delText xml:space="preserve"> </w:delText>
        </w:r>
      </w:del>
      <w:del w:id="1379" w:author="PR Preview" w:date="2026-01-01T00:00:00Z">
        <w:r>
          <w:rPr>
            <w:i/>
            <w:iCs/>
          </w:rPr>
          <w:delText xml:space="preserve">Wikipedia</w:delText>
        </w:r>
      </w:del>
      <w:del w:id="1380" w:author="PR Preview" w:date="2026-01-01T00:00:00Z">
        <w:r>
          <w:rPr>
            <w:i/>
            <w:iCs/>
          </w:rPr>
          <w:delText xml:space="preserve">,</w:delText>
        </w:r>
      </w:del>
      <w:del w:id="1381" w:author="PR Preview" w:date="2026-01-01T00:00:00Z">
        <w:r>
          <w:rPr>
            <w:i/>
            <w:iCs/>
          </w:rPr>
          <w:delText xml:space="preserve"> </w:delText>
        </w:r>
      </w:del>
      <w:del w:id="1382" w:author="PR Preview" w:date="2026-01-01T00:00:00Z">
        <w:r>
          <w:rPr>
            <w:i/>
            <w:iCs/>
          </w:rPr>
          <w:delText xml:space="preserve">the Free Encyclopedia</w:delText>
        </w:r>
      </w:del>
      <w:del w:id="1383" w:author="PR Preview" w:date="2026-01-01T00:00:00Z">
        <w:r>
          <w:delText xml:space="preserve">.</w:delText>
        </w:r>
      </w:del>
      <w:del w:id="1384" w:author="PR Preview" w:date="2026-01-01T00:00:00Z">
        <w:r>
          <w:delText xml:space="preserve"> </w:delText>
        </w:r>
      </w:del>
      <w:hyperlink r:id="rId84">
        <w:del w:id="1385" w:author="PR Preview" w:date="2026-01-01T00:00:00Z">
          <w:r>
            <w:rPr>
              <w:rStyle w:val="Hyperlink"/>
            </w:rPr>
            <w:delText xml:space="preserve">https://en.wikipedia.org/wiki/Family_of_sets</w:delText>
          </w:r>
        </w:del>
      </w:hyperlink>
      <w:del w:id="1386" w:author="PR Preview" w:date="2026-01-01T00:00:00Z">
        <w:r>
          <w:delText xml:space="preserve">.</w:delText>
        </w:r>
      </w:del>
    </w:p>
    <w:p>
      <w:pPr>
        <w:pStyle w:val="Bibliography"/>
      </w:pPr>
      <w:del w:id="1387" w:author="PR Preview" w:date="2026-01-01T00:00:00Z">
        <w:r>
          <w:delText xml:space="preserve">Wikipedia contributors. 2026g.</w:delText>
        </w:r>
      </w:del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rPr>
            <w:i/>
            <w:iCs/>
          </w:rPr>
          <w:delText xml:space="preserve">Index Set —</w:delText>
        </w:r>
      </w:del>
      <w:del w:id="1390" w:author="PR Preview" w:date="2026-01-01T00:00:00Z">
        <w:r>
          <w:rPr>
            <w:i/>
            <w:iCs/>
          </w:rPr>
          <w:delText xml:space="preserve"> </w:delText>
        </w:r>
      </w:del>
      <w:del w:id="1391" w:author="PR Preview" w:date="2026-01-01T00:00:00Z">
        <w:r>
          <w:rPr>
            <w:i/>
            <w:iCs/>
          </w:rPr>
          <w:delText xml:space="preserve">Wikipedia</w:delText>
        </w:r>
      </w:del>
      <w:del w:id="1392" w:author="PR Preview" w:date="2026-01-01T00:00:00Z">
        <w:r>
          <w:rPr>
            <w:i/>
            <w:iCs/>
          </w:rPr>
          <w:delText xml:space="preserve">,</w:delText>
        </w:r>
      </w:del>
      <w:del w:id="1393" w:author="PR Preview" w:date="2026-01-01T00:00:00Z">
        <w:r>
          <w:rPr>
            <w:i/>
            <w:iCs/>
          </w:rPr>
          <w:delText xml:space="preserve"> </w:delText>
        </w:r>
      </w:del>
      <w:del w:id="1394" w:author="PR Preview" w:date="2026-01-01T00:00:00Z">
        <w:r>
          <w:rPr>
            <w:i/>
            <w:iCs/>
          </w:rPr>
          <w:delText xml:space="preserve">the Free Encyclopedia</w:delText>
        </w:r>
      </w:del>
      <w:del w:id="1395" w:author="PR Preview" w:date="2026-01-01T00:00:00Z">
        <w:r>
          <w:delText xml:space="preserve">.</w:delText>
        </w:r>
      </w:del>
      <w:del w:id="1396" w:author="PR Preview" w:date="2026-01-01T00:00:00Z">
        <w:r>
          <w:delText xml:space="preserve"> </w:delText>
        </w:r>
      </w:del>
      <w:hyperlink r:id="rId86">
        <w:del w:id="1397" w:author="PR Preview" w:date="2026-01-01T00:00:00Z">
          <w:r>
            <w:rPr>
              <w:rStyle w:val="Hyperlink"/>
            </w:rPr>
            <w:delText xml:space="preserve">https://en.wikipedia.org/wiki/Index_set</w:delText>
          </w:r>
        </w:del>
      </w:hyperlink>
      <w:del w:id="1398" w:author="PR Preview" w:date="2026-01-01T00:00:00Z">
        <w:r>
          <w:delText xml:space="preserve">.</w:delText>
        </w:r>
      </w:del>
    </w:p>
    <w:p>
      <w:pPr>
        <w:pStyle w:val="Bibliography"/>
      </w:pPr>
      <w:del w:id="1399" w:author="PR Preview" w:date="2026-01-01T00:00:00Z">
        <w:r>
          <w:delText xml:space="preserve">Wikipedia contributors. 2026h.</w:delText>
        </w:r>
      </w:del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rPr>
            <w:i/>
            <w:iCs/>
          </w:rPr>
          <w:delText xml:space="preserve">Indexed Family —</w:delText>
        </w:r>
      </w:del>
      <w:del w:id="1402" w:author="PR Preview" w:date="2026-01-01T00:00:00Z">
        <w:r>
          <w:rPr>
            <w:i/>
            <w:iCs/>
          </w:rPr>
          <w:delText xml:space="preserve"> </w:delText>
        </w:r>
      </w:del>
      <w:del w:id="1403" w:author="PR Preview" w:date="2026-01-01T00:00:00Z">
        <w:r>
          <w:rPr>
            <w:i/>
            <w:iCs/>
          </w:rPr>
          <w:delText xml:space="preserve">Wikipedia</w:delText>
        </w:r>
      </w:del>
      <w:del w:id="1404" w:author="PR Preview" w:date="2026-01-01T00:00:00Z">
        <w:r>
          <w:rPr>
            <w:i/>
            <w:iCs/>
          </w:rPr>
          <w:delText xml:space="preserve">,</w:delText>
        </w:r>
      </w:del>
      <w:del w:id="1405" w:author="PR Preview" w:date="2026-01-01T00:00:00Z">
        <w:r>
          <w:rPr>
            <w:i/>
            <w:iCs/>
          </w:rPr>
          <w:delText xml:space="preserve"> </w:delText>
        </w:r>
      </w:del>
      <w:del w:id="1406" w:author="PR Preview" w:date="2026-01-01T00:00:00Z">
        <w:r>
          <w:rPr>
            <w:i/>
            <w:iCs/>
          </w:rPr>
          <w:delText xml:space="preserve">the Free Encyclopedia</w:delText>
        </w:r>
      </w:del>
      <w:del w:id="1407" w:author="PR Preview" w:date="2026-01-01T00:00:00Z">
        <w:r>
          <w:delText xml:space="preserve">.</w:delText>
        </w:r>
      </w:del>
      <w:del w:id="1408" w:author="PR Preview" w:date="2026-01-01T00:00:00Z">
        <w:r>
          <w:delText xml:space="preserve"> </w:delText>
        </w:r>
      </w:del>
      <w:hyperlink r:id="rId88">
        <w:del w:id="1409" w:author="PR Preview" w:date="2026-01-01T00:00:00Z">
          <w:r>
            <w:rPr>
              <w:rStyle w:val="Hyperlink"/>
            </w:rPr>
            <w:delText xml:space="preserve">https://en.wikipedia.org/wiki/Indexed_family</w:delText>
          </w:r>
        </w:del>
      </w:hyperlink>
      <w:del w:id="1410" w:author="PR Preview" w:date="2026-01-01T00:00:00Z">
        <w:r>
          <w:delText xml:space="preserve">.</w:delText>
        </w:r>
      </w:del>
    </w:p>
    <w:p>
      <w:pPr>
        <w:pStyle w:val="Bibliography"/>
      </w:pPr>
      <w:del w:id="1411" w:author="PR Preview" w:date="2026-01-01T00:00:00Z">
        <w:r>
          <w:delText xml:space="preserve">Wikipedia contributors. 2026i.</w:delText>
        </w:r>
      </w:del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rPr>
            <w:i/>
            <w:iCs/>
          </w:rPr>
          <w:delText xml:space="preserve">Intersection (Set Theory) —</w:delText>
        </w:r>
      </w:del>
      <w:del w:id="1414" w:author="PR Preview" w:date="2026-01-01T00:00:00Z">
        <w:r>
          <w:rPr>
            <w:i/>
            <w:iCs/>
          </w:rPr>
          <w:delText xml:space="preserve"> </w:delText>
        </w:r>
      </w:del>
      <w:del w:id="1415" w:author="PR Preview" w:date="2026-01-01T00:00:00Z">
        <w:r>
          <w:rPr>
            <w:i/>
            <w:iCs/>
          </w:rPr>
          <w:delText xml:space="preserve">Wikipedia</w:delText>
        </w:r>
      </w:del>
      <w:del w:id="1416" w:author="PR Preview" w:date="2026-01-01T00:00:00Z">
        <w:r>
          <w:rPr>
            <w:i/>
            <w:iCs/>
          </w:rPr>
          <w:delText xml:space="preserve">,</w:delText>
        </w:r>
      </w:del>
      <w:del w:id="1417" w:author="PR Preview" w:date="2026-01-01T00:00:00Z">
        <w:r>
          <w:rPr>
            <w:i/>
            <w:iCs/>
          </w:rPr>
          <w:delText xml:space="preserve"> </w:delText>
        </w:r>
      </w:del>
      <w:del w:id="1418" w:author="PR Preview" w:date="2026-01-01T00:00:00Z">
        <w:r>
          <w:rPr>
            <w:i/>
            <w:iCs/>
          </w:rPr>
          <w:delText xml:space="preserve">the Free Encyclopedia</w:delText>
        </w:r>
      </w:del>
      <w:del w:id="1419" w:author="PR Preview" w:date="2026-01-01T00:00:00Z">
        <w:r>
          <w:delText xml:space="preserve">.</w:delText>
        </w:r>
      </w:del>
      <w:del w:id="1420" w:author="PR Preview" w:date="2026-01-01T00:00:00Z">
        <w:r>
          <w:delText xml:space="preserve"> </w:delText>
        </w:r>
      </w:del>
      <w:hyperlink r:id="rId92">
        <w:del w:id="1421" w:author="PR Preview" w:date="2026-01-01T00:00:00Z">
          <w:r>
            <w:rPr>
              <w:rStyle w:val="Hyperlink"/>
            </w:rPr>
            <w:delText xml:space="preserve">https://en.wikipedia.org/wiki/Intersection_(set_theory)</w:delText>
          </w:r>
        </w:del>
      </w:hyperlink>
      <w:del w:id="1422" w:author="PR Preview" w:date="2026-01-01T00:00:00Z">
        <w:r>
          <w:delText xml:space="preserve">.</w:delText>
        </w:r>
      </w:del>
    </w:p>
    <w:p>
      <w:pPr>
        <w:pStyle w:val="Bibliography"/>
      </w:pPr>
      <w:del w:id="1423" w:author="PR Preview" w:date="2026-01-01T00:00:00Z">
        <w:r>
          <w:delText xml:space="preserve">Wikipedia contributors. 2026j.</w:delText>
        </w:r>
      </w:del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rPr>
            <w:i/>
            <w:iCs/>
          </w:rPr>
          <w:delText xml:space="preserve">Interval (Mathematics) —</w:delText>
        </w:r>
      </w:del>
      <w:del w:id="1426" w:author="PR Preview" w:date="2026-01-01T00:00:00Z">
        <w:r>
          <w:rPr>
            <w:i/>
            <w:iCs/>
          </w:rPr>
          <w:delText xml:space="preserve"> </w:delText>
        </w:r>
      </w:del>
      <w:del w:id="1427" w:author="PR Preview" w:date="2026-01-01T00:00:00Z">
        <w:r>
          <w:rPr>
            <w:i/>
            <w:iCs/>
          </w:rPr>
          <w:delText xml:space="preserve">Wikipedia</w:delText>
        </w:r>
      </w:del>
      <w:del w:id="1428" w:author="PR Preview" w:date="2026-01-01T00:00:00Z">
        <w:r>
          <w:rPr>
            <w:i/>
            <w:iCs/>
          </w:rPr>
          <w:delText xml:space="preserve">,</w:delText>
        </w:r>
      </w:del>
      <w:del w:id="1429" w:author="PR Preview" w:date="2026-01-01T00:00:00Z">
        <w:r>
          <w:rPr>
            <w:i/>
            <w:iCs/>
          </w:rPr>
          <w:delText xml:space="preserve"> </w:delText>
        </w:r>
      </w:del>
      <w:del w:id="1430" w:author="PR Preview" w:date="2026-01-01T00:00:00Z">
        <w:r>
          <w:rPr>
            <w:i/>
            <w:iCs/>
          </w:rPr>
          <w:delText xml:space="preserve">the Free Encyclopedia</w:delText>
        </w:r>
      </w:del>
      <w:del w:id="1431" w:author="PR Preview" w:date="2026-01-01T00:00:00Z">
        <w:r>
          <w:delText xml:space="preserve">.</w:delText>
        </w:r>
      </w:del>
      <w:del w:id="1432" w:author="PR Preview" w:date="2026-01-01T00:00:00Z">
        <w:r>
          <w:delText xml:space="preserve"> </w:delText>
        </w:r>
      </w:del>
      <w:hyperlink r:id="rId76">
        <w:del w:id="1433" w:author="PR Preview" w:date="2026-01-01T00:00:00Z">
          <w:r>
            <w:rPr>
              <w:rStyle w:val="Hyperlink"/>
            </w:rPr>
            <w:delText xml:space="preserve">https://en.wikipedia.org/wiki/Interval_(mathematics)</w:delText>
          </w:r>
        </w:del>
      </w:hyperlink>
      <w:del w:id="1434" w:author="PR Preview" w:date="2026-01-01T00:00:00Z">
        <w:r>
          <w:delText xml:space="preserve">.</w:delText>
        </w:r>
      </w:del>
    </w:p>
    <w:p>
      <w:pPr>
        <w:pStyle w:val="Bibliography"/>
      </w:pPr>
      <w:del w:id="1435" w:author="PR Preview" w:date="2026-01-01T00:00:00Z">
        <w:r>
          <w:delText xml:space="preserve">Wikipedia contributors. 2026k.</w:delText>
        </w:r>
      </w:del>
      <w:del w:id="1436" w:author="PR Preview" w:date="2026-01-01T00:00:00Z">
        <w:r>
          <w:delText xml:space="preserve"> </w:delText>
        </w:r>
      </w:del>
      <w:del w:id="1437" w:author="PR Preview" w:date="2026-01-01T00:00:00Z">
        <w:r>
          <w:rPr>
            <w:i/>
            <w:iCs/>
          </w:rPr>
          <w:delText xml:space="preserve">Ordered Pair —</w:delText>
        </w:r>
      </w:del>
      <w:del w:id="1438" w:author="PR Preview" w:date="2026-01-01T00:00:00Z">
        <w:r>
          <w:rPr>
            <w:i/>
            <w:iCs/>
          </w:rPr>
          <w:delText xml:space="preserve"> </w:delText>
        </w:r>
      </w:del>
      <w:del w:id="1439" w:author="PR Preview" w:date="2026-01-01T00:00:00Z">
        <w:r>
          <w:rPr>
            <w:i/>
            <w:iCs/>
          </w:rPr>
          <w:delText xml:space="preserve">Wikipedia</w:delText>
        </w:r>
      </w:del>
      <w:del w:id="1440" w:author="PR Preview" w:date="2026-01-01T00:00:00Z">
        <w:r>
          <w:rPr>
            <w:i/>
            <w:iCs/>
          </w:rPr>
          <w:delText xml:space="preserve">,</w:delText>
        </w:r>
      </w:del>
      <w:del w:id="1441" w:author="PR Preview" w:date="2026-01-01T00:00:00Z">
        <w:r>
          <w:rPr>
            <w:i/>
            <w:iCs/>
          </w:rPr>
          <w:delText xml:space="preserve"> </w:delText>
        </w:r>
      </w:del>
      <w:del w:id="1442" w:author="PR Preview" w:date="2026-01-01T00:00:00Z">
        <w:r>
          <w:rPr>
            <w:i/>
            <w:iCs/>
          </w:rPr>
          <w:delText xml:space="preserve">the Free Encyclopedia</w:delText>
        </w:r>
      </w:del>
      <w:del w:id="1443" w:author="PR Preview" w:date="2026-01-01T00:00:00Z">
        <w:r>
          <w:delText xml:space="preserve">.</w:delText>
        </w:r>
      </w:del>
      <w:del w:id="1444" w:author="PR Preview" w:date="2026-01-01T00:00:00Z">
        <w:r>
          <w:delText xml:space="preserve"> </w:delText>
        </w:r>
      </w:del>
      <w:hyperlink r:id="rId98">
        <w:del w:id="1445" w:author="PR Preview" w:date="2026-01-01T00:00:00Z">
          <w:r>
            <w:rPr>
              <w:rStyle w:val="Hyperlink"/>
            </w:rPr>
            <w:delText xml:space="preserve">https://en.wikipedia.org/wiki/Ordered_pair</w:delText>
          </w:r>
        </w:del>
      </w:hyperlink>
      <w:del w:id="1446" w:author="PR Preview" w:date="2026-01-01T00:00:00Z">
        <w:r>
          <w:delText xml:space="preserve">.</w:delText>
        </w:r>
      </w:del>
    </w:p>
    <w:p>
      <w:pPr>
        <w:pStyle w:val="Bibliography"/>
      </w:pPr>
      <w:del w:id="1447" w:author="PR Preview" w:date="2026-01-01T00:00:00Z">
        <w:r>
          <w:delText xml:space="preserve">Wikipedia contributors. 2026l.</w:delText>
        </w:r>
      </w:del>
      <w:del w:id="1448" w:author="PR Preview" w:date="2026-01-01T00:00:00Z">
        <w:r>
          <w:delText xml:space="preserve"> </w:delText>
        </w:r>
      </w:del>
      <w:del w:id="1449" w:author="PR Preview" w:date="2026-01-01T00:00:00Z">
        <w:r>
          <w:rPr>
            <w:i/>
            <w:iCs/>
          </w:rPr>
          <w:delText xml:space="preserve">Set (Mathematics) —</w:delText>
        </w:r>
      </w:del>
      <w:del w:id="1450" w:author="PR Preview" w:date="2026-01-01T00:00:00Z">
        <w:r>
          <w:rPr>
            <w:i/>
            <w:iCs/>
          </w:rPr>
          <w:delText xml:space="preserve"> </w:delText>
        </w:r>
      </w:del>
      <w:del w:id="1451" w:author="PR Preview" w:date="2026-01-01T00:00:00Z">
        <w:r>
          <w:rPr>
            <w:i/>
            <w:iCs/>
          </w:rPr>
          <w:delText xml:space="preserve">Wikipedia</w:delText>
        </w:r>
      </w:del>
      <w:del w:id="1452" w:author="PR Preview" w:date="2026-01-01T00:00:00Z">
        <w:r>
          <w:rPr>
            <w:i/>
            <w:iCs/>
          </w:rPr>
          <w:delText xml:space="preserve">,</w:delText>
        </w:r>
      </w:del>
      <w:del w:id="1453" w:author="PR Preview" w:date="2026-01-01T00:00:00Z">
        <w:r>
          <w:rPr>
            <w:i/>
            <w:iCs/>
          </w:rPr>
          <w:delText xml:space="preserve"> </w:delText>
        </w:r>
      </w:del>
      <w:del w:id="1454" w:author="PR Preview" w:date="2026-01-01T00:00:00Z">
        <w:r>
          <w:rPr>
            <w:i/>
            <w:iCs/>
          </w:rPr>
          <w:delText xml:space="preserve">the Free Encyclopedia</w:delText>
        </w:r>
      </w:del>
      <w:del w:id="1455" w:author="PR Preview" w:date="2026-01-01T00:00:00Z">
        <w:r>
          <w:delText xml:space="preserve">.</w:delText>
        </w:r>
      </w:del>
      <w:del w:id="1456" w:author="PR Preview" w:date="2026-01-01T00:00:00Z">
        <w:r>
          <w:delText xml:space="preserve"> </w:delText>
        </w:r>
      </w:del>
      <w:hyperlink r:id="rId72">
        <w:del w:id="1457" w:author="PR Preview" w:date="2026-01-01T00:00:00Z">
          <w:r>
            <w:rPr>
              <w:rStyle w:val="Hyperlink"/>
            </w:rPr>
            <w:delText xml:space="preserve">https://en.wikipedia.org/wiki/Set_(mathematics)</w:delText>
          </w:r>
        </w:del>
      </w:hyperlink>
      <w:del w:id="1458" w:author="PR Preview" w:date="2026-01-01T00:00:00Z">
        <w:r>
          <w:delText xml:space="preserve">.</w:delText>
        </w:r>
      </w:del>
    </w:p>
    <w:p>
      <w:pPr>
        <w:pStyle w:val="Bibliography"/>
      </w:pPr>
      <w:del w:id="1459" w:author="PR Preview" w:date="2026-01-01T00:00:00Z">
        <w:r>
          <w:delText xml:space="preserve">Wikipedia contributors. 2026m.</w:delText>
        </w:r>
      </w:del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rPr>
            <w:i/>
            <w:iCs/>
          </w:rPr>
          <w:delText xml:space="preserve">Set-Builder Notation —</w:delText>
        </w:r>
      </w:del>
      <w:del w:id="1462" w:author="PR Preview" w:date="2026-01-01T00:00:00Z">
        <w:r>
          <w:rPr>
            <w:i/>
            <w:iCs/>
          </w:rPr>
          <w:delText xml:space="preserve"> </w:delText>
        </w:r>
      </w:del>
      <w:del w:id="1463" w:author="PR Preview" w:date="2026-01-01T00:00:00Z">
        <w:r>
          <w:rPr>
            <w:i/>
            <w:iCs/>
          </w:rPr>
          <w:delText xml:space="preserve">Wikipedia</w:delText>
        </w:r>
      </w:del>
      <w:del w:id="1464" w:author="PR Preview" w:date="2026-01-01T00:00:00Z">
        <w:r>
          <w:rPr>
            <w:i/>
            <w:iCs/>
          </w:rPr>
          <w:delText xml:space="preserve">,</w:delText>
        </w:r>
      </w:del>
      <w:del w:id="1465" w:author="PR Preview" w:date="2026-01-01T00:00:00Z">
        <w:r>
          <w:rPr>
            <w:i/>
            <w:iCs/>
          </w:rPr>
          <w:delText xml:space="preserve"> </w:delText>
        </w:r>
      </w:del>
      <w:del w:id="1466" w:author="PR Preview" w:date="2026-01-01T00:00:00Z">
        <w:r>
          <w:rPr>
            <w:i/>
            <w:iCs/>
          </w:rPr>
          <w:delText xml:space="preserve">the Free Encyclopedia</w:delText>
        </w:r>
      </w:del>
      <w:del w:id="1467" w:author="PR Preview" w:date="2026-01-01T00:00:00Z">
        <w:r>
          <w:delText xml:space="preserve">.</w:delText>
        </w:r>
      </w:del>
      <w:del w:id="1468" w:author="PR Preview" w:date="2026-01-01T00:00:00Z">
        <w:r>
          <w:delText xml:space="preserve"> </w:delText>
        </w:r>
      </w:del>
      <w:hyperlink r:id="rId74">
        <w:del w:id="1469" w:author="PR Preview" w:date="2026-01-01T00:00:00Z">
          <w:r>
            <w:rPr>
              <w:rStyle w:val="Hyperlink"/>
            </w:rPr>
            <w:delText xml:space="preserve">https://en.wikipedia.org/wiki/Set-builder_notation</w:delText>
          </w:r>
        </w:del>
      </w:hyperlink>
      <w:del w:id="1470" w:author="PR Preview" w:date="2026-01-01T00:00:00Z">
        <w:r>
          <w:delText xml:space="preserve">.</w:delText>
        </w:r>
      </w:del>
    </w:p>
    <w:p>
      <w:pPr>
        <w:pStyle w:val="Bibliography"/>
      </w:pPr>
      <w:del w:id="1471" w:author="PR Preview" w:date="2026-01-01T00:00:00Z">
        <w:r>
          <w:delText xml:space="preserve">Wikipedia contributors. 2026n.</w:delText>
        </w:r>
      </w:del>
      <w:del w:id="1472" w:author="PR Preview" w:date="2026-01-01T00:00:00Z">
        <w:r>
          <w:delText xml:space="preserve"> </w:delText>
        </w:r>
      </w:del>
      <w:del w:id="1473" w:author="PR Preview" w:date="2026-01-01T00:00:00Z">
        <w:r>
          <w:rPr>
            <w:i/>
            <w:iCs/>
          </w:rPr>
          <w:delText xml:space="preserve">Subset —</w:delText>
        </w:r>
      </w:del>
      <w:del w:id="1474" w:author="PR Preview" w:date="2026-01-01T00:00:00Z">
        <w:r>
          <w:rPr>
            <w:i/>
            <w:iCs/>
          </w:rPr>
          <w:delText xml:space="preserve"> </w:delText>
        </w:r>
      </w:del>
      <w:del w:id="1475" w:author="PR Preview" w:date="2026-01-01T00:00:00Z">
        <w:r>
          <w:rPr>
            <w:i/>
            <w:iCs/>
          </w:rPr>
          <w:delText xml:space="preserve">Wikipedia</w:delText>
        </w:r>
      </w:del>
      <w:del w:id="1476" w:author="PR Preview" w:date="2026-01-01T00:00:00Z">
        <w:r>
          <w:rPr>
            <w:i/>
            <w:iCs/>
          </w:rPr>
          <w:delText xml:space="preserve">,</w:delText>
        </w:r>
      </w:del>
      <w:del w:id="1477" w:author="PR Preview" w:date="2026-01-01T00:00:00Z">
        <w:r>
          <w:rPr>
            <w:i/>
            <w:iCs/>
          </w:rPr>
          <w:delText xml:space="preserve"> </w:delText>
        </w:r>
      </w:del>
      <w:del w:id="1478" w:author="PR Preview" w:date="2026-01-01T00:00:00Z">
        <w:r>
          <w:rPr>
            <w:i/>
            <w:iCs/>
          </w:rPr>
          <w:delText xml:space="preserve">the Free Encyclopedia</w:delText>
        </w:r>
      </w:del>
      <w:del w:id="1479" w:author="PR Preview" w:date="2026-01-01T00:00:00Z">
        <w:r>
          <w:delText xml:space="preserve">.</w:delText>
        </w:r>
      </w:del>
      <w:del w:id="1480" w:author="PR Preview" w:date="2026-01-01T00:00:00Z">
        <w:r>
          <w:delText xml:space="preserve"> </w:delText>
        </w:r>
      </w:del>
      <w:hyperlink r:id="rId78">
        <w:del w:id="1481" w:author="PR Preview" w:date="2026-01-01T00:00:00Z">
          <w:r>
            <w:rPr>
              <w:rStyle w:val="Hyperlink"/>
            </w:rPr>
            <w:delText xml:space="preserve">https://en.wikipedia.org/wiki/Subset</w:delText>
          </w:r>
        </w:del>
      </w:hyperlink>
      <w:del w:id="1482" w:author="PR Preview" w:date="2026-01-01T00:00:00Z">
        <w:r>
          <w:delText xml:space="preserve">.</w:delText>
        </w:r>
      </w:del>
    </w:p>
    <w:p>
      <w:pPr>
        <w:pStyle w:val="Bibliography"/>
      </w:pPr>
      <w:del w:id="1483" w:author="PR Preview" w:date="2026-01-01T00:00:00Z">
        <w:r>
          <w:delText xml:space="preserve">Wikipedia contributors. 2026o.</w:delText>
        </w:r>
      </w:del>
      <w:del w:id="1484" w:author="PR Preview" w:date="2026-01-01T00:00:00Z">
        <w:r>
          <w:delText xml:space="preserve"> </w:delText>
        </w:r>
      </w:del>
      <w:del w:id="1485" w:author="PR Preview" w:date="2026-01-01T00:00:00Z">
        <w:r>
          <w:rPr>
            <w:i/>
            <w:iCs/>
          </w:rPr>
          <w:delText xml:space="preserve">Union (Set Theory) —</w:delText>
        </w:r>
      </w:del>
      <w:del w:id="1486" w:author="PR Preview" w:date="2026-01-01T00:00:00Z">
        <w:r>
          <w:rPr>
            <w:i/>
            <w:iCs/>
          </w:rPr>
          <w:delText xml:space="preserve"> </w:delText>
        </w:r>
      </w:del>
      <w:del w:id="1487" w:author="PR Preview" w:date="2026-01-01T00:00:00Z">
        <w:r>
          <w:rPr>
            <w:i/>
            <w:iCs/>
          </w:rPr>
          <w:delText xml:space="preserve">Wikipedia</w:delText>
        </w:r>
      </w:del>
      <w:del w:id="1488" w:author="PR Preview" w:date="2026-01-01T00:00:00Z">
        <w:r>
          <w:rPr>
            <w:i/>
            <w:iCs/>
          </w:rPr>
          <w:delText xml:space="preserve">,</w:delText>
        </w:r>
      </w:del>
      <w:del w:id="1489" w:author="PR Preview" w:date="2026-01-01T00:00:00Z">
        <w:r>
          <w:rPr>
            <w:i/>
            <w:iCs/>
          </w:rPr>
          <w:delText xml:space="preserve"> </w:delText>
        </w:r>
      </w:del>
      <w:del w:id="1490" w:author="PR Preview" w:date="2026-01-01T00:00:00Z">
        <w:r>
          <w:rPr>
            <w:i/>
            <w:iCs/>
          </w:rPr>
          <w:delText xml:space="preserve">the Free Encyclopedia</w:delText>
        </w:r>
      </w:del>
      <w:del w:id="1491" w:author="PR Preview" w:date="2026-01-01T00:00:00Z">
        <w:r>
          <w:delText xml:space="preserve">.</w:delText>
        </w:r>
      </w:del>
      <w:del w:id="1492" w:author="PR Preview" w:date="2026-01-01T00:00:00Z">
        <w:r>
          <w:delText xml:space="preserve"> </w:delText>
        </w:r>
      </w:del>
      <w:hyperlink r:id="rId90">
        <w:del w:id="1493" w:author="PR Preview" w:date="2026-01-01T00:00:00Z">
          <w:r>
            <w:rPr>
              <w:rStyle w:val="Hyperlink"/>
            </w:rPr>
            <w:delText xml:space="preserve">https://en.wikipedia.org/wiki/Union_(set_theory)</w:delText>
          </w:r>
        </w:del>
      </w:hyperlink>
      <w:del w:id="1494" w:author="PR Preview" w:date="2026-01-01T00:00:00Z">
        <w:r>
          <w:delText xml:space="preserve">.</w:delText>
        </w:r>
      </w:del>
    </w:p>
    <w:p>
      <w:pPr>
        <w:pStyle w:val="Bibliography"/>
      </w:pPr>
      <w:del w:id="1495" w:author="PR Preview" w:date="2026-01-01T00:00:00Z">
        <w:r>
          <w:delText xml:space="preserve">Wikipedia contributors. 2026p.</w:delText>
        </w:r>
      </w:del>
      <w:del w:id="1496" w:author="PR Preview" w:date="2026-01-01T00:00:00Z">
        <w:r>
          <w:delText xml:space="preserve"> </w:delText>
        </w:r>
      </w:del>
      <w:del w:id="1497" w:author="PR Preview" w:date="2026-01-01T00:00:00Z">
        <w:r>
          <w:rPr>
            <w:i/>
            <w:iCs/>
          </w:rPr>
          <w:delText xml:space="preserve">Vacuous Truth —</w:delText>
        </w:r>
      </w:del>
      <w:del w:id="1498" w:author="PR Preview" w:date="2026-01-01T00:00:00Z">
        <w:r>
          <w:rPr>
            <w:i/>
            <w:iCs/>
          </w:rPr>
          <w:delText xml:space="preserve"> </w:delText>
        </w:r>
      </w:del>
      <w:del w:id="1499" w:author="PR Preview" w:date="2026-01-01T00:00:00Z">
        <w:r>
          <w:rPr>
            <w:i/>
            <w:iCs/>
          </w:rPr>
          <w:delText xml:space="preserve">Wikipedia</w:delText>
        </w:r>
      </w:del>
      <w:del w:id="1500" w:author="PR Preview" w:date="2026-01-01T00:00:00Z">
        <w:r>
          <w:rPr>
            <w:i/>
            <w:iCs/>
          </w:rPr>
          <w:delText xml:space="preserve">,</w:delText>
        </w:r>
      </w:del>
      <w:del w:id="1501" w:author="PR Preview" w:date="2026-01-01T00:00:00Z">
        <w:r>
          <w:rPr>
            <w:i/>
            <w:iCs/>
          </w:rPr>
          <w:delText xml:space="preserve"> </w:delText>
        </w:r>
      </w:del>
      <w:del w:id="1502" w:author="PR Preview" w:date="2026-01-01T00:00:00Z">
        <w:r>
          <w:rPr>
            <w:i/>
            <w:iCs/>
          </w:rPr>
          <w:delText xml:space="preserve">the Free Encyclopedia</w:delText>
        </w:r>
      </w:del>
      <w:del w:id="1503" w:author="PR Preview" w:date="2026-01-01T00:00:00Z">
        <w:r>
          <w:delText xml:space="preserve">.</w:delText>
        </w:r>
      </w:del>
      <w:del w:id="1504" w:author="PR Preview" w:date="2026-01-01T00:00:00Z">
        <w:r>
          <w:delText xml:space="preserve"> </w:delText>
        </w:r>
      </w:del>
      <w:hyperlink r:id="rId82">
        <w:del w:id="1505" w:author="PR Preview" w:date="2026-01-01T00:00:00Z">
          <w:r>
            <w:rPr>
              <w:rStyle w:val="Hyperlink"/>
            </w:rPr>
            <w:delText xml:space="preserve">https://en.wikipedia.org/wiki/Vacuous_truth</w:delText>
          </w:r>
        </w:del>
      </w:hyperlink>
      <w:del w:id="1506" w:author="PR Preview" w:date="2026-01-01T00:00:00Z">
        <w:r>
          <w:delText xml:space="preserve">.</w:delText>
        </w:r>
      </w:del>
    </w:p>
    <w:p>
      <w:pPr>
        <w:pStyle w:val="Bibliography"/>
      </w:pPr>
      <w:ins w:id="1507" w:author="PR Preview" w:date="2026-01-01T00:00:00Z">
        <w:r>
          <w:t xml:space="preserve">[1]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	</w:t>
        </w:r>
      </w:ins>
      <w:ins w:id="1510" w:author="PR Preview" w:date="2026-01-01T00:00:00Z">
        <w:r>
          <w:t xml:space="preserve">Wikipedia contributors,</w:t>
        </w:r>
      </w:ins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“Set (mathematics) —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Wikipedia</w:t>
        </w:r>
      </w:ins>
      <w:ins w:id="1515" w:author="PR Preview" w:date="2026-01-01T00:00:00Z">
        <w:r>
          <w:t xml:space="preserve">,</w:t>
        </w:r>
      </w:ins>
      <w:ins w:id="1516" w:author="PR Preview" w:date="2026-01-01T00:00:00Z">
        <w:r>
          <w:t xml:space="preserve"> </w:t>
        </w:r>
      </w:ins>
      <w:ins w:id="1517" w:author="PR Preview" w:date="2026-01-01T00:00:00Z">
        <w:r>
          <w:t xml:space="preserve">the free encyclopedia.”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2026. Available:</w:t>
        </w:r>
      </w:ins>
      <w:ins w:id="1520" w:author="PR Preview" w:date="2026-01-01T00:00:00Z">
        <w:r>
          <w:t xml:space="preserve"> </w:t>
        </w:r>
      </w:ins>
      <w:hyperlink r:id="rId72">
        <w:ins w:id="1521" w:author="PR Preview" w:date="2026-01-01T00:00:00Z">
          <w:r>
            <w:rPr>
              <w:rStyle w:val="Hyperlink"/>
            </w:rPr>
            <w:t xml:space="preserve">https://en.wikipedia.org/wiki/Set_(mathematics)</w:t>
          </w:r>
        </w:ins>
      </w:hyperlink>
    </w:p>
    <w:bookmarkEnd w:id="73"/>
    <w:bookmarkStart w:id="75" w:name="ref-wikipedia_set_builder_notation"/>
    <w:p>
      <w:pPr>
        <w:pStyle w:val="Bibliography"/>
      </w:pPr>
      <w:ins w:id="1522" w:author="PR Preview" w:date="2026-01-01T00:00:00Z">
        <w:r>
          <w:t xml:space="preserve">[2]</w:t>
        </w:r>
      </w:ins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	</w:t>
        </w:r>
      </w:ins>
      <w:ins w:id="1525" w:author="PR Preview" w:date="2026-01-01T00:00:00Z">
        <w:r>
          <w:t xml:space="preserve">Wikipedia contributors,</w:t>
        </w:r>
      </w:ins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“Set-builder notation —</w:t>
        </w:r>
      </w:ins>
      <w:ins w:id="1528" w:author="PR Preview" w:date="2026-01-01T00:00:00Z">
        <w:r>
          <w:t xml:space="preserve"> </w:t>
        </w:r>
      </w:ins>
      <w:ins w:id="1529" w:author="PR Preview" w:date="2026-01-01T00:00:00Z">
        <w:r>
          <w:t xml:space="preserve">Wikipedia</w:t>
        </w:r>
      </w:ins>
      <w:ins w:id="1530" w:author="PR Preview" w:date="2026-01-01T00:00:00Z">
        <w:r>
          <w:t xml:space="preserve">,</w:t>
        </w:r>
      </w:ins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the free encyclopedia.”</w:t>
        </w:r>
      </w:ins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2026. Available:</w:t>
        </w:r>
      </w:ins>
      <w:ins w:id="1535" w:author="PR Preview" w:date="2026-01-01T00:00:00Z">
        <w:r>
          <w:t xml:space="preserve"> </w:t>
        </w:r>
      </w:ins>
      <w:hyperlink r:id="rId74">
        <w:ins w:id="1536" w:author="PR Preview" w:date="2026-01-01T00:00:00Z">
          <w:r>
            <w:rPr>
              <w:rStyle w:val="Hyperlink"/>
            </w:rPr>
            <w:t xml:space="preserve">https://en.wikipedia.org/wiki/Set-builder_notation</w:t>
          </w:r>
        </w:ins>
      </w:hyperlink>
    </w:p>
    <w:bookmarkEnd w:id="75"/>
    <w:bookmarkStart w:id="77" w:name="ref-wikipedia_interval_mathematics"/>
    <w:p>
      <w:pPr>
        <w:pStyle w:val="Bibliography"/>
      </w:pPr>
      <w:ins w:id="1537" w:author="PR Preview" w:date="2026-01-01T00:00:00Z">
        <w:r>
          <w:t xml:space="preserve">[3]</w:t>
        </w:r>
      </w:ins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	</w:t>
        </w:r>
      </w:ins>
      <w:ins w:id="1540" w:author="PR Preview" w:date="2026-01-01T00:00:00Z">
        <w:r>
          <w:t xml:space="preserve">Wikipedia contributors,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“Interval (mathematics) —</w:t>
        </w:r>
      </w:ins>
      <w:ins w:id="1543" w:author="PR Preview" w:date="2026-01-01T00:00:00Z">
        <w:r>
          <w:t xml:space="preserve"> </w:t>
        </w:r>
      </w:ins>
      <w:ins w:id="1544" w:author="PR Preview" w:date="2026-01-01T00:00:00Z">
        <w:r>
          <w:t xml:space="preserve">Wikipedia</w:t>
        </w:r>
      </w:ins>
      <w:ins w:id="1545" w:author="PR Preview" w:date="2026-01-01T00:00:00Z">
        <w:r>
          <w:t xml:space="preserve">,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the free encyclopedia.”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2026. Available:</w:t>
        </w:r>
      </w:ins>
      <w:ins w:id="1550" w:author="PR Preview" w:date="2026-01-01T00:00:00Z">
        <w:r>
          <w:t xml:space="preserve"> </w:t>
        </w:r>
      </w:ins>
      <w:hyperlink r:id="rId76">
        <w:ins w:id="1551" w:author="PR Preview" w:date="2026-01-01T00:00:00Z">
          <w:r>
            <w:rPr>
              <w:rStyle w:val="Hyperlink"/>
            </w:rPr>
            <w:t xml:space="preserve">https://en.wikipedia.org/wiki/Interval_(mathematics)</w:t>
          </w:r>
        </w:ins>
      </w:hyperlink>
    </w:p>
    <w:bookmarkEnd w:id="77"/>
    <w:bookmarkStart w:id="79" w:name="ref-wikipedia_subset"/>
    <w:p>
      <w:pPr>
        <w:pStyle w:val="Bibliography"/>
      </w:pPr>
      <w:ins w:id="1552" w:author="PR Preview" w:date="2026-01-01T00:00:00Z">
        <w:r>
          <w:t xml:space="preserve">[4]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	</w:t>
        </w:r>
      </w:ins>
      <w:ins w:id="1555" w:author="PR Preview" w:date="2026-01-01T00:00:00Z">
        <w:r>
          <w:t xml:space="preserve">Wikipedia contributors,</w:t>
        </w:r>
      </w:ins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“Subset —</w:t>
        </w:r>
      </w:ins>
      <w:ins w:id="1558" w:author="PR Preview" w:date="2026-01-01T00:00:00Z">
        <w:r>
          <w:t xml:space="preserve"> </w:t>
        </w:r>
      </w:ins>
      <w:ins w:id="1559" w:author="PR Preview" w:date="2026-01-01T00:00:00Z">
        <w:r>
          <w:t xml:space="preserve">Wikipedia</w:t>
        </w:r>
      </w:ins>
      <w:ins w:id="1560" w:author="PR Preview" w:date="2026-01-01T00:00:00Z">
        <w:r>
          <w:t xml:space="preserve">,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the free encyclopedia.”</w:t>
        </w:r>
      </w:ins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2026. Available:</w:t>
        </w:r>
      </w:ins>
      <w:ins w:id="1565" w:author="PR Preview" w:date="2026-01-01T00:00:00Z">
        <w:r>
          <w:t xml:space="preserve"> </w:t>
        </w:r>
      </w:ins>
      <w:hyperlink r:id="rId78">
        <w:ins w:id="1566" w:author="PR Preview" w:date="2026-01-01T00:00:00Z">
          <w:r>
            <w:rPr>
              <w:rStyle w:val="Hyperlink"/>
            </w:rPr>
            <w:t xml:space="preserve">https://en.wikipedia.org/wiki/Subset</w:t>
          </w:r>
        </w:ins>
      </w:hyperlink>
    </w:p>
    <w:bookmarkEnd w:id="79"/>
    <w:bookmarkStart w:id="81" w:name="ref-wikipedia_empty_set"/>
    <w:p>
      <w:pPr>
        <w:pStyle w:val="Bibliography"/>
      </w:pPr>
      <w:ins w:id="1567" w:author="PR Preview" w:date="2026-01-01T00:00:00Z">
        <w:r>
          <w:t xml:space="preserve">[5]</w:t>
        </w:r>
      </w:ins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	</w:t>
        </w:r>
      </w:ins>
      <w:ins w:id="1570" w:author="PR Preview" w:date="2026-01-01T00:00:00Z">
        <w:r>
          <w:t xml:space="preserve">Wikipedia contributors,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“Empty set —</w:t>
        </w:r>
      </w:ins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Wikipedia</w:t>
        </w:r>
      </w:ins>
      <w:ins w:id="1575" w:author="PR Preview" w:date="2026-01-01T00:00:00Z">
        <w:r>
          <w:t xml:space="preserve">,</w:t>
        </w:r>
      </w:ins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the free encyclopedia.”</w:t>
        </w:r>
      </w:ins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2026. Available:</w:t>
        </w:r>
      </w:ins>
      <w:ins w:id="1580" w:author="PR Preview" w:date="2026-01-01T00:00:00Z">
        <w:r>
          <w:t xml:space="preserve"> </w:t>
        </w:r>
      </w:ins>
      <w:hyperlink r:id="rId80">
        <w:ins w:id="1581" w:author="PR Preview" w:date="2026-01-01T00:00:00Z">
          <w:r>
            <w:rPr>
              <w:rStyle w:val="Hyperlink"/>
            </w:rPr>
            <w:t xml:space="preserve">https://en.wikipedia.org/wiki/Empty_set</w:t>
          </w:r>
        </w:ins>
      </w:hyperlink>
    </w:p>
    <w:bookmarkEnd w:id="81"/>
    <w:bookmarkStart w:id="83" w:name="ref-wikipedia_vacuous_truth"/>
    <w:p>
      <w:pPr>
        <w:pStyle w:val="Bibliography"/>
      </w:pPr>
      <w:ins w:id="1582" w:author="PR Preview" w:date="2026-01-01T00:00:00Z">
        <w:r>
          <w:t xml:space="preserve">[6]</w:t>
        </w:r>
      </w:ins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	</w:t>
        </w:r>
      </w:ins>
      <w:ins w:id="1585" w:author="PR Preview" w:date="2026-01-01T00:00:00Z">
        <w:r>
          <w:t xml:space="preserve">Wikipedia contributors,</w:t>
        </w:r>
      </w:ins>
      <w:ins w:id="1586" w:author="PR Preview" w:date="2026-01-01T00:00:00Z">
        <w:r>
          <w:t xml:space="preserve"> </w:t>
        </w:r>
      </w:ins>
      <w:ins w:id="1587" w:author="PR Preview" w:date="2026-01-01T00:00:00Z">
        <w:r>
          <w:t xml:space="preserve">“Vacuous truth —</w:t>
        </w:r>
      </w:ins>
      <w:ins w:id="1588" w:author="PR Preview" w:date="2026-01-01T00:00:00Z">
        <w:r>
          <w:t xml:space="preserve"> </w:t>
        </w:r>
      </w:ins>
      <w:ins w:id="1589" w:author="PR Preview" w:date="2026-01-01T00:00:00Z">
        <w:r>
          <w:t xml:space="preserve">Wikipedia</w:t>
        </w:r>
      </w:ins>
      <w:ins w:id="1590" w:author="PR Preview" w:date="2026-01-01T00:00:00Z">
        <w:r>
          <w:t xml:space="preserve">,</w:t>
        </w:r>
      </w:ins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the free encyclopedia.”</w:t>
        </w:r>
      </w:ins>
      <w:ins w:id="1593" w:author="PR Preview" w:date="2026-01-01T00:00:00Z">
        <w:r>
          <w:t xml:space="preserve"> </w:t>
        </w:r>
      </w:ins>
      <w:ins w:id="1594" w:author="PR Preview" w:date="2026-01-01T00:00:00Z">
        <w:r>
          <w:t xml:space="preserve">2026. Available:</w:t>
        </w:r>
      </w:ins>
      <w:ins w:id="1595" w:author="PR Preview" w:date="2026-01-01T00:00:00Z">
        <w:r>
          <w:t xml:space="preserve"> </w:t>
        </w:r>
      </w:ins>
      <w:hyperlink r:id="rId82">
        <w:ins w:id="1596" w:author="PR Preview" w:date="2026-01-01T00:00:00Z">
          <w:r>
            <w:rPr>
              <w:rStyle w:val="Hyperlink"/>
            </w:rPr>
            <w:t xml:space="preserve">https://en.wikipedia.org/wiki/Vacuous_truth</w:t>
          </w:r>
        </w:ins>
      </w:hyperlink>
    </w:p>
    <w:bookmarkEnd w:id="83"/>
    <w:bookmarkStart w:id="85" w:name="ref-wikipedia_family_of_sets"/>
    <w:p>
      <w:pPr>
        <w:pStyle w:val="Bibliography"/>
      </w:pPr>
      <w:ins w:id="1597" w:author="PR Preview" w:date="2026-01-01T00:00:00Z">
        <w:r>
          <w:t xml:space="preserve">[7]</w:t>
        </w:r>
      </w:ins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	</w:t>
        </w:r>
      </w:ins>
      <w:ins w:id="1600" w:author="PR Preview" w:date="2026-01-01T00:00:00Z">
        <w:r>
          <w:t xml:space="preserve">Wikipedia contributors,</w:t>
        </w:r>
      </w:ins>
      <w:ins w:id="1601" w:author="PR Preview" w:date="2026-01-01T00:00:00Z">
        <w:r>
          <w:t xml:space="preserve"> </w:t>
        </w:r>
      </w:ins>
      <w:ins w:id="1602" w:author="PR Preview" w:date="2026-01-01T00:00:00Z">
        <w:r>
          <w:t xml:space="preserve">“Family of sets —</w:t>
        </w:r>
      </w:ins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Wikipedia</w:t>
        </w:r>
      </w:ins>
      <w:ins w:id="1605" w:author="PR Preview" w:date="2026-01-01T00:00:00Z">
        <w:r>
          <w:t xml:space="preserve">,</w:t>
        </w:r>
      </w:ins>
      <w:ins w:id="1606" w:author="PR Preview" w:date="2026-01-01T00:00:00Z">
        <w:r>
          <w:t xml:space="preserve"> </w:t>
        </w:r>
      </w:ins>
      <w:ins w:id="1607" w:author="PR Preview" w:date="2026-01-01T00:00:00Z">
        <w:r>
          <w:t xml:space="preserve">the free encyclopedia.”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2026. Available:</w:t>
        </w:r>
      </w:ins>
      <w:ins w:id="1610" w:author="PR Preview" w:date="2026-01-01T00:00:00Z">
        <w:r>
          <w:t xml:space="preserve"> </w:t>
        </w:r>
      </w:ins>
      <w:hyperlink r:id="rId84">
        <w:ins w:id="1611" w:author="PR Preview" w:date="2026-01-01T00:00:00Z">
          <w:r>
            <w:rPr>
              <w:rStyle w:val="Hyperlink"/>
            </w:rPr>
            <w:t xml:space="preserve">https://en.wikipedia.org/wiki/Family_of_sets</w:t>
          </w:r>
        </w:ins>
      </w:hyperlink>
    </w:p>
    <w:bookmarkEnd w:id="85"/>
    <w:bookmarkStart w:id="87" w:name="ref-wikipedia_index_set"/>
    <w:p>
      <w:pPr>
        <w:pStyle w:val="Bibliography"/>
      </w:pPr>
      <w:ins w:id="1612" w:author="PR Preview" w:date="2026-01-01T00:00:00Z">
        <w:r>
          <w:t xml:space="preserve">[8]</w:t>
        </w:r>
      </w:ins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	</w:t>
        </w:r>
      </w:ins>
      <w:ins w:id="1615" w:author="PR Preview" w:date="2026-01-01T00:00:00Z">
        <w:r>
          <w:t xml:space="preserve">Wikipedia contributors,</w:t>
        </w:r>
      </w:ins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“Index set —</w:t>
        </w:r>
      </w:ins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Wikipedia</w:t>
        </w:r>
      </w:ins>
      <w:ins w:id="1620" w:author="PR Preview" w:date="2026-01-01T00:00:00Z">
        <w:r>
          <w:t xml:space="preserve">,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the free encyclopedia.”</w:t>
        </w:r>
      </w:ins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2026. Available:</w:t>
        </w:r>
      </w:ins>
      <w:ins w:id="1625" w:author="PR Preview" w:date="2026-01-01T00:00:00Z">
        <w:r>
          <w:t xml:space="preserve"> </w:t>
        </w:r>
      </w:ins>
      <w:hyperlink r:id="rId86">
        <w:ins w:id="1626" w:author="PR Preview" w:date="2026-01-01T00:00:00Z">
          <w:r>
            <w:rPr>
              <w:rStyle w:val="Hyperlink"/>
            </w:rPr>
            <w:t xml:space="preserve">https://en.wikipedia.org/wiki/Index_set</w:t>
          </w:r>
        </w:ins>
      </w:hyperlink>
    </w:p>
    <w:bookmarkEnd w:id="87"/>
    <w:bookmarkStart w:id="89" w:name="ref-wikipedia_indexed_family"/>
    <w:p>
      <w:pPr>
        <w:pStyle w:val="Bibliography"/>
      </w:pPr>
      <w:ins w:id="1627" w:author="PR Preview" w:date="2026-01-01T00:00:00Z">
        <w:r>
          <w:t xml:space="preserve">[9]</w:t>
        </w:r>
      </w:ins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	</w:t>
        </w:r>
      </w:ins>
      <w:ins w:id="1630" w:author="PR Preview" w:date="2026-01-01T00:00:00Z">
        <w:r>
          <w:t xml:space="preserve">Wikipedia contributors,</w:t>
        </w:r>
      </w:ins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“Indexed family —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Wikipedia</w:t>
        </w:r>
      </w:ins>
      <w:ins w:id="1635" w:author="PR Preview" w:date="2026-01-01T00:00:00Z">
        <w:r>
          <w:t xml:space="preserve">,</w:t>
        </w:r>
      </w:ins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the free encyclopedia.”</w:t>
        </w:r>
      </w:ins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2026. Available:</w:t>
        </w:r>
      </w:ins>
      <w:ins w:id="1640" w:author="PR Preview" w:date="2026-01-01T00:00:00Z">
        <w:r>
          <w:t xml:space="preserve"> </w:t>
        </w:r>
      </w:ins>
      <w:hyperlink r:id="rId88">
        <w:ins w:id="1641" w:author="PR Preview" w:date="2026-01-01T00:00:00Z">
          <w:r>
            <w:rPr>
              <w:rStyle w:val="Hyperlink"/>
            </w:rPr>
            <w:t xml:space="preserve">https://en.wikipedia.org/wiki/Indexed_family</w:t>
          </w:r>
        </w:ins>
      </w:hyperlink>
    </w:p>
    <w:bookmarkEnd w:id="89"/>
    <w:bookmarkStart w:id="91" w:name="ref-wikipedia_union_set_theory"/>
    <w:p>
      <w:pPr>
        <w:pStyle w:val="Bibliography"/>
      </w:pPr>
      <w:ins w:id="1642" w:author="PR Preview" w:date="2026-01-01T00:00:00Z">
        <w:r>
          <w:t xml:space="preserve">[10]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	</w:t>
        </w:r>
      </w:ins>
      <w:ins w:id="1645" w:author="PR Preview" w:date="2026-01-01T00:00:00Z">
        <w:r>
          <w:t xml:space="preserve">Wikipedia contributors,</w:t>
        </w:r>
      </w:ins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“Union (set theory) —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Wikipedia</w:t>
        </w:r>
      </w:ins>
      <w:ins w:id="1650" w:author="PR Preview" w:date="2026-01-01T00:00:00Z">
        <w:r>
          <w:t xml:space="preserve">,</w:t>
        </w:r>
      </w:ins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the free encyclopedia.”</w:t>
        </w:r>
      </w:ins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2026. Available:</w:t>
        </w:r>
      </w:ins>
      <w:ins w:id="1655" w:author="PR Preview" w:date="2026-01-01T00:00:00Z">
        <w:r>
          <w:t xml:space="preserve"> </w:t>
        </w:r>
      </w:ins>
      <w:hyperlink r:id="rId90">
        <w:ins w:id="1656" w:author="PR Preview" w:date="2026-01-01T00:00:00Z">
          <w:r>
            <w:rPr>
              <w:rStyle w:val="Hyperlink"/>
            </w:rPr>
            <w:t xml:space="preserve">https://en.wikipedia.org/wiki/Union_(set_theory)</w:t>
          </w:r>
        </w:ins>
      </w:hyperlink>
    </w:p>
    <w:bookmarkEnd w:id="91"/>
    <w:bookmarkStart w:id="93" w:name="ref-wikipedia_intersection_set_theory"/>
    <w:p>
      <w:pPr>
        <w:pStyle w:val="Bibliography"/>
      </w:pPr>
      <w:ins w:id="1657" w:author="PR Preview" w:date="2026-01-01T00:00:00Z">
        <w:r>
          <w:t xml:space="preserve">[11]</w:t>
        </w:r>
      </w:ins>
      <w:ins w:id="1658" w:author="PR Preview" w:date="2026-01-01T00:00:00Z">
        <w:r>
          <w:t xml:space="preserve"> </w:t>
        </w:r>
      </w:ins>
      <w:ins w:id="1659" w:author="PR Preview" w:date="2026-01-01T00:00:00Z">
        <w:r>
          <w:t xml:space="preserve">	</w:t>
        </w:r>
      </w:ins>
      <w:ins w:id="1660" w:author="PR Preview" w:date="2026-01-01T00:00:00Z">
        <w:r>
          <w:t xml:space="preserve">Wikipedia contributors,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“Intersection (set theory) —</w:t>
        </w:r>
      </w:ins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Wikipedia</w:t>
        </w:r>
      </w:ins>
      <w:ins w:id="1665" w:author="PR Preview" w:date="2026-01-01T00:00:00Z">
        <w:r>
          <w:t xml:space="preserve">,</w:t>
        </w:r>
      </w:ins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the free encyclopedia.”</w:t>
        </w:r>
      </w:ins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2026. Available:</w:t>
        </w:r>
      </w:ins>
      <w:ins w:id="1670" w:author="PR Preview" w:date="2026-01-01T00:00:00Z">
        <w:r>
          <w:t xml:space="preserve"> </w:t>
        </w:r>
      </w:ins>
      <w:hyperlink r:id="rId92">
        <w:ins w:id="1671" w:author="PR Preview" w:date="2026-01-01T00:00:00Z">
          <w:r>
            <w:rPr>
              <w:rStyle w:val="Hyperlink"/>
            </w:rPr>
            <w:t xml:space="preserve">https://en.wikipedia.org/wiki/Intersection_(set_theory)</w:t>
          </w:r>
        </w:ins>
      </w:hyperlink>
    </w:p>
    <w:bookmarkEnd w:id="93"/>
    <w:bookmarkStart w:id="95" w:name="ref-wikipedia_complement_set_theory"/>
    <w:p>
      <w:pPr>
        <w:pStyle w:val="Bibliography"/>
      </w:pPr>
      <w:ins w:id="1672" w:author="PR Preview" w:date="2026-01-01T00:00:00Z">
        <w:r>
          <w:t xml:space="preserve">[12]</w:t>
        </w:r>
      </w:ins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	</w:t>
        </w:r>
      </w:ins>
      <w:ins w:id="1675" w:author="PR Preview" w:date="2026-01-01T00:00:00Z">
        <w:r>
          <w:t xml:space="preserve">Wikipedia contributors,</w:t>
        </w:r>
      </w:ins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“Complement (set theory) —</w:t>
        </w:r>
      </w:ins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Wikipedia</w:t>
        </w:r>
      </w:ins>
      <w:ins w:id="1680" w:author="PR Preview" w:date="2026-01-01T00:00:00Z">
        <w:r>
          <w:t xml:space="preserve">,</w:t>
        </w:r>
      </w:ins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the free encyclopedia.”</w:t>
        </w:r>
      </w:ins>
      <w:ins w:id="1683" w:author="PR Preview" w:date="2026-01-01T00:00:00Z">
        <w:r>
          <w:t xml:space="preserve"> </w:t>
        </w:r>
      </w:ins>
      <w:ins w:id="1684" w:author="PR Preview" w:date="2026-01-01T00:00:00Z">
        <w:r>
          <w:t xml:space="preserve">2026. Available:</w:t>
        </w:r>
      </w:ins>
      <w:ins w:id="1685" w:author="PR Preview" w:date="2026-01-01T00:00:00Z">
        <w:r>
          <w:t xml:space="preserve"> </w:t>
        </w:r>
      </w:ins>
      <w:hyperlink r:id="rId94">
        <w:ins w:id="1686" w:author="PR Preview" w:date="2026-01-01T00:00:00Z">
          <w:r>
            <w:rPr>
              <w:rStyle w:val="Hyperlink"/>
            </w:rPr>
            <w:t xml:space="preserve">https://en.wikipedia.org/wiki/Complement_(set_theory)</w:t>
          </w:r>
        </w:ins>
      </w:hyperlink>
    </w:p>
    <w:bookmarkEnd w:id="95"/>
    <w:bookmarkStart w:id="97" w:name="ref-wikipedia_de_morgans_laws"/>
    <w:p>
      <w:pPr>
        <w:pStyle w:val="Bibliography"/>
      </w:pPr>
      <w:ins w:id="1687" w:author="PR Preview" w:date="2026-01-01T00:00:00Z">
        <w:r>
          <w:t xml:space="preserve">[13]</w:t>
        </w:r>
      </w:ins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	</w:t>
        </w:r>
      </w:ins>
      <w:ins w:id="1690" w:author="PR Preview" w:date="2026-01-01T00:00:00Z">
        <w:r>
          <w:t xml:space="preserve">Wikipedia contributors,</w:t>
        </w:r>
      </w:ins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“De morgan’s laws —</w:t>
        </w:r>
      </w:ins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Wikipedia</w:t>
        </w:r>
      </w:ins>
      <w:ins w:id="1695" w:author="PR Preview" w:date="2026-01-01T00:00:00Z">
        <w:r>
          <w:t xml:space="preserve">,</w:t>
        </w:r>
      </w:ins>
      <w:ins w:id="1696" w:author="PR Preview" w:date="2026-01-01T00:00:00Z">
        <w:r>
          <w:t xml:space="preserve"> </w:t>
        </w:r>
      </w:ins>
      <w:ins w:id="1697" w:author="PR Preview" w:date="2026-01-01T00:00:00Z">
        <w:r>
          <w:t xml:space="preserve">the free encyclopedia.”</w:t>
        </w:r>
      </w:ins>
      <w:ins w:id="1698" w:author="PR Preview" w:date="2026-01-01T00:00:00Z">
        <w:r>
          <w:t xml:space="preserve"> </w:t>
        </w:r>
      </w:ins>
      <w:ins w:id="1699" w:author="PR Preview" w:date="2026-01-01T00:00:00Z">
        <w:r>
          <w:t xml:space="preserve">2026. Available:</w:t>
        </w:r>
      </w:ins>
      <w:ins w:id="1700" w:author="PR Preview" w:date="2026-01-01T00:00:00Z">
        <w:r>
          <w:t xml:space="preserve"> </w:t>
        </w:r>
      </w:ins>
      <w:hyperlink r:id="rId96">
        <w:ins w:id="1701" w:author="PR Preview" w:date="2026-01-01T00:00:00Z">
          <w:r>
            <w:rPr>
              <w:rStyle w:val="Hyperlink"/>
            </w:rPr>
            <w:t xml:space="preserve">https://en.wikipedia.org/wiki/De_Morgan%27s_laws</w:t>
          </w:r>
        </w:ins>
      </w:hyperlink>
    </w:p>
    <w:bookmarkEnd w:id="97"/>
    <w:bookmarkStart w:id="99" w:name="ref-wikipedia_ordered_pair"/>
    <w:p>
      <w:pPr>
        <w:pStyle w:val="Bibliography"/>
      </w:pPr>
      <w:ins w:id="1702" w:author="PR Preview" w:date="2026-01-01T00:00:00Z">
        <w:r>
          <w:t xml:space="preserve">[14]</w:t>
        </w:r>
      </w:ins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	</w:t>
        </w:r>
      </w:ins>
      <w:ins w:id="1705" w:author="PR Preview" w:date="2026-01-01T00:00:00Z">
        <w:r>
          <w:t xml:space="preserve">Wikipedia contributors,</w:t>
        </w:r>
      </w:ins>
      <w:ins w:id="1706" w:author="PR Preview" w:date="2026-01-01T00:00:00Z">
        <w:r>
          <w:t xml:space="preserve"> </w:t>
        </w:r>
      </w:ins>
      <w:ins w:id="1707" w:author="PR Preview" w:date="2026-01-01T00:00:00Z">
        <w:r>
          <w:t xml:space="preserve">“Ordered pair —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Wikipedia</w:t>
        </w:r>
      </w:ins>
      <w:ins w:id="1710" w:author="PR Preview" w:date="2026-01-01T00:00:00Z">
        <w:r>
          <w:t xml:space="preserve">,</w:t>
        </w:r>
      </w:ins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the free encyclopedia.”</w:t>
        </w:r>
      </w:ins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2026. Available:</w:t>
        </w:r>
      </w:ins>
      <w:ins w:id="1715" w:author="PR Preview" w:date="2026-01-01T00:00:00Z">
        <w:r>
          <w:t xml:space="preserve"> </w:t>
        </w:r>
      </w:ins>
      <w:hyperlink r:id="rId98">
        <w:ins w:id="1716" w:author="PR Preview" w:date="2026-01-01T00:00:00Z">
          <w:r>
            <w:rPr>
              <w:rStyle w:val="Hyperlink"/>
            </w:rPr>
            <w:t xml:space="preserve">https://en.wikipedia.org/wiki/Ordered_pair</w:t>
          </w:r>
        </w:ins>
      </w:hyperlink>
    </w:p>
    <w:bookmarkEnd w:id="99"/>
    <w:bookmarkStart w:id="101" w:name="ref-wikipedia_cartesian_product"/>
    <w:p>
      <w:pPr>
        <w:pStyle w:val="Bibliography"/>
      </w:pPr>
      <w:ins w:id="1717" w:author="PR Preview" w:date="2026-01-01T00:00:00Z">
        <w:r>
          <w:t xml:space="preserve">[15]</w:t>
        </w:r>
      </w:ins>
      <w:ins w:id="1718" w:author="PR Preview" w:date="2026-01-01T00:00:00Z">
        <w:r>
          <w:t xml:space="preserve"> </w:t>
        </w:r>
      </w:ins>
      <w:ins w:id="1719" w:author="PR Preview" w:date="2026-01-01T00:00:00Z">
        <w:r>
          <w:t xml:space="preserve">	</w:t>
        </w:r>
      </w:ins>
      <w:ins w:id="1720" w:author="PR Preview" w:date="2026-01-01T00:00:00Z">
        <w:r>
          <w:t xml:space="preserve">Wikipedia contributors,</w:t>
        </w:r>
      </w:ins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“Cartesian product —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Wikipedia</w:t>
        </w:r>
      </w:ins>
      <w:ins w:id="1725" w:author="PR Preview" w:date="2026-01-01T00:00:00Z">
        <w:r>
          <w:t xml:space="preserve">,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the free encyclopedia.”</w:t>
        </w:r>
      </w:ins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2026. Available:</w:t>
        </w:r>
      </w:ins>
      <w:ins w:id="1730" w:author="PR Preview" w:date="2026-01-01T00:00:00Z">
        <w:r>
          <w:t xml:space="preserve"> </w:t>
        </w:r>
      </w:ins>
      <w:hyperlink r:id="rId100">
        <w:ins w:id="1731" w:author="PR Preview" w:date="2026-01-01T00:00:00Z">
          <w:r>
            <w:rPr>
              <w:rStyle w:val="Hyperlink"/>
            </w:rPr>
            <w:t xml:space="preserve">https://en.wikipedia.org/wiki/Cartesian_product</w:t>
          </w:r>
        </w:ins>
      </w:hyperlink>
    </w:p>
    <w:bookmarkEnd w:id="101"/>
    <w:bookmarkStart w:id="103" w:name="ref-wikipedia_extended_real_number_line"/>
    <w:p>
      <w:pPr>
        <w:pStyle w:val="Bibliography"/>
      </w:pPr>
      <w:ins w:id="1732" w:author="PR Preview" w:date="2026-01-01T00:00:00Z">
        <w:r>
          <w:t xml:space="preserve">[16]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	</w:t>
        </w:r>
      </w:ins>
      <w:ins w:id="1735" w:author="PR Preview" w:date="2026-01-01T00:00:00Z">
        <w:r>
          <w:t xml:space="preserve">Wikipedia contributors,</w:t>
        </w:r>
      </w:ins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“Extended real number line —</w:t>
        </w:r>
      </w:ins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Wikipedia</w:t>
        </w:r>
      </w:ins>
      <w:ins w:id="1740" w:author="PR Preview" w:date="2026-01-01T00:00:00Z">
        <w:r>
          <w:t xml:space="preserve">,</w:t>
        </w:r>
      </w:ins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the free encyclopedia.”</w:t>
        </w:r>
      </w:ins>
      <w:ins w:id="1743" w:author="PR Preview" w:date="2026-01-01T00:00:00Z">
        <w:r>
          <w:t xml:space="preserve"> </w:t>
        </w:r>
      </w:ins>
      <w:ins w:id="1744" w:author="PR Preview" w:date="2026-01-01T00:00:00Z">
        <w:r>
          <w:t xml:space="preserve">2026. Available:</w:t>
        </w:r>
      </w:ins>
      <w:ins w:id="1745" w:author="PR Preview" w:date="2026-01-01T00:00:00Z">
        <w:r>
          <w:t xml:space="preserve"> </w:t>
        </w:r>
      </w:ins>
      <w:hyperlink r:id="rId102">
        <w:ins w:id="1746" w:author="PR Preview" w:date="2026-01-01T00:00:00Z">
          <w:r>
            <w:rPr>
              <w:rStyle w:val="Hyperlink"/>
            </w:rPr>
            <w:t xml:space="preserve">https://en.wikipedia.org/wiki/Extended_real_number_line</w:t>
          </w:r>
        </w:ins>
      </w:hyperlink>
    </w:p>
    <w:bookmarkEnd w:id="103"/>
    <w:bookmarkStart w:id="105" w:name="ref-devlin1993joy"/>
    <w:p>
      <w:pPr>
        <w:pStyle w:val="Bibliography"/>
      </w:pPr>
      <w:ins w:id="1747" w:author="PR Preview" w:date="2026-01-01T00:00:00Z">
        <w:r>
          <w:t xml:space="preserve">[17]</w:t>
        </w:r>
      </w:ins>
      <w:ins w:id="1748" w:author="PR Preview" w:date="2026-01-01T00:00:00Z">
        <w:r>
          <w:t xml:space="preserve"> </w:t>
        </w:r>
      </w:ins>
      <w:ins w:id="1749" w:author="PR Preview" w:date="2026-01-01T00:00:00Z">
        <w:r>
          <w:t xml:space="preserve">	</w:t>
        </w:r>
      </w:ins>
      <w:ins w:id="1750" w:author="PR Preview" w:date="2026-01-01T00:00:00Z">
        <w:r>
          <w:t xml:space="preserve">K. Devlin,</w:t>
        </w:r>
      </w:ins>
      <w:ins w:id="1751" w:author="PR Preview" w:date="2026-01-01T00:00:00Z">
        <w:r>
          <w:t xml:space="preserve"> </w:t>
        </w:r>
      </w:ins>
      <w:ins w:id="1752" w:author="PR Preview" w:date="2026-01-01T00:00:00Z">
        <w:r>
          <w:rPr>
            <w:i/>
            <w:iCs/>
          </w:rPr>
          <w:t xml:space="preserve">The joy of sets: Fundamentals of contemporary set theory</w:t>
        </w:r>
      </w:ins>
      <w:ins w:id="1753" w:author="PR Preview" w:date="2026-01-01T00:00:00Z">
        <w:r>
          <w:t xml:space="preserve">, 2nd ed. in Undergraduate texts in mathematics. New York: Springer, 1993. doi:</w:t>
        </w:r>
      </w:ins>
      <w:ins w:id="1754" w:author="PR Preview" w:date="2026-01-01T00:00:00Z">
        <w:r>
          <w:t xml:space="preserve"> </w:t>
        </w:r>
      </w:ins>
      <w:hyperlink r:id="rId104">
        <w:ins w:id="1755" w:author="PR Preview" w:date="2026-01-01T00:00:00Z">
          <w:r>
            <w:rPr>
              <w:rStyle w:val="Hyperlink"/>
            </w:rPr>
            <w:t xml:space="preserve">10.1007/978-1-4612-0903-4</w:t>
          </w:r>
        </w:ins>
      </w:hyperlink>
      <w:ins w:id="1756" w:author="PR Preview" w:date="2026-01-01T00:00:00Z">
        <w:r>
          <w:t xml:space="preserve">.</w:t>
        </w:r>
      </w:ins>
    </w:p>
    <w:bookmarkEnd w:id="105"/>
    <w:bookmarkStart w:id="107" w:name="ref-halmos1974naive"/>
    <w:p>
      <w:pPr>
        <w:pStyle w:val="Bibliography"/>
      </w:pPr>
      <w:ins w:id="1757" w:author="PR Preview" w:date="2026-01-01T00:00:00Z">
        <w:r>
          <w:t xml:space="preserve">[18]</w:t>
        </w:r>
      </w:ins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	</w:t>
        </w:r>
      </w:ins>
      <w:ins w:id="1760" w:author="PR Preview" w:date="2026-01-01T00:00:00Z">
        <w:r>
          <w:t xml:space="preserve">P. R. Halmos,</w:t>
        </w:r>
      </w:ins>
      <w:ins w:id="1761" w:author="PR Preview" w:date="2026-01-01T00:00:00Z">
        <w:r>
          <w:t xml:space="preserve"> </w:t>
        </w:r>
      </w:ins>
      <w:ins w:id="1762" w:author="PR Preview" w:date="2026-01-01T00:00:00Z">
        <w:r>
          <w:rPr>
            <w:i/>
            <w:iCs/>
          </w:rPr>
          <w:t xml:space="preserve">Naive set theory</w:t>
        </w:r>
      </w:ins>
      <w:ins w:id="1763" w:author="PR Preview" w:date="2026-01-01T00:00:00Z">
        <w:r>
          <w:t xml:space="preserve">. in Undergraduate texts in mathematics. New York: Springer, 1974. doi:</w:t>
        </w:r>
      </w:ins>
      <w:ins w:id="1764" w:author="PR Preview" w:date="2026-01-01T00:00:00Z">
        <w:r>
          <w:t xml:space="preserve"> </w:t>
        </w:r>
      </w:ins>
      <w:hyperlink r:id="rId106">
        <w:ins w:id="1765" w:author="PR Preview" w:date="2026-01-01T00:00:00Z">
          <w:r>
            <w:rPr>
              <w:rStyle w:val="Hyperlink"/>
            </w:rPr>
            <w:t xml:space="preserve">10.1007/978-1-4757-1645-0</w:t>
          </w:r>
        </w:ins>
      </w:hyperlink>
      <w:ins w:id="1766" w:author="PR Preview" w:date="2026-01-01T00:00:00Z">
        <w:r>
          <w:t xml:space="preserve">.</w:t>
        </w:r>
      </w:ins>
    </w:p>
    <w:bookmarkEnd w:id="107"/>
    <w:bookmarkStart w:id="109" w:name="ref-enderton2001logic"/>
    <w:p>
      <w:pPr>
        <w:pStyle w:val="Bibliography"/>
      </w:pPr>
      <w:ins w:id="1767" w:author="PR Preview" w:date="2026-01-01T00:00:00Z">
        <w:r>
          <w:t xml:space="preserve">[19]</w:t>
        </w:r>
      </w:ins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	</w:t>
        </w:r>
      </w:ins>
      <w:ins w:id="1770" w:author="PR Preview" w:date="2026-01-01T00:00:00Z">
        <w:r>
          <w:t xml:space="preserve">H. B. Enderton,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rPr>
            <w:i/>
            <w:iCs/>
          </w:rPr>
          <w:t xml:space="preserve">A mathematical introduction to logic</w:t>
        </w:r>
      </w:ins>
      <w:ins w:id="1773" w:author="PR Preview" w:date="2026-01-01T00:00:00Z">
        <w:r>
          <w:t xml:space="preserve">, 2nd ed. San Diego, CA: Academic Press, 2001. doi:</w:t>
        </w:r>
      </w:ins>
      <w:ins w:id="1774" w:author="PR Preview" w:date="2026-01-01T00:00:00Z">
        <w:r>
          <w:t xml:space="preserve"> </w:t>
        </w:r>
      </w:ins>
      <w:hyperlink r:id="rId108">
        <w:ins w:id="1775" w:author="PR Preview" w:date="2026-01-01T00:00:00Z">
          <w:r>
            <w:rPr>
              <w:rStyle w:val="Hyperlink"/>
            </w:rPr>
            <w:t xml:space="preserve">10.1016/C2009-0-22107-6</w:t>
          </w:r>
        </w:ins>
      </w:hyperlink>
      <w:ins w:id="1776" w:author="PR Preview" w:date="2026-01-01T00:00:00Z">
        <w:r>
          <w:t xml:space="preserve">.</w:t>
        </w:r>
      </w:ins>
    </w:p>
    <w:bookmarkEnd w:id="109"/>
    <w:bookmarkStart w:id="111" w:name="ref-barkerplummer2011language"/>
    <w:p>
      <w:pPr>
        <w:pStyle w:val="Bibliography"/>
      </w:pPr>
      <w:ins w:id="1777" w:author="PR Preview" w:date="2026-01-01T00:00:00Z">
        <w:r>
          <w:t xml:space="preserve">[20]</w:t>
        </w:r>
      </w:ins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	</w:t>
        </w:r>
      </w:ins>
      <w:ins w:id="1780" w:author="PR Preview" w:date="2026-01-01T00:00:00Z">
        <w:r>
          <w:t xml:space="preserve">D. Barker-Plummer, J. Barwise, and J. Etchemendy,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rPr>
            <w:i/>
            <w:iCs/>
          </w:rPr>
          <w:t xml:space="preserve">Language, proof and logic</w:t>
        </w:r>
      </w:ins>
      <w:ins w:id="1783" w:author="PR Preview" w:date="2026-01-01T00:00:00Z">
        <w:r>
          <w:t xml:space="preserve">, 2nd ed. Stanford, CA: CSLI Publications, 2011. Available:</w:t>
        </w:r>
      </w:ins>
      <w:ins w:id="1784" w:author="PR Preview" w:date="2026-01-01T00:00:00Z">
        <w:r>
          <w:t xml:space="preserve"> </w:t>
        </w:r>
      </w:ins>
      <w:hyperlink r:id="rId110">
        <w:ins w:id="1785" w:author="PR Preview" w:date="2026-01-01T00:00:00Z">
          <w:r>
            <w:rPr>
              <w:rStyle w:val="Hyperlink"/>
            </w:rPr>
            <w:t xml:space="preserve">https://www.amazon.com/dp/1575866323</w:t>
          </w:r>
        </w:ins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2026-10-18T09:16:10Z</dcterms:created>
  <dcterms:modified xsi:type="dcterms:W3CDTF">2026-10-18T09:16:10Z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