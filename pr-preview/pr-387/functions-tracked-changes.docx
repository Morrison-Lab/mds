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2026-10-17 22:01:17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01:02:57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4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(Function (map, mapping, transformation))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function</w:delText>
        </w:r>
      </w:del>
      <w:del w:id="8" w:author="PR Preview" w:date="2026-01-01T00:00:00Z">
        <w:r>
          <w:delText xml:space="preserve"> </w:delText>
        </w:r>
      </w:del>
      <m:oMath>
        <m:r>
          <m:t>f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from a set</w:delText>
        </w:r>
      </w:del>
      <w:del w:id="11" w:author="PR Preview" w:date="2026-01-01T00:00:00Z">
        <w:r>
          <w:delText xml:space="preserve"> </w:delText>
        </w:r>
      </w:del>
      <m:oMath>
        <m:r>
          <m:t>A</m:t>
        </m:r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to a set</w:delText>
        </w:r>
      </w:del>
      <w:del w:id="14" w:author="PR Preview" w:date="2026-01-01T00:00:00Z">
        <w:r>
          <w:delText xml:space="preserve"> </w:delText>
        </w:r>
      </w:del>
      <m:oMath>
        <m:r>
          <m:t>B</m:t>
        </m:r>
      </m:oMath>
      <w:del w:id="15" w:author="PR Preview" w:date="2026-01-01T00:00:00Z">
        <w:r>
          <w:delText xml:space="preserve">,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(Wikipedia contributors 2026i)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written</w:delText>
        </w:r>
      </w:del>
      <w:del w:id="2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21" w:author="PR Preview" w:date="2026-01-01T00:00:00Z">
        <w:r>
          <w:delText xml:space="preserve">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assigns to each element</w:delText>
        </w:r>
      </w:del>
      <w:del w:id="2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exactly one element</w:delText>
        </w:r>
      </w:del>
      <w:del w:id="2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del w:id="28" w:author="PR Preview" w:date="2026-01-01T00:00:00Z">
        <w:r>
          <w:delText xml:space="preserve">.</w:delText>
        </w:r>
      </w:del>
    </w:p>
    <w:p>
      <w:pPr>
        <w:pStyle w:val="FirstParagraph"/>
      </w:pPr>
      <w:ins w:id="29" w:author="PR Preview" w:date="2026-01-01T00:00:00Z">
        <w:r>
          <w:rPr>
            <w:b/>
            <w:bCs/>
          </w:rPr>
          <w:t xml:space="preserve">Definition 1 (Function (map, mapping, transformation))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A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rPr>
            <w:b/>
            <w:bCs/>
          </w:rPr>
          <w:t xml:space="preserve">function</w:t>
        </w:r>
      </w:ins>
      <w:ins w:id="34" w:author="PR Preview" w:date="2026-01-01T00:00:00Z">
        <w:r>
          <w:t xml:space="preserve"> </w:t>
        </w:r>
      </w:ins>
      <m:oMath>
        <m:r>
          <m:t>f</m:t>
        </m:r>
      </m:oMath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from a set</w:t>
        </w:r>
      </w:ins>
      <w:ins w:id="37" w:author="PR Preview" w:date="2026-01-01T00:00:00Z">
        <w:r>
          <w:t xml:space="preserve"> </w:t>
        </w:r>
      </w:ins>
      <m:oMath>
        <m:r>
          <m:t>A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to a set</w:t>
        </w:r>
      </w:ins>
      <w:ins w:id="40" w:author="PR Preview" w:date="2026-01-01T00:00:00Z">
        <w:r>
          <w:t xml:space="preserve"> </w:t>
        </w:r>
      </w:ins>
      <m:oMath>
        <m:r>
          <m:t>B</m:t>
        </m:r>
      </m:oMath>
      <w:ins w:id="41" w:author="PR Preview" w:date="2026-01-01T00:00:00Z">
        <w:r>
          <w:t xml:space="preserve">,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[1]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written</w:t>
        </w:r>
      </w:ins>
      <w:ins w:id="4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47" w:author="PR Preview" w:date="2026-01-01T00:00:00Z">
        <w:r>
          <w:t xml:space="preserve">,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assigns to each element</w:t>
        </w:r>
      </w:ins>
      <w:ins w:id="5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exactly one element</w:t>
        </w:r>
      </w:ins>
      <w:ins w:id="5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ins w:id="54" w:author="PR Preview" w:date="2026-01-01T00:00:00Z">
        <w:r>
          <w:t xml:space="preserve">.</w:t>
        </w:r>
      </w:ins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del w:id="55" w:author="PR Preview" w:date="2026-01-01T00:00:00Z">
        <w:r>
          <w:rPr>
            <w:b/>
            <w:bCs/>
          </w:rPr>
          <w:delText xml:space="preserve">Definition 4 (Relation)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A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rPr>
            <w:b/>
            <w:bCs/>
          </w:rPr>
          <w:delText xml:space="preserve">relation</w:delText>
        </w:r>
      </w:del>
      <w:del w:id="60" w:author="PR Preview" w:date="2026-01-01T00:00:00Z">
        <w:r>
          <w:delText xml:space="preserve"> </w:delText>
        </w:r>
      </w:del>
      <m:oMath>
        <m:r>
          <m:rPr>
            <m:sty m:val="p"/>
          </m:rPr>
          <m:t>∼</m:t>
        </m:r>
      </m:oMath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on a set</w:delText>
        </w:r>
      </w:del>
      <w:del w:id="63" w:author="PR Preview" w:date="2026-01-01T00:00:00Z">
        <w:r>
          <w:delText xml:space="preserve"> </w:delText>
        </w:r>
      </w:del>
      <m:oMath>
        <m:r>
          <m:t>S</m:t>
        </m:r>
      </m:oMath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(Wikipedia contributors 2026a)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is a rule that,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for each</w:delText>
        </w:r>
      </w:del>
      <w:del w:id="70" w:author="PR Preview" w:date="2026-01-01T00:00:00Z">
        <w:r>
          <w:delText xml:space="preserve"> </w:delText>
        </w:r>
      </w:del>
      <w:hyperlink r:id="rId16">
        <w:del w:id="71" w:author="PR Preview" w:date="2026-01-01T00:00:00Z">
          <w:r>
            <w:rPr>
              <w:rStyle w:val="Hyperlink"/>
            </w:rPr>
            <w:delText xml:space="preserve">ordered pair</w:delText>
          </w:r>
        </w:del>
      </w:hyperlink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of elements</w:delText>
        </w:r>
      </w:del>
      <w:del w:id="7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del w:id="75" w:author="PR Preview" w:date="2026-01-01T00:00:00Z">
        <w:r>
          <w:delText xml:space="preserve">,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says whether</w:delText>
        </w:r>
      </w:del>
      <w:del w:id="7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∼</m:t>
        </m:r>
        <m:r>
          <m:t>b</m:t>
        </m:r>
      </m:oMath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holds (</w:delText>
        </w:r>
      </w:del>
      <w:del w:id="81" w:author="PR Preview" w:date="2026-01-01T00:00:00Z">
        <w:r>
          <w:delText xml:space="preserve">“</w:delText>
        </w:r>
      </w:del>
      <m:oMath>
        <m:r>
          <m:t>a</m:t>
        </m:r>
      </m:oMath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is related to</w:delText>
        </w:r>
      </w:del>
      <w:del w:id="84" w:author="PR Preview" w:date="2026-01-01T00:00:00Z">
        <w:r>
          <w:delText xml:space="preserve"> </w:delText>
        </w:r>
      </w:del>
      <m:oMath>
        <m:r>
          <m:t>b</m:t>
        </m:r>
      </m:oMath>
      <w:del w:id="85" w:author="PR Preview" w:date="2026-01-01T00:00:00Z">
        <w:r>
          <w:delText xml:space="preserve">”</w:delText>
        </w:r>
      </w:del>
      <w:del w:id="86" w:author="PR Preview" w:date="2026-01-01T00:00:00Z">
        <w:r>
          <w:delText xml:space="preserve">).</w:delText>
        </w:r>
      </w:del>
    </w:p>
    <w:p>
      <w:pPr>
        <w:pStyle w:val="BodyText"/>
      </w:pPr>
      <w:ins w:id="87" w:author="PR Preview" w:date="2026-01-01T00:00:00Z">
        <w:r>
          <w:rPr>
            <w:b/>
            <w:bCs/>
          </w:rPr>
          <w:t xml:space="preserve">Definition 4 (Relation)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A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rPr>
            <w:b/>
            <w:bCs/>
          </w:rPr>
          <w:t xml:space="preserve">relation</w:t>
        </w:r>
      </w:ins>
      <w:ins w:id="92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on a set</w:t>
        </w:r>
      </w:ins>
      <w:ins w:id="95" w:author="PR Preview" w:date="2026-01-01T00:00:00Z">
        <w:r>
          <w:t xml:space="preserve"> </w:t>
        </w:r>
      </w:ins>
      <m:oMath>
        <m:r>
          <m:t>S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[2]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is a rule that,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for each</w:t>
        </w:r>
      </w:ins>
      <w:ins w:id="102" w:author="PR Preview" w:date="2026-01-01T00:00:00Z">
        <w:r>
          <w:t xml:space="preserve"> </w:t>
        </w:r>
      </w:ins>
      <w:hyperlink r:id="rId16">
        <w:ins w:id="103" w:author="PR Preview" w:date="2026-01-01T00:00:00Z">
          <w:r>
            <w:rPr>
              <w:rStyle w:val="Hyperlink"/>
            </w:rPr>
            <w:t xml:space="preserve">ordered pair</w:t>
          </w:r>
        </w:ins>
      </w:hyperlink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of elements</w:t>
        </w:r>
      </w:ins>
      <w:ins w:id="10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ins w:id="107" w:author="PR Preview" w:date="2026-01-01T00:00:00Z">
        <w:r>
          <w:t xml:space="preserve">,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says whether</w:t>
        </w:r>
      </w:ins>
      <w:ins w:id="11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b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holds (</w:t>
        </w:r>
      </w:ins>
      <w:ins w:id="113" w:author="PR Preview" w:date="2026-01-01T00:00:00Z">
        <w:r>
          <w:t xml:space="preserve">“</w:t>
        </w:r>
      </w:ins>
      <m:oMath>
        <m:r>
          <m:t>a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is related to</w:t>
        </w:r>
      </w:ins>
      <w:ins w:id="116" w:author="PR Preview" w:date="2026-01-01T00:00:00Z">
        <w:r>
          <w:t xml:space="preserve"> </w:t>
        </w:r>
      </w:ins>
      <m:oMath>
        <m:r>
          <m:t>b</m:t>
        </m:r>
      </m:oMath>
      <w:ins w:id="117" w:author="PR Preview" w:date="2026-01-01T00:00:00Z">
        <w:r>
          <w:t xml:space="preserve">”</w:t>
        </w:r>
      </w:ins>
      <w:ins w:id="118" w:author="PR Preview" w:date="2026-01-01T00:00:00Z">
        <w:r>
          <w:t xml:space="preserve">).</w:t>
        </w:r>
      </w:ins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del w:id="119" w:author="PR Preview" w:date="2026-01-01T00:00:00Z">
        <w:r>
          <w:rPr>
            <w:b/>
            <w:bCs/>
          </w:rPr>
          <w:delText xml:space="preserve">Definition 5 (Domain)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The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rPr>
            <w:b/>
            <w:bCs/>
          </w:rPr>
          <w:delText xml:space="preserve">domain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(Wikipedia contributors 2026f)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of a</w:delText>
        </w:r>
      </w:del>
      <w:del w:id="128" w:author="PR Preview" w:date="2026-01-01T00:00:00Z">
        <w:r>
          <w:delText xml:space="preserve"> </w:delText>
        </w:r>
      </w:del>
      <w:hyperlink w:anchor="def-function">
        <w:del w:id="129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3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is the set</w:delText>
        </w:r>
      </w:del>
      <w:del w:id="133" w:author="PR Preview" w:date="2026-01-01T00:00:00Z">
        <w:r>
          <w:delText xml:space="preserve"> </w:delText>
        </w:r>
      </w:del>
      <m:oMath>
        <m:r>
          <m:t>A</m:t>
        </m:r>
      </m:oMath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of elements that</w:delText>
        </w:r>
      </w:del>
      <w:del w:id="136" w:author="PR Preview" w:date="2026-01-01T00:00:00Z">
        <w:r>
          <w:delText xml:space="preserve"> </w:delText>
        </w:r>
      </w:del>
      <m:oMath>
        <m:r>
          <m:t>f</m:t>
        </m:r>
      </m:oMath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assigns values to.</w:delText>
        </w:r>
      </w:del>
    </w:p>
    <w:p>
      <w:pPr>
        <w:pStyle w:val="BodyText"/>
      </w:pPr>
      <w:del w:id="139" w:author="PR Preview" w:date="2026-01-01T00:00:00Z">
        <w:r>
          <w:rPr>
            <w:b/>
            <w:bCs/>
          </w:rPr>
          <w:delText xml:space="preserve">Definition 6 (Codomain)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The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rPr>
            <w:b/>
            <w:bCs/>
          </w:rPr>
          <w:delText xml:space="preserve">codomain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(Wikipedia contributors 2026d)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of a</w:delText>
        </w:r>
      </w:del>
      <w:del w:id="148" w:author="PR Preview" w:date="2026-01-01T00:00:00Z">
        <w:r>
          <w:delText xml:space="preserve"> </w:delText>
        </w:r>
      </w:del>
      <w:hyperlink w:anchor="def-function">
        <w:del w:id="149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5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is the set</w:delText>
        </w:r>
      </w:del>
      <w:del w:id="153" w:author="PR Preview" w:date="2026-01-01T00:00:00Z">
        <w:r>
          <w:delText xml:space="preserve"> </w:delText>
        </w:r>
      </w:del>
      <m:oMath>
        <m:r>
          <m:t>B</m:t>
        </m:r>
      </m:oMath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that its values are required to lie in.</w:delText>
        </w:r>
      </w:del>
    </w:p>
    <w:p>
      <w:pPr>
        <w:pStyle w:val="BodyText"/>
      </w:pPr>
      <w:del w:id="156" w:author="PR Preview" w:date="2026-01-01T00:00:00Z">
        <w:r>
          <w:rPr>
            <w:b/>
            <w:bCs/>
          </w:rPr>
          <w:delText xml:space="preserve">Definition 7 (Image)</w:delText>
        </w:r>
      </w:del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The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rPr>
            <w:b/>
            <w:bCs/>
          </w:rPr>
          <w:delText xml:space="preserve">image</w:delText>
        </w:r>
      </w:del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(Wikipedia contributors 2026l)</w:delText>
        </w:r>
      </w:del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of a</w:delText>
        </w:r>
      </w:del>
      <w:del w:id="165" w:author="PR Preview" w:date="2026-01-01T00:00:00Z">
        <w:r>
          <w:delText xml:space="preserve"> </w:delText>
        </w:r>
      </w:del>
      <w:hyperlink w:anchor="def-function">
        <w:del w:id="166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6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is the set of values that</w:delText>
        </w:r>
      </w:del>
      <w:del w:id="170" w:author="PR Preview" w:date="2026-01-01T00:00:00Z">
        <w:r>
          <w:delText xml:space="preserve"> </w:delText>
        </w:r>
      </w:del>
      <m:oMath>
        <m:r>
          <m:t>f</m:t>
        </m:r>
      </m:oMath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actually takes:</w:delText>
        </w:r>
      </w:del>
    </w:p>
    <w:p>
      <w:pPr>
        <w:pStyle w:val="BodyText"/>
      </w:pPr>
      <w:ins w:id="173" w:author="PR Preview" w:date="2026-01-01T00:00:00Z">
        <w:r>
          <w:rPr>
            <w:b/>
            <w:bCs/>
          </w:rPr>
          <w:t xml:space="preserve">Definition 5 (Domain)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The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rPr>
            <w:b/>
            <w:bCs/>
          </w:rPr>
          <w:t xml:space="preserve">domain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[3]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of a</w:t>
        </w:r>
      </w:ins>
      <w:ins w:id="182" w:author="PR Preview" w:date="2026-01-01T00:00:00Z">
        <w:r>
          <w:t xml:space="preserve"> </w:t>
        </w:r>
      </w:ins>
      <w:hyperlink w:anchor="def-function">
        <w:ins w:id="183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8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is the set</w:t>
        </w:r>
      </w:ins>
      <w:ins w:id="187" w:author="PR Preview" w:date="2026-01-01T00:00:00Z">
        <w:r>
          <w:t xml:space="preserve"> </w:t>
        </w:r>
      </w:ins>
      <m:oMath>
        <m:r>
          <m:t>A</m:t>
        </m:r>
      </m:oMath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of elements that</w:t>
        </w:r>
      </w:ins>
      <w:ins w:id="190" w:author="PR Preview" w:date="2026-01-01T00:00:00Z">
        <w:r>
          <w:t xml:space="preserve"> </w:t>
        </w:r>
      </w:ins>
      <m:oMath>
        <m:r>
          <m:t>f</m:t>
        </m:r>
      </m:oMath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assigns values to.</w:t>
        </w:r>
      </w:ins>
    </w:p>
    <w:bookmarkEnd w:id="19"/>
    <w:bookmarkStart w:id="20" w:name="def-codomain"/>
    <w:p>
      <w:pPr>
        <w:pStyle w:val="BodyText"/>
      </w:pPr>
      <w:ins w:id="193" w:author="PR Preview" w:date="2026-01-01T00:00:00Z">
        <w:r>
          <w:rPr>
            <w:b/>
            <w:bCs/>
          </w:rPr>
          <w:t xml:space="preserve">Definition 6 (Codomain)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The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rPr>
            <w:b/>
            <w:bCs/>
          </w:rPr>
          <w:t xml:space="preserve">codomain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[4]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of a</w:t>
        </w:r>
      </w:ins>
      <w:ins w:id="202" w:author="PR Preview" w:date="2026-01-01T00:00:00Z">
        <w:r>
          <w:t xml:space="preserve"> </w:t>
        </w:r>
      </w:ins>
      <w:hyperlink w:anchor="def-function">
        <w:ins w:id="203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20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is the set</w:t>
        </w:r>
      </w:ins>
      <w:ins w:id="207" w:author="PR Preview" w:date="2026-01-01T00:00:00Z">
        <w:r>
          <w:t xml:space="preserve"> </w:t>
        </w:r>
      </w:ins>
      <m:oMath>
        <m:r>
          <m:t>B</m:t>
        </m:r>
      </m:oMath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that its values are required to lie in.</w:t>
        </w:r>
      </w:ins>
    </w:p>
    <w:bookmarkEnd w:id="20"/>
    <w:bookmarkStart w:id="21" w:name="def-image"/>
    <w:p>
      <w:pPr>
        <w:pStyle w:val="BodyText"/>
      </w:pPr>
      <w:ins w:id="210" w:author="PR Preview" w:date="2026-01-01T00:00:00Z">
        <w:r>
          <w:rPr>
            <w:b/>
            <w:bCs/>
          </w:rPr>
          <w:t xml:space="preserve">Definition 7 (Image)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The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rPr>
            <w:b/>
            <w:bCs/>
          </w:rPr>
          <w:t xml:space="preserve">image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[5]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of a</w:t>
        </w:r>
      </w:ins>
      <w:ins w:id="219" w:author="PR Preview" w:date="2026-01-01T00:00:00Z">
        <w:r>
          <w:t xml:space="preserve"> </w:t>
        </w:r>
      </w:ins>
      <w:hyperlink w:anchor="def-function">
        <w:ins w:id="220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22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is the set of values that</w:t>
        </w:r>
      </w:ins>
      <w:ins w:id="224" w:author="PR Preview" w:date="2026-01-01T00:00:00Z">
        <w:r>
          <w:t xml:space="preserve"> </w:t>
        </w:r>
      </w:ins>
      <m:oMath>
        <m:r>
          <m:t>f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actually takes: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del w:id="227" w:author="PR Preview" w:date="2026-01-01T00:00:00Z">
        <w:r>
          <w:delText xml:space="preserve">To avoid the ambiguity, these notes write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“image”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or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“codomain”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instead,</w:delText>
        </w:r>
      </w:del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and recommend that you do too</w:delText>
        </w:r>
      </w:del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(Wikipedia contributors 2026p)</w:delText>
        </w:r>
      </w:del>
      <w:del w:id="240" w:author="PR Preview" w:date="2026-01-01T00:00:00Z">
        <w:r>
          <w:delText xml:space="preserve">.</w:delText>
        </w:r>
      </w:del>
    </w:p>
    <w:p>
      <w:pPr>
        <w:pStyle w:val="FirstParagraph"/>
      </w:pPr>
      <w:ins w:id="241" w:author="PR Preview" w:date="2026-01-01T00:00:00Z">
        <w:r>
          <w:t xml:space="preserve">To avoid the ambiguity, these notes write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“image”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or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“codomain”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instead,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and recommend that you do too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[6]</w:t>
        </w:r>
      </w:ins>
      <w:ins w:id="254" w:author="PR Preview" w:date="2026-01-01T00:00:00Z">
        <w:r>
          <w:t xml:space="preserve">.</w:t>
        </w:r>
      </w:ins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del w:id="255" w:author="PR Preview" w:date="2026-01-01T00:00:00Z">
        <w:r>
          <w:rPr>
            <w:b/>
            <w:bCs/>
          </w:rPr>
          <w:delText xml:space="preserve">Definition 9 (Graph of a function)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The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rPr>
            <w:b/>
            <w:bCs/>
          </w:rPr>
          <w:delText xml:space="preserve">graph</w:delText>
        </w:r>
      </w:del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(Wikipedia contributors 2026k)</w:delText>
        </w:r>
      </w:del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of a</w:delText>
        </w:r>
      </w:del>
      <w:del w:id="264" w:author="PR Preview" w:date="2026-01-01T00:00:00Z">
        <w:r>
          <w:delText xml:space="preserve"> </w:delText>
        </w:r>
      </w:del>
      <w:hyperlink w:anchor="def-function">
        <w:del w:id="265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26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is the set of</w:delText>
        </w:r>
      </w:del>
      <w:del w:id="269" w:author="PR Preview" w:date="2026-01-01T00:00:00Z">
        <w:r>
          <w:delText xml:space="preserve"> </w:delText>
        </w:r>
      </w:del>
      <w:hyperlink r:id="rId16">
        <w:del w:id="270" w:author="PR Preview" w:date="2026-01-01T00:00:00Z">
          <w:r>
            <w:rPr>
              <w:rStyle w:val="Hyperlink"/>
            </w:rPr>
            <w:delText xml:space="preserve">ordered pairs</w:delText>
          </w:r>
        </w:del>
      </w:hyperlink>
      <w:del w:id="27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del w:id="272" w:author="PR Preview" w:date="2026-01-01T00:00:00Z">
        <w:r>
          <w:delText xml:space="preserve">, one for each element</w:delText>
        </w:r>
      </w:del>
      <w:del w:id="273" w:author="PR Preview" w:date="2026-01-01T00:00:00Z">
        <w:r>
          <w:delText xml:space="preserve"> </w:delText>
        </w:r>
      </w:del>
      <m:oMath>
        <m:r>
          <m:t>a</m:t>
        </m:r>
      </m:oMath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of its domain:</w:delText>
        </w:r>
      </w:del>
    </w:p>
    <w:p>
      <w:pPr>
        <w:pStyle w:val="BodyText"/>
      </w:pPr>
      <w:ins w:id="276" w:author="PR Preview" w:date="2026-01-01T00:00:00Z">
        <w:r>
          <w:rPr>
            <w:b/>
            <w:bCs/>
          </w:rPr>
          <w:t xml:space="preserve">Definition 9 (Graph of a function)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The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rPr>
            <w:b/>
            <w:bCs/>
          </w:rPr>
          <w:t xml:space="preserve">graph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[7]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of a</w:t>
        </w:r>
      </w:ins>
      <w:ins w:id="285" w:author="PR Preview" w:date="2026-01-01T00:00:00Z">
        <w:r>
          <w:t xml:space="preserve"> </w:t>
        </w:r>
      </w:ins>
      <w:hyperlink w:anchor="def-function">
        <w:ins w:id="286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28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is the set of</w:t>
        </w:r>
      </w:ins>
      <w:ins w:id="290" w:author="PR Preview" w:date="2026-01-01T00:00:00Z">
        <w:r>
          <w:t xml:space="preserve"> </w:t>
        </w:r>
      </w:ins>
      <w:hyperlink r:id="rId16">
        <w:ins w:id="291" w:author="PR Preview" w:date="2026-01-01T00:00:00Z">
          <w:r>
            <w:rPr>
              <w:rStyle w:val="Hyperlink"/>
            </w:rPr>
            <w:t xml:space="preserve">ordered pairs</w:t>
          </w:r>
        </w:ins>
      </w:hyperlink>
      <w:ins w:id="29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293" w:author="PR Preview" w:date="2026-01-01T00:00:00Z">
        <w:r>
          <w:t xml:space="preserve">, one for each element</w:t>
        </w:r>
      </w:ins>
      <w:ins w:id="294" w:author="PR Preview" w:date="2026-01-01T00:00:00Z">
        <w:r>
          <w:t xml:space="preserve"> </w:t>
        </w:r>
      </w:ins>
      <m:oMath>
        <m:r>
          <m:t>a</m:t>
        </m:r>
      </m:oMath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of its domain: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del w:id="297" w:author="PR Preview" w:date="2026-01-01T00:00:00Z">
        <w:r>
          <w:rPr>
            <w:b/>
            <w:bCs/>
          </w:rPr>
          <w:delText xml:space="preserve">As its graph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(Halmos 1974, sec. 8, p. 30)</w:delText>
        </w:r>
      </w:del>
      <w:del w:id="300" w:author="PR Preview" w:date="2026-01-01T00:00:00Z">
        <w:r>
          <w:delText xml:space="preserve">: a function is a subset of</w:delText>
        </w:r>
      </w:del>
      <w:del w:id="30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×</m:t>
        </m:r>
        <m:r>
          <m:t>B</m:t>
        </m:r>
      </m:oMath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containing exactly one pair</w:delText>
        </w:r>
      </w:del>
      <w:del w:id="30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for each</w:delText>
        </w:r>
      </w:del>
      <w:del w:id="30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308" w:author="PR Preview" w:date="2026-01-01T00:00:00Z">
        <w:r>
          <w:delText xml:space="preserve">, where</w:delText>
        </w:r>
      </w:del>
      <w:del w:id="30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del w:id="310" w:author="PR Preview" w:date="2026-01-01T00:00:00Z">
        <w:r>
          <w:delText xml:space="preserve">, and the statement</w:delText>
        </w:r>
      </w:del>
      <w:del w:id="31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is notation for</w:delText>
        </w:r>
      </w:del>
      <w:del w:id="31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del w:id="315" w:author="PR Preview" w:date="2026-01-01T00:00:00Z">
        <w:r>
          <w:delText xml:space="preserve">. Under this convention, the codomain</w:delText>
        </w:r>
      </w:del>
      <w:del w:id="316" w:author="PR Preview" w:date="2026-01-01T00:00:00Z">
        <w:r>
          <w:delText xml:space="preserve"> </w:delText>
        </w:r>
      </w:del>
      <m:oMath>
        <m:r>
          <m:t>B</m:t>
        </m:r>
      </m:oMath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is specified alongside the graph in the declaration</w:delText>
        </w:r>
      </w:del>
      <w:del w:id="31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320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3"/>
        </w:numPr>
      </w:pPr>
      <w:ins w:id="321" w:author="PR Preview" w:date="2026-01-01T00:00:00Z">
        <w:r>
          <w:rPr>
            <w:b/>
            <w:bCs/>
          </w:rPr>
          <w:t xml:space="preserve">As its graph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[8, Sec. 8], p. 30</w:t>
        </w:r>
      </w:ins>
      <w:ins w:id="324" w:author="PR Preview" w:date="2026-01-01T00:00:00Z">
        <w:r>
          <w:t xml:space="preserve">: a function is a subset of</w:t>
        </w:r>
      </w:ins>
      <w:ins w:id="32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B</m:t>
        </m:r>
      </m:oMath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containing exactly one pair</w:t>
        </w:r>
      </w:ins>
      <w:ins w:id="32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for each</w:t>
        </w:r>
      </w:ins>
      <w:ins w:id="33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332" w:author="PR Preview" w:date="2026-01-01T00:00:00Z">
        <w:r>
          <w:t xml:space="preserve">, where</w:t>
        </w:r>
      </w:ins>
      <w:ins w:id="33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334" w:author="PR Preview" w:date="2026-01-01T00:00:00Z">
        <w:r>
          <w:t xml:space="preserve">, and the statement</w:t>
        </w:r>
      </w:ins>
      <w:ins w:id="33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is notation for</w:t>
        </w:r>
      </w:ins>
      <w:ins w:id="33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ins w:id="339" w:author="PR Preview" w:date="2026-01-01T00:00:00Z">
        <w:r>
          <w:t xml:space="preserve">. Under this convention, the codomain</w:t>
        </w:r>
      </w:ins>
      <w:ins w:id="340" w:author="PR Preview" w:date="2026-01-01T00:00:00Z">
        <w:r>
          <w:t xml:space="preserve"> </w:t>
        </w:r>
      </w:ins>
      <m:oMath>
        <m:r>
          <m:t>B</m:t>
        </m:r>
      </m:oMath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is specified alongside the graph in the declaration</w:t>
        </w:r>
      </w:ins>
      <w:ins w:id="34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34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del w:id="345" w:author="PR Preview" w:date="2026-01-01T00:00:00Z">
        <w:r>
          <w:rPr>
            <w:b/>
            <w:bCs/>
          </w:rPr>
          <w:delText xml:space="preserve">Definition 10 (Composition)</w:delText>
        </w:r>
      </w:del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Let</w:delText>
        </w:r>
      </w:del>
      <w:del w:id="348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and</w:delText>
        </w:r>
      </w:del>
      <w:del w:id="35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be</w:delText>
        </w:r>
      </w:del>
      <w:del w:id="354" w:author="PR Preview" w:date="2026-01-01T00:00:00Z">
        <w:r>
          <w:delText xml:space="preserve"> </w:delText>
        </w:r>
      </w:del>
      <w:hyperlink w:anchor="def-function">
        <w:del w:id="355" w:author="PR Preview" w:date="2026-01-01T00:00:00Z">
          <w:r>
            <w:rPr>
              <w:rStyle w:val="Hyperlink"/>
            </w:rPr>
            <w:delText xml:space="preserve">functions</w:delText>
          </w:r>
        </w:del>
      </w:hyperlink>
      <w:del w:id="356" w:author="PR Preview" w:date="2026-01-01T00:00:00Z">
        <w:r>
          <w:delText xml:space="preserve">.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The</w:delText>
        </w:r>
      </w:del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rPr>
            <w:b/>
            <w:bCs/>
          </w:rPr>
          <w:delText xml:space="preserve">composition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(Wikipedia contributors 2026h)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of</w:delText>
        </w:r>
      </w:del>
      <w:del w:id="365" w:author="PR Preview" w:date="2026-01-01T00:00:00Z">
        <w:r>
          <w:delText xml:space="preserve"> </w:delText>
        </w:r>
      </w:del>
      <m:oMath>
        <m:r>
          <m:t>f</m:t>
        </m:r>
      </m:oMath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and</w:delText>
        </w:r>
      </w:del>
      <w:del w:id="368" w:author="PR Preview" w:date="2026-01-01T00:00:00Z">
        <w:r>
          <w:delText xml:space="preserve"> </w:delText>
        </w:r>
      </w:del>
      <m:oMath>
        <m:r>
          <m:t>g</m:t>
        </m:r>
      </m:oMath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is the function</w:delText>
        </w:r>
      </w:del>
      <w:del w:id="37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defined by</w:delText>
        </w:r>
      </w:del>
    </w:p>
    <w:p>
      <w:pPr>
        <w:pStyle w:val="BodyText"/>
      </w:pPr>
      <w:ins w:id="374" w:author="PR Preview" w:date="2026-01-01T00:00:00Z">
        <w:r>
          <w:rPr>
            <w:b/>
            <w:bCs/>
          </w:rPr>
          <w:t xml:space="preserve">Definition 10 (Composition)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Let</w:t>
        </w:r>
      </w:ins>
      <w:ins w:id="37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and</w:t>
        </w:r>
      </w:ins>
      <w:ins w:id="38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be</w:t>
        </w:r>
      </w:ins>
      <w:ins w:id="383" w:author="PR Preview" w:date="2026-01-01T00:00:00Z">
        <w:r>
          <w:t xml:space="preserve"> </w:t>
        </w:r>
      </w:ins>
      <w:hyperlink w:anchor="def-function">
        <w:ins w:id="384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385" w:author="PR Preview" w:date="2026-01-01T00:00:00Z">
        <w:r>
          <w:t xml:space="preserve">.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The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rPr>
            <w:b/>
            <w:bCs/>
          </w:rPr>
          <w:t xml:space="preserve">composition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[9]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of</w:t>
        </w:r>
      </w:ins>
      <w:ins w:id="394" w:author="PR Preview" w:date="2026-01-01T00:00:00Z">
        <w:r>
          <w:t xml:space="preserve"> </w:t>
        </w:r>
      </w:ins>
      <m:oMath>
        <m:r>
          <m:t>f</m:t>
        </m:r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and</w:t>
        </w:r>
      </w:ins>
      <w:ins w:id="397" w:author="PR Preview" w:date="2026-01-01T00:00:00Z">
        <w:r>
          <w:t xml:space="preserve"> </w:t>
        </w:r>
      </w:ins>
      <m:oMath>
        <m:r>
          <m:t>g</m:t>
        </m:r>
      </m:oMath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is the function</w:t>
        </w:r>
      </w:ins>
      <w:ins w:id="40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defined by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del w:id="403" w:author="PR Preview" w:date="2026-01-01T00:00:00Z">
        <w:r>
          <w:rPr>
            <w:b/>
            <w:bCs/>
          </w:rPr>
          <w:delText xml:space="preserve">Definition 13 (Inverse function)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Let</w:delText>
        </w:r>
      </w:del>
      <w:del w:id="40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be a</w:delText>
        </w:r>
      </w:del>
      <w:del w:id="409" w:author="PR Preview" w:date="2026-01-01T00:00:00Z">
        <w:r>
          <w:delText xml:space="preserve"> </w:delText>
        </w:r>
      </w:del>
      <w:hyperlink w:anchor="def-function">
        <w:del w:id="410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411" w:author="PR Preview" w:date="2026-01-01T00:00:00Z">
        <w:r>
          <w:delText xml:space="preserve">.</w:delText>
        </w:r>
      </w:del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A function</w:delText>
        </w:r>
      </w:del>
      <w:del w:id="414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is the</w:delText>
        </w:r>
      </w:del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rPr>
            <w:b/>
            <w:bCs/>
          </w:rPr>
          <w:delText xml:space="preserve">inverse function</w:delText>
        </w:r>
      </w:del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(Wikipedia contributors 2026n)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of</w:delText>
        </w:r>
      </w:del>
      <w:del w:id="423" w:author="PR Preview" w:date="2026-01-01T00:00:00Z">
        <w:r>
          <w:delText xml:space="preserve"> </w:delText>
        </w:r>
      </w:del>
      <m:oMath>
        <m:r>
          <m:t>f</m:t>
        </m:r>
      </m:oMath>
      <w:del w:id="424" w:author="PR Preview" w:date="2026-01-01T00:00:00Z">
        <w:r>
          <w:delText xml:space="preserve">,</w:delText>
        </w:r>
      </w:del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written</w:delText>
        </w:r>
      </w:del>
      <w:del w:id="42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428" w:author="PR Preview" w:date="2026-01-01T00:00:00Z">
        <w:r>
          <w:delText xml:space="preserve">, if both</w:delText>
        </w:r>
      </w:del>
    </w:p>
    <w:p>
      <w:pPr>
        <w:pStyle w:val="BodyText"/>
      </w:pPr>
      <w:ins w:id="429" w:author="PR Preview" w:date="2026-01-01T00:00:00Z">
        <w:r>
          <w:rPr>
            <w:b/>
            <w:bCs/>
          </w:rPr>
          <w:t xml:space="preserve">Definition 13 (Inverse function)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Let</w:t>
        </w:r>
      </w:ins>
      <w:ins w:id="43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be a</w:t>
        </w:r>
      </w:ins>
      <w:ins w:id="435" w:author="PR Preview" w:date="2026-01-01T00:00:00Z">
        <w:r>
          <w:t xml:space="preserve"> </w:t>
        </w:r>
      </w:ins>
      <w:hyperlink w:anchor="def-function">
        <w:ins w:id="436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437" w:author="PR Preview" w:date="2026-01-01T00:00:00Z">
        <w:r>
          <w:t xml:space="preserve">.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A function</w:t>
        </w:r>
      </w:ins>
      <w:ins w:id="440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is the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rPr>
            <w:b/>
            <w:bCs/>
          </w:rPr>
          <w:t xml:space="preserve">inverse function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[10]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of</w:t>
        </w:r>
      </w:ins>
      <w:ins w:id="449" w:author="PR Preview" w:date="2026-01-01T00:00:00Z">
        <w:r>
          <w:t xml:space="preserve"> </w:t>
        </w:r>
      </w:ins>
      <m:oMath>
        <m:r>
          <m:t>f</m:t>
        </m:r>
      </m:oMath>
      <w:ins w:id="450" w:author="PR Preview" w:date="2026-01-01T00:00:00Z">
        <w:r>
          <w:t xml:space="preserve">,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written</w:t>
        </w:r>
      </w:ins>
      <w:ins w:id="453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454" w:author="PR Preview" w:date="2026-01-01T00:00:00Z">
        <w:r>
          <w:t xml:space="preserve">, if both</w:t>
        </w:r>
      </w:ins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del w:id="455" w:author="PR Preview" w:date="2026-01-01T00:00:00Z">
        <w:r>
          <w:rPr>
            <w:b/>
            <w:bCs/>
          </w:rPr>
          <w:delText xml:space="preserve">Definition 15 (Operator)</w:delText>
        </w:r>
      </w:del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An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rPr>
            <w:b/>
            <w:bCs/>
          </w:rPr>
          <w:delText xml:space="preserve">operator</w:delText>
        </w:r>
      </w:del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delText xml:space="preserve">(Wikipedia contributors 2026o)</w:delText>
        </w:r>
      </w:del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is a</w:delText>
        </w:r>
      </w:del>
      <w:del w:id="464" w:author="PR Preview" w:date="2026-01-01T00:00:00Z">
        <w:r>
          <w:delText xml:space="preserve"> </w:delText>
        </w:r>
      </w:del>
      <w:hyperlink w:anchor="def-function">
        <w:del w:id="465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whose</w:delText>
        </w:r>
      </w:del>
      <w:del w:id="468" w:author="PR Preview" w:date="2026-01-01T00:00:00Z">
        <w:r>
          <w:delText xml:space="preserve"> </w:delText>
        </w:r>
      </w:del>
      <w:hyperlink w:anchor="def-argument">
        <w:del w:id="469" w:author="PR Preview" w:date="2026-01-01T00:00:00Z">
          <w:r>
            <w:rPr>
              <w:rStyle w:val="Hyperlink"/>
            </w:rPr>
            <w:delText xml:space="preserve">arguments</w:delText>
          </w:r>
        </w:del>
      </w:hyperlink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and</w:delText>
        </w:r>
      </w:del>
      <w:del w:id="472" w:author="PR Preview" w:date="2026-01-01T00:00:00Z">
        <w:r>
          <w:delText xml:space="preserve"> </w:delText>
        </w:r>
      </w:del>
      <w:hyperlink w:anchor="def-value">
        <w:del w:id="473" w:author="PR Preview" w:date="2026-01-01T00:00:00Z">
          <w:r>
            <w:rPr>
              <w:rStyle w:val="Hyperlink"/>
            </w:rPr>
            <w:delText xml:space="preserve">values</w:delText>
          </w:r>
        </w:del>
      </w:hyperlink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are both functions or both vectors.</w:delText>
        </w:r>
      </w:del>
    </w:p>
    <w:p>
      <w:pPr>
        <w:pStyle w:val="FirstParagraph"/>
      </w:pPr>
      <w:ins w:id="476" w:author="PR Preview" w:date="2026-01-01T00:00:00Z">
        <w:r>
          <w:rPr>
            <w:b/>
            <w:bCs/>
          </w:rPr>
          <w:t xml:space="preserve">Definition 15 (Operator)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An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rPr>
            <w:b/>
            <w:bCs/>
          </w:rPr>
          <w:t xml:space="preserve">operator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[11]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is a</w:t>
        </w:r>
      </w:ins>
      <w:ins w:id="485" w:author="PR Preview" w:date="2026-01-01T00:00:00Z">
        <w:r>
          <w:t xml:space="preserve"> </w:t>
        </w:r>
      </w:ins>
      <w:hyperlink w:anchor="def-function">
        <w:ins w:id="486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whose</w:t>
        </w:r>
      </w:ins>
      <w:ins w:id="489" w:author="PR Preview" w:date="2026-01-01T00:00:00Z">
        <w:r>
          <w:t xml:space="preserve"> </w:t>
        </w:r>
      </w:ins>
      <w:hyperlink w:anchor="def-argument">
        <w:ins w:id="490" w:author="PR Preview" w:date="2026-01-01T00:00:00Z">
          <w:r>
            <w:rPr>
              <w:rStyle w:val="Hyperlink"/>
            </w:rPr>
            <w:t xml:space="preserve">arguments</w:t>
          </w:r>
        </w:ins>
      </w:hyperlink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and</w:t>
        </w:r>
      </w:ins>
      <w:ins w:id="493" w:author="PR Preview" w:date="2026-01-01T00:00:00Z">
        <w:r>
          <w:t xml:space="preserve"> </w:t>
        </w:r>
      </w:ins>
      <w:hyperlink w:anchor="def-value">
        <w:ins w:id="494" w:author="PR Preview" w:date="2026-01-01T00:00:00Z">
          <w:r>
            <w:rPr>
              <w:rStyle w:val="Hyperlink"/>
            </w:rPr>
            <w:t xml:space="preserve">values</w:t>
          </w:r>
        </w:ins>
      </w:hyperlink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are both functions or both vectors.</w:t>
        </w:r>
      </w:ins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del w:id="497" w:author="PR Preview" w:date="2026-01-01T00:00:00Z">
        <w:r>
          <w:rPr>
            <w:b/>
            <w:bCs/>
          </w:rPr>
          <w:delText xml:space="preserve">Definition 16 (Functional)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A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rPr>
            <w:b/>
            <w:bCs/>
          </w:rPr>
          <w:delText xml:space="preserve">functional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(Wikipedia contributors 2026j)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is a</w:delText>
        </w:r>
      </w:del>
      <w:del w:id="506" w:author="PR Preview" w:date="2026-01-01T00:00:00Z">
        <w:r>
          <w:delText xml:space="preserve"> </w:delText>
        </w:r>
      </w:del>
      <w:hyperlink w:anchor="def-function">
        <w:del w:id="507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whose</w:delText>
        </w:r>
      </w:del>
      <w:del w:id="510" w:author="PR Preview" w:date="2026-01-01T00:00:00Z">
        <w:r>
          <w:delText xml:space="preserve"> </w:delText>
        </w:r>
      </w:del>
      <w:hyperlink w:anchor="def-argument">
        <w:del w:id="511" w:author="PR Preview" w:date="2026-01-01T00:00:00Z">
          <w:r>
            <w:rPr>
              <w:rStyle w:val="Hyperlink"/>
            </w:rPr>
            <w:delText xml:space="preserve">arguments</w:delText>
          </w:r>
        </w:del>
      </w:hyperlink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are functions or vectors</w:delText>
        </w:r>
      </w:del>
      <w:del w:id="514" w:author="PR Preview" w:date="2026-01-01T00:00:00Z">
        <w:r>
          <w:delText xml:space="preserve"> </w:delText>
        </w:r>
      </w:del>
      <w:del w:id="515" w:author="PR Preview" w:date="2026-01-01T00:00:00Z">
        <w:r>
          <w:delText xml:space="preserve">and whose</w:delText>
        </w:r>
      </w:del>
      <w:del w:id="516" w:author="PR Preview" w:date="2026-01-01T00:00:00Z">
        <w:r>
          <w:delText xml:space="preserve"> </w:delText>
        </w:r>
      </w:del>
      <w:hyperlink w:anchor="def-value">
        <w:del w:id="517" w:author="PR Preview" w:date="2026-01-01T00:00:00Z">
          <w:r>
            <w:rPr>
              <w:rStyle w:val="Hyperlink"/>
            </w:rPr>
            <w:delText xml:space="preserve">values</w:delText>
          </w:r>
        </w:del>
      </w:hyperlink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are real numbers.</w:delText>
        </w:r>
      </w:del>
    </w:p>
    <w:p>
      <w:pPr>
        <w:pStyle w:val="BodyText"/>
      </w:pPr>
      <w:ins w:id="520" w:author="PR Preview" w:date="2026-01-01T00:00:00Z">
        <w:r>
          <w:rPr>
            <w:b/>
            <w:bCs/>
          </w:rPr>
          <w:t xml:space="preserve">Definition 16 (Functional)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A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rPr>
            <w:b/>
            <w:bCs/>
          </w:rPr>
          <w:t xml:space="preserve">functional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[12]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is a</w:t>
        </w:r>
      </w:ins>
      <w:ins w:id="529" w:author="PR Preview" w:date="2026-01-01T00:00:00Z">
        <w:r>
          <w:t xml:space="preserve"> </w:t>
        </w:r>
      </w:ins>
      <w:hyperlink w:anchor="def-function">
        <w:ins w:id="530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whose</w:t>
        </w:r>
      </w:ins>
      <w:ins w:id="533" w:author="PR Preview" w:date="2026-01-01T00:00:00Z">
        <w:r>
          <w:t xml:space="preserve"> </w:t>
        </w:r>
      </w:ins>
      <w:hyperlink w:anchor="def-argument">
        <w:ins w:id="534" w:author="PR Preview" w:date="2026-01-01T00:00:00Z">
          <w:r>
            <w:rPr>
              <w:rStyle w:val="Hyperlink"/>
            </w:rPr>
            <w:t xml:space="preserve">arguments</w:t>
          </w:r>
        </w:ins>
      </w:hyperlink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are functions or vectors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and whose</w:t>
        </w:r>
      </w:ins>
      <w:ins w:id="539" w:author="PR Preview" w:date="2026-01-01T00:00:00Z">
        <w:r>
          <w:t xml:space="preserve"> </w:t>
        </w:r>
      </w:ins>
      <w:hyperlink w:anchor="def-value">
        <w:ins w:id="540" w:author="PR Preview" w:date="2026-01-01T00:00:00Z">
          <w:r>
            <w:rPr>
              <w:rStyle w:val="Hyperlink"/>
            </w:rPr>
            <w:t xml:space="preserve">values</w:t>
          </w:r>
        </w:ins>
      </w:hyperlink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are real numbers.</w:t>
        </w:r>
      </w:ins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del w:id="543" w:author="PR Preview" w:date="2026-01-01T00:00:00Z">
        <w:r>
          <w:rPr>
            <w:b/>
            <w:bCs/>
          </w:rPr>
          <w:delText xml:space="preserve">Definition 17 (Sequence)</w:delText>
        </w:r>
      </w:del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delText xml:space="preserve">A</w:delText>
        </w:r>
      </w:del>
      <w:del w:id="546" w:author="PR Preview" w:date="2026-01-01T00:00:00Z">
        <w:r>
          <w:delText xml:space="preserve"> </w:delText>
        </w:r>
      </w:del>
      <w:del w:id="547" w:author="PR Preview" w:date="2026-01-01T00:00:00Z">
        <w:r>
          <w:rPr>
            <w:b/>
            <w:bCs/>
          </w:rPr>
          <w:delText xml:space="preserve">sequence</w:delText>
        </w:r>
      </w:del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delText xml:space="preserve">in a set</w:delText>
        </w:r>
      </w:del>
      <w:del w:id="550" w:author="PR Preview" w:date="2026-01-01T00:00:00Z">
        <w:r>
          <w:delText xml:space="preserve"> </w:delText>
        </w:r>
      </w:del>
      <m:oMath>
        <m:r>
          <m:t>S</m:t>
        </m:r>
      </m:oMath>
      <w:del w:id="551" w:author="PR Preview" w:date="2026-01-01T00:00:00Z">
        <w:r>
          <w:delText xml:space="preserve"> </w:delText>
        </w:r>
      </w:del>
      <w:del w:id="552" w:author="PR Preview" w:date="2026-01-01T00:00:00Z">
        <w:r>
          <w:delText xml:space="preserve">(Wikipedia contributors 2026q)</w:delText>
        </w:r>
      </w:del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delText xml:space="preserve">is a</w:delText>
        </w:r>
      </w:del>
      <w:del w:id="555" w:author="PR Preview" w:date="2026-01-01T00:00:00Z">
        <w:r>
          <w:delText xml:space="preserve"> </w:delText>
        </w:r>
      </w:del>
      <w:hyperlink w:anchor="def-function">
        <w:del w:id="556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55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from the</w:delText>
        </w:r>
      </w:del>
      <w:del w:id="560" w:author="PR Preview" w:date="2026-01-01T00:00:00Z">
        <w:r>
          <w:delText xml:space="preserve"> </w:delText>
        </w:r>
      </w:del>
      <w:hyperlink r:id="rId49">
        <w:del w:id="561" w:author="PR Preview" w:date="2026-01-01T00:00:00Z">
          <w:r>
            <w:rPr>
              <w:rStyle w:val="Hyperlink"/>
            </w:rPr>
            <w:delText xml:space="preserve">natural numbers</w:delText>
          </w:r>
        </w:del>
      </w:hyperlink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to</w:delText>
        </w:r>
      </w:del>
      <w:del w:id="564" w:author="PR Preview" w:date="2026-01-01T00:00:00Z">
        <w:r>
          <w:delText xml:space="preserve"> </w:delText>
        </w:r>
      </w:del>
      <m:oMath>
        <m:r>
          <m:t>S</m:t>
        </m:r>
      </m:oMath>
      <w:del w:id="565" w:author="PR Preview" w:date="2026-01-01T00:00:00Z">
        <w:r>
          <w:delText xml:space="preserve">.</w:delText>
        </w:r>
      </w:del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Its value</w:delText>
        </w:r>
      </w:del>
      <w:del w:id="56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is written</w:delText>
        </w:r>
      </w:del>
      <w:del w:id="57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</m:oMath>
      <w:del w:id="572" w:author="PR Preview" w:date="2026-01-01T00:00:00Z">
        <w:r>
          <w:delText xml:space="preserve">,</w:delText>
        </w:r>
      </w:del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and the sequence is written</w:delText>
        </w:r>
      </w:del>
      <w:del w:id="57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or</w:delText>
        </w:r>
      </w:del>
      <w:del w:id="57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579" w:author="PR Preview" w:date="2026-01-01T00:00:00Z">
        <w:r>
          <w:delText xml:space="preserve">.</w:delText>
        </w:r>
      </w:del>
    </w:p>
    <w:p>
      <w:pPr>
        <w:pStyle w:val="BodyText"/>
      </w:pPr>
      <w:ins w:id="580" w:author="PR Preview" w:date="2026-01-01T00:00:00Z">
        <w:r>
          <w:rPr>
            <w:b/>
            <w:bCs/>
          </w:rPr>
          <w:t xml:space="preserve">Definition 17 (Sequence)</w:t>
        </w:r>
      </w:ins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A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rPr>
            <w:b/>
            <w:bCs/>
          </w:rPr>
          <w:t xml:space="preserve">sequence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in a set</w:t>
        </w:r>
      </w:ins>
      <w:ins w:id="587" w:author="PR Preview" w:date="2026-01-01T00:00:00Z">
        <w:r>
          <w:t xml:space="preserve"> </w:t>
        </w:r>
      </w:ins>
      <m:oMath>
        <m:r>
          <m:t>S</m:t>
        </m:r>
      </m:oMath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[13]</w:t>
        </w:r>
      </w:ins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is a</w:t>
        </w:r>
      </w:ins>
      <w:ins w:id="592" w:author="PR Preview" w:date="2026-01-01T00:00:00Z">
        <w:r>
          <w:t xml:space="preserve"> </w:t>
        </w:r>
      </w:ins>
      <w:hyperlink w:anchor="def-function">
        <w:ins w:id="593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59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from the</w:t>
        </w:r>
      </w:ins>
      <w:ins w:id="597" w:author="PR Preview" w:date="2026-01-01T00:00:00Z">
        <w:r>
          <w:t xml:space="preserve"> </w:t>
        </w:r>
      </w:ins>
      <w:hyperlink r:id="rId49">
        <w:ins w:id="598" w:author="PR Preview" w:date="2026-01-01T00:00:00Z">
          <w:r>
            <w:rPr>
              <w:rStyle w:val="Hyperlink"/>
            </w:rPr>
            <w:t xml:space="preserve">natural numbers</w:t>
          </w:r>
        </w:ins>
      </w:hyperlink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to</w:t>
        </w:r>
      </w:ins>
      <w:ins w:id="601" w:author="PR Preview" w:date="2026-01-01T00:00:00Z">
        <w:r>
          <w:t xml:space="preserve"> </w:t>
        </w:r>
      </w:ins>
      <m:oMath>
        <m:r>
          <m:t>S</m:t>
        </m:r>
      </m:oMath>
      <w:ins w:id="602" w:author="PR Preview" w:date="2026-01-01T00:00:00Z">
        <w:r>
          <w:t xml:space="preserve">.</w:t>
        </w:r>
      </w:ins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Its value</w:t>
        </w:r>
      </w:ins>
      <w:ins w:id="60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is written</w:t>
        </w:r>
      </w:ins>
      <w:ins w:id="60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609" w:author="PR Preview" w:date="2026-01-01T00:00:00Z">
        <w:r>
          <w:t xml:space="preserve">,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and the sequence is written</w:t>
        </w:r>
      </w:ins>
      <w:ins w:id="61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or</w:t>
        </w:r>
      </w:ins>
      <w:ins w:id="61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616" w:author="PR Preview" w:date="2026-01-01T00:00:00Z">
        <w:r>
          <w:t xml:space="preserve">.</w:t>
        </w:r>
      </w:ins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End w:id="54"/>
    <w:bookmarkStart w:id="71" w:name="countable-sets"/>
    <w:p>
      <w:pPr>
        <w:pStyle w:val="Heading2"/>
      </w:pPr>
      <w:r>
        <w:t xml:space="preserve">2 Countable sets</w:t>
      </w:r>
    </w:p>
    <w:bookmarkStart w:id="55" w:name="def-finite-set"/>
    <w:p>
      <w:pPr>
        <w:pStyle w:val="FirstParagraph"/>
      </w:pPr>
      <w:del w:id="617" w:author="PR Preview" w:date="2026-01-01T00:00:00Z">
        <w:r>
          <w:rPr>
            <w:b/>
            <w:bCs/>
          </w:rPr>
          <w:delText xml:space="preserve">Definition 20 (Finite set)</w:delText>
        </w:r>
      </w:del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A set</w:delText>
        </w:r>
      </w:del>
      <w:del w:id="620" w:author="PR Preview" w:date="2026-01-01T00:00:00Z">
        <w:r>
          <w:delText xml:space="preserve"> </w:delText>
        </w:r>
      </w:del>
      <m:oMath>
        <m:r>
          <m:t>A</m:t>
        </m:r>
      </m:oMath>
      <w:del w:id="621" w:author="PR Preview" w:date="2026-01-01T00:00:00Z">
        <w:r>
          <w:delText xml:space="preserve"> </w:delText>
        </w:r>
      </w:del>
      <w:del w:id="622" w:author="PR Preview" w:date="2026-01-01T00:00:00Z">
        <w:r>
          <w:delText xml:space="preserve">is</w:delText>
        </w:r>
      </w:del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rPr>
            <w:b/>
            <w:bCs/>
          </w:rPr>
          <w:delText xml:space="preserve">finite</w:delText>
        </w:r>
      </w:del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(Wikipedia contributors 2026g)</w:delText>
        </w:r>
      </w:del>
      <w:del w:id="627" w:author="PR Preview" w:date="2026-01-01T00:00:00Z">
        <w:r>
          <w:delText xml:space="preserve"> </w:delText>
        </w:r>
      </w:del>
      <w:del w:id="628" w:author="PR Preview" w:date="2026-01-01T00:00:00Z">
        <w:r>
          <w:delText xml:space="preserve">if it is empty,</w:delText>
        </w:r>
      </w:del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delText xml:space="preserve">or if, for some natural number</w:delText>
        </w:r>
      </w:del>
      <w:del w:id="631" w:author="PR Preview" w:date="2026-01-01T00:00:00Z">
        <w:r>
          <w:delText xml:space="preserve"> </w:delText>
        </w:r>
      </w:del>
      <m:oMath>
        <m:r>
          <m:t>n</m:t>
        </m:r>
      </m:oMath>
      <w:del w:id="632" w:author="PR Preview" w:date="2026-01-01T00:00:00Z">
        <w:r>
          <w:delText xml:space="preserve">,</w:delText>
        </w:r>
      </w:del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its elements can be listed as a finite sequence (</w:delText>
        </w:r>
      </w:del>
      <w:hyperlink w:anchor="def-finite-sequence">
        <w:del w:id="635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636" w:author="PR Preview" w:date="2026-01-01T00:00:00Z">
        <w:r>
          <w:delText xml:space="preserve">)</w:delText>
        </w:r>
      </w:del>
      <w:del w:id="637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in which each element of</w:delText>
        </w:r>
      </w:del>
      <w:del w:id="640" w:author="PR Preview" w:date="2026-01-01T00:00:00Z">
        <w:r>
          <w:delText xml:space="preserve"> </w:delText>
        </w:r>
      </w:del>
      <m:oMath>
        <m:r>
          <m:t>A</m:t>
        </m:r>
      </m:oMath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appears exactly once.</w:delText>
        </w:r>
      </w:del>
    </w:p>
    <w:p>
      <w:pPr>
        <w:pStyle w:val="BodyText"/>
      </w:pPr>
      <w:del w:id="643" w:author="PR Preview" w:date="2026-01-01T00:00:00Z">
        <w:r>
          <w:rPr>
            <w:b/>
            <w:bCs/>
          </w:rPr>
          <w:delText xml:space="preserve">Definition 21 (Cardinality)</w:delText>
        </w:r>
      </w:del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delText xml:space="preserve">For a finite set</w:delText>
        </w:r>
      </w:del>
      <w:del w:id="646" w:author="PR Preview" w:date="2026-01-01T00:00:00Z">
        <w:r>
          <w:delText xml:space="preserve"> </w:delText>
        </w:r>
      </w:del>
      <m:oMath>
        <m:r>
          <m:t>A</m:t>
        </m:r>
      </m:oMath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(</w:delText>
        </w:r>
      </w:del>
      <w:hyperlink w:anchor="def-finite-set">
        <w:del w:id="649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650" w:author="PR Preview" w:date="2026-01-01T00:00:00Z">
        <w:r>
          <w:delText xml:space="preserve">), the number</w:delText>
        </w:r>
      </w:del>
      <w:del w:id="651" w:author="PR Preview" w:date="2026-01-01T00:00:00Z">
        <w:r>
          <w:delText xml:space="preserve"> </w:delText>
        </w:r>
      </w:del>
      <m:oMath>
        <m:r>
          <m:t>n</m:t>
        </m:r>
      </m:oMath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in such a list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is the</w:delText>
        </w:r>
      </w:del>
      <w:del w:id="656" w:author="PR Preview" w:date="2026-01-01T00:00:00Z">
        <w:r>
          <w:delText xml:space="preserve"> </w:delText>
        </w:r>
      </w:del>
      <w:del w:id="657" w:author="PR Preview" w:date="2026-01-01T00:00:00Z">
        <w:r>
          <w:rPr>
            <w:b/>
            <w:bCs/>
          </w:rPr>
          <w:delText xml:space="preserve">cardinality</w:delText>
        </w:r>
      </w:del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delText xml:space="preserve">(Wikipedia contributors 2026c)</w:delText>
        </w:r>
      </w:del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of</w:delText>
        </w:r>
      </w:del>
      <w:del w:id="662" w:author="PR Preview" w:date="2026-01-01T00:00:00Z">
        <w:r>
          <w:delText xml:space="preserve"> </w:delText>
        </w:r>
      </w:del>
      <m:oMath>
        <m:r>
          <m:t>A</m:t>
        </m:r>
      </m:oMath>
      <w:del w:id="663" w:author="PR Preview" w:date="2026-01-01T00:00:00Z">
        <w:r>
          <w:delText xml:space="preserve">, its number of elements,</w:delText>
        </w:r>
      </w:del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written</w:delText>
        </w:r>
      </w:del>
      <w:del w:id="66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667" w:author="PR Preview" w:date="2026-01-01T00:00:00Z">
        <w:r>
          <w:delText xml:space="preserve">;</w:delText>
        </w:r>
      </w:del>
      <w:del w:id="668" w:author="PR Preview" w:date="2026-01-01T00:00:00Z">
        <w:r>
          <w:delText xml:space="preserve"> </w:delText>
        </w:r>
      </w:del>
      <w:del w:id="669" w:author="PR Preview" w:date="2026-01-01T00:00:00Z">
        <w:r>
          <w:delText xml:space="preserve">the empty set has cardinality</w:delText>
        </w:r>
      </w:del>
      <w:del w:id="67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671" w:author="PR Preview" w:date="2026-01-01T00:00:00Z">
        <w:r>
          <w:delText xml:space="preserve">.</w:delText>
        </w:r>
      </w:del>
    </w:p>
    <w:p>
      <w:pPr>
        <w:pStyle w:val="FirstParagraph"/>
      </w:pPr>
      <w:ins w:id="672" w:author="PR Preview" w:date="2026-01-01T00:00:00Z">
        <w:r>
          <w:rPr>
            <w:b/>
            <w:bCs/>
          </w:rPr>
          <w:t xml:space="preserve">Definition 20 (Finite set)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A set</w:t>
        </w:r>
      </w:ins>
      <w:ins w:id="675" w:author="PR Preview" w:date="2026-01-01T00:00:00Z">
        <w:r>
          <w:t xml:space="preserve"> </w:t>
        </w:r>
      </w:ins>
      <m:oMath>
        <m:r>
          <m:t>A</m:t>
        </m:r>
      </m:oMath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is</w:t>
        </w:r>
      </w:ins>
      <w:ins w:id="678" w:author="PR Preview" w:date="2026-01-01T00:00:00Z">
        <w:r>
          <w:t xml:space="preserve"> </w:t>
        </w:r>
      </w:ins>
      <w:ins w:id="679" w:author="PR Preview" w:date="2026-01-01T00:00:00Z">
        <w:r>
          <w:rPr>
            <w:b/>
            <w:bCs/>
          </w:rPr>
          <w:t xml:space="preserve">finite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[14]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if it is empty,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or if, for some natural number</w:t>
        </w:r>
      </w:ins>
      <w:ins w:id="686" w:author="PR Preview" w:date="2026-01-01T00:00:00Z">
        <w:r>
          <w:t xml:space="preserve"> </w:t>
        </w:r>
      </w:ins>
      <m:oMath>
        <m:r>
          <m:t>n</m:t>
        </m:r>
      </m:oMath>
      <w:ins w:id="687" w:author="PR Preview" w:date="2026-01-01T00:00:00Z">
        <w:r>
          <w:t xml:space="preserve">,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its elements can be listed as a finite sequence (</w:t>
        </w:r>
      </w:ins>
      <w:hyperlink w:anchor="def-finite-sequence">
        <w:ins w:id="690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691" w:author="PR Preview" w:date="2026-01-01T00:00:00Z">
        <w:r>
          <w:t xml:space="preserve">)</w:t>
        </w:r>
      </w:ins>
      <w:ins w:id="69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in which each element of</w:t>
        </w:r>
      </w:ins>
      <w:ins w:id="695" w:author="PR Preview" w:date="2026-01-01T00:00:00Z">
        <w:r>
          <w:t xml:space="preserve"> </w:t>
        </w:r>
      </w:ins>
      <m:oMath>
        <m:r>
          <m:t>A</m:t>
        </m:r>
      </m:oMath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appears exactly once.</w:t>
        </w:r>
      </w:ins>
    </w:p>
    <w:bookmarkEnd w:id="55"/>
    <w:bookmarkStart w:id="56" w:name="def-cardinality"/>
    <w:p>
      <w:pPr>
        <w:pStyle w:val="BodyText"/>
      </w:pPr>
      <w:ins w:id="698" w:author="PR Preview" w:date="2026-01-01T00:00:00Z">
        <w:r>
          <w:rPr>
            <w:b/>
            <w:bCs/>
          </w:rPr>
          <w:t xml:space="preserve">Definition 21 (Cardinality)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For a finite set</w:t>
        </w:r>
      </w:ins>
      <w:ins w:id="701" w:author="PR Preview" w:date="2026-01-01T00:00:00Z">
        <w:r>
          <w:t xml:space="preserve"> </w:t>
        </w:r>
      </w:ins>
      <m:oMath>
        <m:r>
          <m:t>A</m:t>
        </m:r>
      </m:oMath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(</w:t>
        </w:r>
      </w:ins>
      <w:hyperlink w:anchor="def-finite-set">
        <w:ins w:id="704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705" w:author="PR Preview" w:date="2026-01-01T00:00:00Z">
        <w:r>
          <w:t xml:space="preserve">), the number</w:t>
        </w:r>
      </w:ins>
      <w:ins w:id="706" w:author="PR Preview" w:date="2026-01-01T00:00:00Z">
        <w:r>
          <w:t xml:space="preserve"> </w:t>
        </w:r>
      </w:ins>
      <m:oMath>
        <m:r>
          <m:t>n</m:t>
        </m:r>
      </m:oMath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in such a list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is the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rPr>
            <w:b/>
            <w:bCs/>
          </w:rPr>
          <w:t xml:space="preserve">cardinality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[15]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of</w:t>
        </w:r>
      </w:ins>
      <w:ins w:id="717" w:author="PR Preview" w:date="2026-01-01T00:00:00Z">
        <w:r>
          <w:t xml:space="preserve"> </w:t>
        </w:r>
      </w:ins>
      <m:oMath>
        <m:r>
          <m:t>A</m:t>
        </m:r>
      </m:oMath>
      <w:ins w:id="718" w:author="PR Preview" w:date="2026-01-01T00:00:00Z">
        <w:r>
          <w:t xml:space="preserve">, its number of elements,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written</w:t>
        </w:r>
      </w:ins>
      <w:ins w:id="721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722" w:author="PR Preview" w:date="2026-01-01T00:00:00Z">
        <w:r>
          <w:t xml:space="preserve">;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the empty set has cardinality</w:t>
        </w:r>
      </w:ins>
      <w:ins w:id="725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726" w:author="PR Preview" w:date="2026-01-01T00:00:00Z">
        <w:r>
          <w:t xml:space="preserve">.</w:t>
        </w:r>
      </w:ins>
    </w:p>
    <w:bookmarkEnd w:id="56"/>
    <w:bookmarkStart w:id="59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9"/>
    <w:bookmarkStart w:id="60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0"/>
    <w:bookmarkStart w:id="61" w:name="def-infinite-set"/>
    <w:p>
      <w:pPr>
        <w:pStyle w:val="FirstParagraph"/>
      </w:pPr>
      <w:del w:id="727" w:author="PR Preview" w:date="2026-01-01T00:00:00Z">
        <w:r>
          <w:rPr>
            <w:b/>
            <w:bCs/>
          </w:rPr>
          <w:delText xml:space="preserve">Definition 22 (Infinite set)</w:delText>
        </w:r>
      </w:del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A set that is not finite (</w:delText>
        </w:r>
      </w:del>
      <w:hyperlink w:anchor="def-finite-set">
        <w:del w:id="730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731" w:author="PR Preview" w:date="2026-01-01T00:00:00Z">
        <w:r>
          <w:delText xml:space="preserve">) is</w:delText>
        </w:r>
      </w:del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rPr>
            <w:b/>
            <w:bCs/>
          </w:rPr>
          <w:delText xml:space="preserve">infinite</w:delText>
        </w:r>
      </w:del>
      <w:del w:id="734" w:author="PR Preview" w:date="2026-01-01T00:00:00Z">
        <w:r>
          <w:delText xml:space="preserve"> </w:delText>
        </w:r>
      </w:del>
      <w:del w:id="735" w:author="PR Preview" w:date="2026-01-01T00:00:00Z">
        <w:r>
          <w:delText xml:space="preserve">(Wikipedia contributors 2026m)</w:delText>
        </w:r>
      </w:del>
      <w:del w:id="736" w:author="PR Preview" w:date="2026-01-01T00:00:00Z">
        <w:r>
          <w:delText xml:space="preserve">.</w:delText>
        </w:r>
      </w:del>
    </w:p>
    <w:p>
      <w:pPr>
        <w:pStyle w:val="BodyText"/>
      </w:pPr>
      <w:del w:id="737" w:author="PR Preview" w:date="2026-01-01T00:00:00Z">
        <w:r>
          <w:rPr>
            <w:b/>
            <w:bCs/>
          </w:rPr>
          <w:delText xml:space="preserve">Definition 23 (Countable set)</w:delText>
        </w:r>
      </w:del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A set is</w:delText>
        </w:r>
      </w:del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rPr>
            <w:b/>
            <w:bCs/>
          </w:rPr>
          <w:delText xml:space="preserve">countable</w:delText>
        </w:r>
      </w:del>
      <w:del w:id="742" w:author="PR Preview" w:date="2026-01-01T00:00:00Z">
        <w:r>
          <w:delText xml:space="preserve"> </w:delText>
        </w:r>
      </w:del>
      <w:del w:id="743" w:author="PR Preview" w:date="2026-01-01T00:00:00Z">
        <w:r>
          <w:delText xml:space="preserve">(Wikipedia contributors 2026e)</w:delText>
        </w:r>
      </w:del>
      <w:del w:id="744" w:author="PR Preview" w:date="2026-01-01T00:00:00Z">
        <w:r>
          <w:delText xml:space="preserve"> </w:delText>
        </w:r>
      </w:del>
      <w:del w:id="745" w:author="PR Preview" w:date="2026-01-01T00:00:00Z">
        <w:r>
          <w:delText xml:space="preserve">if it is finite (</w:delText>
        </w:r>
      </w:del>
      <w:hyperlink w:anchor="def-finite-set">
        <w:del w:id="746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747" w:author="PR Preview" w:date="2026-01-01T00:00:00Z">
        <w:r>
          <w:delText xml:space="preserve">),</w:delText>
        </w:r>
      </w:del>
      <w:del w:id="748" w:author="PR Preview" w:date="2026-01-01T00:00:00Z">
        <w:r>
          <w:delText xml:space="preserve"> </w:delText>
        </w:r>
      </w:del>
      <w:del w:id="749" w:author="PR Preview" w:date="2026-01-01T00:00:00Z">
        <w:r>
          <w:delText xml:space="preserve">or if its elements can be listed as a sequence (</w:delText>
        </w:r>
      </w:del>
      <w:hyperlink w:anchor="def-sequence">
        <w:del w:id="750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751" w:author="PR Preview" w:date="2026-01-01T00:00:00Z">
        <w:r>
          <w:delText xml:space="preserve">)</w:delText>
        </w:r>
      </w:del>
      <w:del w:id="752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753" w:author="PR Preview" w:date="2026-01-01T00:00:00Z">
        <w:r>
          <w:delText xml:space="preserve"> </w:delText>
        </w:r>
      </w:del>
      <w:del w:id="754" w:author="PR Preview" w:date="2026-01-01T00:00:00Z">
        <w:r>
          <w:delText xml:space="preserve">in which every element appears.</w:delText>
        </w:r>
      </w:del>
    </w:p>
    <w:p>
      <w:pPr>
        <w:pStyle w:val="FirstParagraph"/>
      </w:pPr>
      <w:ins w:id="755" w:author="PR Preview" w:date="2026-01-01T00:00:00Z">
        <w:r>
          <w:rPr>
            <w:b/>
            <w:bCs/>
          </w:rPr>
          <w:t xml:space="preserve">Definition 22 (Infinite set)</w:t>
        </w:r>
      </w:ins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A set that is not finite (</w:t>
        </w:r>
      </w:ins>
      <w:hyperlink w:anchor="def-finite-set">
        <w:ins w:id="758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759" w:author="PR Preview" w:date="2026-01-01T00:00:00Z">
        <w:r>
          <w:t xml:space="preserve">) is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rPr>
            <w:b/>
            <w:bCs/>
          </w:rPr>
          <w:t xml:space="preserve">infinite</w:t>
        </w:r>
      </w:ins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[16]</w:t>
        </w:r>
      </w:ins>
      <w:ins w:id="764" w:author="PR Preview" w:date="2026-01-01T00:00:00Z">
        <w:r>
          <w:t xml:space="preserve">.</w:t>
        </w:r>
      </w:ins>
    </w:p>
    <w:bookmarkEnd w:id="61"/>
    <w:bookmarkStart w:id="62" w:name="def-countable-set"/>
    <w:p>
      <w:pPr>
        <w:pStyle w:val="BodyText"/>
      </w:pPr>
      <w:ins w:id="765" w:author="PR Preview" w:date="2026-01-01T00:00:00Z">
        <w:r>
          <w:rPr>
            <w:b/>
            <w:bCs/>
          </w:rPr>
          <w:t xml:space="preserve">Definition 23 (Countable set)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A set is</w:t>
        </w:r>
      </w:ins>
      <w:ins w:id="768" w:author="PR Preview" w:date="2026-01-01T00:00:00Z">
        <w:r>
          <w:t xml:space="preserve"> </w:t>
        </w:r>
      </w:ins>
      <w:ins w:id="769" w:author="PR Preview" w:date="2026-01-01T00:00:00Z">
        <w:r>
          <w:rPr>
            <w:b/>
            <w:bCs/>
          </w:rPr>
          <w:t xml:space="preserve">countable</w:t>
        </w:r>
      </w:ins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[17]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if it is finite (</w:t>
        </w:r>
      </w:ins>
      <w:hyperlink w:anchor="def-finite-set">
        <w:ins w:id="774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775" w:author="PR Preview" w:date="2026-01-01T00:00:00Z">
        <w:r>
          <w:t xml:space="preserve">),</w:t>
        </w:r>
      </w:ins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or if its elements can be listed as a sequence (</w:t>
        </w:r>
      </w:ins>
      <w:hyperlink w:anchor="def-sequence">
        <w:ins w:id="778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779" w:author="PR Preview" w:date="2026-01-01T00:00:00Z">
        <w:r>
          <w:t xml:space="preserve">)</w:t>
        </w:r>
      </w:ins>
      <w:ins w:id="78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in which every element appears.</w:t>
        </w:r>
      </w:ins>
    </w:p>
    <w:bookmarkEnd w:id="62"/>
    <w:bookmarkStart w:id="63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3"/>
    <w:bookmarkStart w:id="66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6"/>
    <w:bookmarkStart w:id="67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7"/>
    <w:bookmarkStart w:id="70" w:name="rem-cantor-diagonal"/>
    <w:p>
      <w:pPr>
        <w:pStyle w:val="BodyText"/>
      </w:pPr>
      <w:del w:id="783" w:author="PR Preview" w:date="2026-01-01T00:00:00Z">
        <w:r>
          <w:rPr>
            <w:i/>
            <w:iCs/>
          </w:rPr>
          <w:delText xml:space="preserve">Remark 8</w:delText>
        </w:r>
      </w:del>
      <w:del w:id="784" w:author="PR Preview" w:date="2026-01-01T00:00:00Z">
        <w:r>
          <w:delText xml:space="preserve"> (Cantor’s diagonal argument). </w:delText>
        </w:r>
      </w:del>
      <w:del w:id="785" w:author="PR Preview" w:date="2026-01-01T00:00:00Z">
        <w:r>
          <w:delText xml:space="preserve">The standard</w:delText>
        </w:r>
      </w:del>
      <w:del w:id="786" w:author="PR Preview" w:date="2026-01-01T00:00:00Z">
        <w:r>
          <w:delText xml:space="preserve"> </w:delText>
        </w:r>
      </w:del>
      <w:hyperlink r:id="rId68">
        <w:del w:id="787" w:author="PR Preview" w:date="2026-01-01T00:00:00Z">
          <w:r>
            <w:rPr>
              <w:rStyle w:val="Hyperlink"/>
            </w:rPr>
            <w:delText xml:space="preserve">proof</w:delText>
          </w:r>
        </w:del>
      </w:hyperlink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delText xml:space="preserve">is Cantor’s diagonal argument:</w:delText>
        </w:r>
      </w:del>
      <w:del w:id="790" w:author="PR Preview" w:date="2026-01-01T00:00:00Z">
        <w:r>
          <w:delText xml:space="preserve"> </w:delText>
        </w:r>
      </w:del>
      <w:del w:id="791" w:author="PR Preview" w:date="2026-01-01T00:00:00Z">
        <w:r>
          <w:delText xml:space="preserve">given any sequence of numbers in</w:delText>
        </w:r>
      </w:del>
      <w:del w:id="79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793" w:author="PR Preview" w:date="2026-01-01T00:00:00Z">
        <w:r>
          <w:delText xml:space="preserve">,</w:delText>
        </w:r>
      </w:del>
      <w:del w:id="794" w:author="PR Preview" w:date="2026-01-01T00:00:00Z">
        <w:r>
          <w:delText xml:space="preserve"> </w:delText>
        </w:r>
      </w:del>
      <w:del w:id="795" w:author="PR Preview" w:date="2026-01-01T00:00:00Z">
        <w:r>
          <w:delText xml:space="preserve">it builds a number in</w:delText>
        </w:r>
      </w:del>
      <w:del w:id="79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797" w:author="PR Preview" w:date="2026-01-01T00:00:00Z">
        <w:r>
          <w:delText xml:space="preserve"> </w:delText>
        </w:r>
      </w:del>
      <w:del w:id="798" w:author="PR Preview" w:date="2026-01-01T00:00:00Z">
        <w:r>
          <w:delText xml:space="preserve">whose</w:delText>
        </w:r>
      </w:del>
      <w:del w:id="799" w:author="PR Preview" w:date="2026-01-01T00:00:00Z">
        <w:r>
          <w:delText xml:space="preserve"> </w:delText>
        </w:r>
      </w:del>
      <w:hyperlink r:id="rId69">
        <w:del w:id="800" w:author="PR Preview" w:date="2026-01-01T00:00:00Z">
          <w:r>
            <w:rPr>
              <w:rStyle w:val="Hyperlink"/>
            </w:rPr>
            <w:delText xml:space="preserve">decimal expansion</w:delText>
          </w:r>
        </w:del>
      </w:hyperlink>
      <w:del w:id="801" w:author="PR Preview" w:date="2026-01-01T00:00:00Z">
        <w:r>
          <w:delText xml:space="preserve"> </w:delText>
        </w:r>
      </w:del>
      <w:del w:id="802" w:author="PR Preview" w:date="2026-01-01T00:00:00Z">
        <w:r>
          <w:delText xml:space="preserve">differs from the</w:delText>
        </w:r>
      </w:del>
      <w:del w:id="803" w:author="PR Preview" w:date="2026-01-01T00:00:00Z">
        <w:r>
          <w:delText xml:space="preserve"> </w:delText>
        </w:r>
      </w:del>
      <m:oMath>
        <m:r>
          <m:t>n</m:t>
        </m:r>
      </m:oMath>
      <w:del w:id="804" w:author="PR Preview" w:date="2026-01-01T00:00:00Z">
        <w:r>
          <w:delText xml:space="preserve">th number’s in the</w:delText>
        </w:r>
      </w:del>
      <w:del w:id="805" w:author="PR Preview" w:date="2026-01-01T00:00:00Z">
        <w:r>
          <w:delText xml:space="preserve"> </w:delText>
        </w:r>
      </w:del>
      <m:oMath>
        <m:r>
          <m:t>n</m:t>
        </m:r>
      </m:oMath>
      <w:del w:id="806" w:author="PR Preview" w:date="2026-01-01T00:00:00Z">
        <w:r>
          <w:delText xml:space="preserve">th digit</w:delText>
        </w:r>
      </w:del>
      <w:del w:id="807" w:author="PR Preview" w:date="2026-01-01T00:00:00Z">
        <w:r>
          <w:delText xml:space="preserve"> </w:delText>
        </w:r>
      </w:del>
      <w:del w:id="808" w:author="PR Preview" w:date="2026-01-01T00:00:00Z">
        <w:r>
          <w:delText xml:space="preserve">(its</w:delText>
        </w:r>
      </w:del>
      <w:del w:id="809" w:author="PR Preview" w:date="2026-01-01T00:00:00Z">
        <w:r>
          <w:delText xml:space="preserve"> </w:delText>
        </w:r>
      </w:del>
      <m:oMath>
        <m:r>
          <m:t>n</m:t>
        </m:r>
      </m:oMath>
      <w:del w:id="810" w:author="PR Preview" w:date="2026-01-01T00:00:00Z">
        <w:r>
          <w:delText xml:space="preserve">th decimal place, one of</w:delText>
        </w:r>
      </w:del>
      <w:del w:id="811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del w:id="812" w:author="PR Preview" w:date="2026-01-01T00:00:00Z">
        <w:r>
          <w:delText xml:space="preserve">),</w:delText>
        </w:r>
      </w:del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so the sequence misses it</w:delText>
        </w:r>
      </w:del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(Wikipedia contributors 2026b)</w:delText>
        </w:r>
      </w:del>
      <w:del w:id="817" w:author="PR Preview" w:date="2026-01-01T00:00:00Z">
        <w:r>
          <w:delText xml:space="preserve">.</w:delText>
        </w:r>
      </w:del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delText xml:space="preserve">One way to choose the</w:delText>
        </w:r>
      </w:del>
      <w:del w:id="820" w:author="PR Preview" w:date="2026-01-01T00:00:00Z">
        <w:r>
          <w:delText xml:space="preserve"> </w:delText>
        </w:r>
      </w:del>
      <m:oMath>
        <m:r>
          <m:t>n</m:t>
        </m:r>
      </m:oMath>
      <w:del w:id="821" w:author="PR Preview" w:date="2026-01-01T00:00:00Z">
        <w:r>
          <w:delText xml:space="preserve">th digit is to use</w:delText>
        </w:r>
      </w:del>
      <w:del w:id="822" w:author="PR Preview" w:date="2026-01-01T00:00:00Z">
        <w:r>
          <w:delText xml:space="preserve"> </w:delText>
        </w:r>
      </w:del>
      <m:oMath>
        <m:r>
          <m:t>5</m:t>
        </m:r>
      </m:oMath>
      <w:del w:id="823" w:author="PR Preview" w:date="2026-01-01T00:00:00Z">
        <w:r>
          <w:delText xml:space="preserve">,</w:delText>
        </w:r>
      </w:del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unless the</w:delText>
        </w:r>
      </w:del>
      <w:del w:id="826" w:author="PR Preview" w:date="2026-01-01T00:00:00Z">
        <w:r>
          <w:delText xml:space="preserve"> </w:delText>
        </w:r>
      </w:del>
      <m:oMath>
        <m:r>
          <m:t>n</m:t>
        </m:r>
      </m:oMath>
      <w:del w:id="827" w:author="PR Preview" w:date="2026-01-01T00:00:00Z">
        <w:r>
          <w:delText xml:space="preserve">th number’s</w:delText>
        </w:r>
      </w:del>
      <w:del w:id="828" w:author="PR Preview" w:date="2026-01-01T00:00:00Z">
        <w:r>
          <w:delText xml:space="preserve"> </w:delText>
        </w:r>
      </w:del>
      <m:oMath>
        <m:r>
          <m:t>n</m:t>
        </m:r>
      </m:oMath>
      <w:del w:id="829" w:author="PR Preview" w:date="2026-01-01T00:00:00Z">
        <w:r>
          <w:delText xml:space="preserve">th digit is</w:delText>
        </w:r>
      </w:del>
      <w:del w:id="830" w:author="PR Preview" w:date="2026-01-01T00:00:00Z">
        <w:r>
          <w:delText xml:space="preserve"> </w:delText>
        </w:r>
      </w:del>
      <m:oMath>
        <m:r>
          <m:t>5</m:t>
        </m:r>
      </m:oMath>
      <w:del w:id="831" w:author="PR Preview" w:date="2026-01-01T00:00:00Z">
        <w:r>
          <w:delText xml:space="preserve">, in which case use</w:delText>
        </w:r>
      </w:del>
      <w:del w:id="832" w:author="PR Preview" w:date="2026-01-01T00:00:00Z">
        <w:r>
          <w:delText xml:space="preserve"> </w:delText>
        </w:r>
      </w:del>
      <m:oMath>
        <m:r>
          <m:t>4</m:t>
        </m:r>
      </m:oMath>
      <w:del w:id="833" w:author="PR Preview" w:date="2026-01-01T00:00:00Z">
        <w:r>
          <w:delText xml:space="preserve">.</w:delText>
        </w:r>
      </w:del>
      <w:del w:id="834" w:author="PR Preview" w:date="2026-01-01T00:00:00Z">
        <w:r>
          <w:delText xml:space="preserve"> </w:delText>
        </w:r>
      </w:del>
      <w:del w:id="835" w:author="PR Preview" w:date="2026-01-01T00:00:00Z">
        <w:r>
          <w:delText xml:space="preserve">For example, if the sequence starts</w:delText>
        </w:r>
      </w:del>
      <w:del w:id="836" w:author="PR Preview" w:date="2026-01-01T00:00:00Z">
        <w:r>
          <w:delText xml:space="preserve"> </w:delText>
        </w:r>
      </w:del>
      <m:oMath>
        <m:r>
          <m:t>0.1234</m:t>
        </m:r>
        <m:r>
          <m:rPr>
            <m:sty m:val="p"/>
          </m:rPr>
          <m:t>…</m:t>
        </m:r>
      </m:oMath>
      <w:del w:id="837" w:author="PR Preview" w:date="2026-01-01T00:00:00Z">
        <w:r>
          <w:delText xml:space="preserve">,</w:delText>
        </w:r>
      </w:del>
      <w:del w:id="838" w:author="PR Preview" w:date="2026-01-01T00:00:00Z">
        <w:r>
          <w:delText xml:space="preserve"> </w:delText>
        </w:r>
      </w:del>
      <m:oMath>
        <m:r>
          <m:t>0.3579</m:t>
        </m:r>
        <m:r>
          <m:rPr>
            <m:sty m:val="p"/>
          </m:rPr>
          <m:t>…</m:t>
        </m:r>
      </m:oMath>
      <w:del w:id="839" w:author="PR Preview" w:date="2026-01-01T00:00:00Z">
        <w:r>
          <w:delText xml:space="preserve">,</w:delText>
        </w:r>
      </w:del>
      <w:del w:id="840" w:author="PR Preview" w:date="2026-01-01T00:00:00Z">
        <w:r>
          <w:delText xml:space="preserve"> </w:delText>
        </w:r>
      </w:del>
      <m:oMath>
        <m:r>
          <m:t>0.2468</m:t>
        </m:r>
        <m:r>
          <m:rPr>
            <m:sty m:val="p"/>
          </m:rPr>
          <m:t>…</m:t>
        </m:r>
      </m:oMath>
      <w:del w:id="841" w:author="PR Preview" w:date="2026-01-01T00:00:00Z">
        <w:r>
          <w:delText xml:space="preserve">,</w:delText>
        </w:r>
      </w:del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the diagonal digits are</w:delText>
        </w:r>
      </w:del>
      <w:del w:id="844" w:author="PR Preview" w:date="2026-01-01T00:00:00Z">
        <w:r>
          <w:delText xml:space="preserve"> </w:delText>
        </w:r>
      </w:del>
      <m:oMath>
        <m:r>
          <m:t>1</m:t>
        </m:r>
      </m:oMath>
      <w:del w:id="845" w:author="PR Preview" w:date="2026-01-01T00:00:00Z">
        <w:r>
          <w:delText xml:space="preserve">,</w:delText>
        </w:r>
      </w:del>
      <w:del w:id="846" w:author="PR Preview" w:date="2026-01-01T00:00:00Z">
        <w:r>
          <w:delText xml:space="preserve"> </w:delText>
        </w:r>
      </w:del>
      <m:oMath>
        <m:r>
          <m:t>5</m:t>
        </m:r>
      </m:oMath>
      <w:del w:id="847" w:author="PR Preview" w:date="2026-01-01T00:00:00Z">
        <w:r>
          <w:delText xml:space="preserve">, and</w:delText>
        </w:r>
      </w:del>
      <w:del w:id="848" w:author="PR Preview" w:date="2026-01-01T00:00:00Z">
        <w:r>
          <w:delText xml:space="preserve"> </w:delText>
        </w:r>
      </w:del>
      <m:oMath>
        <m:r>
          <m:t>6</m:t>
        </m:r>
      </m:oMath>
      <w:del w:id="849" w:author="PR Preview" w:date="2026-01-01T00:00:00Z">
        <w:r>
          <w:delText xml:space="preserve">,</w:delText>
        </w:r>
      </w:del>
      <w:del w:id="850" w:author="PR Preview" w:date="2026-01-01T00:00:00Z">
        <w:r>
          <w:delText xml:space="preserve"> </w:delText>
        </w:r>
      </w:del>
      <w:del w:id="851" w:author="PR Preview" w:date="2026-01-01T00:00:00Z">
        <w:r>
          <w:delText xml:space="preserve">so the new number starts</w:delText>
        </w:r>
      </w:del>
      <w:del w:id="852" w:author="PR Preview" w:date="2026-01-01T00:00:00Z">
        <w:r>
          <w:delText xml:space="preserve"> </w:delText>
        </w:r>
      </w:del>
      <m:oMath>
        <m:r>
          <m:t>0.545</m:t>
        </m:r>
        <m:r>
          <m:rPr>
            <m:sty m:val="p"/>
          </m:rPr>
          <m:t>…</m:t>
        </m:r>
      </m:oMath>
      <w:del w:id="853" w:author="PR Preview" w:date="2026-01-01T00:00:00Z">
        <w:r>
          <w:delText xml:space="preserve">,</w:delText>
        </w:r>
      </w:del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which differs from the first number in the first digit,</w:delText>
        </w:r>
      </w:del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from the second in the second digit,</w:delText>
        </w:r>
      </w:del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and from the third in the third digit.</w:delText>
        </w:r>
      </w:del>
    </w:p>
    <w:p>
      <w:pPr>
        <w:pStyle w:val="BodyText"/>
      </w:pPr>
      <w:ins w:id="860" w:author="PR Preview" w:date="2026-01-01T00:00:00Z">
        <w:r>
          <w:rPr>
            <w:i/>
            <w:iCs/>
          </w:rPr>
          <w:t xml:space="preserve">Remark 8</w:t>
        </w:r>
      </w:ins>
      <w:ins w:id="861" w:author="PR Preview" w:date="2026-01-01T00:00:00Z">
        <w:r>
          <w:t xml:space="preserve"> (Cantor’s diagonal argument). </w:t>
        </w:r>
      </w:ins>
      <w:ins w:id="862" w:author="PR Preview" w:date="2026-01-01T00:00:00Z">
        <w:r>
          <w:t xml:space="preserve">The standard</w:t>
        </w:r>
      </w:ins>
      <w:ins w:id="863" w:author="PR Preview" w:date="2026-01-01T00:00:00Z">
        <w:r>
          <w:t xml:space="preserve"> </w:t>
        </w:r>
      </w:ins>
      <w:hyperlink r:id="rId68">
        <w:ins w:id="864" w:author="PR Preview" w:date="2026-01-01T00:00:00Z">
          <w:r>
            <w:rPr>
              <w:rStyle w:val="Hyperlink"/>
            </w:rPr>
            <w:t xml:space="preserve">proof</w:t>
          </w:r>
        </w:ins>
      </w:hyperlink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is Cantor’s diagonal argument:</w:t>
        </w:r>
      </w:ins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given any sequence of numbers in</w:t>
        </w:r>
      </w:ins>
      <w:ins w:id="86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870" w:author="PR Preview" w:date="2026-01-01T00:00:00Z">
        <w:r>
          <w:t xml:space="preserve">,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it builds a number in</w:t>
        </w:r>
      </w:ins>
      <w:ins w:id="87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whose</w:t>
        </w:r>
      </w:ins>
      <w:ins w:id="876" w:author="PR Preview" w:date="2026-01-01T00:00:00Z">
        <w:r>
          <w:t xml:space="preserve"> </w:t>
        </w:r>
      </w:ins>
      <w:hyperlink r:id="rId69">
        <w:ins w:id="877" w:author="PR Preview" w:date="2026-01-01T00:00:00Z">
          <w:r>
            <w:rPr>
              <w:rStyle w:val="Hyperlink"/>
            </w:rPr>
            <w:t xml:space="preserve">decimal expansion</w:t>
          </w:r>
        </w:ins>
      </w:hyperlink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differs from the</w:t>
        </w:r>
      </w:ins>
      <w:ins w:id="880" w:author="PR Preview" w:date="2026-01-01T00:00:00Z">
        <w:r>
          <w:t xml:space="preserve"> </w:t>
        </w:r>
      </w:ins>
      <m:oMath>
        <m:r>
          <m:t>n</m:t>
        </m:r>
      </m:oMath>
      <w:ins w:id="881" w:author="PR Preview" w:date="2026-01-01T00:00:00Z">
        <w:r>
          <w:t xml:space="preserve">th number’s in the</w:t>
        </w:r>
      </w:ins>
      <w:ins w:id="882" w:author="PR Preview" w:date="2026-01-01T00:00:00Z">
        <w:r>
          <w:t xml:space="preserve"> </w:t>
        </w:r>
      </w:ins>
      <m:oMath>
        <m:r>
          <m:t>n</m:t>
        </m:r>
      </m:oMath>
      <w:ins w:id="883" w:author="PR Preview" w:date="2026-01-01T00:00:00Z">
        <w:r>
          <w:t xml:space="preserve">th digit</w:t>
        </w:r>
      </w:ins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(its</w:t>
        </w:r>
      </w:ins>
      <w:ins w:id="886" w:author="PR Preview" w:date="2026-01-01T00:00:00Z">
        <w:r>
          <w:t xml:space="preserve"> </w:t>
        </w:r>
      </w:ins>
      <m:oMath>
        <m:r>
          <m:t>n</m:t>
        </m:r>
      </m:oMath>
      <w:ins w:id="887" w:author="PR Preview" w:date="2026-01-01T00:00:00Z">
        <w:r>
          <w:t xml:space="preserve">th decimal place, one of</w:t>
        </w:r>
      </w:ins>
      <w:ins w:id="888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ins w:id="889" w:author="PR Preview" w:date="2026-01-01T00:00:00Z">
        <w:r>
          <w:t xml:space="preserve">),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so the sequence misses it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[18]</w:t>
        </w:r>
      </w:ins>
      <w:ins w:id="894" w:author="PR Preview" w:date="2026-01-01T00:00:00Z">
        <w:r>
          <w:t xml:space="preserve">.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One way to choose the</w:t>
        </w:r>
      </w:ins>
      <w:ins w:id="897" w:author="PR Preview" w:date="2026-01-01T00:00:00Z">
        <w:r>
          <w:t xml:space="preserve"> </w:t>
        </w:r>
      </w:ins>
      <m:oMath>
        <m:r>
          <m:t>n</m:t>
        </m:r>
      </m:oMath>
      <w:ins w:id="898" w:author="PR Preview" w:date="2026-01-01T00:00:00Z">
        <w:r>
          <w:t xml:space="preserve">th digit is to use</w:t>
        </w:r>
      </w:ins>
      <w:ins w:id="899" w:author="PR Preview" w:date="2026-01-01T00:00:00Z">
        <w:r>
          <w:t xml:space="preserve"> </w:t>
        </w:r>
      </w:ins>
      <m:oMath>
        <m:r>
          <m:t>5</m:t>
        </m:r>
      </m:oMath>
      <w:ins w:id="900" w:author="PR Preview" w:date="2026-01-01T00:00:00Z">
        <w:r>
          <w:t xml:space="preserve">,</w:t>
        </w:r>
      </w:ins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unless the</w:t>
        </w:r>
      </w:ins>
      <w:ins w:id="903" w:author="PR Preview" w:date="2026-01-01T00:00:00Z">
        <w:r>
          <w:t xml:space="preserve"> </w:t>
        </w:r>
      </w:ins>
      <m:oMath>
        <m:r>
          <m:t>n</m:t>
        </m:r>
      </m:oMath>
      <w:ins w:id="904" w:author="PR Preview" w:date="2026-01-01T00:00:00Z">
        <w:r>
          <w:t xml:space="preserve">th number’s</w:t>
        </w:r>
      </w:ins>
      <w:ins w:id="905" w:author="PR Preview" w:date="2026-01-01T00:00:00Z">
        <w:r>
          <w:t xml:space="preserve"> </w:t>
        </w:r>
      </w:ins>
      <m:oMath>
        <m:r>
          <m:t>n</m:t>
        </m:r>
      </m:oMath>
      <w:ins w:id="906" w:author="PR Preview" w:date="2026-01-01T00:00:00Z">
        <w:r>
          <w:t xml:space="preserve">th digit is</w:t>
        </w:r>
      </w:ins>
      <w:ins w:id="907" w:author="PR Preview" w:date="2026-01-01T00:00:00Z">
        <w:r>
          <w:t xml:space="preserve"> </w:t>
        </w:r>
      </w:ins>
      <m:oMath>
        <m:r>
          <m:t>5</m:t>
        </m:r>
      </m:oMath>
      <w:ins w:id="908" w:author="PR Preview" w:date="2026-01-01T00:00:00Z">
        <w:r>
          <w:t xml:space="preserve">, in which case use</w:t>
        </w:r>
      </w:ins>
      <w:ins w:id="909" w:author="PR Preview" w:date="2026-01-01T00:00:00Z">
        <w:r>
          <w:t xml:space="preserve"> </w:t>
        </w:r>
      </w:ins>
      <m:oMath>
        <m:r>
          <m:t>4</m:t>
        </m:r>
      </m:oMath>
      <w:ins w:id="910" w:author="PR Preview" w:date="2026-01-01T00:00:00Z">
        <w:r>
          <w:t xml:space="preserve">.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For example, if the sequence starts</w:t>
        </w:r>
      </w:ins>
      <w:ins w:id="913" w:author="PR Preview" w:date="2026-01-01T00:00:00Z">
        <w:r>
          <w:t xml:space="preserve"> </w:t>
        </w:r>
      </w:ins>
      <m:oMath>
        <m:r>
          <m:t>0.1234</m:t>
        </m:r>
        <m:r>
          <m:rPr>
            <m:sty m:val="p"/>
          </m:rPr>
          <m:t>…</m:t>
        </m:r>
      </m:oMath>
      <w:ins w:id="914" w:author="PR Preview" w:date="2026-01-01T00:00:00Z">
        <w:r>
          <w:t xml:space="preserve">,</w:t>
        </w:r>
      </w:ins>
      <w:ins w:id="915" w:author="PR Preview" w:date="2026-01-01T00:00:00Z">
        <w:r>
          <w:t xml:space="preserve"> </w:t>
        </w:r>
      </w:ins>
      <m:oMath>
        <m:r>
          <m:t>0.3579</m:t>
        </m:r>
        <m:r>
          <m:rPr>
            <m:sty m:val="p"/>
          </m:rPr>
          <m:t>…</m:t>
        </m:r>
      </m:oMath>
      <w:ins w:id="916" w:author="PR Preview" w:date="2026-01-01T00:00:00Z">
        <w:r>
          <w:t xml:space="preserve">,</w:t>
        </w:r>
      </w:ins>
      <w:ins w:id="917" w:author="PR Preview" w:date="2026-01-01T00:00:00Z">
        <w:r>
          <w:t xml:space="preserve"> </w:t>
        </w:r>
      </w:ins>
      <m:oMath>
        <m:r>
          <m:t>0.2468</m:t>
        </m:r>
        <m:r>
          <m:rPr>
            <m:sty m:val="p"/>
          </m:rPr>
          <m:t>…</m:t>
        </m:r>
      </m:oMath>
      <w:ins w:id="918" w:author="PR Preview" w:date="2026-01-01T00:00:00Z">
        <w:r>
          <w:t xml:space="preserve">,</w:t>
        </w:r>
      </w:ins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the diagonal digits are</w:t>
        </w:r>
      </w:ins>
      <w:ins w:id="921" w:author="PR Preview" w:date="2026-01-01T00:00:00Z">
        <w:r>
          <w:t xml:space="preserve"> </w:t>
        </w:r>
      </w:ins>
      <m:oMath>
        <m:r>
          <m:t>1</m:t>
        </m:r>
      </m:oMath>
      <w:ins w:id="922" w:author="PR Preview" w:date="2026-01-01T00:00:00Z">
        <w:r>
          <w:t xml:space="preserve">,</w:t>
        </w:r>
      </w:ins>
      <w:ins w:id="923" w:author="PR Preview" w:date="2026-01-01T00:00:00Z">
        <w:r>
          <w:t xml:space="preserve"> </w:t>
        </w:r>
      </w:ins>
      <m:oMath>
        <m:r>
          <m:t>5</m:t>
        </m:r>
      </m:oMath>
      <w:ins w:id="924" w:author="PR Preview" w:date="2026-01-01T00:00:00Z">
        <w:r>
          <w:t xml:space="preserve">, and</w:t>
        </w:r>
      </w:ins>
      <w:ins w:id="925" w:author="PR Preview" w:date="2026-01-01T00:00:00Z">
        <w:r>
          <w:t xml:space="preserve"> </w:t>
        </w:r>
      </w:ins>
      <m:oMath>
        <m:r>
          <m:t>6</m:t>
        </m:r>
      </m:oMath>
      <w:ins w:id="926" w:author="PR Preview" w:date="2026-01-01T00:00:00Z">
        <w:r>
          <w:t xml:space="preserve">,</w:t>
        </w:r>
      </w:ins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so the new number starts</w:t>
        </w:r>
      </w:ins>
      <w:ins w:id="929" w:author="PR Preview" w:date="2026-01-01T00:00:00Z">
        <w:r>
          <w:t xml:space="preserve"> </w:t>
        </w:r>
      </w:ins>
      <m:oMath>
        <m:r>
          <m:t>0.545</m:t>
        </m:r>
        <m:r>
          <m:rPr>
            <m:sty m:val="p"/>
          </m:rPr>
          <m:t>…</m:t>
        </m:r>
      </m:oMath>
      <w:ins w:id="930" w:author="PR Preview" w:date="2026-01-01T00:00:00Z">
        <w:r>
          <w:t xml:space="preserve">,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which differs from the first number in the first digit,</w:t>
        </w:r>
      </w:ins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from the second in the second digit,</w:t>
        </w:r>
      </w:ins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and from the third in the third digit.</w:t>
        </w:r>
      </w:ins>
    </w:p>
    <w:bookmarkEnd w:id="70"/>
    <w:bookmarkEnd w:id="71"/>
    <w:bookmarkStart w:id="72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3"/>
        </w:numPr>
      </w:pPr>
      <w:del w:id="937" w:author="PR Preview" w:date="2026-01-01T00:00:00Z">
        <w:r>
          <w:delText xml:space="preserve">Wikipedia contributors (2026i)</w:delText>
        </w:r>
      </w:del>
      <w:del w:id="938" w:author="PR Preview" w:date="2026-01-01T00:00:00Z">
        <w:r>
          <w:delText xml:space="preserve"> </w:delText>
        </w:r>
      </w:del>
      <w:del w:id="939" w:author="PR Preview" w:date="2026-01-01T00:00:00Z">
        <w:r>
          <w:delText xml:space="preserve">— functions, their domains, codomains and images</w:delText>
        </w:r>
      </w:del>
    </w:p>
    <w:p>
      <w:pPr>
        <w:numPr>
          <w:ilvl w:val="0"/>
          <w:numId w:val="1013"/>
        </w:numPr>
      </w:pPr>
      <w:del w:id="940" w:author="PR Preview" w:date="2026-01-01T00:00:00Z">
        <w:r>
          <w:delText xml:space="preserve">Wikipedia contributors (2026a)</w:delText>
        </w:r>
      </w:del>
      <w:del w:id="941" w:author="PR Preview" w:date="2026-01-01T00:00:00Z">
        <w:r>
          <w:delText xml:space="preserve"> </w:delText>
        </w:r>
      </w:del>
      <w:del w:id="942" w:author="PR Preview" w:date="2026-01-01T00:00:00Z">
        <w:r>
          <w:delText xml:space="preserve">— binary relations and their properties</w:delText>
        </w:r>
      </w:del>
    </w:p>
    <w:p>
      <w:pPr>
        <w:numPr>
          <w:ilvl w:val="0"/>
          <w:numId w:val="1013"/>
        </w:numPr>
      </w:pPr>
      <w:del w:id="943" w:author="PR Preview" w:date="2026-01-01T00:00:00Z">
        <w:r>
          <w:delText xml:space="preserve">Wikipedia contributors (2026f)</w:delText>
        </w:r>
      </w:del>
      <w:del w:id="944" w:author="PR Preview" w:date="2026-01-01T00:00:00Z">
        <w:r>
          <w:delText xml:space="preserve"> </w:delText>
        </w:r>
      </w:del>
      <w:del w:id="945" w:author="PR Preview" w:date="2026-01-01T00:00:00Z">
        <w:r>
          <w:delText xml:space="preserve">— the domain of a function</w:delText>
        </w:r>
      </w:del>
    </w:p>
    <w:p>
      <w:pPr>
        <w:numPr>
          <w:ilvl w:val="0"/>
          <w:numId w:val="1013"/>
        </w:numPr>
      </w:pPr>
      <w:del w:id="946" w:author="PR Preview" w:date="2026-01-01T00:00:00Z">
        <w:r>
          <w:delText xml:space="preserve">Wikipedia contributors (2026d)</w:delText>
        </w:r>
      </w:del>
      <w:del w:id="947" w:author="PR Preview" w:date="2026-01-01T00:00:00Z">
        <w:r>
          <w:delText xml:space="preserve"> </w:delText>
        </w:r>
      </w:del>
      <w:del w:id="948" w:author="PR Preview" w:date="2026-01-01T00:00:00Z">
        <w:r>
          <w:delText xml:space="preserve">— codomains</w:delText>
        </w:r>
      </w:del>
    </w:p>
    <w:p>
      <w:pPr>
        <w:numPr>
          <w:ilvl w:val="0"/>
          <w:numId w:val="1013"/>
        </w:numPr>
      </w:pPr>
      <w:del w:id="949" w:author="PR Preview" w:date="2026-01-01T00:00:00Z">
        <w:r>
          <w:delText xml:space="preserve">Wikipedia contributors (2026l)</w:delText>
        </w:r>
      </w:del>
      <w:del w:id="950" w:author="PR Preview" w:date="2026-01-01T00:00:00Z">
        <w:r>
          <w:delText xml:space="preserve"> </w:delText>
        </w:r>
      </w:del>
      <w:del w:id="951" w:author="PR Preview" w:date="2026-01-01T00:00:00Z">
        <w:r>
          <w:delText xml:space="preserve">— images of functions and sets</w:delText>
        </w:r>
      </w:del>
    </w:p>
    <w:p>
      <w:pPr>
        <w:numPr>
          <w:ilvl w:val="0"/>
          <w:numId w:val="1013"/>
        </w:numPr>
      </w:pPr>
      <w:del w:id="952" w:author="PR Preview" w:date="2026-01-01T00:00:00Z">
        <w:r>
          <w:delText xml:space="preserve">Wikipedia contributors (2026p)</w:delText>
        </w:r>
      </w:del>
      <w:del w:id="953" w:author="PR Preview" w:date="2026-01-01T00:00:00Z">
        <w:r>
          <w:delText xml:space="preserve"> </w:delText>
        </w:r>
      </w:del>
      <w:del w:id="954" w:author="PR Preview" w:date="2026-01-01T00:00:00Z">
        <w:r>
          <w:delText xml:space="preserve">— the two meanings of the range</w:delText>
        </w:r>
      </w:del>
    </w:p>
    <w:p>
      <w:pPr>
        <w:numPr>
          <w:ilvl w:val="0"/>
          <w:numId w:val="1013"/>
        </w:numPr>
      </w:pPr>
      <w:del w:id="955" w:author="PR Preview" w:date="2026-01-01T00:00:00Z">
        <w:r>
          <w:delText xml:space="preserve">Wikipedia contributors (2026k)</w:delText>
        </w:r>
      </w:del>
      <w:del w:id="956" w:author="PR Preview" w:date="2026-01-01T00:00:00Z">
        <w:r>
          <w:delText xml:space="preserve"> </w:delText>
        </w:r>
      </w:del>
      <w:del w:id="957" w:author="PR Preview" w:date="2026-01-01T00:00:00Z">
        <w:r>
          <w:delText xml:space="preserve">— graphs of functions</w:delText>
        </w:r>
      </w:del>
    </w:p>
    <w:p>
      <w:pPr>
        <w:numPr>
          <w:ilvl w:val="0"/>
          <w:numId w:val="1013"/>
        </w:numPr>
      </w:pPr>
      <w:del w:id="958" w:author="PR Preview" w:date="2026-01-01T00:00:00Z">
        <w:r>
          <w:delText xml:space="preserve">Wikipedia contributors (2026h)</w:delText>
        </w:r>
      </w:del>
      <w:del w:id="959" w:author="PR Preview" w:date="2026-01-01T00:00:00Z">
        <w:r>
          <w:delText xml:space="preserve"> </w:delText>
        </w:r>
      </w:del>
      <w:del w:id="960" w:author="PR Preview" w:date="2026-01-01T00:00:00Z">
        <w:r>
          <w:delText xml:space="preserve">— composition of functions</w:delText>
        </w:r>
      </w:del>
    </w:p>
    <w:p>
      <w:pPr>
        <w:numPr>
          <w:ilvl w:val="0"/>
          <w:numId w:val="1013"/>
        </w:numPr>
      </w:pPr>
      <w:del w:id="961" w:author="PR Preview" w:date="2026-01-01T00:00:00Z">
        <w:r>
          <w:delText xml:space="preserve">Wikipedia contributors (2026n)</w:delText>
        </w:r>
      </w:del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— inverse functions</w:delText>
        </w:r>
      </w:del>
    </w:p>
    <w:p>
      <w:pPr>
        <w:numPr>
          <w:ilvl w:val="0"/>
          <w:numId w:val="1013"/>
        </w:numPr>
      </w:pPr>
      <w:del w:id="964" w:author="PR Preview" w:date="2026-01-01T00:00:00Z">
        <w:r>
          <w:delText xml:space="preserve">Wikipedia contributors (2026o)</w:delText>
        </w:r>
      </w:del>
      <w:del w:id="965" w:author="PR Preview" w:date="2026-01-01T00:00:00Z">
        <w:r>
          <w:delText xml:space="preserve"> </w:delText>
        </w:r>
      </w:del>
      <w:del w:id="966" w:author="PR Preview" w:date="2026-01-01T00:00:00Z">
        <w:r>
          <w:delText xml:space="preserve">— operators</w:delText>
        </w:r>
      </w:del>
    </w:p>
    <w:p>
      <w:pPr>
        <w:numPr>
          <w:ilvl w:val="0"/>
          <w:numId w:val="1013"/>
        </w:numPr>
      </w:pPr>
      <w:del w:id="967" w:author="PR Preview" w:date="2026-01-01T00:00:00Z">
        <w:r>
          <w:delText xml:space="preserve">Wikipedia contributors (2026j)</w:delText>
        </w:r>
      </w:del>
      <w:del w:id="968" w:author="PR Preview" w:date="2026-01-01T00:00:00Z">
        <w:r>
          <w:delText xml:space="preserve"> </w:delText>
        </w:r>
      </w:del>
      <w:del w:id="969" w:author="PR Preview" w:date="2026-01-01T00:00:00Z">
        <w:r>
          <w:delText xml:space="preserve">— functionals</w:delText>
        </w:r>
      </w:del>
    </w:p>
    <w:p>
      <w:pPr>
        <w:numPr>
          <w:ilvl w:val="0"/>
          <w:numId w:val="1013"/>
        </w:numPr>
      </w:pPr>
      <w:del w:id="970" w:author="PR Preview" w:date="2026-01-01T00:00:00Z">
        <w:r>
          <w:delText xml:space="preserve">Wikipedia contributors (2026q)</w:delText>
        </w:r>
      </w:del>
      <w:del w:id="971" w:author="PR Preview" w:date="2026-01-01T00:00:00Z">
        <w:r>
          <w:delText xml:space="preserve"> </w:delText>
        </w:r>
      </w:del>
      <w:del w:id="972" w:author="PR Preview" w:date="2026-01-01T00:00:00Z">
        <w:r>
          <w:delText xml:space="preserve">— sequences and their limits</w:delText>
        </w:r>
      </w:del>
    </w:p>
    <w:p>
      <w:pPr>
        <w:numPr>
          <w:ilvl w:val="0"/>
          <w:numId w:val="1013"/>
        </w:numPr>
      </w:pPr>
      <w:del w:id="973" w:author="PR Preview" w:date="2026-01-01T00:00:00Z">
        <w:r>
          <w:delText xml:space="preserve">Wikipedia contributors (2026g)</w:delText>
        </w:r>
      </w:del>
      <w:del w:id="974" w:author="PR Preview" w:date="2026-01-01T00:00:00Z">
        <w:r>
          <w:delText xml:space="preserve"> </w:delText>
        </w:r>
      </w:del>
      <w:del w:id="975" w:author="PR Preview" w:date="2026-01-01T00:00:00Z">
        <w:r>
          <w:delText xml:space="preserve">— finite sets</w:delText>
        </w:r>
      </w:del>
    </w:p>
    <w:p>
      <w:pPr>
        <w:numPr>
          <w:ilvl w:val="0"/>
          <w:numId w:val="1013"/>
        </w:numPr>
      </w:pPr>
      <w:del w:id="976" w:author="PR Preview" w:date="2026-01-01T00:00:00Z">
        <w:r>
          <w:delText xml:space="preserve">Wikipedia contributors (2026c)</w:delText>
        </w:r>
      </w:del>
      <w:del w:id="977" w:author="PR Preview" w:date="2026-01-01T00:00:00Z">
        <w:r>
          <w:delText xml:space="preserve"> </w:delText>
        </w:r>
      </w:del>
      <w:del w:id="978" w:author="PR Preview" w:date="2026-01-01T00:00:00Z">
        <w:r>
          <w:delText xml:space="preserve">— cardinality and its infinite cases</w:delText>
        </w:r>
      </w:del>
    </w:p>
    <w:p>
      <w:pPr>
        <w:numPr>
          <w:ilvl w:val="0"/>
          <w:numId w:val="1013"/>
        </w:numPr>
      </w:pPr>
      <w:del w:id="979" w:author="PR Preview" w:date="2026-01-01T00:00:00Z">
        <w:r>
          <w:delText xml:space="preserve">Wikipedia contributors (2026m)</w:delText>
        </w:r>
      </w:del>
      <w:del w:id="980" w:author="PR Preview" w:date="2026-01-01T00:00:00Z">
        <w:r>
          <w:delText xml:space="preserve"> </w:delText>
        </w:r>
      </w:del>
      <w:del w:id="981" w:author="PR Preview" w:date="2026-01-01T00:00:00Z">
        <w:r>
          <w:delText xml:space="preserve">— infinite sets</w:delText>
        </w:r>
      </w:del>
    </w:p>
    <w:p>
      <w:pPr>
        <w:numPr>
          <w:ilvl w:val="0"/>
          <w:numId w:val="1013"/>
        </w:numPr>
      </w:pPr>
      <w:del w:id="982" w:author="PR Preview" w:date="2026-01-01T00:00:00Z">
        <w:r>
          <w:delText xml:space="preserve">Wikipedia contributors (2026e)</w:delText>
        </w:r>
      </w:del>
      <w:del w:id="983" w:author="PR Preview" w:date="2026-01-01T00:00:00Z">
        <w:r>
          <w:delText xml:space="preserve"> </w:delText>
        </w:r>
      </w:del>
      <w:del w:id="984" w:author="PR Preview" w:date="2026-01-01T00:00:00Z">
        <w:r>
          <w:delText xml:space="preserve">— countable sets, with examples</w:delText>
        </w:r>
      </w:del>
    </w:p>
    <w:p>
      <w:pPr>
        <w:numPr>
          <w:ilvl w:val="0"/>
          <w:numId w:val="1013"/>
        </w:numPr>
      </w:pPr>
      <w:del w:id="985" w:author="PR Preview" w:date="2026-01-01T00:00:00Z">
        <w:r>
          <w:delText xml:space="preserve">Wikipedia contributors (2026b)</w:delText>
        </w:r>
      </w:del>
      <w:del w:id="986" w:author="PR Preview" w:date="2026-01-01T00:00:00Z">
        <w:r>
          <w:delText xml:space="preserve"> </w:delText>
        </w:r>
      </w:del>
      <w:del w:id="987" w:author="PR Preview" w:date="2026-01-01T00:00:00Z">
        <w:r>
          <w:delText xml:space="preserve">— Cantor’s diagonal argument</w:delText>
        </w:r>
      </w:del>
    </w:p>
    <w:p>
      <w:pPr>
        <w:numPr>
          <w:ilvl w:val="0"/>
          <w:numId w:val="1013"/>
        </w:numPr>
      </w:pPr>
      <w:ins w:id="988" w:author="PR Preview" w:date="2026-01-01T00:00:00Z">
        <w:r>
          <w:t xml:space="preserve">Wikipedia contributors [1]</w:t>
        </w:r>
      </w:ins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— functions, their domains, codomains and images</w:t>
        </w:r>
      </w:ins>
    </w:p>
    <w:p>
      <w:pPr>
        <w:numPr>
          <w:ilvl w:val="0"/>
          <w:numId w:val="1013"/>
        </w:numPr>
      </w:pPr>
      <w:ins w:id="991" w:author="PR Preview" w:date="2026-01-01T00:00:00Z">
        <w:r>
          <w:t xml:space="preserve">Wikipedia contributors [2]</w:t>
        </w:r>
      </w:ins>
      <w:ins w:id="992" w:author="PR Preview" w:date="2026-01-01T00:00:00Z">
        <w:r>
          <w:t xml:space="preserve"> </w:t>
        </w:r>
      </w:ins>
      <w:ins w:id="993" w:author="PR Preview" w:date="2026-01-01T00:00:00Z">
        <w:r>
          <w:t xml:space="preserve">— binary relations and their properties</w:t>
        </w:r>
      </w:ins>
    </w:p>
    <w:p>
      <w:pPr>
        <w:numPr>
          <w:ilvl w:val="0"/>
          <w:numId w:val="1013"/>
        </w:numPr>
      </w:pPr>
      <w:ins w:id="994" w:author="PR Preview" w:date="2026-01-01T00:00:00Z">
        <w:r>
          <w:t xml:space="preserve">Wikipedia contributors [3]</w:t>
        </w:r>
      </w:ins>
      <w:ins w:id="995" w:author="PR Preview" w:date="2026-01-01T00:00:00Z">
        <w:r>
          <w:t xml:space="preserve"> </w:t>
        </w:r>
      </w:ins>
      <w:ins w:id="996" w:author="PR Preview" w:date="2026-01-01T00:00:00Z">
        <w:r>
          <w:t xml:space="preserve">— the domain of a function</w:t>
        </w:r>
      </w:ins>
    </w:p>
    <w:p>
      <w:pPr>
        <w:numPr>
          <w:ilvl w:val="0"/>
          <w:numId w:val="1013"/>
        </w:numPr>
      </w:pPr>
      <w:ins w:id="997" w:author="PR Preview" w:date="2026-01-01T00:00:00Z">
        <w:r>
          <w:t xml:space="preserve">Wikipedia contributors [4]</w:t>
        </w:r>
      </w:ins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— codomains</w:t>
        </w:r>
      </w:ins>
    </w:p>
    <w:p>
      <w:pPr>
        <w:numPr>
          <w:ilvl w:val="0"/>
          <w:numId w:val="1013"/>
        </w:numPr>
      </w:pPr>
      <w:ins w:id="1000" w:author="PR Preview" w:date="2026-01-01T00:00:00Z">
        <w:r>
          <w:t xml:space="preserve">Wikipedia contributors [5]</w:t>
        </w:r>
      </w:ins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— images of functions and sets</w:t>
        </w:r>
      </w:ins>
    </w:p>
    <w:p>
      <w:pPr>
        <w:numPr>
          <w:ilvl w:val="0"/>
          <w:numId w:val="1013"/>
        </w:numPr>
      </w:pPr>
      <w:ins w:id="1003" w:author="PR Preview" w:date="2026-01-01T00:00:00Z">
        <w:r>
          <w:t xml:space="preserve">Wikipedia contributors [6]</w:t>
        </w:r>
      </w:ins>
      <w:ins w:id="1004" w:author="PR Preview" w:date="2026-01-01T00:00:00Z">
        <w:r>
          <w:t xml:space="preserve"> </w:t>
        </w:r>
      </w:ins>
      <w:ins w:id="1005" w:author="PR Preview" w:date="2026-01-01T00:00:00Z">
        <w:r>
          <w:t xml:space="preserve">— the two meanings of the range</w:t>
        </w:r>
      </w:ins>
    </w:p>
    <w:p>
      <w:pPr>
        <w:numPr>
          <w:ilvl w:val="0"/>
          <w:numId w:val="1013"/>
        </w:numPr>
      </w:pPr>
      <w:ins w:id="1006" w:author="PR Preview" w:date="2026-01-01T00:00:00Z">
        <w:r>
          <w:t xml:space="preserve">Wikipedia contributors [7]</w:t>
        </w:r>
      </w:ins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— graphs of functions</w:t>
        </w:r>
      </w:ins>
    </w:p>
    <w:p>
      <w:pPr>
        <w:numPr>
          <w:ilvl w:val="0"/>
          <w:numId w:val="1013"/>
        </w:numPr>
      </w:pPr>
      <w:ins w:id="1009" w:author="PR Preview" w:date="2026-01-01T00:00:00Z">
        <w:r>
          <w:t xml:space="preserve">Wikipedia contributors [9]</w:t>
        </w:r>
      </w:ins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— composition of functions</w:t>
        </w:r>
      </w:ins>
    </w:p>
    <w:p>
      <w:pPr>
        <w:numPr>
          <w:ilvl w:val="0"/>
          <w:numId w:val="1013"/>
        </w:numPr>
      </w:pPr>
      <w:ins w:id="1012" w:author="PR Preview" w:date="2026-01-01T00:00:00Z">
        <w:r>
          <w:t xml:space="preserve">Wikipedia contributors [10]</w:t>
        </w:r>
      </w:ins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— inverse functions</w:t>
        </w:r>
      </w:ins>
    </w:p>
    <w:p>
      <w:pPr>
        <w:numPr>
          <w:ilvl w:val="0"/>
          <w:numId w:val="1013"/>
        </w:numPr>
      </w:pPr>
      <w:ins w:id="1015" w:author="PR Preview" w:date="2026-01-01T00:00:00Z">
        <w:r>
          <w:t xml:space="preserve">Wikipedia contributors [11]</w:t>
        </w:r>
      </w:ins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— operators</w:t>
        </w:r>
      </w:ins>
    </w:p>
    <w:p>
      <w:pPr>
        <w:numPr>
          <w:ilvl w:val="0"/>
          <w:numId w:val="1013"/>
        </w:numPr>
      </w:pPr>
      <w:ins w:id="1018" w:author="PR Preview" w:date="2026-01-01T00:00:00Z">
        <w:r>
          <w:t xml:space="preserve">Wikipedia contributors [12]</w:t>
        </w:r>
      </w:ins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— functionals</w:t>
        </w:r>
      </w:ins>
    </w:p>
    <w:p>
      <w:pPr>
        <w:numPr>
          <w:ilvl w:val="0"/>
          <w:numId w:val="1013"/>
        </w:numPr>
      </w:pPr>
      <w:ins w:id="1021" w:author="PR Preview" w:date="2026-01-01T00:00:00Z">
        <w:r>
          <w:t xml:space="preserve">Wikipedia contributors [13]</w:t>
        </w:r>
      </w:ins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— sequences and their limits</w:t>
        </w:r>
      </w:ins>
    </w:p>
    <w:p>
      <w:pPr>
        <w:numPr>
          <w:ilvl w:val="0"/>
          <w:numId w:val="1013"/>
        </w:numPr>
      </w:pPr>
      <w:ins w:id="1024" w:author="PR Preview" w:date="2026-01-01T00:00:00Z">
        <w:r>
          <w:t xml:space="preserve">Wikipedia contributors [14]</w:t>
        </w:r>
      </w:ins>
      <w:ins w:id="1025" w:author="PR Preview" w:date="2026-01-01T00:00:00Z">
        <w:r>
          <w:t xml:space="preserve"> </w:t>
        </w:r>
      </w:ins>
      <w:ins w:id="1026" w:author="PR Preview" w:date="2026-01-01T00:00:00Z">
        <w:r>
          <w:t xml:space="preserve">— finite sets</w:t>
        </w:r>
      </w:ins>
    </w:p>
    <w:p>
      <w:pPr>
        <w:numPr>
          <w:ilvl w:val="0"/>
          <w:numId w:val="1013"/>
        </w:numPr>
      </w:pPr>
      <w:ins w:id="1027" w:author="PR Preview" w:date="2026-01-01T00:00:00Z">
        <w:r>
          <w:t xml:space="preserve">Wikipedia contributors [15]</w:t>
        </w:r>
      </w:ins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— cardinality and its infinite cases</w:t>
        </w:r>
      </w:ins>
    </w:p>
    <w:p>
      <w:pPr>
        <w:numPr>
          <w:ilvl w:val="0"/>
          <w:numId w:val="1013"/>
        </w:numPr>
      </w:pPr>
      <w:ins w:id="1030" w:author="PR Preview" w:date="2026-01-01T00:00:00Z">
        <w:r>
          <w:t xml:space="preserve">Wikipedia contributors [16]</w:t>
        </w:r>
      </w:ins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— infinite sets</w:t>
        </w:r>
      </w:ins>
    </w:p>
    <w:p>
      <w:pPr>
        <w:numPr>
          <w:ilvl w:val="0"/>
          <w:numId w:val="1013"/>
        </w:numPr>
      </w:pPr>
      <w:ins w:id="1033" w:author="PR Preview" w:date="2026-01-01T00:00:00Z">
        <w:r>
          <w:t xml:space="preserve">Wikipedia contributors [17]</w:t>
        </w:r>
      </w:ins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— countable sets, with examples</w:t>
        </w:r>
      </w:ins>
    </w:p>
    <w:p>
      <w:pPr>
        <w:numPr>
          <w:ilvl w:val="0"/>
          <w:numId w:val="1013"/>
        </w:numPr>
      </w:pPr>
      <w:ins w:id="1036" w:author="PR Preview" w:date="2026-01-01T00:00:00Z">
        <w:r>
          <w:t xml:space="preserve">Wikipedia contributors [18]</w:t>
        </w:r>
      </w:ins>
      <w:ins w:id="1037" w:author="PR Preview" w:date="2026-01-01T00:00:00Z">
        <w:r>
          <w:t xml:space="preserve"> </w:t>
        </w:r>
      </w:ins>
      <w:ins w:id="1038" w:author="PR Preview" w:date="2026-01-01T00:00:00Z">
        <w:r>
          <w:t xml:space="preserve">— Cantor’s diagonal argument</w:t>
        </w:r>
      </w:ins>
    </w:p>
    <w:bookmarkEnd w:id="72"/>
    <w:bookmarkStart w:id="110" w:name="references"/>
    <w:p>
      <w:pPr>
        <w:pStyle w:val="Heading2"/>
      </w:pPr>
      <w:r>
        <w:t xml:space="preserve">References</w:t>
      </w:r>
    </w:p>
    <w:bookmarkStart w:id="109" w:name="refs"/>
    <w:bookmarkStart w:id="74" w:name="ref-wikipedia_function_mathematics"/>
    <w:p>
      <w:pPr>
        <w:pStyle w:val="Bibliography"/>
      </w:pPr>
      <w:del w:id="1039" w:author="PR Preview" w:date="2026-01-01T00:00:00Z">
        <w:r>
          <w:delText xml:space="preserve">Halmos, Paul R. 1974.</w:delText>
        </w:r>
      </w:del>
      <w:del w:id="1040" w:author="PR Preview" w:date="2026-01-01T00:00:00Z">
        <w:r>
          <w:delText xml:space="preserve"> </w:delText>
        </w:r>
      </w:del>
      <w:del w:id="1041" w:author="PR Preview" w:date="2026-01-01T00:00:00Z">
        <w:r>
          <w:rPr>
            <w:i/>
            <w:iCs/>
          </w:rPr>
          <w:delText xml:space="preserve">Naive Set Theory</w:delText>
        </w:r>
      </w:del>
      <w:del w:id="1042" w:author="PR Preview" w:date="2026-01-01T00:00:00Z">
        <w:r>
          <w:delText xml:space="preserve">. Undergraduate Texts in Mathematics. Springer.</w:delText>
        </w:r>
      </w:del>
      <w:del w:id="1043" w:author="PR Preview" w:date="2026-01-01T00:00:00Z">
        <w:r>
          <w:delText xml:space="preserve"> </w:delText>
        </w:r>
      </w:del>
      <w:hyperlink r:id="rId87">
        <w:del w:id="1044" w:author="PR Preview" w:date="2026-01-01T00:00:00Z">
          <w:r>
            <w:rPr>
              <w:rStyle w:val="Hyperlink"/>
            </w:rPr>
            <w:delText xml:space="preserve">https://doi.org/10.1007/978-1-4757-1645-0</w:delText>
          </w:r>
        </w:del>
      </w:hyperlink>
      <w:del w:id="1045" w:author="PR Preview" w:date="2026-01-01T00:00:00Z">
        <w:r>
          <w:delText xml:space="preserve">.</w:delText>
        </w:r>
      </w:del>
    </w:p>
    <w:p>
      <w:pPr>
        <w:pStyle w:val="Bibliography"/>
      </w:pPr>
      <w:del w:id="1046" w:author="PR Preview" w:date="2026-01-01T00:00:00Z">
        <w:r>
          <w:delText xml:space="preserve">Wikipedia contributors. 2026a.</w:delText>
        </w:r>
      </w:del>
      <w:del w:id="1047" w:author="PR Preview" w:date="2026-01-01T00:00:00Z">
        <w:r>
          <w:delText xml:space="preserve"> </w:delText>
        </w:r>
      </w:del>
      <w:del w:id="1048" w:author="PR Preview" w:date="2026-01-01T00:00:00Z">
        <w:r>
          <w:rPr>
            <w:i/>
            <w:iCs/>
          </w:rPr>
          <w:delText xml:space="preserve">Binary Relation —</w:delText>
        </w:r>
      </w:del>
      <w:del w:id="1049" w:author="PR Preview" w:date="2026-01-01T00:00:00Z">
        <w:r>
          <w:rPr>
            <w:i/>
            <w:iCs/>
          </w:rPr>
          <w:delText xml:space="preserve"> </w:delText>
        </w:r>
      </w:del>
      <w:del w:id="1050" w:author="PR Preview" w:date="2026-01-01T00:00:00Z">
        <w:r>
          <w:rPr>
            <w:i/>
            <w:iCs/>
          </w:rPr>
          <w:delText xml:space="preserve">Wikipedia</w:delText>
        </w:r>
      </w:del>
      <w:del w:id="1051" w:author="PR Preview" w:date="2026-01-01T00:00:00Z">
        <w:r>
          <w:rPr>
            <w:i/>
            <w:iCs/>
          </w:rPr>
          <w:delText xml:space="preserve">,</w:delText>
        </w:r>
      </w:del>
      <w:del w:id="1052" w:author="PR Preview" w:date="2026-01-01T00:00:00Z">
        <w:r>
          <w:rPr>
            <w:i/>
            <w:iCs/>
          </w:rPr>
          <w:delText xml:space="preserve"> </w:delText>
        </w:r>
      </w:del>
      <w:del w:id="1053" w:author="PR Preview" w:date="2026-01-01T00:00:00Z">
        <w:r>
          <w:rPr>
            <w:i/>
            <w:iCs/>
          </w:rPr>
          <w:delText xml:space="preserve">the Free Encyclopedia</w:delText>
        </w:r>
      </w:del>
      <w:del w:id="1054" w:author="PR Preview" w:date="2026-01-01T00:00:00Z">
        <w:r>
          <w:delText xml:space="preserve">.</w:delText>
        </w:r>
      </w:del>
      <w:del w:id="1055" w:author="PR Preview" w:date="2026-01-01T00:00:00Z">
        <w:r>
          <w:delText xml:space="preserve"> </w:delText>
        </w:r>
      </w:del>
      <w:hyperlink r:id="rId75">
        <w:del w:id="1056" w:author="PR Preview" w:date="2026-01-01T00:00:00Z">
          <w:r>
            <w:rPr>
              <w:rStyle w:val="Hyperlink"/>
            </w:rPr>
            <w:delText xml:space="preserve">https://en.wikipedia.org/wiki/Binary_relation</w:delText>
          </w:r>
        </w:del>
      </w:hyperlink>
      <w:del w:id="1057" w:author="PR Preview" w:date="2026-01-01T00:00:00Z">
        <w:r>
          <w:delText xml:space="preserve">.</w:delText>
        </w:r>
      </w:del>
    </w:p>
    <w:p>
      <w:pPr>
        <w:pStyle w:val="Bibliography"/>
      </w:pPr>
      <w:del w:id="1058" w:author="PR Preview" w:date="2026-01-01T00:00:00Z">
        <w:r>
          <w:delText xml:space="preserve">Wikipedia contributors. 2026b.</w:delText>
        </w:r>
      </w:del>
      <w:del w:id="1059" w:author="PR Preview" w:date="2026-01-01T00:00:00Z">
        <w:r>
          <w:delText xml:space="preserve"> </w:delText>
        </w:r>
      </w:del>
      <w:del w:id="1060" w:author="PR Preview" w:date="2026-01-01T00:00:00Z">
        <w:r>
          <w:rPr>
            <w:i/>
            <w:iCs/>
          </w:rPr>
          <w:delText xml:space="preserve">Cantor’s Diagonal Argument —</w:delText>
        </w:r>
      </w:del>
      <w:del w:id="1061" w:author="PR Preview" w:date="2026-01-01T00:00:00Z">
        <w:r>
          <w:rPr>
            <w:i/>
            <w:iCs/>
          </w:rPr>
          <w:delText xml:space="preserve"> </w:delText>
        </w:r>
      </w:del>
      <w:del w:id="1062" w:author="PR Preview" w:date="2026-01-01T00:00:00Z">
        <w:r>
          <w:rPr>
            <w:i/>
            <w:iCs/>
          </w:rPr>
          <w:delText xml:space="preserve">Wikipedia</w:delText>
        </w:r>
      </w:del>
      <w:del w:id="1063" w:author="PR Preview" w:date="2026-01-01T00:00:00Z">
        <w:r>
          <w:rPr>
            <w:i/>
            <w:iCs/>
          </w:rPr>
          <w:delText xml:space="preserve">,</w:delText>
        </w:r>
      </w:del>
      <w:del w:id="1064" w:author="PR Preview" w:date="2026-01-01T00:00:00Z">
        <w:r>
          <w:rPr>
            <w:i/>
            <w:iCs/>
          </w:rPr>
          <w:delText xml:space="preserve"> </w:delText>
        </w:r>
      </w:del>
      <w:del w:id="1065" w:author="PR Preview" w:date="2026-01-01T00:00:00Z">
        <w:r>
          <w:rPr>
            <w:i/>
            <w:iCs/>
          </w:rPr>
          <w:delText xml:space="preserve">the Free Encyclopedia</w:delText>
        </w:r>
      </w:del>
      <w:del w:id="1066" w:author="PR Preview" w:date="2026-01-01T00:00:00Z">
        <w:r>
          <w:delText xml:space="preserve">.</w:delText>
        </w:r>
      </w:del>
      <w:del w:id="1067" w:author="PR Preview" w:date="2026-01-01T00:00:00Z">
        <w:r>
          <w:delText xml:space="preserve"> </w:delText>
        </w:r>
      </w:del>
      <w:hyperlink r:id="rId107">
        <w:del w:id="1068" w:author="PR Preview" w:date="2026-01-01T00:00:00Z">
          <w:r>
            <w:rPr>
              <w:rStyle w:val="Hyperlink"/>
            </w:rPr>
            <w:delText xml:space="preserve">https://en.wikipedia.org/wiki/Cantor%27s_diagonal_argument</w:delText>
          </w:r>
        </w:del>
      </w:hyperlink>
      <w:del w:id="1069" w:author="PR Preview" w:date="2026-01-01T00:00:00Z">
        <w:r>
          <w:delText xml:space="preserve">.</w:delText>
        </w:r>
      </w:del>
    </w:p>
    <w:p>
      <w:pPr>
        <w:pStyle w:val="Bibliography"/>
      </w:pPr>
      <w:del w:id="1070" w:author="PR Preview" w:date="2026-01-01T00:00:00Z">
        <w:r>
          <w:delText xml:space="preserve">Wikipedia contributors. 2026c.</w:delText>
        </w:r>
      </w:del>
      <w:del w:id="1071" w:author="PR Preview" w:date="2026-01-01T00:00:00Z">
        <w:r>
          <w:delText xml:space="preserve"> </w:delText>
        </w:r>
      </w:del>
      <w:del w:id="1072" w:author="PR Preview" w:date="2026-01-01T00:00:00Z">
        <w:r>
          <w:rPr>
            <w:i/>
            <w:iCs/>
          </w:rPr>
          <w:delText xml:space="preserve">Cardinality —</w:delText>
        </w:r>
      </w:del>
      <w:del w:id="1073" w:author="PR Preview" w:date="2026-01-01T00:00:00Z">
        <w:r>
          <w:rPr>
            <w:i/>
            <w:iCs/>
          </w:rPr>
          <w:delText xml:space="preserve"> </w:delText>
        </w:r>
      </w:del>
      <w:del w:id="1074" w:author="PR Preview" w:date="2026-01-01T00:00:00Z">
        <w:r>
          <w:rPr>
            <w:i/>
            <w:iCs/>
          </w:rPr>
          <w:delText xml:space="preserve">Wikipedia</w:delText>
        </w:r>
      </w:del>
      <w:del w:id="1075" w:author="PR Preview" w:date="2026-01-01T00:00:00Z">
        <w:r>
          <w:rPr>
            <w:i/>
            <w:iCs/>
          </w:rPr>
          <w:delText xml:space="preserve">,</w:delText>
        </w:r>
      </w:del>
      <w:del w:id="1076" w:author="PR Preview" w:date="2026-01-01T00:00:00Z">
        <w:r>
          <w:rPr>
            <w:i/>
            <w:iCs/>
          </w:rPr>
          <w:delText xml:space="preserve"> </w:delText>
        </w:r>
      </w:del>
      <w:del w:id="1077" w:author="PR Preview" w:date="2026-01-01T00:00:00Z">
        <w:r>
          <w:rPr>
            <w:i/>
            <w:iCs/>
          </w:rPr>
          <w:delText xml:space="preserve">the Free Encyclopedia</w:delText>
        </w:r>
      </w:del>
      <w:del w:id="1078" w:author="PR Preview" w:date="2026-01-01T00:00:00Z">
        <w:r>
          <w:delText xml:space="preserve">.</w:delText>
        </w:r>
      </w:del>
      <w:del w:id="1079" w:author="PR Preview" w:date="2026-01-01T00:00:00Z">
        <w:r>
          <w:delText xml:space="preserve"> </w:delText>
        </w:r>
      </w:del>
      <w:hyperlink r:id="rId101">
        <w:del w:id="1080" w:author="PR Preview" w:date="2026-01-01T00:00:00Z">
          <w:r>
            <w:rPr>
              <w:rStyle w:val="Hyperlink"/>
            </w:rPr>
            <w:delText xml:space="preserve">https://en.wikipedia.org/wiki/Cardinality</w:delText>
          </w:r>
        </w:del>
      </w:hyperlink>
      <w:del w:id="1081" w:author="PR Preview" w:date="2026-01-01T00:00:00Z">
        <w:r>
          <w:delText xml:space="preserve">.</w:delText>
        </w:r>
      </w:del>
    </w:p>
    <w:p>
      <w:pPr>
        <w:pStyle w:val="Bibliography"/>
      </w:pPr>
      <w:del w:id="1082" w:author="PR Preview" w:date="2026-01-01T00:00:00Z">
        <w:r>
          <w:delText xml:space="preserve">Wikipedia contributors. 2026d.</w:delText>
        </w:r>
      </w:del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rPr>
            <w:i/>
            <w:iCs/>
          </w:rPr>
          <w:delText xml:space="preserve">Codomain —</w:delText>
        </w:r>
      </w:del>
      <w:del w:id="1085" w:author="PR Preview" w:date="2026-01-01T00:00:00Z">
        <w:r>
          <w:rPr>
            <w:i/>
            <w:iCs/>
          </w:rPr>
          <w:delText xml:space="preserve"> </w:delText>
        </w:r>
      </w:del>
      <w:del w:id="1086" w:author="PR Preview" w:date="2026-01-01T00:00:00Z">
        <w:r>
          <w:rPr>
            <w:i/>
            <w:iCs/>
          </w:rPr>
          <w:delText xml:space="preserve">Wikipedia</w:delText>
        </w:r>
      </w:del>
      <w:del w:id="1087" w:author="PR Preview" w:date="2026-01-01T00:00:00Z">
        <w:r>
          <w:rPr>
            <w:i/>
            <w:iCs/>
          </w:rPr>
          <w:delText xml:space="preserve">,</w:delText>
        </w:r>
      </w:del>
      <w:del w:id="1088" w:author="PR Preview" w:date="2026-01-01T00:00:00Z">
        <w:r>
          <w:rPr>
            <w:i/>
            <w:iCs/>
          </w:rPr>
          <w:delText xml:space="preserve"> </w:delText>
        </w:r>
      </w:del>
      <w:del w:id="1089" w:author="PR Preview" w:date="2026-01-01T00:00:00Z">
        <w:r>
          <w:rPr>
            <w:i/>
            <w:iCs/>
          </w:rPr>
          <w:delText xml:space="preserve">the Free Encyclopedia</w:delText>
        </w:r>
      </w:del>
      <w:del w:id="1090" w:author="PR Preview" w:date="2026-01-01T00:00:00Z">
        <w:r>
          <w:delText xml:space="preserve">.</w:delText>
        </w:r>
      </w:del>
      <w:del w:id="1091" w:author="PR Preview" w:date="2026-01-01T00:00:00Z">
        <w:r>
          <w:delText xml:space="preserve"> </w:delText>
        </w:r>
      </w:del>
      <w:hyperlink r:id="rId79">
        <w:del w:id="1092" w:author="PR Preview" w:date="2026-01-01T00:00:00Z">
          <w:r>
            <w:rPr>
              <w:rStyle w:val="Hyperlink"/>
            </w:rPr>
            <w:delText xml:space="preserve">https://en.wikipedia.org/wiki/Codomain</w:delText>
          </w:r>
        </w:del>
      </w:hyperlink>
      <w:del w:id="1093" w:author="PR Preview" w:date="2026-01-01T00:00:00Z">
        <w:r>
          <w:delText xml:space="preserve">.</w:delText>
        </w:r>
      </w:del>
    </w:p>
    <w:p>
      <w:pPr>
        <w:pStyle w:val="Bibliography"/>
      </w:pPr>
      <w:del w:id="1094" w:author="PR Preview" w:date="2026-01-01T00:00:00Z">
        <w:r>
          <w:delText xml:space="preserve">Wikipedia contributors. 2026e.</w:delText>
        </w:r>
      </w:del>
      <w:del w:id="1095" w:author="PR Preview" w:date="2026-01-01T00:00:00Z">
        <w:r>
          <w:delText xml:space="preserve"> </w:delText>
        </w:r>
      </w:del>
      <w:del w:id="1096" w:author="PR Preview" w:date="2026-01-01T00:00:00Z">
        <w:r>
          <w:rPr>
            <w:i/>
            <w:iCs/>
          </w:rPr>
          <w:delText xml:space="preserve">Countable Set —</w:delText>
        </w:r>
      </w:del>
      <w:del w:id="1097" w:author="PR Preview" w:date="2026-01-01T00:00:00Z">
        <w:r>
          <w:rPr>
            <w:i/>
            <w:iCs/>
          </w:rPr>
          <w:delText xml:space="preserve"> </w:delText>
        </w:r>
      </w:del>
      <w:del w:id="1098" w:author="PR Preview" w:date="2026-01-01T00:00:00Z">
        <w:r>
          <w:rPr>
            <w:i/>
            <w:iCs/>
          </w:rPr>
          <w:delText xml:space="preserve">Wikipedia</w:delText>
        </w:r>
      </w:del>
      <w:del w:id="1099" w:author="PR Preview" w:date="2026-01-01T00:00:00Z">
        <w:r>
          <w:rPr>
            <w:i/>
            <w:iCs/>
          </w:rPr>
          <w:delText xml:space="preserve">,</w:delText>
        </w:r>
      </w:del>
      <w:del w:id="1100" w:author="PR Preview" w:date="2026-01-01T00:00:00Z">
        <w:r>
          <w:rPr>
            <w:i/>
            <w:iCs/>
          </w:rPr>
          <w:delText xml:space="preserve"> </w:delText>
        </w:r>
      </w:del>
      <w:del w:id="1101" w:author="PR Preview" w:date="2026-01-01T00:00:00Z">
        <w:r>
          <w:rPr>
            <w:i/>
            <w:iCs/>
          </w:rPr>
          <w:delText xml:space="preserve">the Free Encyclopedia</w:delText>
        </w:r>
      </w:del>
      <w:del w:id="1102" w:author="PR Preview" w:date="2026-01-01T00:00:00Z">
        <w:r>
          <w:delText xml:space="preserve">.</w:delText>
        </w:r>
      </w:del>
      <w:del w:id="1103" w:author="PR Preview" w:date="2026-01-01T00:00:00Z">
        <w:r>
          <w:delText xml:space="preserve"> </w:delText>
        </w:r>
      </w:del>
      <w:hyperlink r:id="rId105">
        <w:del w:id="1104" w:author="PR Preview" w:date="2026-01-01T00:00:00Z">
          <w:r>
            <w:rPr>
              <w:rStyle w:val="Hyperlink"/>
            </w:rPr>
            <w:delText xml:space="preserve">https://en.wikipedia.org/wiki/Countable_set</w:delText>
          </w:r>
        </w:del>
      </w:hyperlink>
      <w:del w:id="1105" w:author="PR Preview" w:date="2026-01-01T00:00:00Z">
        <w:r>
          <w:delText xml:space="preserve">.</w:delText>
        </w:r>
      </w:del>
    </w:p>
    <w:p>
      <w:pPr>
        <w:pStyle w:val="Bibliography"/>
      </w:pPr>
      <w:del w:id="1106" w:author="PR Preview" w:date="2026-01-01T00:00:00Z">
        <w:r>
          <w:delText xml:space="preserve">Wikipedia contributors. 2026f.</w:delText>
        </w:r>
      </w:del>
      <w:del w:id="1107" w:author="PR Preview" w:date="2026-01-01T00:00:00Z">
        <w:r>
          <w:delText xml:space="preserve"> </w:delText>
        </w:r>
      </w:del>
      <w:del w:id="1108" w:author="PR Preview" w:date="2026-01-01T00:00:00Z">
        <w:r>
          <w:rPr>
            <w:i/>
            <w:iCs/>
          </w:rPr>
          <w:delText xml:space="preserve">Domain of a Function —</w:delText>
        </w:r>
      </w:del>
      <w:del w:id="1109" w:author="PR Preview" w:date="2026-01-01T00:00:00Z">
        <w:r>
          <w:rPr>
            <w:i/>
            <w:iCs/>
          </w:rPr>
          <w:delText xml:space="preserve"> </w:delText>
        </w:r>
      </w:del>
      <w:del w:id="1110" w:author="PR Preview" w:date="2026-01-01T00:00:00Z">
        <w:r>
          <w:rPr>
            <w:i/>
            <w:iCs/>
          </w:rPr>
          <w:delText xml:space="preserve">Wikipedia</w:delText>
        </w:r>
      </w:del>
      <w:del w:id="1111" w:author="PR Preview" w:date="2026-01-01T00:00:00Z">
        <w:r>
          <w:rPr>
            <w:i/>
            <w:iCs/>
          </w:rPr>
          <w:delText xml:space="preserve">,</w:delText>
        </w:r>
      </w:del>
      <w:del w:id="1112" w:author="PR Preview" w:date="2026-01-01T00:00:00Z">
        <w:r>
          <w:rPr>
            <w:i/>
            <w:iCs/>
          </w:rPr>
          <w:delText xml:space="preserve"> </w:delText>
        </w:r>
      </w:del>
      <w:del w:id="1113" w:author="PR Preview" w:date="2026-01-01T00:00:00Z">
        <w:r>
          <w:rPr>
            <w:i/>
            <w:iCs/>
          </w:rPr>
          <w:delText xml:space="preserve">the Free Encyclopedia</w:delText>
        </w:r>
      </w:del>
      <w:del w:id="1114" w:author="PR Preview" w:date="2026-01-01T00:00:00Z">
        <w:r>
          <w:delText xml:space="preserve">.</w:delText>
        </w:r>
      </w:del>
      <w:del w:id="1115" w:author="PR Preview" w:date="2026-01-01T00:00:00Z">
        <w:r>
          <w:delText xml:space="preserve"> </w:delText>
        </w:r>
      </w:del>
      <w:hyperlink r:id="rId77">
        <w:del w:id="1116" w:author="PR Preview" w:date="2026-01-01T00:00:00Z">
          <w:r>
            <w:rPr>
              <w:rStyle w:val="Hyperlink"/>
            </w:rPr>
            <w:delText xml:space="preserve">https://en.wikipedia.org/wiki/Domain_of_a_function</w:delText>
          </w:r>
        </w:del>
      </w:hyperlink>
      <w:del w:id="1117" w:author="PR Preview" w:date="2026-01-01T00:00:00Z">
        <w:r>
          <w:delText xml:space="preserve">.</w:delText>
        </w:r>
      </w:del>
    </w:p>
    <w:p>
      <w:pPr>
        <w:pStyle w:val="Bibliography"/>
      </w:pPr>
      <w:del w:id="1118" w:author="PR Preview" w:date="2026-01-01T00:00:00Z">
        <w:r>
          <w:delText xml:space="preserve">Wikipedia contributors. 2026g.</w:delText>
        </w:r>
      </w:del>
      <w:del w:id="1119" w:author="PR Preview" w:date="2026-01-01T00:00:00Z">
        <w:r>
          <w:delText xml:space="preserve"> </w:delText>
        </w:r>
      </w:del>
      <w:del w:id="1120" w:author="PR Preview" w:date="2026-01-01T00:00:00Z">
        <w:r>
          <w:rPr>
            <w:i/>
            <w:iCs/>
          </w:rPr>
          <w:delText xml:space="preserve">Finite Set —</w:delText>
        </w:r>
      </w:del>
      <w:del w:id="1121" w:author="PR Preview" w:date="2026-01-01T00:00:00Z">
        <w:r>
          <w:rPr>
            <w:i/>
            <w:iCs/>
          </w:rPr>
          <w:delText xml:space="preserve"> </w:delText>
        </w:r>
      </w:del>
      <w:del w:id="1122" w:author="PR Preview" w:date="2026-01-01T00:00:00Z">
        <w:r>
          <w:rPr>
            <w:i/>
            <w:iCs/>
          </w:rPr>
          <w:delText xml:space="preserve">Wikipedia</w:delText>
        </w:r>
      </w:del>
      <w:del w:id="1123" w:author="PR Preview" w:date="2026-01-01T00:00:00Z">
        <w:r>
          <w:rPr>
            <w:i/>
            <w:iCs/>
          </w:rPr>
          <w:delText xml:space="preserve">,</w:delText>
        </w:r>
      </w:del>
      <w:del w:id="1124" w:author="PR Preview" w:date="2026-01-01T00:00:00Z">
        <w:r>
          <w:rPr>
            <w:i/>
            <w:iCs/>
          </w:rPr>
          <w:delText xml:space="preserve"> </w:delText>
        </w:r>
      </w:del>
      <w:del w:id="1125" w:author="PR Preview" w:date="2026-01-01T00:00:00Z">
        <w:r>
          <w:rPr>
            <w:i/>
            <w:iCs/>
          </w:rPr>
          <w:delText xml:space="preserve">the Free Encyclopedia</w:delText>
        </w:r>
      </w:del>
      <w:del w:id="1126" w:author="PR Preview" w:date="2026-01-01T00:00:00Z">
        <w:r>
          <w:delText xml:space="preserve">.</w:delText>
        </w:r>
      </w:del>
      <w:del w:id="1127" w:author="PR Preview" w:date="2026-01-01T00:00:00Z">
        <w:r>
          <w:delText xml:space="preserve"> </w:delText>
        </w:r>
      </w:del>
      <w:hyperlink r:id="rId99">
        <w:del w:id="1128" w:author="PR Preview" w:date="2026-01-01T00:00:00Z">
          <w:r>
            <w:rPr>
              <w:rStyle w:val="Hyperlink"/>
            </w:rPr>
            <w:delText xml:space="preserve">https://en.wikipedia.org/wiki/Finite_set</w:delText>
          </w:r>
        </w:del>
      </w:hyperlink>
      <w:del w:id="1129" w:author="PR Preview" w:date="2026-01-01T00:00:00Z">
        <w:r>
          <w:delText xml:space="preserve">.</w:delText>
        </w:r>
      </w:del>
    </w:p>
    <w:p>
      <w:pPr>
        <w:pStyle w:val="Bibliography"/>
      </w:pPr>
      <w:del w:id="1130" w:author="PR Preview" w:date="2026-01-01T00:00:00Z">
        <w:r>
          <w:delText xml:space="preserve">Wikipedia contributors. 2026h.</w:delText>
        </w:r>
      </w:del>
      <w:del w:id="1131" w:author="PR Preview" w:date="2026-01-01T00:00:00Z">
        <w:r>
          <w:delText xml:space="preserve"> </w:delText>
        </w:r>
      </w:del>
      <w:del w:id="1132" w:author="PR Preview" w:date="2026-01-01T00:00:00Z">
        <w:r>
          <w:rPr>
            <w:i/>
            <w:iCs/>
          </w:rPr>
          <w:delText xml:space="preserve">Function Composition —</w:delText>
        </w:r>
      </w:del>
      <w:del w:id="1133" w:author="PR Preview" w:date="2026-01-01T00:00:00Z">
        <w:r>
          <w:rPr>
            <w:i/>
            <w:iCs/>
          </w:rPr>
          <w:delText xml:space="preserve"> </w:delText>
        </w:r>
      </w:del>
      <w:del w:id="1134" w:author="PR Preview" w:date="2026-01-01T00:00:00Z">
        <w:r>
          <w:rPr>
            <w:i/>
            <w:iCs/>
          </w:rPr>
          <w:delText xml:space="preserve">Wikipedia</w:delText>
        </w:r>
      </w:del>
      <w:del w:id="1135" w:author="PR Preview" w:date="2026-01-01T00:00:00Z">
        <w:r>
          <w:rPr>
            <w:i/>
            <w:iCs/>
          </w:rPr>
          <w:delText xml:space="preserve">,</w:delText>
        </w:r>
      </w:del>
      <w:del w:id="1136" w:author="PR Preview" w:date="2026-01-01T00:00:00Z">
        <w:r>
          <w:rPr>
            <w:i/>
            <w:iCs/>
          </w:rPr>
          <w:delText xml:space="preserve"> </w:delText>
        </w:r>
      </w:del>
      <w:del w:id="1137" w:author="PR Preview" w:date="2026-01-01T00:00:00Z">
        <w:r>
          <w:rPr>
            <w:i/>
            <w:iCs/>
          </w:rPr>
          <w:delText xml:space="preserve">the Free Encyclopedia</w:delText>
        </w:r>
      </w:del>
      <w:del w:id="1138" w:author="PR Preview" w:date="2026-01-01T00:00:00Z">
        <w:r>
          <w:delText xml:space="preserve">.</w:delText>
        </w:r>
      </w:del>
      <w:del w:id="1139" w:author="PR Preview" w:date="2026-01-01T00:00:00Z">
        <w:r>
          <w:delText xml:space="preserve"> </w:delText>
        </w:r>
      </w:del>
      <w:hyperlink r:id="rId89">
        <w:del w:id="1140" w:author="PR Preview" w:date="2026-01-01T00:00:00Z">
          <w:r>
            <w:rPr>
              <w:rStyle w:val="Hyperlink"/>
            </w:rPr>
            <w:delText xml:space="preserve">https://en.wikipedia.org/wiki/Function_composition</w:delText>
          </w:r>
        </w:del>
      </w:hyperlink>
      <w:del w:id="1141" w:author="PR Preview" w:date="2026-01-01T00:00:00Z">
        <w:r>
          <w:delText xml:space="preserve">.</w:delText>
        </w:r>
      </w:del>
    </w:p>
    <w:p>
      <w:pPr>
        <w:pStyle w:val="Bibliography"/>
      </w:pPr>
      <w:del w:id="1142" w:author="PR Preview" w:date="2026-01-01T00:00:00Z">
        <w:r>
          <w:delText xml:space="preserve">Wikipedia contributors. 2026i.</w:delText>
        </w:r>
      </w:del>
      <w:del w:id="1143" w:author="PR Preview" w:date="2026-01-01T00:00:00Z">
        <w:r>
          <w:delText xml:space="preserve"> </w:delText>
        </w:r>
      </w:del>
      <w:del w:id="1144" w:author="PR Preview" w:date="2026-01-01T00:00:00Z">
        <w:r>
          <w:rPr>
            <w:i/>
            <w:iCs/>
          </w:rPr>
          <w:delText xml:space="preserve">Function (Mathematics) —</w:delText>
        </w:r>
      </w:del>
      <w:del w:id="1145" w:author="PR Preview" w:date="2026-01-01T00:00:00Z">
        <w:r>
          <w:rPr>
            <w:i/>
            <w:iCs/>
          </w:rPr>
          <w:delText xml:space="preserve"> </w:delText>
        </w:r>
      </w:del>
      <w:del w:id="1146" w:author="PR Preview" w:date="2026-01-01T00:00:00Z">
        <w:r>
          <w:rPr>
            <w:i/>
            <w:iCs/>
          </w:rPr>
          <w:delText xml:space="preserve">Wikipedia</w:delText>
        </w:r>
      </w:del>
      <w:del w:id="1147" w:author="PR Preview" w:date="2026-01-01T00:00:00Z">
        <w:r>
          <w:rPr>
            <w:i/>
            <w:iCs/>
          </w:rPr>
          <w:delText xml:space="preserve">,</w:delText>
        </w:r>
      </w:del>
      <w:del w:id="1148" w:author="PR Preview" w:date="2026-01-01T00:00:00Z">
        <w:r>
          <w:rPr>
            <w:i/>
            <w:iCs/>
          </w:rPr>
          <w:delText xml:space="preserve"> </w:delText>
        </w:r>
      </w:del>
      <w:del w:id="1149" w:author="PR Preview" w:date="2026-01-01T00:00:00Z">
        <w:r>
          <w:rPr>
            <w:i/>
            <w:iCs/>
          </w:rPr>
          <w:delText xml:space="preserve">the Free Encyclopedia</w:delText>
        </w:r>
      </w:del>
      <w:del w:id="1150" w:author="PR Preview" w:date="2026-01-01T00:00:00Z">
        <w:r>
          <w:delText xml:space="preserve">.</w:delText>
        </w:r>
      </w:del>
      <w:del w:id="1151" w:author="PR Preview" w:date="2026-01-01T00:00:00Z">
        <w:r>
          <w:delText xml:space="preserve"> </w:delText>
        </w:r>
      </w:del>
      <w:hyperlink r:id="rId73">
        <w:del w:id="1152" w:author="PR Preview" w:date="2026-01-01T00:00:00Z">
          <w:r>
            <w:rPr>
              <w:rStyle w:val="Hyperlink"/>
            </w:rPr>
            <w:delText xml:space="preserve">https://en.wikipedia.org/wiki/Function_(mathematics)</w:delText>
          </w:r>
        </w:del>
      </w:hyperlink>
      <w:del w:id="1153" w:author="PR Preview" w:date="2026-01-01T00:00:00Z">
        <w:r>
          <w:delText xml:space="preserve">.</w:delText>
        </w:r>
      </w:del>
    </w:p>
    <w:p>
      <w:pPr>
        <w:pStyle w:val="Bibliography"/>
      </w:pPr>
      <w:del w:id="1154" w:author="PR Preview" w:date="2026-01-01T00:00:00Z">
        <w:r>
          <w:delText xml:space="preserve">Wikipedia contributors. 2026j.</w:delText>
        </w:r>
      </w:del>
      <w:del w:id="1155" w:author="PR Preview" w:date="2026-01-01T00:00:00Z">
        <w:r>
          <w:delText xml:space="preserve"> </w:delText>
        </w:r>
      </w:del>
      <w:del w:id="1156" w:author="PR Preview" w:date="2026-01-01T00:00:00Z">
        <w:r>
          <w:rPr>
            <w:i/>
            <w:iCs/>
          </w:rPr>
          <w:delText xml:space="preserve">Functional (Mathematics) —</w:delText>
        </w:r>
      </w:del>
      <w:del w:id="1157" w:author="PR Preview" w:date="2026-01-01T00:00:00Z">
        <w:r>
          <w:rPr>
            <w:i/>
            <w:iCs/>
          </w:rPr>
          <w:delText xml:space="preserve"> </w:delText>
        </w:r>
      </w:del>
      <w:del w:id="1158" w:author="PR Preview" w:date="2026-01-01T00:00:00Z">
        <w:r>
          <w:rPr>
            <w:i/>
            <w:iCs/>
          </w:rPr>
          <w:delText xml:space="preserve">Wikipedia</w:delText>
        </w:r>
      </w:del>
      <w:del w:id="1159" w:author="PR Preview" w:date="2026-01-01T00:00:00Z">
        <w:r>
          <w:rPr>
            <w:i/>
            <w:iCs/>
          </w:rPr>
          <w:delText xml:space="preserve">,</w:delText>
        </w:r>
      </w:del>
      <w:del w:id="1160" w:author="PR Preview" w:date="2026-01-01T00:00:00Z">
        <w:r>
          <w:rPr>
            <w:i/>
            <w:iCs/>
          </w:rPr>
          <w:delText xml:space="preserve"> </w:delText>
        </w:r>
      </w:del>
      <w:del w:id="1161" w:author="PR Preview" w:date="2026-01-01T00:00:00Z">
        <w:r>
          <w:rPr>
            <w:i/>
            <w:iCs/>
          </w:rPr>
          <w:delText xml:space="preserve">the Free Encyclopedia</w:delText>
        </w:r>
      </w:del>
      <w:del w:id="1162" w:author="PR Preview" w:date="2026-01-01T00:00:00Z">
        <w:r>
          <w:delText xml:space="preserve">.</w:delText>
        </w:r>
      </w:del>
      <w:del w:id="1163" w:author="PR Preview" w:date="2026-01-01T00:00:00Z">
        <w:r>
          <w:delText xml:space="preserve"> </w:delText>
        </w:r>
      </w:del>
      <w:hyperlink r:id="rId95">
        <w:del w:id="1164" w:author="PR Preview" w:date="2026-01-01T00:00:00Z">
          <w:r>
            <w:rPr>
              <w:rStyle w:val="Hyperlink"/>
            </w:rPr>
            <w:delText xml:space="preserve">https://en.wikipedia.org/wiki/Functional_(mathematics)</w:delText>
          </w:r>
        </w:del>
      </w:hyperlink>
      <w:del w:id="1165" w:author="PR Preview" w:date="2026-01-01T00:00:00Z">
        <w:r>
          <w:delText xml:space="preserve">.</w:delText>
        </w:r>
      </w:del>
    </w:p>
    <w:p>
      <w:pPr>
        <w:pStyle w:val="Bibliography"/>
      </w:pPr>
      <w:del w:id="1166" w:author="PR Preview" w:date="2026-01-01T00:00:00Z">
        <w:r>
          <w:delText xml:space="preserve">Wikipedia contributors. 2026k.</w:delText>
        </w:r>
      </w:del>
      <w:del w:id="1167" w:author="PR Preview" w:date="2026-01-01T00:00:00Z">
        <w:r>
          <w:delText xml:space="preserve"> </w:delText>
        </w:r>
      </w:del>
      <w:del w:id="1168" w:author="PR Preview" w:date="2026-01-01T00:00:00Z">
        <w:r>
          <w:rPr>
            <w:i/>
            <w:iCs/>
          </w:rPr>
          <w:delText xml:space="preserve">Graph of a Function —</w:delText>
        </w:r>
      </w:del>
      <w:del w:id="1169" w:author="PR Preview" w:date="2026-01-01T00:00:00Z">
        <w:r>
          <w:rPr>
            <w:i/>
            <w:iCs/>
          </w:rPr>
          <w:delText xml:space="preserve"> </w:delText>
        </w:r>
      </w:del>
      <w:del w:id="1170" w:author="PR Preview" w:date="2026-01-01T00:00:00Z">
        <w:r>
          <w:rPr>
            <w:i/>
            <w:iCs/>
          </w:rPr>
          <w:delText xml:space="preserve">Wikipedia</w:delText>
        </w:r>
      </w:del>
      <w:del w:id="1171" w:author="PR Preview" w:date="2026-01-01T00:00:00Z">
        <w:r>
          <w:rPr>
            <w:i/>
            <w:iCs/>
          </w:rPr>
          <w:delText xml:space="preserve">,</w:delText>
        </w:r>
      </w:del>
      <w:del w:id="1172" w:author="PR Preview" w:date="2026-01-01T00:00:00Z">
        <w:r>
          <w:rPr>
            <w:i/>
            <w:iCs/>
          </w:rPr>
          <w:delText xml:space="preserve"> </w:delText>
        </w:r>
      </w:del>
      <w:del w:id="1173" w:author="PR Preview" w:date="2026-01-01T00:00:00Z">
        <w:r>
          <w:rPr>
            <w:i/>
            <w:iCs/>
          </w:rPr>
          <w:delText xml:space="preserve">the Free Encyclopedia</w:delText>
        </w:r>
      </w:del>
      <w:del w:id="1174" w:author="PR Preview" w:date="2026-01-01T00:00:00Z">
        <w:r>
          <w:delText xml:space="preserve">.</w:delText>
        </w:r>
      </w:del>
      <w:del w:id="1175" w:author="PR Preview" w:date="2026-01-01T00:00:00Z">
        <w:r>
          <w:delText xml:space="preserve"> </w:delText>
        </w:r>
      </w:del>
      <w:hyperlink r:id="rId85">
        <w:del w:id="1176" w:author="PR Preview" w:date="2026-01-01T00:00:00Z">
          <w:r>
            <w:rPr>
              <w:rStyle w:val="Hyperlink"/>
            </w:rPr>
            <w:delText xml:space="preserve">https://en.wikipedia.org/wiki/Graph_of_a_function</w:delText>
          </w:r>
        </w:del>
      </w:hyperlink>
      <w:del w:id="1177" w:author="PR Preview" w:date="2026-01-01T00:00:00Z">
        <w:r>
          <w:delText xml:space="preserve">.</w:delText>
        </w:r>
      </w:del>
    </w:p>
    <w:p>
      <w:pPr>
        <w:pStyle w:val="Bibliography"/>
      </w:pPr>
      <w:del w:id="1178" w:author="PR Preview" w:date="2026-01-01T00:00:00Z">
        <w:r>
          <w:delText xml:space="preserve">Wikipedia contributors. 2026l.</w:delText>
        </w:r>
      </w:del>
      <w:del w:id="1179" w:author="PR Preview" w:date="2026-01-01T00:00:00Z">
        <w:r>
          <w:delText xml:space="preserve"> </w:delText>
        </w:r>
      </w:del>
      <w:del w:id="1180" w:author="PR Preview" w:date="2026-01-01T00:00:00Z">
        <w:r>
          <w:rPr>
            <w:i/>
            <w:iCs/>
          </w:rPr>
          <w:delText xml:space="preserve">Image (Mathematics) —</w:delText>
        </w:r>
      </w:del>
      <w:del w:id="1181" w:author="PR Preview" w:date="2026-01-01T00:00:00Z">
        <w:r>
          <w:rPr>
            <w:i/>
            <w:iCs/>
          </w:rPr>
          <w:delText xml:space="preserve"> </w:delText>
        </w:r>
      </w:del>
      <w:del w:id="1182" w:author="PR Preview" w:date="2026-01-01T00:00:00Z">
        <w:r>
          <w:rPr>
            <w:i/>
            <w:iCs/>
          </w:rPr>
          <w:delText xml:space="preserve">Wikipedia</w:delText>
        </w:r>
      </w:del>
      <w:del w:id="1183" w:author="PR Preview" w:date="2026-01-01T00:00:00Z">
        <w:r>
          <w:rPr>
            <w:i/>
            <w:iCs/>
          </w:rPr>
          <w:delText xml:space="preserve">,</w:delText>
        </w:r>
      </w:del>
      <w:del w:id="1184" w:author="PR Preview" w:date="2026-01-01T00:00:00Z">
        <w:r>
          <w:rPr>
            <w:i/>
            <w:iCs/>
          </w:rPr>
          <w:delText xml:space="preserve"> </w:delText>
        </w:r>
      </w:del>
      <w:del w:id="1185" w:author="PR Preview" w:date="2026-01-01T00:00:00Z">
        <w:r>
          <w:rPr>
            <w:i/>
            <w:iCs/>
          </w:rPr>
          <w:delText xml:space="preserve">the Free Encyclopedia</w:delText>
        </w:r>
      </w:del>
      <w:del w:id="1186" w:author="PR Preview" w:date="2026-01-01T00:00:00Z">
        <w:r>
          <w:delText xml:space="preserve">.</w:delText>
        </w:r>
      </w:del>
      <w:del w:id="1187" w:author="PR Preview" w:date="2026-01-01T00:00:00Z">
        <w:r>
          <w:delText xml:space="preserve"> </w:delText>
        </w:r>
      </w:del>
      <w:hyperlink r:id="rId81">
        <w:del w:id="1188" w:author="PR Preview" w:date="2026-01-01T00:00:00Z">
          <w:r>
            <w:rPr>
              <w:rStyle w:val="Hyperlink"/>
            </w:rPr>
            <w:delText xml:space="preserve">https://en.wikipedia.org/wiki/Image_(mathematics)</w:delText>
          </w:r>
        </w:del>
      </w:hyperlink>
      <w:del w:id="1189" w:author="PR Preview" w:date="2026-01-01T00:00:00Z">
        <w:r>
          <w:delText xml:space="preserve">.</w:delText>
        </w:r>
      </w:del>
    </w:p>
    <w:p>
      <w:pPr>
        <w:pStyle w:val="Bibliography"/>
      </w:pPr>
      <w:del w:id="1190" w:author="PR Preview" w:date="2026-01-01T00:00:00Z">
        <w:r>
          <w:delText xml:space="preserve">Wikipedia contributors. 2026m.</w:delText>
        </w:r>
      </w:del>
      <w:del w:id="1191" w:author="PR Preview" w:date="2026-01-01T00:00:00Z">
        <w:r>
          <w:delText xml:space="preserve"> </w:delText>
        </w:r>
      </w:del>
      <w:del w:id="1192" w:author="PR Preview" w:date="2026-01-01T00:00:00Z">
        <w:r>
          <w:rPr>
            <w:i/>
            <w:iCs/>
          </w:rPr>
          <w:delText xml:space="preserve">Infinite Set —</w:delText>
        </w:r>
      </w:del>
      <w:del w:id="1193" w:author="PR Preview" w:date="2026-01-01T00:00:00Z">
        <w:r>
          <w:rPr>
            <w:i/>
            <w:iCs/>
          </w:rPr>
          <w:delText xml:space="preserve"> </w:delText>
        </w:r>
      </w:del>
      <w:del w:id="1194" w:author="PR Preview" w:date="2026-01-01T00:00:00Z">
        <w:r>
          <w:rPr>
            <w:i/>
            <w:iCs/>
          </w:rPr>
          <w:delText xml:space="preserve">Wikipedia</w:delText>
        </w:r>
      </w:del>
      <w:del w:id="1195" w:author="PR Preview" w:date="2026-01-01T00:00:00Z">
        <w:r>
          <w:rPr>
            <w:i/>
            <w:iCs/>
          </w:rPr>
          <w:delText xml:space="preserve">,</w:delText>
        </w:r>
      </w:del>
      <w:del w:id="1196" w:author="PR Preview" w:date="2026-01-01T00:00:00Z">
        <w:r>
          <w:rPr>
            <w:i/>
            <w:iCs/>
          </w:rPr>
          <w:delText xml:space="preserve"> </w:delText>
        </w:r>
      </w:del>
      <w:del w:id="1197" w:author="PR Preview" w:date="2026-01-01T00:00:00Z">
        <w:r>
          <w:rPr>
            <w:i/>
            <w:iCs/>
          </w:rPr>
          <w:delText xml:space="preserve">the Free Encyclopedia</w:delText>
        </w:r>
      </w:del>
      <w:del w:id="1198" w:author="PR Preview" w:date="2026-01-01T00:00:00Z">
        <w:r>
          <w:delText xml:space="preserve">.</w:delText>
        </w:r>
      </w:del>
      <w:del w:id="1199" w:author="PR Preview" w:date="2026-01-01T00:00:00Z">
        <w:r>
          <w:delText xml:space="preserve"> </w:delText>
        </w:r>
      </w:del>
      <w:hyperlink r:id="rId103">
        <w:del w:id="1200" w:author="PR Preview" w:date="2026-01-01T00:00:00Z">
          <w:r>
            <w:rPr>
              <w:rStyle w:val="Hyperlink"/>
            </w:rPr>
            <w:delText xml:space="preserve">https://en.wikipedia.org/wiki/Infinite_set</w:delText>
          </w:r>
        </w:del>
      </w:hyperlink>
      <w:del w:id="1201" w:author="PR Preview" w:date="2026-01-01T00:00:00Z">
        <w:r>
          <w:delText xml:space="preserve">.</w:delText>
        </w:r>
      </w:del>
    </w:p>
    <w:p>
      <w:pPr>
        <w:pStyle w:val="Bibliography"/>
      </w:pPr>
      <w:del w:id="1202" w:author="PR Preview" w:date="2026-01-01T00:00:00Z">
        <w:r>
          <w:delText xml:space="preserve">Wikipedia contributors. 2026n.</w:delText>
        </w:r>
      </w:del>
      <w:del w:id="1203" w:author="PR Preview" w:date="2026-01-01T00:00:00Z">
        <w:r>
          <w:delText xml:space="preserve"> </w:delText>
        </w:r>
      </w:del>
      <w:del w:id="1204" w:author="PR Preview" w:date="2026-01-01T00:00:00Z">
        <w:r>
          <w:rPr>
            <w:i/>
            <w:iCs/>
          </w:rPr>
          <w:delText xml:space="preserve">Inverse Function —</w:delText>
        </w:r>
      </w:del>
      <w:del w:id="1205" w:author="PR Preview" w:date="2026-01-01T00:00:00Z">
        <w:r>
          <w:rPr>
            <w:i/>
            <w:iCs/>
          </w:rPr>
          <w:delText xml:space="preserve"> </w:delText>
        </w:r>
      </w:del>
      <w:del w:id="1206" w:author="PR Preview" w:date="2026-01-01T00:00:00Z">
        <w:r>
          <w:rPr>
            <w:i/>
            <w:iCs/>
          </w:rPr>
          <w:delText xml:space="preserve">Wikipedia</w:delText>
        </w:r>
      </w:del>
      <w:del w:id="1207" w:author="PR Preview" w:date="2026-01-01T00:00:00Z">
        <w:r>
          <w:rPr>
            <w:i/>
            <w:iCs/>
          </w:rPr>
          <w:delText xml:space="preserve">,</w:delText>
        </w:r>
      </w:del>
      <w:del w:id="1208" w:author="PR Preview" w:date="2026-01-01T00:00:00Z">
        <w:r>
          <w:rPr>
            <w:i/>
            <w:iCs/>
          </w:rPr>
          <w:delText xml:space="preserve"> </w:delText>
        </w:r>
      </w:del>
      <w:del w:id="1209" w:author="PR Preview" w:date="2026-01-01T00:00:00Z">
        <w:r>
          <w:rPr>
            <w:i/>
            <w:iCs/>
          </w:rPr>
          <w:delText xml:space="preserve">the Free Encyclopedia</w:delText>
        </w:r>
      </w:del>
      <w:del w:id="1210" w:author="PR Preview" w:date="2026-01-01T00:00:00Z">
        <w:r>
          <w:delText xml:space="preserve">.</w:delText>
        </w:r>
      </w:del>
      <w:del w:id="1211" w:author="PR Preview" w:date="2026-01-01T00:00:00Z">
        <w:r>
          <w:delText xml:space="preserve"> </w:delText>
        </w:r>
      </w:del>
      <w:hyperlink r:id="rId91">
        <w:del w:id="1212" w:author="PR Preview" w:date="2026-01-01T00:00:00Z">
          <w:r>
            <w:rPr>
              <w:rStyle w:val="Hyperlink"/>
            </w:rPr>
            <w:delText xml:space="preserve">https://en.wikipedia.org/wiki/Inverse_function</w:delText>
          </w:r>
        </w:del>
      </w:hyperlink>
      <w:del w:id="1213" w:author="PR Preview" w:date="2026-01-01T00:00:00Z">
        <w:r>
          <w:delText xml:space="preserve">.</w:delText>
        </w:r>
      </w:del>
    </w:p>
    <w:p>
      <w:pPr>
        <w:pStyle w:val="Bibliography"/>
      </w:pPr>
      <w:del w:id="1214" w:author="PR Preview" w:date="2026-01-01T00:00:00Z">
        <w:r>
          <w:delText xml:space="preserve">Wikipedia contributors. 2026o.</w:delText>
        </w:r>
      </w:del>
      <w:del w:id="1215" w:author="PR Preview" w:date="2026-01-01T00:00:00Z">
        <w:r>
          <w:delText xml:space="preserve"> </w:delText>
        </w:r>
      </w:del>
      <w:del w:id="1216" w:author="PR Preview" w:date="2026-01-01T00:00:00Z">
        <w:r>
          <w:rPr>
            <w:i/>
            <w:iCs/>
          </w:rPr>
          <w:delText xml:space="preserve">Operator (Mathematics) —</w:delText>
        </w:r>
      </w:del>
      <w:del w:id="1217" w:author="PR Preview" w:date="2026-01-01T00:00:00Z">
        <w:r>
          <w:rPr>
            <w:i/>
            <w:iCs/>
          </w:rPr>
          <w:delText xml:space="preserve"> </w:delText>
        </w:r>
      </w:del>
      <w:del w:id="1218" w:author="PR Preview" w:date="2026-01-01T00:00:00Z">
        <w:r>
          <w:rPr>
            <w:i/>
            <w:iCs/>
          </w:rPr>
          <w:delText xml:space="preserve">Wikipedia</w:delText>
        </w:r>
      </w:del>
      <w:del w:id="1219" w:author="PR Preview" w:date="2026-01-01T00:00:00Z">
        <w:r>
          <w:rPr>
            <w:i/>
            <w:iCs/>
          </w:rPr>
          <w:delText xml:space="preserve">,</w:delText>
        </w:r>
      </w:del>
      <w:del w:id="1220" w:author="PR Preview" w:date="2026-01-01T00:00:00Z">
        <w:r>
          <w:rPr>
            <w:i/>
            <w:iCs/>
          </w:rPr>
          <w:delText xml:space="preserve"> </w:delText>
        </w:r>
      </w:del>
      <w:del w:id="1221" w:author="PR Preview" w:date="2026-01-01T00:00:00Z">
        <w:r>
          <w:rPr>
            <w:i/>
            <w:iCs/>
          </w:rPr>
          <w:delText xml:space="preserve">the Free Encyclopedia</w:delText>
        </w:r>
      </w:del>
      <w:del w:id="1222" w:author="PR Preview" w:date="2026-01-01T00:00:00Z">
        <w:r>
          <w:delText xml:space="preserve">.</w:delText>
        </w:r>
      </w:del>
      <w:del w:id="1223" w:author="PR Preview" w:date="2026-01-01T00:00:00Z">
        <w:r>
          <w:delText xml:space="preserve"> </w:delText>
        </w:r>
      </w:del>
      <w:hyperlink r:id="rId93">
        <w:del w:id="1224" w:author="PR Preview" w:date="2026-01-01T00:00:00Z">
          <w:r>
            <w:rPr>
              <w:rStyle w:val="Hyperlink"/>
            </w:rPr>
            <w:delText xml:space="preserve">https://en.wikipedia.org/wiki/Operator_(mathematics)</w:delText>
          </w:r>
        </w:del>
      </w:hyperlink>
      <w:del w:id="1225" w:author="PR Preview" w:date="2026-01-01T00:00:00Z">
        <w:r>
          <w:delText xml:space="preserve">.</w:delText>
        </w:r>
      </w:del>
    </w:p>
    <w:p>
      <w:pPr>
        <w:pStyle w:val="Bibliography"/>
      </w:pPr>
      <w:del w:id="1226" w:author="PR Preview" w:date="2026-01-01T00:00:00Z">
        <w:r>
          <w:delText xml:space="preserve">Wikipedia contributors. 2026p.</w:delText>
        </w:r>
      </w:del>
      <w:del w:id="1227" w:author="PR Preview" w:date="2026-01-01T00:00:00Z">
        <w:r>
          <w:delText xml:space="preserve"> </w:delText>
        </w:r>
      </w:del>
      <w:del w:id="1228" w:author="PR Preview" w:date="2026-01-01T00:00:00Z">
        <w:r>
          <w:rPr>
            <w:i/>
            <w:iCs/>
          </w:rPr>
          <w:delText xml:space="preserve">Range of a Function —</w:delText>
        </w:r>
      </w:del>
      <w:del w:id="1229" w:author="PR Preview" w:date="2026-01-01T00:00:00Z">
        <w:r>
          <w:rPr>
            <w:i/>
            <w:iCs/>
          </w:rPr>
          <w:delText xml:space="preserve"> </w:delText>
        </w:r>
      </w:del>
      <w:del w:id="1230" w:author="PR Preview" w:date="2026-01-01T00:00:00Z">
        <w:r>
          <w:rPr>
            <w:i/>
            <w:iCs/>
          </w:rPr>
          <w:delText xml:space="preserve">Wikipedia</w:delText>
        </w:r>
      </w:del>
      <w:del w:id="1231" w:author="PR Preview" w:date="2026-01-01T00:00:00Z">
        <w:r>
          <w:rPr>
            <w:i/>
            <w:iCs/>
          </w:rPr>
          <w:delText xml:space="preserve">,</w:delText>
        </w:r>
      </w:del>
      <w:del w:id="1232" w:author="PR Preview" w:date="2026-01-01T00:00:00Z">
        <w:r>
          <w:rPr>
            <w:i/>
            <w:iCs/>
          </w:rPr>
          <w:delText xml:space="preserve"> </w:delText>
        </w:r>
      </w:del>
      <w:del w:id="1233" w:author="PR Preview" w:date="2026-01-01T00:00:00Z">
        <w:r>
          <w:rPr>
            <w:i/>
            <w:iCs/>
          </w:rPr>
          <w:delText xml:space="preserve">the Free Encyclopedia</w:delText>
        </w:r>
      </w:del>
      <w:del w:id="1234" w:author="PR Preview" w:date="2026-01-01T00:00:00Z">
        <w:r>
          <w:delText xml:space="preserve">.</w:delText>
        </w:r>
      </w:del>
      <w:del w:id="1235" w:author="PR Preview" w:date="2026-01-01T00:00:00Z">
        <w:r>
          <w:delText xml:space="preserve"> </w:delText>
        </w:r>
      </w:del>
      <w:hyperlink r:id="rId83">
        <w:del w:id="1236" w:author="PR Preview" w:date="2026-01-01T00:00:00Z">
          <w:r>
            <w:rPr>
              <w:rStyle w:val="Hyperlink"/>
            </w:rPr>
            <w:delText xml:space="preserve">https://en.wikipedia.org/wiki/Range_of_a_function</w:delText>
          </w:r>
        </w:del>
      </w:hyperlink>
      <w:del w:id="1237" w:author="PR Preview" w:date="2026-01-01T00:00:00Z">
        <w:r>
          <w:delText xml:space="preserve">.</w:delText>
        </w:r>
      </w:del>
    </w:p>
    <w:p>
      <w:pPr>
        <w:pStyle w:val="Bibliography"/>
      </w:pPr>
      <w:del w:id="1238" w:author="PR Preview" w:date="2026-01-01T00:00:00Z">
        <w:r>
          <w:delText xml:space="preserve">Wikipedia contributors. 2026q.</w:delText>
        </w:r>
      </w:del>
      <w:del w:id="1239" w:author="PR Preview" w:date="2026-01-01T00:00:00Z">
        <w:r>
          <w:delText xml:space="preserve"> </w:delText>
        </w:r>
      </w:del>
      <w:del w:id="1240" w:author="PR Preview" w:date="2026-01-01T00:00:00Z">
        <w:r>
          <w:rPr>
            <w:i/>
            <w:iCs/>
          </w:rPr>
          <w:delText xml:space="preserve">Sequence —</w:delText>
        </w:r>
      </w:del>
      <w:del w:id="1241" w:author="PR Preview" w:date="2026-01-01T00:00:00Z">
        <w:r>
          <w:rPr>
            <w:i/>
            <w:iCs/>
          </w:rPr>
          <w:delText xml:space="preserve"> </w:delText>
        </w:r>
      </w:del>
      <w:del w:id="1242" w:author="PR Preview" w:date="2026-01-01T00:00:00Z">
        <w:r>
          <w:rPr>
            <w:i/>
            <w:iCs/>
          </w:rPr>
          <w:delText xml:space="preserve">Wikipedia</w:delText>
        </w:r>
      </w:del>
      <w:del w:id="1243" w:author="PR Preview" w:date="2026-01-01T00:00:00Z">
        <w:r>
          <w:rPr>
            <w:i/>
            <w:iCs/>
          </w:rPr>
          <w:delText xml:space="preserve">,</w:delText>
        </w:r>
      </w:del>
      <w:del w:id="1244" w:author="PR Preview" w:date="2026-01-01T00:00:00Z">
        <w:r>
          <w:rPr>
            <w:i/>
            <w:iCs/>
          </w:rPr>
          <w:delText xml:space="preserve"> </w:delText>
        </w:r>
      </w:del>
      <w:del w:id="1245" w:author="PR Preview" w:date="2026-01-01T00:00:00Z">
        <w:r>
          <w:rPr>
            <w:i/>
            <w:iCs/>
          </w:rPr>
          <w:delText xml:space="preserve">the Free Encyclopedia</w:delText>
        </w:r>
      </w:del>
      <w:del w:id="1246" w:author="PR Preview" w:date="2026-01-01T00:00:00Z">
        <w:r>
          <w:delText xml:space="preserve">.</w:delText>
        </w:r>
      </w:del>
      <w:del w:id="1247" w:author="PR Preview" w:date="2026-01-01T00:00:00Z">
        <w:r>
          <w:delText xml:space="preserve"> </w:delText>
        </w:r>
      </w:del>
      <w:hyperlink r:id="rId97">
        <w:del w:id="1248" w:author="PR Preview" w:date="2026-01-01T00:00:00Z">
          <w:r>
            <w:rPr>
              <w:rStyle w:val="Hyperlink"/>
            </w:rPr>
            <w:delText xml:space="preserve">https://en.wikipedia.org/wiki/Sequence</w:delText>
          </w:r>
        </w:del>
      </w:hyperlink>
      <w:del w:id="1249" w:author="PR Preview" w:date="2026-01-01T00:00:00Z">
        <w:r>
          <w:delText xml:space="preserve">.</w:delText>
        </w:r>
      </w:del>
    </w:p>
    <w:p>
      <w:pPr>
        <w:pStyle w:val="Bibliography"/>
      </w:pPr>
      <w:ins w:id="1250" w:author="PR Preview" w:date="2026-01-01T00:00:00Z">
        <w:r>
          <w:t xml:space="preserve">[1]</w:t>
        </w:r>
      </w:ins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	</w:t>
        </w:r>
      </w:ins>
      <w:ins w:id="1253" w:author="PR Preview" w:date="2026-01-01T00:00:00Z">
        <w:r>
          <w:t xml:space="preserve">Wikipedia contributors,</w:t>
        </w:r>
      </w:ins>
      <w:ins w:id="1254" w:author="PR Preview" w:date="2026-01-01T00:00:00Z">
        <w:r>
          <w:t xml:space="preserve"> </w:t>
        </w:r>
      </w:ins>
      <w:ins w:id="1255" w:author="PR Preview" w:date="2026-01-01T00:00:00Z">
        <w:r>
          <w:t xml:space="preserve">“Function (mathematics) —</w:t>
        </w:r>
      </w:ins>
      <w:ins w:id="1256" w:author="PR Preview" w:date="2026-01-01T00:00:00Z">
        <w:r>
          <w:t xml:space="preserve"> </w:t>
        </w:r>
      </w:ins>
      <w:ins w:id="1257" w:author="PR Preview" w:date="2026-01-01T00:00:00Z">
        <w:r>
          <w:t xml:space="preserve">Wikipedia</w:t>
        </w:r>
      </w:ins>
      <w:ins w:id="1258" w:author="PR Preview" w:date="2026-01-01T00:00:00Z">
        <w:r>
          <w:t xml:space="preserve">,</w:t>
        </w:r>
      </w:ins>
      <w:ins w:id="1259" w:author="PR Preview" w:date="2026-01-01T00:00:00Z">
        <w:r>
          <w:t xml:space="preserve"> </w:t>
        </w:r>
      </w:ins>
      <w:ins w:id="1260" w:author="PR Preview" w:date="2026-01-01T00:00:00Z">
        <w:r>
          <w:t xml:space="preserve">the free encyclopedia.”</w:t>
        </w:r>
      </w:ins>
      <w:ins w:id="1261" w:author="PR Preview" w:date="2026-01-01T00:00:00Z">
        <w:r>
          <w:t xml:space="preserve"> </w:t>
        </w:r>
      </w:ins>
      <w:ins w:id="1262" w:author="PR Preview" w:date="2026-01-01T00:00:00Z">
        <w:r>
          <w:t xml:space="preserve">2026. Available:</w:t>
        </w:r>
      </w:ins>
      <w:ins w:id="1263" w:author="PR Preview" w:date="2026-01-01T00:00:00Z">
        <w:r>
          <w:t xml:space="preserve"> </w:t>
        </w:r>
      </w:ins>
      <w:hyperlink r:id="rId73">
        <w:ins w:id="1264" w:author="PR Preview" w:date="2026-01-01T00:00:00Z">
          <w:r>
            <w:rPr>
              <w:rStyle w:val="Hyperlink"/>
            </w:rPr>
            <w:t xml:space="preserve">https://en.wikipedia.org/wiki/Function_(mathematics)</w:t>
          </w:r>
        </w:ins>
      </w:hyperlink>
    </w:p>
    <w:bookmarkEnd w:id="74"/>
    <w:bookmarkStart w:id="76" w:name="ref-wikipedia_binary_relation"/>
    <w:p>
      <w:pPr>
        <w:pStyle w:val="Bibliography"/>
      </w:pPr>
      <w:ins w:id="1265" w:author="PR Preview" w:date="2026-01-01T00:00:00Z">
        <w:r>
          <w:t xml:space="preserve">[2]</w:t>
        </w:r>
      </w:ins>
      <w:ins w:id="1266" w:author="PR Preview" w:date="2026-01-01T00:00:00Z">
        <w:r>
          <w:t xml:space="preserve"> </w:t>
        </w:r>
      </w:ins>
      <w:ins w:id="1267" w:author="PR Preview" w:date="2026-01-01T00:00:00Z">
        <w:r>
          <w:t xml:space="preserve">	</w:t>
        </w:r>
      </w:ins>
      <w:ins w:id="1268" w:author="PR Preview" w:date="2026-01-01T00:00:00Z">
        <w:r>
          <w:t xml:space="preserve">Wikipedia contributors,</w:t>
        </w:r>
      </w:ins>
      <w:ins w:id="1269" w:author="PR Preview" w:date="2026-01-01T00:00:00Z">
        <w:r>
          <w:t xml:space="preserve"> </w:t>
        </w:r>
      </w:ins>
      <w:ins w:id="1270" w:author="PR Preview" w:date="2026-01-01T00:00:00Z">
        <w:r>
          <w:t xml:space="preserve">“Binary relation —</w:t>
        </w:r>
      </w:ins>
      <w:ins w:id="1271" w:author="PR Preview" w:date="2026-01-01T00:00:00Z">
        <w:r>
          <w:t xml:space="preserve"> </w:t>
        </w:r>
      </w:ins>
      <w:ins w:id="1272" w:author="PR Preview" w:date="2026-01-01T00:00:00Z">
        <w:r>
          <w:t xml:space="preserve">Wikipedia</w:t>
        </w:r>
      </w:ins>
      <w:ins w:id="1273" w:author="PR Preview" w:date="2026-01-01T00:00:00Z">
        <w:r>
          <w:t xml:space="preserve">,</w:t>
        </w:r>
      </w:ins>
      <w:ins w:id="1274" w:author="PR Preview" w:date="2026-01-01T00:00:00Z">
        <w:r>
          <w:t xml:space="preserve"> </w:t>
        </w:r>
      </w:ins>
      <w:ins w:id="1275" w:author="PR Preview" w:date="2026-01-01T00:00:00Z">
        <w:r>
          <w:t xml:space="preserve">the free encyclopedia.”</w:t>
        </w:r>
      </w:ins>
      <w:ins w:id="1276" w:author="PR Preview" w:date="2026-01-01T00:00:00Z">
        <w:r>
          <w:t xml:space="preserve"> </w:t>
        </w:r>
      </w:ins>
      <w:ins w:id="1277" w:author="PR Preview" w:date="2026-01-01T00:00:00Z">
        <w:r>
          <w:t xml:space="preserve">2026. Available:</w:t>
        </w:r>
      </w:ins>
      <w:ins w:id="1278" w:author="PR Preview" w:date="2026-01-01T00:00:00Z">
        <w:r>
          <w:t xml:space="preserve"> </w:t>
        </w:r>
      </w:ins>
      <w:hyperlink r:id="rId75">
        <w:ins w:id="1279" w:author="PR Preview" w:date="2026-01-01T00:00:00Z">
          <w:r>
            <w:rPr>
              <w:rStyle w:val="Hyperlink"/>
            </w:rPr>
            <w:t xml:space="preserve">https://en.wikipedia.org/wiki/Binary_relation</w:t>
          </w:r>
        </w:ins>
      </w:hyperlink>
    </w:p>
    <w:bookmarkEnd w:id="76"/>
    <w:bookmarkStart w:id="78" w:name="ref-wikipedia_domain_of_a_function"/>
    <w:p>
      <w:pPr>
        <w:pStyle w:val="Bibliography"/>
      </w:pPr>
      <w:ins w:id="1280" w:author="PR Preview" w:date="2026-01-01T00:00:00Z">
        <w:r>
          <w:t xml:space="preserve">[3]</w:t>
        </w:r>
      </w:ins>
      <w:ins w:id="1281" w:author="PR Preview" w:date="2026-01-01T00:00:00Z">
        <w:r>
          <w:t xml:space="preserve"> </w:t>
        </w:r>
      </w:ins>
      <w:ins w:id="1282" w:author="PR Preview" w:date="2026-01-01T00:00:00Z">
        <w:r>
          <w:t xml:space="preserve">	</w:t>
        </w:r>
      </w:ins>
      <w:ins w:id="1283" w:author="PR Preview" w:date="2026-01-01T00:00:00Z">
        <w:r>
          <w:t xml:space="preserve">Wikipedia contributors,</w:t>
        </w:r>
      </w:ins>
      <w:ins w:id="1284" w:author="PR Preview" w:date="2026-01-01T00:00:00Z">
        <w:r>
          <w:t xml:space="preserve"> </w:t>
        </w:r>
      </w:ins>
      <w:ins w:id="1285" w:author="PR Preview" w:date="2026-01-01T00:00:00Z">
        <w:r>
          <w:t xml:space="preserve">“Domain of a function —</w:t>
        </w:r>
      </w:ins>
      <w:ins w:id="1286" w:author="PR Preview" w:date="2026-01-01T00:00:00Z">
        <w:r>
          <w:t xml:space="preserve"> </w:t>
        </w:r>
      </w:ins>
      <w:ins w:id="1287" w:author="PR Preview" w:date="2026-01-01T00:00:00Z">
        <w:r>
          <w:t xml:space="preserve">Wikipedia</w:t>
        </w:r>
      </w:ins>
      <w:ins w:id="1288" w:author="PR Preview" w:date="2026-01-01T00:00:00Z">
        <w:r>
          <w:t xml:space="preserve">,</w:t>
        </w:r>
      </w:ins>
      <w:ins w:id="1289" w:author="PR Preview" w:date="2026-01-01T00:00:00Z">
        <w:r>
          <w:t xml:space="preserve"> </w:t>
        </w:r>
      </w:ins>
      <w:ins w:id="1290" w:author="PR Preview" w:date="2026-01-01T00:00:00Z">
        <w:r>
          <w:t xml:space="preserve">the free encyclopedia.”</w:t>
        </w:r>
      </w:ins>
      <w:ins w:id="1291" w:author="PR Preview" w:date="2026-01-01T00:00:00Z">
        <w:r>
          <w:t xml:space="preserve"> </w:t>
        </w:r>
      </w:ins>
      <w:ins w:id="1292" w:author="PR Preview" w:date="2026-01-01T00:00:00Z">
        <w:r>
          <w:t xml:space="preserve">2026. Available:</w:t>
        </w:r>
      </w:ins>
      <w:ins w:id="1293" w:author="PR Preview" w:date="2026-01-01T00:00:00Z">
        <w:r>
          <w:t xml:space="preserve"> </w:t>
        </w:r>
      </w:ins>
      <w:hyperlink r:id="rId77">
        <w:ins w:id="1294" w:author="PR Preview" w:date="2026-01-01T00:00:00Z">
          <w:r>
            <w:rPr>
              <w:rStyle w:val="Hyperlink"/>
            </w:rPr>
            <w:t xml:space="preserve">https://en.wikipedia.org/wiki/Domain_of_a_function</w:t>
          </w:r>
        </w:ins>
      </w:hyperlink>
    </w:p>
    <w:bookmarkEnd w:id="78"/>
    <w:bookmarkStart w:id="80" w:name="ref-wikipedia_codomain"/>
    <w:p>
      <w:pPr>
        <w:pStyle w:val="Bibliography"/>
      </w:pPr>
      <w:ins w:id="1295" w:author="PR Preview" w:date="2026-01-01T00:00:00Z">
        <w:r>
          <w:t xml:space="preserve">[4]</w:t>
        </w:r>
      </w:ins>
      <w:ins w:id="1296" w:author="PR Preview" w:date="2026-01-01T00:00:00Z">
        <w:r>
          <w:t xml:space="preserve"> </w:t>
        </w:r>
      </w:ins>
      <w:ins w:id="1297" w:author="PR Preview" w:date="2026-01-01T00:00:00Z">
        <w:r>
          <w:t xml:space="preserve">	</w:t>
        </w:r>
      </w:ins>
      <w:ins w:id="1298" w:author="PR Preview" w:date="2026-01-01T00:00:00Z">
        <w:r>
          <w:t xml:space="preserve">Wikipedia contributors,</w:t>
        </w:r>
      </w:ins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“Codomain —</w:t>
        </w:r>
      </w:ins>
      <w:ins w:id="1301" w:author="PR Preview" w:date="2026-01-01T00:00:00Z">
        <w:r>
          <w:t xml:space="preserve"> </w:t>
        </w:r>
      </w:ins>
      <w:ins w:id="1302" w:author="PR Preview" w:date="2026-01-01T00:00:00Z">
        <w:r>
          <w:t xml:space="preserve">Wikipedia</w:t>
        </w:r>
      </w:ins>
      <w:ins w:id="1303" w:author="PR Preview" w:date="2026-01-01T00:00:00Z">
        <w:r>
          <w:t xml:space="preserve">,</w:t>
        </w:r>
      </w:ins>
      <w:ins w:id="1304" w:author="PR Preview" w:date="2026-01-01T00:00:00Z">
        <w:r>
          <w:t xml:space="preserve"> </w:t>
        </w:r>
      </w:ins>
      <w:ins w:id="1305" w:author="PR Preview" w:date="2026-01-01T00:00:00Z">
        <w:r>
          <w:t xml:space="preserve">the free encyclopedia.”</w:t>
        </w:r>
      </w:ins>
      <w:ins w:id="1306" w:author="PR Preview" w:date="2026-01-01T00:00:00Z">
        <w:r>
          <w:t xml:space="preserve"> </w:t>
        </w:r>
      </w:ins>
      <w:ins w:id="1307" w:author="PR Preview" w:date="2026-01-01T00:00:00Z">
        <w:r>
          <w:t xml:space="preserve">2026. Available:</w:t>
        </w:r>
      </w:ins>
      <w:ins w:id="1308" w:author="PR Preview" w:date="2026-01-01T00:00:00Z">
        <w:r>
          <w:t xml:space="preserve"> </w:t>
        </w:r>
      </w:ins>
      <w:hyperlink r:id="rId79">
        <w:ins w:id="1309" w:author="PR Preview" w:date="2026-01-01T00:00:00Z">
          <w:r>
            <w:rPr>
              <w:rStyle w:val="Hyperlink"/>
            </w:rPr>
            <w:t xml:space="preserve">https://en.wikipedia.org/wiki/Codomain</w:t>
          </w:r>
        </w:ins>
      </w:hyperlink>
    </w:p>
    <w:bookmarkEnd w:id="80"/>
    <w:bookmarkStart w:id="82" w:name="ref-wikipedia_image_mathematics"/>
    <w:p>
      <w:pPr>
        <w:pStyle w:val="Bibliography"/>
      </w:pPr>
      <w:ins w:id="1310" w:author="PR Preview" w:date="2026-01-01T00:00:00Z">
        <w:r>
          <w:t xml:space="preserve">[5]</w:t>
        </w:r>
      </w:ins>
      <w:ins w:id="1311" w:author="PR Preview" w:date="2026-01-01T00:00:00Z">
        <w:r>
          <w:t xml:space="preserve"> </w:t>
        </w:r>
      </w:ins>
      <w:ins w:id="1312" w:author="PR Preview" w:date="2026-01-01T00:00:00Z">
        <w:r>
          <w:t xml:space="preserve">	</w:t>
        </w:r>
      </w:ins>
      <w:ins w:id="1313" w:author="PR Preview" w:date="2026-01-01T00:00:00Z">
        <w:r>
          <w:t xml:space="preserve">Wikipedia contributors,</w:t>
        </w:r>
      </w:ins>
      <w:ins w:id="1314" w:author="PR Preview" w:date="2026-01-01T00:00:00Z">
        <w:r>
          <w:t xml:space="preserve"> </w:t>
        </w:r>
      </w:ins>
      <w:ins w:id="1315" w:author="PR Preview" w:date="2026-01-01T00:00:00Z">
        <w:r>
          <w:t xml:space="preserve">“Image (mathematics) —</w:t>
        </w:r>
      </w:ins>
      <w:ins w:id="1316" w:author="PR Preview" w:date="2026-01-01T00:00:00Z">
        <w:r>
          <w:t xml:space="preserve"> </w:t>
        </w:r>
      </w:ins>
      <w:ins w:id="1317" w:author="PR Preview" w:date="2026-01-01T00:00:00Z">
        <w:r>
          <w:t xml:space="preserve">Wikipedia</w:t>
        </w:r>
      </w:ins>
      <w:ins w:id="1318" w:author="PR Preview" w:date="2026-01-01T00:00:00Z">
        <w:r>
          <w:t xml:space="preserve">,</w:t>
        </w:r>
      </w:ins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the free encyclopedia.”</w:t>
        </w:r>
      </w:ins>
      <w:ins w:id="1321" w:author="PR Preview" w:date="2026-01-01T00:00:00Z">
        <w:r>
          <w:t xml:space="preserve"> </w:t>
        </w:r>
      </w:ins>
      <w:ins w:id="1322" w:author="PR Preview" w:date="2026-01-01T00:00:00Z">
        <w:r>
          <w:t xml:space="preserve">2026. Available:</w:t>
        </w:r>
      </w:ins>
      <w:ins w:id="1323" w:author="PR Preview" w:date="2026-01-01T00:00:00Z">
        <w:r>
          <w:t xml:space="preserve"> </w:t>
        </w:r>
      </w:ins>
      <w:hyperlink r:id="rId81">
        <w:ins w:id="1324" w:author="PR Preview" w:date="2026-01-01T00:00:00Z">
          <w:r>
            <w:rPr>
              <w:rStyle w:val="Hyperlink"/>
            </w:rPr>
            <w:t xml:space="preserve">https://en.wikipedia.org/wiki/Image_(mathematics)</w:t>
          </w:r>
        </w:ins>
      </w:hyperlink>
    </w:p>
    <w:bookmarkEnd w:id="82"/>
    <w:bookmarkStart w:id="84" w:name="ref-wikipedia_range_of_a_function"/>
    <w:p>
      <w:pPr>
        <w:pStyle w:val="Bibliography"/>
      </w:pPr>
      <w:ins w:id="1325" w:author="PR Preview" w:date="2026-01-01T00:00:00Z">
        <w:r>
          <w:t xml:space="preserve">[6]</w:t>
        </w:r>
      </w:ins>
      <w:ins w:id="1326" w:author="PR Preview" w:date="2026-01-01T00:00:00Z">
        <w:r>
          <w:t xml:space="preserve"> </w:t>
        </w:r>
      </w:ins>
      <w:ins w:id="1327" w:author="PR Preview" w:date="2026-01-01T00:00:00Z">
        <w:r>
          <w:t xml:space="preserve">	</w:t>
        </w:r>
      </w:ins>
      <w:ins w:id="1328" w:author="PR Preview" w:date="2026-01-01T00:00:00Z">
        <w:r>
          <w:t xml:space="preserve">Wikipedia contributors,</w:t>
        </w:r>
      </w:ins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“Range of a function —</w:t>
        </w:r>
      </w:ins>
      <w:ins w:id="1331" w:author="PR Preview" w:date="2026-01-01T00:00:00Z">
        <w:r>
          <w:t xml:space="preserve"> </w:t>
        </w:r>
      </w:ins>
      <w:ins w:id="1332" w:author="PR Preview" w:date="2026-01-01T00:00:00Z">
        <w:r>
          <w:t xml:space="preserve">Wikipedia</w:t>
        </w:r>
      </w:ins>
      <w:ins w:id="1333" w:author="PR Preview" w:date="2026-01-01T00:00:00Z">
        <w:r>
          <w:t xml:space="preserve">,</w:t>
        </w:r>
      </w:ins>
      <w:ins w:id="1334" w:author="PR Preview" w:date="2026-01-01T00:00:00Z">
        <w:r>
          <w:t xml:space="preserve"> </w:t>
        </w:r>
      </w:ins>
      <w:ins w:id="1335" w:author="PR Preview" w:date="2026-01-01T00:00:00Z">
        <w:r>
          <w:t xml:space="preserve">the free encyclopedia.”</w:t>
        </w:r>
      </w:ins>
      <w:ins w:id="1336" w:author="PR Preview" w:date="2026-01-01T00:00:00Z">
        <w:r>
          <w:t xml:space="preserve"> </w:t>
        </w:r>
      </w:ins>
      <w:ins w:id="1337" w:author="PR Preview" w:date="2026-01-01T00:00:00Z">
        <w:r>
          <w:t xml:space="preserve">2026. Available:</w:t>
        </w:r>
      </w:ins>
      <w:ins w:id="1338" w:author="PR Preview" w:date="2026-01-01T00:00:00Z">
        <w:r>
          <w:t xml:space="preserve"> </w:t>
        </w:r>
      </w:ins>
      <w:hyperlink r:id="rId83">
        <w:ins w:id="1339" w:author="PR Preview" w:date="2026-01-01T00:00:00Z">
          <w:r>
            <w:rPr>
              <w:rStyle w:val="Hyperlink"/>
            </w:rPr>
            <w:t xml:space="preserve">https://en.wikipedia.org/wiki/Range_of_a_function</w:t>
          </w:r>
        </w:ins>
      </w:hyperlink>
    </w:p>
    <w:bookmarkEnd w:id="84"/>
    <w:bookmarkStart w:id="86" w:name="ref-wikipedia_graph_of_a_function"/>
    <w:p>
      <w:pPr>
        <w:pStyle w:val="Bibliography"/>
      </w:pPr>
      <w:ins w:id="1340" w:author="PR Preview" w:date="2026-01-01T00:00:00Z">
        <w:r>
          <w:t xml:space="preserve">[7]</w:t>
        </w:r>
      </w:ins>
      <w:ins w:id="1341" w:author="PR Preview" w:date="2026-01-01T00:00:00Z">
        <w:r>
          <w:t xml:space="preserve"> </w:t>
        </w:r>
      </w:ins>
      <w:ins w:id="1342" w:author="PR Preview" w:date="2026-01-01T00:00:00Z">
        <w:r>
          <w:t xml:space="preserve">	</w:t>
        </w:r>
      </w:ins>
      <w:ins w:id="1343" w:author="PR Preview" w:date="2026-01-01T00:00:00Z">
        <w:r>
          <w:t xml:space="preserve">Wikipedia contributors,</w:t>
        </w:r>
      </w:ins>
      <w:ins w:id="1344" w:author="PR Preview" w:date="2026-01-01T00:00:00Z">
        <w:r>
          <w:t xml:space="preserve"> </w:t>
        </w:r>
      </w:ins>
      <w:ins w:id="1345" w:author="PR Preview" w:date="2026-01-01T00:00:00Z">
        <w:r>
          <w:t xml:space="preserve">“Graph of a function —</w:t>
        </w:r>
      </w:ins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Wikipedia</w:t>
        </w:r>
      </w:ins>
      <w:ins w:id="1348" w:author="PR Preview" w:date="2026-01-01T00:00:00Z">
        <w:r>
          <w:t xml:space="preserve">,</w:t>
        </w:r>
      </w:ins>
      <w:ins w:id="1349" w:author="PR Preview" w:date="2026-01-01T00:00:00Z">
        <w:r>
          <w:t xml:space="preserve"> </w:t>
        </w:r>
      </w:ins>
      <w:ins w:id="1350" w:author="PR Preview" w:date="2026-01-01T00:00:00Z">
        <w:r>
          <w:t xml:space="preserve">the free encyclopedia.”</w:t>
        </w:r>
      </w:ins>
      <w:ins w:id="1351" w:author="PR Preview" w:date="2026-01-01T00:00:00Z">
        <w:r>
          <w:t xml:space="preserve"> </w:t>
        </w:r>
      </w:ins>
      <w:ins w:id="1352" w:author="PR Preview" w:date="2026-01-01T00:00:00Z">
        <w:r>
          <w:t xml:space="preserve">2026. Available:</w:t>
        </w:r>
      </w:ins>
      <w:ins w:id="1353" w:author="PR Preview" w:date="2026-01-01T00:00:00Z">
        <w:r>
          <w:t xml:space="preserve"> </w:t>
        </w:r>
      </w:ins>
      <w:hyperlink r:id="rId85">
        <w:ins w:id="1354" w:author="PR Preview" w:date="2026-01-01T00:00:00Z">
          <w:r>
            <w:rPr>
              <w:rStyle w:val="Hyperlink"/>
            </w:rPr>
            <w:t xml:space="preserve">https://en.wikipedia.org/wiki/Graph_of_a_function</w:t>
          </w:r>
        </w:ins>
      </w:hyperlink>
    </w:p>
    <w:bookmarkEnd w:id="86"/>
    <w:bookmarkStart w:id="88" w:name="ref-halmos1974naive"/>
    <w:p>
      <w:pPr>
        <w:pStyle w:val="Bibliography"/>
      </w:pPr>
      <w:ins w:id="1355" w:author="PR Preview" w:date="2026-01-01T00:00:00Z">
        <w:r>
          <w:t xml:space="preserve">[8]</w:t>
        </w:r>
      </w:ins>
      <w:ins w:id="1356" w:author="PR Preview" w:date="2026-01-01T00:00:00Z">
        <w:r>
          <w:t xml:space="preserve"> </w:t>
        </w:r>
      </w:ins>
      <w:ins w:id="1357" w:author="PR Preview" w:date="2026-01-01T00:00:00Z">
        <w:r>
          <w:t xml:space="preserve">	</w:t>
        </w:r>
      </w:ins>
      <w:ins w:id="1358" w:author="PR Preview" w:date="2026-01-01T00:00:00Z">
        <w:r>
          <w:t xml:space="preserve">P. R. Halmos,</w:t>
        </w:r>
      </w:ins>
      <w:ins w:id="1359" w:author="PR Preview" w:date="2026-01-01T00:00:00Z">
        <w:r>
          <w:t xml:space="preserve"> </w:t>
        </w:r>
      </w:ins>
      <w:ins w:id="1360" w:author="PR Preview" w:date="2026-01-01T00:00:00Z">
        <w:r>
          <w:rPr>
            <w:i/>
            <w:iCs/>
          </w:rPr>
          <w:t xml:space="preserve">Naive set theory</w:t>
        </w:r>
      </w:ins>
      <w:ins w:id="1361" w:author="PR Preview" w:date="2026-01-01T00:00:00Z">
        <w:r>
          <w:t xml:space="preserve">. in Undergraduate texts in mathematics. New York: Springer, 1974. doi:</w:t>
        </w:r>
      </w:ins>
      <w:ins w:id="1362" w:author="PR Preview" w:date="2026-01-01T00:00:00Z">
        <w:r>
          <w:t xml:space="preserve"> </w:t>
        </w:r>
      </w:ins>
      <w:hyperlink r:id="rId87">
        <w:ins w:id="1363" w:author="PR Preview" w:date="2026-01-01T00:00:00Z">
          <w:r>
            <w:rPr>
              <w:rStyle w:val="Hyperlink"/>
            </w:rPr>
            <w:t xml:space="preserve">10.1007/978-1-4757-1645-0</w:t>
          </w:r>
        </w:ins>
      </w:hyperlink>
      <w:ins w:id="1364" w:author="PR Preview" w:date="2026-01-01T00:00:00Z">
        <w:r>
          <w:t xml:space="preserve">.</w:t>
        </w:r>
      </w:ins>
    </w:p>
    <w:bookmarkEnd w:id="88"/>
    <w:bookmarkStart w:id="90" w:name="ref-wikipedia_function_composition"/>
    <w:p>
      <w:pPr>
        <w:pStyle w:val="Bibliography"/>
      </w:pPr>
      <w:ins w:id="1365" w:author="PR Preview" w:date="2026-01-01T00:00:00Z">
        <w:r>
          <w:t xml:space="preserve">[9]</w:t>
        </w:r>
      </w:ins>
      <w:ins w:id="1366" w:author="PR Preview" w:date="2026-01-01T00:00:00Z">
        <w:r>
          <w:t xml:space="preserve"> </w:t>
        </w:r>
      </w:ins>
      <w:ins w:id="1367" w:author="PR Preview" w:date="2026-01-01T00:00:00Z">
        <w:r>
          <w:t xml:space="preserve">	</w:t>
        </w:r>
      </w:ins>
      <w:ins w:id="1368" w:author="PR Preview" w:date="2026-01-01T00:00:00Z">
        <w:r>
          <w:t xml:space="preserve">Wikipedia contributors,</w:t>
        </w:r>
      </w:ins>
      <w:ins w:id="1369" w:author="PR Preview" w:date="2026-01-01T00:00:00Z">
        <w:r>
          <w:t xml:space="preserve"> </w:t>
        </w:r>
      </w:ins>
      <w:ins w:id="1370" w:author="PR Preview" w:date="2026-01-01T00:00:00Z">
        <w:r>
          <w:t xml:space="preserve">“Function composition —</w:t>
        </w:r>
      </w:ins>
      <w:ins w:id="1371" w:author="PR Preview" w:date="2026-01-01T00:00:00Z">
        <w:r>
          <w:t xml:space="preserve"> </w:t>
        </w:r>
      </w:ins>
      <w:ins w:id="1372" w:author="PR Preview" w:date="2026-01-01T00:00:00Z">
        <w:r>
          <w:t xml:space="preserve">Wikipedia</w:t>
        </w:r>
      </w:ins>
      <w:ins w:id="1373" w:author="PR Preview" w:date="2026-01-01T00:00:00Z">
        <w:r>
          <w:t xml:space="preserve">,</w:t>
        </w:r>
      </w:ins>
      <w:ins w:id="1374" w:author="PR Preview" w:date="2026-01-01T00:00:00Z">
        <w:r>
          <w:t xml:space="preserve"> </w:t>
        </w:r>
      </w:ins>
      <w:ins w:id="1375" w:author="PR Preview" w:date="2026-01-01T00:00:00Z">
        <w:r>
          <w:t xml:space="preserve">the free encyclopedia.”</w:t>
        </w:r>
      </w:ins>
      <w:ins w:id="1376" w:author="PR Preview" w:date="2026-01-01T00:00:00Z">
        <w:r>
          <w:t xml:space="preserve"> </w:t>
        </w:r>
      </w:ins>
      <w:ins w:id="1377" w:author="PR Preview" w:date="2026-01-01T00:00:00Z">
        <w:r>
          <w:t xml:space="preserve">2026. Available:</w:t>
        </w:r>
      </w:ins>
      <w:ins w:id="1378" w:author="PR Preview" w:date="2026-01-01T00:00:00Z">
        <w:r>
          <w:t xml:space="preserve"> </w:t>
        </w:r>
      </w:ins>
      <w:hyperlink r:id="rId89">
        <w:ins w:id="1379" w:author="PR Preview" w:date="2026-01-01T00:00:00Z">
          <w:r>
            <w:rPr>
              <w:rStyle w:val="Hyperlink"/>
            </w:rPr>
            <w:t xml:space="preserve">https://en.wikipedia.org/wiki/Function_composition</w:t>
          </w:r>
        </w:ins>
      </w:hyperlink>
    </w:p>
    <w:bookmarkEnd w:id="90"/>
    <w:bookmarkStart w:id="92" w:name="ref-wikipedia_inverse_function"/>
    <w:p>
      <w:pPr>
        <w:pStyle w:val="Bibliography"/>
      </w:pPr>
      <w:ins w:id="1380" w:author="PR Preview" w:date="2026-01-01T00:00:00Z">
        <w:r>
          <w:t xml:space="preserve">[10]</w:t>
        </w:r>
      </w:ins>
      <w:ins w:id="1381" w:author="PR Preview" w:date="2026-01-01T00:00:00Z">
        <w:r>
          <w:t xml:space="preserve"> </w:t>
        </w:r>
      </w:ins>
      <w:ins w:id="1382" w:author="PR Preview" w:date="2026-01-01T00:00:00Z">
        <w:r>
          <w:t xml:space="preserve">	</w:t>
        </w:r>
      </w:ins>
      <w:ins w:id="1383" w:author="PR Preview" w:date="2026-01-01T00:00:00Z">
        <w:r>
          <w:t xml:space="preserve">Wikipedia contributors,</w:t>
        </w:r>
      </w:ins>
      <w:ins w:id="1384" w:author="PR Preview" w:date="2026-01-01T00:00:00Z">
        <w:r>
          <w:t xml:space="preserve"> </w:t>
        </w:r>
      </w:ins>
      <w:ins w:id="1385" w:author="PR Preview" w:date="2026-01-01T00:00:00Z">
        <w:r>
          <w:t xml:space="preserve">“Inverse function —</w:t>
        </w:r>
      </w:ins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Wikipedia</w:t>
        </w:r>
      </w:ins>
      <w:ins w:id="1388" w:author="PR Preview" w:date="2026-01-01T00:00:00Z">
        <w:r>
          <w:t xml:space="preserve">,</w:t>
        </w:r>
      </w:ins>
      <w:ins w:id="1389" w:author="PR Preview" w:date="2026-01-01T00:00:00Z">
        <w:r>
          <w:t xml:space="preserve"> </w:t>
        </w:r>
      </w:ins>
      <w:ins w:id="1390" w:author="PR Preview" w:date="2026-01-01T00:00:00Z">
        <w:r>
          <w:t xml:space="preserve">the free encyclopedia.”</w:t>
        </w:r>
      </w:ins>
      <w:ins w:id="1391" w:author="PR Preview" w:date="2026-01-01T00:00:00Z">
        <w:r>
          <w:t xml:space="preserve"> </w:t>
        </w:r>
      </w:ins>
      <w:ins w:id="1392" w:author="PR Preview" w:date="2026-01-01T00:00:00Z">
        <w:r>
          <w:t xml:space="preserve">2026. Available:</w:t>
        </w:r>
      </w:ins>
      <w:ins w:id="1393" w:author="PR Preview" w:date="2026-01-01T00:00:00Z">
        <w:r>
          <w:t xml:space="preserve"> </w:t>
        </w:r>
      </w:ins>
      <w:hyperlink r:id="rId91">
        <w:ins w:id="1394" w:author="PR Preview" w:date="2026-01-01T00:00:00Z">
          <w:r>
            <w:rPr>
              <w:rStyle w:val="Hyperlink"/>
            </w:rPr>
            <w:t xml:space="preserve">https://en.wikipedia.org/wiki/Inverse_function</w:t>
          </w:r>
        </w:ins>
      </w:hyperlink>
    </w:p>
    <w:bookmarkEnd w:id="92"/>
    <w:bookmarkStart w:id="94" w:name="ref-wikipedia_operator_mathematics"/>
    <w:p>
      <w:pPr>
        <w:pStyle w:val="Bibliography"/>
      </w:pPr>
      <w:ins w:id="1395" w:author="PR Preview" w:date="2026-01-01T00:00:00Z">
        <w:r>
          <w:t xml:space="preserve">[11]</w:t>
        </w:r>
      </w:ins>
      <w:ins w:id="1396" w:author="PR Preview" w:date="2026-01-01T00:00:00Z">
        <w:r>
          <w:t xml:space="preserve"> </w:t>
        </w:r>
      </w:ins>
      <w:ins w:id="1397" w:author="PR Preview" w:date="2026-01-01T00:00:00Z">
        <w:r>
          <w:t xml:space="preserve">	</w:t>
        </w:r>
      </w:ins>
      <w:ins w:id="1398" w:author="PR Preview" w:date="2026-01-01T00:00:00Z">
        <w:r>
          <w:t xml:space="preserve">Wikipedia contributors,</w:t>
        </w:r>
      </w:ins>
      <w:ins w:id="1399" w:author="PR Preview" w:date="2026-01-01T00:00:00Z">
        <w:r>
          <w:t xml:space="preserve"> </w:t>
        </w:r>
      </w:ins>
      <w:ins w:id="1400" w:author="PR Preview" w:date="2026-01-01T00:00:00Z">
        <w:r>
          <w:t xml:space="preserve">“Operator (mathematics) —</w:t>
        </w:r>
      </w:ins>
      <w:ins w:id="1401" w:author="PR Preview" w:date="2026-01-01T00:00:00Z">
        <w:r>
          <w:t xml:space="preserve"> </w:t>
        </w:r>
      </w:ins>
      <w:ins w:id="1402" w:author="PR Preview" w:date="2026-01-01T00:00:00Z">
        <w:r>
          <w:t xml:space="preserve">Wikipedia</w:t>
        </w:r>
      </w:ins>
      <w:ins w:id="1403" w:author="PR Preview" w:date="2026-01-01T00:00:00Z">
        <w:r>
          <w:t xml:space="preserve">,</w:t>
        </w:r>
      </w:ins>
      <w:ins w:id="1404" w:author="PR Preview" w:date="2026-01-01T00:00:00Z">
        <w:r>
          <w:t xml:space="preserve"> </w:t>
        </w:r>
      </w:ins>
      <w:ins w:id="1405" w:author="PR Preview" w:date="2026-01-01T00:00:00Z">
        <w:r>
          <w:t xml:space="preserve">the free encyclopedia.”</w:t>
        </w:r>
      </w:ins>
      <w:ins w:id="1406" w:author="PR Preview" w:date="2026-01-01T00:00:00Z">
        <w:r>
          <w:t xml:space="preserve"> </w:t>
        </w:r>
      </w:ins>
      <w:ins w:id="1407" w:author="PR Preview" w:date="2026-01-01T00:00:00Z">
        <w:r>
          <w:t xml:space="preserve">2026. Available:</w:t>
        </w:r>
      </w:ins>
      <w:ins w:id="1408" w:author="PR Preview" w:date="2026-01-01T00:00:00Z">
        <w:r>
          <w:t xml:space="preserve"> </w:t>
        </w:r>
      </w:ins>
      <w:hyperlink r:id="rId93">
        <w:ins w:id="1409" w:author="PR Preview" w:date="2026-01-01T00:00:00Z">
          <w:r>
            <w:rPr>
              <w:rStyle w:val="Hyperlink"/>
            </w:rPr>
            <w:t xml:space="preserve">https://en.wikipedia.org/wiki/Operator_(mathematics)</w:t>
          </w:r>
        </w:ins>
      </w:hyperlink>
    </w:p>
    <w:bookmarkEnd w:id="94"/>
    <w:bookmarkStart w:id="96" w:name="ref-wikipedia_functional_mathematics"/>
    <w:p>
      <w:pPr>
        <w:pStyle w:val="Bibliography"/>
      </w:pPr>
      <w:ins w:id="1410" w:author="PR Preview" w:date="2026-01-01T00:00:00Z">
        <w:r>
          <w:t xml:space="preserve">[12]</w:t>
        </w:r>
      </w:ins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	</w:t>
        </w:r>
      </w:ins>
      <w:ins w:id="1413" w:author="PR Preview" w:date="2026-01-01T00:00:00Z">
        <w:r>
          <w:t xml:space="preserve">Wikipedia contributors,</w:t>
        </w:r>
      </w:ins>
      <w:ins w:id="1414" w:author="PR Preview" w:date="2026-01-01T00:00:00Z">
        <w:r>
          <w:t xml:space="preserve"> </w:t>
        </w:r>
      </w:ins>
      <w:ins w:id="1415" w:author="PR Preview" w:date="2026-01-01T00:00:00Z">
        <w:r>
          <w:t xml:space="preserve">“Functional (mathematics) —</w:t>
        </w:r>
      </w:ins>
      <w:ins w:id="1416" w:author="PR Preview" w:date="2026-01-01T00:00:00Z">
        <w:r>
          <w:t xml:space="preserve"> </w:t>
        </w:r>
      </w:ins>
      <w:ins w:id="1417" w:author="PR Preview" w:date="2026-01-01T00:00:00Z">
        <w:r>
          <w:t xml:space="preserve">Wikipedia</w:t>
        </w:r>
      </w:ins>
      <w:ins w:id="1418" w:author="PR Preview" w:date="2026-01-01T00:00:00Z">
        <w:r>
          <w:t xml:space="preserve">,</w:t>
        </w:r>
      </w:ins>
      <w:ins w:id="1419" w:author="PR Preview" w:date="2026-01-01T00:00:00Z">
        <w:r>
          <w:t xml:space="preserve"> </w:t>
        </w:r>
      </w:ins>
      <w:ins w:id="1420" w:author="PR Preview" w:date="2026-01-01T00:00:00Z">
        <w:r>
          <w:t xml:space="preserve">the free encyclopedia.”</w:t>
        </w:r>
      </w:ins>
      <w:ins w:id="1421" w:author="PR Preview" w:date="2026-01-01T00:00:00Z">
        <w:r>
          <w:t xml:space="preserve"> </w:t>
        </w:r>
      </w:ins>
      <w:ins w:id="1422" w:author="PR Preview" w:date="2026-01-01T00:00:00Z">
        <w:r>
          <w:t xml:space="preserve">2026. Available:</w:t>
        </w:r>
      </w:ins>
      <w:ins w:id="1423" w:author="PR Preview" w:date="2026-01-01T00:00:00Z">
        <w:r>
          <w:t xml:space="preserve"> </w:t>
        </w:r>
      </w:ins>
      <w:hyperlink r:id="rId95">
        <w:ins w:id="1424" w:author="PR Preview" w:date="2026-01-01T00:00:00Z">
          <w:r>
            <w:rPr>
              <w:rStyle w:val="Hyperlink"/>
            </w:rPr>
            <w:t xml:space="preserve">https://en.wikipedia.org/wiki/Functional_(mathematics)</w:t>
          </w:r>
        </w:ins>
      </w:hyperlink>
    </w:p>
    <w:bookmarkEnd w:id="96"/>
    <w:bookmarkStart w:id="98" w:name="ref-wikipedia_sequence"/>
    <w:p>
      <w:pPr>
        <w:pStyle w:val="Bibliography"/>
      </w:pPr>
      <w:ins w:id="1425" w:author="PR Preview" w:date="2026-01-01T00:00:00Z">
        <w:r>
          <w:t xml:space="preserve">[13]</w:t>
        </w:r>
      </w:ins>
      <w:ins w:id="1426" w:author="PR Preview" w:date="2026-01-01T00:00:00Z">
        <w:r>
          <w:t xml:space="preserve"> </w:t>
        </w:r>
      </w:ins>
      <w:ins w:id="1427" w:author="PR Preview" w:date="2026-01-01T00:00:00Z">
        <w:r>
          <w:t xml:space="preserve">	</w:t>
        </w:r>
      </w:ins>
      <w:ins w:id="1428" w:author="PR Preview" w:date="2026-01-01T00:00:00Z">
        <w:r>
          <w:t xml:space="preserve">Wikipedia contributors,</w:t>
        </w:r>
      </w:ins>
      <w:ins w:id="1429" w:author="PR Preview" w:date="2026-01-01T00:00:00Z">
        <w:r>
          <w:t xml:space="preserve"> </w:t>
        </w:r>
      </w:ins>
      <w:ins w:id="1430" w:author="PR Preview" w:date="2026-01-01T00:00:00Z">
        <w:r>
          <w:t xml:space="preserve">“Sequence —</w:t>
        </w:r>
      </w:ins>
      <w:ins w:id="1431" w:author="PR Preview" w:date="2026-01-01T00:00:00Z">
        <w:r>
          <w:t xml:space="preserve"> </w:t>
        </w:r>
      </w:ins>
      <w:ins w:id="1432" w:author="PR Preview" w:date="2026-01-01T00:00:00Z">
        <w:r>
          <w:t xml:space="preserve">Wikipedia</w:t>
        </w:r>
      </w:ins>
      <w:ins w:id="1433" w:author="PR Preview" w:date="2026-01-01T00:00:00Z">
        <w:r>
          <w:t xml:space="preserve">,</w:t>
        </w:r>
      </w:ins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the free encyclopedia.”</w:t>
        </w:r>
      </w:ins>
      <w:ins w:id="1436" w:author="PR Preview" w:date="2026-01-01T00:00:00Z">
        <w:r>
          <w:t xml:space="preserve"> </w:t>
        </w:r>
      </w:ins>
      <w:ins w:id="1437" w:author="PR Preview" w:date="2026-01-01T00:00:00Z">
        <w:r>
          <w:t xml:space="preserve">2026. Available:</w:t>
        </w:r>
      </w:ins>
      <w:ins w:id="1438" w:author="PR Preview" w:date="2026-01-01T00:00:00Z">
        <w:r>
          <w:t xml:space="preserve"> </w:t>
        </w:r>
      </w:ins>
      <w:hyperlink r:id="rId97">
        <w:ins w:id="1439" w:author="PR Preview" w:date="2026-01-01T00:00:00Z">
          <w:r>
            <w:rPr>
              <w:rStyle w:val="Hyperlink"/>
            </w:rPr>
            <w:t xml:space="preserve">https://en.wikipedia.org/wiki/Sequence</w:t>
          </w:r>
        </w:ins>
      </w:hyperlink>
    </w:p>
    <w:bookmarkEnd w:id="98"/>
    <w:bookmarkStart w:id="100" w:name="ref-wikipedia_finite_set"/>
    <w:p>
      <w:pPr>
        <w:pStyle w:val="Bibliography"/>
      </w:pPr>
      <w:ins w:id="1440" w:author="PR Preview" w:date="2026-01-01T00:00:00Z">
        <w:r>
          <w:t xml:space="preserve">[14]</w:t>
        </w:r>
      </w:ins>
      <w:ins w:id="1441" w:author="PR Preview" w:date="2026-01-01T00:00:00Z">
        <w:r>
          <w:t xml:space="preserve"> </w:t>
        </w:r>
      </w:ins>
      <w:ins w:id="1442" w:author="PR Preview" w:date="2026-01-01T00:00:00Z">
        <w:r>
          <w:t xml:space="preserve">	</w:t>
        </w:r>
      </w:ins>
      <w:ins w:id="1443" w:author="PR Preview" w:date="2026-01-01T00:00:00Z">
        <w:r>
          <w:t xml:space="preserve">Wikipedia contributors,</w:t>
        </w:r>
      </w:ins>
      <w:ins w:id="1444" w:author="PR Preview" w:date="2026-01-01T00:00:00Z">
        <w:r>
          <w:t xml:space="preserve"> </w:t>
        </w:r>
      </w:ins>
      <w:ins w:id="1445" w:author="PR Preview" w:date="2026-01-01T00:00:00Z">
        <w:r>
          <w:t xml:space="preserve">“Finite set —</w:t>
        </w:r>
      </w:ins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Wikipedia</w:t>
        </w:r>
      </w:ins>
      <w:ins w:id="1448" w:author="PR Preview" w:date="2026-01-01T00:00:00Z">
        <w:r>
          <w:t xml:space="preserve">,</w:t>
        </w:r>
      </w:ins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the free encyclopedia.”</w:t>
        </w:r>
      </w:ins>
      <w:ins w:id="1451" w:author="PR Preview" w:date="2026-01-01T00:00:00Z">
        <w:r>
          <w:t xml:space="preserve"> </w:t>
        </w:r>
      </w:ins>
      <w:ins w:id="1452" w:author="PR Preview" w:date="2026-01-01T00:00:00Z">
        <w:r>
          <w:t xml:space="preserve">2026. Available:</w:t>
        </w:r>
      </w:ins>
      <w:ins w:id="1453" w:author="PR Preview" w:date="2026-01-01T00:00:00Z">
        <w:r>
          <w:t xml:space="preserve"> </w:t>
        </w:r>
      </w:ins>
      <w:hyperlink r:id="rId99">
        <w:ins w:id="1454" w:author="PR Preview" w:date="2026-01-01T00:00:00Z">
          <w:r>
            <w:rPr>
              <w:rStyle w:val="Hyperlink"/>
            </w:rPr>
            <w:t xml:space="preserve">https://en.wikipedia.org/wiki/Finite_set</w:t>
          </w:r>
        </w:ins>
      </w:hyperlink>
    </w:p>
    <w:bookmarkEnd w:id="100"/>
    <w:bookmarkStart w:id="102" w:name="ref-wikipedia_cardinality"/>
    <w:p>
      <w:pPr>
        <w:pStyle w:val="Bibliography"/>
      </w:pPr>
      <w:ins w:id="1455" w:author="PR Preview" w:date="2026-01-01T00:00:00Z">
        <w:r>
          <w:t xml:space="preserve">[15]</w:t>
        </w:r>
      </w:ins>
      <w:ins w:id="1456" w:author="PR Preview" w:date="2026-01-01T00:00:00Z">
        <w:r>
          <w:t xml:space="preserve"> </w:t>
        </w:r>
      </w:ins>
      <w:ins w:id="1457" w:author="PR Preview" w:date="2026-01-01T00:00:00Z">
        <w:r>
          <w:t xml:space="preserve">	</w:t>
        </w:r>
      </w:ins>
      <w:ins w:id="1458" w:author="PR Preview" w:date="2026-01-01T00:00:00Z">
        <w:r>
          <w:t xml:space="preserve">Wikipedia contributors,</w:t>
        </w:r>
      </w:ins>
      <w:ins w:id="1459" w:author="PR Preview" w:date="2026-01-01T00:00:00Z">
        <w:r>
          <w:t xml:space="preserve"> </w:t>
        </w:r>
      </w:ins>
      <w:ins w:id="1460" w:author="PR Preview" w:date="2026-01-01T00:00:00Z">
        <w:r>
          <w:t xml:space="preserve">“Cardinality —</w:t>
        </w:r>
      </w:ins>
      <w:ins w:id="1461" w:author="PR Preview" w:date="2026-01-01T00:00:00Z">
        <w:r>
          <w:t xml:space="preserve"> </w:t>
        </w:r>
      </w:ins>
      <w:ins w:id="1462" w:author="PR Preview" w:date="2026-01-01T00:00:00Z">
        <w:r>
          <w:t xml:space="preserve">Wikipedia</w:t>
        </w:r>
      </w:ins>
      <w:ins w:id="1463" w:author="PR Preview" w:date="2026-01-01T00:00:00Z">
        <w:r>
          <w:t xml:space="preserve">,</w:t>
        </w:r>
      </w:ins>
      <w:ins w:id="1464" w:author="PR Preview" w:date="2026-01-01T00:00:00Z">
        <w:r>
          <w:t xml:space="preserve"> </w:t>
        </w:r>
      </w:ins>
      <w:ins w:id="1465" w:author="PR Preview" w:date="2026-01-01T00:00:00Z">
        <w:r>
          <w:t xml:space="preserve">the free encyclopedia.”</w:t>
        </w:r>
      </w:ins>
      <w:ins w:id="1466" w:author="PR Preview" w:date="2026-01-01T00:00:00Z">
        <w:r>
          <w:t xml:space="preserve"> </w:t>
        </w:r>
      </w:ins>
      <w:ins w:id="1467" w:author="PR Preview" w:date="2026-01-01T00:00:00Z">
        <w:r>
          <w:t xml:space="preserve">2026. Available:</w:t>
        </w:r>
      </w:ins>
      <w:ins w:id="1468" w:author="PR Preview" w:date="2026-01-01T00:00:00Z">
        <w:r>
          <w:t xml:space="preserve"> </w:t>
        </w:r>
      </w:ins>
      <w:hyperlink r:id="rId101">
        <w:ins w:id="1469" w:author="PR Preview" w:date="2026-01-01T00:00:00Z">
          <w:r>
            <w:rPr>
              <w:rStyle w:val="Hyperlink"/>
            </w:rPr>
            <w:t xml:space="preserve">https://en.wikipedia.org/wiki/Cardinality</w:t>
          </w:r>
        </w:ins>
      </w:hyperlink>
    </w:p>
    <w:bookmarkEnd w:id="102"/>
    <w:bookmarkStart w:id="104" w:name="ref-wikipedia_infinite_set"/>
    <w:p>
      <w:pPr>
        <w:pStyle w:val="Bibliography"/>
      </w:pPr>
      <w:ins w:id="1470" w:author="PR Preview" w:date="2026-01-01T00:00:00Z">
        <w:r>
          <w:t xml:space="preserve">[16]</w:t>
        </w:r>
      </w:ins>
      <w:ins w:id="1471" w:author="PR Preview" w:date="2026-01-01T00:00:00Z">
        <w:r>
          <w:t xml:space="preserve"> </w:t>
        </w:r>
      </w:ins>
      <w:ins w:id="1472" w:author="PR Preview" w:date="2026-01-01T00:00:00Z">
        <w:r>
          <w:t xml:space="preserve">	</w:t>
        </w:r>
      </w:ins>
      <w:ins w:id="1473" w:author="PR Preview" w:date="2026-01-01T00:00:00Z">
        <w:r>
          <w:t xml:space="preserve">Wikipedia contributors,</w:t>
        </w:r>
      </w:ins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“Infinite set —</w:t>
        </w:r>
      </w:ins>
      <w:ins w:id="1476" w:author="PR Preview" w:date="2026-01-01T00:00:00Z">
        <w:r>
          <w:t xml:space="preserve"> </w:t>
        </w:r>
      </w:ins>
      <w:ins w:id="1477" w:author="PR Preview" w:date="2026-01-01T00:00:00Z">
        <w:r>
          <w:t xml:space="preserve">Wikipedia</w:t>
        </w:r>
      </w:ins>
      <w:ins w:id="1478" w:author="PR Preview" w:date="2026-01-01T00:00:00Z">
        <w:r>
          <w:t xml:space="preserve">,</w:t>
        </w:r>
      </w:ins>
      <w:ins w:id="1479" w:author="PR Preview" w:date="2026-01-01T00:00:00Z">
        <w:r>
          <w:t xml:space="preserve"> </w:t>
        </w:r>
      </w:ins>
      <w:ins w:id="1480" w:author="PR Preview" w:date="2026-01-01T00:00:00Z">
        <w:r>
          <w:t xml:space="preserve">the free encyclopedia.”</w:t>
        </w:r>
      </w:ins>
      <w:ins w:id="1481" w:author="PR Preview" w:date="2026-01-01T00:00:00Z">
        <w:r>
          <w:t xml:space="preserve"> </w:t>
        </w:r>
      </w:ins>
      <w:ins w:id="1482" w:author="PR Preview" w:date="2026-01-01T00:00:00Z">
        <w:r>
          <w:t xml:space="preserve">2026. Available:</w:t>
        </w:r>
      </w:ins>
      <w:ins w:id="1483" w:author="PR Preview" w:date="2026-01-01T00:00:00Z">
        <w:r>
          <w:t xml:space="preserve"> </w:t>
        </w:r>
      </w:ins>
      <w:hyperlink r:id="rId103">
        <w:ins w:id="1484" w:author="PR Preview" w:date="2026-01-01T00:00:00Z">
          <w:r>
            <w:rPr>
              <w:rStyle w:val="Hyperlink"/>
            </w:rPr>
            <w:t xml:space="preserve">https://en.wikipedia.org/wiki/Infinite_set</w:t>
          </w:r>
        </w:ins>
      </w:hyperlink>
    </w:p>
    <w:bookmarkEnd w:id="104"/>
    <w:bookmarkStart w:id="106" w:name="ref-wikipedia_countable_set"/>
    <w:p>
      <w:pPr>
        <w:pStyle w:val="Bibliography"/>
      </w:pPr>
      <w:ins w:id="1485" w:author="PR Preview" w:date="2026-01-01T00:00:00Z">
        <w:r>
          <w:t xml:space="preserve">[17]</w:t>
        </w:r>
      </w:ins>
      <w:ins w:id="1486" w:author="PR Preview" w:date="2026-01-01T00:00:00Z">
        <w:r>
          <w:t xml:space="preserve"> </w:t>
        </w:r>
      </w:ins>
      <w:ins w:id="1487" w:author="PR Preview" w:date="2026-01-01T00:00:00Z">
        <w:r>
          <w:t xml:space="preserve">	</w:t>
        </w:r>
      </w:ins>
      <w:ins w:id="1488" w:author="PR Preview" w:date="2026-01-01T00:00:00Z">
        <w:r>
          <w:t xml:space="preserve">Wikipedia contributors,</w:t>
        </w:r>
      </w:ins>
      <w:ins w:id="1489" w:author="PR Preview" w:date="2026-01-01T00:00:00Z">
        <w:r>
          <w:t xml:space="preserve"> </w:t>
        </w:r>
      </w:ins>
      <w:ins w:id="1490" w:author="PR Preview" w:date="2026-01-01T00:00:00Z">
        <w:r>
          <w:t xml:space="preserve">“Countable set —</w:t>
        </w:r>
      </w:ins>
      <w:ins w:id="1491" w:author="PR Preview" w:date="2026-01-01T00:00:00Z">
        <w:r>
          <w:t xml:space="preserve"> </w:t>
        </w:r>
      </w:ins>
      <w:ins w:id="1492" w:author="PR Preview" w:date="2026-01-01T00:00:00Z">
        <w:r>
          <w:t xml:space="preserve">Wikipedia</w:t>
        </w:r>
      </w:ins>
      <w:ins w:id="1493" w:author="PR Preview" w:date="2026-01-01T00:00:00Z">
        <w:r>
          <w:t xml:space="preserve">,</w:t>
        </w:r>
      </w:ins>
      <w:ins w:id="1494" w:author="PR Preview" w:date="2026-01-01T00:00:00Z">
        <w:r>
          <w:t xml:space="preserve"> </w:t>
        </w:r>
      </w:ins>
      <w:ins w:id="1495" w:author="PR Preview" w:date="2026-01-01T00:00:00Z">
        <w:r>
          <w:t xml:space="preserve">the free encyclopedia.”</w:t>
        </w:r>
      </w:ins>
      <w:ins w:id="1496" w:author="PR Preview" w:date="2026-01-01T00:00:00Z">
        <w:r>
          <w:t xml:space="preserve"> </w:t>
        </w:r>
      </w:ins>
      <w:ins w:id="1497" w:author="PR Preview" w:date="2026-01-01T00:00:00Z">
        <w:r>
          <w:t xml:space="preserve">2026. Available:</w:t>
        </w:r>
      </w:ins>
      <w:ins w:id="1498" w:author="PR Preview" w:date="2026-01-01T00:00:00Z">
        <w:r>
          <w:t xml:space="preserve"> </w:t>
        </w:r>
      </w:ins>
      <w:hyperlink r:id="rId105">
        <w:ins w:id="1499" w:author="PR Preview" w:date="2026-01-01T00:00:00Z">
          <w:r>
            <w:rPr>
              <w:rStyle w:val="Hyperlink"/>
            </w:rPr>
            <w:t xml:space="preserve">https://en.wikipedia.org/wiki/Countable_set</w:t>
          </w:r>
        </w:ins>
      </w:hyperlink>
    </w:p>
    <w:bookmarkEnd w:id="106"/>
    <w:bookmarkStart w:id="108" w:name="ref-wikipedia_cantors_diagonal_argument"/>
    <w:p>
      <w:pPr>
        <w:pStyle w:val="Bibliography"/>
      </w:pPr>
      <w:ins w:id="1500" w:author="PR Preview" w:date="2026-01-01T00:00:00Z">
        <w:r>
          <w:t xml:space="preserve">[18]</w:t>
        </w:r>
      </w:ins>
      <w:ins w:id="1501" w:author="PR Preview" w:date="2026-01-01T00:00:00Z">
        <w:r>
          <w:t xml:space="preserve"> </w:t>
        </w:r>
      </w:ins>
      <w:ins w:id="1502" w:author="PR Preview" w:date="2026-01-01T00:00:00Z">
        <w:r>
          <w:t xml:space="preserve">	</w:t>
        </w:r>
      </w:ins>
      <w:ins w:id="1503" w:author="PR Preview" w:date="2026-01-01T00:00:00Z">
        <w:r>
          <w:t xml:space="preserve">Wikipedia contributors,</w:t>
        </w:r>
      </w:ins>
      <w:ins w:id="1504" w:author="PR Preview" w:date="2026-01-01T00:00:00Z">
        <w:r>
          <w:t xml:space="preserve"> </w:t>
        </w:r>
      </w:ins>
      <w:ins w:id="1505" w:author="PR Preview" w:date="2026-01-01T00:00:00Z">
        <w:r>
          <w:t xml:space="preserve">“Cantor’s diagonal argument —</w:t>
        </w:r>
      </w:ins>
      <w:ins w:id="1506" w:author="PR Preview" w:date="2026-01-01T00:00:00Z">
        <w:r>
          <w:t xml:space="preserve"> </w:t>
        </w:r>
      </w:ins>
      <w:ins w:id="1507" w:author="PR Preview" w:date="2026-01-01T00:00:00Z">
        <w:r>
          <w:t xml:space="preserve">Wikipedia</w:t>
        </w:r>
      </w:ins>
      <w:ins w:id="1508" w:author="PR Preview" w:date="2026-01-01T00:00:00Z">
        <w:r>
          <w:t xml:space="preserve">,</w:t>
        </w:r>
      </w:ins>
      <w:ins w:id="1509" w:author="PR Preview" w:date="2026-01-01T00:00:00Z">
        <w:r>
          <w:t xml:space="preserve"> </w:t>
        </w:r>
      </w:ins>
      <w:ins w:id="1510" w:author="PR Preview" w:date="2026-01-01T00:00:00Z">
        <w:r>
          <w:t xml:space="preserve">the free encyclopedia.”</w:t>
        </w:r>
      </w:ins>
      <w:ins w:id="1511" w:author="PR Preview" w:date="2026-01-01T00:00:00Z">
        <w:r>
          <w:t xml:space="preserve"> </w:t>
        </w:r>
      </w:ins>
      <w:ins w:id="1512" w:author="PR Preview" w:date="2026-01-01T00:00:00Z">
        <w:r>
          <w:t xml:space="preserve">2026. Available:</w:t>
        </w:r>
      </w:ins>
      <w:ins w:id="1513" w:author="PR Preview" w:date="2026-01-01T00:00:00Z">
        <w:r>
          <w:t xml:space="preserve"> </w:t>
        </w:r>
      </w:ins>
      <w:hyperlink r:id="rId107">
        <w:ins w:id="1514" w:author="PR Preview" w:date="2026-01-01T00:00:00Z">
          <w:r>
            <w:rPr>
              <w:rStyle w:val="Hyperlink"/>
            </w:rPr>
            <w:t xml:space="preserve">https://en.wikipedia.org/wiki/Cantor%27s_diagonal_argument</w:t>
          </w:r>
        </w:ins>
      </w:hyperlink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7" Type="http://schemas.openxmlformats.org/officeDocument/2006/relationships/hyperlink" Target="algebra-basics.html#def-absolute-value" TargetMode="External"/><Relationship Id="rId58" Type="http://schemas.openxmlformats.org/officeDocument/2006/relationships/hyperlink" Target="algebra-complex.html#def-complex-modulus" TargetMode="External"/><Relationship Id="rId87" Type="http://schemas.openxmlformats.org/officeDocument/2006/relationships/hyperlink" Target="https://doi.org/10.1007/978-1-4757-1645-0" TargetMode="External"/><Relationship Id="rId75" Type="http://schemas.openxmlformats.org/officeDocument/2006/relationships/hyperlink" Target="https://en.wikipedia.org/wiki/Binary_relation" TargetMode="External"/><Relationship Id="rId107" Type="http://schemas.openxmlformats.org/officeDocument/2006/relationships/hyperlink" Target="https://en.wikipedia.org/wiki/Cantor%27s_diagonal_argument" TargetMode="External"/><Relationship Id="rId101" Type="http://schemas.openxmlformats.org/officeDocument/2006/relationships/hyperlink" Target="https://en.wikipedia.org/wiki/Cardinality" TargetMode="External"/><Relationship Id="rId79" Type="http://schemas.openxmlformats.org/officeDocument/2006/relationships/hyperlink" Target="https://en.wikipedia.org/wiki/Codomain" TargetMode="External"/><Relationship Id="rId105" Type="http://schemas.openxmlformats.org/officeDocument/2006/relationships/hyperlink" Target="https://en.wikipedia.org/wiki/Countable_set" TargetMode="External"/><Relationship Id="rId77" Type="http://schemas.openxmlformats.org/officeDocument/2006/relationships/hyperlink" Target="https://en.wikipedia.org/wiki/Domain_of_a_function" TargetMode="External"/><Relationship Id="rId99" Type="http://schemas.openxmlformats.org/officeDocument/2006/relationships/hyperlink" Target="https://en.wikipedia.org/wiki/Finite_set" TargetMode="External"/><Relationship Id="rId73" Type="http://schemas.openxmlformats.org/officeDocument/2006/relationships/hyperlink" Target="https://en.wikipedia.org/wiki/Function_(mathematics)" TargetMode="External"/><Relationship Id="rId89" Type="http://schemas.openxmlformats.org/officeDocument/2006/relationships/hyperlink" Target="https://en.wikipedia.org/wiki/Function_composition" TargetMode="External"/><Relationship Id="rId95" Type="http://schemas.openxmlformats.org/officeDocument/2006/relationships/hyperlink" Target="https://en.wikipedia.org/wiki/Functional_(mathematics)" TargetMode="External"/><Relationship Id="rId85" Type="http://schemas.openxmlformats.org/officeDocument/2006/relationships/hyperlink" Target="https://en.wikipedia.org/wiki/Graph_of_a_function" TargetMode="External"/><Relationship Id="rId81" Type="http://schemas.openxmlformats.org/officeDocument/2006/relationships/hyperlink" Target="https://en.wikipedia.org/wiki/Image_(mathematics)" TargetMode="External"/><Relationship Id="rId103" Type="http://schemas.openxmlformats.org/officeDocument/2006/relationships/hyperlink" Target="https://en.wikipedia.org/wiki/Infinite_set" TargetMode="External"/><Relationship Id="rId91" Type="http://schemas.openxmlformats.org/officeDocument/2006/relationships/hyperlink" Target="https://en.wikipedia.org/wiki/Inverse_function" TargetMode="External"/><Relationship Id="rId93" Type="http://schemas.openxmlformats.org/officeDocument/2006/relationships/hyperlink" Target="https://en.wikipedia.org/wiki/Operator_(mathematics)" TargetMode="External"/><Relationship Id="rId83" Type="http://schemas.openxmlformats.org/officeDocument/2006/relationships/hyperlink" Target="https://en.wikipedia.org/wiki/Range_of_a_function" TargetMode="External"/><Relationship Id="rId97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65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64" Type="http://schemas.openxmlformats.org/officeDocument/2006/relationships/hyperlink" Target="number-systems.qmd#def-nonnegative-integers" TargetMode="External"/><Relationship Id="rId69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0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absolute-value" TargetMode="External"/><Relationship Id="rId58" Type="http://schemas.openxmlformats.org/officeDocument/2006/relationships/hyperlink" Target="algebra-complex.html#def-complex-modulus" TargetMode="External"/><Relationship Id="rId87" Type="http://schemas.openxmlformats.org/officeDocument/2006/relationships/hyperlink" Target="https://doi.org/10.1007/978-1-4757-1645-0" TargetMode="External"/><Relationship Id="rId75" Type="http://schemas.openxmlformats.org/officeDocument/2006/relationships/hyperlink" Target="https://en.wikipedia.org/wiki/Binary_relation" TargetMode="External"/><Relationship Id="rId107" Type="http://schemas.openxmlformats.org/officeDocument/2006/relationships/hyperlink" Target="https://en.wikipedia.org/wiki/Cantor%27s_diagonal_argument" TargetMode="External"/><Relationship Id="rId101" Type="http://schemas.openxmlformats.org/officeDocument/2006/relationships/hyperlink" Target="https://en.wikipedia.org/wiki/Cardinality" TargetMode="External"/><Relationship Id="rId79" Type="http://schemas.openxmlformats.org/officeDocument/2006/relationships/hyperlink" Target="https://en.wikipedia.org/wiki/Codomain" TargetMode="External"/><Relationship Id="rId105" Type="http://schemas.openxmlformats.org/officeDocument/2006/relationships/hyperlink" Target="https://en.wikipedia.org/wiki/Countable_set" TargetMode="External"/><Relationship Id="rId77" Type="http://schemas.openxmlformats.org/officeDocument/2006/relationships/hyperlink" Target="https://en.wikipedia.org/wiki/Domain_of_a_function" TargetMode="External"/><Relationship Id="rId99" Type="http://schemas.openxmlformats.org/officeDocument/2006/relationships/hyperlink" Target="https://en.wikipedia.org/wiki/Finite_set" TargetMode="External"/><Relationship Id="rId73" Type="http://schemas.openxmlformats.org/officeDocument/2006/relationships/hyperlink" Target="https://en.wikipedia.org/wiki/Function_(mathematics)" TargetMode="External"/><Relationship Id="rId89" Type="http://schemas.openxmlformats.org/officeDocument/2006/relationships/hyperlink" Target="https://en.wikipedia.org/wiki/Function_composition" TargetMode="External"/><Relationship Id="rId95" Type="http://schemas.openxmlformats.org/officeDocument/2006/relationships/hyperlink" Target="https://en.wikipedia.org/wiki/Functional_(mathematics)" TargetMode="External"/><Relationship Id="rId85" Type="http://schemas.openxmlformats.org/officeDocument/2006/relationships/hyperlink" Target="https://en.wikipedia.org/wiki/Graph_of_a_function" TargetMode="External"/><Relationship Id="rId81" Type="http://schemas.openxmlformats.org/officeDocument/2006/relationships/hyperlink" Target="https://en.wikipedia.org/wiki/Image_(mathematics)" TargetMode="External"/><Relationship Id="rId103" Type="http://schemas.openxmlformats.org/officeDocument/2006/relationships/hyperlink" Target="https://en.wikipedia.org/wiki/Infinite_set" TargetMode="External"/><Relationship Id="rId91" Type="http://schemas.openxmlformats.org/officeDocument/2006/relationships/hyperlink" Target="https://en.wikipedia.org/wiki/Inverse_function" TargetMode="External"/><Relationship Id="rId93" Type="http://schemas.openxmlformats.org/officeDocument/2006/relationships/hyperlink" Target="https://en.wikipedia.org/wiki/Operator_(mathematics)" TargetMode="External"/><Relationship Id="rId83" Type="http://schemas.openxmlformats.org/officeDocument/2006/relationships/hyperlink" Target="https://en.wikipedia.org/wiki/Range_of_a_function" TargetMode="External"/><Relationship Id="rId97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65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64" Type="http://schemas.openxmlformats.org/officeDocument/2006/relationships/hyperlink" Target="number-systems.qmd#def-nonnegative-integers" TargetMode="External"/><Relationship Id="rId69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0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2026-10-18T08:34:25Z</dcterms:created>
  <dcterms:modified xsi:type="dcterms:W3CDTF">2026-10-18T08:34:25Z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