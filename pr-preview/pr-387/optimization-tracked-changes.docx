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 (A minimizer has derivative zero)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g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18">
        <w:del w:id="10" w:author="PR Preview" w:date="2026-01-01T00:00:00Z">
          <w:r>
            <w:rPr>
              <w:rStyle w:val="Hyperlink"/>
            </w:rPr>
            <w:delText xml:space="preserve">real</w:delText>
          </w:r>
        </w:del>
      </w:hyperlink>
      <w:del w:id="11" w:author="PR Preview" w:date="2026-01-01T00:00:00Z">
        <w:r>
          <w:delText xml:space="preserve">-valued function on an</w:delText>
        </w:r>
      </w:del>
      <w:del w:id="12" w:author="PR Preview" w:date="2026-01-01T00:00:00Z">
        <w:r>
          <w:delText xml:space="preserve"> </w:delText>
        </w:r>
      </w:del>
      <w:hyperlink r:id="rId19">
        <w:del w:id="13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containing</w:delText>
        </w:r>
      </w:del>
      <w:del w:id="16" w:author="PR Preview" w:date="2026-01-01T00:00:00Z">
        <w:r>
          <w:delText xml:space="preserve"> </w:delText>
        </w:r>
      </w:del>
      <m:oMath>
        <m:r>
          <m:t>c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let</w:delText>
        </w:r>
      </w:del>
      <w:del w:id="20" w:author="PR Preview" w:date="2026-01-01T00:00:00Z">
        <w:r>
          <w:delText xml:space="preserve"> </w:delText>
        </w:r>
      </w:del>
      <m:oMath>
        <m:r>
          <m:t>g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be</w:delText>
        </w:r>
      </w:del>
      <w:del w:id="23" w:author="PR Preview" w:date="2026-01-01T00:00:00Z">
        <w:r>
          <w:delText xml:space="preserve"> </w:delText>
        </w:r>
      </w:del>
      <w:hyperlink r:id="rId20">
        <w:del w:id="24" w:author="PR Preview" w:date="2026-01-01T00:00:00Z">
          <w:r>
            <w:rPr>
              <w:rStyle w:val="Hyperlink"/>
            </w:rPr>
            <w:delText xml:space="preserve">differentiable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at</w:delText>
        </w:r>
      </w:del>
      <w:del w:id="27" w:author="PR Preview" w:date="2026-01-01T00:00:00Z">
        <w:r>
          <w:delText xml:space="preserve"> </w:delText>
        </w:r>
      </w:del>
      <m:oMath>
        <m:r>
          <m:t>c</m:t>
        </m:r>
      </m:oMath>
      <w:del w:id="28" w:author="PR Preview" w:date="2026-01-01T00:00:00Z">
        <w:r>
          <w:delText xml:space="preserve">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</w:delText>
        </w:r>
      </w:del>
      <w:del w:id="31" w:author="PR Preview" w:date="2026-01-01T00:00:00Z">
        <w:r>
          <w:delText xml:space="preserve"> </w:delText>
        </w:r>
      </w:del>
      <m:oMath>
        <m:r>
          <m:t>c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a</w:delText>
        </w:r>
      </w:del>
      <w:del w:id="34" w:author="PR Preview" w:date="2026-01-01T00:00:00Z">
        <w:r>
          <w:delText xml:space="preserve"> </w:delText>
        </w:r>
      </w:del>
      <w:hyperlink r:id="rId21">
        <w:del w:id="35" w:author="PR Preview" w:date="2026-01-01T00:00:00Z">
          <w:r>
            <w:rPr>
              <w:rStyle w:val="Hyperlink"/>
            </w:rPr>
            <w:delText xml:space="preserve">local minimizer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g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then</w:delText>
        </w:r>
      </w:del>
      <w:del w:id="4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3" w:author="PR Preview" w:date="2026-01-01T00:00:00Z">
        <w:r>
          <w:delText xml:space="preserve">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(Wikipedia contributors 2026e)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Theorem 1 (A minimizer has derivative zero)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Let</w:t>
        </w:r>
      </w:ins>
      <w:ins w:id="49" w:author="PR Preview" w:date="2026-01-01T00:00:00Z">
        <w:r>
          <w:t xml:space="preserve"> </w:t>
        </w:r>
      </w:ins>
      <m:oMath>
        <m:r>
          <m:t>g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be a</w:t>
        </w:r>
      </w:ins>
      <w:ins w:id="52" w:author="PR Preview" w:date="2026-01-01T00:00:00Z">
        <w:r>
          <w:t xml:space="preserve"> </w:t>
        </w:r>
      </w:ins>
      <w:hyperlink r:id="rId18">
        <w:ins w:id="53" w:author="PR Preview" w:date="2026-01-01T00:00:00Z">
          <w:r>
            <w:rPr>
              <w:rStyle w:val="Hyperlink"/>
            </w:rPr>
            <w:t xml:space="preserve">real</w:t>
          </w:r>
        </w:ins>
      </w:hyperlink>
      <w:ins w:id="54" w:author="PR Preview" w:date="2026-01-01T00:00:00Z">
        <w:r>
          <w:t xml:space="preserve">-valued function on an</w:t>
        </w:r>
      </w:ins>
      <w:ins w:id="55" w:author="PR Preview" w:date="2026-01-01T00:00:00Z">
        <w:r>
          <w:t xml:space="preserve"> </w:t>
        </w:r>
      </w:ins>
      <w:hyperlink r:id="rId19">
        <w:ins w:id="56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containing</w:t>
        </w:r>
      </w:ins>
      <w:ins w:id="59" w:author="PR Preview" w:date="2026-01-01T00:00:00Z">
        <w:r>
          <w:t xml:space="preserve"> </w:t>
        </w:r>
      </w:ins>
      <m:oMath>
        <m:r>
          <m:t>c</m:t>
        </m:r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 let</w:t>
        </w:r>
      </w:ins>
      <w:ins w:id="63" w:author="PR Preview" w:date="2026-01-01T00:00:00Z">
        <w:r>
          <w:t xml:space="preserve"> </w:t>
        </w:r>
      </w:ins>
      <m:oMath>
        <m:r>
          <m:t>g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be</w:t>
        </w:r>
      </w:ins>
      <w:ins w:id="66" w:author="PR Preview" w:date="2026-01-01T00:00:00Z">
        <w:r>
          <w:t xml:space="preserve"> </w:t>
        </w:r>
      </w:ins>
      <w:hyperlink r:id="rId20">
        <w:ins w:id="67" w:author="PR Preview" w:date="2026-01-01T00:00:00Z">
          <w:r>
            <w:rPr>
              <w:rStyle w:val="Hyperlink"/>
            </w:rPr>
            <w:t xml:space="preserve">differentiable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at</w:t>
        </w:r>
      </w:ins>
      <w:ins w:id="70" w:author="PR Preview" w:date="2026-01-01T00:00:00Z">
        <w:r>
          <w:t xml:space="preserve"> </w:t>
        </w:r>
      </w:ins>
      <m:oMath>
        <m:r>
          <m:t>c</m:t>
        </m:r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If</w:t>
        </w:r>
      </w:ins>
      <w:ins w:id="74" w:author="PR Preview" w:date="2026-01-01T00:00:00Z">
        <w:r>
          <w:t xml:space="preserve"> </w:t>
        </w:r>
      </w:ins>
      <m:oMath>
        <m:r>
          <m:t>c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a</w:t>
        </w:r>
      </w:ins>
      <w:ins w:id="77" w:author="PR Preview" w:date="2026-01-01T00:00:00Z">
        <w:r>
          <w:t xml:space="preserve"> </w:t>
        </w:r>
      </w:ins>
      <w:hyperlink r:id="rId21">
        <w:ins w:id="78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of</w:t>
        </w:r>
      </w:ins>
      <w:ins w:id="81" w:author="PR Preview" w:date="2026-01-01T00:00:00Z">
        <w:r>
          <w:t xml:space="preserve"> </w:t>
        </w:r>
      </w:ins>
      <m:oMath>
        <m:r>
          <m:t>g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then</w:t>
        </w:r>
      </w:ins>
      <w:ins w:id="8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[2]</w:t>
        </w:r>
      </w:ins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89" w:author="PR Preview" w:date="2026-01-01T00:00:00Z">
        <w:r>
          <w:rPr>
            <w:rStyle w:val="ImportTok"/>
          </w:rPr>
          <w:delText xml:space="preserve">import</w:delText>
        </w:r>
      </w:del>
      <w:del w:id="90" w:author="PR Preview" w:date="2026-01-01T00:00:00Z">
        <w:r>
          <w:rPr>
            <w:rStyle w:val="NormalTok"/>
          </w:rPr>
          <w:delText xml:space="preserve"> numpy </w:delText>
        </w:r>
      </w:del>
      <w:del w:id="91" w:author="PR Preview" w:date="2026-01-01T00:00:00Z">
        <w:r>
          <w:rPr>
            <w:rStyle w:val="ImportTok"/>
          </w:rPr>
          <w:delText xml:space="preserve">as</w:delText>
        </w:r>
      </w:del>
      <w:del w:id="92" w:author="PR Preview" w:date="2026-01-01T00:00:00Z">
        <w:r>
          <w:rPr>
            <w:rStyle w:val="NormalTok"/>
          </w:rPr>
          <w:delText xml:space="preserve"> np</w:delText>
        </w:r>
      </w:del>
      <w:del w:id="93" w:author="PR Preview" w:date="2026-01-01T00:00:00Z">
        <w:r>
          <w:br/>
        </w:r>
      </w:del>
      <w:del w:id="94" w:author="PR Preview" w:date="2026-01-01T00:00:00Z">
        <w:r>
          <w:rPr>
            <w:rStyle w:val="ImportTok"/>
          </w:rPr>
          <w:delText xml:space="preserve">import</w:delText>
        </w:r>
      </w:del>
      <w:del w:id="95" w:author="PR Preview" w:date="2026-01-01T00:00:00Z">
        <w:r>
          <w:rPr>
            <w:rStyle w:val="NormalTok"/>
          </w:rPr>
          <w:delText xml:space="preserve"> pandas </w:delText>
        </w:r>
      </w:del>
      <w:del w:id="96" w:author="PR Preview" w:date="2026-01-01T00:00:00Z">
        <w:r>
          <w:rPr>
            <w:rStyle w:val="ImportTok"/>
          </w:rPr>
          <w:delText xml:space="preserve">as</w:delText>
        </w:r>
      </w:del>
      <w:del w:id="97" w:author="PR Preview" w:date="2026-01-01T00:00:00Z">
        <w:r>
          <w:rPr>
            <w:rStyle w:val="NormalTok"/>
          </w:rPr>
          <w:delText xml:space="preserve"> pd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br/>
        </w:r>
      </w:del>
      <w:del w:id="100" w:author="PR Preview" w:date="2026-01-01T00:00:00Z">
        <w:r>
          <w:rPr>
            <w:rStyle w:val="NormalTok"/>
          </w:rPr>
          <w:delText xml:space="preserve">auto </w:delText>
        </w:r>
      </w:del>
      <w:del w:id="101" w:author="PR Preview" w:date="2026-01-01T00:00:00Z">
        <w:r>
          <w:rPr>
            <w:rStyle w:val="OperatorTok"/>
          </w:rPr>
          <w:delText xml:space="preserve">=</w:delText>
        </w:r>
      </w:del>
      <w:del w:id="102" w:author="PR Preview" w:date="2026-01-01T00:00:00Z">
        <w:r>
          <w:rPr>
            <w:rStyle w:val="NormalTok"/>
          </w:rPr>
          <w:delText xml:space="preserve"> pd.read_csv(</w:delText>
        </w:r>
      </w:del>
      <w:del w:id="103" w:author="PR Preview" w:date="2026-01-01T00:00:00Z">
        <w:r>
          <w:rPr>
            <w:rStyle w:val="StringTok"/>
          </w:rPr>
          <w:delText xml:space="preserve">"data/auto.csv"</w:delText>
        </w:r>
      </w:del>
      <w:del w:id="104" w:author="PR Preview" w:date="2026-01-01T00:00:00Z">
        <w:r>
          <w:rPr>
            <w:rStyle w:val="NormalTok"/>
          </w:rPr>
          <w:delText xml:space="preserve">)</w:delText>
        </w:r>
      </w:del>
      <w:del w:id="105" w:author="PR Preview" w:date="2026-01-01T00:00:00Z">
        <w:r>
          <w:br/>
        </w:r>
      </w:del>
      <w:del w:id="106" w:author="PR Preview" w:date="2026-01-01T00:00:00Z">
        <w:r>
          <w:rPr>
            <w:rStyle w:val="NormalTok"/>
          </w:rPr>
          <w:delText xml:space="preserve">y </w:delText>
        </w:r>
      </w:del>
      <w:del w:id="107" w:author="PR Preview" w:date="2026-01-01T00:00:00Z">
        <w:r>
          <w:rPr>
            <w:rStyle w:val="OperatorTok"/>
          </w:rPr>
          <w:delText xml:space="preserve">=</w:delText>
        </w:r>
      </w:del>
      <w:del w:id="108" w:author="PR Preview" w:date="2026-01-01T00:00:00Z">
        <w:r>
          <w:rPr>
            <w:rStyle w:val="NormalTok"/>
          </w:rPr>
          <w:delText xml:space="preserve"> auto[</w:delText>
        </w:r>
      </w:del>
      <w:del w:id="109" w:author="PR Preview" w:date="2026-01-01T00:00:00Z">
        <w:r>
          <w:rPr>
            <w:rStyle w:val="StringTok"/>
          </w:rPr>
          <w:delText xml:space="preserve">"mpg"</w:delText>
        </w:r>
      </w:del>
      <w:del w:id="110" w:author="PR Preview" w:date="2026-01-01T00:00:00Z">
        <w:r>
          <w:rPr>
            <w:rStyle w:val="NormalTok"/>
          </w:rPr>
          <w:delText xml:space="preserve">].to_numpy(dtype</w:delText>
        </w:r>
      </w:del>
      <w:del w:id="111" w:author="PR Preview" w:date="2026-01-01T00:00:00Z">
        <w:r>
          <w:rPr>
            <w:rStyle w:val="OperatorTok"/>
          </w:rPr>
          <w:delText xml:space="preserve">=</w:delText>
        </w:r>
      </w:del>
      <w:del w:id="112" w:author="PR Preview" w:date="2026-01-01T00:00:00Z">
        <w:r>
          <w:rPr>
            <w:rStyle w:val="BuiltInTok"/>
          </w:rPr>
          <w:delText xml:space="preserve">float</w:delText>
        </w:r>
      </w:del>
      <w:del w:id="113" w:author="PR Preview" w:date="2026-01-01T00:00:00Z">
        <w:r>
          <w:rPr>
            <w:rStyle w:val="NormalTok"/>
          </w:rPr>
          <w:delText xml:space="preserve">)</w:delText>
        </w:r>
      </w:del>
      <w:del w:id="114" w:author="PR Preview" w:date="2026-01-01T00:00:00Z">
        <w:r>
          <w:br/>
        </w:r>
      </w:del>
      <w:del w:id="115" w:author="PR Preview" w:date="2026-01-01T00:00:00Z">
        <w:r>
          <w:rPr>
            <w:rStyle w:val="NormalTok"/>
          </w:rPr>
          <w:delText xml:space="preserve">X </w:delText>
        </w:r>
      </w:del>
      <w:del w:id="116" w:author="PR Preview" w:date="2026-01-01T00:00:00Z">
        <w:r>
          <w:rPr>
            <w:rStyle w:val="OperatorTok"/>
          </w:rPr>
          <w:delText xml:space="preserve">=</w:delText>
        </w:r>
      </w:del>
      <w:del w:id="117" w:author="PR Preview" w:date="2026-01-01T00:00:00Z">
        <w:r>
          <w:rPr>
            <w:rStyle w:val="NormalTok"/>
          </w:rPr>
          <w:delText xml:space="preserve"> np.column_stack([np.ones(</w:delText>
        </w:r>
      </w:del>
      <w:del w:id="118" w:author="PR Preview" w:date="2026-01-01T00:00:00Z">
        <w:r>
          <w:rPr>
            <w:rStyle w:val="BuiltInTok"/>
          </w:rPr>
          <w:delText xml:space="preserve">len</w:delText>
        </w:r>
      </w:del>
      <w:del w:id="119" w:author="PR Preview" w:date="2026-01-01T00:00:00Z">
        <w:r>
          <w:rPr>
            <w:rStyle w:val="NormalTok"/>
          </w:rPr>
          <w:delText xml:space="preserve">(auto)), auto[</w:delText>
        </w:r>
      </w:del>
      <w:del w:id="120" w:author="PR Preview" w:date="2026-01-01T00:00:00Z">
        <w:r>
          <w:rPr>
            <w:rStyle w:val="StringTok"/>
          </w:rPr>
          <w:delText xml:space="preserve">"horsepower"</w:delText>
        </w:r>
      </w:del>
      <w:del w:id="121" w:author="PR Preview" w:date="2026-01-01T00:00:00Z">
        <w:r>
          <w:rPr>
            <w:rStyle w:val="NormalTok"/>
          </w:rPr>
          <w:delText xml:space="preserve">].to_numpy(dtype</w:delText>
        </w:r>
      </w:del>
      <w:del w:id="122" w:author="PR Preview" w:date="2026-01-01T00:00:00Z">
        <w:r>
          <w:rPr>
            <w:rStyle w:val="OperatorTok"/>
          </w:rPr>
          <w:delText xml:space="preserve">=</w:delText>
        </w:r>
      </w:del>
      <w:del w:id="123" w:author="PR Preview" w:date="2026-01-01T00:00:00Z">
        <w:r>
          <w:rPr>
            <w:rStyle w:val="BuiltInTok"/>
          </w:rPr>
          <w:delText xml:space="preserve">float</w:delText>
        </w:r>
      </w:del>
      <w:del w:id="124" w:author="PR Preview" w:date="2026-01-01T00:00:00Z">
        <w:r>
          <w:rPr>
            <w:rStyle w:val="NormalTok"/>
          </w:rPr>
          <w:delText xml:space="preserve">)])</w:delText>
        </w:r>
      </w:del>
      <w:del w:id="125" w:author="PR Preview" w:date="2026-01-01T00:00:00Z">
        <w:r>
          <w:br/>
        </w:r>
      </w:del>
      <w:del w:id="126" w:author="PR Preview" w:date="2026-01-01T00:00:00Z">
        <w:r>
          <w:br/>
        </w:r>
      </w:del>
      <w:del w:id="127" w:author="PR Preview" w:date="2026-01-01T00:00:00Z">
        <w:r>
          <w:rPr>
            <w:rStyle w:val="KeywordTok"/>
          </w:rPr>
          <w:delText xml:space="preserve">def</w:delText>
        </w:r>
      </w:del>
      <w:del w:id="128" w:author="PR Preview" w:date="2026-01-01T00:00:00Z">
        <w:r>
          <w:rPr>
            <w:rStyle w:val="NormalTok"/>
          </w:rPr>
          <w:delText xml:space="preserve"> grad(beta):</w:delText>
        </w:r>
      </w:del>
      <w:del w:id="129" w:author="PR Preview" w:date="2026-01-01T00:00:00Z">
        <w:r>
          <w:br/>
        </w:r>
      </w:del>
      <w:del w:id="130" w:author="PR Preview" w:date="2026-01-01T00:00:00Z">
        <w:r>
          <w:rPr>
            <w:rStyle w:val="NormalTok"/>
          </w:rPr>
          <w:delText xml:space="preserve">    </w:delText>
        </w:r>
      </w:del>
      <w:del w:id="131" w:author="PR Preview" w:date="2026-01-01T00:00:00Z">
        <w:r>
          <w:rPr>
            <w:rStyle w:val="ControlFlowTok"/>
          </w:rPr>
          <w:delText xml:space="preserve">return</w:delText>
        </w:r>
      </w:del>
      <w:del w:id="132" w:author="PR Preview" w:date="2026-01-01T00:00:00Z">
        <w:r>
          <w:rPr>
            <w:rStyle w:val="NormalTok"/>
          </w:rPr>
          <w:delText xml:space="preserve"> </w:delText>
        </w:r>
      </w:del>
      <w:del w:id="133" w:author="PR Preview" w:date="2026-01-01T00:00:00Z">
        <w:r>
          <w:rPr>
            <w:rStyle w:val="OperatorTok"/>
          </w:rPr>
          <w:delText xml:space="preserve">-</w:delText>
        </w:r>
      </w:del>
      <w:del w:id="134" w:author="PR Preview" w:date="2026-01-01T00:00:00Z">
        <w:r>
          <w:rPr>
            <w:rStyle w:val="DecValTok"/>
          </w:rPr>
          <w:delText xml:space="preserve">2</w:delText>
        </w:r>
      </w:del>
      <w:del w:id="135" w:author="PR Preview" w:date="2026-01-01T00:00:00Z">
        <w:r>
          <w:rPr>
            <w:rStyle w:val="NormalTok"/>
          </w:rPr>
          <w:delText xml:space="preserve"> </w:delText>
        </w:r>
      </w:del>
      <w:del w:id="136" w:author="PR Preview" w:date="2026-01-01T00:00:00Z">
        <w:r>
          <w:rPr>
            <w:rStyle w:val="OperatorTok"/>
          </w:rPr>
          <w:delText xml:space="preserve">*</w:delText>
        </w:r>
      </w:del>
      <w:del w:id="137" w:author="PR Preview" w:date="2026-01-01T00:00:00Z">
        <w:r>
          <w:rPr>
            <w:rStyle w:val="NormalTok"/>
          </w:rPr>
          <w:delText xml:space="preserve"> X.T </w:delText>
        </w:r>
      </w:del>
      <w:del w:id="138" w:author="PR Preview" w:date="2026-01-01T00:00:00Z">
        <w:r>
          <w:rPr>
            <w:rStyle w:val="OperatorTok"/>
          </w:rPr>
          <w:delText xml:space="preserve">@</w:delText>
        </w:r>
      </w:del>
      <w:del w:id="139" w:author="PR Preview" w:date="2026-01-01T00:00:00Z">
        <w:r>
          <w:rPr>
            <w:rStyle w:val="NormalTok"/>
          </w:rPr>
          <w:delText xml:space="preserve"> (y </w:delText>
        </w:r>
      </w:del>
      <w:del w:id="140" w:author="PR Preview" w:date="2026-01-01T00:00:00Z">
        <w:r>
          <w:rPr>
            <w:rStyle w:val="OperatorTok"/>
          </w:rPr>
          <w:delText xml:space="preserve">-</w:delText>
        </w:r>
      </w:del>
      <w:del w:id="141" w:author="PR Preview" w:date="2026-01-01T00:00:00Z">
        <w:r>
          <w:rPr>
            <w:rStyle w:val="NormalTok"/>
          </w:rPr>
          <w:delText xml:space="preserve"> X </w:delText>
        </w:r>
      </w:del>
      <w:del w:id="142" w:author="PR Preview" w:date="2026-01-01T00:00:00Z">
        <w:r>
          <w:rPr>
            <w:rStyle w:val="OperatorTok"/>
          </w:rPr>
          <w:delText xml:space="preserve">@</w:delText>
        </w:r>
      </w:del>
      <w:del w:id="143" w:author="PR Preview" w:date="2026-01-01T00:00:00Z">
        <w:r>
          <w:rPr>
            <w:rStyle w:val="NormalTok"/>
          </w:rPr>
          <w:delText xml:space="preserve"> beta)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br/>
        </w:r>
      </w:del>
      <w:del w:id="146" w:author="PR Preview" w:date="2026-01-01T00:00:00Z">
        <w:r>
          <w:rPr>
            <w:rStyle w:val="NormalTok"/>
          </w:rPr>
          <w:delText xml:space="preserve">beta_hat </w:delText>
        </w:r>
      </w:del>
      <w:del w:id="147" w:author="PR Preview" w:date="2026-01-01T00:00:00Z">
        <w:r>
          <w:rPr>
            <w:rStyle w:val="OperatorTok"/>
          </w:rPr>
          <w:delText xml:space="preserve">=</w:delText>
        </w:r>
      </w:del>
      <w:del w:id="148" w:author="PR Preview" w:date="2026-01-01T00:00:00Z">
        <w:r>
          <w:rPr>
            <w:rStyle w:val="NormalTok"/>
          </w:rPr>
          <w:delText xml:space="preserve"> np.linalg.solve(X.T </w:delText>
        </w:r>
      </w:del>
      <w:del w:id="149" w:author="PR Preview" w:date="2026-01-01T00:00:00Z">
        <w:r>
          <w:rPr>
            <w:rStyle w:val="OperatorTok"/>
          </w:rPr>
          <w:delText xml:space="preserve">@</w:delText>
        </w:r>
      </w:del>
      <w:del w:id="150" w:author="PR Preview" w:date="2026-01-01T00:00:00Z">
        <w:r>
          <w:rPr>
            <w:rStyle w:val="NormalTok"/>
          </w:rPr>
          <w:delText xml:space="preserve"> X, X.T </w:delText>
        </w:r>
      </w:del>
      <w:del w:id="151" w:author="PR Preview" w:date="2026-01-01T00:00:00Z">
        <w:r>
          <w:rPr>
            <w:rStyle w:val="OperatorTok"/>
          </w:rPr>
          <w:delText xml:space="preserve">@</w:delText>
        </w:r>
      </w:del>
      <w:del w:id="152" w:author="PR Preview" w:date="2026-01-01T00:00:00Z">
        <w:r>
          <w:rPr>
            <w:rStyle w:val="NormalTok"/>
          </w:rPr>
          <w:delText xml:space="preserve"> y)</w:delText>
        </w:r>
      </w:del>
      <w:del w:id="153" w:author="PR Preview" w:date="2026-01-01T00:00:00Z">
        <w:r>
          <w:br/>
        </w:r>
      </w:del>
      <w:del w:id="154" w:author="PR Preview" w:date="2026-01-01T00:00:00Z">
        <w:r>
          <w:rPr>
            <w:rStyle w:val="NormalTok"/>
          </w:rPr>
          <w:delText xml:space="preserve">grad_hat </w:delText>
        </w:r>
      </w:del>
      <w:del w:id="155" w:author="PR Preview" w:date="2026-01-01T00:00:00Z">
        <w:r>
          <w:rPr>
            <w:rStyle w:val="OperatorTok"/>
          </w:rPr>
          <w:delText xml:space="preserve">=</w:delText>
        </w:r>
      </w:del>
      <w:del w:id="156" w:author="PR Preview" w:date="2026-01-01T00:00:00Z">
        <w:r>
          <w:rPr>
            <w:rStyle w:val="NormalTok"/>
          </w:rPr>
          <w:delText xml:space="preserve"> grad(beta_hat)</w:delText>
        </w:r>
      </w:del>
      <w:del w:id="157" w:author="PR Preview" w:date="2026-01-01T00:00:00Z">
        <w:r>
          <w:br/>
        </w:r>
      </w:del>
      <w:del w:id="158" w:author="PR Preview" w:date="2026-01-01T00:00:00Z">
        <w:r>
          <w:rPr>
            <w:rStyle w:val="NormalTok"/>
          </w:rPr>
          <w:delText xml:space="preserve">grad_zero </w:delText>
        </w:r>
      </w:del>
      <w:del w:id="159" w:author="PR Preview" w:date="2026-01-01T00:00:00Z">
        <w:r>
          <w:rPr>
            <w:rStyle w:val="OperatorTok"/>
          </w:rPr>
          <w:delText xml:space="preserve">=</w:delText>
        </w:r>
      </w:del>
      <w:del w:id="160" w:author="PR Preview" w:date="2026-01-01T00:00:00Z">
        <w:r>
          <w:rPr>
            <w:rStyle w:val="NormalTok"/>
          </w:rPr>
          <w:delText xml:space="preserve"> grad(np.zeros(</w:delText>
        </w:r>
      </w:del>
      <w:del w:id="161" w:author="PR Preview" w:date="2026-01-01T00:00:00Z">
        <w:r>
          <w:rPr>
            <w:rStyle w:val="DecValTok"/>
          </w:rPr>
          <w:delText xml:space="preserve">2</w:delText>
        </w:r>
      </w:del>
      <w:del w:id="162" w:author="PR Preview" w:date="2026-01-01T00:00:00Z">
        <w:r>
          <w:rPr>
            <w:rStyle w:val="NormalTok"/>
          </w:rPr>
          <w:delText xml:space="preserve">))</w:delText>
        </w:r>
      </w:del>
      <w:del w:id="163" w:author="PR Preview" w:date="2026-01-01T00:00:00Z">
        <w:r>
          <w:br/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NormalTok"/>
          </w:rPr>
          <w:delText xml:space="preserve">pd.DataFrame(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NormalTok"/>
          </w:rPr>
          <w:delText xml:space="preserve">    {</w:delText>
        </w:r>
      </w:del>
      <w:del w:id="168" w:author="PR Preview" w:date="2026-01-01T00:00:00Z">
        <w:r>
          <w:rPr>
            <w:rStyle w:val="StringTok"/>
          </w:rPr>
          <w:delText xml:space="preserve">"beta"</w:delText>
        </w:r>
      </w:del>
      <w:del w:id="169" w:author="PR Preview" w:date="2026-01-01T00:00:00Z">
        <w:r>
          <w:rPr>
            <w:rStyle w:val="NormalTok"/>
          </w:rPr>
          <w:delText xml:space="preserve">: [beta_hat, np.zeros(</w:delText>
        </w:r>
      </w:del>
      <w:del w:id="170" w:author="PR Preview" w:date="2026-01-01T00:00:00Z">
        <w:r>
          <w:rPr>
            <w:rStyle w:val="DecValTok"/>
          </w:rPr>
          <w:delText xml:space="preserve">2</w:delText>
        </w:r>
      </w:del>
      <w:del w:id="171" w:author="PR Preview" w:date="2026-01-01T00:00:00Z">
        <w:r>
          <w:rPr>
            <w:rStyle w:val="NormalTok"/>
          </w:rPr>
          <w:delText xml:space="preserve">)], </w:delText>
        </w:r>
      </w:del>
      <w:del w:id="172" w:author="PR Preview" w:date="2026-01-01T00:00:00Z">
        <w:r>
          <w:rPr>
            <w:rStyle w:val="StringTok"/>
          </w:rPr>
          <w:delText xml:space="preserve">"gradient"</w:delText>
        </w:r>
      </w:del>
      <w:del w:id="173" w:author="PR Preview" w:date="2026-01-01T00:00:00Z">
        <w:r>
          <w:rPr>
            <w:rStyle w:val="NormalTok"/>
          </w:rPr>
          <w:delText xml:space="preserve">: [grad_hat, grad_zero]},</w:delText>
        </w:r>
      </w:del>
      <w:del w:id="174" w:author="PR Preview" w:date="2026-01-01T00:00:00Z">
        <w:r>
          <w:br/>
        </w:r>
      </w:del>
      <w:del w:id="175" w:author="PR Preview" w:date="2026-01-01T00:00:00Z">
        <w:r>
          <w:rPr>
            <w:rStyle w:val="NormalTok"/>
          </w:rPr>
          <w:delText xml:space="preserve">    index</w:delText>
        </w:r>
      </w:del>
      <w:del w:id="176" w:author="PR Preview" w:date="2026-01-01T00:00:00Z">
        <w:r>
          <w:rPr>
            <w:rStyle w:val="OperatorTok"/>
          </w:rPr>
          <w:delText xml:space="preserve">=</w:delText>
        </w:r>
      </w:del>
      <w:del w:id="177" w:author="PR Preview" w:date="2026-01-01T00:00:00Z">
        <w:r>
          <w:rPr>
            <w:rStyle w:val="NormalTok"/>
          </w:rPr>
          <w:delText xml:space="preserve">[</w:delText>
        </w:r>
      </w:del>
      <w:del w:id="178" w:author="PR Preview" w:date="2026-01-01T00:00:00Z">
        <w:r>
          <w:rPr>
            <w:rStyle w:val="StringTok"/>
          </w:rPr>
          <w:delText xml:space="preserve">"solution"</w:delText>
        </w:r>
      </w:del>
      <w:del w:id="179" w:author="PR Preview" w:date="2026-01-01T00:00:00Z">
        <w:r>
          <w:rPr>
            <w:rStyle w:val="NormalTok"/>
          </w:rPr>
          <w:delText xml:space="preserve">, </w:delText>
        </w:r>
      </w:del>
      <w:del w:id="180" w:author="PR Preview" w:date="2026-01-01T00:00:00Z">
        <w:r>
          <w:rPr>
            <w:rStyle w:val="StringTok"/>
          </w:rPr>
          <w:delText xml:space="preserve">"zero vector"</w:delText>
        </w:r>
      </w:del>
      <w:del w:id="181" w:author="PR Preview" w:date="2026-01-01T00:00:00Z">
        <w:r>
          <w:rPr>
            <w:rStyle w:val="NormalTok"/>
          </w:rPr>
          <w:delText xml:space="preserve">],</w:delText>
        </w:r>
      </w:del>
      <w:del w:id="182" w:author="PR Preview" w:date="2026-01-01T00:00:00Z">
        <w:r>
          <w:br/>
        </w:r>
      </w:del>
      <w:del w:id="183" w:author="PR Preview" w:date="2026-01-01T00:00:00Z">
        <w:r>
          <w:rPr>
            <w:rStyle w:val="NormalTok"/>
          </w:rPr>
          <w:delText xml:space="preserve">)</w:delText>
        </w:r>
      </w:del>
      <w:del w:id="184" w:author="PR Preview" w:date="2026-01-01T00:00:00Z">
        <w:r>
          <w:br/>
        </w:r>
      </w:del>
      <w:del w:id="185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86" w:author="PR Preview" w:date="2026-01-01T00:00:00Z">
        <w:r>
          <w:br/>
        </w:r>
      </w:del>
      <w:del w:id="187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88" w:author="PR Preview" w:date="2026-01-01T00:00:00Z">
        <w:r>
          <w:br/>
        </w:r>
      </w:del>
      <w:del w:id="189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90" w:author="PR Preview" w:date="2026-01-01T00:00:00Z">
        <w:r>
          <w:rPr>
            <w:rStyle w:val="ImportTok"/>
          </w:rPr>
          <w:t xml:space="preserve">import</w:t>
        </w:r>
      </w:ins>
      <w:ins w:id="191" w:author="PR Preview" w:date="2026-01-01T00:00:00Z">
        <w:r>
          <w:rPr>
            <w:rStyle w:val="NormalTok"/>
          </w:rPr>
          <w:t xml:space="preserve"> numpy </w:t>
        </w:r>
      </w:ins>
      <w:ins w:id="192" w:author="PR Preview" w:date="2026-01-01T00:00:00Z">
        <w:r>
          <w:rPr>
            <w:rStyle w:val="ImportTok"/>
          </w:rPr>
          <w:t xml:space="preserve">as</w:t>
        </w:r>
      </w:ins>
      <w:ins w:id="193" w:author="PR Preview" w:date="2026-01-01T00:00:00Z">
        <w:r>
          <w:rPr>
            <w:rStyle w:val="NormalTok"/>
          </w:rPr>
          <w:t xml:space="preserve"> np</w:t>
        </w:r>
      </w:ins>
      <w:ins w:id="194" w:author="PR Preview" w:date="2026-01-01T00:00:00Z">
        <w:r>
          <w:br/>
        </w:r>
      </w:ins>
      <w:ins w:id="195" w:author="PR Preview" w:date="2026-01-01T00:00:00Z">
        <w:r>
          <w:rPr>
            <w:rStyle w:val="ImportTok"/>
          </w:rPr>
          <w:t xml:space="preserve">import</w:t>
        </w:r>
      </w:ins>
      <w:ins w:id="196" w:author="PR Preview" w:date="2026-01-01T00:00:00Z">
        <w:r>
          <w:rPr>
            <w:rStyle w:val="NormalTok"/>
          </w:rPr>
          <w:t xml:space="preserve"> pandas </w:t>
        </w:r>
      </w:ins>
      <w:ins w:id="197" w:author="PR Preview" w:date="2026-01-01T00:00:00Z">
        <w:r>
          <w:rPr>
            <w:rStyle w:val="ImportTok"/>
          </w:rPr>
          <w:t xml:space="preserve">as</w:t>
        </w:r>
      </w:ins>
      <w:ins w:id="198" w:author="PR Preview" w:date="2026-01-01T00:00:00Z">
        <w:r>
          <w:rPr>
            <w:rStyle w:val="NormalTok"/>
          </w:rPr>
          <w:t xml:space="preserve"> pd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br/>
        </w:r>
      </w:ins>
      <w:ins w:id="201" w:author="PR Preview" w:date="2026-01-01T00:00:00Z">
        <w:r>
          <w:rPr>
            <w:rStyle w:val="NormalTok"/>
          </w:rPr>
          <w:t xml:space="preserve">auto </w:t>
        </w:r>
      </w:ins>
      <w:ins w:id="202" w:author="PR Preview" w:date="2026-01-01T00:00:00Z">
        <w:r>
          <w:rPr>
            <w:rStyle w:val="OperatorTok"/>
          </w:rPr>
          <w:t xml:space="preserve">=</w:t>
        </w:r>
      </w:ins>
      <w:ins w:id="203" w:author="PR Preview" w:date="2026-01-01T00:00:00Z">
        <w:r>
          <w:rPr>
            <w:rStyle w:val="NormalTok"/>
          </w:rPr>
          <w:t xml:space="preserve"> pd.read_csv(</w:t>
        </w:r>
      </w:ins>
      <w:ins w:id="204" w:author="PR Preview" w:date="2026-01-01T00:00:00Z">
        <w:r>
          <w:rPr>
            <w:rStyle w:val="StringTok"/>
          </w:rPr>
          <w:t xml:space="preserve">"data/auto.csv"</w:t>
        </w:r>
      </w:ins>
      <w:ins w:id="205" w:author="PR Preview" w:date="2026-01-01T00:00:00Z">
        <w:r>
          <w:rPr>
            <w:rStyle w:val="NormalTok"/>
          </w:rPr>
          <w:t xml:space="preserve">)</w:t>
        </w:r>
      </w:ins>
      <w:ins w:id="206" w:author="PR Preview" w:date="2026-01-01T00:00:00Z">
        <w:r>
          <w:br/>
        </w:r>
      </w:ins>
      <w:ins w:id="207" w:author="PR Preview" w:date="2026-01-01T00:00:00Z">
        <w:r>
          <w:rPr>
            <w:rStyle w:val="NormalTok"/>
          </w:rPr>
          <w:t xml:space="preserve">y </w:t>
        </w:r>
      </w:ins>
      <w:ins w:id="208" w:author="PR Preview" w:date="2026-01-01T00:00:00Z">
        <w:r>
          <w:rPr>
            <w:rStyle w:val="OperatorTok"/>
          </w:rPr>
          <w:t xml:space="preserve">=</w:t>
        </w:r>
      </w:ins>
      <w:ins w:id="209" w:author="PR Preview" w:date="2026-01-01T00:00:00Z">
        <w:r>
          <w:rPr>
            <w:rStyle w:val="NormalTok"/>
          </w:rPr>
          <w:t xml:space="preserve"> auto[</w:t>
        </w:r>
      </w:ins>
      <w:ins w:id="210" w:author="PR Preview" w:date="2026-01-01T00:00:00Z">
        <w:r>
          <w:rPr>
            <w:rStyle w:val="StringTok"/>
          </w:rPr>
          <w:t xml:space="preserve">"mpg"</w:t>
        </w:r>
      </w:ins>
      <w:ins w:id="211" w:author="PR Preview" w:date="2026-01-01T00:00:00Z">
        <w:r>
          <w:rPr>
            <w:rStyle w:val="NormalTok"/>
          </w:rPr>
          <w:t xml:space="preserve">].to_numpy(dtype</w:t>
        </w:r>
      </w:ins>
      <w:ins w:id="212" w:author="PR Preview" w:date="2026-01-01T00:00:00Z">
        <w:r>
          <w:rPr>
            <w:rStyle w:val="OperatorTok"/>
          </w:rPr>
          <w:t xml:space="preserve">=</w:t>
        </w:r>
      </w:ins>
      <w:ins w:id="213" w:author="PR Preview" w:date="2026-01-01T00:00:00Z">
        <w:r>
          <w:rPr>
            <w:rStyle w:val="BuiltInTok"/>
          </w:rPr>
          <w:t xml:space="preserve">float</w:t>
        </w:r>
      </w:ins>
      <w:ins w:id="214" w:author="PR Preview" w:date="2026-01-01T00:00:00Z">
        <w:r>
          <w:rPr>
            <w:rStyle w:val="NormalTok"/>
          </w:rPr>
          <w:t xml:space="preserve">)</w:t>
        </w:r>
      </w:ins>
      <w:ins w:id="215" w:author="PR Preview" w:date="2026-01-01T00:00:00Z">
        <w:r>
          <w:br/>
        </w:r>
      </w:ins>
      <w:ins w:id="216" w:author="PR Preview" w:date="2026-01-01T00:00:00Z">
        <w:r>
          <w:rPr>
            <w:rStyle w:val="NormalTok"/>
          </w:rPr>
          <w:t xml:space="preserve">X </w:t>
        </w:r>
      </w:ins>
      <w:ins w:id="217" w:author="PR Preview" w:date="2026-01-01T00:00:00Z">
        <w:r>
          <w:rPr>
            <w:rStyle w:val="OperatorTok"/>
          </w:rPr>
          <w:t xml:space="preserve">=</w:t>
        </w:r>
      </w:ins>
      <w:ins w:id="218" w:author="PR Preview" w:date="2026-01-01T00:00:00Z">
        <w:r>
          <w:rPr>
            <w:rStyle w:val="NormalTok"/>
          </w:rPr>
          <w:t xml:space="preserve"> np.column_stack([np.ones(</w:t>
        </w:r>
      </w:ins>
      <w:ins w:id="219" w:author="PR Preview" w:date="2026-01-01T00:00:00Z">
        <w:r>
          <w:rPr>
            <w:rStyle w:val="BuiltInTok"/>
          </w:rPr>
          <w:t xml:space="preserve">len</w:t>
        </w:r>
      </w:ins>
      <w:ins w:id="220" w:author="PR Preview" w:date="2026-01-01T00:00:00Z">
        <w:r>
          <w:rPr>
            <w:rStyle w:val="NormalTok"/>
          </w:rPr>
          <w:t xml:space="preserve">(auto)), auto[</w:t>
        </w:r>
      </w:ins>
      <w:ins w:id="221" w:author="PR Preview" w:date="2026-01-01T00:00:00Z">
        <w:r>
          <w:rPr>
            <w:rStyle w:val="StringTok"/>
          </w:rPr>
          <w:t xml:space="preserve">"horsepower"</w:t>
        </w:r>
      </w:ins>
      <w:ins w:id="222" w:author="PR Preview" w:date="2026-01-01T00:00:00Z">
        <w:r>
          <w:rPr>
            <w:rStyle w:val="NormalTok"/>
          </w:rPr>
          <w:t xml:space="preserve">].to_numpy(dtype</w:t>
        </w:r>
      </w:ins>
      <w:ins w:id="223" w:author="PR Preview" w:date="2026-01-01T00:00:00Z">
        <w:r>
          <w:rPr>
            <w:rStyle w:val="OperatorTok"/>
          </w:rPr>
          <w:t xml:space="preserve">=</w:t>
        </w:r>
      </w:ins>
      <w:ins w:id="224" w:author="PR Preview" w:date="2026-01-01T00:00:00Z">
        <w:r>
          <w:rPr>
            <w:rStyle w:val="BuiltInTok"/>
          </w:rPr>
          <w:t xml:space="preserve">float</w:t>
        </w:r>
      </w:ins>
      <w:ins w:id="225" w:author="PR Preview" w:date="2026-01-01T00:00:00Z">
        <w:r>
          <w:rPr>
            <w:rStyle w:val="NormalTok"/>
          </w:rPr>
          <w:t xml:space="preserve">)])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KeywordTok"/>
          </w:rPr>
          <w:t xml:space="preserve">def</w:t>
        </w:r>
      </w:ins>
      <w:ins w:id="229" w:author="PR Preview" w:date="2026-01-01T00:00:00Z">
        <w:r>
          <w:rPr>
            <w:rStyle w:val="NormalTok"/>
          </w:rPr>
          <w:t xml:space="preserve"> grad(beta):</w:t>
        </w:r>
      </w:ins>
      <w:ins w:id="230" w:author="PR Preview" w:date="2026-01-01T00:00:00Z">
        <w:r>
          <w:br/>
        </w:r>
      </w:ins>
      <w:ins w:id="231" w:author="PR Preview" w:date="2026-01-01T00:00:00Z">
        <w:r>
          <w:rPr>
            <w:rStyle w:val="NormalTok"/>
          </w:rPr>
          <w:t xml:space="preserve">    </w:t>
        </w:r>
      </w:ins>
      <w:ins w:id="232" w:author="PR Preview" w:date="2026-01-01T00:00:00Z">
        <w:r>
          <w:rPr>
            <w:rStyle w:val="ControlFlowTok"/>
          </w:rPr>
          <w:t xml:space="preserve">return</w:t>
        </w:r>
      </w:ins>
      <w:ins w:id="233" w:author="PR Preview" w:date="2026-01-01T00:00:00Z">
        <w:r>
          <w:rPr>
            <w:rStyle w:val="NormalTok"/>
          </w:rPr>
          <w:t xml:space="preserve"> </w:t>
        </w:r>
      </w:ins>
      <w:ins w:id="234" w:author="PR Preview" w:date="2026-01-01T00:00:00Z">
        <w:r>
          <w:rPr>
            <w:rStyle w:val="OperatorTok"/>
          </w:rPr>
          <w:t xml:space="preserve">-</w:t>
        </w:r>
      </w:ins>
      <w:ins w:id="235" w:author="PR Preview" w:date="2026-01-01T00:00:00Z">
        <w:r>
          <w:rPr>
            <w:rStyle w:val="DecValTok"/>
          </w:rPr>
          <w:t xml:space="preserve">2</w:t>
        </w:r>
      </w:ins>
      <w:ins w:id="236" w:author="PR Preview" w:date="2026-01-01T00:00:00Z">
        <w:r>
          <w:rPr>
            <w:rStyle w:val="NormalTok"/>
          </w:rPr>
          <w:t xml:space="preserve"> </w:t>
        </w:r>
      </w:ins>
      <w:ins w:id="237" w:author="PR Preview" w:date="2026-01-01T00:00:00Z">
        <w:r>
          <w:rPr>
            <w:rStyle w:val="OperatorTok"/>
          </w:rPr>
          <w:t xml:space="preserve">*</w:t>
        </w:r>
      </w:ins>
      <w:ins w:id="238" w:author="PR Preview" w:date="2026-01-01T00:00:00Z">
        <w:r>
          <w:rPr>
            <w:rStyle w:val="NormalTok"/>
          </w:rPr>
          <w:t xml:space="preserve"> X.T </w:t>
        </w:r>
      </w:ins>
      <w:ins w:id="239" w:author="PR Preview" w:date="2026-01-01T00:00:00Z">
        <w:r>
          <w:rPr>
            <w:rStyle w:val="OperatorTok"/>
          </w:rPr>
          <w:t xml:space="preserve">@</w:t>
        </w:r>
      </w:ins>
      <w:ins w:id="240" w:author="PR Preview" w:date="2026-01-01T00:00:00Z">
        <w:r>
          <w:rPr>
            <w:rStyle w:val="NormalTok"/>
          </w:rPr>
          <w:t xml:space="preserve"> (y </w:t>
        </w:r>
      </w:ins>
      <w:ins w:id="241" w:author="PR Preview" w:date="2026-01-01T00:00:00Z">
        <w:r>
          <w:rPr>
            <w:rStyle w:val="OperatorTok"/>
          </w:rPr>
          <w:t xml:space="preserve">-</w:t>
        </w:r>
      </w:ins>
      <w:ins w:id="242" w:author="PR Preview" w:date="2026-01-01T00:00:00Z">
        <w:r>
          <w:rPr>
            <w:rStyle w:val="NormalTok"/>
          </w:rPr>
          <w:t xml:space="preserve"> X </w:t>
        </w:r>
      </w:ins>
      <w:ins w:id="243" w:author="PR Preview" w:date="2026-01-01T00:00:00Z">
        <w:r>
          <w:rPr>
            <w:rStyle w:val="OperatorTok"/>
          </w:rPr>
          <w:t xml:space="preserve">@</w:t>
        </w:r>
      </w:ins>
      <w:ins w:id="244" w:author="PR Preview" w:date="2026-01-01T00:00:00Z">
        <w:r>
          <w:rPr>
            <w:rStyle w:val="NormalTok"/>
          </w:rPr>
          <w:t xml:space="preserve"> beta)</w:t>
        </w:r>
      </w:ins>
      <w:ins w:id="245" w:author="PR Preview" w:date="2026-01-01T00:00:00Z">
        <w:r>
          <w:br/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beta_hat </w:t>
        </w:r>
      </w:ins>
      <w:ins w:id="248" w:author="PR Preview" w:date="2026-01-01T00:00:00Z">
        <w:r>
          <w:rPr>
            <w:rStyle w:val="OperatorTok"/>
          </w:rPr>
          <w:t xml:space="preserve">=</w:t>
        </w:r>
      </w:ins>
      <w:ins w:id="249" w:author="PR Preview" w:date="2026-01-01T00:00:00Z">
        <w:r>
          <w:rPr>
            <w:rStyle w:val="NormalTok"/>
          </w:rPr>
          <w:t xml:space="preserve"> np.linalg.solve(X.T </w:t>
        </w:r>
      </w:ins>
      <w:ins w:id="250" w:author="PR Preview" w:date="2026-01-01T00:00:00Z">
        <w:r>
          <w:rPr>
            <w:rStyle w:val="OperatorTok"/>
          </w:rPr>
          <w:t xml:space="preserve">@</w:t>
        </w:r>
      </w:ins>
      <w:ins w:id="251" w:author="PR Preview" w:date="2026-01-01T00:00:00Z">
        <w:r>
          <w:rPr>
            <w:rStyle w:val="NormalTok"/>
          </w:rPr>
          <w:t xml:space="preserve"> X, X.T </w:t>
        </w:r>
      </w:ins>
      <w:ins w:id="252" w:author="PR Preview" w:date="2026-01-01T00:00:00Z">
        <w:r>
          <w:rPr>
            <w:rStyle w:val="OperatorTok"/>
          </w:rPr>
          <w:t xml:space="preserve">@</w:t>
        </w:r>
      </w:ins>
      <w:ins w:id="253" w:author="PR Preview" w:date="2026-01-01T00:00:00Z">
        <w:r>
          <w:rPr>
            <w:rStyle w:val="NormalTok"/>
          </w:rPr>
          <w:t xml:space="preserve"> y)</w:t>
        </w:r>
      </w:ins>
      <w:ins w:id="254" w:author="PR Preview" w:date="2026-01-01T00:00:00Z">
        <w:r>
          <w:br/>
        </w:r>
      </w:ins>
      <w:ins w:id="255" w:author="PR Preview" w:date="2026-01-01T00:00:00Z">
        <w:r>
          <w:rPr>
            <w:rStyle w:val="NormalTok"/>
          </w:rPr>
          <w:t xml:space="preserve">grad_hat </w:t>
        </w:r>
      </w:ins>
      <w:ins w:id="256" w:author="PR Preview" w:date="2026-01-01T00:00:00Z">
        <w:r>
          <w:rPr>
            <w:rStyle w:val="OperatorTok"/>
          </w:rPr>
          <w:t xml:space="preserve">=</w:t>
        </w:r>
      </w:ins>
      <w:ins w:id="257" w:author="PR Preview" w:date="2026-01-01T00:00:00Z">
        <w:r>
          <w:rPr>
            <w:rStyle w:val="NormalTok"/>
          </w:rPr>
          <w:t xml:space="preserve"> grad(beta_hat)</w:t>
        </w:r>
      </w:ins>
      <w:ins w:id="258" w:author="PR Preview" w:date="2026-01-01T00:00:00Z">
        <w:r>
          <w:br/>
        </w:r>
      </w:ins>
      <w:ins w:id="259" w:author="PR Preview" w:date="2026-01-01T00:00:00Z">
        <w:r>
          <w:rPr>
            <w:rStyle w:val="NormalTok"/>
          </w:rPr>
          <w:t xml:space="preserve">grad_zero </w:t>
        </w:r>
      </w:ins>
      <w:ins w:id="260" w:author="PR Preview" w:date="2026-01-01T00:00:00Z">
        <w:r>
          <w:rPr>
            <w:rStyle w:val="OperatorTok"/>
          </w:rPr>
          <w:t xml:space="preserve">=</w:t>
        </w:r>
      </w:ins>
      <w:ins w:id="261" w:author="PR Preview" w:date="2026-01-01T00:00:00Z">
        <w:r>
          <w:rPr>
            <w:rStyle w:val="NormalTok"/>
          </w:rPr>
          <w:t xml:space="preserve"> grad(np.zeros(</w:t>
        </w:r>
      </w:ins>
      <w:ins w:id="262" w:author="PR Preview" w:date="2026-01-01T00:00:00Z">
        <w:r>
          <w:rPr>
            <w:rStyle w:val="DecValTok"/>
          </w:rPr>
          <w:t xml:space="preserve">2</w:t>
        </w:r>
      </w:ins>
      <w:ins w:id="263" w:author="PR Preview" w:date="2026-01-01T00:00:00Z">
        <w:r>
          <w:rPr>
            <w:rStyle w:val="NormalTok"/>
          </w:rPr>
          <w:t xml:space="preserve">))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NormalTok"/>
          </w:rPr>
          <w:t xml:space="preserve">pd.DataFrame(</w:t>
        </w:r>
      </w:ins>
      <w:ins w:id="267" w:author="PR Preview" w:date="2026-01-01T00:00:00Z">
        <w:r>
          <w:br/>
        </w:r>
      </w:ins>
      <w:ins w:id="268" w:author="PR Preview" w:date="2026-01-01T00:00:00Z">
        <w:r>
          <w:rPr>
            <w:rStyle w:val="NormalTok"/>
          </w:rPr>
          <w:t xml:space="preserve">    {</w:t>
        </w:r>
      </w:ins>
      <w:ins w:id="269" w:author="PR Preview" w:date="2026-01-01T00:00:00Z">
        <w:r>
          <w:rPr>
            <w:rStyle w:val="StringTok"/>
          </w:rPr>
          <w:t xml:space="preserve">"beta"</w:t>
        </w:r>
      </w:ins>
      <w:ins w:id="270" w:author="PR Preview" w:date="2026-01-01T00:00:00Z">
        <w:r>
          <w:rPr>
            <w:rStyle w:val="NormalTok"/>
          </w:rPr>
          <w:t xml:space="preserve">: [beta_hat, np.zeros(</w:t>
        </w:r>
      </w:ins>
      <w:ins w:id="271" w:author="PR Preview" w:date="2026-01-01T00:00:00Z">
        <w:r>
          <w:rPr>
            <w:rStyle w:val="DecValTok"/>
          </w:rPr>
          <w:t xml:space="preserve">2</w:t>
        </w:r>
      </w:ins>
      <w:ins w:id="272" w:author="PR Preview" w:date="2026-01-01T00:00:00Z">
        <w:r>
          <w:rPr>
            <w:rStyle w:val="NormalTok"/>
          </w:rPr>
          <w:t xml:space="preserve">)], </w:t>
        </w:r>
      </w:ins>
      <w:ins w:id="273" w:author="PR Preview" w:date="2026-01-01T00:00:00Z">
        <w:r>
          <w:rPr>
            <w:rStyle w:val="StringTok"/>
          </w:rPr>
          <w:t xml:space="preserve">"gradient"</w:t>
        </w:r>
      </w:ins>
      <w:ins w:id="274" w:author="PR Preview" w:date="2026-01-01T00:00:00Z">
        <w:r>
          <w:rPr>
            <w:rStyle w:val="NormalTok"/>
          </w:rPr>
          <w:t xml:space="preserve">: [grad_hat, grad_zero]},</w:t>
        </w:r>
      </w:ins>
      <w:ins w:id="275" w:author="PR Preview" w:date="2026-01-01T00:00:00Z">
        <w:r>
          <w:br/>
        </w:r>
      </w:ins>
      <w:ins w:id="276" w:author="PR Preview" w:date="2026-01-01T00:00:00Z">
        <w:r>
          <w:rPr>
            <w:rStyle w:val="NormalTok"/>
          </w:rPr>
          <w:t xml:space="preserve">    index</w:t>
        </w:r>
      </w:ins>
      <w:ins w:id="277" w:author="PR Preview" w:date="2026-01-01T00:00:00Z">
        <w:r>
          <w:rPr>
            <w:rStyle w:val="OperatorTok"/>
          </w:rPr>
          <w:t xml:space="preserve">=</w:t>
        </w:r>
      </w:ins>
      <w:ins w:id="278" w:author="PR Preview" w:date="2026-01-01T00:00:00Z">
        <w:r>
          <w:rPr>
            <w:rStyle w:val="NormalTok"/>
          </w:rPr>
          <w:t xml:space="preserve">[</w:t>
        </w:r>
      </w:ins>
      <w:ins w:id="279" w:author="PR Preview" w:date="2026-01-01T00:00:00Z">
        <w:r>
          <w:rPr>
            <w:rStyle w:val="StringTok"/>
          </w:rPr>
          <w:t xml:space="preserve">"solution"</w:t>
        </w:r>
      </w:ins>
      <w:ins w:id="280" w:author="PR Preview" w:date="2026-01-01T00:00:00Z">
        <w:r>
          <w:rPr>
            <w:rStyle w:val="NormalTok"/>
          </w:rPr>
          <w:t xml:space="preserve">, </w:t>
        </w:r>
      </w:ins>
      <w:ins w:id="281" w:author="PR Preview" w:date="2026-01-01T00:00:00Z">
        <w:r>
          <w:rPr>
            <w:rStyle w:val="StringTok"/>
          </w:rPr>
          <w:t xml:space="preserve">"zero vector"</w:t>
        </w:r>
      </w:ins>
      <w:ins w:id="282" w:author="PR Preview" w:date="2026-01-01T00:00:00Z">
        <w:r>
          <w:rPr>
            <w:rStyle w:val="NormalTok"/>
          </w:rPr>
          <w:t xml:space="preserve">],</w:t>
        </w:r>
      </w:ins>
      <w:ins w:id="283" w:author="PR Preview" w:date="2026-01-01T00:00:00Z">
        <w:r>
          <w:br/>
        </w:r>
      </w:ins>
      <w:ins w:id="284" w:author="PR Preview" w:date="2026-01-01T00:00:00Z">
        <w:r>
          <w:rPr>
            <w:rStyle w:val="NormalTok"/>
          </w:rPr>
          <w:t xml:space="preserve">)</w:t>
        </w:r>
      </w:ins>
      <w:ins w:id="285" w:author="PR Preview" w:date="2026-01-01T00:00:00Z">
        <w:r>
          <w:br/>
        </w:r>
      </w:ins>
      <w:ins w:id="286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87" w:author="PR Preview" w:date="2026-01-01T00:00:00Z">
        <w:r>
          <w:br/>
        </w:r>
      </w:ins>
      <w:ins w:id="288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89" w:author="PR Preview" w:date="2026-01-01T00:00:00Z">
        <w:r>
          <w:br/>
        </w:r>
      </w:ins>
      <w:ins w:id="290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91" w:author="PR Preview" w:date="2026-01-01T00:00:00Z">
        <w:r>
          <w:rPr>
            <w:rStyle w:val="NormalTok"/>
          </w:rPr>
          <w:delText xml:space="preserve">auto </w:delText>
        </w:r>
      </w:del>
      <w:del w:id="292" w:author="PR Preview" w:date="2026-01-01T00:00:00Z">
        <w:r>
          <w:rPr>
            <w:rStyle w:val="OtherTok"/>
          </w:rPr>
          <w:delText xml:space="preserve">&lt;-</w:delText>
        </w:r>
      </w:del>
      <w:del w:id="293" w:author="PR Preview" w:date="2026-01-01T00:00:00Z">
        <w:r>
          <w:rPr>
            <w:rStyle w:val="NormalTok"/>
          </w:rPr>
          <w:delText xml:space="preserve"> </w:delText>
        </w:r>
      </w:del>
      <w:del w:id="294" w:author="PR Preview" w:date="2026-01-01T00:00:00Z">
        <w:r>
          <w:rPr>
            <w:rStyle w:val="FunctionTok"/>
          </w:rPr>
          <w:delText xml:space="preserve">read.csv</w:delText>
        </w:r>
      </w:del>
      <w:del w:id="295" w:author="PR Preview" w:date="2026-01-01T00:00:00Z">
        <w:r>
          <w:rPr>
            <w:rStyle w:val="NormalTok"/>
          </w:rPr>
          <w:delText xml:space="preserve">(</w:delText>
        </w:r>
      </w:del>
      <w:del w:id="296" w:author="PR Preview" w:date="2026-01-01T00:00:00Z">
        <w:r>
          <w:rPr>
            <w:rStyle w:val="StringTok"/>
          </w:rPr>
          <w:delText xml:space="preserve">"data/auto.csv"</w:delText>
        </w:r>
      </w:del>
      <w:del w:id="297" w:author="PR Preview" w:date="2026-01-01T00:00:00Z">
        <w:r>
          <w:rPr>
            <w:rStyle w:val="NormalTok"/>
          </w:rPr>
          <w:delText xml:space="preserve">)</w:delText>
        </w:r>
      </w:del>
      <w:del w:id="298" w:author="PR Preview" w:date="2026-01-01T00:00:00Z">
        <w:r>
          <w:br/>
        </w:r>
      </w:del>
      <w:del w:id="299" w:author="PR Preview" w:date="2026-01-01T00:00:00Z">
        <w:r>
          <w:rPr>
            <w:rStyle w:val="NormalTok"/>
          </w:rPr>
          <w:delText xml:space="preserve">y </w:delText>
        </w:r>
      </w:del>
      <w:del w:id="300" w:author="PR Preview" w:date="2026-01-01T00:00:00Z">
        <w:r>
          <w:rPr>
            <w:rStyle w:val="OtherTok"/>
          </w:rPr>
          <w:delText xml:space="preserve">&lt;-</w:delText>
        </w:r>
      </w:del>
      <w:del w:id="301" w:author="PR Preview" w:date="2026-01-01T00:00:00Z">
        <w:r>
          <w:rPr>
            <w:rStyle w:val="NormalTok"/>
          </w:rPr>
          <w:delText xml:space="preserve"> auto</w:delText>
        </w:r>
      </w:del>
      <w:del w:id="302" w:author="PR Preview" w:date="2026-01-01T00:00:00Z">
        <w:r>
          <w:rPr>
            <w:rStyle w:val="SpecialCharTok"/>
          </w:rPr>
          <w:delText xml:space="preserve">$</w:delText>
        </w:r>
      </w:del>
      <w:del w:id="303" w:author="PR Preview" w:date="2026-01-01T00:00:00Z">
        <w:r>
          <w:rPr>
            <w:rStyle w:val="NormalTok"/>
          </w:rPr>
          <w:delText xml:space="preserve">mpg</w:delText>
        </w:r>
      </w:del>
      <w:del w:id="304" w:author="PR Preview" w:date="2026-01-01T00:00:00Z">
        <w:r>
          <w:br/>
        </w:r>
      </w:del>
      <w:del w:id="305" w:author="PR Preview" w:date="2026-01-01T00:00:00Z">
        <w:r>
          <w:rPr>
            <w:rStyle w:val="NormalTok"/>
          </w:rPr>
          <w:delText xml:space="preserve">X </w:delText>
        </w:r>
      </w:del>
      <w:del w:id="306" w:author="PR Preview" w:date="2026-01-01T00:00:00Z">
        <w:r>
          <w:rPr>
            <w:rStyle w:val="OtherTok"/>
          </w:rPr>
          <w:delText xml:space="preserve">&lt;-</w:delText>
        </w:r>
      </w:del>
      <w:del w:id="307" w:author="PR Preview" w:date="2026-01-01T00:00:00Z">
        <w:r>
          <w:rPr>
            <w:rStyle w:val="NormalTok"/>
          </w:rPr>
          <w:delText xml:space="preserve"> </w:delText>
        </w:r>
      </w:del>
      <w:del w:id="308" w:author="PR Preview" w:date="2026-01-01T00:00:00Z">
        <w:r>
          <w:rPr>
            <w:rStyle w:val="FunctionTok"/>
          </w:rPr>
          <w:delText xml:space="preserve">cbind</w:delText>
        </w:r>
      </w:del>
      <w:del w:id="309" w:author="PR Preview" w:date="2026-01-01T00:00:00Z">
        <w:r>
          <w:rPr>
            <w:rStyle w:val="NormalTok"/>
          </w:rPr>
          <w:delText xml:space="preserve">(</w:delText>
        </w:r>
      </w:del>
      <w:del w:id="310" w:author="PR Preview" w:date="2026-01-01T00:00:00Z">
        <w:r>
          <w:rPr>
            <w:rStyle w:val="DecValTok"/>
          </w:rPr>
          <w:delText xml:space="preserve">1</w:delText>
        </w:r>
      </w:del>
      <w:del w:id="311" w:author="PR Preview" w:date="2026-01-01T00:00:00Z">
        <w:r>
          <w:rPr>
            <w:rStyle w:val="NormalTok"/>
          </w:rPr>
          <w:delText xml:space="preserve">, auto</w:delText>
        </w:r>
      </w:del>
      <w:del w:id="312" w:author="PR Preview" w:date="2026-01-01T00:00:00Z">
        <w:r>
          <w:rPr>
            <w:rStyle w:val="SpecialCharTok"/>
          </w:rPr>
          <w:delText xml:space="preserve">$</w:delText>
        </w:r>
      </w:del>
      <w:del w:id="313" w:author="PR Preview" w:date="2026-01-01T00:00:00Z">
        <w:r>
          <w:rPr>
            <w:rStyle w:val="NormalTok"/>
          </w:rPr>
          <w:delText xml:space="preserve">horsepower)</w:delText>
        </w:r>
      </w:del>
      <w:del w:id="314" w:author="PR Preview" w:date="2026-01-01T00:00:00Z">
        <w:r>
          <w:br/>
        </w:r>
      </w:del>
      <w:del w:id="315" w:author="PR Preview" w:date="2026-01-01T00:00:00Z">
        <w:r>
          <w:br/>
        </w:r>
      </w:del>
      <w:del w:id="316" w:author="PR Preview" w:date="2026-01-01T00:00:00Z">
        <w:r>
          <w:rPr>
            <w:rStyle w:val="NormalTok"/>
          </w:rPr>
          <w:delText xml:space="preserve">grad </w:delText>
        </w:r>
      </w:del>
      <w:del w:id="317" w:author="PR Preview" w:date="2026-01-01T00:00:00Z">
        <w:r>
          <w:rPr>
            <w:rStyle w:val="OtherTok"/>
          </w:rPr>
          <w:delText xml:space="preserve">&lt;-</w:delText>
        </w:r>
      </w:del>
      <w:del w:id="318" w:author="PR Preview" w:date="2026-01-01T00:00:00Z">
        <w:r>
          <w:rPr>
            <w:rStyle w:val="NormalTok"/>
          </w:rPr>
          <w:delText xml:space="preserve"> </w:delText>
        </w:r>
      </w:del>
      <w:del w:id="319" w:author="PR Preview" w:date="2026-01-01T00:00:00Z">
        <w:r>
          <w:rPr>
            <w:rStyle w:val="ControlFlowTok"/>
          </w:rPr>
          <w:delText xml:space="preserve">function</w:delText>
        </w:r>
      </w:del>
      <w:del w:id="320" w:author="PR Preview" w:date="2026-01-01T00:00:00Z">
        <w:r>
          <w:rPr>
            <w:rStyle w:val="NormalTok"/>
          </w:rPr>
          <w:delText xml:space="preserve">(beta) </w:delText>
        </w:r>
      </w:del>
      <w:del w:id="321" w:author="PR Preview" w:date="2026-01-01T00:00:00Z">
        <w:r>
          <w:rPr>
            <w:rStyle w:val="SpecialCharTok"/>
          </w:rPr>
          <w:delText xml:space="preserve">-</w:delText>
        </w:r>
      </w:del>
      <w:del w:id="322" w:author="PR Preview" w:date="2026-01-01T00:00:00Z">
        <w:r>
          <w:rPr>
            <w:rStyle w:val="DecValTok"/>
          </w:rPr>
          <w:delText xml:space="preserve">2</w:delText>
        </w:r>
      </w:del>
      <w:del w:id="323" w:author="PR Preview" w:date="2026-01-01T00:00:00Z">
        <w:r>
          <w:rPr>
            <w:rStyle w:val="NormalTok"/>
          </w:rPr>
          <w:delText xml:space="preserve"> </w:delText>
        </w:r>
      </w:del>
      <w:del w:id="324" w:author="PR Preview" w:date="2026-01-01T00:00:00Z">
        <w:r>
          <w:rPr>
            <w:rStyle w:val="SpecialCharTok"/>
          </w:rPr>
          <w:delText xml:space="preserve">*</w:delText>
        </w:r>
      </w:del>
      <w:del w:id="325" w:author="PR Preview" w:date="2026-01-01T00:00:00Z">
        <w:r>
          <w:rPr>
            <w:rStyle w:val="NormalTok"/>
          </w:rPr>
          <w:delText xml:space="preserve"> </w:delText>
        </w:r>
      </w:del>
      <w:del w:id="326" w:author="PR Preview" w:date="2026-01-01T00:00:00Z">
        <w:r>
          <w:rPr>
            <w:rStyle w:val="FunctionTok"/>
          </w:rPr>
          <w:delText xml:space="preserve">t</w:delText>
        </w:r>
      </w:del>
      <w:del w:id="327" w:author="PR Preview" w:date="2026-01-01T00:00:00Z">
        <w:r>
          <w:rPr>
            <w:rStyle w:val="NormalTok"/>
          </w:rPr>
          <w:delText xml:space="preserve">(X) </w:delText>
        </w:r>
      </w:del>
      <w:del w:id="328" w:author="PR Preview" w:date="2026-01-01T00:00:00Z">
        <w:r>
          <w:rPr>
            <w:rStyle w:val="SpecialCharTok"/>
          </w:rPr>
          <w:delText xml:space="preserve">%*%</w:delText>
        </w:r>
      </w:del>
      <w:del w:id="329" w:author="PR Preview" w:date="2026-01-01T00:00:00Z">
        <w:r>
          <w:rPr>
            <w:rStyle w:val="NormalTok"/>
          </w:rPr>
          <w:delText xml:space="preserve"> (y </w:delText>
        </w:r>
      </w:del>
      <w:del w:id="330" w:author="PR Preview" w:date="2026-01-01T00:00:00Z">
        <w:r>
          <w:rPr>
            <w:rStyle w:val="SpecialCharTok"/>
          </w:rPr>
          <w:delText xml:space="preserve">-</w:delText>
        </w:r>
      </w:del>
      <w:del w:id="331" w:author="PR Preview" w:date="2026-01-01T00:00:00Z">
        <w:r>
          <w:rPr>
            <w:rStyle w:val="NormalTok"/>
          </w:rPr>
          <w:delText xml:space="preserve"> X </w:delText>
        </w:r>
      </w:del>
      <w:del w:id="332" w:author="PR Preview" w:date="2026-01-01T00:00:00Z">
        <w:r>
          <w:rPr>
            <w:rStyle w:val="SpecialCharTok"/>
          </w:rPr>
          <w:delText xml:space="preserve">%*%</w:delText>
        </w:r>
      </w:del>
      <w:del w:id="333" w:author="PR Preview" w:date="2026-01-01T00:00:00Z">
        <w:r>
          <w:rPr>
            <w:rStyle w:val="NormalTok"/>
          </w:rPr>
          <w:delText xml:space="preserve"> beta)</w:delText>
        </w:r>
      </w:del>
      <w:del w:id="334" w:author="PR Preview" w:date="2026-01-01T00:00:00Z">
        <w:r>
          <w:br/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NormalTok"/>
          </w:rPr>
          <w:delText xml:space="preserve">beta_hat </w:delText>
        </w:r>
      </w:del>
      <w:del w:id="337" w:author="PR Preview" w:date="2026-01-01T00:00:00Z">
        <w:r>
          <w:rPr>
            <w:rStyle w:val="OtherTok"/>
          </w:rPr>
          <w:delText xml:space="preserve">&lt;-</w:delText>
        </w:r>
      </w:del>
      <w:del w:id="338" w:author="PR Preview" w:date="2026-01-01T00:00:00Z">
        <w:r>
          <w:rPr>
            <w:rStyle w:val="NormalTok"/>
          </w:rPr>
          <w:delText xml:space="preserve"> </w:delText>
        </w:r>
      </w:del>
      <w:del w:id="339" w:author="PR Preview" w:date="2026-01-01T00:00:00Z">
        <w:r>
          <w:rPr>
            <w:rStyle w:val="FunctionTok"/>
          </w:rPr>
          <w:delText xml:space="preserve">solve</w:delText>
        </w:r>
      </w:del>
      <w:del w:id="340" w:author="PR Preview" w:date="2026-01-01T00:00:00Z">
        <w:r>
          <w:rPr>
            <w:rStyle w:val="NormalTok"/>
          </w:rPr>
          <w:delText xml:space="preserve">(</w:delText>
        </w:r>
      </w:del>
      <w:del w:id="341" w:author="PR Preview" w:date="2026-01-01T00:00:00Z">
        <w:r>
          <w:rPr>
            <w:rStyle w:val="FunctionTok"/>
          </w:rPr>
          <w:delText xml:space="preserve">t</w:delText>
        </w:r>
      </w:del>
      <w:del w:id="342" w:author="PR Preview" w:date="2026-01-01T00:00:00Z">
        <w:r>
          <w:rPr>
            <w:rStyle w:val="NormalTok"/>
          </w:rPr>
          <w:delText xml:space="preserve">(X) </w:delText>
        </w:r>
      </w:del>
      <w:del w:id="343" w:author="PR Preview" w:date="2026-01-01T00:00:00Z">
        <w:r>
          <w:rPr>
            <w:rStyle w:val="SpecialCharTok"/>
          </w:rPr>
          <w:delText xml:space="preserve">%*%</w:delText>
        </w:r>
      </w:del>
      <w:del w:id="344" w:author="PR Preview" w:date="2026-01-01T00:00:00Z">
        <w:r>
          <w:rPr>
            <w:rStyle w:val="NormalTok"/>
          </w:rPr>
          <w:delText xml:space="preserve"> X, </w:delText>
        </w:r>
      </w:del>
      <w:del w:id="345" w:author="PR Preview" w:date="2026-01-01T00:00:00Z">
        <w:r>
          <w:rPr>
            <w:rStyle w:val="FunctionTok"/>
          </w:rPr>
          <w:delText xml:space="preserve">t</w:delText>
        </w:r>
      </w:del>
      <w:del w:id="346" w:author="PR Preview" w:date="2026-01-01T00:00:00Z">
        <w:r>
          <w:rPr>
            <w:rStyle w:val="NormalTok"/>
          </w:rPr>
          <w:delText xml:space="preserve">(X) </w:delText>
        </w:r>
      </w:del>
      <w:del w:id="347" w:author="PR Preview" w:date="2026-01-01T00:00:00Z">
        <w:r>
          <w:rPr>
            <w:rStyle w:val="SpecialCharTok"/>
          </w:rPr>
          <w:delText xml:space="preserve">%*%</w:delText>
        </w:r>
      </w:del>
      <w:del w:id="348" w:author="PR Preview" w:date="2026-01-01T00:00:00Z">
        <w:r>
          <w:rPr>
            <w:rStyle w:val="NormalTok"/>
          </w:rPr>
          <w:delText xml:space="preserve"> y)</w:delText>
        </w:r>
      </w:del>
      <w:del w:id="349" w:author="PR Preview" w:date="2026-01-01T00:00:00Z">
        <w:r>
          <w:br/>
        </w:r>
      </w:del>
      <w:del w:id="350" w:author="PR Preview" w:date="2026-01-01T00:00:00Z">
        <w:r>
          <w:rPr>
            <w:rStyle w:val="NormalTok"/>
          </w:rPr>
          <w:delText xml:space="preserve">grad_hat </w:delText>
        </w:r>
      </w:del>
      <w:del w:id="351" w:author="PR Preview" w:date="2026-01-01T00:00:00Z">
        <w:r>
          <w:rPr>
            <w:rStyle w:val="OtherTok"/>
          </w:rPr>
          <w:delText xml:space="preserve">&lt;-</w:delText>
        </w:r>
      </w:del>
      <w:del w:id="352" w:author="PR Preview" w:date="2026-01-01T00:00:00Z">
        <w:r>
          <w:rPr>
            <w:rStyle w:val="NormalTok"/>
          </w:rPr>
          <w:delText xml:space="preserve"> </w:delText>
        </w:r>
      </w:del>
      <w:del w:id="353" w:author="PR Preview" w:date="2026-01-01T00:00:00Z">
        <w:r>
          <w:rPr>
            <w:rStyle w:val="FunctionTok"/>
          </w:rPr>
          <w:delText xml:space="preserve">grad</w:delText>
        </w:r>
      </w:del>
      <w:del w:id="354" w:author="PR Preview" w:date="2026-01-01T00:00:00Z">
        <w:r>
          <w:rPr>
            <w:rStyle w:val="NormalTok"/>
          </w:rPr>
          <w:delText xml:space="preserve">(beta_hat)</w:delText>
        </w:r>
      </w:del>
      <w:del w:id="355" w:author="PR Preview" w:date="2026-01-01T00:00:00Z">
        <w:r>
          <w:br/>
        </w:r>
      </w:del>
      <w:del w:id="356" w:author="PR Preview" w:date="2026-01-01T00:00:00Z">
        <w:r>
          <w:rPr>
            <w:rStyle w:val="NormalTok"/>
          </w:rPr>
          <w:delText xml:space="preserve">grad_zero </w:delText>
        </w:r>
      </w:del>
      <w:del w:id="357" w:author="PR Preview" w:date="2026-01-01T00:00:00Z">
        <w:r>
          <w:rPr>
            <w:rStyle w:val="OtherTok"/>
          </w:rPr>
          <w:delText xml:space="preserve">&lt;-</w:delText>
        </w:r>
      </w:del>
      <w:del w:id="358" w:author="PR Preview" w:date="2026-01-01T00:00:00Z">
        <w:r>
          <w:rPr>
            <w:rStyle w:val="NormalTok"/>
          </w:rPr>
          <w:delText xml:space="preserve"> </w:delText>
        </w:r>
      </w:del>
      <w:del w:id="359" w:author="PR Preview" w:date="2026-01-01T00:00:00Z">
        <w:r>
          <w:rPr>
            <w:rStyle w:val="FunctionTok"/>
          </w:rPr>
          <w:delText xml:space="preserve">grad</w:delText>
        </w:r>
      </w:del>
      <w:del w:id="360" w:author="PR Preview" w:date="2026-01-01T00:00:00Z">
        <w:r>
          <w:rPr>
            <w:rStyle w:val="NormalTok"/>
          </w:rPr>
          <w:delText xml:space="preserve">(</w:delText>
        </w:r>
      </w:del>
      <w:del w:id="361" w:author="PR Preview" w:date="2026-01-01T00:00:00Z">
        <w:r>
          <w:rPr>
            <w:rStyle w:val="FunctionTok"/>
          </w:rPr>
          <w:delText xml:space="preserve">c</w:delText>
        </w:r>
      </w:del>
      <w:del w:id="362" w:author="PR Preview" w:date="2026-01-01T00:00:00Z">
        <w:r>
          <w:rPr>
            <w:rStyle w:val="NormalTok"/>
          </w:rPr>
          <w:delText xml:space="preserve">(</w:delText>
        </w:r>
      </w:del>
      <w:del w:id="363" w:author="PR Preview" w:date="2026-01-01T00:00:00Z">
        <w:r>
          <w:rPr>
            <w:rStyle w:val="DecValTok"/>
          </w:rPr>
          <w:delText xml:space="preserve">0</w:delText>
        </w:r>
      </w:del>
      <w:del w:id="364" w:author="PR Preview" w:date="2026-01-01T00:00:00Z">
        <w:r>
          <w:rPr>
            <w:rStyle w:val="NormalTok"/>
          </w:rPr>
          <w:delText xml:space="preserve">, </w:delText>
        </w:r>
      </w:del>
      <w:del w:id="365" w:author="PR Preview" w:date="2026-01-01T00:00:00Z">
        <w:r>
          <w:rPr>
            <w:rStyle w:val="DecValTok"/>
          </w:rPr>
          <w:delText xml:space="preserve">0</w:delText>
        </w:r>
      </w:del>
      <w:del w:id="366" w:author="PR Preview" w:date="2026-01-01T00:00:00Z">
        <w:r>
          <w:rPr>
            <w:rStyle w:val="NormalTok"/>
          </w:rPr>
          <w:delText xml:space="preserve">))</w:delText>
        </w:r>
      </w:del>
      <w:del w:id="367" w:author="PR Preview" w:date="2026-01-01T00:00:00Z">
        <w:r>
          <w:br/>
        </w:r>
      </w:del>
      <w:del w:id="368" w:author="PR Preview" w:date="2026-01-01T00:00:00Z">
        <w:r>
          <w:br/>
        </w:r>
      </w:del>
      <w:del w:id="369" w:author="PR Preview" w:date="2026-01-01T00:00:00Z">
        <w:r>
          <w:rPr>
            <w:rStyle w:val="FunctionTok"/>
          </w:rPr>
          <w:delText xml:space="preserve">list</w:delText>
        </w:r>
      </w:del>
      <w:del w:id="370" w:author="PR Preview" w:date="2026-01-01T00:00:00Z">
        <w:r>
          <w:rPr>
            <w:rStyle w:val="NormalTok"/>
          </w:rPr>
          <w:delText xml:space="preserve">(</w:delText>
        </w:r>
      </w:del>
      <w:del w:id="371" w:author="PR Preview" w:date="2026-01-01T00:00:00Z">
        <w:r>
          <w:br/>
        </w:r>
      </w:del>
      <w:del w:id="372" w:author="PR Preview" w:date="2026-01-01T00:00:00Z">
        <w:r>
          <w:rPr>
            <w:rStyle w:val="NormalTok"/>
          </w:rPr>
          <w:delText xml:space="preserve">  </w:delText>
        </w:r>
      </w:del>
      <w:del w:id="373" w:author="PR Preview" w:date="2026-01-01T00:00:00Z">
        <w:r>
          <w:rPr>
            <w:rStyle w:val="AttributeTok"/>
          </w:rPr>
          <w:delText xml:space="preserve">solution =</w:delText>
        </w:r>
      </w:del>
      <w:del w:id="374" w:author="PR Preview" w:date="2026-01-01T00:00:00Z">
        <w:r>
          <w:rPr>
            <w:rStyle w:val="NormalTok"/>
          </w:rPr>
          <w:delText xml:space="preserve"> </w:delText>
        </w:r>
      </w:del>
      <w:del w:id="375" w:author="PR Preview" w:date="2026-01-01T00:00:00Z">
        <w:r>
          <w:rPr>
            <w:rStyle w:val="FunctionTok"/>
          </w:rPr>
          <w:delText xml:space="preserve">list</w:delText>
        </w:r>
      </w:del>
      <w:del w:id="376" w:author="PR Preview" w:date="2026-01-01T00:00:00Z">
        <w:r>
          <w:rPr>
            <w:rStyle w:val="NormalTok"/>
          </w:rPr>
          <w:delText xml:space="preserve">(</w:delText>
        </w:r>
      </w:del>
      <w:del w:id="377" w:author="PR Preview" w:date="2026-01-01T00:00:00Z">
        <w:r>
          <w:rPr>
            <w:rStyle w:val="AttributeTok"/>
          </w:rPr>
          <w:delText xml:space="preserve">beta =</w:delText>
        </w:r>
      </w:del>
      <w:del w:id="378" w:author="PR Preview" w:date="2026-01-01T00:00:00Z">
        <w:r>
          <w:rPr>
            <w:rStyle w:val="NormalTok"/>
          </w:rPr>
          <w:delText xml:space="preserve"> </w:delText>
        </w:r>
      </w:del>
      <w:del w:id="379" w:author="PR Preview" w:date="2026-01-01T00:00:00Z">
        <w:r>
          <w:rPr>
            <w:rStyle w:val="FunctionTok"/>
          </w:rPr>
          <w:delText xml:space="preserve">c</w:delText>
        </w:r>
      </w:del>
      <w:del w:id="380" w:author="PR Preview" w:date="2026-01-01T00:00:00Z">
        <w:r>
          <w:rPr>
            <w:rStyle w:val="NormalTok"/>
          </w:rPr>
          <w:delText xml:space="preserve">(beta_hat), </w:delText>
        </w:r>
      </w:del>
      <w:del w:id="381" w:author="PR Preview" w:date="2026-01-01T00:00:00Z">
        <w:r>
          <w:rPr>
            <w:rStyle w:val="AttributeTok"/>
          </w:rPr>
          <w:delText xml:space="preserve">gradient =</w:delText>
        </w:r>
      </w:del>
      <w:del w:id="382" w:author="PR Preview" w:date="2026-01-01T00:00:00Z">
        <w:r>
          <w:rPr>
            <w:rStyle w:val="NormalTok"/>
          </w:rPr>
          <w:delText xml:space="preserve"> </w:delText>
        </w:r>
      </w:del>
      <w:del w:id="383" w:author="PR Preview" w:date="2026-01-01T00:00:00Z">
        <w:r>
          <w:rPr>
            <w:rStyle w:val="FunctionTok"/>
          </w:rPr>
          <w:delText xml:space="preserve">c</w:delText>
        </w:r>
      </w:del>
      <w:del w:id="384" w:author="PR Preview" w:date="2026-01-01T00:00:00Z">
        <w:r>
          <w:rPr>
            <w:rStyle w:val="NormalTok"/>
          </w:rPr>
          <w:delText xml:space="preserve">(grad_hat)),</w:delText>
        </w:r>
      </w:del>
      <w:del w:id="385" w:author="PR Preview" w:date="2026-01-01T00:00:00Z">
        <w:r>
          <w:br/>
        </w:r>
      </w:del>
      <w:del w:id="386" w:author="PR Preview" w:date="2026-01-01T00:00:00Z">
        <w:r>
          <w:rPr>
            <w:rStyle w:val="NormalTok"/>
          </w:rPr>
          <w:delText xml:space="preserve">  </w:delText>
        </w:r>
      </w:del>
      <w:del w:id="387" w:author="PR Preview" w:date="2026-01-01T00:00:00Z">
        <w:r>
          <w:rPr>
            <w:rStyle w:val="AttributeTok"/>
          </w:rPr>
          <w:delText xml:space="preserve">zero_vector =</w:delText>
        </w:r>
      </w:del>
      <w:del w:id="388" w:author="PR Preview" w:date="2026-01-01T00:00:00Z">
        <w:r>
          <w:rPr>
            <w:rStyle w:val="NormalTok"/>
          </w:rPr>
          <w:delText xml:space="preserve"> </w:delText>
        </w:r>
      </w:del>
      <w:del w:id="389" w:author="PR Preview" w:date="2026-01-01T00:00:00Z">
        <w:r>
          <w:rPr>
            <w:rStyle w:val="FunctionTok"/>
          </w:rPr>
          <w:delText xml:space="preserve">list</w:delText>
        </w:r>
      </w:del>
      <w:del w:id="390" w:author="PR Preview" w:date="2026-01-01T00:00:00Z">
        <w:r>
          <w:rPr>
            <w:rStyle w:val="NormalTok"/>
          </w:rPr>
          <w:delText xml:space="preserve">(</w:delText>
        </w:r>
      </w:del>
      <w:del w:id="391" w:author="PR Preview" w:date="2026-01-01T00:00:00Z">
        <w:r>
          <w:rPr>
            <w:rStyle w:val="AttributeTok"/>
          </w:rPr>
          <w:delText xml:space="preserve">beta =</w:delText>
        </w:r>
      </w:del>
      <w:del w:id="392" w:author="PR Preview" w:date="2026-01-01T00:00:00Z">
        <w:r>
          <w:rPr>
            <w:rStyle w:val="NormalTok"/>
          </w:rPr>
          <w:delText xml:space="preserve"> </w:delText>
        </w:r>
      </w:del>
      <w:del w:id="393" w:author="PR Preview" w:date="2026-01-01T00:00:00Z">
        <w:r>
          <w:rPr>
            <w:rStyle w:val="FunctionTok"/>
          </w:rPr>
          <w:delText xml:space="preserve">c</w:delText>
        </w:r>
      </w:del>
      <w:del w:id="394" w:author="PR Preview" w:date="2026-01-01T00:00:00Z">
        <w:r>
          <w:rPr>
            <w:rStyle w:val="NormalTok"/>
          </w:rPr>
          <w:delText xml:space="preserve">(</w:delText>
        </w:r>
      </w:del>
      <w:del w:id="395" w:author="PR Preview" w:date="2026-01-01T00:00:00Z">
        <w:r>
          <w:rPr>
            <w:rStyle w:val="DecValTok"/>
          </w:rPr>
          <w:delText xml:space="preserve">0</w:delText>
        </w:r>
      </w:del>
      <w:del w:id="396" w:author="PR Preview" w:date="2026-01-01T00:00:00Z">
        <w:r>
          <w:rPr>
            <w:rStyle w:val="NormalTok"/>
          </w:rPr>
          <w:delText xml:space="preserve">, </w:delText>
        </w:r>
      </w:del>
      <w:del w:id="397" w:author="PR Preview" w:date="2026-01-01T00:00:00Z">
        <w:r>
          <w:rPr>
            <w:rStyle w:val="DecValTok"/>
          </w:rPr>
          <w:delText xml:space="preserve">0</w:delText>
        </w:r>
      </w:del>
      <w:del w:id="398" w:author="PR Preview" w:date="2026-01-01T00:00:00Z">
        <w:r>
          <w:rPr>
            <w:rStyle w:val="NormalTok"/>
          </w:rPr>
          <w:delText xml:space="preserve">), </w:delText>
        </w:r>
      </w:del>
      <w:del w:id="399" w:author="PR Preview" w:date="2026-01-01T00:00:00Z">
        <w:r>
          <w:rPr>
            <w:rStyle w:val="AttributeTok"/>
          </w:rPr>
          <w:delText xml:space="preserve">gradient =</w:delText>
        </w:r>
      </w:del>
      <w:del w:id="400" w:author="PR Preview" w:date="2026-01-01T00:00:00Z">
        <w:r>
          <w:rPr>
            <w:rStyle w:val="NormalTok"/>
          </w:rPr>
          <w:delText xml:space="preserve"> </w:delText>
        </w:r>
      </w:del>
      <w:del w:id="401" w:author="PR Preview" w:date="2026-01-01T00:00:00Z">
        <w:r>
          <w:rPr>
            <w:rStyle w:val="FunctionTok"/>
          </w:rPr>
          <w:delText xml:space="preserve">c</w:delText>
        </w:r>
      </w:del>
      <w:del w:id="402" w:author="PR Preview" w:date="2026-01-01T00:00:00Z">
        <w:r>
          <w:rPr>
            <w:rStyle w:val="NormalTok"/>
          </w:rPr>
          <w:delText xml:space="preserve">(grad_zero))</w:delText>
        </w:r>
      </w:del>
      <w:del w:id="403" w:author="PR Preview" w:date="2026-01-01T00:00:00Z">
        <w:r>
          <w:br/>
        </w:r>
      </w:del>
      <w:del w:id="404" w:author="PR Preview" w:date="2026-01-01T00:00:00Z">
        <w:r>
          <w:rPr>
            <w:rStyle w:val="NormalTok"/>
          </w:rPr>
          <w:delText xml:space="preserve">)</w:delText>
        </w:r>
      </w:del>
      <w:del w:id="405" w:author="PR Preview" w:date="2026-01-01T00:00:00Z">
        <w:r>
          <w:br/>
        </w:r>
      </w:del>
      <w:del w:id="406" w:author="PR Preview" w:date="2026-01-01T00:00:00Z">
        <w:r>
          <w:rPr>
            <w:rStyle w:val="CommentTok"/>
          </w:rPr>
          <w:delText xml:space="preserve">#&gt; $solution</w:delText>
        </w:r>
      </w:del>
      <w:del w:id="407" w:author="PR Preview" w:date="2026-01-01T00:00:00Z">
        <w:r>
          <w:br/>
        </w:r>
      </w:del>
      <w:del w:id="408" w:author="PR Preview" w:date="2026-01-01T00:00:00Z">
        <w:r>
          <w:rPr>
            <w:rStyle w:val="CommentTok"/>
          </w:rPr>
          <w:delText xml:space="preserve">#&gt; $solution$beta</w:delText>
        </w:r>
      </w:del>
      <w:del w:id="409" w:author="PR Preview" w:date="2026-01-01T00:00:00Z">
        <w:r>
          <w:br/>
        </w:r>
      </w:del>
      <w:del w:id="410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411" w:author="PR Preview" w:date="2026-01-01T00:00:00Z">
        <w:r>
          <w:br/>
        </w:r>
      </w:del>
      <w:del w:id="412" w:author="PR Preview" w:date="2026-01-01T00:00:00Z">
        <w:r>
          <w:rPr>
            <w:rStyle w:val="CommentTok"/>
          </w:rPr>
          <w:delText xml:space="preserve">#&gt; </w:delText>
        </w:r>
      </w:del>
      <w:del w:id="413" w:author="PR Preview" w:date="2026-01-01T00:00:00Z">
        <w:r>
          <w:br/>
        </w:r>
      </w:del>
      <w:del w:id="414" w:author="PR Preview" w:date="2026-01-01T00:00:00Z">
        <w:r>
          <w:rPr>
            <w:rStyle w:val="CommentTok"/>
          </w:rPr>
          <w:delText xml:space="preserve">#&gt; $solution$gradient</w:delText>
        </w:r>
      </w:del>
      <w:del w:id="415" w:author="PR Preview" w:date="2026-01-01T00:00:00Z">
        <w:r>
          <w:br/>
        </w:r>
      </w:del>
      <w:del w:id="416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417" w:author="PR Preview" w:date="2026-01-01T00:00:00Z">
        <w:r>
          <w:br/>
        </w:r>
      </w:del>
      <w:del w:id="418" w:author="PR Preview" w:date="2026-01-01T00:00:00Z">
        <w:r>
          <w:rPr>
            <w:rStyle w:val="CommentTok"/>
          </w:rPr>
          <w:delText xml:space="preserve">#&gt; </w:delText>
        </w:r>
      </w:del>
      <w:del w:id="419" w:author="PR Preview" w:date="2026-01-01T00:00:00Z">
        <w:r>
          <w:br/>
        </w:r>
      </w:del>
      <w:del w:id="420" w:author="PR Preview" w:date="2026-01-01T00:00:00Z">
        <w:r>
          <w:rPr>
            <w:rStyle w:val="CommentTok"/>
          </w:rPr>
          <w:delText xml:space="preserve">#&gt; </w:delText>
        </w:r>
      </w:del>
      <w:del w:id="421" w:author="PR Preview" w:date="2026-01-01T00:00:00Z">
        <w:r>
          <w:br/>
        </w:r>
      </w:del>
      <w:del w:id="422" w:author="PR Preview" w:date="2026-01-01T00:00:00Z">
        <w:r>
          <w:rPr>
            <w:rStyle w:val="CommentTok"/>
          </w:rPr>
          <w:delText xml:space="preserve">#&gt; $zero_vector</w:delText>
        </w:r>
      </w:del>
      <w:del w:id="423" w:author="PR Preview" w:date="2026-01-01T00:00:00Z">
        <w:r>
          <w:br/>
        </w:r>
      </w:del>
      <w:del w:id="424" w:author="PR Preview" w:date="2026-01-01T00:00:00Z">
        <w:r>
          <w:rPr>
            <w:rStyle w:val="CommentTok"/>
          </w:rPr>
          <w:delText xml:space="preserve">#&gt; $zero_vector$beta</w:delText>
        </w:r>
      </w:del>
      <w:del w:id="425" w:author="PR Preview" w:date="2026-01-01T00:00:00Z">
        <w:r>
          <w:br/>
        </w:r>
      </w:del>
      <w:del w:id="426" w:author="PR Preview" w:date="2026-01-01T00:00:00Z">
        <w:r>
          <w:rPr>
            <w:rStyle w:val="CommentTok"/>
          </w:rPr>
          <w:delText xml:space="preserve">#&gt; [1] 0 0</w:delText>
        </w:r>
      </w:del>
      <w:del w:id="427" w:author="PR Preview" w:date="2026-01-01T00:00:00Z">
        <w:r>
          <w:br/>
        </w:r>
      </w:del>
      <w:del w:id="428" w:author="PR Preview" w:date="2026-01-01T00:00:00Z">
        <w:r>
          <w:rPr>
            <w:rStyle w:val="CommentTok"/>
          </w:rPr>
          <w:delText xml:space="preserve">#&gt; </w:delText>
        </w:r>
      </w:del>
      <w:del w:id="429" w:author="PR Preview" w:date="2026-01-01T00:00:00Z">
        <w:r>
          <w:br/>
        </w:r>
      </w:del>
      <w:del w:id="430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431" w:author="PR Preview" w:date="2026-01-01T00:00:00Z">
        <w:r>
          <w:br/>
        </w:r>
      </w:del>
      <w:del w:id="432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433" w:author="PR Preview" w:date="2026-01-01T00:00:00Z">
        <w:r>
          <w:rPr>
            <w:rStyle w:val="NormalTok"/>
          </w:rPr>
          <w:t xml:space="preserve">auto </w:t>
        </w:r>
      </w:ins>
      <w:ins w:id="434" w:author="PR Preview" w:date="2026-01-01T00:00:00Z">
        <w:r>
          <w:rPr>
            <w:rStyle w:val="OtherTok"/>
          </w:rPr>
          <w:t xml:space="preserve">&lt;-</w:t>
        </w:r>
      </w:ins>
      <w:ins w:id="435" w:author="PR Preview" w:date="2026-01-01T00:00:00Z">
        <w:r>
          <w:rPr>
            <w:rStyle w:val="NormalTok"/>
          </w:rPr>
          <w:t xml:space="preserve"> </w:t>
        </w:r>
      </w:ins>
      <w:ins w:id="436" w:author="PR Preview" w:date="2026-01-01T00:00:00Z">
        <w:r>
          <w:rPr>
            <w:rStyle w:val="FunctionTok"/>
          </w:rPr>
          <w:t xml:space="preserve">read.csv</w:t>
        </w:r>
      </w:ins>
      <w:ins w:id="437" w:author="PR Preview" w:date="2026-01-01T00:00:00Z">
        <w:r>
          <w:rPr>
            <w:rStyle w:val="NormalTok"/>
          </w:rPr>
          <w:t xml:space="preserve">(</w:t>
        </w:r>
      </w:ins>
      <w:ins w:id="438" w:author="PR Preview" w:date="2026-01-01T00:00:00Z">
        <w:r>
          <w:rPr>
            <w:rStyle w:val="StringTok"/>
          </w:rPr>
          <w:t xml:space="preserve">"data/auto.csv"</w:t>
        </w:r>
      </w:ins>
      <w:ins w:id="439" w:author="PR Preview" w:date="2026-01-01T00:00:00Z">
        <w:r>
          <w:rPr>
            <w:rStyle w:val="NormalTok"/>
          </w:rPr>
          <w:t xml:space="preserve">)</w:t>
        </w:r>
      </w:ins>
      <w:ins w:id="440" w:author="PR Preview" w:date="2026-01-01T00:00:00Z">
        <w:r>
          <w:br/>
        </w:r>
      </w:ins>
      <w:ins w:id="441" w:author="PR Preview" w:date="2026-01-01T00:00:00Z">
        <w:r>
          <w:rPr>
            <w:rStyle w:val="NormalTok"/>
          </w:rPr>
          <w:t xml:space="preserve">y </w:t>
        </w:r>
      </w:ins>
      <w:ins w:id="442" w:author="PR Preview" w:date="2026-01-01T00:00:00Z">
        <w:r>
          <w:rPr>
            <w:rStyle w:val="OtherTok"/>
          </w:rPr>
          <w:t xml:space="preserve">&lt;-</w:t>
        </w:r>
      </w:ins>
      <w:ins w:id="443" w:author="PR Preview" w:date="2026-01-01T00:00:00Z">
        <w:r>
          <w:rPr>
            <w:rStyle w:val="NormalTok"/>
          </w:rPr>
          <w:t xml:space="preserve"> auto</w:t>
        </w:r>
      </w:ins>
      <w:ins w:id="444" w:author="PR Preview" w:date="2026-01-01T00:00:00Z">
        <w:r>
          <w:rPr>
            <w:rStyle w:val="SpecialCharTok"/>
          </w:rPr>
          <w:t xml:space="preserve">$</w:t>
        </w:r>
      </w:ins>
      <w:ins w:id="445" w:author="PR Preview" w:date="2026-01-01T00:00:00Z">
        <w:r>
          <w:rPr>
            <w:rStyle w:val="NormalTok"/>
          </w:rPr>
          <w:t xml:space="preserve">mpg</w:t>
        </w:r>
      </w:ins>
      <w:ins w:id="446" w:author="PR Preview" w:date="2026-01-01T00:00:00Z">
        <w:r>
          <w:br/>
        </w:r>
      </w:ins>
      <w:ins w:id="447" w:author="PR Preview" w:date="2026-01-01T00:00:00Z">
        <w:r>
          <w:rPr>
            <w:rStyle w:val="NormalTok"/>
          </w:rPr>
          <w:t xml:space="preserve">X </w:t>
        </w:r>
      </w:ins>
      <w:ins w:id="448" w:author="PR Preview" w:date="2026-01-01T00:00:00Z">
        <w:r>
          <w:rPr>
            <w:rStyle w:val="OtherTok"/>
          </w:rPr>
          <w:t xml:space="preserve">&lt;-</w:t>
        </w:r>
      </w:ins>
      <w:ins w:id="449" w:author="PR Preview" w:date="2026-01-01T00:00:00Z">
        <w:r>
          <w:rPr>
            <w:rStyle w:val="NormalTok"/>
          </w:rPr>
          <w:t xml:space="preserve"> </w:t>
        </w:r>
      </w:ins>
      <w:ins w:id="450" w:author="PR Preview" w:date="2026-01-01T00:00:00Z">
        <w:r>
          <w:rPr>
            <w:rStyle w:val="FunctionTok"/>
          </w:rPr>
          <w:t xml:space="preserve">cbind</w:t>
        </w:r>
      </w:ins>
      <w:ins w:id="451" w:author="PR Preview" w:date="2026-01-01T00:00:00Z">
        <w:r>
          <w:rPr>
            <w:rStyle w:val="NormalTok"/>
          </w:rPr>
          <w:t xml:space="preserve">(</w:t>
        </w:r>
      </w:ins>
      <w:ins w:id="452" w:author="PR Preview" w:date="2026-01-01T00:00:00Z">
        <w:r>
          <w:rPr>
            <w:rStyle w:val="DecValTok"/>
          </w:rPr>
          <w:t xml:space="preserve">1</w:t>
        </w:r>
      </w:ins>
      <w:ins w:id="453" w:author="PR Preview" w:date="2026-01-01T00:00:00Z">
        <w:r>
          <w:rPr>
            <w:rStyle w:val="NormalTok"/>
          </w:rPr>
          <w:t xml:space="preserve">, auto</w:t>
        </w:r>
      </w:ins>
      <w:ins w:id="454" w:author="PR Preview" w:date="2026-01-01T00:00:00Z">
        <w:r>
          <w:rPr>
            <w:rStyle w:val="SpecialCharTok"/>
          </w:rPr>
          <w:t xml:space="preserve">$</w:t>
        </w:r>
      </w:ins>
      <w:ins w:id="455" w:author="PR Preview" w:date="2026-01-01T00:00:00Z">
        <w:r>
          <w:rPr>
            <w:rStyle w:val="NormalTok"/>
          </w:rPr>
          <w:t xml:space="preserve">horsepower)</w:t>
        </w:r>
      </w:ins>
      <w:ins w:id="456" w:author="PR Preview" w:date="2026-01-01T00:00:00Z">
        <w:r>
          <w:br/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NormalTok"/>
          </w:rPr>
          <w:t xml:space="preserve">grad </w:t>
        </w:r>
      </w:ins>
      <w:ins w:id="459" w:author="PR Preview" w:date="2026-01-01T00:00:00Z">
        <w:r>
          <w:rPr>
            <w:rStyle w:val="OtherTok"/>
          </w:rPr>
          <w:t xml:space="preserve">&lt;-</w:t>
        </w:r>
      </w:ins>
      <w:ins w:id="460" w:author="PR Preview" w:date="2026-01-01T00:00:00Z">
        <w:r>
          <w:rPr>
            <w:rStyle w:val="NormalTok"/>
          </w:rPr>
          <w:t xml:space="preserve"> </w:t>
        </w:r>
      </w:ins>
      <w:ins w:id="461" w:author="PR Preview" w:date="2026-01-01T00:00:00Z">
        <w:r>
          <w:rPr>
            <w:rStyle w:val="ControlFlowTok"/>
          </w:rPr>
          <w:t xml:space="preserve">function</w:t>
        </w:r>
      </w:ins>
      <w:ins w:id="462" w:author="PR Preview" w:date="2026-01-01T00:00:00Z">
        <w:r>
          <w:rPr>
            <w:rStyle w:val="NormalTok"/>
          </w:rPr>
          <w:t xml:space="preserve">(beta) </w:t>
        </w:r>
      </w:ins>
      <w:ins w:id="463" w:author="PR Preview" w:date="2026-01-01T00:00:00Z">
        <w:r>
          <w:rPr>
            <w:rStyle w:val="SpecialCharTok"/>
          </w:rPr>
          <w:t xml:space="preserve">-</w:t>
        </w:r>
      </w:ins>
      <w:ins w:id="464" w:author="PR Preview" w:date="2026-01-01T00:00:00Z">
        <w:r>
          <w:rPr>
            <w:rStyle w:val="DecValTok"/>
          </w:rPr>
          <w:t xml:space="preserve">2</w:t>
        </w:r>
      </w:ins>
      <w:ins w:id="465" w:author="PR Preview" w:date="2026-01-01T00:00:00Z">
        <w:r>
          <w:rPr>
            <w:rStyle w:val="NormalTok"/>
          </w:rPr>
          <w:t xml:space="preserve"> </w:t>
        </w:r>
      </w:ins>
      <w:ins w:id="466" w:author="PR Preview" w:date="2026-01-01T00:00:00Z">
        <w:r>
          <w:rPr>
            <w:rStyle w:val="SpecialCharTok"/>
          </w:rPr>
          <w:t xml:space="preserve">*</w:t>
        </w:r>
      </w:ins>
      <w:ins w:id="467" w:author="PR Preview" w:date="2026-01-01T00:00:00Z">
        <w:r>
          <w:rPr>
            <w:rStyle w:val="NormalTok"/>
          </w:rPr>
          <w:t xml:space="preserve"> </w:t>
        </w:r>
      </w:ins>
      <w:ins w:id="468" w:author="PR Preview" w:date="2026-01-01T00:00:00Z">
        <w:r>
          <w:rPr>
            <w:rStyle w:val="FunctionTok"/>
          </w:rPr>
          <w:t xml:space="preserve">t</w:t>
        </w:r>
      </w:ins>
      <w:ins w:id="469" w:author="PR Preview" w:date="2026-01-01T00:00:00Z">
        <w:r>
          <w:rPr>
            <w:rStyle w:val="NormalTok"/>
          </w:rPr>
          <w:t xml:space="preserve">(X) </w:t>
        </w:r>
      </w:ins>
      <w:ins w:id="470" w:author="PR Preview" w:date="2026-01-01T00:00:00Z">
        <w:r>
          <w:rPr>
            <w:rStyle w:val="SpecialCharTok"/>
          </w:rPr>
          <w:t xml:space="preserve">%*%</w:t>
        </w:r>
      </w:ins>
      <w:ins w:id="471" w:author="PR Preview" w:date="2026-01-01T00:00:00Z">
        <w:r>
          <w:rPr>
            <w:rStyle w:val="NormalTok"/>
          </w:rPr>
          <w:t xml:space="preserve"> (y </w:t>
        </w:r>
      </w:ins>
      <w:ins w:id="472" w:author="PR Preview" w:date="2026-01-01T00:00:00Z">
        <w:r>
          <w:rPr>
            <w:rStyle w:val="SpecialCharTok"/>
          </w:rPr>
          <w:t xml:space="preserve">-</w:t>
        </w:r>
      </w:ins>
      <w:ins w:id="473" w:author="PR Preview" w:date="2026-01-01T00:00:00Z">
        <w:r>
          <w:rPr>
            <w:rStyle w:val="NormalTok"/>
          </w:rPr>
          <w:t xml:space="preserve"> X </w:t>
        </w:r>
      </w:ins>
      <w:ins w:id="474" w:author="PR Preview" w:date="2026-01-01T00:00:00Z">
        <w:r>
          <w:rPr>
            <w:rStyle w:val="SpecialCharTok"/>
          </w:rPr>
          <w:t xml:space="preserve">%*%</w:t>
        </w:r>
      </w:ins>
      <w:ins w:id="475" w:author="PR Preview" w:date="2026-01-01T00:00:00Z">
        <w:r>
          <w:rPr>
            <w:rStyle w:val="NormalTok"/>
          </w:rPr>
          <w:t xml:space="preserve"> beta)</w:t>
        </w:r>
      </w:ins>
      <w:ins w:id="476" w:author="PR Preview" w:date="2026-01-01T00:00:00Z">
        <w:r>
          <w:br/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NormalTok"/>
          </w:rPr>
          <w:t xml:space="preserve">beta_hat </w:t>
        </w:r>
      </w:ins>
      <w:ins w:id="479" w:author="PR Preview" w:date="2026-01-01T00:00:00Z">
        <w:r>
          <w:rPr>
            <w:rStyle w:val="OtherTok"/>
          </w:rPr>
          <w:t xml:space="preserve">&lt;-</w:t>
        </w:r>
      </w:ins>
      <w:ins w:id="480" w:author="PR Preview" w:date="2026-01-01T00:00:00Z">
        <w:r>
          <w:rPr>
            <w:rStyle w:val="NormalTok"/>
          </w:rPr>
          <w:t xml:space="preserve"> </w:t>
        </w:r>
      </w:ins>
      <w:ins w:id="481" w:author="PR Preview" w:date="2026-01-01T00:00:00Z">
        <w:r>
          <w:rPr>
            <w:rStyle w:val="FunctionTok"/>
          </w:rPr>
          <w:t xml:space="preserve">solve</w:t>
        </w:r>
      </w:ins>
      <w:ins w:id="482" w:author="PR Preview" w:date="2026-01-01T00:00:00Z">
        <w:r>
          <w:rPr>
            <w:rStyle w:val="NormalTok"/>
          </w:rPr>
          <w:t xml:space="preserve">(</w:t>
        </w:r>
      </w:ins>
      <w:ins w:id="483" w:author="PR Preview" w:date="2026-01-01T00:00:00Z">
        <w:r>
          <w:rPr>
            <w:rStyle w:val="FunctionTok"/>
          </w:rPr>
          <w:t xml:space="preserve">t</w:t>
        </w:r>
      </w:ins>
      <w:ins w:id="484" w:author="PR Preview" w:date="2026-01-01T00:00:00Z">
        <w:r>
          <w:rPr>
            <w:rStyle w:val="NormalTok"/>
          </w:rPr>
          <w:t xml:space="preserve">(X) </w:t>
        </w:r>
      </w:ins>
      <w:ins w:id="485" w:author="PR Preview" w:date="2026-01-01T00:00:00Z">
        <w:r>
          <w:rPr>
            <w:rStyle w:val="SpecialCharTok"/>
          </w:rPr>
          <w:t xml:space="preserve">%*%</w:t>
        </w:r>
      </w:ins>
      <w:ins w:id="486" w:author="PR Preview" w:date="2026-01-01T00:00:00Z">
        <w:r>
          <w:rPr>
            <w:rStyle w:val="NormalTok"/>
          </w:rPr>
          <w:t xml:space="preserve"> X, </w:t>
        </w:r>
      </w:ins>
      <w:ins w:id="487" w:author="PR Preview" w:date="2026-01-01T00:00:00Z">
        <w:r>
          <w:rPr>
            <w:rStyle w:val="FunctionTok"/>
          </w:rPr>
          <w:t xml:space="preserve">t</w:t>
        </w:r>
      </w:ins>
      <w:ins w:id="488" w:author="PR Preview" w:date="2026-01-01T00:00:00Z">
        <w:r>
          <w:rPr>
            <w:rStyle w:val="NormalTok"/>
          </w:rPr>
          <w:t xml:space="preserve">(X) </w:t>
        </w:r>
      </w:ins>
      <w:ins w:id="489" w:author="PR Preview" w:date="2026-01-01T00:00:00Z">
        <w:r>
          <w:rPr>
            <w:rStyle w:val="SpecialCharTok"/>
          </w:rPr>
          <w:t xml:space="preserve">%*%</w:t>
        </w:r>
      </w:ins>
      <w:ins w:id="490" w:author="PR Preview" w:date="2026-01-01T00:00:00Z">
        <w:r>
          <w:rPr>
            <w:rStyle w:val="NormalTok"/>
          </w:rPr>
          <w:t xml:space="preserve"> y)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NormalTok"/>
          </w:rPr>
          <w:t xml:space="preserve">grad_hat </w:t>
        </w:r>
      </w:ins>
      <w:ins w:id="493" w:author="PR Preview" w:date="2026-01-01T00:00:00Z">
        <w:r>
          <w:rPr>
            <w:rStyle w:val="OtherTok"/>
          </w:rPr>
          <w:t xml:space="preserve">&lt;-</w:t>
        </w:r>
      </w:ins>
      <w:ins w:id="494" w:author="PR Preview" w:date="2026-01-01T00:00:00Z">
        <w:r>
          <w:rPr>
            <w:rStyle w:val="NormalTok"/>
          </w:rPr>
          <w:t xml:space="preserve"> </w:t>
        </w:r>
      </w:ins>
      <w:ins w:id="495" w:author="PR Preview" w:date="2026-01-01T00:00:00Z">
        <w:r>
          <w:rPr>
            <w:rStyle w:val="FunctionTok"/>
          </w:rPr>
          <w:t xml:space="preserve">grad</w:t>
        </w:r>
      </w:ins>
      <w:ins w:id="496" w:author="PR Preview" w:date="2026-01-01T00:00:00Z">
        <w:r>
          <w:rPr>
            <w:rStyle w:val="NormalTok"/>
          </w:rPr>
          <w:t xml:space="preserve">(beta_hat)</w:t>
        </w:r>
      </w:ins>
      <w:ins w:id="497" w:author="PR Preview" w:date="2026-01-01T00:00:00Z">
        <w:r>
          <w:br/>
        </w:r>
      </w:ins>
      <w:ins w:id="498" w:author="PR Preview" w:date="2026-01-01T00:00:00Z">
        <w:r>
          <w:rPr>
            <w:rStyle w:val="NormalTok"/>
          </w:rPr>
          <w:t xml:space="preserve">grad_zero </w:t>
        </w:r>
      </w:ins>
      <w:ins w:id="499" w:author="PR Preview" w:date="2026-01-01T00:00:00Z">
        <w:r>
          <w:rPr>
            <w:rStyle w:val="OtherTok"/>
          </w:rPr>
          <w:t xml:space="preserve">&lt;-</w:t>
        </w:r>
      </w:ins>
      <w:ins w:id="500" w:author="PR Preview" w:date="2026-01-01T00:00:00Z">
        <w:r>
          <w:rPr>
            <w:rStyle w:val="NormalTok"/>
          </w:rPr>
          <w:t xml:space="preserve"> </w:t>
        </w:r>
      </w:ins>
      <w:ins w:id="501" w:author="PR Preview" w:date="2026-01-01T00:00:00Z">
        <w:r>
          <w:rPr>
            <w:rStyle w:val="FunctionTok"/>
          </w:rPr>
          <w:t xml:space="preserve">grad</w:t>
        </w:r>
      </w:ins>
      <w:ins w:id="502" w:author="PR Preview" w:date="2026-01-01T00:00:00Z">
        <w:r>
          <w:rPr>
            <w:rStyle w:val="NormalTok"/>
          </w:rPr>
          <w:t xml:space="preserve">(</w:t>
        </w:r>
      </w:ins>
      <w:ins w:id="503" w:author="PR Preview" w:date="2026-01-01T00:00:00Z">
        <w:r>
          <w:rPr>
            <w:rStyle w:val="FunctionTok"/>
          </w:rPr>
          <w:t xml:space="preserve">c</w:t>
        </w:r>
      </w:ins>
      <w:ins w:id="504" w:author="PR Preview" w:date="2026-01-01T00:00:00Z">
        <w:r>
          <w:rPr>
            <w:rStyle w:val="NormalTok"/>
          </w:rPr>
          <w:t xml:space="preserve">(</w:t>
        </w:r>
      </w:ins>
      <w:ins w:id="505" w:author="PR Preview" w:date="2026-01-01T00:00:00Z">
        <w:r>
          <w:rPr>
            <w:rStyle w:val="DecValTok"/>
          </w:rPr>
          <w:t xml:space="preserve">0</w:t>
        </w:r>
      </w:ins>
      <w:ins w:id="506" w:author="PR Preview" w:date="2026-01-01T00:00:00Z">
        <w:r>
          <w:rPr>
            <w:rStyle w:val="NormalTok"/>
          </w:rPr>
          <w:t xml:space="preserve">, </w:t>
        </w:r>
      </w:ins>
      <w:ins w:id="507" w:author="PR Preview" w:date="2026-01-01T00:00:00Z">
        <w:r>
          <w:rPr>
            <w:rStyle w:val="DecValTok"/>
          </w:rPr>
          <w:t xml:space="preserve">0</w:t>
        </w:r>
      </w:ins>
      <w:ins w:id="508" w:author="PR Preview" w:date="2026-01-01T00:00:00Z">
        <w:r>
          <w:rPr>
            <w:rStyle w:val="NormalTok"/>
          </w:rPr>
          <w:t xml:space="preserve">))</w:t>
        </w:r>
      </w:ins>
      <w:ins w:id="509" w:author="PR Preview" w:date="2026-01-01T00:00:00Z">
        <w:r>
          <w:br/>
        </w:r>
      </w:ins>
      <w:ins w:id="510" w:author="PR Preview" w:date="2026-01-01T00:00:00Z">
        <w:r>
          <w:br/>
        </w:r>
      </w:ins>
      <w:ins w:id="511" w:author="PR Preview" w:date="2026-01-01T00:00:00Z">
        <w:r>
          <w:rPr>
            <w:rStyle w:val="FunctionTok"/>
          </w:rPr>
          <w:t xml:space="preserve">list</w:t>
        </w:r>
      </w:ins>
      <w:ins w:id="512" w:author="PR Preview" w:date="2026-01-01T00:00:00Z">
        <w:r>
          <w:rPr>
            <w:rStyle w:val="NormalTok"/>
          </w:rPr>
          <w:t xml:space="preserve">(</w:t>
        </w:r>
      </w:ins>
      <w:ins w:id="513" w:author="PR Preview" w:date="2026-01-01T00:00:00Z">
        <w:r>
          <w:br/>
        </w:r>
      </w:ins>
      <w:ins w:id="514" w:author="PR Preview" w:date="2026-01-01T00:00:00Z">
        <w:r>
          <w:rPr>
            <w:rStyle w:val="NormalTok"/>
          </w:rPr>
          <w:t xml:space="preserve">  </w:t>
        </w:r>
      </w:ins>
      <w:ins w:id="515" w:author="PR Preview" w:date="2026-01-01T00:00:00Z">
        <w:r>
          <w:rPr>
            <w:rStyle w:val="AttributeTok"/>
          </w:rPr>
          <w:t xml:space="preserve">solution =</w:t>
        </w:r>
      </w:ins>
      <w:ins w:id="516" w:author="PR Preview" w:date="2026-01-01T00:00:00Z">
        <w:r>
          <w:rPr>
            <w:rStyle w:val="NormalTok"/>
          </w:rPr>
          <w:t xml:space="preserve"> </w:t>
        </w:r>
      </w:ins>
      <w:ins w:id="517" w:author="PR Preview" w:date="2026-01-01T00:00:00Z">
        <w:r>
          <w:rPr>
            <w:rStyle w:val="FunctionTok"/>
          </w:rPr>
          <w:t xml:space="preserve">list</w:t>
        </w:r>
      </w:ins>
      <w:ins w:id="518" w:author="PR Preview" w:date="2026-01-01T00:00:00Z">
        <w:r>
          <w:rPr>
            <w:rStyle w:val="NormalTok"/>
          </w:rPr>
          <w:t xml:space="preserve">(</w:t>
        </w:r>
      </w:ins>
      <w:ins w:id="519" w:author="PR Preview" w:date="2026-01-01T00:00:00Z">
        <w:r>
          <w:rPr>
            <w:rStyle w:val="AttributeTok"/>
          </w:rPr>
          <w:t xml:space="preserve">beta =</w:t>
        </w:r>
      </w:ins>
      <w:ins w:id="520" w:author="PR Preview" w:date="2026-01-01T00:00:00Z">
        <w:r>
          <w:rPr>
            <w:rStyle w:val="NormalTok"/>
          </w:rPr>
          <w:t xml:space="preserve"> </w:t>
        </w:r>
      </w:ins>
      <w:ins w:id="521" w:author="PR Preview" w:date="2026-01-01T00:00:00Z">
        <w:r>
          <w:rPr>
            <w:rStyle w:val="FunctionTok"/>
          </w:rPr>
          <w:t xml:space="preserve">c</w:t>
        </w:r>
      </w:ins>
      <w:ins w:id="522" w:author="PR Preview" w:date="2026-01-01T00:00:00Z">
        <w:r>
          <w:rPr>
            <w:rStyle w:val="NormalTok"/>
          </w:rPr>
          <w:t xml:space="preserve">(beta_hat), </w:t>
        </w:r>
      </w:ins>
      <w:ins w:id="523" w:author="PR Preview" w:date="2026-01-01T00:00:00Z">
        <w:r>
          <w:rPr>
            <w:rStyle w:val="AttributeTok"/>
          </w:rPr>
          <w:t xml:space="preserve">gradient =</w:t>
        </w:r>
      </w:ins>
      <w:ins w:id="524" w:author="PR Preview" w:date="2026-01-01T00:00:00Z">
        <w:r>
          <w:rPr>
            <w:rStyle w:val="NormalTok"/>
          </w:rPr>
          <w:t xml:space="preserve"> </w:t>
        </w:r>
      </w:ins>
      <w:ins w:id="525" w:author="PR Preview" w:date="2026-01-01T00:00:00Z">
        <w:r>
          <w:rPr>
            <w:rStyle w:val="FunctionTok"/>
          </w:rPr>
          <w:t xml:space="preserve">c</w:t>
        </w:r>
      </w:ins>
      <w:ins w:id="526" w:author="PR Preview" w:date="2026-01-01T00:00:00Z">
        <w:r>
          <w:rPr>
            <w:rStyle w:val="NormalTok"/>
          </w:rPr>
          <w:t xml:space="preserve">(grad_hat)),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</w:t>
        </w:r>
      </w:ins>
      <w:ins w:id="529" w:author="PR Preview" w:date="2026-01-01T00:00:00Z">
        <w:r>
          <w:rPr>
            <w:rStyle w:val="AttributeTok"/>
          </w:rPr>
          <w:t xml:space="preserve">zero_vector =</w:t>
        </w:r>
      </w:ins>
      <w:ins w:id="530" w:author="PR Preview" w:date="2026-01-01T00:00:00Z">
        <w:r>
          <w:rPr>
            <w:rStyle w:val="NormalTok"/>
          </w:rPr>
          <w:t xml:space="preserve"> </w:t>
        </w:r>
      </w:ins>
      <w:ins w:id="531" w:author="PR Preview" w:date="2026-01-01T00:00:00Z">
        <w:r>
          <w:rPr>
            <w:rStyle w:val="FunctionTok"/>
          </w:rPr>
          <w:t xml:space="preserve">list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rPr>
            <w:rStyle w:val="AttributeTok"/>
          </w:rPr>
          <w:t xml:space="preserve">beta =</w:t>
        </w:r>
      </w:ins>
      <w:ins w:id="534" w:author="PR Preview" w:date="2026-01-01T00:00:00Z">
        <w:r>
          <w:rPr>
            <w:rStyle w:val="NormalTok"/>
          </w:rPr>
          <w:t xml:space="preserve"> </w:t>
        </w:r>
      </w:ins>
      <w:ins w:id="535" w:author="PR Preview" w:date="2026-01-01T00:00:00Z">
        <w:r>
          <w:rPr>
            <w:rStyle w:val="FunctionTok"/>
          </w:rPr>
          <w:t xml:space="preserve">c</w:t>
        </w:r>
      </w:ins>
      <w:ins w:id="536" w:author="PR Preview" w:date="2026-01-01T00:00:00Z">
        <w:r>
          <w:rPr>
            <w:rStyle w:val="NormalTok"/>
          </w:rPr>
          <w:t xml:space="preserve">(</w:t>
        </w:r>
      </w:ins>
      <w:ins w:id="537" w:author="PR Preview" w:date="2026-01-01T00:00:00Z">
        <w:r>
          <w:rPr>
            <w:rStyle w:val="DecValTok"/>
          </w:rPr>
          <w:t xml:space="preserve">0</w:t>
        </w:r>
      </w:ins>
      <w:ins w:id="538" w:author="PR Preview" w:date="2026-01-01T00:00:00Z">
        <w:r>
          <w:rPr>
            <w:rStyle w:val="NormalTok"/>
          </w:rPr>
          <w:t xml:space="preserve">, </w:t>
        </w:r>
      </w:ins>
      <w:ins w:id="539" w:author="PR Preview" w:date="2026-01-01T00:00:00Z">
        <w:r>
          <w:rPr>
            <w:rStyle w:val="DecValTok"/>
          </w:rPr>
          <w:t xml:space="preserve">0</w:t>
        </w:r>
      </w:ins>
      <w:ins w:id="540" w:author="PR Preview" w:date="2026-01-01T00:00:00Z">
        <w:r>
          <w:rPr>
            <w:rStyle w:val="NormalTok"/>
          </w:rPr>
          <w:t xml:space="preserve">), </w:t>
        </w:r>
      </w:ins>
      <w:ins w:id="541" w:author="PR Preview" w:date="2026-01-01T00:00:00Z">
        <w:r>
          <w:rPr>
            <w:rStyle w:val="AttributeTok"/>
          </w:rPr>
          <w:t xml:space="preserve">gradient =</w:t>
        </w:r>
      </w:ins>
      <w:ins w:id="542" w:author="PR Preview" w:date="2026-01-01T00:00:00Z">
        <w:r>
          <w:rPr>
            <w:rStyle w:val="NormalTok"/>
          </w:rPr>
          <w:t xml:space="preserve"> </w:t>
        </w:r>
      </w:ins>
      <w:ins w:id="543" w:author="PR Preview" w:date="2026-01-01T00:00:00Z">
        <w:r>
          <w:rPr>
            <w:rStyle w:val="FunctionTok"/>
          </w:rPr>
          <w:t xml:space="preserve">c</w:t>
        </w:r>
      </w:ins>
      <w:ins w:id="544" w:author="PR Preview" w:date="2026-01-01T00:00:00Z">
        <w:r>
          <w:rPr>
            <w:rStyle w:val="NormalTok"/>
          </w:rPr>
          <w:t xml:space="preserve">(grad_zero))</w:t>
        </w:r>
      </w:ins>
      <w:ins w:id="545" w:author="PR Preview" w:date="2026-01-01T00:00:00Z">
        <w:r>
          <w:br/>
        </w:r>
      </w:ins>
      <w:ins w:id="546" w:author="PR Preview" w:date="2026-01-01T00:00:00Z">
        <w:r>
          <w:rPr>
            <w:rStyle w:val="NormalTok"/>
          </w:rPr>
          <w:t xml:space="preserve">)</w:t>
        </w:r>
      </w:ins>
      <w:ins w:id="547" w:author="PR Preview" w:date="2026-01-01T00:00:00Z">
        <w:r>
          <w:br/>
        </w:r>
      </w:ins>
      <w:ins w:id="548" w:author="PR Preview" w:date="2026-01-01T00:00:00Z">
        <w:r>
          <w:rPr>
            <w:rStyle w:val="CommentTok"/>
          </w:rPr>
          <w:t xml:space="preserve">#&gt; $solution</w:t>
        </w:r>
      </w:ins>
      <w:ins w:id="549" w:author="PR Preview" w:date="2026-01-01T00:00:00Z">
        <w:r>
          <w:br/>
        </w:r>
      </w:ins>
      <w:ins w:id="550" w:author="PR Preview" w:date="2026-01-01T00:00:00Z">
        <w:r>
          <w:rPr>
            <w:rStyle w:val="CommentTok"/>
          </w:rPr>
          <w:t xml:space="preserve">#&gt; $solution$beta</w:t>
        </w:r>
      </w:ins>
      <w:ins w:id="551" w:author="PR Preview" w:date="2026-01-01T00:00:00Z">
        <w:r>
          <w:br/>
        </w:r>
      </w:ins>
      <w:ins w:id="552" w:author="PR Preview" w:date="2026-01-01T00:00:00Z">
        <w:r>
          <w:rPr>
            <w:rStyle w:val="CommentTok"/>
          </w:rPr>
          <w:t xml:space="preserve">#&gt; [1] 39.9358610 -0.1578447</w:t>
        </w:r>
      </w:ins>
      <w:ins w:id="553" w:author="PR Preview" w:date="2026-01-01T00:00:00Z">
        <w:r>
          <w:br/>
        </w:r>
      </w:ins>
      <w:ins w:id="554" w:author="PR Preview" w:date="2026-01-01T00:00:00Z">
        <w:r>
          <w:rPr>
            <w:rStyle w:val="CommentTok"/>
          </w:rPr>
          <w:t xml:space="preserve">#&gt; </w:t>
        </w:r>
      </w:ins>
      <w:ins w:id="555" w:author="PR Preview" w:date="2026-01-01T00:00:00Z">
        <w:r>
          <w:br/>
        </w:r>
      </w:ins>
      <w:ins w:id="556" w:author="PR Preview" w:date="2026-01-01T00:00:00Z">
        <w:r>
          <w:rPr>
            <w:rStyle w:val="CommentTok"/>
          </w:rPr>
          <w:t xml:space="preserve">#&gt; $solution$gradient</w:t>
        </w:r>
      </w:ins>
      <w:ins w:id="557" w:author="PR Preview" w:date="2026-01-01T00:00:00Z">
        <w:r>
          <w:br/>
        </w:r>
      </w:ins>
      <w:ins w:id="558" w:author="PR Preview" w:date="2026-01-01T00:00:00Z">
        <w:r>
          <w:rPr>
            <w:rStyle w:val="CommentTok"/>
          </w:rPr>
          <w:t xml:space="preserve">#&gt; [1] 9.471535e-12 6.662049e-11</w:t>
        </w:r>
      </w:ins>
      <w:ins w:id="559" w:author="PR Preview" w:date="2026-01-01T00:00:00Z">
        <w:r>
          <w:br/>
        </w:r>
      </w:ins>
      <w:ins w:id="560" w:author="PR Preview" w:date="2026-01-01T00:00:00Z">
        <w:r>
          <w:rPr>
            <w:rStyle w:val="CommentTok"/>
          </w:rPr>
          <w:t xml:space="preserve">#&gt; </w:t>
        </w:r>
      </w:ins>
      <w:ins w:id="561" w:author="PR Preview" w:date="2026-01-01T00:00:00Z">
        <w:r>
          <w:br/>
        </w:r>
      </w:ins>
      <w:ins w:id="562" w:author="PR Preview" w:date="2026-01-01T00:00:00Z">
        <w:r>
          <w:rPr>
            <w:rStyle w:val="CommentTok"/>
          </w:rPr>
          <w:t xml:space="preserve">#&gt; </w:t>
        </w:r>
      </w:ins>
      <w:ins w:id="563" w:author="PR Preview" w:date="2026-01-01T00:00:00Z">
        <w:r>
          <w:br/>
        </w:r>
      </w:ins>
      <w:ins w:id="564" w:author="PR Preview" w:date="2026-01-01T00:00:00Z">
        <w:r>
          <w:rPr>
            <w:rStyle w:val="CommentTok"/>
          </w:rPr>
          <w:t xml:space="preserve">#&gt; $zero_vector</w:t>
        </w:r>
      </w:ins>
      <w:ins w:id="565" w:author="PR Preview" w:date="2026-01-01T00:00:00Z">
        <w:r>
          <w:br/>
        </w:r>
      </w:ins>
      <w:ins w:id="566" w:author="PR Preview" w:date="2026-01-01T00:00:00Z">
        <w:r>
          <w:rPr>
            <w:rStyle w:val="CommentTok"/>
          </w:rPr>
          <w:t xml:space="preserve">#&gt; $zero_vector$beta</w:t>
        </w:r>
      </w:ins>
      <w:ins w:id="567" w:author="PR Preview" w:date="2026-01-01T00:00:00Z">
        <w:r>
          <w:br/>
        </w:r>
      </w:ins>
      <w:ins w:id="568" w:author="PR Preview" w:date="2026-01-01T00:00:00Z">
        <w:r>
          <w:rPr>
            <w:rStyle w:val="CommentTok"/>
          </w:rPr>
          <w:t xml:space="preserve">#&gt; [1] 0 0</w:t>
        </w:r>
      </w:ins>
      <w:ins w:id="569" w:author="PR Preview" w:date="2026-01-01T00:00:00Z">
        <w:r>
          <w:br/>
        </w:r>
      </w:ins>
      <w:ins w:id="570" w:author="PR Preview" w:date="2026-01-01T00:00:00Z">
        <w:r>
          <w:rPr>
            <w:rStyle w:val="CommentTok"/>
          </w:rPr>
          <w:t xml:space="preserve">#&gt; </w:t>
        </w:r>
      </w:ins>
      <w:ins w:id="571" w:author="PR Preview" w:date="2026-01-01T00:00:00Z">
        <w:r>
          <w:br/>
        </w:r>
      </w:ins>
      <w:ins w:id="572" w:author="PR Preview" w:date="2026-01-01T00:00:00Z">
        <w:r>
          <w:rPr>
            <w:rStyle w:val="CommentTok"/>
          </w:rPr>
          <w:t xml:space="preserve">#&gt; $zero_vector$gradient</w:t>
        </w:r>
      </w:ins>
      <w:ins w:id="573" w:author="PR Preview" w:date="2026-01-01T00:00:00Z">
        <w:r>
          <w:br/>
        </w:r>
      </w:ins>
      <w:ins w:id="574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575" w:author="PR Preview" w:date="2026-01-01T00:00:00Z">
        <w:r>
          <w:delText xml:space="preserve">The solution is an intercept of 39.9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miles per gallon and a slope of -0.158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miles per gallon per unit of horsepower.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 largest entry of the gradient there is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1.7e-10,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zero up to rounding error,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against 1,737,438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at the zero vector.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So the solution is a stationary point (</w:delText>
        </w:r>
      </w:del>
      <w:hyperlink w:anchor="def-stationary-point">
        <w:del w:id="59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93" w:author="PR Preview" w:date="2026-01-01T00:00:00Z">
        <w:r>
          <w:delText xml:space="preserve">),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 the zero vector is not.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The library fits above agree with the solution of that equation.</w:delText>
        </w:r>
      </w:del>
    </w:p>
    <w:p>
      <w:pPr>
        <w:pStyle w:val="BodyText"/>
      </w:pPr>
      <w:del w:id="598" w:author="PR Preview" w:date="2026-01-01T00:00:00Z">
        <w:r>
          <w:rPr>
            <w:b/>
            <w:bCs/>
          </w:rPr>
          <w:delText xml:space="preserve">Theorem 3 (Taylor’s theorem with a second-order remainder)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Let</w:delText>
        </w:r>
      </w:del>
      <w:del w:id="6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602" w:author="PR Preview" w:date="2026-01-01T00:00:00Z">
        <w:r>
          <w:delText xml:space="preserve">, and let</w:delText>
        </w:r>
      </w:del>
      <w:del w:id="603" w:author="PR Preview" w:date="2026-01-01T00:00:00Z">
        <w:r>
          <w:delText xml:space="preserve"> </w:delText>
        </w:r>
      </w:del>
      <m:oMath>
        <m:r>
          <m:t>g</m:t>
        </m:r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be a real-valued function on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whose derivative</w:delText>
        </w:r>
      </w:del>
      <w:del w:id="60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is</w:delText>
        </w:r>
      </w:del>
      <w:del w:id="612" w:author="PR Preview" w:date="2026-01-01T00:00:00Z">
        <w:r>
          <w:delText xml:space="preserve"> </w:delText>
        </w:r>
      </w:del>
      <w:hyperlink r:id="rId36">
        <w:del w:id="613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on</w:delText>
        </w:r>
      </w:del>
      <w:del w:id="6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and whose</w:delText>
        </w:r>
      </w:del>
      <w:del w:id="619" w:author="PR Preview" w:date="2026-01-01T00:00:00Z">
        <w:r>
          <w:delText xml:space="preserve"> </w:delText>
        </w:r>
      </w:del>
      <w:hyperlink r:id="rId16">
        <w:del w:id="620" w:author="PR Preview" w:date="2026-01-01T00:00:00Z">
          <w:r>
            <w:rPr>
              <w:rStyle w:val="Hyperlink"/>
            </w:rPr>
            <w:delText xml:space="preserve">second derivative</w:delText>
          </w:r>
        </w:del>
      </w:hyperlink>
      <w:del w:id="62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exists at every point of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625" w:author="PR Preview" w:date="2026-01-01T00:00:00Z">
        <w:r>
          <w:delText xml:space="preserve">.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Then there is a</w:delText>
        </w:r>
      </w:del>
      <w:del w:id="62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with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(Wikipedia contributors 2026o)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33" w:author="PR Preview" w:date="2026-01-01T00:00:00Z">
        <w:r>
          <w:delText xml:space="preserve">This theorem is the case</w:delText>
        </w:r>
      </w:del>
      <w:del w:id="6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of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(Rudin 1976, Theorem 5.15)</w:delText>
        </w:r>
      </w:del>
      <w:del w:id="639" w:author="PR Preview" w:date="2026-01-01T00:00:00Z">
        <w:r>
          <w:delText xml:space="preserve">;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its proof uses the mean value theorem, which these notes do not develop.</w:delText>
        </w:r>
      </w:del>
    </w:p>
    <w:p>
      <w:pPr>
        <w:pStyle w:val="FirstParagraph"/>
      </w:pPr>
      <w:ins w:id="642" w:author="PR Preview" w:date="2026-01-01T00:00:00Z">
        <w:r>
          <w:t xml:space="preserve">The solution is an intercept of 39.9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miles per gallon and a slope of -0.158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miles per gallon per unit of horsepower.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largest entry of the gradient there is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6.7e-11,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zero up to rounding error,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against 1,737,438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at the zero vector.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So the solution is a stationary point (</w:t>
        </w:r>
      </w:ins>
      <w:hyperlink w:anchor="def-stationary-point">
        <w:ins w:id="65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60" w:author="PR Preview" w:date="2026-01-01T00:00:00Z">
        <w:r>
          <w:t xml:space="preserve">),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 the zero vector is not.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ins w:id="665" w:author="PR Preview" w:date="2026-01-01T00:00:00Z">
        <w:r>
          <w:rPr>
            <w:b/>
            <w:bCs/>
          </w:rPr>
          <w:t xml:space="preserve">Theorem 3 (Taylor’s theorem with a second-order remainder)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Let</w:t>
        </w:r>
      </w:ins>
      <w:ins w:id="6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669" w:author="PR Preview" w:date="2026-01-01T00:00:00Z">
        <w:r>
          <w:t xml:space="preserve">, and let</w:t>
        </w:r>
      </w:ins>
      <w:ins w:id="670" w:author="PR Preview" w:date="2026-01-01T00:00:00Z">
        <w:r>
          <w:t xml:space="preserve"> </w:t>
        </w:r>
      </w:ins>
      <m:oMath>
        <m:r>
          <m:t>g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be a real-valued function on</w:t>
        </w:r>
      </w:ins>
      <w:ins w:id="6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whose derivative</w:t>
        </w:r>
      </w:ins>
      <w:ins w:id="67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</w:t>
        </w:r>
      </w:ins>
      <w:ins w:id="679" w:author="PR Preview" w:date="2026-01-01T00:00:00Z">
        <w:r>
          <w:t xml:space="preserve"> </w:t>
        </w:r>
      </w:ins>
      <w:hyperlink r:id="rId36">
        <w:ins w:id="680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on</w:t>
        </w:r>
      </w:ins>
      <w:ins w:id="6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and whose</w:t>
        </w:r>
      </w:ins>
      <w:ins w:id="686" w:author="PR Preview" w:date="2026-01-01T00:00:00Z">
        <w:r>
          <w:t xml:space="preserve"> </w:t>
        </w:r>
      </w:ins>
      <w:hyperlink r:id="rId16">
        <w:ins w:id="687" w:author="PR Preview" w:date="2026-01-01T00:00:00Z">
          <w:r>
            <w:rPr>
              <w:rStyle w:val="Hyperlink"/>
            </w:rPr>
            <w:t xml:space="preserve">second derivative</w:t>
          </w:r>
        </w:ins>
      </w:hyperlink>
      <w:ins w:id="68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exists at every point of</w:t>
        </w:r>
      </w:ins>
      <w:ins w:id="6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692" w:author="PR Preview" w:date="2026-01-01T00:00:00Z">
        <w:r>
          <w:t xml:space="preserve">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Then there is a</w:t>
        </w:r>
      </w:ins>
      <w:ins w:id="69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with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[3]</w:t>
        </w:r>
      </w:ins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ins w:id="700" w:author="PR Preview" w:date="2026-01-01T00:00:00Z">
        <w:r>
          <w:t xml:space="preserve">This theorem is the case</w:t>
        </w:r>
      </w:ins>
      <w:ins w:id="7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of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[4], Theorem 5.15</w:t>
        </w:r>
      </w:ins>
      <w:ins w:id="706" w:author="PR Preview" w:date="2026-01-01T00:00:00Z">
        <w:r>
          <w:t xml:space="preserve">;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its proof uses the mean value theorem, which these notes do not develop.</w:t>
        </w:r>
      </w:ins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del w:id="709" w:author="PR Preview" w:date="2026-01-01T00:00:00Z">
        <w:r>
          <w:rPr>
            <w:b/>
            <w:bCs/>
          </w:rPr>
          <w:delText xml:space="preserve">Theorem 4 (Second-order Taylor theorem in several variables)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Let</w:delText>
        </w:r>
      </w:del>
      <w:del w:id="7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have first and second partial derivatives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that are continuous on</w:delText>
        </w:r>
      </w:del>
      <w:del w:id="7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(</w:delText>
        </w:r>
      </w:del>
      <w:hyperlink r:id="rId40">
        <w:del w:id="720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721" w:author="PR Preview" w:date="2026-01-01T00:00:00Z">
        <w:r>
          <w:delText xml:space="preserve">),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and let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$\mathord{\smash[b]{\underset{\raise.3ex\hbox{$\scriptstyle\sim$}}{z}}\vphantom{z}}, \mathord{\smash[b]{\underset{\raise.3ex\hbox{$\scriptstyle\sim$}}{h}}\vphantom{h}} \in \mathbb{R}^p$</w:delText>
        </w:r>
      </w:del>
      <w:del w:id="726" w:author="PR Preview" w:date="2026-01-01T00:00:00Z">
        <w:r>
          <w:delText xml:space="preserve">.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Then there is a</w:delText>
        </w:r>
      </w:del>
      <w:del w:id="729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with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(Wikipedia contributors 2026o)</w:delText>
        </w:r>
      </w:del>
    </w:p>
    <w:p>
      <w:pPr>
        <w:pStyle w:val="BodyText"/>
      </w:pPr>
      <w:ins w:id="734" w:author="PR Preview" w:date="2026-01-01T00:00:00Z">
        <w:r>
          <w:rPr>
            <w:b/>
            <w:bCs/>
          </w:rPr>
          <w:t xml:space="preserve">Theorem 4 (Second-order Taylor theorem in several variables)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Let</w:t>
        </w:r>
      </w:ins>
      <w:ins w:id="7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have first and second partial derivatives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that are continuous on</w:t>
        </w:r>
      </w:ins>
      <w:ins w:id="7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(</w:t>
        </w:r>
      </w:ins>
      <w:hyperlink r:id="rId40">
        <w:ins w:id="745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746" w:author="PR Preview" w:date="2026-01-01T00:00:00Z">
        <w:r>
          <w:t xml:space="preserve">),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 let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$\mathord{\smash[b]{\underset{\raise.3ex\hbox{$\scriptstyle\sim$}}{z}}\vphantom{z}}, \mathord{\smash[b]{\underset{\raise.3ex\hbox{$\scriptstyle\sim$}}{h}}\vphantom{h}} \in \mathbb{R}^p$</w:t>
        </w:r>
      </w:ins>
      <w:ins w:id="751" w:author="PR Preview" w:date="2026-01-01T00:00:00Z">
        <w:r>
          <w:t xml:space="preserve">.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Then there is a</w:t>
        </w:r>
      </w:ins>
      <w:ins w:id="754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with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[3]</w:t>
        </w:r>
      </w:ins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del w:id="759" w:author="PR Preview" w:date="2026-01-01T00:00:00Z">
        <w:r>
          <w:rPr>
            <w:b/>
            <w:bCs/>
          </w:rPr>
          <w:delText xml:space="preserve">Definition 4 (Saddle point)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Let</w:delText>
        </w:r>
      </w:del>
      <w:del w:id="7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63" w:author="PR Preview" w:date="2026-01-01T00:00:00Z">
        <w:r>
          <w:delText xml:space="preserve">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</w:delText>
        </w:r>
      </w:del>
      <w:del w:id="766" w:author="PR Preview" w:date="2026-01-01T00:00:00Z">
        <w:r>
          <w:delText xml:space="preserve"> </w:delText>
        </w:r>
      </w:del>
      <w:hyperlink w:anchor="def-stationary-point">
        <w:del w:id="767" w:author="PR Preview" w:date="2026-01-01T00:00:00Z">
          <w:r>
            <w:rPr>
              <w:rStyle w:val="Hyperlink"/>
            </w:rPr>
            <w:delText xml:space="preserve">stationary point</w:delText>
          </w:r>
        </w:del>
      </w:hyperlink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of</w:delText>
        </w:r>
      </w:del>
      <w:del w:id="770" w:author="PR Preview" w:date="2026-01-01T00:00:00Z">
        <w:r>
          <w:delText xml:space="preserve"> </w:delText>
        </w:r>
      </w:del>
      <m:oMath>
        <m:r>
          <m:t>f</m:t>
        </m: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that is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neither a</w:delText>
        </w:r>
      </w:del>
      <w:del w:id="775" w:author="PR Preview" w:date="2026-01-01T00:00:00Z">
        <w:r>
          <w:delText xml:space="preserve"> </w:delText>
        </w:r>
      </w:del>
      <w:hyperlink r:id="rId21">
        <w:del w:id="776" w:author="PR Preview" w:date="2026-01-01T00:00:00Z">
          <w:r>
            <w:rPr>
              <w:rStyle w:val="Hyperlink"/>
            </w:rPr>
            <w:delText xml:space="preserve">local minimizer</w:delText>
          </w:r>
        </w:del>
      </w:hyperlink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nor a</w:delText>
        </w:r>
      </w:del>
      <w:del w:id="779" w:author="PR Preview" w:date="2026-01-01T00:00:00Z">
        <w:r>
          <w:delText xml:space="preserve"> </w:delText>
        </w:r>
      </w:del>
      <w:hyperlink w:anchor="def-local-maximizer">
        <w:del w:id="780" w:author="PR Preview" w:date="2026-01-01T00:00:00Z">
          <w:r>
            <w:rPr>
              <w:rStyle w:val="Hyperlink"/>
            </w:rPr>
            <w:delText xml:space="preserve">local maximizer</w:delText>
          </w:r>
        </w:del>
      </w:hyperlink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of</w:delText>
        </w:r>
      </w:del>
      <w:del w:id="783" w:author="PR Preview" w:date="2026-01-01T00:00:00Z">
        <w:r>
          <w:delText xml:space="preserve"> </w:delText>
        </w:r>
      </w:del>
      <m:oMath>
        <m:r>
          <m:t>f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is a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rPr>
            <w:b/>
            <w:bCs/>
          </w:rPr>
          <w:delText xml:space="preserve">saddle point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of</w:delText>
        </w:r>
      </w:del>
      <w:del w:id="790" w:author="PR Preview" w:date="2026-01-01T00:00:00Z">
        <w:r>
          <w:delText xml:space="preserve"> </w:delText>
        </w:r>
      </w:del>
      <m:oMath>
        <m:r>
          <m:t>f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(Wikipedia contributors 2026m)</w:delText>
        </w:r>
      </w:del>
      <w:del w:id="793" w:author="PR Preview" w:date="2026-01-01T00:00:00Z">
        <w:r>
          <w:delText xml:space="preserve">.</w:delText>
        </w:r>
      </w:del>
    </w:p>
    <w:p>
      <w:pPr>
        <w:pStyle w:val="BodyText"/>
      </w:pPr>
      <w:ins w:id="794" w:author="PR Preview" w:date="2026-01-01T00:00:00Z">
        <w:r>
          <w:rPr>
            <w:b/>
            <w:bCs/>
          </w:rPr>
          <w:t xml:space="preserve">Definition 4 (Saddle point)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Let</w:t>
        </w:r>
      </w:ins>
      <w:ins w:id="7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98" w:author="PR Preview" w:date="2026-01-01T00:00:00Z">
        <w:r>
          <w:t xml:space="preserve">.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</w:t>
        </w:r>
      </w:ins>
      <w:ins w:id="801" w:author="PR Preview" w:date="2026-01-01T00:00:00Z">
        <w:r>
          <w:t xml:space="preserve"> </w:t>
        </w:r>
      </w:ins>
      <w:hyperlink w:anchor="def-stationary-point">
        <w:ins w:id="802" w:author="PR Preview" w:date="2026-01-01T00:00:00Z">
          <w:r>
            <w:rPr>
              <w:rStyle w:val="Hyperlink"/>
            </w:rPr>
            <w:t xml:space="preserve">stationary point</w:t>
          </w:r>
        </w:ins>
      </w:hyperlink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of</w:t>
        </w:r>
      </w:ins>
      <w:ins w:id="805" w:author="PR Preview" w:date="2026-01-01T00:00:00Z">
        <w:r>
          <w:t xml:space="preserve"> </w:t>
        </w:r>
      </w:ins>
      <m:oMath>
        <m:r>
          <m:t>f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that is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neither a</w:t>
        </w:r>
      </w:ins>
      <w:ins w:id="810" w:author="PR Preview" w:date="2026-01-01T00:00:00Z">
        <w:r>
          <w:t xml:space="preserve"> </w:t>
        </w:r>
      </w:ins>
      <w:hyperlink r:id="rId21">
        <w:ins w:id="811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nor a</w:t>
        </w:r>
      </w:ins>
      <w:ins w:id="814" w:author="PR Preview" w:date="2026-01-01T00:00:00Z">
        <w:r>
          <w:t xml:space="preserve"> </w:t>
        </w:r>
      </w:ins>
      <w:hyperlink w:anchor="def-local-maximizer">
        <w:ins w:id="815" w:author="PR Preview" w:date="2026-01-01T00:00:00Z">
          <w:r>
            <w:rPr>
              <w:rStyle w:val="Hyperlink"/>
            </w:rPr>
            <w:t xml:space="preserve">local maximizer</w:t>
          </w:r>
        </w:ins>
      </w:hyperlink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of</w:t>
        </w:r>
      </w:ins>
      <w:ins w:id="818" w:author="PR Preview" w:date="2026-01-01T00:00:00Z">
        <w:r>
          <w:t xml:space="preserve"> </w:t>
        </w:r>
      </w:ins>
      <m:oMath>
        <m:r>
          <m:t>f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is a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rPr>
            <w:b/>
            <w:bCs/>
          </w:rPr>
          <w:t xml:space="preserve">saddle point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of</w:t>
        </w:r>
      </w:ins>
      <w:ins w:id="825" w:author="PR Preview" w:date="2026-01-01T00:00:00Z">
        <w:r>
          <w:t xml:space="preserve"> </w:t>
        </w:r>
      </w:ins>
      <m:oMath>
        <m:r>
          <m:t>f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[5]</w:t>
        </w:r>
      </w:ins>
      <w:ins w:id="828" w:author="PR Preview" w:date="2026-01-01T00:00:00Z">
        <w:r>
          <w:t xml:space="preserve">.</w:t>
        </w:r>
      </w:ins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del w:id="829" w:author="PR Preview" w:date="2026-01-01T00:00:00Z">
        <w:r>
          <w:rPr>
            <w:b/>
            <w:bCs/>
          </w:rPr>
          <w:delText xml:space="preserve">Definition 5 (Convex set)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 set</w:delText>
        </w:r>
      </w:del>
      <w:del w:id="8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rPr>
            <w:b/>
            <w:bCs/>
          </w:rPr>
          <w:delText xml:space="preserve">convex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if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(Wikipedia contributors 2026b)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for all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K$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and all</w:delText>
        </w:r>
      </w:del>
      <w:del w:id="8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 point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$t \mathord{\smash[b]{\underset{\raise.3ex\hbox{$\scriptstyle\sim$}}{x}}\vphantom{x}}+ (1 - t) \mathord{\smash[b]{\underset{\raise.3ex\hbox{$\scriptstyle\sim$}}{y}}\vphantom{y}}$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is in</w:delText>
        </w:r>
      </w:del>
      <w:del w:id="855" w:author="PR Preview" w:date="2026-01-01T00:00:00Z">
        <w:r>
          <w:delText xml:space="preserve"> </w:delText>
        </w:r>
      </w:del>
      <m:oMath>
        <m:r>
          <m:t>K</m:t>
        </m:r>
      </m:oMath>
      <w:del w:id="856" w:author="PR Preview" w:date="2026-01-01T00:00:00Z">
        <w:r>
          <w:delText xml:space="preserve">:</w:delText>
        </w:r>
      </w:del>
      <w:del w:id="857" w:author="PR Preview" w:date="2026-01-01T00:00:00Z">
        <w:r>
          <w:delText xml:space="preserve"> </w:delText>
        </w:r>
      </w:del>
      <m:oMath>
        <m:r>
          <m:t>K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contains the whole line segment between any two of its points.</w:delText>
        </w:r>
      </w:del>
    </w:p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Definition 5 (Convex set)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A set</w:t>
        </w:r>
      </w:ins>
      <w:ins w:id="86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is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rPr>
            <w:b/>
            <w:bCs/>
          </w:rPr>
          <w:t xml:space="preserve">convex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if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[6]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for all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$\mathord{\smash[b]{\underset{\raise.3ex\hbox{$\scriptstyle\sim$}}{x}}\vphantom{x}}, \mathord{\smash[b]{\underset{\raise.3ex\hbox{$\scriptstyle\sim$}}{y}}\vphantom{y}}\in K$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and all</w:t>
        </w:r>
      </w:ins>
      <w:ins w:id="8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 point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\mathord{\smash[b]{\underset{\raise.3ex\hbox{$\scriptstyle\sim$}}{y}}\vphantom{y}}$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is in</w:t>
        </w:r>
      </w:ins>
      <w:ins w:id="886" w:author="PR Preview" w:date="2026-01-01T00:00:00Z">
        <w:r>
          <w:t xml:space="preserve"> </w:t>
        </w:r>
      </w:ins>
      <m:oMath>
        <m:r>
          <m:t>K</m:t>
        </m:r>
      </m:oMath>
      <w:ins w:id="887" w:author="PR Preview" w:date="2026-01-01T00:00:00Z">
        <w:r>
          <w:t xml:space="preserve">:</w:t>
        </w:r>
      </w:ins>
      <w:ins w:id="888" w:author="PR Preview" w:date="2026-01-01T00:00:00Z">
        <w:r>
          <w:t xml:space="preserve"> </w:t>
        </w:r>
      </w:ins>
      <m:oMath>
        <m:r>
          <m:t>K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contains the whole line segment between any two of its points.</w:t>
        </w:r>
      </w:ins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del w:id="891" w:author="PR Preview" w:date="2026-01-01T00:00:00Z">
        <w:r>
          <w:rPr>
            <w:b/>
            <w:bCs/>
          </w:rPr>
          <w:delText xml:space="preserve">Definition 10 (Epigraph)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The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rPr>
            <w:b/>
            <w:bCs/>
          </w:rPr>
          <w:delText xml:space="preserve">epigraph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(Wikipedia contributors 2026c)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of</w:delText>
        </w:r>
      </w:del>
      <w:del w:id="9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is the set of points on or over its</w:delText>
        </w:r>
      </w:del>
      <w:del w:id="903" w:author="PR Preview" w:date="2026-01-01T00:00:00Z">
        <w:r>
          <w:delText xml:space="preserve"> </w:delText>
        </w:r>
      </w:del>
      <w:hyperlink r:id="rId94">
        <w:del w:id="904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905" w:author="PR Preview" w:date="2026-01-01T00:00:00Z">
        <w:r>
          <w:delText xml:space="preserve">,</w:delText>
        </w:r>
      </w:del>
    </w:p>
    <w:p>
      <w:pPr>
        <w:pStyle w:val="FirstParagraph"/>
      </w:pPr>
      <w:ins w:id="906" w:author="PR Preview" w:date="2026-01-01T00:00:00Z">
        <w:r>
          <w:rPr>
            <w:b/>
            <w:bCs/>
          </w:rPr>
          <w:t xml:space="preserve">Definition 10 (Epigraph)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epigraph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[7]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of</w:t>
        </w:r>
      </w:ins>
      <w:ins w:id="9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is the set of points on or over its</w:t>
        </w:r>
      </w:ins>
      <w:ins w:id="918" w:author="PR Preview" w:date="2026-01-01T00:00:00Z">
        <w:r>
          <w:t xml:space="preserve"> </w:t>
        </w:r>
      </w:ins>
      <w:hyperlink r:id="rId94">
        <w:ins w:id="919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920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del w:id="921" w:author="PR Preview" w:date="2026-01-01T00:00:00Z">
        <w:r>
          <w:rPr>
            <w:b/>
            <w:bCs/>
          </w:rPr>
          <w:delText xml:space="preserve">Definition 11 (Tangent plane)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Let</w:delText>
        </w:r>
      </w:del>
      <w:del w:id="9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have a gradient at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$\mathord{\smash[b]{\underset{\raise.3ex\hbox{$\scriptstyle\sim$}}{y}}\vphantom{y}}$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(</w:delText>
        </w:r>
      </w:del>
      <w:hyperlink r:id="rId17">
        <w:del w:id="931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932" w:author="PR Preview" w:date="2026-01-01T00:00:00Z">
        <w:r>
          <w:delText xml:space="preserve">).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The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rPr>
            <w:b/>
            <w:bCs/>
          </w:rPr>
          <w:delText xml:space="preserve">tangent plane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(Wikipedia contributors 2026n)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to the</w:delText>
        </w:r>
      </w:del>
      <w:del w:id="941" w:author="PR Preview" w:date="2026-01-01T00:00:00Z">
        <w:r>
          <w:delText xml:space="preserve"> </w:delText>
        </w:r>
      </w:del>
      <w:hyperlink r:id="rId94">
        <w:del w:id="942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of</w:delText>
        </w:r>
      </w:del>
      <w:del w:id="945" w:author="PR Preview" w:date="2026-01-01T00:00:00Z">
        <w:r>
          <w:delText xml:space="preserve"> </w:delText>
        </w:r>
      </w:del>
      <m:oMath>
        <m:r>
          <m:t>f</m:t>
        </m:r>
      </m:oMath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at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$\mathord{\smash[b]{\underset{\raise.3ex\hbox{$\scriptstyle\sim$}}{y}}\vphantom{y}}$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is the graph of the function</w:delText>
        </w:r>
      </w:del>
    </w:p>
    <w:p>
      <w:pPr>
        <w:pStyle w:val="FirstParagraph"/>
      </w:pPr>
      <w:ins w:id="952" w:author="PR Preview" w:date="2026-01-01T00:00:00Z">
        <w:r>
          <w:rPr>
            <w:b/>
            <w:bCs/>
          </w:rPr>
          <w:t xml:space="preserve">Definition 11 (Tangent plane)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Let</w:t>
        </w:r>
      </w:ins>
      <w:ins w:id="9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have a gradient at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$\mathord{\smash[b]{\underset{\raise.3ex\hbox{$\scriptstyle\sim$}}{y}}\vphantom{y}}$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(</w:t>
        </w:r>
      </w:ins>
      <w:hyperlink r:id="rId17">
        <w:ins w:id="962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963" w:author="PR Preview" w:date="2026-01-01T00:00:00Z">
        <w:r>
          <w:t xml:space="preserve">).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rPr>
            <w:b/>
            <w:bCs/>
          </w:rPr>
          <w:t xml:space="preserve">tangent plane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[8]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to the</w:t>
        </w:r>
      </w:ins>
      <w:ins w:id="972" w:author="PR Preview" w:date="2026-01-01T00:00:00Z">
        <w:r>
          <w:t xml:space="preserve"> </w:t>
        </w:r>
      </w:ins>
      <w:hyperlink r:id="rId94">
        <w:ins w:id="973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of</w:t>
        </w:r>
      </w:ins>
      <w:ins w:id="976" w:author="PR Preview" w:date="2026-01-01T00:00:00Z">
        <w:r>
          <w:t xml:space="preserve"> </w:t>
        </w:r>
      </w:ins>
      <m:oMath>
        <m:r>
          <m:t>f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at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$\mathord{\smash[b]{\underset{\raise.3ex\hbox{$\scriptstyle\sim$}}{y}}\vphantom{y}}$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is the graph of the function</w:t>
        </w:r>
      </w:ins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del w:id="983" w:author="PR Preview" w:date="2026-01-01T00:00:00Z">
        <w:r>
          <w:rPr>
            <w:b/>
            <w:bCs/>
          </w:rPr>
          <w:delText xml:space="preserve">Definition 12 (Feasible set)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In a problem that looks for a best point among some allowed points of</w:delText>
        </w:r>
      </w:del>
      <w:del w:id="98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87" w:author="PR Preview" w:date="2026-01-01T00:00:00Z">
        <w:r>
          <w:delText xml:space="preserve">,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the set</w:delText>
        </w:r>
      </w:del>
      <w:del w:id="9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of allowed points is the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rPr>
            <w:b/>
            <w:bCs/>
          </w:rPr>
          <w:delText xml:space="preserve">feasible set</w:delText>
        </w:r>
      </w:del>
      <w:del w:id="995" w:author="PR Preview" w:date="2026-01-01T00:00:00Z">
        <w:r>
          <w:delText xml:space="preserve">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(Wikipedia contributors 2026d)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and its points are feasible.</w:delText>
        </w:r>
      </w:del>
    </w:p>
    <w:p>
      <w:pPr>
        <w:pStyle w:val="FirstParagraph"/>
      </w:pPr>
      <w:ins w:id="1000" w:author="PR Preview" w:date="2026-01-01T00:00:00Z">
        <w:r>
          <w:rPr>
            <w:b/>
            <w:bCs/>
          </w:rPr>
          <w:t xml:space="preserve">Definition 12 (Feasible set)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In a problem that looks for a best point among some allowed points of</w:t>
        </w:r>
      </w:ins>
      <w:ins w:id="100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the set</w:t>
        </w:r>
      </w:ins>
      <w:ins w:id="10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of allowed points is the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rPr>
            <w:b/>
            <w:bCs/>
          </w:rPr>
          <w:t xml:space="preserve">feasible set</w:t>
        </w:r>
      </w:ins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[9]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and its points are feasible.</w:t>
        </w:r>
      </w:ins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del w:id="1017" w:author="PR Preview" w:date="2026-01-01T00:00:00Z">
        <w:r>
          <w:rPr>
            <w:b/>
            <w:bCs/>
          </w:rPr>
          <w:delText xml:space="preserve">Definition 16 (Minimization problem)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With</w:delText>
        </w:r>
      </w:del>
      <w:del w:id="1020" w:author="PR Preview" w:date="2026-01-01T00:00:00Z">
        <w:r>
          <w:delText xml:space="preserve"> </w:delText>
        </w:r>
      </w:del>
      <m:oMath>
        <m:r>
          <m:t>f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and</w:delText>
        </w:r>
      </w:del>
      <w:del w:id="1023" w:author="PR Preview" w:date="2026-01-01T00:00:00Z">
        <w:r>
          <w:delText xml:space="preserve"> </w:delText>
        </w:r>
      </w:del>
      <m:oMath>
        <m:r>
          <m:t>F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as in</w:delText>
        </w:r>
      </w:del>
      <w:del w:id="1026" w:author="PR Preview" w:date="2026-01-01T00:00:00Z">
        <w:r>
          <w:delText xml:space="preserve"> </w:delText>
        </w:r>
      </w:del>
      <w:hyperlink w:anchor="def-objective-function">
        <w:del w:id="102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the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rPr>
            <w:b/>
            <w:bCs/>
          </w:rPr>
          <w:delText xml:space="preserve">minimization problem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(Wikipedia contributors 2026j)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is to find a minimizer of</w:delText>
        </w:r>
      </w:del>
      <w:del w:id="1037" w:author="PR Preview" w:date="2026-01-01T00:00:00Z">
        <w:r>
          <w:delText xml:space="preserve"> </w:delText>
        </w:r>
      </w:del>
      <m:oMath>
        <m:r>
          <m:t>f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over</w:delText>
        </w:r>
      </w:del>
      <w:del w:id="1040" w:author="PR Preview" w:date="2026-01-01T00:00:00Z">
        <w:r>
          <w:delText xml:space="preserve"> </w:delText>
        </w:r>
      </w:del>
      <m:oMath>
        <m:r>
          <m:t>F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(</w:delText>
        </w:r>
      </w:del>
      <w:hyperlink w:anchor="def-minimizer-over-feasible-set">
        <w:del w:id="104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044" w:author="PR Preview" w:date="2026-01-01T00:00:00Z">
        <w:r>
          <w:delText xml:space="preserve">).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When</w:delText>
        </w:r>
      </w:del>
      <w:del w:id="1047" w:author="PR Preview" w:date="2026-01-01T00:00:00Z">
        <w:r>
          <w:delText xml:space="preserve"> </w:delText>
        </w:r>
      </w:del>
      <m:oMath>
        <m:r>
          <m:t>F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is given by constraints (</w:delText>
        </w:r>
      </w:del>
      <w:hyperlink w:anchor="def-constraints">
        <w:del w:id="1050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51" w:author="PR Preview" w:date="2026-01-01T00:00:00Z">
        <w:r>
          <w:delText xml:space="preserve">),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the problem is to minimize</w:delText>
        </w:r>
      </w:del>
      <w:del w:id="1054" w:author="PR Preview" w:date="2026-01-01T00:00:00Z">
        <w:r>
          <w:delText xml:space="preserve"> </w:delText>
        </w:r>
      </w:del>
      <m:oMath>
        <m:r>
          <m:t>f</m:t>
        </m:r>
      </m:oMath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subject to them.</w:delText>
        </w:r>
      </w:del>
    </w:p>
    <w:p>
      <w:pPr>
        <w:pStyle w:val="BodyText"/>
      </w:pPr>
      <w:ins w:id="1057" w:author="PR Preview" w:date="2026-01-01T00:00:00Z">
        <w:r>
          <w:rPr>
            <w:b/>
            <w:bCs/>
          </w:rPr>
          <w:t xml:space="preserve">Definition 16 (Minimization problem)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With</w:t>
        </w:r>
      </w:ins>
      <w:ins w:id="1060" w:author="PR Preview" w:date="2026-01-01T00:00:00Z">
        <w:r>
          <w:t xml:space="preserve"> </w:t>
        </w:r>
      </w:ins>
      <m:oMath>
        <m:r>
          <m:t>f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and</w:t>
        </w:r>
      </w:ins>
      <w:ins w:id="1063" w:author="PR Preview" w:date="2026-01-01T00:00:00Z">
        <w:r>
          <w:t xml:space="preserve"> </w:t>
        </w:r>
      </w:ins>
      <m:oMath>
        <m:r>
          <m:t>F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as in</w:t>
        </w:r>
      </w:ins>
      <w:ins w:id="1066" w:author="PR Preview" w:date="2026-01-01T00:00:00Z">
        <w:r>
          <w:t xml:space="preserve"> </w:t>
        </w:r>
      </w:ins>
      <w:hyperlink w:anchor="def-objective-function">
        <w:ins w:id="106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the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rPr>
            <w:b/>
            <w:bCs/>
          </w:rPr>
          <w:t xml:space="preserve">minimization problem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[10]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is to find a minimizer of</w:t>
        </w:r>
      </w:ins>
      <w:ins w:id="1077" w:author="PR Preview" w:date="2026-01-01T00:00:00Z">
        <w:r>
          <w:t xml:space="preserve"> </w:t>
        </w:r>
      </w:ins>
      <m:oMath>
        <m:r>
          <m:t>f</m:t>
        </m:r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over</w:t>
        </w:r>
      </w:ins>
      <w:ins w:id="1080" w:author="PR Preview" w:date="2026-01-01T00:00:00Z">
        <w:r>
          <w:t xml:space="preserve"> </w:t>
        </w:r>
      </w:ins>
      <m:oMath>
        <m:r>
          <m:t>F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(</w:t>
        </w:r>
      </w:ins>
      <w:hyperlink w:anchor="def-minimizer-over-feasible-set">
        <w:ins w:id="108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84" w:author="PR Preview" w:date="2026-01-01T00:00:00Z">
        <w:r>
          <w:t xml:space="preserve">).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When</w:t>
        </w:r>
      </w:ins>
      <w:ins w:id="1087" w:author="PR Preview" w:date="2026-01-01T00:00:00Z">
        <w:r>
          <w:t xml:space="preserve"> </w:t>
        </w:r>
      </w:ins>
      <m:oMath>
        <m:r>
          <m:t>F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is given by constraints (</w:t>
        </w:r>
      </w:ins>
      <w:hyperlink w:anchor="def-constraints">
        <w:ins w:id="109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91" w:author="PR Preview" w:date="2026-01-01T00:00:00Z">
        <w:r>
          <w:t xml:space="preserve">),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the problem is to minimize</w:t>
        </w:r>
      </w:ins>
      <w:ins w:id="1094" w:author="PR Preview" w:date="2026-01-01T00:00:00Z">
        <w:r>
          <w:t xml:space="preserve"> </w:t>
        </w:r>
      </w:ins>
      <m:oMath>
        <m:r>
          <m:t>f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subject to them.</w:t>
        </w:r>
      </w:ins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del w:id="1097" w:author="PR Preview" w:date="2026-01-01T00:00:00Z">
        <w:r>
          <w:rPr>
            <w:b/>
            <w:bCs/>
          </w:rPr>
          <w:delText xml:space="preserve">Definition 17 (Lagrangian)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For the problem of minimizing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$f(\mathord{\smash[b]{\underset{\raise.3ex\hbox{$\scriptstyle\sim$}}{x}}\vphantom{x}})$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over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$\mathord{\smash[b]{\underset{\raise.3ex\hbox{$\scriptstyle\sim$}}{x}}\vphantom{x}}\in \mathbb{R}^p$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subject to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${\mathbf{A}}^{\top} \mathord{\smash[b]{\underset{\raise.3ex\hbox{$\scriptstyle\sim$}}{x}}\vphantom{x}}= \mathord{\smash[b]{\underset{\raise.3ex\hbox{$\scriptstyle\sim$}}{b}}\vphantom{b}}$</w:delText>
        </w:r>
      </w:del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with</w:delText>
        </w:r>
      </w:del>
      <w:del w:id="11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</w:delText>
        </w:r>
      </w:del>
      <w:del w:id="11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matrix and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$\mathord{\smash[b]{\underset{\raise.3ex\hbox{$\scriptstyle\sim$}}{b}}\vphantom{b}} \in \mathbb{R}^m$</w:delText>
        </w:r>
      </w:del>
      <w:del w:id="1121" w:author="PR Preview" w:date="2026-01-01T00:00:00Z">
        <w:r>
          <w:delText xml:space="preserve">,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the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rPr>
            <w:b/>
            <w:bCs/>
          </w:rPr>
          <w:delText xml:space="preserve">Lagrangian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(Wikipedia contributors 2026h)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is the function of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$\mathord{\smash[b]{\underset{\raise.3ex\hbox{$\scriptstyle\sim$}}{x}}\vphantom{x}}\in \mathbb{R}^p$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and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$\mathord{\smash[b]{\underset{\raise.3ex\hbox{$\scriptstyle\sim$}}{\lambda}}\vphantom{\lambda}}\in \mathbb{R}^m$</w:delText>
        </w:r>
      </w:del>
    </w:p>
    <w:p>
      <w:pPr>
        <w:pStyle w:val="BodyText"/>
      </w:pPr>
      <w:ins w:id="1136" w:author="PR Preview" w:date="2026-01-01T00:00:00Z">
        <w:r>
          <w:rPr>
            <w:b/>
            <w:bCs/>
          </w:rPr>
          <w:t xml:space="preserve">Definition 17 (Lagrangian)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For the problem of minimizing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$f(\mathord{\smash[b]{\underset{\raise.3ex\hbox{$\scriptstyle\sim$}}{x}}\vphantom{x}})$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over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$\mathord{\smash[b]{\underset{\raise.3ex\hbox{$\scriptstyle\sim$}}{x}}\vphantom{x}}\in \mathbb{R}^p$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subject to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with</w:t>
        </w:r>
      </w:ins>
      <w:ins w:id="11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a</w:t>
        </w:r>
      </w:ins>
      <w:ins w:id="11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matrix and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$\mathord{\smash[b]{\underset{\raise.3ex\hbox{$\scriptstyle\sim$}}{b}}\vphantom{b}} \in \mathbb{R}^m$</w:t>
        </w:r>
      </w:ins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the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rPr>
            <w:b/>
            <w:bCs/>
          </w:rPr>
          <w:t xml:space="preserve">Lagrangian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[11]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is the function of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$\mathord{\smash[b]{\underset{\raise.3ex\hbox{$\scriptstyle\sim$}}{x}}\vphantom{x}}\in \mathbb{R}^p$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and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del w:id="1175" w:author="PR Preview" w:date="2026-01-01T00:00:00Z">
        <w:r>
          <w:rPr>
            <w:b/>
            <w:bCs/>
          </w:rPr>
          <w:delText xml:space="preserve">Definition 18 (Lagrange multipliers)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In the Lagrangian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$L(\mathord{\smash[b]{\underset{\raise.3ex\hbox{$\scriptstyle\sim$}}{x}}\vphantom{x}}, \mathord{\smash[b]{\underset{\raise.3ex\hbox{$\scriptstyle\sim$}}{\lambda}}\vphantom{\lambda}})$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(</w:delText>
        </w:r>
      </w:del>
      <w:hyperlink w:anchor="def-lagrangian">
        <w:del w:id="118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83" w:author="PR Preview" w:date="2026-01-01T00:00:00Z">
        <w:r>
          <w:delText xml:space="preserve">),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the entries of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$\mathord{\smash[b]{\underset{\raise.3ex\hbox{$\scriptstyle\sim$}}{\lambda}}\vphantom{\lambda}}$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are the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rPr>
            <w:b/>
            <w:bCs/>
          </w:rPr>
          <w:delText xml:space="preserve">Lagrange multipliers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(Wikipedia contributors 2026h)</w:delText>
        </w:r>
      </w:del>
      <w:del w:id="1194" w:author="PR Preview" w:date="2026-01-01T00:00:00Z">
        <w:r>
          <w:delText xml:space="preserve">, one per constraint.</w:delText>
        </w:r>
      </w:del>
    </w:p>
    <w:p>
      <w:pPr>
        <w:pStyle w:val="FirstParagraph"/>
      </w:pPr>
      <w:ins w:id="1195" w:author="PR Preview" w:date="2026-01-01T00:00:00Z">
        <w:r>
          <w:rPr>
            <w:b/>
            <w:bCs/>
          </w:rPr>
          <w:t xml:space="preserve">Definition 18 (Lagrange multipliers)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In the Lagrangian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(</w:t>
        </w:r>
      </w:ins>
      <w:hyperlink w:anchor="def-lagrangian">
        <w:ins w:id="120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203" w:author="PR Preview" w:date="2026-01-01T00:00:00Z">
        <w:r>
          <w:t xml:space="preserve">),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the entries of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$\mathord{\smash[b]{\underset{\raise.3ex\hbox{$\scriptstyle\sim$}}{\lambda}}\vphantom{\lambda}}$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are the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rPr>
            <w:b/>
            <w:bCs/>
          </w:rPr>
          <w:t xml:space="preserve">Lagrange multipliers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[11]</w:t>
        </w:r>
      </w:ins>
      <w:ins w:id="1214" w:author="PR Preview" w:date="2026-01-01T00:00:00Z">
        <w:r>
          <w:t xml:space="preserve">, one per constraint.</w:t>
        </w:r>
      </w:ins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del w:id="1215" w:author="PR Preview" w:date="2026-01-01T00:00:00Z">
        <w:r>
          <w:rPr>
            <w:b/>
            <w:bCs/>
          </w:rPr>
          <w:delText xml:space="preserve">Definition 20 (Iterative method)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An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rPr>
            <w:b/>
            <w:bCs/>
          </w:rPr>
          <w:delText xml:space="preserve">iterative method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(Wikipedia contributors 2026g)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starts from a point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$\mathord{\smash[b]{\underset{\raise.3ex\hbox{$\scriptstyle\sim$}}{x}}\vphantom{x}}^{(0)}$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 computes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$\mathord{\smash[b]{\underset{\raise.3ex\hbox{$\scriptstyle\sim$}}{x}}\vphantom{x}}^{(t+1)}$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from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$\mathord{\smash[b]{\underset{\raise.3ex\hbox{$\scriptstyle\sim$}}{x}}\vphantom{x}}^{(t)}$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by a fixed rule, for</w:delText>
        </w:r>
      </w:del>
      <w:del w:id="123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37" w:author="PR Preview" w:date="2026-01-01T00:00:00Z">
        <w:r>
          <w:delText xml:space="preserve">.</w:delText>
        </w:r>
      </w:del>
    </w:p>
    <w:p>
      <w:pPr>
        <w:pStyle w:val="FirstParagraph"/>
      </w:pPr>
      <w:ins w:id="1238" w:author="PR Preview" w:date="2026-01-01T00:00:00Z">
        <w:r>
          <w:rPr>
            <w:b/>
            <w:bCs/>
          </w:rPr>
          <w:t xml:space="preserve">Definition 20 (Iterative method)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An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rPr>
            <w:b/>
            <w:bCs/>
          </w:rPr>
          <w:t xml:space="preserve">iterative method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[12]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starts from a point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$\mathord{\smash[b]{\underset{\raise.3ex\hbox{$\scriptstyle\sim$}}{x}}\vphantom{x}}^{(0)}$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and computes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$\mathord{\smash[b]{\underset{\raise.3ex\hbox{$\scriptstyle\sim$}}{x}}\vphantom{x}}^{(t+1)}$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from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$\mathord{\smash[b]{\underset{\raise.3ex\hbox{$\scriptstyle\sim$}}{x}}\vphantom{x}}^{(t)}$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by a fixed rule, for</w:t>
        </w:r>
      </w:ins>
      <w:ins w:id="12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260" w:author="PR Preview" w:date="2026-01-01T00:00:00Z">
        <w:r>
          <w:t xml:space="preserve">.</w:t>
        </w:r>
      </w:ins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del w:id="1261" w:author="PR Preview" w:date="2026-01-01T00:00:00Z">
        <w:r>
          <w:rPr>
            <w:b/>
            <w:bCs/>
          </w:rPr>
          <w:delText xml:space="preserve">Definition 24 (Newton’s method for minimization)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Let</w:delText>
        </w:r>
      </w:del>
      <w:del w:id="12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have first and second partial derivatives,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and let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$\mathord{\smash[b]{\underset{\raise.3ex\hbox{$\scriptstyle\sim$}}{x}}\vphantom{x}}^{(0)}$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be a starting point.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rPr>
            <w:b/>
            <w:bCs/>
          </w:rPr>
          <w:delText xml:space="preserve">Newton’s method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(Wikipedia contributors 2026k)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computes, for</w:delText>
        </w:r>
      </w:del>
      <w:del w:id="127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80" w:author="PR Preview" w:date="2026-01-01T00:00:00Z">
        <w:r>
          <w:delText xml:space="preserve">, as long as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$\mathbf{H}_f(\mathord{\smash[b]{\underset{\raise.3ex\hbox{$\scriptstyle\sim$}}{x}}\vphantom{x}}^{(t)})$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is invertible,</w:delText>
        </w:r>
      </w:del>
    </w:p>
    <w:p>
      <w:pPr>
        <w:pStyle w:val="BodyText"/>
      </w:pPr>
      <w:ins w:id="1285" w:author="PR Preview" w:date="2026-01-01T00:00:00Z">
        <w:r>
          <w:rPr>
            <w:b/>
            <w:bCs/>
          </w:rPr>
          <w:t xml:space="preserve">Definition 24 (Newton’s method for minimization)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Let</w:t>
        </w:r>
      </w:ins>
      <w:ins w:id="12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have first and second partial derivatives,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and let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$\mathord{\smash[b]{\underset{\raise.3ex\hbox{$\scriptstyle\sim$}}{x}}\vphantom{x}}^{(0)}$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be a starting point.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rPr>
            <w:b/>
            <w:bCs/>
          </w:rPr>
          <w:t xml:space="preserve">Newton’s method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[13]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computes, for</w:t>
        </w:r>
      </w:ins>
      <w:ins w:id="130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04" w:author="PR Preview" w:date="2026-01-01T00:00:00Z">
        <w:r>
          <w:t xml:space="preserve">, as long as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$\mathbf{H}_f(\mathord{\smash[b]{\underset{\raise.3ex\hbox{$\scriptstyle\sim$}}{x}}\vphantom{x}}^{(t)})$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is invertible,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del w:id="1309" w:author="PR Preview" w:date="2026-01-01T00:00:00Z">
        <w:r>
          <w:rPr>
            <w:b/>
            <w:bCs/>
          </w:rPr>
          <w:delText xml:space="preserve">Definition 27 (Quadratic convergence)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A</w:delText>
        </w:r>
      </w:del>
      <w:del w:id="1312" w:author="PR Preview" w:date="2026-01-01T00:00:00Z">
        <w:r>
          <w:delText xml:space="preserve"> </w:delText>
        </w:r>
      </w:del>
      <w:hyperlink r:id="rId149">
        <w:del w:id="131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in</w:delText>
        </w:r>
      </w:del>
      <w:del w:id="13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that converges (</w:delText>
        </w:r>
      </w:del>
      <w:hyperlink w:anchor="def-vector-sequence-limit">
        <w:del w:id="132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322" w:author="PR Preview" w:date="2026-01-01T00:00:00Z">
        <w:r>
          <w:delText xml:space="preserve">) to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$\mathord{\smash[b]{\underset{\raise.3ex\hbox{$\scriptstyle\sim$}}{x}}\vphantom{x}}^*$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rPr>
            <w:b/>
            <w:bCs/>
          </w:rPr>
          <w:delText xml:space="preserve">converges quadratically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(Wikipedia contributors 2026l)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if there is a constant</w:delText>
        </w:r>
      </w:del>
      <w:del w:id="1331" w:author="PR Preview" w:date="2026-01-01T00:00:00Z">
        <w:r>
          <w:delText xml:space="preserve"> </w:delText>
        </w:r>
      </w:del>
      <m:oMath>
        <m:r>
          <m:t>C</m:t>
        </m:r>
      </m:oMath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with</w:delText>
        </w:r>
      </w:del>
    </w:p>
    <w:p>
      <w:pPr>
        <w:pStyle w:val="BodyText"/>
      </w:pPr>
      <w:ins w:id="1334" w:author="PR Preview" w:date="2026-01-01T00:00:00Z">
        <w:r>
          <w:rPr>
            <w:b/>
            <w:bCs/>
          </w:rPr>
          <w:t xml:space="preserve">Definition 27 (Quadratic convergence)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</w:t>
        </w:r>
      </w:ins>
      <w:ins w:id="1337" w:author="PR Preview" w:date="2026-01-01T00:00:00Z">
        <w:r>
          <w:t xml:space="preserve"> </w:t>
        </w:r>
      </w:ins>
      <w:hyperlink r:id="rId149">
        <w:ins w:id="133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in</w:t>
        </w:r>
      </w:ins>
      <w:ins w:id="13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that converges (</w:t>
        </w:r>
      </w:ins>
      <w:hyperlink w:anchor="def-vector-sequence-limit">
        <w:ins w:id="1346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347" w:author="PR Preview" w:date="2026-01-01T00:00:00Z">
        <w:r>
          <w:t xml:space="preserve">) to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$\mathord{\smash[b]{\underset{\raise.3ex\hbox{$\scriptstyle\sim$}}{x}}\vphantom{x}}^*$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rPr>
            <w:b/>
            <w:bCs/>
          </w:rPr>
          <w:t xml:space="preserve">converges quadratically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[14]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if there is a constant</w:t>
        </w:r>
      </w:ins>
      <w:ins w:id="1356" w:author="PR Preview" w:date="2026-01-01T00:00:00Z">
        <w:r>
          <w:t xml:space="preserve"> </w:t>
        </w:r>
      </w:ins>
      <m:oMath>
        <m:r>
          <m:t>C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1359" w:author="PR Preview" w:date="2026-01-01T00:00:00Z">
        <w:r>
          <w:delText xml:space="preserve">So near</w:delText>
        </w:r>
      </w:del>
      <w:del w:id="1360" w:author="PR Preview" w:date="2026-01-01T00:00:00Z">
        <w:r>
          <w:delText xml:space="preserve"> </w:delText>
        </w:r>
      </w:del>
      <m:oMath>
        <m:r>
          <m:t>2</m:t>
        </m:r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the error is roughly squared and divided by</w:delText>
        </w:r>
      </w:del>
      <w:del w:id="1363" w:author="PR Preview" w:date="2026-01-01T00:00:00Z">
        <w:r>
          <w:delText xml:space="preserve"> </w:delText>
        </w:r>
      </w:del>
      <m:oMath>
        <m:r>
          <m:t>4</m:t>
        </m:r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at each step: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the errors are</w:delText>
        </w:r>
      </w:del>
      <w:del w:id="1368" w:author="PR Preview" w:date="2026-01-01T00:00:00Z">
        <w:r>
          <w:delText xml:space="preserve"> </w:delText>
        </w:r>
      </w:del>
      <m:oMath>
        <m:r>
          <m:t>0.05</m:t>
        </m:r>
      </m:oMath>
      <w:del w:id="1369" w:author="PR Preview" w:date="2026-01-01T00:00:00Z">
        <w:r>
          <w:delText xml:space="preserve">, then</w:delText>
        </w:r>
      </w:del>
      <w:del w:id="1370" w:author="PR Preview" w:date="2026-01-01T00:00:00Z">
        <w:r>
          <w:delText xml:space="preserve"> </w:delText>
        </w:r>
      </w:del>
      <m:oMath>
        <m:r>
          <m:t>0.00061</m:t>
        </m:r>
      </m:oMath>
      <w:del w:id="1371" w:author="PR Preview" w:date="2026-01-01T00:00:00Z">
        <w:r>
          <w:delText xml:space="preserve">, then</w:delText>
        </w:r>
      </w:del>
      <w:del w:id="1372" w:author="PR Preview" w:date="2026-01-01T00:00:00Z">
        <w:r>
          <w:delText xml:space="preserve"> </w:delText>
        </w:r>
      </w:del>
      <m:oMath>
        <m:r>
          <m:t>0.000000093</m:t>
        </m:r>
      </m:oMath>
      <w:del w:id="1373" w:author="PR Preview" w:date="2026-01-01T00:00:00Z">
        <w:r>
          <w:delText xml:space="preserve">,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and</w:delText>
        </w:r>
      </w:del>
      <w:del w:id="1376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The iterates converge quadratically (</w:delText>
        </w:r>
      </w:del>
      <w:hyperlink w:anchor="def-quadratic-convergence">
        <w:del w:id="138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381" w:author="PR Preview" w:date="2026-01-01T00:00:00Z">
        <w:r>
          <w:delText xml:space="preserve">):</w:delText>
        </w:r>
      </w:del>
      <w:del w:id="138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works for every</w:delText>
        </w:r>
      </w:del>
      <w:del w:id="138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1386" w:author="PR Preview" w:date="2026-01-01T00:00:00Z">
        <w:r>
          <w:delText xml:space="preserve">, since then</w:delText>
        </w:r>
      </w:del>
      <w:del w:id="138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388" w:author="PR Preview" w:date="2026-01-01T00:00:00Z">
        <w:r>
          <w:delText xml:space="preserve">,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and every iterate from</w:delText>
        </w:r>
      </w:del>
      <w:del w:id="1391" w:author="PR Preview" w:date="2026-01-01T00:00:00Z">
        <w:r>
          <w:delText xml:space="preserve"> </w:delText>
        </w:r>
      </w:del>
      <m:oMath>
        <m:r>
          <m:t>2.5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is at least</w:delText>
        </w:r>
      </w:del>
      <w:del w:id="1394" w:author="PR Preview" w:date="2026-01-01T00:00:00Z">
        <w:r>
          <w:delText xml:space="preserve"> </w:delText>
        </w:r>
      </w:del>
      <m:oMath>
        <m:r>
          <m:t>2</m:t>
        </m:r>
      </m:oMath>
      <w:del w:id="1395" w:author="PR Preview" w:date="2026-01-01T00:00:00Z">
        <w:r>
          <w:delText xml:space="preserve">, since the identity makes</w:delText>
        </w:r>
      </w:del>
      <w:del w:id="139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whenever</w:delText>
        </w:r>
      </w:del>
      <w:del w:id="139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1400" w:author="PR Preview" w:date="2026-01-01T00:00:00Z">
        <w:r>
          <w:delText xml:space="preserve">.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Zhou (2024)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states such a bound for Newton’s method in general;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it holds from starting points close enough to a minimizer where the Hessian is positive definite,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when near that minimizer the Hessian changes by at most a constant times the distance moved,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which these notes do not prove.</w:delText>
        </w:r>
      </w:del>
    </w:p>
    <w:p>
      <w:pPr>
        <w:pStyle w:val="FirstParagraph"/>
      </w:pPr>
      <w:ins w:id="1411" w:author="PR Preview" w:date="2026-01-01T00:00:00Z">
        <w:r>
          <w:t xml:space="preserve">So near</w:t>
        </w:r>
      </w:ins>
      <w:ins w:id="1412" w:author="PR Preview" w:date="2026-01-01T00:00:00Z">
        <w:r>
          <w:t xml:space="preserve"> </w:t>
        </w:r>
      </w:ins>
      <m:oMath>
        <m:r>
          <m:t>2</m:t>
        </m:r>
      </m:oMath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the error is roughly squared and divided by</w:t>
        </w:r>
      </w:ins>
      <w:ins w:id="1415" w:author="PR Preview" w:date="2026-01-01T00:00:00Z">
        <w:r>
          <w:t xml:space="preserve"> </w:t>
        </w:r>
      </w:ins>
      <m:oMath>
        <m:r>
          <m:t>4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at each step: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the errors are</w:t>
        </w:r>
      </w:ins>
      <w:ins w:id="1420" w:author="PR Preview" w:date="2026-01-01T00:00:00Z">
        <w:r>
          <w:t xml:space="preserve"> </w:t>
        </w:r>
      </w:ins>
      <m:oMath>
        <m:r>
          <m:t>0.05</m:t>
        </m:r>
      </m:oMath>
      <w:ins w:id="1421" w:author="PR Preview" w:date="2026-01-01T00:00:00Z">
        <w:r>
          <w:t xml:space="preserve">, then</w:t>
        </w:r>
      </w:ins>
      <w:ins w:id="1422" w:author="PR Preview" w:date="2026-01-01T00:00:00Z">
        <w:r>
          <w:t xml:space="preserve"> </w:t>
        </w:r>
      </w:ins>
      <m:oMath>
        <m:r>
          <m:t>0.00061</m:t>
        </m:r>
      </m:oMath>
      <w:ins w:id="1423" w:author="PR Preview" w:date="2026-01-01T00:00:00Z">
        <w:r>
          <w:t xml:space="preserve">, then</w:t>
        </w:r>
      </w:ins>
      <w:ins w:id="1424" w:author="PR Preview" w:date="2026-01-01T00:00:00Z">
        <w:r>
          <w:t xml:space="preserve"> </w:t>
        </w:r>
      </w:ins>
      <m:oMath>
        <m:r>
          <m:t>0.000000093</m:t>
        </m:r>
      </m:oMath>
      <w:ins w:id="1425" w:author="PR Preview" w:date="2026-01-01T00:00:00Z">
        <w:r>
          <w:t xml:space="preserve">,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and</w:t>
        </w:r>
      </w:ins>
      <w:ins w:id="1428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1429" w:author="PR Preview" w:date="2026-01-01T00:00:00Z">
        <w:r>
          <w:t xml:space="preserve">.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The iterates converge quadratically (</w:t>
        </w:r>
      </w:ins>
      <w:hyperlink w:anchor="def-quadratic-convergence">
        <w:ins w:id="1432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433" w:author="PR Preview" w:date="2026-01-01T00:00:00Z">
        <w:r>
          <w:t xml:space="preserve">):</w:t>
        </w:r>
      </w:ins>
      <w:ins w:id="143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works for every</w:t>
        </w:r>
      </w:ins>
      <w:ins w:id="143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1438" w:author="PR Preview" w:date="2026-01-01T00:00:00Z">
        <w:r>
          <w:t xml:space="preserve">, since then</w:t>
        </w:r>
      </w:ins>
      <w:ins w:id="143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440" w:author="PR Preview" w:date="2026-01-01T00:00:00Z">
        <w:r>
          <w:t xml:space="preserve">,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and every iterate from</w:t>
        </w:r>
      </w:ins>
      <w:ins w:id="1443" w:author="PR Preview" w:date="2026-01-01T00:00:00Z">
        <w:r>
          <w:t xml:space="preserve"> </w:t>
        </w:r>
      </w:ins>
      <m:oMath>
        <m:r>
          <m:t>2.5</m:t>
        </m:r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is at least</w:t>
        </w:r>
      </w:ins>
      <w:ins w:id="1446" w:author="PR Preview" w:date="2026-01-01T00:00:00Z">
        <w:r>
          <w:t xml:space="preserve"> </w:t>
        </w:r>
      </w:ins>
      <m:oMath>
        <m:r>
          <m:t>2</m:t>
        </m:r>
      </m:oMath>
      <w:ins w:id="1447" w:author="PR Preview" w:date="2026-01-01T00:00:00Z">
        <w:r>
          <w:t xml:space="preserve">, since the identity makes</w:t>
        </w:r>
      </w:ins>
      <w:ins w:id="144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whenever</w:t>
        </w:r>
      </w:ins>
      <w:ins w:id="145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1452" w:author="PR Preview" w:date="2026-01-01T00:00:00Z">
        <w:r>
          <w:t xml:space="preserve">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Zhou [1]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states such a bound for Newton’s method in general;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it holds from starting points close enough to a minimizer where the Hessian is positive definite,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when near that minimizer the Hessian changes by at most a constant times the distance moved,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which these notes do not prove.</w:t>
        </w:r>
      </w:ins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del w:id="1463" w:author="PR Preview" w:date="2026-01-01T00:00:00Z">
        <w:r>
          <w:rPr>
            <w:b/>
            <w:bCs/>
          </w:rPr>
          <w:delText xml:space="preserve">Definition 28 (Gradient descent)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Let</w:delText>
        </w:r>
      </w:del>
      <w:del w:id="14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have first partial derivatives,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let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$\mathord{\smash[b]{\underset{\raise.3ex\hbox{$\scriptstyle\sim$}}{x}}\vphantom{x}}^{(0)}$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be a starting point,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and let</w:delText>
        </w:r>
      </w:del>
      <w:del w:id="147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be positive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rPr>
            <w:b/>
            <w:bCs/>
          </w:rPr>
          <w:delText xml:space="preserve">step lengths</w:delText>
        </w:r>
      </w:del>
      <w:del w:id="1482" w:author="PR Preview" w:date="2026-01-01T00:00:00Z">
        <w:r>
          <w:delText xml:space="preserve">.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Gradient descent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(Wikipedia contributors 2026f)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computes, for</w:delText>
        </w:r>
      </w:del>
      <w:del w:id="14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90" w:author="PR Preview" w:date="2026-01-01T00:00:00Z">
        <w:r>
          <w:delText xml:space="preserve">,</w:delText>
        </w:r>
      </w:del>
    </w:p>
    <w:p>
      <w:pPr>
        <w:pStyle w:val="BodyText"/>
      </w:pPr>
      <w:ins w:id="1491" w:author="PR Preview" w:date="2026-01-01T00:00:00Z">
        <w:r>
          <w:rPr>
            <w:b/>
            <w:bCs/>
          </w:rPr>
          <w:t xml:space="preserve">Definition 28 (Gradient descent)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Let</w:t>
        </w:r>
      </w:ins>
      <w:ins w:id="14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have first partial derivatives,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let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$\mathord{\smash[b]{\underset{\raise.3ex\hbox{$\scriptstyle\sim$}}{x}}\vphantom{x}}^{(0)}$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be a starting point,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and let</w:t>
        </w:r>
      </w:ins>
      <w:ins w:id="1505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be positive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rPr>
            <w:b/>
            <w:bCs/>
          </w:rPr>
          <w:t xml:space="preserve">step lengths</w:t>
        </w:r>
      </w:ins>
      <w:ins w:id="1510" w:author="PR Preview" w:date="2026-01-01T00:00:00Z">
        <w:r>
          <w:t xml:space="preserve">.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rPr>
            <w:b/>
            <w:bCs/>
          </w:rPr>
          <w:t xml:space="preserve">Gradient descent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[15]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computes, for</w:t>
        </w:r>
      </w:ins>
      <w:ins w:id="151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518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del w:id="1519" w:author="PR Preview" w:date="2026-01-01T00:00:00Z">
        <w:r>
          <w:rPr>
            <w:b/>
            <w:bCs/>
          </w:rPr>
          <w:delText xml:space="preserve">Definition 29 (Line search)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In gradient descent (</w:delText>
        </w:r>
      </w:del>
      <w:hyperlink w:anchor="def-gradient-descent">
        <w:del w:id="1522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523" w:author="PR Preview" w:date="2026-01-01T00:00:00Z">
        <w:r>
          <w:delText xml:space="preserve">),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a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rPr>
            <w:b/>
            <w:bCs/>
          </w:rPr>
          <w:delText xml:space="preserve">line search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(Wikipedia contributors 2026i)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a rule that chooses the step length</w:delText>
        </w:r>
      </w:del>
      <w:del w:id="1532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by examining the values of</w:delText>
        </w:r>
      </w:del>
      <w:del w:id="1535" w:author="PR Preview" w:date="2026-01-01T00:00:00Z">
        <w:r>
          <w:delText xml:space="preserve"> </w:delText>
        </w:r>
      </w:del>
      <m:oMath>
        <m:r>
          <m:t>f</m:t>
        </m:r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along the line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delText>
        </w:r>
      </w:del>
      <w:del w:id="1540" w:author="PR Preview" w:date="2026-01-01T00:00:00Z">
        <w:r>
          <w:delText xml:space="preserve">.</w:delText>
        </w:r>
      </w:del>
    </w:p>
    <w:p>
      <w:pPr>
        <w:pStyle w:val="BodyText"/>
      </w:pPr>
      <w:ins w:id="1541" w:author="PR Preview" w:date="2026-01-01T00:00:00Z">
        <w:r>
          <w:rPr>
            <w:b/>
            <w:bCs/>
          </w:rPr>
          <w:t xml:space="preserve">Definition 29 (Line search)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In gradient descent (</w:t>
        </w:r>
      </w:ins>
      <w:hyperlink w:anchor="def-gradient-descent">
        <w:ins w:id="1544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545" w:author="PR Preview" w:date="2026-01-01T00:00:00Z">
        <w:r>
          <w:t xml:space="preserve">),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a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rPr>
            <w:b/>
            <w:bCs/>
          </w:rPr>
          <w:t xml:space="preserve">line search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[16]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is a rule that chooses the step length</w:t>
        </w:r>
      </w:ins>
      <w:ins w:id="155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by examining the values of</w:t>
        </w:r>
      </w:ins>
      <w:ins w:id="1557" w:author="PR Preview" w:date="2026-01-01T00:00:00Z">
        <w:r>
          <w:t xml:space="preserve"> </w:t>
        </w:r>
      </w:ins>
      <m:oMath>
        <m:r>
          <m:t>f</m:t>
        </m:r>
      </m:oMath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along the line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1562" w:author="PR Preview" w:date="2026-01-01T00:00:00Z">
        <w:r>
          <w:t xml:space="preserve">.</w:t>
        </w:r>
      </w:ins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del w:id="1563" w:author="PR Preview" w:date="2026-01-01T00:00:00Z">
        <w:r>
          <w:rPr>
            <w:b/>
            <w:bCs/>
          </w:rPr>
          <w:delText xml:space="preserve">Definition 32 (Armijo condition)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Let</w:delText>
        </w:r>
      </w:del>
      <w:del w:id="15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have first partial derivatives,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let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$\mathord{\smash[b]{\underset{\raise.3ex\hbox{$\scriptstyle\sim$}}{x}}\vphantom{x}}\in \mathbb{R}^p$</w:delText>
        </w:r>
      </w:del>
      <w:del w:id="1573" w:author="PR Preview" w:date="2026-01-01T00:00:00Z">
        <w:r>
          <w:delText xml:space="preserve">, and let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1576" w:author="PR Preview" w:date="2026-01-01T00:00:00Z">
        <w:r>
          <w:delText xml:space="preserve">.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A step length</w:delText>
        </w:r>
      </w:del>
      <w:del w:id="157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satisfies the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rPr>
            <w:b/>
            <w:bCs/>
          </w:rPr>
          <w:delText xml:space="preserve">Armijo condition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(Wikipedia contributors 2026a)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with constant</w:delText>
        </w:r>
      </w:del>
      <w:del w:id="158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at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$\mathord{\smash[b]{\underset{\raise.3ex\hbox{$\scriptstyle\sim$}}{x}}\vphantom{x}}$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if</w:delText>
        </w:r>
      </w:del>
    </w:p>
    <w:p>
      <w:pPr>
        <w:pStyle w:val="FirstParagraph"/>
      </w:pPr>
      <w:ins w:id="1595" w:author="PR Preview" w:date="2026-01-01T00:00:00Z">
        <w:r>
          <w:rPr>
            <w:b/>
            <w:bCs/>
          </w:rPr>
          <w:t xml:space="preserve">Definition 32 (Armijo condition)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Let</w:t>
        </w:r>
      </w:ins>
      <w:ins w:id="15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have first partial derivatives,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let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$\mathord{\smash[b]{\underset{\raise.3ex\hbox{$\scriptstyle\sim$}}{x}}\vphantom{x}}\in \mathbb{R}^p$</w:t>
        </w:r>
      </w:ins>
      <w:ins w:id="1605" w:author="PR Preview" w:date="2026-01-01T00:00:00Z">
        <w:r>
          <w:t xml:space="preserve">, and let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1608" w:author="PR Preview" w:date="2026-01-01T00:00:00Z">
        <w:r>
          <w:t xml:space="preserve">.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A step length</w:t>
        </w:r>
      </w:ins>
      <w:ins w:id="161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satisfies the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rPr>
            <w:b/>
            <w:bCs/>
          </w:rPr>
          <w:t xml:space="preserve">Armijo condition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[17]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with constant</w:t>
        </w:r>
      </w:ins>
      <w:ins w:id="162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at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$\mathord{\smash[b]{\underset{\raise.3ex\hbox{$\scriptstyle\sim$}}{x}}\vphantom{x}}$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if</w:t>
        </w:r>
      </w:ins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del w:id="1627" w:author="PR Preview" w:date="2026-01-01T00:00:00Z">
        <w:r>
          <w:rPr>
            <w:b/>
            <w:bCs/>
          </w:rPr>
          <w:delText xml:space="preserve">Definition 33 (Backtracking line search)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Let</w:delText>
        </w:r>
      </w:del>
      <w:del w:id="163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be an initial step length,</w:delText>
        </w:r>
      </w:del>
      <w:del w:id="1633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a shrink factor, and</w:delText>
        </w:r>
      </w:del>
      <w:del w:id="163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37" w:author="PR Preview" w:date="2026-01-01T00:00:00Z">
        <w:r>
          <w:delText xml:space="preserve">.</w:delText>
        </w:r>
      </w:del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rPr>
            <w:b/>
            <w:bCs/>
          </w:rPr>
          <w:delText xml:space="preserve">Backtracking line search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(Wikipedia contributors 2026a)</w:delText>
        </w:r>
      </w:del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is the</w:delText>
        </w:r>
      </w:del>
      <w:del w:id="1644" w:author="PR Preview" w:date="2026-01-01T00:00:00Z">
        <w:r>
          <w:delText xml:space="preserve"> </w:delText>
        </w:r>
      </w:del>
      <w:hyperlink w:anchor="def-line-search">
        <w:del w:id="1645" w:author="PR Preview" w:date="2026-01-01T00:00:00Z">
          <w:r>
            <w:rPr>
              <w:rStyle w:val="Hyperlink"/>
            </w:rPr>
            <w:delText xml:space="preserve">line search</w:delText>
          </w:r>
        </w:del>
      </w:hyperlink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that chooses</w:delText>
        </w:r>
      </w:del>
      <w:del w:id="164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to be the largest of</w:delText>
        </w:r>
      </w:del>
      <w:del w:id="165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that satisfies the</w:delText>
        </w:r>
      </w:del>
      <w:del w:id="1654" w:author="PR Preview" w:date="2026-01-01T00:00:00Z">
        <w:r>
          <w:delText xml:space="preserve"> </w:delText>
        </w:r>
      </w:del>
      <w:hyperlink w:anchor="def-armijo-condition">
        <w:del w:id="1655" w:author="PR Preview" w:date="2026-01-01T00:00:00Z">
          <w:r>
            <w:rPr>
              <w:rStyle w:val="Hyperlink"/>
            </w:rPr>
            <w:delText xml:space="preserve">Armijo condition</w:delText>
          </w:r>
        </w:del>
      </w:hyperlink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with constant</w:delText>
        </w:r>
      </w:del>
      <w:del w:id="1658" w:author="PR Preview" w:date="2026-01-01T00:00:00Z">
        <w:r>
          <w:delText xml:space="preserve"> </w:delText>
        </w:r>
      </w:del>
      <m:oMath>
        <m:r>
          <m:t>c</m:t>
        </m:r>
      </m:oMath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at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$\mathord{\smash[b]{\underset{\raise.3ex\hbox{$\scriptstyle\sim$}}{x}}\vphantom{x}}^{(t)}$</w:delText>
        </w:r>
      </w:del>
      <w:del w:id="1663" w:author="PR Preview" w:date="2026-01-01T00:00:00Z">
        <w:r>
          <w:delText xml:space="preserve">.</w:delText>
        </w:r>
      </w:del>
    </w:p>
    <w:p>
      <w:pPr>
        <w:pStyle w:val="BodyText"/>
      </w:pPr>
      <w:ins w:id="1664" w:author="PR Preview" w:date="2026-01-01T00:00:00Z">
        <w:r>
          <w:rPr>
            <w:b/>
            <w:bCs/>
          </w:rPr>
          <w:t xml:space="preserve">Definition 33 (Backtracking line search)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Let</w:t>
        </w:r>
      </w:ins>
      <w:ins w:id="166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be an initial step length,</w:t>
        </w:r>
      </w:ins>
      <w:ins w:id="1670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 shrink factor, and</w:t>
        </w:r>
      </w:ins>
      <w:ins w:id="167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74" w:author="PR Preview" w:date="2026-01-01T00:00:00Z">
        <w:r>
          <w:t xml:space="preserve">.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rPr>
            <w:b/>
            <w:bCs/>
          </w:rPr>
          <w:t xml:space="preserve">Backtracking line search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[17]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is the</w:t>
        </w:r>
      </w:ins>
      <w:ins w:id="1681" w:author="PR Preview" w:date="2026-01-01T00:00:00Z">
        <w:r>
          <w:t xml:space="preserve"> </w:t>
        </w:r>
      </w:ins>
      <w:hyperlink w:anchor="def-line-search">
        <w:ins w:id="1682" w:author="PR Preview" w:date="2026-01-01T00:00:00Z">
          <w:r>
            <w:rPr>
              <w:rStyle w:val="Hyperlink"/>
            </w:rPr>
            <w:t xml:space="preserve">line search</w:t>
          </w:r>
        </w:ins>
      </w:hyperlink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that chooses</w:t>
        </w:r>
      </w:ins>
      <w:ins w:id="1685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to be the largest of</w:t>
        </w:r>
      </w:ins>
      <w:ins w:id="168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that satisfies the</w:t>
        </w:r>
      </w:ins>
      <w:ins w:id="1691" w:author="PR Preview" w:date="2026-01-01T00:00:00Z">
        <w:r>
          <w:t xml:space="preserve"> </w:t>
        </w:r>
      </w:ins>
      <w:hyperlink w:anchor="def-armijo-condition">
        <w:ins w:id="1692" w:author="PR Preview" w:date="2026-01-01T00:00:00Z">
          <w:r>
            <w:rPr>
              <w:rStyle w:val="Hyperlink"/>
            </w:rPr>
            <w:t xml:space="preserve">Armijo condition</w:t>
          </w:r>
        </w:ins>
      </w:hyperlink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with constant</w:t>
        </w:r>
      </w:ins>
      <w:ins w:id="1695" w:author="PR Preview" w:date="2026-01-01T00:00:00Z">
        <w:r>
          <w:t xml:space="preserve"> </w:t>
        </w:r>
      </w:ins>
      <m:oMath>
        <m:r>
          <m:t>c</m:t>
        </m:r>
      </m:oMath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at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$\mathord{\smash[b]{\underset{\raise.3ex\hbox{$\scriptstyle\sim$}}{x}}\vphantom{x}}^{(t)}$</w:t>
        </w:r>
      </w:ins>
      <w:ins w:id="1700" w:author="PR Preview" w:date="2026-01-01T00:00:00Z">
        <w:r>
          <w:t xml:space="preserve">.</w:t>
        </w:r>
      </w:ins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numPr>
          <w:ilvl w:val="0"/>
          <w:numId w:val="1024"/>
        </w:numPr>
      </w:pPr>
      <w:del w:id="1701" w:author="PR Preview" w:date="2026-01-01T00:00:00Z">
        <w:r>
          <w:delText xml:space="preserve">Boyd and Vandenberghe (2004)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is the standard reference on convex optimization, covering convex sets, convex functions, convex optimization problems, duality, unconstrained minimization, and interior-point methods.</w:delText>
        </w:r>
      </w:del>
    </w:p>
    <w:p>
      <w:pPr>
        <w:numPr>
          <w:ilvl w:val="0"/>
          <w:numId w:val="1024"/>
        </w:numPr>
      </w:pPr>
      <w:del w:id="1704" w:author="PR Preview" w:date="2026-01-01T00:00:00Z">
        <w:r>
          <w:delText xml:space="preserve">Nocedal and Wright (2006)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 a comprehensive reference on continuous numerical optimization, covering line search methods, trust-region methods, conjugate gradient methods, quasi-Newton methods, and nonlinear equations.</w:delText>
        </w:r>
      </w:del>
    </w:p>
    <w:p>
      <w:pPr>
        <w:numPr>
          <w:ilvl w:val="0"/>
          <w:numId w:val="1024"/>
        </w:numPr>
      </w:pPr>
      <w:ins w:id="1707" w:author="PR Preview" w:date="2026-01-01T00:00:00Z">
        <w:r>
          <w:t xml:space="preserve">Boyd and Vandenberghe [18]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is the standard reference on convex optimization, covering convex sets, convex functions, convex optimization problems, duality, unconstrained minimization, and interior-point methods.</w:t>
        </w:r>
      </w:ins>
    </w:p>
    <w:p>
      <w:pPr>
        <w:numPr>
          <w:ilvl w:val="0"/>
          <w:numId w:val="1024"/>
        </w:numPr>
      </w:pPr>
      <w:ins w:id="1710" w:author="PR Preview" w:date="2026-01-01T00:00:00Z">
        <w:r>
          <w:t xml:space="preserve">Nocedal and Wright [19]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is a comprehensive reference on continuous numerical optimization, covering line search methods, trust-region methods, conjugate gradient methods, quasi-Newton methods, and nonlinear equations.</w:t>
        </w:r>
      </w:ins>
    </w:p>
    <w:p>
      <w:pPr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p>
      <w:pPr>
        <w:numPr>
          <w:ilvl w:val="0"/>
          <w:numId w:val="1024"/>
        </w:numPr>
      </w:pPr>
      <w:del w:id="1713" w:author="PR Preview" w:date="2026-01-01T00:00:00Z">
        <w:r>
          <w:delText xml:space="preserve">Wikipedia contributors (2026e)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— Fermat’s theorem on stationary points</w:delText>
        </w:r>
      </w:del>
    </w:p>
    <w:p>
      <w:pPr>
        <w:numPr>
          <w:ilvl w:val="0"/>
          <w:numId w:val="1024"/>
        </w:numPr>
      </w:pPr>
      <w:del w:id="1716" w:author="PR Preview" w:date="2026-01-01T00:00:00Z">
        <w:r>
          <w:delText xml:space="preserve">Wikipedia contributors (2026o)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— Taylor’s theorem and its remainders</w:delText>
        </w:r>
      </w:del>
    </w:p>
    <w:p>
      <w:pPr>
        <w:numPr>
          <w:ilvl w:val="0"/>
          <w:numId w:val="1024"/>
        </w:numPr>
      </w:pPr>
      <w:del w:id="1719" w:author="PR Preview" w:date="2026-01-01T00:00:00Z">
        <w:r>
          <w:delText xml:space="preserve">Wikipedia contributors (2026m)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— saddle points</w:delText>
        </w:r>
      </w:del>
    </w:p>
    <w:p>
      <w:pPr>
        <w:numPr>
          <w:ilvl w:val="0"/>
          <w:numId w:val="1024"/>
        </w:numPr>
      </w:pPr>
      <w:del w:id="1722" w:author="PR Preview" w:date="2026-01-01T00:00:00Z">
        <w:r>
          <w:delText xml:space="preserve">Wikipedia contributors (2026b)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— convex sets</w:delText>
        </w:r>
      </w:del>
    </w:p>
    <w:p>
      <w:pPr>
        <w:numPr>
          <w:ilvl w:val="0"/>
          <w:numId w:val="1024"/>
        </w:numPr>
      </w:pPr>
      <w:del w:id="1725" w:author="PR Preview" w:date="2026-01-01T00:00:00Z">
        <w:r>
          <w:delText xml:space="preserve">Wikipedia contributors (2026c)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— epigraphs</w:delText>
        </w:r>
      </w:del>
    </w:p>
    <w:p>
      <w:pPr>
        <w:numPr>
          <w:ilvl w:val="0"/>
          <w:numId w:val="1024"/>
        </w:numPr>
      </w:pPr>
      <w:del w:id="1728" w:author="PR Preview" w:date="2026-01-01T00:00:00Z">
        <w:r>
          <w:delText xml:space="preserve">Wikipedia contributors (2026n)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— tangent spaces and planes</w:delText>
        </w:r>
      </w:del>
    </w:p>
    <w:p>
      <w:pPr>
        <w:numPr>
          <w:ilvl w:val="0"/>
          <w:numId w:val="1024"/>
        </w:numPr>
      </w:pPr>
      <w:del w:id="1731" w:author="PR Preview" w:date="2026-01-01T00:00:00Z">
        <w:r>
          <w:delText xml:space="preserve">Wikipedia contributors (2026d)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— feasible regions</w:delText>
        </w:r>
      </w:del>
    </w:p>
    <w:p>
      <w:pPr>
        <w:numPr>
          <w:ilvl w:val="0"/>
          <w:numId w:val="1024"/>
        </w:numPr>
      </w:pPr>
      <w:del w:id="1734" w:author="PR Preview" w:date="2026-01-01T00:00:00Z">
        <w:r>
          <w:delText xml:space="preserve">Wikipedia contributors (2026j)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— mathematical optimization</w:delText>
        </w:r>
      </w:del>
    </w:p>
    <w:p>
      <w:pPr>
        <w:numPr>
          <w:ilvl w:val="0"/>
          <w:numId w:val="1024"/>
        </w:numPr>
      </w:pPr>
      <w:del w:id="1737" w:author="PR Preview" w:date="2026-01-01T00:00:00Z">
        <w:r>
          <w:delText xml:space="preserve">Wikipedia contributors (2026h)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— Lagrange multipliers</w:delText>
        </w:r>
      </w:del>
    </w:p>
    <w:p>
      <w:pPr>
        <w:numPr>
          <w:ilvl w:val="0"/>
          <w:numId w:val="1024"/>
        </w:numPr>
      </w:pPr>
      <w:del w:id="1740" w:author="PR Preview" w:date="2026-01-01T00:00:00Z">
        <w:r>
          <w:delText xml:space="preserve">Wikipedia contributors (2026g)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— iterative methods</w:delText>
        </w:r>
      </w:del>
    </w:p>
    <w:p>
      <w:pPr>
        <w:numPr>
          <w:ilvl w:val="0"/>
          <w:numId w:val="1024"/>
        </w:numPr>
      </w:pPr>
      <w:del w:id="1743" w:author="PR Preview" w:date="2026-01-01T00:00:00Z">
        <w:r>
          <w:delText xml:space="preserve">Wikipedia contributors (2026k)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— Newton’s method in optimization</w:delText>
        </w:r>
      </w:del>
    </w:p>
    <w:p>
      <w:pPr>
        <w:numPr>
          <w:ilvl w:val="0"/>
          <w:numId w:val="1024"/>
        </w:numPr>
      </w:pPr>
      <w:del w:id="1746" w:author="PR Preview" w:date="2026-01-01T00:00:00Z">
        <w:r>
          <w:delText xml:space="preserve">Wikipedia contributors (2026l)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— rates of convergence</w:delText>
        </w:r>
      </w:del>
    </w:p>
    <w:p>
      <w:pPr>
        <w:numPr>
          <w:ilvl w:val="0"/>
          <w:numId w:val="1024"/>
        </w:numPr>
      </w:pPr>
      <w:del w:id="1749" w:author="PR Preview" w:date="2026-01-01T00:00:00Z">
        <w:r>
          <w:delText xml:space="preserve">Wikipedia contributors (2026f)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— gradient descent</w:delText>
        </w:r>
      </w:del>
    </w:p>
    <w:p>
      <w:pPr>
        <w:numPr>
          <w:ilvl w:val="0"/>
          <w:numId w:val="1024"/>
        </w:numPr>
      </w:pPr>
      <w:del w:id="1752" w:author="PR Preview" w:date="2026-01-01T00:00:00Z">
        <w:r>
          <w:delText xml:space="preserve">Wikipedia contributors (2026i)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— line search</w:delText>
        </w:r>
      </w:del>
    </w:p>
    <w:p>
      <w:pPr>
        <w:numPr>
          <w:ilvl w:val="0"/>
          <w:numId w:val="1024"/>
        </w:numPr>
      </w:pPr>
      <w:del w:id="1755" w:author="PR Preview" w:date="2026-01-01T00:00:00Z">
        <w:r>
          <w:delText xml:space="preserve">Wikipedia contributors (2026a)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— backtracking line search and the Armijo condition</w:delText>
        </w:r>
      </w:del>
    </w:p>
    <w:p>
      <w:pPr>
        <w:numPr>
          <w:ilvl w:val="0"/>
          <w:numId w:val="1024"/>
        </w:numPr>
      </w:pPr>
      <w:ins w:id="1758" w:author="PR Preview" w:date="2026-01-01T00:00:00Z">
        <w:r>
          <w:t xml:space="preserve">Wikipedia contributors [2]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— Fermat’s theorem on stationary points</w:t>
        </w:r>
      </w:ins>
    </w:p>
    <w:p>
      <w:pPr>
        <w:numPr>
          <w:ilvl w:val="0"/>
          <w:numId w:val="1024"/>
        </w:numPr>
      </w:pPr>
      <w:ins w:id="1761" w:author="PR Preview" w:date="2026-01-01T00:00:00Z">
        <w:r>
          <w:t xml:space="preserve">Wikipedia contributors [3]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— Taylor’s theorem and its remainders</w:t>
        </w:r>
      </w:ins>
    </w:p>
    <w:p>
      <w:pPr>
        <w:numPr>
          <w:ilvl w:val="0"/>
          <w:numId w:val="1024"/>
        </w:numPr>
      </w:pPr>
      <w:ins w:id="1764" w:author="PR Preview" w:date="2026-01-01T00:00:00Z">
        <w:r>
          <w:t xml:space="preserve">Wikipedia contributors [5]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— saddle points</w:t>
        </w:r>
      </w:ins>
    </w:p>
    <w:p>
      <w:pPr>
        <w:numPr>
          <w:ilvl w:val="0"/>
          <w:numId w:val="1024"/>
        </w:numPr>
      </w:pPr>
      <w:ins w:id="1767" w:author="PR Preview" w:date="2026-01-01T00:00:00Z">
        <w:r>
          <w:t xml:space="preserve">Wikipedia contributors [6]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— convex sets</w:t>
        </w:r>
      </w:ins>
    </w:p>
    <w:p>
      <w:pPr>
        <w:numPr>
          <w:ilvl w:val="0"/>
          <w:numId w:val="1024"/>
        </w:numPr>
      </w:pPr>
      <w:ins w:id="1770" w:author="PR Preview" w:date="2026-01-01T00:00:00Z">
        <w:r>
          <w:t xml:space="preserve">Wikipedia contributors [7]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— epigraphs</w:t>
        </w:r>
      </w:ins>
    </w:p>
    <w:p>
      <w:pPr>
        <w:numPr>
          <w:ilvl w:val="0"/>
          <w:numId w:val="1024"/>
        </w:numPr>
      </w:pPr>
      <w:ins w:id="1773" w:author="PR Preview" w:date="2026-01-01T00:00:00Z">
        <w:r>
          <w:t xml:space="preserve">Wikipedia contributors [8]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— tangent spaces and planes</w:t>
        </w:r>
      </w:ins>
    </w:p>
    <w:p>
      <w:pPr>
        <w:numPr>
          <w:ilvl w:val="0"/>
          <w:numId w:val="1024"/>
        </w:numPr>
      </w:pPr>
      <w:ins w:id="1776" w:author="PR Preview" w:date="2026-01-01T00:00:00Z">
        <w:r>
          <w:t xml:space="preserve">Wikipedia contributors [9]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— feasible regions</w:t>
        </w:r>
      </w:ins>
    </w:p>
    <w:p>
      <w:pPr>
        <w:numPr>
          <w:ilvl w:val="0"/>
          <w:numId w:val="1024"/>
        </w:numPr>
      </w:pPr>
      <w:ins w:id="1779" w:author="PR Preview" w:date="2026-01-01T00:00:00Z">
        <w:r>
          <w:t xml:space="preserve">Wikipedia contributors [10]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— mathematical optimization</w:t>
        </w:r>
      </w:ins>
    </w:p>
    <w:p>
      <w:pPr>
        <w:numPr>
          <w:ilvl w:val="0"/>
          <w:numId w:val="1024"/>
        </w:numPr>
      </w:pPr>
      <w:ins w:id="1782" w:author="PR Preview" w:date="2026-01-01T00:00:00Z">
        <w:r>
          <w:t xml:space="preserve">Wikipedia contributors [11]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— Lagrange multipliers</w:t>
        </w:r>
      </w:ins>
    </w:p>
    <w:p>
      <w:pPr>
        <w:numPr>
          <w:ilvl w:val="0"/>
          <w:numId w:val="1024"/>
        </w:numPr>
      </w:pPr>
      <w:ins w:id="1785" w:author="PR Preview" w:date="2026-01-01T00:00:00Z">
        <w:r>
          <w:t xml:space="preserve">Wikipedia contributors [12]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— iterative methods</w:t>
        </w:r>
      </w:ins>
    </w:p>
    <w:p>
      <w:pPr>
        <w:numPr>
          <w:ilvl w:val="0"/>
          <w:numId w:val="1024"/>
        </w:numPr>
      </w:pPr>
      <w:ins w:id="1788" w:author="PR Preview" w:date="2026-01-01T00:00:00Z">
        <w:r>
          <w:t xml:space="preserve">Wikipedia contributors [13]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— Newton’s method in optimization</w:t>
        </w:r>
      </w:ins>
    </w:p>
    <w:p>
      <w:pPr>
        <w:numPr>
          <w:ilvl w:val="0"/>
          <w:numId w:val="1024"/>
        </w:numPr>
      </w:pPr>
      <w:ins w:id="1791" w:author="PR Preview" w:date="2026-01-01T00:00:00Z">
        <w:r>
          <w:t xml:space="preserve">Wikipedia contributors [14]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— rates of convergence</w:t>
        </w:r>
      </w:ins>
    </w:p>
    <w:p>
      <w:pPr>
        <w:numPr>
          <w:ilvl w:val="0"/>
          <w:numId w:val="1024"/>
        </w:numPr>
      </w:pPr>
      <w:ins w:id="1794" w:author="PR Preview" w:date="2026-01-01T00:00:00Z">
        <w:r>
          <w:t xml:space="preserve">Wikipedia contributors [15]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— gradient descent</w:t>
        </w:r>
      </w:ins>
    </w:p>
    <w:p>
      <w:pPr>
        <w:numPr>
          <w:ilvl w:val="0"/>
          <w:numId w:val="1024"/>
        </w:numPr>
      </w:pPr>
      <w:ins w:id="1797" w:author="PR Preview" w:date="2026-01-01T00:00:00Z">
        <w:r>
          <w:t xml:space="preserve">Wikipedia contributors [16]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— line search</w:t>
        </w:r>
      </w:ins>
    </w:p>
    <w:p>
      <w:pPr>
        <w:numPr>
          <w:ilvl w:val="0"/>
          <w:numId w:val="1024"/>
        </w:numPr>
      </w:pPr>
      <w:ins w:id="1800" w:author="PR Preview" w:date="2026-01-01T00:00:00Z">
        <w:r>
          <w:t xml:space="preserve">Wikipedia contributors [17]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— backtracking line search and the Armijo condition</w:t>
        </w:r>
      </w:ins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del w:id="1803" w:author="PR Preview" w:date="2026-01-01T00:00:00Z">
        <w:r>
          <w:delText xml:space="preserve">Boyd, Stephen, and Lieven Vandenberghe. 2004.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rPr>
            <w:i/>
            <w:iCs/>
          </w:rPr>
          <w:delText xml:space="preserve">Convex Optimization</w:delText>
        </w:r>
      </w:del>
      <w:del w:id="1806" w:author="PR Preview" w:date="2026-01-01T00:00:00Z">
        <w:r>
          <w:delText xml:space="preserve">. Cambridge University Press.</w:delText>
        </w:r>
      </w:del>
      <w:del w:id="1807" w:author="PR Preview" w:date="2026-01-01T00:00:00Z">
        <w:r>
          <w:delText xml:space="preserve"> </w:delText>
        </w:r>
      </w:del>
      <w:hyperlink r:id="rId221">
        <w:del w:id="1808" w:author="PR Preview" w:date="2026-01-01T00:00:00Z">
          <w:r>
            <w:rPr>
              <w:rStyle w:val="Hyperlink"/>
            </w:rPr>
            <w:delText xml:space="preserve">https://doi.org/10.1017/CBO9780511804441</w:delText>
          </w:r>
        </w:del>
      </w:hyperlink>
      <w:del w:id="1809" w:author="PR Preview" w:date="2026-01-01T00:00:00Z">
        <w:r>
          <w:delText xml:space="preserve">.</w:delText>
        </w:r>
      </w:del>
    </w:p>
    <w:p>
      <w:pPr>
        <w:pStyle w:val="Bibliography"/>
      </w:pPr>
      <w:del w:id="1810" w:author="PR Preview" w:date="2026-01-01T00:00:00Z">
        <w:r>
          <w:delText xml:space="preserve">Nocedal, Jorge, and Stephen J. Wright. 2006.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rPr>
            <w:i/>
            <w:iCs/>
          </w:rPr>
          <w:delText xml:space="preserve">Numerical Optimization</w:delText>
        </w:r>
      </w:del>
      <w:del w:id="1813" w:author="PR Preview" w:date="2026-01-01T00:00:00Z">
        <w:r>
          <w:delText xml:space="preserve">. 2nd ed. Springer Series in Operations Research and Financial Engineering. Springer.</w:delText>
        </w:r>
      </w:del>
      <w:del w:id="1814" w:author="PR Preview" w:date="2026-01-01T00:00:00Z">
        <w:r>
          <w:delText xml:space="preserve"> </w:delText>
        </w:r>
      </w:del>
      <w:hyperlink r:id="rId223">
        <w:del w:id="1815" w:author="PR Preview" w:date="2026-01-01T00:00:00Z">
          <w:r>
            <w:rPr>
              <w:rStyle w:val="Hyperlink"/>
            </w:rPr>
            <w:delText xml:space="preserve">https://doi.org/10.1007/978-0-387-40065-5</w:delText>
          </w:r>
        </w:del>
      </w:hyperlink>
      <w:del w:id="1816" w:author="PR Preview" w:date="2026-01-01T00:00:00Z">
        <w:r>
          <w:delText xml:space="preserve">.</w:delText>
        </w:r>
      </w:del>
    </w:p>
    <w:p>
      <w:pPr>
        <w:pStyle w:val="Bibliography"/>
      </w:pPr>
      <w:del w:id="1817" w:author="PR Preview" w:date="2026-01-01T00:00:00Z">
        <w:r>
          <w:delText xml:space="preserve">Rudin, Walter. 1976.</w:delText>
        </w:r>
      </w:del>
      <w:del w:id="1818" w:author="PR Preview" w:date="2026-01-01T00:00:00Z">
        <w:r>
          <w:delText xml:space="preserve"> </w:delText>
        </w:r>
      </w:del>
      <w:del w:id="1819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1820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1821" w:author="PR Preview" w:date="2026-01-01T00:00:00Z">
        <w:r>
          <w:delText xml:space="preserve">Wikipedia contributors. 2026a.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rPr>
            <w:i/>
            <w:iCs/>
          </w:rPr>
          <w:delText xml:space="preserve">Backtracking Line Search —</w:delText>
        </w:r>
      </w:del>
      <w:del w:id="1824" w:author="PR Preview" w:date="2026-01-01T00:00:00Z">
        <w:r>
          <w:rPr>
            <w:i/>
            <w:iCs/>
          </w:rPr>
          <w:delText xml:space="preserve"> </w:delText>
        </w:r>
      </w:del>
      <w:del w:id="1825" w:author="PR Preview" w:date="2026-01-01T00:00:00Z">
        <w:r>
          <w:rPr>
            <w:i/>
            <w:iCs/>
          </w:rPr>
          <w:delText xml:space="preserve">Wikipedia</w:delText>
        </w:r>
      </w:del>
      <w:del w:id="1826" w:author="PR Preview" w:date="2026-01-01T00:00:00Z">
        <w:r>
          <w:rPr>
            <w:i/>
            <w:iCs/>
          </w:rPr>
          <w:delText xml:space="preserve">,</w:delText>
        </w:r>
      </w:del>
      <w:del w:id="1827" w:author="PR Preview" w:date="2026-01-01T00:00:00Z">
        <w:r>
          <w:rPr>
            <w:i/>
            <w:iCs/>
          </w:rPr>
          <w:delText xml:space="preserve"> </w:delText>
        </w:r>
      </w:del>
      <w:del w:id="1828" w:author="PR Preview" w:date="2026-01-01T00:00:00Z">
        <w:r>
          <w:rPr>
            <w:i/>
            <w:iCs/>
          </w:rPr>
          <w:delText xml:space="preserve">the Free Encyclopedia</w:delText>
        </w:r>
      </w:del>
      <w:del w:id="1829" w:author="PR Preview" w:date="2026-01-01T00:00:00Z">
        <w:r>
          <w:delText xml:space="preserve">.</w:delText>
        </w:r>
      </w:del>
      <w:del w:id="1830" w:author="PR Preview" w:date="2026-01-01T00:00:00Z">
        <w:r>
          <w:delText xml:space="preserve"> </w:delText>
        </w:r>
      </w:del>
      <w:hyperlink r:id="rId219">
        <w:del w:id="1831" w:author="PR Preview" w:date="2026-01-01T00:00:00Z">
          <w:r>
            <w:rPr>
              <w:rStyle w:val="Hyperlink"/>
            </w:rPr>
            <w:delText xml:space="preserve">https://en.wikipedia.org/wiki/Backtracking_line_search</w:delText>
          </w:r>
        </w:del>
      </w:hyperlink>
      <w:del w:id="1832" w:author="PR Preview" w:date="2026-01-01T00:00:00Z">
        <w:r>
          <w:delText xml:space="preserve">.</w:delText>
        </w:r>
      </w:del>
    </w:p>
    <w:p>
      <w:pPr>
        <w:pStyle w:val="Bibliography"/>
      </w:pPr>
      <w:del w:id="1833" w:author="PR Preview" w:date="2026-01-01T00:00:00Z">
        <w:r>
          <w:delText xml:space="preserve">Wikipedia contributors. 2026b.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rPr>
            <w:i/>
            <w:iCs/>
          </w:rPr>
          <w:delText xml:space="preserve">Convex Set —</w:delText>
        </w:r>
      </w:del>
      <w:del w:id="1836" w:author="PR Preview" w:date="2026-01-01T00:00:00Z">
        <w:r>
          <w:rPr>
            <w:i/>
            <w:iCs/>
          </w:rPr>
          <w:delText xml:space="preserve"> </w:delText>
        </w:r>
      </w:del>
      <w:del w:id="1837" w:author="PR Preview" w:date="2026-01-01T00:00:00Z">
        <w:r>
          <w:rPr>
            <w:i/>
            <w:iCs/>
          </w:rPr>
          <w:delText xml:space="preserve">Wikipedia</w:delText>
        </w:r>
      </w:del>
      <w:del w:id="1838" w:author="PR Preview" w:date="2026-01-01T00:00:00Z">
        <w:r>
          <w:rPr>
            <w:i/>
            <w:iCs/>
          </w:rPr>
          <w:delText xml:space="preserve">,</w:delText>
        </w:r>
      </w:del>
      <w:del w:id="1839" w:author="PR Preview" w:date="2026-01-01T00:00:00Z">
        <w:r>
          <w:rPr>
            <w:i/>
            <w:iCs/>
          </w:rPr>
          <w:delText xml:space="preserve"> </w:delText>
        </w:r>
      </w:del>
      <w:del w:id="1840" w:author="PR Preview" w:date="2026-01-01T00:00:00Z">
        <w:r>
          <w:rPr>
            <w:i/>
            <w:iCs/>
          </w:rPr>
          <w:delText xml:space="preserve">the Free Encyclopedia</w:delText>
        </w:r>
      </w:del>
      <w:del w:id="1841" w:author="PR Preview" w:date="2026-01-01T00:00:00Z">
        <w:r>
          <w:delText xml:space="preserve">.</w:delText>
        </w:r>
      </w:del>
      <w:del w:id="1842" w:author="PR Preview" w:date="2026-01-01T00:00:00Z">
        <w:r>
          <w:delText xml:space="preserve"> </w:delText>
        </w:r>
      </w:del>
      <w:hyperlink r:id="rId197">
        <w:del w:id="1843" w:author="PR Preview" w:date="2026-01-01T00:00:00Z">
          <w:r>
            <w:rPr>
              <w:rStyle w:val="Hyperlink"/>
            </w:rPr>
            <w:delText xml:space="preserve">https://en.wikipedia.org/wiki/Convex_set</w:delText>
          </w:r>
        </w:del>
      </w:hyperlink>
      <w:del w:id="1844" w:author="PR Preview" w:date="2026-01-01T00:00:00Z">
        <w:r>
          <w:delText xml:space="preserve">.</w:delText>
        </w:r>
      </w:del>
    </w:p>
    <w:p>
      <w:pPr>
        <w:pStyle w:val="Bibliography"/>
      </w:pPr>
      <w:del w:id="1845" w:author="PR Preview" w:date="2026-01-01T00:00:00Z">
        <w:r>
          <w:delText xml:space="preserve">Wikipedia contributors. 2026c.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rPr>
            <w:i/>
            <w:iCs/>
          </w:rPr>
          <w:delText xml:space="preserve">Epigraph (Mathematics) —</w:delText>
        </w:r>
      </w:del>
      <w:del w:id="1848" w:author="PR Preview" w:date="2026-01-01T00:00:00Z">
        <w:r>
          <w:rPr>
            <w:i/>
            <w:iCs/>
          </w:rPr>
          <w:delText xml:space="preserve"> </w:delText>
        </w:r>
      </w:del>
      <w:del w:id="1849" w:author="PR Preview" w:date="2026-01-01T00:00:00Z">
        <w:r>
          <w:rPr>
            <w:i/>
            <w:iCs/>
          </w:rPr>
          <w:delText xml:space="preserve">Wikipedia</w:delText>
        </w:r>
      </w:del>
      <w:del w:id="1850" w:author="PR Preview" w:date="2026-01-01T00:00:00Z">
        <w:r>
          <w:rPr>
            <w:i/>
            <w:iCs/>
          </w:rPr>
          <w:delText xml:space="preserve">,</w:delText>
        </w:r>
      </w:del>
      <w:del w:id="1851" w:author="PR Preview" w:date="2026-01-01T00:00:00Z">
        <w:r>
          <w:rPr>
            <w:i/>
            <w:iCs/>
          </w:rPr>
          <w:delText xml:space="preserve"> </w:delText>
        </w:r>
      </w:del>
      <w:del w:id="1852" w:author="PR Preview" w:date="2026-01-01T00:00:00Z">
        <w:r>
          <w:rPr>
            <w:i/>
            <w:iCs/>
          </w:rPr>
          <w:delText xml:space="preserve">the Free Encyclopedia</w:delText>
        </w:r>
      </w:del>
      <w:del w:id="1853" w:author="PR Preview" w:date="2026-01-01T00:00:00Z">
        <w:r>
          <w:delText xml:space="preserve">.</w:delText>
        </w:r>
      </w:del>
      <w:del w:id="1854" w:author="PR Preview" w:date="2026-01-01T00:00:00Z">
        <w:r>
          <w:delText xml:space="preserve"> </w:delText>
        </w:r>
      </w:del>
      <w:hyperlink r:id="rId199">
        <w:del w:id="1855" w:author="PR Preview" w:date="2026-01-01T00:00:00Z">
          <w:r>
            <w:rPr>
              <w:rStyle w:val="Hyperlink"/>
            </w:rPr>
            <w:delText xml:space="preserve">https://en.wikipedia.org/wiki/Epigraph_(mathematics)</w:delText>
          </w:r>
        </w:del>
      </w:hyperlink>
      <w:del w:id="1856" w:author="PR Preview" w:date="2026-01-01T00:00:00Z">
        <w:r>
          <w:delText xml:space="preserve">.</w:delText>
        </w:r>
      </w:del>
    </w:p>
    <w:p>
      <w:pPr>
        <w:pStyle w:val="Bibliography"/>
      </w:pPr>
      <w:del w:id="1857" w:author="PR Preview" w:date="2026-01-01T00:00:00Z">
        <w:r>
          <w:delText xml:space="preserve">Wikipedia contributors. 2026d.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rPr>
            <w:i/>
            <w:iCs/>
          </w:rPr>
          <w:delText xml:space="preserve">Feasible Region —</w:delText>
        </w:r>
      </w:del>
      <w:del w:id="1860" w:author="PR Preview" w:date="2026-01-01T00:00:00Z">
        <w:r>
          <w:rPr>
            <w:i/>
            <w:iCs/>
          </w:rPr>
          <w:delText xml:space="preserve"> </w:delText>
        </w:r>
      </w:del>
      <w:del w:id="1861" w:author="PR Preview" w:date="2026-01-01T00:00:00Z">
        <w:r>
          <w:rPr>
            <w:i/>
            <w:iCs/>
          </w:rPr>
          <w:delText xml:space="preserve">Wikipedia</w:delText>
        </w:r>
      </w:del>
      <w:del w:id="1862" w:author="PR Preview" w:date="2026-01-01T00:00:00Z">
        <w:r>
          <w:rPr>
            <w:i/>
            <w:iCs/>
          </w:rPr>
          <w:delText xml:space="preserve">,</w:delText>
        </w:r>
      </w:del>
      <w:del w:id="1863" w:author="PR Preview" w:date="2026-01-01T00:00:00Z">
        <w:r>
          <w:rPr>
            <w:i/>
            <w:iCs/>
          </w:rPr>
          <w:delText xml:space="preserve"> </w:delText>
        </w:r>
      </w:del>
      <w:del w:id="1864" w:author="PR Preview" w:date="2026-01-01T00:00:00Z">
        <w:r>
          <w:rPr>
            <w:i/>
            <w:iCs/>
          </w:rPr>
          <w:delText xml:space="preserve">the Free Encyclopedia</w:delText>
        </w:r>
      </w:del>
      <w:del w:id="1865" w:author="PR Preview" w:date="2026-01-01T00:00:00Z">
        <w:r>
          <w:delText xml:space="preserve">.</w:delText>
        </w:r>
      </w:del>
      <w:del w:id="1866" w:author="PR Preview" w:date="2026-01-01T00:00:00Z">
        <w:r>
          <w:delText xml:space="preserve"> </w:delText>
        </w:r>
      </w:del>
      <w:hyperlink r:id="rId203">
        <w:del w:id="1867" w:author="PR Preview" w:date="2026-01-01T00:00:00Z">
          <w:r>
            <w:rPr>
              <w:rStyle w:val="Hyperlink"/>
            </w:rPr>
            <w:delText xml:space="preserve">https://en.wikipedia.org/wiki/Feasible_region</w:delText>
          </w:r>
        </w:del>
      </w:hyperlink>
      <w:del w:id="1868" w:author="PR Preview" w:date="2026-01-01T00:00:00Z">
        <w:r>
          <w:delText xml:space="preserve">.</w:delText>
        </w:r>
      </w:del>
    </w:p>
    <w:p>
      <w:pPr>
        <w:pStyle w:val="Bibliography"/>
      </w:pPr>
      <w:del w:id="1869" w:author="PR Preview" w:date="2026-01-01T00:00:00Z">
        <w:r>
          <w:delText xml:space="preserve">Wikipedia contributors. 2026e.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rPr>
            <w:i/>
            <w:iCs/>
          </w:rPr>
          <w:delText xml:space="preserve">Fermat’s Theorem (Stationary Points) —</w:delText>
        </w:r>
      </w:del>
      <w:del w:id="1872" w:author="PR Preview" w:date="2026-01-01T00:00:00Z">
        <w:r>
          <w:rPr>
            <w:i/>
            <w:iCs/>
          </w:rPr>
          <w:delText xml:space="preserve"> </w:delText>
        </w:r>
      </w:del>
      <w:del w:id="1873" w:author="PR Preview" w:date="2026-01-01T00:00:00Z">
        <w:r>
          <w:rPr>
            <w:i/>
            <w:iCs/>
          </w:rPr>
          <w:delText xml:space="preserve">Wikipedia</w:delText>
        </w:r>
      </w:del>
      <w:del w:id="1874" w:author="PR Preview" w:date="2026-01-01T00:00:00Z">
        <w:r>
          <w:rPr>
            <w:i/>
            <w:iCs/>
          </w:rPr>
          <w:delText xml:space="preserve">,</w:delText>
        </w:r>
      </w:del>
      <w:del w:id="1875" w:author="PR Preview" w:date="2026-01-01T00:00:00Z">
        <w:r>
          <w:rPr>
            <w:i/>
            <w:iCs/>
          </w:rPr>
          <w:delText xml:space="preserve"> </w:delText>
        </w:r>
      </w:del>
      <w:del w:id="1876" w:author="PR Preview" w:date="2026-01-01T00:00:00Z">
        <w:r>
          <w:rPr>
            <w:i/>
            <w:iCs/>
          </w:rPr>
          <w:delText xml:space="preserve">the Free Encyclopedia</w:delText>
        </w:r>
      </w:del>
      <w:del w:id="1877" w:author="PR Preview" w:date="2026-01-01T00:00:00Z">
        <w:r>
          <w:delText xml:space="preserve">.</w:delText>
        </w:r>
      </w:del>
      <w:del w:id="1878" w:author="PR Preview" w:date="2026-01-01T00:00:00Z">
        <w:r>
          <w:delText xml:space="preserve"> </w:delText>
        </w:r>
      </w:del>
      <w:hyperlink r:id="rId190">
        <w:del w:id="1879" w:author="PR Preview" w:date="2026-01-01T00:00:00Z">
          <w:r>
            <w:rPr>
              <w:rStyle w:val="Hyperlink"/>
            </w:rPr>
            <w:delText xml:space="preserve">https://en.wikipedia.org/wiki/Fermat%27s_theorem_(stationary_points)</w:delText>
          </w:r>
        </w:del>
      </w:hyperlink>
      <w:del w:id="1880" w:author="PR Preview" w:date="2026-01-01T00:00:00Z">
        <w:r>
          <w:delText xml:space="preserve">.</w:delText>
        </w:r>
      </w:del>
    </w:p>
    <w:p>
      <w:pPr>
        <w:pStyle w:val="Bibliography"/>
      </w:pPr>
      <w:del w:id="1881" w:author="PR Preview" w:date="2026-01-01T00:00:00Z">
        <w:r>
          <w:delText xml:space="preserve">Wikipedia contributors. 2026f.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rPr>
            <w:i/>
            <w:iCs/>
          </w:rPr>
          <w:delText xml:space="preserve">Gradient Descent —</w:delText>
        </w:r>
      </w:del>
      <w:del w:id="1884" w:author="PR Preview" w:date="2026-01-01T00:00:00Z">
        <w:r>
          <w:rPr>
            <w:i/>
            <w:iCs/>
          </w:rPr>
          <w:delText xml:space="preserve"> </w:delText>
        </w:r>
      </w:del>
      <w:del w:id="1885" w:author="PR Preview" w:date="2026-01-01T00:00:00Z">
        <w:r>
          <w:rPr>
            <w:i/>
            <w:iCs/>
          </w:rPr>
          <w:delText xml:space="preserve">Wikipedia</w:delText>
        </w:r>
      </w:del>
      <w:del w:id="1886" w:author="PR Preview" w:date="2026-01-01T00:00:00Z">
        <w:r>
          <w:rPr>
            <w:i/>
            <w:iCs/>
          </w:rPr>
          <w:delText xml:space="preserve">,</w:delText>
        </w:r>
      </w:del>
      <w:del w:id="1887" w:author="PR Preview" w:date="2026-01-01T00:00:00Z">
        <w:r>
          <w:rPr>
            <w:i/>
            <w:iCs/>
          </w:rPr>
          <w:delText xml:space="preserve"> </w:delText>
        </w:r>
      </w:del>
      <w:del w:id="1888" w:author="PR Preview" w:date="2026-01-01T00:00:00Z">
        <w:r>
          <w:rPr>
            <w:i/>
            <w:iCs/>
          </w:rPr>
          <w:delText xml:space="preserve">the Free Encyclopedia</w:delText>
        </w:r>
      </w:del>
      <w:del w:id="1889" w:author="PR Preview" w:date="2026-01-01T00:00:00Z">
        <w:r>
          <w:delText xml:space="preserve">.</w:delText>
        </w:r>
      </w:del>
      <w:del w:id="1890" w:author="PR Preview" w:date="2026-01-01T00:00:00Z">
        <w:r>
          <w:delText xml:space="preserve"> </w:delText>
        </w:r>
      </w:del>
      <w:hyperlink r:id="rId215">
        <w:del w:id="1891" w:author="PR Preview" w:date="2026-01-01T00:00:00Z">
          <w:r>
            <w:rPr>
              <w:rStyle w:val="Hyperlink"/>
            </w:rPr>
            <w:delText xml:space="preserve">https://en.wikipedia.org/wiki/Gradient_descent</w:delText>
          </w:r>
        </w:del>
      </w:hyperlink>
      <w:del w:id="1892" w:author="PR Preview" w:date="2026-01-01T00:00:00Z">
        <w:r>
          <w:delText xml:space="preserve">.</w:delText>
        </w:r>
      </w:del>
    </w:p>
    <w:p>
      <w:pPr>
        <w:pStyle w:val="Bibliography"/>
      </w:pPr>
      <w:del w:id="1893" w:author="PR Preview" w:date="2026-01-01T00:00:00Z">
        <w:r>
          <w:delText xml:space="preserve">Wikipedia contributors. 2026g.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rPr>
            <w:i/>
            <w:iCs/>
          </w:rPr>
          <w:delText xml:space="preserve">Iterative Method —</w:delText>
        </w:r>
      </w:del>
      <w:del w:id="1896" w:author="PR Preview" w:date="2026-01-01T00:00:00Z">
        <w:r>
          <w:rPr>
            <w:i/>
            <w:iCs/>
          </w:rPr>
          <w:delText xml:space="preserve"> </w:delText>
        </w:r>
      </w:del>
      <w:del w:id="1897" w:author="PR Preview" w:date="2026-01-01T00:00:00Z">
        <w:r>
          <w:rPr>
            <w:i/>
            <w:iCs/>
          </w:rPr>
          <w:delText xml:space="preserve">Wikipedia</w:delText>
        </w:r>
      </w:del>
      <w:del w:id="1898" w:author="PR Preview" w:date="2026-01-01T00:00:00Z">
        <w:r>
          <w:rPr>
            <w:i/>
            <w:iCs/>
          </w:rPr>
          <w:delText xml:space="preserve">,</w:delText>
        </w:r>
      </w:del>
      <w:del w:id="1899" w:author="PR Preview" w:date="2026-01-01T00:00:00Z">
        <w:r>
          <w:rPr>
            <w:i/>
            <w:iCs/>
          </w:rPr>
          <w:delText xml:space="preserve"> </w:delText>
        </w:r>
      </w:del>
      <w:del w:id="1900" w:author="PR Preview" w:date="2026-01-01T00:00:00Z">
        <w:r>
          <w:rPr>
            <w:i/>
            <w:iCs/>
          </w:rPr>
          <w:delText xml:space="preserve">the Free Encyclopedia</w:delText>
        </w:r>
      </w:del>
      <w:del w:id="1901" w:author="PR Preview" w:date="2026-01-01T00:00:00Z">
        <w:r>
          <w:delText xml:space="preserve">.</w:delText>
        </w:r>
      </w:del>
      <w:del w:id="1902" w:author="PR Preview" w:date="2026-01-01T00:00:00Z">
        <w:r>
          <w:delText xml:space="preserve"> </w:delText>
        </w:r>
      </w:del>
      <w:hyperlink r:id="rId209">
        <w:del w:id="1903" w:author="PR Preview" w:date="2026-01-01T00:00:00Z">
          <w:r>
            <w:rPr>
              <w:rStyle w:val="Hyperlink"/>
            </w:rPr>
            <w:delText xml:space="preserve">https://en.wikipedia.org/wiki/Iterative_method</w:delText>
          </w:r>
        </w:del>
      </w:hyperlink>
      <w:del w:id="1904" w:author="PR Preview" w:date="2026-01-01T00:00:00Z">
        <w:r>
          <w:delText xml:space="preserve">.</w:delText>
        </w:r>
      </w:del>
    </w:p>
    <w:p>
      <w:pPr>
        <w:pStyle w:val="Bibliography"/>
      </w:pPr>
      <w:del w:id="1905" w:author="PR Preview" w:date="2026-01-01T00:00:00Z">
        <w:r>
          <w:delText xml:space="preserve">Wikipedia contributors. 2026h.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rPr>
            <w:i/>
            <w:iCs/>
          </w:rPr>
          <w:delText xml:space="preserve">Lagrange Multiplier —</w:delText>
        </w:r>
      </w:del>
      <w:del w:id="1908" w:author="PR Preview" w:date="2026-01-01T00:00:00Z">
        <w:r>
          <w:rPr>
            <w:i/>
            <w:iCs/>
          </w:rPr>
          <w:delText xml:space="preserve"> </w:delText>
        </w:r>
      </w:del>
      <w:del w:id="1909" w:author="PR Preview" w:date="2026-01-01T00:00:00Z">
        <w:r>
          <w:rPr>
            <w:i/>
            <w:iCs/>
          </w:rPr>
          <w:delText xml:space="preserve">Wikipedia</w:delText>
        </w:r>
      </w:del>
      <w:del w:id="1910" w:author="PR Preview" w:date="2026-01-01T00:00:00Z">
        <w:r>
          <w:rPr>
            <w:i/>
            <w:iCs/>
          </w:rPr>
          <w:delText xml:space="preserve">,</w:delText>
        </w:r>
      </w:del>
      <w:del w:id="1911" w:author="PR Preview" w:date="2026-01-01T00:00:00Z">
        <w:r>
          <w:rPr>
            <w:i/>
            <w:iCs/>
          </w:rPr>
          <w:delText xml:space="preserve"> </w:delText>
        </w:r>
      </w:del>
      <w:del w:id="1912" w:author="PR Preview" w:date="2026-01-01T00:00:00Z">
        <w:r>
          <w:rPr>
            <w:i/>
            <w:iCs/>
          </w:rPr>
          <w:delText xml:space="preserve">the Free Encyclopedia</w:delText>
        </w:r>
      </w:del>
      <w:del w:id="1913" w:author="PR Preview" w:date="2026-01-01T00:00:00Z">
        <w:r>
          <w:delText xml:space="preserve">.</w:delText>
        </w:r>
      </w:del>
      <w:del w:id="1914" w:author="PR Preview" w:date="2026-01-01T00:00:00Z">
        <w:r>
          <w:delText xml:space="preserve"> </w:delText>
        </w:r>
      </w:del>
      <w:hyperlink r:id="rId207">
        <w:del w:id="1915" w:author="PR Preview" w:date="2026-01-01T00:00:00Z">
          <w:r>
            <w:rPr>
              <w:rStyle w:val="Hyperlink"/>
            </w:rPr>
            <w:delText xml:space="preserve">https://en.wikipedia.org/wiki/Lagrange_multiplier</w:delText>
          </w:r>
        </w:del>
      </w:hyperlink>
      <w:del w:id="1916" w:author="PR Preview" w:date="2026-01-01T00:00:00Z">
        <w:r>
          <w:delText xml:space="preserve">.</w:delText>
        </w:r>
      </w:del>
    </w:p>
    <w:p>
      <w:pPr>
        <w:pStyle w:val="Bibliography"/>
      </w:pPr>
      <w:del w:id="1917" w:author="PR Preview" w:date="2026-01-01T00:00:00Z">
        <w:r>
          <w:delText xml:space="preserve">Wikipedia contributors. 2026i.</w:delText>
        </w:r>
      </w:del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rPr>
            <w:i/>
            <w:iCs/>
          </w:rPr>
          <w:delText xml:space="preserve">Line Search —</w:delText>
        </w:r>
      </w:del>
      <w:del w:id="1920" w:author="PR Preview" w:date="2026-01-01T00:00:00Z">
        <w:r>
          <w:rPr>
            <w:i/>
            <w:iCs/>
          </w:rPr>
          <w:delText xml:space="preserve"> </w:delText>
        </w:r>
      </w:del>
      <w:del w:id="1921" w:author="PR Preview" w:date="2026-01-01T00:00:00Z">
        <w:r>
          <w:rPr>
            <w:i/>
            <w:iCs/>
          </w:rPr>
          <w:delText xml:space="preserve">Wikipedia</w:delText>
        </w:r>
      </w:del>
      <w:del w:id="1922" w:author="PR Preview" w:date="2026-01-01T00:00:00Z">
        <w:r>
          <w:rPr>
            <w:i/>
            <w:iCs/>
          </w:rPr>
          <w:delText xml:space="preserve">,</w:delText>
        </w:r>
      </w:del>
      <w:del w:id="1923" w:author="PR Preview" w:date="2026-01-01T00:00:00Z">
        <w:r>
          <w:rPr>
            <w:i/>
            <w:iCs/>
          </w:rPr>
          <w:delText xml:space="preserve"> </w:delText>
        </w:r>
      </w:del>
      <w:del w:id="1924" w:author="PR Preview" w:date="2026-01-01T00:00:00Z">
        <w:r>
          <w:rPr>
            <w:i/>
            <w:iCs/>
          </w:rPr>
          <w:delText xml:space="preserve">the Free Encyclopedia</w:delText>
        </w:r>
      </w:del>
      <w:del w:id="1925" w:author="PR Preview" w:date="2026-01-01T00:00:00Z">
        <w:r>
          <w:delText xml:space="preserve">.</w:delText>
        </w:r>
      </w:del>
      <w:del w:id="1926" w:author="PR Preview" w:date="2026-01-01T00:00:00Z">
        <w:r>
          <w:delText xml:space="preserve"> </w:delText>
        </w:r>
      </w:del>
      <w:hyperlink r:id="rId217">
        <w:del w:id="1927" w:author="PR Preview" w:date="2026-01-01T00:00:00Z">
          <w:r>
            <w:rPr>
              <w:rStyle w:val="Hyperlink"/>
            </w:rPr>
            <w:delText xml:space="preserve">https://en.wikipedia.org/wiki/Line_search</w:delText>
          </w:r>
        </w:del>
      </w:hyperlink>
      <w:del w:id="1928" w:author="PR Preview" w:date="2026-01-01T00:00:00Z">
        <w:r>
          <w:delText xml:space="preserve">.</w:delText>
        </w:r>
      </w:del>
    </w:p>
    <w:p>
      <w:pPr>
        <w:pStyle w:val="Bibliography"/>
      </w:pPr>
      <w:del w:id="1929" w:author="PR Preview" w:date="2026-01-01T00:00:00Z">
        <w:r>
          <w:delText xml:space="preserve">Wikipedia contributors. 2026j.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rPr>
            <w:i/>
            <w:iCs/>
          </w:rPr>
          <w:delText xml:space="preserve">Mathematical Optimization —</w:delText>
        </w:r>
      </w:del>
      <w:del w:id="1932" w:author="PR Preview" w:date="2026-01-01T00:00:00Z">
        <w:r>
          <w:rPr>
            <w:i/>
            <w:iCs/>
          </w:rPr>
          <w:delText xml:space="preserve"> </w:delText>
        </w:r>
      </w:del>
      <w:del w:id="1933" w:author="PR Preview" w:date="2026-01-01T00:00:00Z">
        <w:r>
          <w:rPr>
            <w:i/>
            <w:iCs/>
          </w:rPr>
          <w:delText xml:space="preserve">Wikipedia</w:delText>
        </w:r>
      </w:del>
      <w:del w:id="1934" w:author="PR Preview" w:date="2026-01-01T00:00:00Z">
        <w:r>
          <w:rPr>
            <w:i/>
            <w:iCs/>
          </w:rPr>
          <w:delText xml:space="preserve">,</w:delText>
        </w:r>
      </w:del>
      <w:del w:id="1935" w:author="PR Preview" w:date="2026-01-01T00:00:00Z">
        <w:r>
          <w:rPr>
            <w:i/>
            <w:iCs/>
          </w:rPr>
          <w:delText xml:space="preserve"> </w:delText>
        </w:r>
      </w:del>
      <w:del w:id="1936" w:author="PR Preview" w:date="2026-01-01T00:00:00Z">
        <w:r>
          <w:rPr>
            <w:i/>
            <w:iCs/>
          </w:rPr>
          <w:delText xml:space="preserve">the Free Encyclopedia</w:delText>
        </w:r>
      </w:del>
      <w:del w:id="1937" w:author="PR Preview" w:date="2026-01-01T00:00:00Z">
        <w:r>
          <w:delText xml:space="preserve">.</w:delText>
        </w:r>
      </w:del>
      <w:del w:id="1938" w:author="PR Preview" w:date="2026-01-01T00:00:00Z">
        <w:r>
          <w:delText xml:space="preserve"> </w:delText>
        </w:r>
      </w:del>
      <w:hyperlink r:id="rId205">
        <w:del w:id="1939" w:author="PR Preview" w:date="2026-01-01T00:00:00Z">
          <w:r>
            <w:rPr>
              <w:rStyle w:val="Hyperlink"/>
            </w:rPr>
            <w:delText xml:space="preserve">https://en.wikipedia.org/wiki/Mathematical_optimization</w:delText>
          </w:r>
        </w:del>
      </w:hyperlink>
      <w:del w:id="1940" w:author="PR Preview" w:date="2026-01-01T00:00:00Z">
        <w:r>
          <w:delText xml:space="preserve">.</w:delText>
        </w:r>
      </w:del>
    </w:p>
    <w:p>
      <w:pPr>
        <w:pStyle w:val="Bibliography"/>
      </w:pPr>
      <w:del w:id="1941" w:author="PR Preview" w:date="2026-01-01T00:00:00Z">
        <w:r>
          <w:delText xml:space="preserve">Wikipedia contributors. 2026k.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rPr>
            <w:i/>
            <w:iCs/>
          </w:rPr>
          <w:delText xml:space="preserve">Newton’s Method in Optimization —</w:delText>
        </w:r>
      </w:del>
      <w:del w:id="1944" w:author="PR Preview" w:date="2026-01-01T00:00:00Z">
        <w:r>
          <w:rPr>
            <w:i/>
            <w:iCs/>
          </w:rPr>
          <w:delText xml:space="preserve"> </w:delText>
        </w:r>
      </w:del>
      <w:del w:id="1945" w:author="PR Preview" w:date="2026-01-01T00:00:00Z">
        <w:r>
          <w:rPr>
            <w:i/>
            <w:iCs/>
          </w:rPr>
          <w:delText xml:space="preserve">Wikipedia</w:delText>
        </w:r>
      </w:del>
      <w:del w:id="1946" w:author="PR Preview" w:date="2026-01-01T00:00:00Z">
        <w:r>
          <w:rPr>
            <w:i/>
            <w:iCs/>
          </w:rPr>
          <w:delText xml:space="preserve">,</w:delText>
        </w:r>
      </w:del>
      <w:del w:id="1947" w:author="PR Preview" w:date="2026-01-01T00:00:00Z">
        <w:r>
          <w:rPr>
            <w:i/>
            <w:iCs/>
          </w:rPr>
          <w:delText xml:space="preserve"> </w:delText>
        </w:r>
      </w:del>
      <w:del w:id="1948" w:author="PR Preview" w:date="2026-01-01T00:00:00Z">
        <w:r>
          <w:rPr>
            <w:i/>
            <w:iCs/>
          </w:rPr>
          <w:delText xml:space="preserve">the Free Encyclopedia</w:delText>
        </w:r>
      </w:del>
      <w:del w:id="1949" w:author="PR Preview" w:date="2026-01-01T00:00:00Z">
        <w:r>
          <w:delText xml:space="preserve">.</w:delText>
        </w:r>
      </w:del>
      <w:del w:id="1950" w:author="PR Preview" w:date="2026-01-01T00:00:00Z">
        <w:r>
          <w:delText xml:space="preserve"> </w:delText>
        </w:r>
      </w:del>
      <w:hyperlink r:id="rId211">
        <w:del w:id="1951" w:author="PR Preview" w:date="2026-01-01T00:00:00Z">
          <w:r>
            <w:rPr>
              <w:rStyle w:val="Hyperlink"/>
            </w:rPr>
            <w:delText xml:space="preserve">https://en.wikipedia.org/wiki/Newton%27s_method_in_optimization</w:delText>
          </w:r>
        </w:del>
      </w:hyperlink>
      <w:del w:id="1952" w:author="PR Preview" w:date="2026-01-01T00:00:00Z">
        <w:r>
          <w:delText xml:space="preserve">.</w:delText>
        </w:r>
      </w:del>
    </w:p>
    <w:p>
      <w:pPr>
        <w:pStyle w:val="Bibliography"/>
      </w:pPr>
      <w:del w:id="1953" w:author="PR Preview" w:date="2026-01-01T00:00:00Z">
        <w:r>
          <w:delText xml:space="preserve">Wikipedia contributors. 2026l.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rPr>
            <w:i/>
            <w:iCs/>
          </w:rPr>
          <w:delText xml:space="preserve">Rate of Convergence —</w:delText>
        </w:r>
      </w:del>
      <w:del w:id="1956" w:author="PR Preview" w:date="2026-01-01T00:00:00Z">
        <w:r>
          <w:rPr>
            <w:i/>
            <w:iCs/>
          </w:rPr>
          <w:delText xml:space="preserve"> </w:delText>
        </w:r>
      </w:del>
      <w:del w:id="1957" w:author="PR Preview" w:date="2026-01-01T00:00:00Z">
        <w:r>
          <w:rPr>
            <w:i/>
            <w:iCs/>
          </w:rPr>
          <w:delText xml:space="preserve">Wikipedia</w:delText>
        </w:r>
      </w:del>
      <w:del w:id="1958" w:author="PR Preview" w:date="2026-01-01T00:00:00Z">
        <w:r>
          <w:rPr>
            <w:i/>
            <w:iCs/>
          </w:rPr>
          <w:delText xml:space="preserve">,</w:delText>
        </w:r>
      </w:del>
      <w:del w:id="1959" w:author="PR Preview" w:date="2026-01-01T00:00:00Z">
        <w:r>
          <w:rPr>
            <w:i/>
            <w:iCs/>
          </w:rPr>
          <w:delText xml:space="preserve"> </w:delText>
        </w:r>
      </w:del>
      <w:del w:id="1960" w:author="PR Preview" w:date="2026-01-01T00:00:00Z">
        <w:r>
          <w:rPr>
            <w:i/>
            <w:iCs/>
          </w:rPr>
          <w:delText xml:space="preserve">the Free Encyclopedia</w:delText>
        </w:r>
      </w:del>
      <w:del w:id="1961" w:author="PR Preview" w:date="2026-01-01T00:00:00Z">
        <w:r>
          <w:delText xml:space="preserve">.</w:delText>
        </w:r>
      </w:del>
      <w:del w:id="1962" w:author="PR Preview" w:date="2026-01-01T00:00:00Z">
        <w:r>
          <w:delText xml:space="preserve"> </w:delText>
        </w:r>
      </w:del>
      <w:hyperlink r:id="rId213">
        <w:del w:id="1963" w:author="PR Preview" w:date="2026-01-01T00:00:00Z">
          <w:r>
            <w:rPr>
              <w:rStyle w:val="Hyperlink"/>
            </w:rPr>
            <w:delText xml:space="preserve">https://en.wikipedia.org/wiki/Rate_of_convergence</w:delText>
          </w:r>
        </w:del>
      </w:hyperlink>
      <w:del w:id="1964" w:author="PR Preview" w:date="2026-01-01T00:00:00Z">
        <w:r>
          <w:delText xml:space="preserve">.</w:delText>
        </w:r>
      </w:del>
    </w:p>
    <w:p>
      <w:pPr>
        <w:pStyle w:val="Bibliography"/>
      </w:pPr>
      <w:del w:id="1965" w:author="PR Preview" w:date="2026-01-01T00:00:00Z">
        <w:r>
          <w:delText xml:space="preserve">Wikipedia contributors. 2026m.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rPr>
            <w:i/>
            <w:iCs/>
          </w:rPr>
          <w:delText xml:space="preserve">Saddle Point —</w:delText>
        </w:r>
      </w:del>
      <w:del w:id="1968" w:author="PR Preview" w:date="2026-01-01T00:00:00Z">
        <w:r>
          <w:rPr>
            <w:i/>
            <w:iCs/>
          </w:rPr>
          <w:delText xml:space="preserve"> </w:delText>
        </w:r>
      </w:del>
      <w:del w:id="1969" w:author="PR Preview" w:date="2026-01-01T00:00:00Z">
        <w:r>
          <w:rPr>
            <w:i/>
            <w:iCs/>
          </w:rPr>
          <w:delText xml:space="preserve">Wikipedia</w:delText>
        </w:r>
      </w:del>
      <w:del w:id="1970" w:author="PR Preview" w:date="2026-01-01T00:00:00Z">
        <w:r>
          <w:rPr>
            <w:i/>
            <w:iCs/>
          </w:rPr>
          <w:delText xml:space="preserve">,</w:delText>
        </w:r>
      </w:del>
      <w:del w:id="1971" w:author="PR Preview" w:date="2026-01-01T00:00:00Z">
        <w:r>
          <w:rPr>
            <w:i/>
            <w:iCs/>
          </w:rPr>
          <w:delText xml:space="preserve"> </w:delText>
        </w:r>
      </w:del>
      <w:del w:id="1972" w:author="PR Preview" w:date="2026-01-01T00:00:00Z">
        <w:r>
          <w:rPr>
            <w:i/>
            <w:iCs/>
          </w:rPr>
          <w:delText xml:space="preserve">the Free Encyclopedia</w:delText>
        </w:r>
      </w:del>
      <w:del w:id="1973" w:author="PR Preview" w:date="2026-01-01T00:00:00Z">
        <w:r>
          <w:delText xml:space="preserve">.</w:delText>
        </w:r>
      </w:del>
      <w:del w:id="1974" w:author="PR Preview" w:date="2026-01-01T00:00:00Z">
        <w:r>
          <w:delText xml:space="preserve"> </w:delText>
        </w:r>
      </w:del>
      <w:hyperlink r:id="rId195">
        <w:del w:id="1975" w:author="PR Preview" w:date="2026-01-01T00:00:00Z">
          <w:r>
            <w:rPr>
              <w:rStyle w:val="Hyperlink"/>
            </w:rPr>
            <w:delText xml:space="preserve">https://en.wikipedia.org/wiki/Saddle_point</w:delText>
          </w:r>
        </w:del>
      </w:hyperlink>
      <w:del w:id="1976" w:author="PR Preview" w:date="2026-01-01T00:00:00Z">
        <w:r>
          <w:delText xml:space="preserve">.</w:delText>
        </w:r>
      </w:del>
    </w:p>
    <w:p>
      <w:pPr>
        <w:pStyle w:val="Bibliography"/>
      </w:pPr>
      <w:del w:id="1977" w:author="PR Preview" w:date="2026-01-01T00:00:00Z">
        <w:r>
          <w:delText xml:space="preserve">Wikipedia contributors. 2026n.</w:delText>
        </w:r>
      </w:del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rPr>
            <w:i/>
            <w:iCs/>
          </w:rPr>
          <w:delText xml:space="preserve">Tangent Space —</w:delText>
        </w:r>
      </w:del>
      <w:del w:id="1980" w:author="PR Preview" w:date="2026-01-01T00:00:00Z">
        <w:r>
          <w:rPr>
            <w:i/>
            <w:iCs/>
          </w:rPr>
          <w:delText xml:space="preserve"> </w:delText>
        </w:r>
      </w:del>
      <w:del w:id="1981" w:author="PR Preview" w:date="2026-01-01T00:00:00Z">
        <w:r>
          <w:rPr>
            <w:i/>
            <w:iCs/>
          </w:rPr>
          <w:delText xml:space="preserve">Wikipedia</w:delText>
        </w:r>
      </w:del>
      <w:del w:id="1982" w:author="PR Preview" w:date="2026-01-01T00:00:00Z">
        <w:r>
          <w:rPr>
            <w:i/>
            <w:iCs/>
          </w:rPr>
          <w:delText xml:space="preserve">,</w:delText>
        </w:r>
      </w:del>
      <w:del w:id="1983" w:author="PR Preview" w:date="2026-01-01T00:00:00Z">
        <w:r>
          <w:rPr>
            <w:i/>
            <w:iCs/>
          </w:rPr>
          <w:delText xml:space="preserve"> </w:delText>
        </w:r>
      </w:del>
      <w:del w:id="1984" w:author="PR Preview" w:date="2026-01-01T00:00:00Z">
        <w:r>
          <w:rPr>
            <w:i/>
            <w:iCs/>
          </w:rPr>
          <w:delText xml:space="preserve">the Free Encyclopedia</w:delText>
        </w:r>
      </w:del>
      <w:del w:id="1985" w:author="PR Preview" w:date="2026-01-01T00:00:00Z">
        <w:r>
          <w:delText xml:space="preserve">.</w:delText>
        </w:r>
      </w:del>
      <w:del w:id="1986" w:author="PR Preview" w:date="2026-01-01T00:00:00Z">
        <w:r>
          <w:delText xml:space="preserve"> </w:delText>
        </w:r>
      </w:del>
      <w:hyperlink r:id="rId201">
        <w:del w:id="1987" w:author="PR Preview" w:date="2026-01-01T00:00:00Z">
          <w:r>
            <w:rPr>
              <w:rStyle w:val="Hyperlink"/>
            </w:rPr>
            <w:delText xml:space="preserve">https://en.wikipedia.org/wiki/Tangent_space</w:delText>
          </w:r>
        </w:del>
      </w:hyperlink>
      <w:del w:id="1988" w:author="PR Preview" w:date="2026-01-01T00:00:00Z">
        <w:r>
          <w:delText xml:space="preserve">.</w:delText>
        </w:r>
      </w:del>
    </w:p>
    <w:p>
      <w:pPr>
        <w:pStyle w:val="Bibliography"/>
      </w:pPr>
      <w:del w:id="1989" w:author="PR Preview" w:date="2026-01-01T00:00:00Z">
        <w:r>
          <w:delText xml:space="preserve">Wikipedia contributors. 2026o.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rPr>
            <w:i/>
            <w:iCs/>
          </w:rPr>
          <w:delText xml:space="preserve">Taylor’s Theorem —</w:delText>
        </w:r>
      </w:del>
      <w:del w:id="1992" w:author="PR Preview" w:date="2026-01-01T00:00:00Z">
        <w:r>
          <w:rPr>
            <w:i/>
            <w:iCs/>
          </w:rPr>
          <w:delText xml:space="preserve"> </w:delText>
        </w:r>
      </w:del>
      <w:del w:id="1993" w:author="PR Preview" w:date="2026-01-01T00:00:00Z">
        <w:r>
          <w:rPr>
            <w:i/>
            <w:iCs/>
          </w:rPr>
          <w:delText xml:space="preserve">Wikipedia</w:delText>
        </w:r>
      </w:del>
      <w:del w:id="1994" w:author="PR Preview" w:date="2026-01-01T00:00:00Z">
        <w:r>
          <w:rPr>
            <w:i/>
            <w:iCs/>
          </w:rPr>
          <w:delText xml:space="preserve">,</w:delText>
        </w:r>
      </w:del>
      <w:del w:id="1995" w:author="PR Preview" w:date="2026-01-01T00:00:00Z">
        <w:r>
          <w:rPr>
            <w:i/>
            <w:iCs/>
          </w:rPr>
          <w:delText xml:space="preserve"> </w:delText>
        </w:r>
      </w:del>
      <w:del w:id="1996" w:author="PR Preview" w:date="2026-01-01T00:00:00Z">
        <w:r>
          <w:rPr>
            <w:i/>
            <w:iCs/>
          </w:rPr>
          <w:delText xml:space="preserve">the Free Encyclopedia</w:delText>
        </w:r>
      </w:del>
      <w:del w:id="1997" w:author="PR Preview" w:date="2026-01-01T00:00:00Z">
        <w:r>
          <w:delText xml:space="preserve">.</w:delText>
        </w:r>
      </w:del>
      <w:del w:id="1998" w:author="PR Preview" w:date="2026-01-01T00:00:00Z">
        <w:r>
          <w:delText xml:space="preserve"> </w:delText>
        </w:r>
      </w:del>
      <w:hyperlink r:id="rId192">
        <w:del w:id="1999" w:author="PR Preview" w:date="2026-01-01T00:00:00Z">
          <w:r>
            <w:rPr>
              <w:rStyle w:val="Hyperlink"/>
            </w:rPr>
            <w:delText xml:space="preserve">https://en.wikipedia.org/wiki/Taylor%27s_theorem</w:delText>
          </w:r>
        </w:del>
      </w:hyperlink>
      <w:del w:id="2000" w:author="PR Preview" w:date="2026-01-01T00:00:00Z">
        <w:r>
          <w:delText xml:space="preserve">.</w:delText>
        </w:r>
      </w:del>
    </w:p>
    <w:p>
      <w:pPr>
        <w:pStyle w:val="Bibliography"/>
      </w:pPr>
      <w:del w:id="2001" w:author="PR Preview" w:date="2026-01-01T00:00:00Z">
        <w:r>
          <w:delText xml:space="preserve">Zhou, Hua. 2024.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rPr>
            <w:i/>
            <w:iCs/>
          </w:rPr>
          <w:delText xml:space="preserve">Optimization and Multivariate Calculus</w:delText>
        </w:r>
      </w:del>
      <w:del w:id="2004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2005" w:author="PR Preview" w:date="2026-01-01T00:00:00Z">
        <w:r>
          <w:delText xml:space="preserve"> </w:delText>
        </w:r>
      </w:del>
      <w:hyperlink r:id="rId186">
        <w:del w:id="2006" w:author="PR Preview" w:date="2026-01-01T00:00:00Z">
          <w:r>
            <w:rPr>
              <w:rStyle w:val="Hyperlink"/>
            </w:rPr>
            <w:delText xml:space="preserve">https://ucla-biostat-216.github.io/2024fall/slides/13-optim/13-optim.html</w:delText>
          </w:r>
        </w:del>
      </w:hyperlink>
      <w:del w:id="2007" w:author="PR Preview" w:date="2026-01-01T00:00:00Z">
        <w:r>
          <w:delText xml:space="preserve">.</w:delText>
        </w:r>
      </w:del>
    </w:p>
    <w:p>
      <w:pPr>
        <w:pStyle w:val="Bibliography"/>
      </w:pPr>
      <w:ins w:id="2008" w:author="PR Preview" w:date="2026-01-01T00:00:00Z">
        <w:r>
          <w:t xml:space="preserve">[1]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	</w:t>
        </w:r>
      </w:ins>
      <w:ins w:id="2011" w:author="PR Preview" w:date="2026-01-01T00:00:00Z">
        <w:r>
          <w:t xml:space="preserve">H. Zhou,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“Optimization and multivariate calculus.”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2016" w:author="PR Preview" w:date="2026-01-01T00:00:00Z">
        <w:r>
          <w:t xml:space="preserve"> </w:t>
        </w:r>
      </w:ins>
      <w:hyperlink r:id="rId186">
        <w:ins w:id="2017" w:author="PR Preview" w:date="2026-01-01T00:00:00Z">
          <w:r>
            <w:rPr>
              <w:rStyle w:val="Hyperlink"/>
            </w:rPr>
            <w:t xml:space="preserve">https://ucla-biostat-216.github.io/2024fall/slides/13-optim/13-optim.html</w:t>
          </w:r>
        </w:ins>
      </w:hyperlink>
    </w:p>
    <w:bookmarkEnd w:id="189"/>
    <w:bookmarkStart w:id="191" w:name="Xa9ec915cd94511c84068c1cc8483385b59fa411"/>
    <w:p>
      <w:pPr>
        <w:pStyle w:val="Bibliography"/>
      </w:pPr>
      <w:ins w:id="2018" w:author="PR Preview" w:date="2026-01-01T00:00:00Z">
        <w:r>
          <w:t xml:space="preserve">[2]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	</w:t>
        </w:r>
      </w:ins>
      <w:ins w:id="2021" w:author="PR Preview" w:date="2026-01-01T00:00:00Z">
        <w:r>
          <w:t xml:space="preserve">Wikipedia contributors,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“Fermat’s theorem (stationary points) —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Wikipedia</w:t>
        </w:r>
      </w:ins>
      <w:ins w:id="2026" w:author="PR Preview" w:date="2026-01-01T00:00:00Z">
        <w:r>
          <w:t xml:space="preserve">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the free encyclopedia.”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2026. Available:</w:t>
        </w:r>
      </w:ins>
      <w:ins w:id="2031" w:author="PR Preview" w:date="2026-01-01T00:00:00Z">
        <w:r>
          <w:t xml:space="preserve"> </w:t>
        </w:r>
      </w:ins>
      <w:hyperlink r:id="rId190">
        <w:ins w:id="2032" w:author="PR Preview" w:date="2026-01-01T00:00:00Z">
          <w:r>
            <w:rPr>
              <w:rStyle w:val="Hyperlink"/>
            </w:rPr>
            <w:t xml:space="preserve">https://en.wikipedia.org/wiki/Fermat%27s_theorem_(stationary_points)</w:t>
          </w:r>
        </w:ins>
      </w:hyperlink>
    </w:p>
    <w:bookmarkEnd w:id="191"/>
    <w:bookmarkStart w:id="193" w:name="ref-wikipedia_taylors_theorem"/>
    <w:p>
      <w:pPr>
        <w:pStyle w:val="Bibliography"/>
      </w:pPr>
      <w:ins w:id="2033" w:author="PR Preview" w:date="2026-01-01T00:00:00Z">
        <w:r>
          <w:t xml:space="preserve">[3]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	</w:t>
        </w:r>
      </w:ins>
      <w:ins w:id="2036" w:author="PR Preview" w:date="2026-01-01T00:00:00Z">
        <w:r>
          <w:t xml:space="preserve">Wikipedia contributors,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“Taylor’s theorem —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Wikipedia</w:t>
        </w:r>
      </w:ins>
      <w:ins w:id="2041" w:author="PR Preview" w:date="2026-01-01T00:00:00Z">
        <w:r>
          <w:t xml:space="preserve">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the free encyclopedia.”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2026. Available:</w:t>
        </w:r>
      </w:ins>
      <w:ins w:id="2046" w:author="PR Preview" w:date="2026-01-01T00:00:00Z">
        <w:r>
          <w:t xml:space="preserve"> </w:t>
        </w:r>
      </w:ins>
      <w:hyperlink r:id="rId192">
        <w:ins w:id="2047" w:author="PR Preview" w:date="2026-01-01T00:00:00Z">
          <w:r>
            <w:rPr>
              <w:rStyle w:val="Hyperlink"/>
            </w:rPr>
            <w:t xml:space="preserve">https://en.wikipedia.org/wiki/Taylor%27s_theorem</w:t>
          </w:r>
        </w:ins>
      </w:hyperlink>
    </w:p>
    <w:bookmarkEnd w:id="193"/>
    <w:bookmarkStart w:id="194" w:name="ref-rudin1976principles"/>
    <w:p>
      <w:pPr>
        <w:pStyle w:val="Bibliography"/>
      </w:pPr>
      <w:ins w:id="2048" w:author="PR Preview" w:date="2026-01-01T00:00:00Z">
        <w:r>
          <w:t xml:space="preserve">[4]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	</w:t>
        </w:r>
      </w:ins>
      <w:ins w:id="2051" w:author="PR Preview" w:date="2026-01-01T00:00:00Z">
        <w:r>
          <w:t xml:space="preserve">W. Rudin,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rPr>
            <w:i/>
            <w:iCs/>
          </w:rPr>
          <w:t xml:space="preserve">Principles of mathematical analysis</w:t>
        </w:r>
      </w:ins>
      <w:ins w:id="2054" w:author="PR Preview" w:date="2026-01-01T00:00:00Z">
        <w:r>
          <w:t xml:space="preserve">, 3rd ed. in International series in pure and applied mathematics. New York: McGraw-Hill, 1976.</w:t>
        </w:r>
      </w:ins>
    </w:p>
    <w:bookmarkEnd w:id="194"/>
    <w:bookmarkStart w:id="196" w:name="ref-wikipedia_saddle_point"/>
    <w:p>
      <w:pPr>
        <w:pStyle w:val="Bibliography"/>
      </w:pPr>
      <w:ins w:id="2055" w:author="PR Preview" w:date="2026-01-01T00:00:00Z">
        <w:r>
          <w:t xml:space="preserve">[5]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	</w:t>
        </w:r>
      </w:ins>
      <w:ins w:id="2058" w:author="PR Preview" w:date="2026-01-01T00:00:00Z">
        <w:r>
          <w:t xml:space="preserve">Wikipedia contributors,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“Saddle point —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Wikipedia</w:t>
        </w:r>
      </w:ins>
      <w:ins w:id="2063" w:author="PR Preview" w:date="2026-01-01T00:00:00Z">
        <w:r>
          <w:t xml:space="preserve">,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the free encyclopedia.”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2026. Available:</w:t>
        </w:r>
      </w:ins>
      <w:ins w:id="2068" w:author="PR Preview" w:date="2026-01-01T00:00:00Z">
        <w:r>
          <w:t xml:space="preserve"> </w:t>
        </w:r>
      </w:ins>
      <w:hyperlink r:id="rId195">
        <w:ins w:id="2069" w:author="PR Preview" w:date="2026-01-01T00:00:00Z">
          <w:r>
            <w:rPr>
              <w:rStyle w:val="Hyperlink"/>
            </w:rPr>
            <w:t xml:space="preserve">https://en.wikipedia.org/wiki/Saddle_point</w:t>
          </w:r>
        </w:ins>
      </w:hyperlink>
    </w:p>
    <w:bookmarkEnd w:id="196"/>
    <w:bookmarkStart w:id="198" w:name="ref-wikipedia_convex_set"/>
    <w:p>
      <w:pPr>
        <w:pStyle w:val="Bibliography"/>
      </w:pPr>
      <w:ins w:id="2070" w:author="PR Preview" w:date="2026-01-01T00:00:00Z">
        <w:r>
          <w:t xml:space="preserve">[6]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	</w:t>
        </w:r>
      </w:ins>
      <w:ins w:id="2073" w:author="PR Preview" w:date="2026-01-01T00:00:00Z">
        <w:r>
          <w:t xml:space="preserve">Wikipedia contributors,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“Convex set —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Wikipedia</w:t>
        </w:r>
      </w:ins>
      <w:ins w:id="2078" w:author="PR Preview" w:date="2026-01-01T00:00:00Z">
        <w:r>
          <w:t xml:space="preserve">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the free encyclopedia.”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2026. Available:</w:t>
        </w:r>
      </w:ins>
      <w:ins w:id="2083" w:author="PR Preview" w:date="2026-01-01T00:00:00Z">
        <w:r>
          <w:t xml:space="preserve"> </w:t>
        </w:r>
      </w:ins>
      <w:hyperlink r:id="rId197">
        <w:ins w:id="2084" w:author="PR Preview" w:date="2026-01-01T00:00:00Z">
          <w:r>
            <w:rPr>
              <w:rStyle w:val="Hyperlink"/>
            </w:rPr>
            <w:t xml:space="preserve">https://en.wikipedia.org/wiki/Convex_set</w:t>
          </w:r>
        </w:ins>
      </w:hyperlink>
    </w:p>
    <w:bookmarkEnd w:id="198"/>
    <w:bookmarkStart w:id="200" w:name="ref-wikipedia_epigraph_mathematics"/>
    <w:p>
      <w:pPr>
        <w:pStyle w:val="Bibliography"/>
      </w:pPr>
      <w:ins w:id="2085" w:author="PR Preview" w:date="2026-01-01T00:00:00Z">
        <w:r>
          <w:t xml:space="preserve">[7]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	</w:t>
        </w:r>
      </w:ins>
      <w:ins w:id="2088" w:author="PR Preview" w:date="2026-01-01T00:00:00Z">
        <w:r>
          <w:t xml:space="preserve">Wikipedia contributors,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“Epigraph (mathematics) —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Wikipedia</w:t>
        </w:r>
      </w:ins>
      <w:ins w:id="2093" w:author="PR Preview" w:date="2026-01-01T00:00:00Z">
        <w:r>
          <w:t xml:space="preserve">,</w:t>
        </w:r>
      </w:ins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the free encyclopedia.”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2026. Available:</w:t>
        </w:r>
      </w:ins>
      <w:ins w:id="2098" w:author="PR Preview" w:date="2026-01-01T00:00:00Z">
        <w:r>
          <w:t xml:space="preserve"> </w:t>
        </w:r>
      </w:ins>
      <w:hyperlink r:id="rId199">
        <w:ins w:id="2099" w:author="PR Preview" w:date="2026-01-01T00:00:00Z">
          <w:r>
            <w:rPr>
              <w:rStyle w:val="Hyperlink"/>
            </w:rPr>
            <w:t xml:space="preserve">https://en.wikipedia.org/wiki/Epigraph_(mathematics)</w:t>
          </w:r>
        </w:ins>
      </w:hyperlink>
    </w:p>
    <w:bookmarkEnd w:id="200"/>
    <w:bookmarkStart w:id="202" w:name="ref-wikipedia_tangent_space"/>
    <w:p>
      <w:pPr>
        <w:pStyle w:val="Bibliography"/>
      </w:pPr>
      <w:ins w:id="2100" w:author="PR Preview" w:date="2026-01-01T00:00:00Z">
        <w:r>
          <w:t xml:space="preserve">[8]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	</w:t>
        </w:r>
      </w:ins>
      <w:ins w:id="2103" w:author="PR Preview" w:date="2026-01-01T00:00:00Z">
        <w:r>
          <w:t xml:space="preserve">Wikipedia contributors,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“Tangent space —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Wikipedia</w:t>
        </w:r>
      </w:ins>
      <w:ins w:id="2108" w:author="PR Preview" w:date="2026-01-01T00:00:00Z">
        <w:r>
          <w:t xml:space="preserve">,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the free encyclopedia.”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2026. Available:</w:t>
        </w:r>
      </w:ins>
      <w:ins w:id="2113" w:author="PR Preview" w:date="2026-01-01T00:00:00Z">
        <w:r>
          <w:t xml:space="preserve"> </w:t>
        </w:r>
      </w:ins>
      <w:hyperlink r:id="rId201">
        <w:ins w:id="2114" w:author="PR Preview" w:date="2026-01-01T00:00:00Z">
          <w:r>
            <w:rPr>
              <w:rStyle w:val="Hyperlink"/>
            </w:rPr>
            <w:t xml:space="preserve">https://en.wikipedia.org/wiki/Tangent_space</w:t>
          </w:r>
        </w:ins>
      </w:hyperlink>
    </w:p>
    <w:bookmarkEnd w:id="202"/>
    <w:bookmarkStart w:id="204" w:name="ref-wikipedia_feasible_region"/>
    <w:p>
      <w:pPr>
        <w:pStyle w:val="Bibliography"/>
      </w:pPr>
      <w:ins w:id="2115" w:author="PR Preview" w:date="2026-01-01T00:00:00Z">
        <w:r>
          <w:t xml:space="preserve">[9]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	</w:t>
        </w:r>
      </w:ins>
      <w:ins w:id="2118" w:author="PR Preview" w:date="2026-01-01T00:00:00Z">
        <w:r>
          <w:t xml:space="preserve">Wikipedia contributors,</w:t>
        </w:r>
      </w:ins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“Feasible region —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Wikipedia</w:t>
        </w:r>
      </w:ins>
      <w:ins w:id="2123" w:author="PR Preview" w:date="2026-01-01T00:00:00Z">
        <w:r>
          <w:t xml:space="preserve">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the free encyclopedia.”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2026. Available:</w:t>
        </w:r>
      </w:ins>
      <w:ins w:id="2128" w:author="PR Preview" w:date="2026-01-01T00:00:00Z">
        <w:r>
          <w:t xml:space="preserve"> </w:t>
        </w:r>
      </w:ins>
      <w:hyperlink r:id="rId203">
        <w:ins w:id="2129" w:author="PR Preview" w:date="2026-01-01T00:00:00Z">
          <w:r>
            <w:rPr>
              <w:rStyle w:val="Hyperlink"/>
            </w:rPr>
            <w:t xml:space="preserve">https://en.wikipedia.org/wiki/Feasible_region</w:t>
          </w:r>
        </w:ins>
      </w:hyperlink>
    </w:p>
    <w:bookmarkEnd w:id="204"/>
    <w:bookmarkStart w:id="206" w:name="ref-wikipedia_mathematical_optimization"/>
    <w:p>
      <w:pPr>
        <w:pStyle w:val="Bibliography"/>
      </w:pPr>
      <w:ins w:id="2130" w:author="PR Preview" w:date="2026-01-01T00:00:00Z">
        <w:r>
          <w:t xml:space="preserve">[10]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	</w:t>
        </w:r>
      </w:ins>
      <w:ins w:id="2133" w:author="PR Preview" w:date="2026-01-01T00:00:00Z">
        <w:r>
          <w:t xml:space="preserve">Wikipedia contributors,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“Mathematical optimization —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Wikipedia</w:t>
        </w:r>
      </w:ins>
      <w:ins w:id="2138" w:author="PR Preview" w:date="2026-01-01T00:00:00Z">
        <w:r>
          <w:t xml:space="preserve">,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the free encyclopedia.”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2026. Available:</w:t>
        </w:r>
      </w:ins>
      <w:ins w:id="2143" w:author="PR Preview" w:date="2026-01-01T00:00:00Z">
        <w:r>
          <w:t xml:space="preserve"> </w:t>
        </w:r>
      </w:ins>
      <w:hyperlink r:id="rId205">
        <w:ins w:id="2144" w:author="PR Preview" w:date="2026-01-01T00:00:00Z">
          <w:r>
            <w:rPr>
              <w:rStyle w:val="Hyperlink"/>
            </w:rPr>
            <w:t xml:space="preserve">https://en.wikipedia.org/wiki/Mathematical_optimization</w:t>
          </w:r>
        </w:ins>
      </w:hyperlink>
    </w:p>
    <w:bookmarkEnd w:id="206"/>
    <w:bookmarkStart w:id="208" w:name="ref-wikipedia_lagrange_multiplier"/>
    <w:p>
      <w:pPr>
        <w:pStyle w:val="Bibliography"/>
      </w:pPr>
      <w:ins w:id="2145" w:author="PR Preview" w:date="2026-01-01T00:00:00Z">
        <w:r>
          <w:t xml:space="preserve">[11]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	</w:t>
        </w:r>
      </w:ins>
      <w:ins w:id="2148" w:author="PR Preview" w:date="2026-01-01T00:00:00Z">
        <w:r>
          <w:t xml:space="preserve">Wikipedia contributors,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“Lagrange multiplier —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Wikipedia</w:t>
        </w:r>
      </w:ins>
      <w:ins w:id="2153" w:author="PR Preview" w:date="2026-01-01T00:00:00Z">
        <w:r>
          <w:t xml:space="preserve">,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the free encyclopedia.”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2026. Available:</w:t>
        </w:r>
      </w:ins>
      <w:ins w:id="2158" w:author="PR Preview" w:date="2026-01-01T00:00:00Z">
        <w:r>
          <w:t xml:space="preserve"> </w:t>
        </w:r>
      </w:ins>
      <w:hyperlink r:id="rId207">
        <w:ins w:id="2159" w:author="PR Preview" w:date="2026-01-01T00:00:00Z">
          <w:r>
            <w:rPr>
              <w:rStyle w:val="Hyperlink"/>
            </w:rPr>
            <w:t xml:space="preserve">https://en.wikipedia.org/wiki/Lagrange_multiplier</w:t>
          </w:r>
        </w:ins>
      </w:hyperlink>
    </w:p>
    <w:bookmarkEnd w:id="208"/>
    <w:bookmarkStart w:id="210" w:name="ref-wikipedia_iterative_method"/>
    <w:p>
      <w:pPr>
        <w:pStyle w:val="Bibliography"/>
      </w:pPr>
      <w:ins w:id="2160" w:author="PR Preview" w:date="2026-01-01T00:00:00Z">
        <w:r>
          <w:t xml:space="preserve">[12]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	</w:t>
        </w:r>
      </w:ins>
      <w:ins w:id="2163" w:author="PR Preview" w:date="2026-01-01T00:00:00Z">
        <w:r>
          <w:t xml:space="preserve">Wikipedia contributors,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“Iterative method —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Wikipedia</w:t>
        </w:r>
      </w:ins>
      <w:ins w:id="2168" w:author="PR Preview" w:date="2026-01-01T00:00:00Z">
        <w:r>
          <w:t xml:space="preserve">,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the free encyclopedia.”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2026. Available:</w:t>
        </w:r>
      </w:ins>
      <w:ins w:id="2173" w:author="PR Preview" w:date="2026-01-01T00:00:00Z">
        <w:r>
          <w:t xml:space="preserve"> </w:t>
        </w:r>
      </w:ins>
      <w:hyperlink r:id="rId209">
        <w:ins w:id="2174" w:author="PR Preview" w:date="2026-01-01T00:00:00Z">
          <w:r>
            <w:rPr>
              <w:rStyle w:val="Hyperlink"/>
            </w:rPr>
            <w:t xml:space="preserve">https://en.wikipedia.org/wiki/Iterative_method</w:t>
          </w:r>
        </w:ins>
      </w:hyperlink>
    </w:p>
    <w:bookmarkEnd w:id="210"/>
    <w:bookmarkStart w:id="212" w:name="X826716f95b92c7764e59e7e3dd738a1aac56654"/>
    <w:p>
      <w:pPr>
        <w:pStyle w:val="Bibliography"/>
      </w:pPr>
      <w:ins w:id="2175" w:author="PR Preview" w:date="2026-01-01T00:00:00Z">
        <w:r>
          <w:t xml:space="preserve">[13]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	</w:t>
        </w:r>
      </w:ins>
      <w:ins w:id="2178" w:author="PR Preview" w:date="2026-01-01T00:00:00Z">
        <w:r>
          <w:t xml:space="preserve">Wikipedia contributors,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“Newton’s method in optimization —</w:t>
        </w:r>
      </w:ins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Wikipedia</w:t>
        </w:r>
      </w:ins>
      <w:ins w:id="2183" w:author="PR Preview" w:date="2026-01-01T00:00:00Z">
        <w:r>
          <w:t xml:space="preserve">,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the free encyclopedia.”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2026. Available:</w:t>
        </w:r>
      </w:ins>
      <w:ins w:id="2188" w:author="PR Preview" w:date="2026-01-01T00:00:00Z">
        <w:r>
          <w:t xml:space="preserve"> </w:t>
        </w:r>
      </w:ins>
      <w:hyperlink r:id="rId211">
        <w:ins w:id="2189" w:author="PR Preview" w:date="2026-01-01T00:00:00Z">
          <w:r>
            <w:rPr>
              <w:rStyle w:val="Hyperlink"/>
            </w:rPr>
            <w:t xml:space="preserve">https://en.wikipedia.org/wiki/Newton%27s_method_in_optimization</w:t>
          </w:r>
        </w:ins>
      </w:hyperlink>
    </w:p>
    <w:bookmarkEnd w:id="212"/>
    <w:bookmarkStart w:id="214" w:name="ref-wikipedia_rate_of_convergence"/>
    <w:p>
      <w:pPr>
        <w:pStyle w:val="Bibliography"/>
      </w:pPr>
      <w:ins w:id="2190" w:author="PR Preview" w:date="2026-01-01T00:00:00Z">
        <w:r>
          <w:t xml:space="preserve">[14]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	</w:t>
        </w:r>
      </w:ins>
      <w:ins w:id="2193" w:author="PR Preview" w:date="2026-01-01T00:00:00Z">
        <w:r>
          <w:t xml:space="preserve">Wikipedia contributors,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“Rate of convergence —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Wikipedia</w:t>
        </w:r>
      </w:ins>
      <w:ins w:id="2198" w:author="PR Preview" w:date="2026-01-01T00:00:00Z">
        <w:r>
          <w:t xml:space="preserve">,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the free encyclopedia.”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2026. Available:</w:t>
        </w:r>
      </w:ins>
      <w:ins w:id="2203" w:author="PR Preview" w:date="2026-01-01T00:00:00Z">
        <w:r>
          <w:t xml:space="preserve"> </w:t>
        </w:r>
      </w:ins>
      <w:hyperlink r:id="rId213">
        <w:ins w:id="2204" w:author="PR Preview" w:date="2026-01-01T00:00:00Z">
          <w:r>
            <w:rPr>
              <w:rStyle w:val="Hyperlink"/>
            </w:rPr>
            <w:t xml:space="preserve">https://en.wikipedia.org/wiki/Rate_of_convergence</w:t>
          </w:r>
        </w:ins>
      </w:hyperlink>
    </w:p>
    <w:bookmarkEnd w:id="214"/>
    <w:bookmarkStart w:id="216" w:name="ref-wikipedia_gradient_descent"/>
    <w:p>
      <w:pPr>
        <w:pStyle w:val="Bibliography"/>
      </w:pPr>
      <w:ins w:id="2205" w:author="PR Preview" w:date="2026-01-01T00:00:00Z">
        <w:r>
          <w:t xml:space="preserve">[15]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	</w:t>
        </w:r>
      </w:ins>
      <w:ins w:id="2208" w:author="PR Preview" w:date="2026-01-01T00:00:00Z">
        <w:r>
          <w:t xml:space="preserve">Wikipedia contributors,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“Gradient descent —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Wikipedia</w:t>
        </w:r>
      </w:ins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the free encyclopedia.”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2026. Available:</w:t>
        </w:r>
      </w:ins>
      <w:ins w:id="2218" w:author="PR Preview" w:date="2026-01-01T00:00:00Z">
        <w:r>
          <w:t xml:space="preserve"> </w:t>
        </w:r>
      </w:ins>
      <w:hyperlink r:id="rId215">
        <w:ins w:id="2219" w:author="PR Preview" w:date="2026-01-01T00:00:00Z">
          <w:r>
            <w:rPr>
              <w:rStyle w:val="Hyperlink"/>
            </w:rPr>
            <w:t xml:space="preserve">https://en.wikipedia.org/wiki/Gradient_descent</w:t>
          </w:r>
        </w:ins>
      </w:hyperlink>
    </w:p>
    <w:bookmarkEnd w:id="216"/>
    <w:bookmarkStart w:id="218" w:name="ref-wikipedia_line_search"/>
    <w:p>
      <w:pPr>
        <w:pStyle w:val="Bibliography"/>
      </w:pPr>
      <w:ins w:id="2220" w:author="PR Preview" w:date="2026-01-01T00:00:00Z">
        <w:r>
          <w:t xml:space="preserve">[16]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	</w:t>
        </w:r>
      </w:ins>
      <w:ins w:id="2223" w:author="PR Preview" w:date="2026-01-01T00:00:00Z">
        <w:r>
          <w:t xml:space="preserve">Wikipedia contributors,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“Line search —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Wikipedia</w:t>
        </w:r>
      </w:ins>
      <w:ins w:id="2228" w:author="PR Preview" w:date="2026-01-01T00:00:00Z">
        <w:r>
          <w:t xml:space="preserve">,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the free encyclopedia.”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2026. Available:</w:t>
        </w:r>
      </w:ins>
      <w:ins w:id="2233" w:author="PR Preview" w:date="2026-01-01T00:00:00Z">
        <w:r>
          <w:t xml:space="preserve"> </w:t>
        </w:r>
      </w:ins>
      <w:hyperlink r:id="rId217">
        <w:ins w:id="2234" w:author="PR Preview" w:date="2026-01-01T00:00:00Z">
          <w:r>
            <w:rPr>
              <w:rStyle w:val="Hyperlink"/>
            </w:rPr>
            <w:t xml:space="preserve">https://en.wikipedia.org/wiki/Line_search</w:t>
          </w:r>
        </w:ins>
      </w:hyperlink>
    </w:p>
    <w:bookmarkEnd w:id="218"/>
    <w:bookmarkStart w:id="220" w:name="ref-wikipedia_backtracking_line_search"/>
    <w:p>
      <w:pPr>
        <w:pStyle w:val="Bibliography"/>
      </w:pPr>
      <w:ins w:id="2235" w:author="PR Preview" w:date="2026-01-01T00:00:00Z">
        <w:r>
          <w:t xml:space="preserve">[17]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	</w:t>
        </w:r>
      </w:ins>
      <w:ins w:id="2238" w:author="PR Preview" w:date="2026-01-01T00:00:00Z">
        <w:r>
          <w:t xml:space="preserve">Wikipedia contributors,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“Backtracking line search —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Wikipedia</w:t>
        </w:r>
      </w:ins>
      <w:ins w:id="2243" w:author="PR Preview" w:date="2026-01-01T00:00:00Z">
        <w:r>
          <w:t xml:space="preserve">,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the free encyclopedia.”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2026. Available:</w:t>
        </w:r>
      </w:ins>
      <w:ins w:id="2248" w:author="PR Preview" w:date="2026-01-01T00:00:00Z">
        <w:r>
          <w:t xml:space="preserve"> </w:t>
        </w:r>
      </w:ins>
      <w:hyperlink r:id="rId219">
        <w:ins w:id="2249" w:author="PR Preview" w:date="2026-01-01T00:00:00Z">
          <w:r>
            <w:rPr>
              <w:rStyle w:val="Hyperlink"/>
            </w:rPr>
            <w:t xml:space="preserve">https://en.wikipedia.org/wiki/Backtracking_line_search</w:t>
          </w:r>
        </w:ins>
      </w:hyperlink>
    </w:p>
    <w:bookmarkEnd w:id="220"/>
    <w:bookmarkStart w:id="222" w:name="ref-boyd2004convex"/>
    <w:p>
      <w:pPr>
        <w:pStyle w:val="Bibliography"/>
      </w:pPr>
      <w:ins w:id="2250" w:author="PR Preview" w:date="2026-01-01T00:00:00Z">
        <w:r>
          <w:t xml:space="preserve">[18]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	</w:t>
        </w:r>
      </w:ins>
      <w:ins w:id="2253" w:author="PR Preview" w:date="2026-01-01T00:00:00Z">
        <w:r>
          <w:t xml:space="preserve">S. Boyd and L. Vandenberghe,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rPr>
            <w:i/>
            <w:iCs/>
          </w:rPr>
          <w:t xml:space="preserve">Convex optimization</w:t>
        </w:r>
      </w:ins>
      <w:ins w:id="2256" w:author="PR Preview" w:date="2026-01-01T00:00:00Z">
        <w:r>
          <w:t xml:space="preserve">. Cambridge University Press, 2004. doi:</w:t>
        </w:r>
      </w:ins>
      <w:ins w:id="2257" w:author="PR Preview" w:date="2026-01-01T00:00:00Z">
        <w:r>
          <w:t xml:space="preserve"> </w:t>
        </w:r>
      </w:ins>
      <w:hyperlink r:id="rId221">
        <w:ins w:id="2258" w:author="PR Preview" w:date="2026-01-01T00:00:00Z">
          <w:r>
            <w:rPr>
              <w:rStyle w:val="Hyperlink"/>
            </w:rPr>
            <w:t xml:space="preserve">10.1017/CBO9780511804441</w:t>
          </w:r>
        </w:ins>
      </w:hyperlink>
      <w:ins w:id="2259" w:author="PR Preview" w:date="2026-01-01T00:00:00Z">
        <w:r>
          <w:t xml:space="preserve">.</w:t>
        </w:r>
      </w:ins>
    </w:p>
    <w:bookmarkEnd w:id="222"/>
    <w:bookmarkStart w:id="224" w:name="ref-nocedal2006numerical"/>
    <w:p>
      <w:pPr>
        <w:pStyle w:val="Bibliography"/>
      </w:pPr>
      <w:ins w:id="2260" w:author="PR Preview" w:date="2026-01-01T00:00:00Z">
        <w:r>
          <w:t xml:space="preserve">[19]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	</w:t>
        </w:r>
      </w:ins>
      <w:ins w:id="2263" w:author="PR Preview" w:date="2026-01-01T00:00:00Z">
        <w:r>
          <w:t xml:space="preserve">J. Nocedal and S. J. Wright,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rPr>
            <w:i/>
            <w:iCs/>
          </w:rPr>
          <w:t xml:space="preserve">Numerical optimization</w:t>
        </w:r>
      </w:ins>
      <w:ins w:id="2266" w:author="PR Preview" w:date="2026-01-01T00:00:00Z">
        <w:r>
          <w:t xml:space="preserve">, 2nd ed. in Springer series in operations research and financial engineering. Springer, 2006. doi:</w:t>
        </w:r>
      </w:ins>
      <w:ins w:id="2267" w:author="PR Preview" w:date="2026-01-01T00:00:00Z">
        <w:r>
          <w:t xml:space="preserve"> </w:t>
        </w:r>
      </w:ins>
      <w:hyperlink r:id="rId223">
        <w:ins w:id="2268" w:author="PR Preview" w:date="2026-01-01T00:00:00Z">
          <w:r>
            <w:rPr>
              <w:rStyle w:val="Hyperlink"/>
            </w:rPr>
            <w:t xml:space="preserve">10.1007/978-0-387-40065-5</w:t>
          </w:r>
        </w:ins>
      </w:hyperlink>
      <w:ins w:id="2269" w:author="PR Preview" w:date="2026-01-01T00:00:00Z">
        <w:r>
          <w:t xml:space="preserve">.</w:t>
        </w:r>
      </w:ins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2026-10-18T09:10:21Z</dcterms:created>
  <dcterms:modified xsi:type="dcterms:W3CDTF">2026-10-18T09:10:21Z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