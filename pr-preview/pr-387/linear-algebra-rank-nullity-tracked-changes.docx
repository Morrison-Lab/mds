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(Column space (range, image))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column space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(Wikipedia contributors 2026f)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of an</w:delText>
        </w:r>
      </w:del>
      <w:del w:id="1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matrix</w:delText>
        </w:r>
      </w:del>
      <w:del w:id="1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is</w:delText>
        </w:r>
      </w:del>
    </w:p>
    <w:p>
      <w:pPr>
        <w:pStyle w:val="FirstParagraph"/>
      </w:pPr>
      <w:ins w:id="18" w:author="PR Preview" w:date="2026-01-01T00:00:00Z">
        <w:r>
          <w:rPr>
            <w:b/>
            <w:bCs/>
          </w:rPr>
          <w:t xml:space="preserve">Definition 1 (Column space (range, image))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b/>
            <w:bCs/>
          </w:rPr>
          <w:t xml:space="preserve">column space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[1]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of an</w:t>
        </w:r>
      </w:ins>
      <w:ins w:id="2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matrix</w:t>
        </w:r>
      </w:ins>
      <w:ins w:id="3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\text{(}\text{Theorem~16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del w:id="33" w:author="PR Preview" w:date="2026-01-01T00:00:00Z">
        <w:r>
          <w:rPr>
            <w:b/>
            <w:bCs/>
          </w:rPr>
          <w:delText xml:space="preserve">Definition 6 (Gram matrix)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The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rPr>
            <w:b/>
            <w:bCs/>
          </w:rPr>
          <w:delText xml:space="preserve">Gram matrix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(Wikipedia contributors 2026b)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of an</w:delText>
        </w:r>
      </w:del>
      <w:del w:id="4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matrix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is the</w:delText>
        </w:r>
      </w:del>
      <w:del w:id="4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matrix</w:delText>
        </w:r>
      </w:del>
      <w:del w:id="5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52" w:author="PR Preview" w:date="2026-01-01T00:00:00Z">
        <w:r>
          <w:delText xml:space="preserve">,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the</w:delText>
        </w:r>
      </w:del>
      <w:del w:id="55" w:author="PR Preview" w:date="2026-01-01T00:00:00Z">
        <w:r>
          <w:delText xml:space="preserve"> </w:delText>
        </w:r>
      </w:del>
      <w:hyperlink w:anchor="def-cross-product-matrix">
        <w:del w:id="56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of</w:delText>
        </w:r>
      </w:del>
      <w:del w:id="5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with itself.</w:delText>
        </w:r>
      </w:del>
    </w:p>
    <w:p>
      <w:pPr>
        <w:pStyle w:val="FirstParagraph"/>
      </w:pPr>
      <w:ins w:id="62" w:author="PR Preview" w:date="2026-01-01T00:00:00Z">
        <w:r>
          <w:rPr>
            <w:b/>
            <w:bCs/>
          </w:rPr>
          <w:t xml:space="preserve">Definition 6 (Gram matrix)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The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b/>
            <w:bCs/>
          </w:rPr>
          <w:t xml:space="preserve">Gram matrix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[2]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of an</w:t>
        </w:r>
      </w:ins>
      <w:ins w:id="7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matrix</w:t>
        </w:r>
      </w:ins>
      <w:ins w:id="7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 the</w:t>
        </w:r>
      </w:ins>
      <w:ins w:id="7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matrix</w:t>
        </w:r>
      </w:ins>
      <w:ins w:id="8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81" w:author="PR Preview" w:date="2026-01-01T00:00:00Z">
        <w:r>
          <w:t xml:space="preserve">,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the</w:t>
        </w:r>
      </w:ins>
      <w:ins w:id="84" w:author="PR Preview" w:date="2026-01-01T00:00:00Z">
        <w:r>
          <w:t xml:space="preserve"> </w:t>
        </w:r>
      </w:ins>
      <w:hyperlink w:anchor="def-cross-product-matrix">
        <w:ins w:id="85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of</w:t>
        </w:r>
      </w:ins>
      <w:ins w:id="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with itself.</w:t>
        </w:r>
      </w:ins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7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del w:id="91" w:author="PR Preview" w:date="2026-01-01T00:00:00Z">
        <w:r>
          <w:rPr>
            <w:b/>
            <w:bCs/>
          </w:rPr>
          <w:delText xml:space="preserve">Definition 7 (Nullity)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The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rPr>
            <w:b/>
            <w:bCs/>
          </w:rPr>
          <w:delText xml:space="preserve">nullity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(Wikipedia contributors 2026e)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of a matrix</w:delText>
        </w:r>
      </w:del>
      <w:del w:id="10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is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the dimension of its null space (</w:delText>
        </w:r>
      </w:del>
      <w:hyperlink w:anchor="def-null-space">
        <w:del w:id="105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06" w:author="PR Preview" w:date="2026-01-01T00:00:00Z">
        <w:r>
          <w:delText xml:space="preserve">):</w:delText>
        </w:r>
      </w:del>
    </w:p>
    <w:p>
      <w:pPr>
        <w:pStyle w:val="BodyText"/>
      </w:pPr>
      <w:ins w:id="107" w:author="PR Preview" w:date="2026-01-01T00:00:00Z">
        <w:r>
          <w:rPr>
            <w:b/>
            <w:bCs/>
          </w:rPr>
          <w:t xml:space="preserve">Definition 7 (Nullity)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The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rPr>
            <w:b/>
            <w:bCs/>
          </w:rPr>
          <w:t xml:space="preserve">nullity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[4]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of a matrix</w:t>
        </w:r>
      </w:ins>
      <w:ins w:id="11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is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the dimension of its null space (</w:t>
        </w:r>
      </w:ins>
      <w:hyperlink w:anchor="def-null-space">
        <w:ins w:id="12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22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del w:id="123" w:author="PR Preview" w:date="2026-01-01T00:00:00Z">
        <w:r>
          <w:rPr>
            <w:b/>
            <w:bCs/>
          </w:rPr>
          <w:delText xml:space="preserve">Definition 8 (Affine subspace)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An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rPr>
            <w:b/>
            <w:bCs/>
          </w:rPr>
          <w:delText xml:space="preserve">affine subspace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(Wikipedia contributors 2026a)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of</w:delText>
        </w:r>
      </w:del>
      <w:del w:id="13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is a set of the form</w:delText>
        </w:r>
      </w:del>
    </w:p>
    <w:p>
      <w:pPr>
        <w:pStyle w:val="BodyText"/>
      </w:pPr>
      <w:ins w:id="135" w:author="PR Preview" w:date="2026-01-01T00:00:00Z">
        <w:r>
          <w:rPr>
            <w:b/>
            <w:bCs/>
          </w:rPr>
          <w:t xml:space="preserve">Definition 8 (Affine subspace)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An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rPr>
            <w:b/>
            <w:bCs/>
          </w:rPr>
          <w:t xml:space="preserve">affine subspace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[5]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of</w:t>
        </w:r>
      </w:ins>
      <w:ins w:id="14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is a set of the form</w:t>
        </w:r>
      </w:ins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}\text{Theorem~9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del w:id="147" w:author="PR Preview" w:date="2026-01-01T00:00:00Z">
        <w:r>
          <w:rPr>
            <w:b/>
            <w:bCs/>
          </w:rPr>
          <w:delText xml:space="preserve">Definition 9 (Open half-space)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Let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be a hyperplane (</w:delText>
        </w:r>
      </w:del>
      <w:hyperlink r:id="rId81">
        <w:del w:id="154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155" w:author="PR Preview" w:date="2026-01-01T00:00:00Z">
        <w:r>
          <w:delText xml:space="preserve">).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The two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rPr>
            <w:b/>
            <w:bCs/>
          </w:rPr>
          <w:delText xml:space="preserve">open half-spaces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(Wikipedia contributors 2026c)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of</w:delText>
        </w:r>
      </w:del>
      <w:del w:id="16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are</w:delText>
        </w:r>
      </w:del>
    </w:p>
    <w:p>
      <w:pPr>
        <w:pStyle w:val="BodyText"/>
      </w:pPr>
      <w:ins w:id="167" w:author="PR Preview" w:date="2026-01-01T00:00:00Z">
        <w:r>
          <w:rPr>
            <w:b/>
            <w:bCs/>
          </w:rPr>
          <w:t xml:space="preserve">Definition 9 (Open half-space)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Let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be a hyperplane (</w:t>
        </w:r>
      </w:ins>
      <w:hyperlink r:id="rId81">
        <w:ins w:id="174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175" w:author="PR Preview" w:date="2026-01-01T00:00:00Z">
        <w:r>
          <w:t xml:space="preserve">).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The two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rPr>
            <w:b/>
            <w:bCs/>
          </w:rPr>
          <w:t xml:space="preserve">open half-spaces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[6]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of</w:t>
        </w:r>
      </w:ins>
      <w:ins w:id="18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are</w:t>
        </w:r>
      </w:ins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del w:id="187" w:author="PR Preview" w:date="2026-01-01T00:00:00Z">
        <w:r>
          <w:rPr>
            <w:b/>
            <w:bCs/>
          </w:rPr>
          <w:delText xml:space="preserve">Definition 11 (Rank factorization)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Let</w:delText>
        </w:r>
      </w:del>
      <w:del w:id="19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be an</w:delText>
        </w:r>
      </w:del>
      <w:del w:id="19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matrix with</w:delText>
        </w:r>
      </w:del>
      <w:del w:id="196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197" w:author="PR Preview" w:date="2026-01-01T00:00:00Z">
        <w:r>
          <w:delText xml:space="preserve">.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A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rPr>
            <w:b/>
            <w:bCs/>
          </w:rPr>
          <w:delText xml:space="preserve">rank factorization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(Wikipedia contributors 2026d)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of</w:delText>
        </w:r>
      </w:del>
      <w:del w:id="20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is a product</w:delText>
        </w:r>
      </w:del>
    </w:p>
    <w:p>
      <w:pPr>
        <w:pStyle w:val="FirstParagraph"/>
      </w:pPr>
      <w:ins w:id="209" w:author="PR Preview" w:date="2026-01-01T00:00:00Z">
        <w:r>
          <w:rPr>
            <w:b/>
            <w:bCs/>
          </w:rPr>
          <w:t xml:space="preserve">Definition 11 (Rank factorization)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Let</w:t>
        </w:r>
      </w:ins>
      <w:ins w:id="21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be an</w:t>
        </w:r>
      </w:ins>
      <w:ins w:id="21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matrix with</w:t>
        </w:r>
      </w:ins>
      <w:ins w:id="21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219" w:author="PR Preview" w:date="2026-01-01T00:00:00Z">
        <w:r>
          <w:t xml:space="preserve">.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A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rPr>
            <w:b/>
            <w:bCs/>
          </w:rPr>
          <w:t xml:space="preserve">rank factorization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[7]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of</w:t>
        </w:r>
      </w:ins>
      <w:ins w:id="2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is a product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End w:id="107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1"/>
        </w:numPr>
      </w:pPr>
      <w:del w:id="231" w:author="PR Preview" w:date="2026-01-01T00:00:00Z">
        <w:r>
          <w:delText xml:space="preserve">Wikipedia contributors (2026f)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— the row space, column space and null space</w:delText>
        </w:r>
      </w:del>
    </w:p>
    <w:p>
      <w:pPr>
        <w:numPr>
          <w:ilvl w:val="0"/>
          <w:numId w:val="1011"/>
        </w:numPr>
      </w:pPr>
      <w:del w:id="234" w:author="PR Preview" w:date="2026-01-01T00:00:00Z">
        <w:r>
          <w:delText xml:space="preserve">Wikipedia contributors (2026e)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— the rank-nullity theorem and its proofs</w:delText>
        </w:r>
      </w:del>
    </w:p>
    <w:p>
      <w:pPr>
        <w:numPr>
          <w:ilvl w:val="0"/>
          <w:numId w:val="1011"/>
        </w:numPr>
      </w:pPr>
      <w:del w:id="237" w:author="PR Preview" w:date="2026-01-01T00:00:00Z">
        <w:r>
          <w:delText xml:space="preserve">Wikipedia contributors (2026b)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— Gram matrices and their properties</w:delText>
        </w:r>
      </w:del>
    </w:p>
    <w:p>
      <w:pPr>
        <w:numPr>
          <w:ilvl w:val="0"/>
          <w:numId w:val="1011"/>
        </w:numPr>
      </w:pPr>
      <w:del w:id="240" w:author="PR Preview" w:date="2026-01-01T00:00:00Z">
        <w:r>
          <w:delText xml:space="preserve">Wikipedia contributors (2026a)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— affine spaces and subspaces</w:delText>
        </w:r>
      </w:del>
    </w:p>
    <w:p>
      <w:pPr>
        <w:numPr>
          <w:ilvl w:val="0"/>
          <w:numId w:val="1011"/>
        </w:numPr>
      </w:pPr>
      <w:del w:id="243" w:author="PR Preview" w:date="2026-01-01T00:00:00Z">
        <w:r>
          <w:delText xml:space="preserve">Wikipedia contributors (2026c)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— half-spaces</w:delText>
        </w:r>
      </w:del>
    </w:p>
    <w:p>
      <w:pPr>
        <w:numPr>
          <w:ilvl w:val="0"/>
          <w:numId w:val="1011"/>
        </w:numPr>
      </w:pPr>
      <w:del w:id="246" w:author="PR Preview" w:date="2026-01-01T00:00:00Z">
        <w:r>
          <w:delText xml:space="preserve">Wikipedia contributors (2026d)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— rank factorizations</w:delText>
        </w:r>
      </w:del>
    </w:p>
    <w:p>
      <w:pPr>
        <w:pStyle w:val="Bibliography"/>
      </w:pPr>
      <w:del w:id="249" w:author="PR Preview" w:date="2026-01-01T00:00:00Z">
        <w:r>
          <w:delText xml:space="preserve">Wikipedia contributors. 2026a.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rPr>
            <w:i/>
            <w:iCs/>
          </w:rPr>
          <w:delText xml:space="preserve">Affine Space —</w:delText>
        </w:r>
      </w:del>
      <w:del w:id="252" w:author="PR Preview" w:date="2026-01-01T00:00:00Z">
        <w:r>
          <w:rPr>
            <w:i/>
            <w:iCs/>
          </w:rPr>
          <w:delText xml:space="preserve"> </w:delText>
        </w:r>
      </w:del>
      <w:del w:id="253" w:author="PR Preview" w:date="2026-01-01T00:00:00Z">
        <w:r>
          <w:rPr>
            <w:i/>
            <w:iCs/>
          </w:rPr>
          <w:delText xml:space="preserve">Wikipedia</w:delText>
        </w:r>
      </w:del>
      <w:del w:id="254" w:author="PR Preview" w:date="2026-01-01T00:00:00Z">
        <w:r>
          <w:rPr>
            <w:i/>
            <w:iCs/>
          </w:rPr>
          <w:delText xml:space="preserve">,</w:delText>
        </w:r>
      </w:del>
      <w:del w:id="255" w:author="PR Preview" w:date="2026-01-01T00:00:00Z">
        <w:r>
          <w:rPr>
            <w:i/>
            <w:iCs/>
          </w:rPr>
          <w:delText xml:space="preserve"> </w:delText>
        </w:r>
      </w:del>
      <w:del w:id="256" w:author="PR Preview" w:date="2026-01-01T00:00:00Z">
        <w:r>
          <w:rPr>
            <w:i/>
            <w:iCs/>
          </w:rPr>
          <w:delText xml:space="preserve">the Free Encyclopedia</w:delText>
        </w:r>
      </w:del>
      <w:del w:id="257" w:author="PR Preview" w:date="2026-01-01T00:00:00Z">
        <w:r>
          <w:delText xml:space="preserve">.</w:delText>
        </w:r>
      </w:del>
      <w:del w:id="258" w:author="PR Preview" w:date="2026-01-01T00:00:00Z">
        <w:r>
          <w:delText xml:space="preserve"> </w:delText>
        </w:r>
      </w:del>
      <w:hyperlink r:id="rId116">
        <w:del w:id="259" w:author="PR Preview" w:date="2026-01-01T00:00:00Z">
          <w:r>
            <w:rPr>
              <w:rStyle w:val="Hyperlink"/>
            </w:rPr>
            <w:delText xml:space="preserve">https://en.wikipedia.org/wiki/Affine_space</w:delText>
          </w:r>
        </w:del>
      </w:hyperlink>
      <w:del w:id="260" w:author="PR Preview" w:date="2026-01-01T00:00:00Z">
        <w:r>
          <w:delText xml:space="preserve">.</w:delText>
        </w:r>
      </w:del>
    </w:p>
    <w:p>
      <w:pPr>
        <w:pStyle w:val="Bibliography"/>
      </w:pPr>
      <w:del w:id="261" w:author="PR Preview" w:date="2026-01-01T00:00:00Z">
        <w:r>
          <w:delText xml:space="preserve">Wikipedia contributors. 2026b.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rPr>
            <w:i/>
            <w:iCs/>
          </w:rPr>
          <w:delText xml:space="preserve">Gram Matrix —</w:delText>
        </w:r>
      </w:del>
      <w:del w:id="264" w:author="PR Preview" w:date="2026-01-01T00:00:00Z">
        <w:r>
          <w:rPr>
            <w:i/>
            <w:iCs/>
          </w:rPr>
          <w:delText xml:space="preserve"> </w:delText>
        </w:r>
      </w:del>
      <w:del w:id="265" w:author="PR Preview" w:date="2026-01-01T00:00:00Z">
        <w:r>
          <w:rPr>
            <w:i/>
            <w:iCs/>
          </w:rPr>
          <w:delText xml:space="preserve">Wikipedia</w:delText>
        </w:r>
      </w:del>
      <w:del w:id="266" w:author="PR Preview" w:date="2026-01-01T00:00:00Z">
        <w:r>
          <w:rPr>
            <w:i/>
            <w:iCs/>
          </w:rPr>
          <w:delText xml:space="preserve">,</w:delText>
        </w:r>
      </w:del>
      <w:del w:id="267" w:author="PR Preview" w:date="2026-01-01T00:00:00Z">
        <w:r>
          <w:rPr>
            <w:i/>
            <w:iCs/>
          </w:rPr>
          <w:delText xml:space="preserve"> </w:delText>
        </w:r>
      </w:del>
      <w:del w:id="268" w:author="PR Preview" w:date="2026-01-01T00:00:00Z">
        <w:r>
          <w:rPr>
            <w:i/>
            <w:iCs/>
          </w:rPr>
          <w:delText xml:space="preserve">the Free Encyclopedia</w:delText>
        </w:r>
      </w:del>
      <w:del w:id="269" w:author="PR Preview" w:date="2026-01-01T00:00:00Z">
        <w:r>
          <w:delText xml:space="preserve">.</w:delText>
        </w:r>
      </w:del>
      <w:del w:id="270" w:author="PR Preview" w:date="2026-01-01T00:00:00Z">
        <w:r>
          <w:delText xml:space="preserve"> </w:delText>
        </w:r>
      </w:del>
      <w:hyperlink r:id="rId110">
        <w:del w:id="271" w:author="PR Preview" w:date="2026-01-01T00:00:00Z">
          <w:r>
            <w:rPr>
              <w:rStyle w:val="Hyperlink"/>
            </w:rPr>
            <w:delText xml:space="preserve">https://en.wikipedia.org/wiki/Gram_matrix</w:delText>
          </w:r>
        </w:del>
      </w:hyperlink>
      <w:del w:id="272" w:author="PR Preview" w:date="2026-01-01T00:00:00Z">
        <w:r>
          <w:delText xml:space="preserve">.</w:delText>
        </w:r>
      </w:del>
    </w:p>
    <w:p>
      <w:pPr>
        <w:pStyle w:val="Bibliography"/>
      </w:pPr>
      <w:del w:id="273" w:author="PR Preview" w:date="2026-01-01T00:00:00Z">
        <w:r>
          <w:delText xml:space="preserve">Wikipedia contributors. 2026c.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rPr>
            <w:i/>
            <w:iCs/>
          </w:rPr>
          <w:delText xml:space="preserve">Half-Space (Geometry) —</w:delText>
        </w:r>
      </w:del>
      <w:del w:id="276" w:author="PR Preview" w:date="2026-01-01T00:00:00Z">
        <w:r>
          <w:rPr>
            <w:i/>
            <w:iCs/>
          </w:rPr>
          <w:delText xml:space="preserve"> </w:delText>
        </w:r>
      </w:del>
      <w:del w:id="277" w:author="PR Preview" w:date="2026-01-01T00:00:00Z">
        <w:r>
          <w:rPr>
            <w:i/>
            <w:iCs/>
          </w:rPr>
          <w:delText xml:space="preserve">Wikipedia</w:delText>
        </w:r>
      </w:del>
      <w:del w:id="278" w:author="PR Preview" w:date="2026-01-01T00:00:00Z">
        <w:r>
          <w:rPr>
            <w:i/>
            <w:iCs/>
          </w:rPr>
          <w:delText xml:space="preserve">,</w:delText>
        </w:r>
      </w:del>
      <w:del w:id="279" w:author="PR Preview" w:date="2026-01-01T00:00:00Z">
        <w:r>
          <w:rPr>
            <w:i/>
            <w:iCs/>
          </w:rPr>
          <w:delText xml:space="preserve"> </w:delText>
        </w:r>
      </w:del>
      <w:del w:id="280" w:author="PR Preview" w:date="2026-01-01T00:00:00Z">
        <w:r>
          <w:rPr>
            <w:i/>
            <w:iCs/>
          </w:rPr>
          <w:delText xml:space="preserve">the Free Encyclopedia</w:delText>
        </w:r>
      </w:del>
      <w:del w:id="281" w:author="PR Preview" w:date="2026-01-01T00:00:00Z">
        <w:r>
          <w:delText xml:space="preserve">.</w:delText>
        </w:r>
      </w:del>
      <w:del w:id="282" w:author="PR Preview" w:date="2026-01-01T00:00:00Z">
        <w:r>
          <w:delText xml:space="preserve"> </w:delText>
        </w:r>
      </w:del>
      <w:hyperlink r:id="rId118">
        <w:del w:id="283" w:author="PR Preview" w:date="2026-01-01T00:00:00Z">
          <w:r>
            <w:rPr>
              <w:rStyle w:val="Hyperlink"/>
            </w:rPr>
            <w:delText xml:space="preserve">https://en.wikipedia.org/wiki/Half-space_(geometry)</w:delText>
          </w:r>
        </w:del>
      </w:hyperlink>
      <w:del w:id="284" w:author="PR Preview" w:date="2026-01-01T00:00:00Z">
        <w:r>
          <w:delText xml:space="preserve">.</w:delText>
        </w:r>
      </w:del>
    </w:p>
    <w:p>
      <w:pPr>
        <w:pStyle w:val="Bibliography"/>
      </w:pPr>
      <w:del w:id="285" w:author="PR Preview" w:date="2026-01-01T00:00:00Z">
        <w:r>
          <w:delText xml:space="preserve">Wikipedia contributors. 2026d.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rPr>
            <w:i/>
            <w:iCs/>
          </w:rPr>
          <w:delText xml:space="preserve">Rank Factorization —</w:delText>
        </w:r>
      </w:del>
      <w:del w:id="288" w:author="PR Preview" w:date="2026-01-01T00:00:00Z">
        <w:r>
          <w:rPr>
            <w:i/>
            <w:iCs/>
          </w:rPr>
          <w:delText xml:space="preserve"> </w:delText>
        </w:r>
      </w:del>
      <w:del w:id="289" w:author="PR Preview" w:date="2026-01-01T00:00:00Z">
        <w:r>
          <w:rPr>
            <w:i/>
            <w:iCs/>
          </w:rPr>
          <w:delText xml:space="preserve">Wikipedia</w:delText>
        </w:r>
      </w:del>
      <w:del w:id="290" w:author="PR Preview" w:date="2026-01-01T00:00:00Z">
        <w:r>
          <w:rPr>
            <w:i/>
            <w:iCs/>
          </w:rPr>
          <w:delText xml:space="preserve">,</w:delText>
        </w:r>
      </w:del>
      <w:del w:id="291" w:author="PR Preview" w:date="2026-01-01T00:00:00Z">
        <w:r>
          <w:rPr>
            <w:i/>
            <w:iCs/>
          </w:rPr>
          <w:delText xml:space="preserve"> </w:delText>
        </w:r>
      </w:del>
      <w:del w:id="292" w:author="PR Preview" w:date="2026-01-01T00:00:00Z">
        <w:r>
          <w:rPr>
            <w:i/>
            <w:iCs/>
          </w:rPr>
          <w:delText xml:space="preserve">the Free Encyclopedia</w:delText>
        </w:r>
      </w:del>
      <w:del w:id="293" w:author="PR Preview" w:date="2026-01-01T00:00:00Z">
        <w:r>
          <w:delText xml:space="preserve">.</w:delText>
        </w:r>
      </w:del>
      <w:del w:id="294" w:author="PR Preview" w:date="2026-01-01T00:00:00Z">
        <w:r>
          <w:delText xml:space="preserve"> </w:delText>
        </w:r>
      </w:del>
      <w:hyperlink r:id="rId120">
        <w:del w:id="295" w:author="PR Preview" w:date="2026-01-01T00:00:00Z">
          <w:r>
            <w:rPr>
              <w:rStyle w:val="Hyperlink"/>
            </w:rPr>
            <w:delText xml:space="preserve">https://en.wikipedia.org/wiki/Rank_factorization</w:delText>
          </w:r>
        </w:del>
      </w:hyperlink>
      <w:del w:id="296" w:author="PR Preview" w:date="2026-01-01T00:00:00Z">
        <w:r>
          <w:delText xml:space="preserve">.</w:delText>
        </w:r>
      </w:del>
    </w:p>
    <w:p>
      <w:pPr>
        <w:pStyle w:val="Bibliography"/>
      </w:pPr>
      <w:del w:id="297" w:author="PR Preview" w:date="2026-01-01T00:00:00Z">
        <w:r>
          <w:delText xml:space="preserve">Wikipedia contributors. 2026e.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rPr>
            <w:i/>
            <w:iCs/>
          </w:rPr>
          <w:delText xml:space="preserve">Rank–Nullity Theorem —</w:delText>
        </w:r>
      </w:del>
      <w:del w:id="300" w:author="PR Preview" w:date="2026-01-01T00:00:00Z">
        <w:r>
          <w:rPr>
            <w:i/>
            <w:iCs/>
          </w:rPr>
          <w:delText xml:space="preserve"> </w:delText>
        </w:r>
      </w:del>
      <w:del w:id="301" w:author="PR Preview" w:date="2026-01-01T00:00:00Z">
        <w:r>
          <w:rPr>
            <w:i/>
            <w:iCs/>
          </w:rPr>
          <w:delText xml:space="preserve">Wikipedia</w:delText>
        </w:r>
      </w:del>
      <w:del w:id="302" w:author="PR Preview" w:date="2026-01-01T00:00:00Z">
        <w:r>
          <w:rPr>
            <w:i/>
            <w:iCs/>
          </w:rPr>
          <w:delText xml:space="preserve">,</w:delText>
        </w:r>
      </w:del>
      <w:del w:id="303" w:author="PR Preview" w:date="2026-01-01T00:00:00Z">
        <w:r>
          <w:rPr>
            <w:i/>
            <w:iCs/>
          </w:rPr>
          <w:delText xml:space="preserve"> </w:delText>
        </w:r>
      </w:del>
      <w:del w:id="304" w:author="PR Preview" w:date="2026-01-01T00:00:00Z">
        <w:r>
          <w:rPr>
            <w:i/>
            <w:iCs/>
          </w:rPr>
          <w:delText xml:space="preserve">the Free Encyclopedia</w:delText>
        </w:r>
      </w:del>
      <w:del w:id="305" w:author="PR Preview" w:date="2026-01-01T00:00:00Z">
        <w:r>
          <w:delText xml:space="preserve">.</w:delText>
        </w:r>
      </w:del>
      <w:del w:id="306" w:author="PR Preview" w:date="2026-01-01T00:00:00Z">
        <w:r>
          <w:delText xml:space="preserve"> </w:delText>
        </w:r>
      </w:del>
      <w:hyperlink r:id="rId114">
        <w:del w:id="307" w:author="PR Preview" w:date="2026-01-01T00:00:00Z">
          <w:r>
            <w:rPr>
              <w:rStyle w:val="Hyperlink"/>
            </w:rPr>
            <w:delText xml:space="preserve">https://en.wikipedia.org/wiki/Rank%E2%80%93nullity_theorem</w:delText>
          </w:r>
        </w:del>
      </w:hyperlink>
      <w:del w:id="308" w:author="PR Preview" w:date="2026-01-01T00:00:00Z">
        <w:r>
          <w:delText xml:space="preserve">.</w:delText>
        </w:r>
      </w:del>
    </w:p>
    <w:p>
      <w:pPr>
        <w:pStyle w:val="Bibliography"/>
      </w:pPr>
      <w:del w:id="309" w:author="PR Preview" w:date="2026-01-01T00:00:00Z">
        <w:r>
          <w:delText xml:space="preserve">Wikipedia contributors. 2026f.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rPr>
            <w:i/>
            <w:iCs/>
          </w:rPr>
          <w:delText xml:space="preserve">Row and Column Spaces —</w:delText>
        </w:r>
      </w:del>
      <w:del w:id="312" w:author="PR Preview" w:date="2026-01-01T00:00:00Z">
        <w:r>
          <w:rPr>
            <w:i/>
            <w:iCs/>
          </w:rPr>
          <w:delText xml:space="preserve"> </w:delText>
        </w:r>
      </w:del>
      <w:del w:id="313" w:author="PR Preview" w:date="2026-01-01T00:00:00Z">
        <w:r>
          <w:rPr>
            <w:i/>
            <w:iCs/>
          </w:rPr>
          <w:delText xml:space="preserve">Wikipedia</w:delText>
        </w:r>
      </w:del>
      <w:del w:id="314" w:author="PR Preview" w:date="2026-01-01T00:00:00Z">
        <w:r>
          <w:rPr>
            <w:i/>
            <w:iCs/>
          </w:rPr>
          <w:delText xml:space="preserve">,</w:delText>
        </w:r>
      </w:del>
      <w:del w:id="315" w:author="PR Preview" w:date="2026-01-01T00:00:00Z">
        <w:r>
          <w:rPr>
            <w:i/>
            <w:iCs/>
          </w:rPr>
          <w:delText xml:space="preserve"> </w:delText>
        </w:r>
      </w:del>
      <w:del w:id="316" w:author="PR Preview" w:date="2026-01-01T00:00:00Z">
        <w:r>
          <w:rPr>
            <w:i/>
            <w:iCs/>
          </w:rPr>
          <w:delText xml:space="preserve">the Free Encyclopedia</w:delText>
        </w:r>
      </w:del>
      <w:del w:id="317" w:author="PR Preview" w:date="2026-01-01T00:00:00Z">
        <w:r>
          <w:delText xml:space="preserve">.</w:delText>
        </w:r>
      </w:del>
      <w:del w:id="318" w:author="PR Preview" w:date="2026-01-01T00:00:00Z">
        <w:r>
          <w:delText xml:space="preserve"> </w:delText>
        </w:r>
      </w:del>
      <w:hyperlink r:id="rId108">
        <w:del w:id="319" w:author="PR Preview" w:date="2026-01-01T00:00:00Z">
          <w:r>
            <w:rPr>
              <w:rStyle w:val="Hyperlink"/>
            </w:rPr>
            <w:delText xml:space="preserve">https://en.wikipedia.org/wiki/Row_and_column_spaces</w:delText>
          </w:r>
        </w:del>
      </w:hyperlink>
      <w:del w:id="320" w:author="PR Preview" w:date="2026-01-01T00:00:00Z">
        <w:r>
          <w:delText xml:space="preserve">.</w:delText>
        </w:r>
      </w:del>
    </w:p>
    <w:p>
      <w:pPr>
        <w:pStyle w:val="Bibliography"/>
      </w:pPr>
      <w:del w:id="321" w:author="PR Preview" w:date="2026-01-01T00:00:00Z">
        <w:r>
          <w:delText xml:space="preserve">Zhou, Hua. 2024.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rPr>
            <w:i/>
            <w:iCs/>
          </w:rPr>
          <w:delText xml:space="preserve">Rank and Nullity</w:delText>
        </w:r>
      </w:del>
      <w:del w:id="324" w:author="PR Preview" w:date="2026-01-01T00:00:00Z">
        <w:r>
          <w:delText xml:space="preserve">. Lecture notes for Biostat 216, Mathematical Methods for Biostatistics, University of California, Los Angeles.</w:delText>
        </w:r>
      </w:del>
      <w:del w:id="325" w:author="PR Preview" w:date="2026-01-01T00:00:00Z">
        <w:r>
          <w:delText xml:space="preserve"> </w:delText>
        </w:r>
      </w:del>
      <w:hyperlink r:id="rId112">
        <w:del w:id="326" w:author="PR Preview" w:date="2026-01-01T00:00:00Z">
          <w:r>
            <w:rPr>
              <w:rStyle w:val="Hyperlink"/>
            </w:rPr>
            <w:delText xml:space="preserve">https://ucla-biostat-216.github.io/2024fall/slides/05-rank/05-rank.html</w:delText>
          </w:r>
        </w:del>
      </w:hyperlink>
      <w:del w:id="327" w:author="PR Preview" w:date="2026-01-01T00:00:00Z">
        <w:r>
          <w:delText xml:space="preserve">.</w:delText>
        </w:r>
      </w:del>
    </w:p>
    <w:p>
      <w:pPr>
        <w:numPr>
          <w:ilvl w:val="0"/>
          <w:numId w:val="1011"/>
        </w:numPr>
      </w:pPr>
      <w:ins w:id="328" w:author="PR Preview" w:date="2026-01-01T00:00:00Z">
        <w:r>
          <w:t xml:space="preserve">Wikipedia contributors [1]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— the row space, column space and null space</w:t>
        </w:r>
      </w:ins>
    </w:p>
    <w:p>
      <w:pPr>
        <w:numPr>
          <w:ilvl w:val="0"/>
          <w:numId w:val="1011"/>
        </w:numPr>
      </w:pPr>
      <w:ins w:id="331" w:author="PR Preview" w:date="2026-01-01T00:00:00Z">
        <w:r>
          <w:t xml:space="preserve">Wikipedia contributors [4]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— the rank-nullity theorem and its proofs</w:t>
        </w:r>
      </w:ins>
    </w:p>
    <w:p>
      <w:pPr>
        <w:numPr>
          <w:ilvl w:val="0"/>
          <w:numId w:val="1011"/>
        </w:numPr>
      </w:pPr>
      <w:ins w:id="334" w:author="PR Preview" w:date="2026-01-01T00:00:00Z">
        <w:r>
          <w:t xml:space="preserve">Wikipedia contributors [2]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— Gram matrices and their properties</w:t>
        </w:r>
      </w:ins>
    </w:p>
    <w:p>
      <w:pPr>
        <w:numPr>
          <w:ilvl w:val="0"/>
          <w:numId w:val="1011"/>
        </w:numPr>
      </w:pPr>
      <w:ins w:id="337" w:author="PR Preview" w:date="2026-01-01T00:00:00Z">
        <w:r>
          <w:t xml:space="preserve">Wikipedia contributors [5]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— affine spaces and subspaces</w:t>
        </w:r>
      </w:ins>
    </w:p>
    <w:p>
      <w:pPr>
        <w:numPr>
          <w:ilvl w:val="0"/>
          <w:numId w:val="1011"/>
        </w:numPr>
      </w:pPr>
      <w:ins w:id="340" w:author="PR Preview" w:date="2026-01-01T00:00:00Z">
        <w:r>
          <w:t xml:space="preserve">Wikipedia contributors [6]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— half-spaces</w:t>
        </w:r>
      </w:ins>
    </w:p>
    <w:p>
      <w:pPr>
        <w:numPr>
          <w:ilvl w:val="0"/>
          <w:numId w:val="1011"/>
        </w:numPr>
      </w:pPr>
      <w:ins w:id="343" w:author="PR Preview" w:date="2026-01-01T00:00:00Z">
        <w:r>
          <w:t xml:space="preserve">Wikipedia contributors [7]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— rank factorizations</w:t>
        </w:r>
      </w:ins>
    </w:p>
    <w:bookmarkStart w:id="122" w:name="refs"/>
    <w:bookmarkStart w:id="109" w:name="ref-wikipedia_row_and_column_spaces"/>
    <w:p>
      <w:pPr>
        <w:pStyle w:val="Bibliography"/>
      </w:pPr>
      <w:ins w:id="346" w:author="PR Preview" w:date="2026-01-01T00:00:00Z">
        <w:r>
          <w:t xml:space="preserve">[1]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	</w:t>
        </w:r>
      </w:ins>
      <w:ins w:id="349" w:author="PR Preview" w:date="2026-01-01T00:00:00Z">
        <w:r>
          <w:t xml:space="preserve">Wikipedia contributors,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“Row and column spaces —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Wikipedia</w:t>
        </w:r>
      </w:ins>
      <w:ins w:id="354" w:author="PR Preview" w:date="2026-01-01T00:00:00Z">
        <w:r>
          <w:t xml:space="preserve">,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the free encyclopedia.”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2026. Available:</w:t>
        </w:r>
      </w:ins>
      <w:ins w:id="359" w:author="PR Preview" w:date="2026-01-01T00:00:00Z">
        <w:r>
          <w:t xml:space="preserve"> </w:t>
        </w:r>
      </w:ins>
      <w:hyperlink r:id="rId108">
        <w:ins w:id="360" w:author="PR Preview" w:date="2026-01-01T00:00:00Z">
          <w:r>
            <w:rPr>
              <w:rStyle w:val="Hyperlink"/>
            </w:rPr>
            <w:t xml:space="preserve">https://en.wikipedia.org/wiki/Row_and_column_spaces</w:t>
          </w:r>
        </w:ins>
      </w:hyperlink>
    </w:p>
    <w:bookmarkEnd w:id="109"/>
    <w:bookmarkStart w:id="111" w:name="ref-wikipedia_gram_matrix"/>
    <w:p>
      <w:pPr>
        <w:pStyle w:val="Bibliography"/>
      </w:pPr>
      <w:ins w:id="361" w:author="PR Preview" w:date="2026-01-01T00:00:00Z">
        <w:r>
          <w:t xml:space="preserve">[2]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	</w:t>
        </w:r>
      </w:ins>
      <w:ins w:id="364" w:author="PR Preview" w:date="2026-01-01T00:00:00Z">
        <w:r>
          <w:t xml:space="preserve">Wikipedia contributors,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“Gram matrix —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Wikipedia</w:t>
        </w:r>
      </w:ins>
      <w:ins w:id="369" w:author="PR Preview" w:date="2026-01-01T00:00:00Z">
        <w:r>
          <w:t xml:space="preserve">,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the free encyclopedia.”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2026. Available:</w:t>
        </w:r>
      </w:ins>
      <w:ins w:id="374" w:author="PR Preview" w:date="2026-01-01T00:00:00Z">
        <w:r>
          <w:t xml:space="preserve"> </w:t>
        </w:r>
      </w:ins>
      <w:hyperlink r:id="rId110">
        <w:ins w:id="375" w:author="PR Preview" w:date="2026-01-01T00:00:00Z">
          <w:r>
            <w:rPr>
              <w:rStyle w:val="Hyperlink"/>
            </w:rPr>
            <w:t xml:space="preserve">https://en.wikipedia.org/wiki/Gram_matrix</w:t>
          </w:r>
        </w:ins>
      </w:hyperlink>
    </w:p>
    <w:bookmarkEnd w:id="111"/>
    <w:bookmarkStart w:id="113" w:name="ref-zhou2024rank"/>
    <w:p>
      <w:pPr>
        <w:pStyle w:val="Bibliography"/>
      </w:pPr>
      <w:ins w:id="376" w:author="PR Preview" w:date="2026-01-01T00:00:00Z">
        <w:r>
          <w:t xml:space="preserve">[3]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	</w:t>
        </w:r>
      </w:ins>
      <w:ins w:id="379" w:author="PR Preview" w:date="2026-01-01T00:00:00Z">
        <w:r>
          <w:t xml:space="preserve">H. Zhou,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“Rank and nullity.”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Lecture notes for Biostat 216, Mathematical Methods for Biostatistics, University of California, Los Angeles, 2024. Accessed: Oct. 05, 2026. [Online]. Available:</w:t>
        </w:r>
      </w:ins>
      <w:ins w:id="384" w:author="PR Preview" w:date="2026-01-01T00:00:00Z">
        <w:r>
          <w:t xml:space="preserve"> </w:t>
        </w:r>
      </w:ins>
      <w:hyperlink r:id="rId112">
        <w:ins w:id="385" w:author="PR Preview" w:date="2026-01-01T00:00:00Z">
          <w:r>
            <w:rPr>
              <w:rStyle w:val="Hyperlink"/>
            </w:rPr>
            <w:t xml:space="preserve">https://ucla-biostat-216.github.io/2024fall/slides/05-rank/05-rank.html</w:t>
          </w:r>
        </w:ins>
      </w:hyperlink>
    </w:p>
    <w:bookmarkEnd w:id="113"/>
    <w:bookmarkStart w:id="115" w:name="ref-wikipedia_rank_nullity_theorem"/>
    <w:p>
      <w:pPr>
        <w:pStyle w:val="Bibliography"/>
      </w:pPr>
      <w:ins w:id="386" w:author="PR Preview" w:date="2026-01-01T00:00:00Z">
        <w:r>
          <w:t xml:space="preserve">[4]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	</w:t>
        </w:r>
      </w:ins>
      <w:ins w:id="389" w:author="PR Preview" w:date="2026-01-01T00:00:00Z">
        <w:r>
          <w:t xml:space="preserve">Wikipedia contributors,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“Rank–nullity theorem —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Wikipedia</w:t>
        </w:r>
      </w:ins>
      <w:ins w:id="394" w:author="PR Preview" w:date="2026-01-01T00:00:00Z">
        <w:r>
          <w:t xml:space="preserve">,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the free encyclopedia.”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2026. Available:</w:t>
        </w:r>
      </w:ins>
      <w:ins w:id="399" w:author="PR Preview" w:date="2026-01-01T00:00:00Z">
        <w:r>
          <w:t xml:space="preserve"> </w:t>
        </w:r>
      </w:ins>
      <w:hyperlink r:id="rId114">
        <w:ins w:id="400" w:author="PR Preview" w:date="2026-01-01T00:00:00Z">
          <w:r>
            <w:rPr>
              <w:rStyle w:val="Hyperlink"/>
            </w:rPr>
            <w:t xml:space="preserve">https://en.wikipedia.org/wiki/Rank%E2%80%93nullity_theorem</w:t>
          </w:r>
        </w:ins>
      </w:hyperlink>
    </w:p>
    <w:bookmarkEnd w:id="115"/>
    <w:bookmarkStart w:id="117" w:name="ref-wikipedia_affine_space"/>
    <w:p>
      <w:pPr>
        <w:pStyle w:val="Bibliography"/>
      </w:pPr>
      <w:ins w:id="401" w:author="PR Preview" w:date="2026-01-01T00:00:00Z">
        <w:r>
          <w:t xml:space="preserve">[5]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	</w:t>
        </w:r>
      </w:ins>
      <w:ins w:id="404" w:author="PR Preview" w:date="2026-01-01T00:00:00Z">
        <w:r>
          <w:t xml:space="preserve">Wikipedia contributors,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“Affine space —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Wikipedia</w:t>
        </w:r>
      </w:ins>
      <w:ins w:id="409" w:author="PR Preview" w:date="2026-01-01T00:00:00Z">
        <w:r>
          <w:t xml:space="preserve">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the free encyclopedia.”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2026. Available:</w:t>
        </w:r>
      </w:ins>
      <w:ins w:id="414" w:author="PR Preview" w:date="2026-01-01T00:00:00Z">
        <w:r>
          <w:t xml:space="preserve"> </w:t>
        </w:r>
      </w:ins>
      <w:hyperlink r:id="rId116">
        <w:ins w:id="415" w:author="PR Preview" w:date="2026-01-01T00:00:00Z">
          <w:r>
            <w:rPr>
              <w:rStyle w:val="Hyperlink"/>
            </w:rPr>
            <w:t xml:space="preserve">https://en.wikipedia.org/wiki/Affine_space</w:t>
          </w:r>
        </w:ins>
      </w:hyperlink>
    </w:p>
    <w:bookmarkEnd w:id="117"/>
    <w:bookmarkStart w:id="119" w:name="ref-wikipedia_half_space_geometry"/>
    <w:p>
      <w:pPr>
        <w:pStyle w:val="Bibliography"/>
      </w:pPr>
      <w:ins w:id="416" w:author="PR Preview" w:date="2026-01-01T00:00:00Z">
        <w:r>
          <w:t xml:space="preserve">[6]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	</w:t>
        </w:r>
      </w:ins>
      <w:ins w:id="419" w:author="PR Preview" w:date="2026-01-01T00:00:00Z">
        <w:r>
          <w:t xml:space="preserve">Wikipedia contributors,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“Half-space (geometry) —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Wikipedia</w:t>
        </w:r>
      </w:ins>
      <w:ins w:id="424" w:author="PR Preview" w:date="2026-01-01T00:00:00Z">
        <w:r>
          <w:t xml:space="preserve">,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the free encyclopedia.”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2026. Available:</w:t>
        </w:r>
      </w:ins>
      <w:ins w:id="429" w:author="PR Preview" w:date="2026-01-01T00:00:00Z">
        <w:r>
          <w:t xml:space="preserve"> </w:t>
        </w:r>
      </w:ins>
      <w:hyperlink r:id="rId118">
        <w:ins w:id="430" w:author="PR Preview" w:date="2026-01-01T00:00:00Z">
          <w:r>
            <w:rPr>
              <w:rStyle w:val="Hyperlink"/>
            </w:rPr>
            <w:t xml:space="preserve">https://en.wikipedia.org/wiki/Half-space_(geometry)</w:t>
          </w:r>
        </w:ins>
      </w:hyperlink>
    </w:p>
    <w:bookmarkEnd w:id="119"/>
    <w:bookmarkStart w:id="121" w:name="ref-wikipedia_rank_factorization"/>
    <w:p>
      <w:pPr>
        <w:pStyle w:val="Bibliography"/>
      </w:pPr>
      <w:ins w:id="431" w:author="PR Preview" w:date="2026-01-01T00:00:00Z">
        <w:r>
          <w:t xml:space="preserve">[7]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	</w:t>
        </w:r>
      </w:ins>
      <w:ins w:id="434" w:author="PR Preview" w:date="2026-01-01T00:00:00Z">
        <w:r>
          <w:t xml:space="preserve">Wikipedia contributors,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“Rank factorization —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Wikipedia</w:t>
        </w:r>
      </w:ins>
      <w:ins w:id="439" w:author="PR Preview" w:date="2026-01-01T00:00:00Z">
        <w:r>
          <w:t xml:space="preserve">,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the free encyclopedia.”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2026. Available:</w:t>
        </w:r>
      </w:ins>
      <w:ins w:id="444" w:author="PR Preview" w:date="2026-01-01T00:00:00Z">
        <w:r>
          <w:t xml:space="preserve"> </w:t>
        </w:r>
      </w:ins>
      <w:hyperlink r:id="rId120">
        <w:ins w:id="445" w:author="PR Preview" w:date="2026-01-01T00:00:00Z">
          <w:r>
            <w:rPr>
              <w:rStyle w:val="Hyperlink"/>
            </w:rPr>
            <w:t xml:space="preserve">https://en.wikipedia.org/wiki/Rank_factorization</w:t>
          </w:r>
        </w:ins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2026-10-18T08:51:11Z</dcterms:created>
  <dcterms:modified xsi:type="dcterms:W3CDTF">2026-10-18T08:51:11Z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