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51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 (Indicator function (set indicator))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any subset</w:delText>
        </w:r>
      </w:del>
      <w:del w:id="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of a universal set</w:delText>
        </w:r>
      </w:del>
      <w:del w:id="9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the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rPr>
            <w:b/>
            <w:bCs/>
          </w:rPr>
          <w:delText xml:space="preserve">indicator function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of</w:delText>
        </w:r>
      </w:del>
      <w:del w:id="17" w:author="PR Preview" w:date="2026-01-01T00:00:00Z">
        <w:r>
          <w:delText xml:space="preserve"> </w:delText>
        </w:r>
      </w:del>
      <m:oMath>
        <m:r>
          <m:t>A</m:t>
        </m:r>
      </m:oMath>
      <w:del w:id="18" w:author="PR Preview" w:date="2026-01-01T00:00:00Z">
        <w:r>
          <w:delText xml:space="preserve">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(Wikipedia contributors 2026b)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or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rPr>
            <w:b/>
            <w:bCs/>
          </w:rPr>
          <w:delText xml:space="preserve">set indicator</w:delText>
        </w:r>
      </w:del>
      <w:del w:id="25" w:author="PR Preview" w:date="2026-01-01T00:00:00Z">
        <w:r>
          <w:delText xml:space="preserve">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is the function</w:delText>
        </w:r>
      </w:del>
      <w:del w:id="28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defined by:</w:delText>
        </w:r>
      </w:del>
    </w:p>
    <w:p>
      <w:pPr>
        <w:pStyle w:val="BodyText"/>
      </w:pPr>
      <w:ins w:id="31" w:author="PR Preview" w:date="2026-01-01T00:00:00Z">
        <w:r>
          <w:rPr>
            <w:b/>
            <w:bCs/>
          </w:rPr>
          <w:t xml:space="preserve">Definition 1 (Indicator function (set indicator))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For any subset</w:t>
        </w:r>
      </w:ins>
      <w:ins w:id="3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of a universal set</w:t>
        </w:r>
      </w:ins>
      <w:ins w:id="37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38" w:author="PR Preview" w:date="2026-01-01T00:00:00Z">
        <w:r>
          <w:t xml:space="preserve">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the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rPr>
            <w:b/>
            <w:bCs/>
          </w:rPr>
          <w:t xml:space="preserve">indicator function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of</w:t>
        </w:r>
      </w:ins>
      <w:ins w:id="45" w:author="PR Preview" w:date="2026-01-01T00:00:00Z">
        <w:r>
          <w:t xml:space="preserve"> </w:t>
        </w:r>
      </w:ins>
      <m:oMath>
        <m:r>
          <m:t>A</m:t>
        </m:r>
      </m:oMath>
      <w:ins w:id="46" w:author="PR Preview" w:date="2026-01-01T00:00:00Z">
        <w:r>
          <w:t xml:space="preserve">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[1]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or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rPr>
            <w:b/>
            <w:bCs/>
          </w:rPr>
          <w:t xml:space="preserve">set indicator</w:t>
        </w:r>
      </w:ins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is the function</w:t>
        </w:r>
      </w:ins>
      <w:ins w:id="56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defined by: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del w:id="59" w:author="PR Preview" w:date="2026-01-01T00:00:00Z">
        <w:r>
          <w:rPr>
            <w:b/>
            <w:bCs/>
          </w:rPr>
          <w:delText xml:space="preserve">Definition 6 (Support of a distribution)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The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rPr>
            <w:b/>
            <w:bCs/>
          </w:rPr>
          <w:delText xml:space="preserve">support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of a discrete distribution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(Wikipedia contributors 2026e)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is the set of values it gives positive probability.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The support of a continuous distribution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is the set of values where its density is positive.</w:delText>
        </w:r>
      </w:del>
    </w:p>
    <w:p>
      <w:pPr>
        <w:pStyle w:val="FirstParagraph"/>
      </w:pPr>
      <w:ins w:id="74" w:author="PR Preview" w:date="2026-01-01T00:00:00Z">
        <w:r>
          <w:rPr>
            <w:b/>
            <w:bCs/>
          </w:rPr>
          <w:t xml:space="preserve">Definition 6 (Support of a distribution)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The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rPr>
            <w:b/>
            <w:bCs/>
          </w:rPr>
          <w:t xml:space="preserve">support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of a discrete distribution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[2]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is the set of values it gives positive probability.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The support of a continuous distribution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is the set of values where its density is positive.</w:t>
        </w:r>
      </w:ins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del w:id="89" w:author="PR Preview" w:date="2026-01-01T00:00:00Z">
        <w:r>
          <w:delText xml:space="preserve">In 1962,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Kenneth Iverson introduced a compact notation in the programming language APL,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later popularized in mathematics and computer science by Donald Knuth: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the Iverson bracket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(Wikipedia contributors 2026c)</w:delText>
        </w:r>
      </w:del>
      <w:del w:id="98" w:author="PR Preview" w:date="2026-01-01T00:00:00Z">
        <w:r>
          <w:delText xml:space="preserve">.</w:delText>
        </w:r>
      </w:del>
    </w:p>
    <w:p>
      <w:pPr>
        <w:pStyle w:val="BodyText"/>
      </w:pPr>
      <w:del w:id="99" w:author="PR Preview" w:date="2026-01-01T00:00:00Z">
        <w:r>
          <w:rPr>
            <w:b/>
            <w:bCs/>
          </w:rPr>
          <w:delText xml:space="preserve">Definition 7 (Iverson bracket)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For any logical proposition</w:delText>
        </w:r>
      </w:del>
      <w:del w:id="102" w:author="PR Preview" w:date="2026-01-01T00:00:00Z">
        <w:r>
          <w:delText xml:space="preserve"> </w:delText>
        </w:r>
      </w:del>
      <m:oMath>
        <m:r>
          <m:t>P</m:t>
        </m:r>
      </m:oMath>
      <w:del w:id="103" w:author="PR Preview" w:date="2026-01-01T00:00:00Z">
        <w:r>
          <w:delText xml:space="preserve">,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the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rPr>
            <w:b/>
            <w:bCs/>
          </w:rPr>
          <w:delText xml:space="preserve">Iverson bracket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of</w:delText>
        </w:r>
      </w:del>
      <w:del w:id="110" w:author="PR Preview" w:date="2026-01-01T00:00:00Z">
        <w:r>
          <w:delText xml:space="preserve"> </w:delText>
        </w:r>
      </w:del>
      <m:oMath>
        <m:r>
          <m:t>P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is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(Wikipedia contributors 2026c)</w:delText>
        </w:r>
      </w:del>
    </w:p>
    <w:p>
      <w:pPr>
        <w:pStyle w:val="FirstParagraph"/>
      </w:pPr>
      <w:ins w:id="115" w:author="PR Preview" w:date="2026-01-01T00:00:00Z">
        <w:r>
          <w:t xml:space="preserve">In 1962,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Kenneth Iverson introduced a compact notation in the programming language APL,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later popularized in mathematics and computer science by Donald Knuth: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the Iverson bracket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[3]</w:t>
        </w:r>
      </w:ins>
      <w:ins w:id="124" w:author="PR Preview" w:date="2026-01-01T00:00:00Z">
        <w:r>
          <w:t xml:space="preserve">.</w:t>
        </w:r>
      </w:ins>
    </w:p>
    <w:bookmarkStart w:id="26" w:name="def-iverson-bracket"/>
    <w:p>
      <w:pPr>
        <w:pStyle w:val="BodyText"/>
      </w:pPr>
      <w:ins w:id="125" w:author="PR Preview" w:date="2026-01-01T00:00:00Z">
        <w:r>
          <w:rPr>
            <w:b/>
            <w:bCs/>
          </w:rPr>
          <w:t xml:space="preserve">Definition 7 (Iverson bracket)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For any logical proposition</w:t>
        </w:r>
      </w:ins>
      <w:ins w:id="128" w:author="PR Preview" w:date="2026-01-01T00:00:00Z">
        <w:r>
          <w:t xml:space="preserve"> </w:t>
        </w:r>
      </w:ins>
      <m:oMath>
        <m:r>
          <m:t>P</m:t>
        </m:r>
      </m:oMath>
      <w:ins w:id="129" w:author="PR Preview" w:date="2026-01-01T00:00:00Z">
        <w:r>
          <w:t xml:space="preserve">,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the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rPr>
            <w:b/>
            <w:bCs/>
          </w:rPr>
          <w:t xml:space="preserve">Iverson bracket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of</w:t>
        </w:r>
      </w:ins>
      <w:ins w:id="136" w:author="PR Preview" w:date="2026-01-01T00:00:00Z">
        <w:r>
          <w:t xml:space="preserve"> </w:t>
        </w:r>
      </w:ins>
      <m:oMath>
        <m:r>
          <m:t>P</m:t>
        </m:r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is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[3]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del w:id="141" w:author="PR Preview" w:date="2026-01-01T00:00:00Z">
        <w:r>
          <w:rPr>
            <w:b/>
            <w:bCs/>
          </w:rPr>
          <w:delText xml:space="preserve">Definition 8 (Kronecker delta)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For integers</w:delText>
        </w:r>
      </w:del>
      <w:del w:id="144" w:author="PR Preview" w:date="2026-01-01T00:00:00Z">
        <w:r>
          <w:delText xml:space="preserve"> </w:delText>
        </w:r>
      </w:del>
      <m:oMath>
        <m:r>
          <m:t>i</m:t>
        </m: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and</w:delText>
        </w:r>
      </w:del>
      <w:del w:id="147" w:author="PR Preview" w:date="2026-01-01T00:00:00Z">
        <w:r>
          <w:delText xml:space="preserve"> </w:delText>
        </w:r>
      </w:del>
      <m:oMath>
        <m:r>
          <m:t>j</m:t>
        </m:r>
      </m:oMath>
      <w:del w:id="148" w:author="PR Preview" w:date="2026-01-01T00:00:00Z">
        <w:r>
          <w:delText xml:space="preserve">,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the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rPr>
            <w:b/>
            <w:bCs/>
          </w:rPr>
          <w:delText xml:space="preserve">Kronecker delta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is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(Wikipedia contributors 2026d)</w:delText>
        </w:r>
      </w:del>
    </w:p>
    <w:p>
      <w:pPr>
        <w:pStyle w:val="FirstParagraph"/>
      </w:pPr>
      <w:ins w:id="157" w:author="PR Preview" w:date="2026-01-01T00:00:00Z">
        <w:r>
          <w:rPr>
            <w:b/>
            <w:bCs/>
          </w:rPr>
          <w:t xml:space="preserve">Definition 8 (Kronecker delta)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For integers</w:t>
        </w:r>
      </w:ins>
      <w:ins w:id="160" w:author="PR Preview" w:date="2026-01-01T00:00:00Z">
        <w:r>
          <w:t xml:space="preserve"> </w:t>
        </w:r>
      </w:ins>
      <m:oMath>
        <m:r>
          <m:t>i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and</w:t>
        </w:r>
      </w:ins>
      <w:ins w:id="163" w:author="PR Preview" w:date="2026-01-01T00:00:00Z">
        <w:r>
          <w:t xml:space="preserve"> </w:t>
        </w:r>
      </w:ins>
      <m:oMath>
        <m:r>
          <m:t>j</m:t>
        </m:r>
      </m:oMath>
      <w:ins w:id="164" w:author="PR Preview" w:date="2026-01-01T00:00:00Z">
        <w:r>
          <w:t xml:space="preserve">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the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rPr>
            <w:b/>
            <w:bCs/>
          </w:rPr>
          <w:t xml:space="preserve">Kronecker delta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is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[4]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50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del w:id="173" w:author="PR Preview" w:date="2026-01-01T00:00:00Z">
        <w:r>
          <w:rPr>
            <w:b/>
            <w:bCs/>
          </w:rPr>
          <w:delText xml:space="preserve">Definition 9 (Idempotent)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A number</w:delText>
        </w:r>
      </w:del>
      <w:del w:id="176" w:author="PR Preview" w:date="2026-01-01T00:00:00Z">
        <w:r>
          <w:delText xml:space="preserve"> </w:delText>
        </w:r>
      </w:del>
      <m:oMath>
        <m:r>
          <m:t>a</m:t>
        </m:r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is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rPr>
            <w:b/>
            <w:bCs/>
          </w:rPr>
          <w:delText xml:space="preserve">idempotent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(Wikipedia contributors 2026a)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if</w:delText>
        </w:r>
      </w:del>
      <w:del w:id="18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del w:id="186" w:author="PR Preview" w:date="2026-01-01T00:00:00Z">
        <w:r>
          <w:delText xml:space="preserve">.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A function</w:delText>
        </w:r>
      </w:del>
      <w:del w:id="189" w:author="PR Preview" w:date="2026-01-01T00:00:00Z">
        <w:r>
          <w:delText xml:space="preserve"> </w:delText>
        </w:r>
      </w:del>
      <m:oMath>
        <m:r>
          <m:t>f</m:t>
        </m:r>
      </m:oMath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with real values is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rPr>
            <w:b/>
            <w:bCs/>
          </w:rPr>
          <w:delText xml:space="preserve">idempotent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if</w:delText>
        </w:r>
      </w:del>
      <w:del w:id="19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for every</w:delText>
        </w:r>
      </w:del>
      <w:del w:id="199" w:author="PR Preview" w:date="2026-01-01T00:00:00Z">
        <w:r>
          <w:delText xml:space="preserve"> </w:delText>
        </w:r>
      </w:del>
      <m:oMath>
        <m:r>
          <m:t>x</m:t>
        </m:r>
      </m:oMath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in its</w:delText>
        </w:r>
      </w:del>
      <w:del w:id="202" w:author="PR Preview" w:date="2026-01-01T00:00:00Z">
        <w:r>
          <w:delText xml:space="preserve"> </w:delText>
        </w:r>
      </w:del>
      <w:hyperlink r:id="rId40">
        <w:del w:id="203" w:author="PR Preview" w:date="2026-01-01T00:00:00Z">
          <w:r>
            <w:rPr>
              <w:rStyle w:val="Hyperlink"/>
            </w:rPr>
            <w:delText xml:space="preserve">domain</w:delText>
          </w:r>
        </w:del>
      </w:hyperlink>
      <w:del w:id="204" w:author="PR Preview" w:date="2026-01-01T00:00:00Z">
        <w:r>
          <w:delText xml:space="preserve">.</w:delText>
        </w:r>
      </w:del>
    </w:p>
    <w:p>
      <w:pPr>
        <w:pStyle w:val="BodyText"/>
      </w:pPr>
      <w:ins w:id="205" w:author="PR Preview" w:date="2026-01-01T00:00:00Z">
        <w:r>
          <w:rPr>
            <w:b/>
            <w:bCs/>
          </w:rPr>
          <w:t xml:space="preserve">Definition 9 (Idempotent)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A number</w:t>
        </w:r>
      </w:ins>
      <w:ins w:id="208" w:author="PR Preview" w:date="2026-01-01T00:00:00Z">
        <w:r>
          <w:t xml:space="preserve"> </w:t>
        </w:r>
      </w:ins>
      <m:oMath>
        <m:r>
          <m:t>a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is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rPr>
            <w:b/>
            <w:bCs/>
          </w:rPr>
          <w:t xml:space="preserve">idempotent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[5]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if</w:t>
        </w:r>
      </w:ins>
      <w:ins w:id="21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218" w:author="PR Preview" w:date="2026-01-01T00:00:00Z">
        <w:r>
          <w:t xml:space="preserve">.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A function</w:t>
        </w:r>
      </w:ins>
      <w:ins w:id="221" w:author="PR Preview" w:date="2026-01-01T00:00:00Z">
        <w:r>
          <w:t xml:space="preserve"> </w:t>
        </w:r>
      </w:ins>
      <m:oMath>
        <m:r>
          <m:t>f</m:t>
        </m:r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with real values is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rPr>
            <w:b/>
            <w:bCs/>
          </w:rPr>
          <w:t xml:space="preserve">idempotent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if</w:t>
        </w:r>
      </w:ins>
      <w:ins w:id="22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for every</w:t>
        </w:r>
      </w:ins>
      <w:ins w:id="231" w:author="PR Preview" w:date="2026-01-01T00:00:00Z">
        <w:r>
          <w:t xml:space="preserve"> </w:t>
        </w:r>
      </w:ins>
      <m:oMath>
        <m:r>
          <m:t>x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in its</w:t>
        </w:r>
      </w:ins>
      <w:ins w:id="234" w:author="PR Preview" w:date="2026-01-01T00:00:00Z">
        <w:r>
          <w:t xml:space="preserve"> </w:t>
        </w:r>
      </w:ins>
      <w:hyperlink r:id="rId40">
        <w:ins w:id="235" w:author="PR Preview" w:date="2026-01-01T00:00:00Z">
          <w:r>
            <w:rPr>
              <w:rStyle w:val="Hyperlink"/>
            </w:rPr>
            <w:t xml:space="preserve">domain</w:t>
          </w:r>
        </w:ins>
      </w:hyperlink>
      <w:ins w:id="236" w:author="PR Preview" w:date="2026-01-01T00:00:00Z">
        <w:r>
          <w:t xml:space="preserve">.</w:t>
        </w:r>
      </w:ins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0"/>
    <w:bookmarkEnd w:id="51"/>
    <w:bookmarkStart w:id="6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4"/>
        </w:numPr>
      </w:pPr>
      <w:del w:id="237" w:author="PR Preview" w:date="2026-01-01T00:00:00Z">
        <w:r>
          <w:delText xml:space="preserve">Wikipedia contributors (2026b)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— indicator functions and their uses</w:delText>
        </w:r>
      </w:del>
    </w:p>
    <w:p>
      <w:pPr>
        <w:numPr>
          <w:ilvl w:val="0"/>
          <w:numId w:val="1014"/>
        </w:numPr>
      </w:pPr>
      <w:del w:id="240" w:author="PR Preview" w:date="2026-01-01T00:00:00Z">
        <w:r>
          <w:delText xml:space="preserve">Wikipedia contributors (2026c)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— the Iverson bracket</w:delText>
        </w:r>
      </w:del>
    </w:p>
    <w:p>
      <w:pPr>
        <w:numPr>
          <w:ilvl w:val="0"/>
          <w:numId w:val="1014"/>
        </w:numPr>
      </w:pPr>
      <w:del w:id="243" w:author="PR Preview" w:date="2026-01-01T00:00:00Z">
        <w:r>
          <w:delText xml:space="preserve">Wikipedia contributors (2026d)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— the Kronecker delta</w:delText>
        </w:r>
      </w:del>
    </w:p>
    <w:p>
      <w:pPr>
        <w:numPr>
          <w:ilvl w:val="0"/>
          <w:numId w:val="1014"/>
        </w:numPr>
      </w:pPr>
      <w:del w:id="246" w:author="PR Preview" w:date="2026-01-01T00:00:00Z">
        <w:r>
          <w:delText xml:space="preserve">Wikipedia contributors (2026e)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— the support of a function or measure</w:delText>
        </w:r>
      </w:del>
    </w:p>
    <w:p>
      <w:pPr>
        <w:numPr>
          <w:ilvl w:val="0"/>
          <w:numId w:val="1014"/>
        </w:numPr>
      </w:pPr>
      <w:del w:id="249" w:author="PR Preview" w:date="2026-01-01T00:00:00Z">
        <w:r>
          <w:delText xml:space="preserve">Wikipedia contributors (2026a)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— idempotent operations and functions</w:delText>
        </w:r>
      </w:del>
    </w:p>
    <w:p>
      <w:pPr>
        <w:pStyle w:val="Bibliography"/>
      </w:pPr>
      <w:del w:id="252" w:author="PR Preview" w:date="2026-01-01T00:00:00Z">
        <w:r>
          <w:delText xml:space="preserve">Wikipedia contributors. 2026a.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rPr>
            <w:i/>
            <w:iCs/>
          </w:rPr>
          <w:delText xml:space="preserve">Idempotence —</w:delText>
        </w:r>
      </w:del>
      <w:del w:id="255" w:author="PR Preview" w:date="2026-01-01T00:00:00Z">
        <w:r>
          <w:rPr>
            <w:i/>
            <w:iCs/>
          </w:rPr>
          <w:delText xml:space="preserve"> </w:delText>
        </w:r>
      </w:del>
      <w:del w:id="256" w:author="PR Preview" w:date="2026-01-01T00:00:00Z">
        <w:r>
          <w:rPr>
            <w:i/>
            <w:iCs/>
          </w:rPr>
          <w:delText xml:space="preserve">Wikipedia</w:delText>
        </w:r>
      </w:del>
      <w:del w:id="257" w:author="PR Preview" w:date="2026-01-01T00:00:00Z">
        <w:r>
          <w:rPr>
            <w:i/>
            <w:iCs/>
          </w:rPr>
          <w:delText xml:space="preserve">,</w:delText>
        </w:r>
      </w:del>
      <w:del w:id="258" w:author="PR Preview" w:date="2026-01-01T00:00:00Z">
        <w:r>
          <w:rPr>
            <w:i/>
            <w:iCs/>
          </w:rPr>
          <w:delText xml:space="preserve"> </w:delText>
        </w:r>
      </w:del>
      <w:del w:id="259" w:author="PR Preview" w:date="2026-01-01T00:00:00Z">
        <w:r>
          <w:rPr>
            <w:i/>
            <w:iCs/>
          </w:rPr>
          <w:delText xml:space="preserve">the Free Encyclopedia</w:delText>
        </w:r>
      </w:del>
      <w:del w:id="260" w:author="PR Preview" w:date="2026-01-01T00:00:00Z">
        <w:r>
          <w:delText xml:space="preserve">.</w:delText>
        </w:r>
      </w:del>
      <w:del w:id="261" w:author="PR Preview" w:date="2026-01-01T00:00:00Z">
        <w:r>
          <w:delText xml:space="preserve"> </w:delText>
        </w:r>
      </w:del>
      <w:hyperlink r:id="rId60">
        <w:del w:id="262" w:author="PR Preview" w:date="2026-01-01T00:00:00Z">
          <w:r>
            <w:rPr>
              <w:rStyle w:val="Hyperlink"/>
            </w:rPr>
            <w:delText xml:space="preserve">https://en.wikipedia.org/wiki/Idempotence</w:delText>
          </w:r>
        </w:del>
      </w:hyperlink>
      <w:del w:id="263" w:author="PR Preview" w:date="2026-01-01T00:00:00Z">
        <w:r>
          <w:delText xml:space="preserve">.</w:delText>
        </w:r>
      </w:del>
    </w:p>
    <w:p>
      <w:pPr>
        <w:pStyle w:val="Bibliography"/>
      </w:pPr>
      <w:del w:id="264" w:author="PR Preview" w:date="2026-01-01T00:00:00Z">
        <w:r>
          <w:delText xml:space="preserve">Wikipedia contributors. 2026b.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rPr>
            <w:i/>
            <w:iCs/>
          </w:rPr>
          <w:delText xml:space="preserve">Indicator Function —</w:delText>
        </w:r>
      </w:del>
      <w:del w:id="267" w:author="PR Preview" w:date="2026-01-01T00:00:00Z">
        <w:r>
          <w:rPr>
            <w:i/>
            <w:iCs/>
          </w:rPr>
          <w:delText xml:space="preserve"> </w:delText>
        </w:r>
      </w:del>
      <w:del w:id="268" w:author="PR Preview" w:date="2026-01-01T00:00:00Z">
        <w:r>
          <w:rPr>
            <w:i/>
            <w:iCs/>
          </w:rPr>
          <w:delText xml:space="preserve">Wikipedia</w:delText>
        </w:r>
      </w:del>
      <w:del w:id="269" w:author="PR Preview" w:date="2026-01-01T00:00:00Z">
        <w:r>
          <w:rPr>
            <w:i/>
            <w:iCs/>
          </w:rPr>
          <w:delText xml:space="preserve">,</w:delText>
        </w:r>
      </w:del>
      <w:del w:id="270" w:author="PR Preview" w:date="2026-01-01T00:00:00Z">
        <w:r>
          <w:rPr>
            <w:i/>
            <w:iCs/>
          </w:rPr>
          <w:delText xml:space="preserve"> </w:delText>
        </w:r>
      </w:del>
      <w:del w:id="271" w:author="PR Preview" w:date="2026-01-01T00:00:00Z">
        <w:r>
          <w:rPr>
            <w:i/>
            <w:iCs/>
          </w:rPr>
          <w:delText xml:space="preserve">the Free Encyclopedia</w:delText>
        </w:r>
      </w:del>
      <w:del w:id="272" w:author="PR Preview" w:date="2026-01-01T00:00:00Z">
        <w:r>
          <w:delText xml:space="preserve">.</w:delText>
        </w:r>
      </w:del>
      <w:del w:id="273" w:author="PR Preview" w:date="2026-01-01T00:00:00Z">
        <w:r>
          <w:delText xml:space="preserve"> </w:delText>
        </w:r>
      </w:del>
      <w:hyperlink r:id="rId52">
        <w:del w:id="274" w:author="PR Preview" w:date="2026-01-01T00:00:00Z">
          <w:r>
            <w:rPr>
              <w:rStyle w:val="Hyperlink"/>
            </w:rPr>
            <w:delText xml:space="preserve">https://en.wikipedia.org/wiki/Indicator_function</w:delText>
          </w:r>
        </w:del>
      </w:hyperlink>
      <w:del w:id="275" w:author="PR Preview" w:date="2026-01-01T00:00:00Z">
        <w:r>
          <w:delText xml:space="preserve">.</w:delText>
        </w:r>
      </w:del>
    </w:p>
    <w:p>
      <w:pPr>
        <w:pStyle w:val="Bibliography"/>
      </w:pPr>
      <w:del w:id="276" w:author="PR Preview" w:date="2026-01-01T00:00:00Z">
        <w:r>
          <w:delText xml:space="preserve">Wikipedia contributors. 2026c.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rPr>
            <w:i/>
            <w:iCs/>
          </w:rPr>
          <w:delText xml:space="preserve">Iverson Bracket —</w:delText>
        </w:r>
      </w:del>
      <w:del w:id="279" w:author="PR Preview" w:date="2026-01-01T00:00:00Z">
        <w:r>
          <w:rPr>
            <w:i/>
            <w:iCs/>
          </w:rPr>
          <w:delText xml:space="preserve"> </w:delText>
        </w:r>
      </w:del>
      <w:del w:id="280" w:author="PR Preview" w:date="2026-01-01T00:00:00Z">
        <w:r>
          <w:rPr>
            <w:i/>
            <w:iCs/>
          </w:rPr>
          <w:delText xml:space="preserve">Wikipedia</w:delText>
        </w:r>
      </w:del>
      <w:del w:id="281" w:author="PR Preview" w:date="2026-01-01T00:00:00Z">
        <w:r>
          <w:rPr>
            <w:i/>
            <w:iCs/>
          </w:rPr>
          <w:delText xml:space="preserve">,</w:delText>
        </w:r>
      </w:del>
      <w:del w:id="282" w:author="PR Preview" w:date="2026-01-01T00:00:00Z">
        <w:r>
          <w:rPr>
            <w:i/>
            <w:iCs/>
          </w:rPr>
          <w:delText xml:space="preserve"> </w:delText>
        </w:r>
      </w:del>
      <w:del w:id="283" w:author="PR Preview" w:date="2026-01-01T00:00:00Z">
        <w:r>
          <w:rPr>
            <w:i/>
            <w:iCs/>
          </w:rPr>
          <w:delText xml:space="preserve">the Free Encyclopedia</w:delText>
        </w:r>
      </w:del>
      <w:del w:id="284" w:author="PR Preview" w:date="2026-01-01T00:00:00Z">
        <w:r>
          <w:delText xml:space="preserve">.</w:delText>
        </w:r>
      </w:del>
      <w:del w:id="285" w:author="PR Preview" w:date="2026-01-01T00:00:00Z">
        <w:r>
          <w:delText xml:space="preserve"> </w:delText>
        </w:r>
      </w:del>
      <w:hyperlink r:id="rId56">
        <w:del w:id="286" w:author="PR Preview" w:date="2026-01-01T00:00:00Z">
          <w:r>
            <w:rPr>
              <w:rStyle w:val="Hyperlink"/>
            </w:rPr>
            <w:delText xml:space="preserve">https://en.wikipedia.org/wiki/Iverson_bracket</w:delText>
          </w:r>
        </w:del>
      </w:hyperlink>
      <w:del w:id="287" w:author="PR Preview" w:date="2026-01-01T00:00:00Z">
        <w:r>
          <w:delText xml:space="preserve">.</w:delText>
        </w:r>
      </w:del>
    </w:p>
    <w:p>
      <w:pPr>
        <w:pStyle w:val="Bibliography"/>
      </w:pPr>
      <w:del w:id="288" w:author="PR Preview" w:date="2026-01-01T00:00:00Z">
        <w:r>
          <w:delText xml:space="preserve">Wikipedia contributors. 2026d.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rPr>
            <w:i/>
            <w:iCs/>
          </w:rPr>
          <w:delText xml:space="preserve">Kronecker Delta —</w:delText>
        </w:r>
      </w:del>
      <w:del w:id="291" w:author="PR Preview" w:date="2026-01-01T00:00:00Z">
        <w:r>
          <w:rPr>
            <w:i/>
            <w:iCs/>
          </w:rPr>
          <w:delText xml:space="preserve"> </w:delText>
        </w:r>
      </w:del>
      <w:del w:id="292" w:author="PR Preview" w:date="2026-01-01T00:00:00Z">
        <w:r>
          <w:rPr>
            <w:i/>
            <w:iCs/>
          </w:rPr>
          <w:delText xml:space="preserve">Wikipedia</w:delText>
        </w:r>
      </w:del>
      <w:del w:id="293" w:author="PR Preview" w:date="2026-01-01T00:00:00Z">
        <w:r>
          <w:rPr>
            <w:i/>
            <w:iCs/>
          </w:rPr>
          <w:delText xml:space="preserve">,</w:delText>
        </w:r>
      </w:del>
      <w:del w:id="294" w:author="PR Preview" w:date="2026-01-01T00:00:00Z">
        <w:r>
          <w:rPr>
            <w:i/>
            <w:iCs/>
          </w:rPr>
          <w:delText xml:space="preserve"> </w:delText>
        </w:r>
      </w:del>
      <w:del w:id="295" w:author="PR Preview" w:date="2026-01-01T00:00:00Z">
        <w:r>
          <w:rPr>
            <w:i/>
            <w:iCs/>
          </w:rPr>
          <w:delText xml:space="preserve">the Free Encyclopedia</w:delText>
        </w:r>
      </w:del>
      <w:del w:id="296" w:author="PR Preview" w:date="2026-01-01T00:00:00Z">
        <w:r>
          <w:delText xml:space="preserve">.</w:delText>
        </w:r>
      </w:del>
      <w:del w:id="297" w:author="PR Preview" w:date="2026-01-01T00:00:00Z">
        <w:r>
          <w:delText xml:space="preserve"> </w:delText>
        </w:r>
      </w:del>
      <w:hyperlink r:id="rId58">
        <w:del w:id="298" w:author="PR Preview" w:date="2026-01-01T00:00:00Z">
          <w:r>
            <w:rPr>
              <w:rStyle w:val="Hyperlink"/>
            </w:rPr>
            <w:delText xml:space="preserve">https://en.wikipedia.org/wiki/Kronecker_delta</w:delText>
          </w:r>
        </w:del>
      </w:hyperlink>
      <w:del w:id="299" w:author="PR Preview" w:date="2026-01-01T00:00:00Z">
        <w:r>
          <w:delText xml:space="preserve">.</w:delText>
        </w:r>
      </w:del>
    </w:p>
    <w:p>
      <w:pPr>
        <w:pStyle w:val="Bibliography"/>
      </w:pPr>
      <w:del w:id="300" w:author="PR Preview" w:date="2026-01-01T00:00:00Z">
        <w:r>
          <w:delText xml:space="preserve">Wikipedia contributors. 2026e.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rPr>
            <w:i/>
            <w:iCs/>
          </w:rPr>
          <w:delText xml:space="preserve">Support (Measure Theory) —</w:delText>
        </w:r>
      </w:del>
      <w:del w:id="303" w:author="PR Preview" w:date="2026-01-01T00:00:00Z">
        <w:r>
          <w:rPr>
            <w:i/>
            <w:iCs/>
          </w:rPr>
          <w:delText xml:space="preserve"> </w:delText>
        </w:r>
      </w:del>
      <w:del w:id="304" w:author="PR Preview" w:date="2026-01-01T00:00:00Z">
        <w:r>
          <w:rPr>
            <w:i/>
            <w:iCs/>
          </w:rPr>
          <w:delText xml:space="preserve">Wikipedia</w:delText>
        </w:r>
      </w:del>
      <w:del w:id="305" w:author="PR Preview" w:date="2026-01-01T00:00:00Z">
        <w:r>
          <w:rPr>
            <w:i/>
            <w:iCs/>
          </w:rPr>
          <w:delText xml:space="preserve">,</w:delText>
        </w:r>
      </w:del>
      <w:del w:id="306" w:author="PR Preview" w:date="2026-01-01T00:00:00Z">
        <w:r>
          <w:rPr>
            <w:i/>
            <w:iCs/>
          </w:rPr>
          <w:delText xml:space="preserve"> </w:delText>
        </w:r>
      </w:del>
      <w:del w:id="307" w:author="PR Preview" w:date="2026-01-01T00:00:00Z">
        <w:r>
          <w:rPr>
            <w:i/>
            <w:iCs/>
          </w:rPr>
          <w:delText xml:space="preserve">the Free Encyclopedia</w:delText>
        </w:r>
      </w:del>
      <w:del w:id="308" w:author="PR Preview" w:date="2026-01-01T00:00:00Z">
        <w:r>
          <w:delText xml:space="preserve">.</w:delText>
        </w:r>
      </w:del>
      <w:del w:id="309" w:author="PR Preview" w:date="2026-01-01T00:00:00Z">
        <w:r>
          <w:delText xml:space="preserve"> </w:delText>
        </w:r>
      </w:del>
      <w:hyperlink r:id="rId54">
        <w:del w:id="310" w:author="PR Preview" w:date="2026-01-01T00:00:00Z">
          <w:r>
            <w:rPr>
              <w:rStyle w:val="Hyperlink"/>
            </w:rPr>
            <w:delText xml:space="preserve">https://en.wikipedia.org/wiki/Support_(measure_theory)</w:delText>
          </w:r>
        </w:del>
      </w:hyperlink>
      <w:del w:id="311" w:author="PR Preview" w:date="2026-01-01T00:00:00Z">
        <w:r>
          <w:delText xml:space="preserve">.</w:delText>
        </w:r>
      </w:del>
    </w:p>
    <w:p>
      <w:pPr>
        <w:numPr>
          <w:ilvl w:val="0"/>
          <w:numId w:val="1014"/>
        </w:numPr>
      </w:pPr>
      <w:ins w:id="312" w:author="PR Preview" w:date="2026-01-01T00:00:00Z">
        <w:r>
          <w:t xml:space="preserve">Wikipedia contributors [1]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— indicator functions and their uses</w:t>
        </w:r>
      </w:ins>
    </w:p>
    <w:p>
      <w:pPr>
        <w:numPr>
          <w:ilvl w:val="0"/>
          <w:numId w:val="1014"/>
        </w:numPr>
      </w:pPr>
      <w:ins w:id="315" w:author="PR Preview" w:date="2026-01-01T00:00:00Z">
        <w:r>
          <w:t xml:space="preserve">Wikipedia contributors [3]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— the Iverson bracket</w:t>
        </w:r>
      </w:ins>
    </w:p>
    <w:p>
      <w:pPr>
        <w:numPr>
          <w:ilvl w:val="0"/>
          <w:numId w:val="1014"/>
        </w:numPr>
      </w:pPr>
      <w:ins w:id="318" w:author="PR Preview" w:date="2026-01-01T00:00:00Z">
        <w:r>
          <w:t xml:space="preserve">Wikipedia contributors [4]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— the Kronecker delta</w:t>
        </w:r>
      </w:ins>
    </w:p>
    <w:p>
      <w:pPr>
        <w:numPr>
          <w:ilvl w:val="0"/>
          <w:numId w:val="1014"/>
        </w:numPr>
      </w:pPr>
      <w:ins w:id="321" w:author="PR Preview" w:date="2026-01-01T00:00:00Z">
        <w:r>
          <w:t xml:space="preserve">Wikipedia contributors [2]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— the support of a function or measure</w:t>
        </w:r>
      </w:ins>
    </w:p>
    <w:p>
      <w:pPr>
        <w:numPr>
          <w:ilvl w:val="0"/>
          <w:numId w:val="1014"/>
        </w:numPr>
      </w:pPr>
      <w:ins w:id="324" w:author="PR Preview" w:date="2026-01-01T00:00:00Z">
        <w:r>
          <w:t xml:space="preserve">Wikipedia contributors [5]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— idempotent operations and functions</w:t>
        </w:r>
      </w:ins>
    </w:p>
    <w:bookmarkStart w:id="62" w:name="refs"/>
    <w:bookmarkStart w:id="53" w:name="ref-wikipedia_indicator_function"/>
    <w:p>
      <w:pPr>
        <w:pStyle w:val="Bibliography"/>
      </w:pPr>
      <w:ins w:id="327" w:author="PR Preview" w:date="2026-01-01T00:00:00Z">
        <w:r>
          <w:t xml:space="preserve">[1]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	</w:t>
        </w:r>
      </w:ins>
      <w:ins w:id="330" w:author="PR Preview" w:date="2026-01-01T00:00:00Z">
        <w:r>
          <w:t xml:space="preserve">Wikipedia contributors,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“Indicator function —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Wikipedia</w:t>
        </w:r>
      </w:ins>
      <w:ins w:id="335" w:author="PR Preview" w:date="2026-01-01T00:00:00Z">
        <w:r>
          <w:t xml:space="preserve">,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the free encyclopedia.”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2026. Available:</w:t>
        </w:r>
      </w:ins>
      <w:ins w:id="340" w:author="PR Preview" w:date="2026-01-01T00:00:00Z">
        <w:r>
          <w:t xml:space="preserve"> </w:t>
        </w:r>
      </w:ins>
      <w:hyperlink r:id="rId52">
        <w:ins w:id="341" w:author="PR Preview" w:date="2026-01-01T00:00:00Z">
          <w:r>
            <w:rPr>
              <w:rStyle w:val="Hyperlink"/>
            </w:rPr>
            <w:t xml:space="preserve">https://en.wikipedia.org/wiki/Indicator_function</w:t>
          </w:r>
        </w:ins>
      </w:hyperlink>
    </w:p>
    <w:bookmarkEnd w:id="53"/>
    <w:bookmarkStart w:id="55" w:name="ref-wikipedia_support_measure_theory"/>
    <w:p>
      <w:pPr>
        <w:pStyle w:val="Bibliography"/>
      </w:pPr>
      <w:ins w:id="342" w:author="PR Preview" w:date="2026-01-01T00:00:00Z">
        <w:r>
          <w:t xml:space="preserve">[2]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	</w:t>
        </w:r>
      </w:ins>
      <w:ins w:id="345" w:author="PR Preview" w:date="2026-01-01T00:00:00Z">
        <w:r>
          <w:t xml:space="preserve">Wikipedia contributors,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“Support (measure theory) —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Wikipedia</w:t>
        </w:r>
      </w:ins>
      <w:ins w:id="350" w:author="PR Preview" w:date="2026-01-01T00:00:00Z">
        <w:r>
          <w:t xml:space="preserve">,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the free encyclopedia.”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2026. Available:</w:t>
        </w:r>
      </w:ins>
      <w:ins w:id="355" w:author="PR Preview" w:date="2026-01-01T00:00:00Z">
        <w:r>
          <w:t xml:space="preserve"> </w:t>
        </w:r>
      </w:ins>
      <w:hyperlink r:id="rId54">
        <w:ins w:id="356" w:author="PR Preview" w:date="2026-01-01T00:00:00Z">
          <w:r>
            <w:rPr>
              <w:rStyle w:val="Hyperlink"/>
            </w:rPr>
            <w:t xml:space="preserve">https://en.wikipedia.org/wiki/Support_(measure_theory)</w:t>
          </w:r>
        </w:ins>
      </w:hyperlink>
    </w:p>
    <w:bookmarkEnd w:id="55"/>
    <w:bookmarkStart w:id="57" w:name="ref-wikipedia_iverson_bracket"/>
    <w:p>
      <w:pPr>
        <w:pStyle w:val="Bibliography"/>
      </w:pPr>
      <w:ins w:id="357" w:author="PR Preview" w:date="2026-01-01T00:00:00Z">
        <w:r>
          <w:t xml:space="preserve">[3]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	</w:t>
        </w:r>
      </w:ins>
      <w:ins w:id="360" w:author="PR Preview" w:date="2026-01-01T00:00:00Z">
        <w:r>
          <w:t xml:space="preserve">Wikipedia contributors,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“Iverson bracket —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Wikipedia</w:t>
        </w:r>
      </w:ins>
      <w:ins w:id="365" w:author="PR Preview" w:date="2026-01-01T00:00:00Z">
        <w:r>
          <w:t xml:space="preserve">,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the free encyclopedia.”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2026. Available:</w:t>
        </w:r>
      </w:ins>
      <w:ins w:id="370" w:author="PR Preview" w:date="2026-01-01T00:00:00Z">
        <w:r>
          <w:t xml:space="preserve"> </w:t>
        </w:r>
      </w:ins>
      <w:hyperlink r:id="rId56">
        <w:ins w:id="371" w:author="PR Preview" w:date="2026-01-01T00:00:00Z">
          <w:r>
            <w:rPr>
              <w:rStyle w:val="Hyperlink"/>
            </w:rPr>
            <w:t xml:space="preserve">https://en.wikipedia.org/wiki/Iverson_bracket</w:t>
          </w:r>
        </w:ins>
      </w:hyperlink>
    </w:p>
    <w:bookmarkEnd w:id="57"/>
    <w:bookmarkStart w:id="59" w:name="ref-wikipedia_kronecker_delta"/>
    <w:p>
      <w:pPr>
        <w:pStyle w:val="Bibliography"/>
      </w:pPr>
      <w:ins w:id="372" w:author="PR Preview" w:date="2026-01-01T00:00:00Z">
        <w:r>
          <w:t xml:space="preserve">[4]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	</w:t>
        </w:r>
      </w:ins>
      <w:ins w:id="375" w:author="PR Preview" w:date="2026-01-01T00:00:00Z">
        <w:r>
          <w:t xml:space="preserve">Wikipedia contributors,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“Kronecker delta —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Wikipedia</w:t>
        </w:r>
      </w:ins>
      <w:ins w:id="380" w:author="PR Preview" w:date="2026-01-01T00:00:00Z">
        <w:r>
          <w:t xml:space="preserve">,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the free encyclopedia.”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2026. Available:</w:t>
        </w:r>
      </w:ins>
      <w:ins w:id="385" w:author="PR Preview" w:date="2026-01-01T00:00:00Z">
        <w:r>
          <w:t xml:space="preserve"> </w:t>
        </w:r>
      </w:ins>
      <w:hyperlink r:id="rId58">
        <w:ins w:id="386" w:author="PR Preview" w:date="2026-01-01T00:00:00Z">
          <w:r>
            <w:rPr>
              <w:rStyle w:val="Hyperlink"/>
            </w:rPr>
            <w:t xml:space="preserve">https://en.wikipedia.org/wiki/Kronecker_delta</w:t>
          </w:r>
        </w:ins>
      </w:hyperlink>
    </w:p>
    <w:bookmarkEnd w:id="59"/>
    <w:bookmarkStart w:id="61" w:name="ref-wikipedia_idempotence"/>
    <w:p>
      <w:pPr>
        <w:pStyle w:val="Bibliography"/>
      </w:pPr>
      <w:ins w:id="387" w:author="PR Preview" w:date="2026-01-01T00:00:00Z">
        <w:r>
          <w:t xml:space="preserve">[5]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	</w:t>
        </w:r>
      </w:ins>
      <w:ins w:id="390" w:author="PR Preview" w:date="2026-01-01T00:00:00Z">
        <w:r>
          <w:t xml:space="preserve">Wikipedia contributors,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“Idempotence —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Wikipedia</w:t>
        </w:r>
      </w:ins>
      <w:ins w:id="395" w:author="PR Preview" w:date="2026-01-01T00:00:00Z">
        <w:r>
          <w:t xml:space="preserve">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the free encyclopedia.”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2026. Available:</w:t>
        </w:r>
      </w:ins>
      <w:ins w:id="400" w:author="PR Preview" w:date="2026-01-01T00:00:00Z">
        <w:r>
          <w:t xml:space="preserve"> </w:t>
        </w:r>
      </w:ins>
      <w:hyperlink r:id="rId60">
        <w:ins w:id="401" w:author="PR Preview" w:date="2026-01-01T00:00:00Z">
          <w:r>
            <w:rPr>
              <w:rStyle w:val="Hyperlink"/>
            </w:rPr>
            <w:t xml:space="preserve">https://en.wikipedia.org/wiki/Idempotence</w:t>
          </w:r>
        </w:ins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60" Type="http://schemas.openxmlformats.org/officeDocument/2006/relationships/hyperlink" Target="https://en.wikipedia.org/wiki/Idempotence" TargetMode="External"/><Relationship Id="rId52" Type="http://schemas.openxmlformats.org/officeDocument/2006/relationships/hyperlink" Target="https://en.wikipedia.org/wiki/Indicator_function" TargetMode="External"/><Relationship Id="rId56" Type="http://schemas.openxmlformats.org/officeDocument/2006/relationships/hyperlink" Target="https://en.wikipedia.org/wiki/Iverson_bracket" TargetMode="External"/><Relationship Id="rId58" Type="http://schemas.openxmlformats.org/officeDocument/2006/relationships/hyperlink" Target="https://en.wikipedia.org/wiki/Kronecker_delta" TargetMode="External"/><Relationship Id="rId54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60" Type="http://schemas.openxmlformats.org/officeDocument/2006/relationships/hyperlink" Target="https://en.wikipedia.org/wiki/Idempotence" TargetMode="External"/><Relationship Id="rId52" Type="http://schemas.openxmlformats.org/officeDocument/2006/relationships/hyperlink" Target="https://en.wikipedia.org/wiki/Indicator_function" TargetMode="External"/><Relationship Id="rId56" Type="http://schemas.openxmlformats.org/officeDocument/2006/relationships/hyperlink" Target="https://en.wikipedia.org/wiki/Iverson_bracket" TargetMode="External"/><Relationship Id="rId58" Type="http://schemas.openxmlformats.org/officeDocument/2006/relationships/hyperlink" Target="https://en.wikipedia.org/wiki/Kronecker_delta" TargetMode="External"/><Relationship Id="rId54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2026-10-18T08:37:35Z</dcterms:created>
  <dcterms:modified xsi:type="dcterms:W3CDTF">2026-10-18T08:37:35Z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