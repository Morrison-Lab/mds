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del w:id="1" w:author="PR Preview" w:date="2026-01-01T00:00:00Z">
        <w:r>
          <w:delText xml:space="preserve">Last modified: 2026-10-17 22:01:17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01:02:57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 definitions on the</w:t>
      </w:r>
      <w:r>
        <w:t xml:space="preserve"> </w:t>
      </w:r>
      <w:hyperlink r:id="rId10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6" w:name="def-sigma-algebra"/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Definition 1 (</w:delText>
        </w:r>
      </w:del>
      <m:oMath>
        <m:r>
          <m:t>σ</m:t>
        </m:r>
      </m:oMath>
      <w:del w:id="4" w:author="PR Preview" w:date="2026-01-01T00:00:00Z">
        <w:r>
          <w:rPr>
            <w:b/>
            <w:bCs/>
          </w:rPr>
          <w:delText xml:space="preserve">-algebra)</w:delText>
        </w:r>
      </w:del>
      <w:del w:id="5" w:author="PR Preview" w:date="2026-01-01T00:00:00Z">
        <w:r>
          <w:delText xml:space="preserve"> </w:delText>
        </w:r>
      </w:del>
      <w:del w:id="6" w:author="PR Preview" w:date="2026-01-01T00:00:00Z">
        <w:r>
          <w:delText xml:space="preserve">A</w:delText>
        </w:r>
      </w:del>
      <w:del w:id="7" w:author="PR Preview" w:date="2026-01-01T00:00:00Z">
        <w:r>
          <w:delText xml:space="preserve"> </w:delText>
        </w:r>
      </w:del>
      <m:oMath>
        <m:r>
          <m:t>σ</m:t>
        </m:r>
      </m:oMath>
      <w:del w:id="8" w:author="PR Preview" w:date="2026-01-01T00:00:00Z">
        <w:r>
          <w:rPr>
            <w:b/>
            <w:bCs/>
          </w:rPr>
          <w:delText xml:space="preserve">-algebra</w:delText>
        </w:r>
      </w:del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(Wikipedia contributors 2026u)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on a set</w:delText>
        </w:r>
      </w:del>
      <w:del w:id="13" w:author="PR Preview" w:date="2026-01-01T00:00:00Z">
        <w:r>
          <w:delText xml:space="preserve"> </w:delText>
        </w:r>
      </w:del>
      <m:oMath>
        <m:r>
          <m:t>S</m:t>
        </m:r>
      </m:oMath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is a</w:delText>
        </w:r>
      </w:del>
      <w:del w:id="16" w:author="PR Preview" w:date="2026-01-01T00:00:00Z">
        <w:r>
          <w:delText xml:space="preserve"> </w:delText>
        </w:r>
      </w:del>
      <w:hyperlink r:id="rId9">
        <w:del w:id="17" w:author="PR Preview" w:date="2026-01-01T00:00:00Z">
          <w:r>
            <w:rPr>
              <w:rStyle w:val="Hyperlink"/>
            </w:rPr>
            <w:delText xml:space="preserve">collection</w:delText>
          </w:r>
        </w:del>
      </w:hyperlink>
      <w:del w:id="18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19" w:author="PR Preview" w:date="2026-01-01T00:00:00Z">
        <w:r>
          <w:delText xml:space="preserve"> </w:delText>
        </w:r>
      </w:del>
      <w:del w:id="20" w:author="PR Preview" w:date="2026-01-01T00:00:00Z">
        <w:r>
          <w:delText xml:space="preserve">of</w:delText>
        </w:r>
      </w:del>
      <w:del w:id="21" w:author="PR Preview" w:date="2026-01-01T00:00:00Z">
        <w:r>
          <w:delText xml:space="preserve"> </w:delText>
        </w:r>
      </w:del>
      <w:hyperlink r:id="rId13">
        <w:del w:id="22" w:author="PR Preview" w:date="2026-01-01T00:00:00Z">
          <w:r>
            <w:rPr>
              <w:rStyle w:val="Hyperlink"/>
            </w:rPr>
            <w:delText xml:space="preserve">subsets</w:delText>
          </w:r>
        </w:del>
      </w:hyperlink>
      <w:del w:id="23" w:author="PR Preview" w:date="2026-01-01T00:00:00Z">
        <w:r>
          <w:delText xml:space="preserve"> </w:delText>
        </w:r>
      </w:del>
      <w:del w:id="24" w:author="PR Preview" w:date="2026-01-01T00:00:00Z">
        <w:r>
          <w:delText xml:space="preserve">of</w:delText>
        </w:r>
      </w:del>
      <w:del w:id="25" w:author="PR Preview" w:date="2026-01-01T00:00:00Z">
        <w:r>
          <w:delText xml:space="preserve"> </w:delText>
        </w:r>
      </w:del>
      <m:oMath>
        <m:r>
          <m:t>S</m:t>
        </m:r>
      </m:oMath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delText xml:space="preserve">that satisfies:</w:delText>
        </w:r>
      </w:del>
    </w:p>
    <w:p>
      <w:pPr>
        <w:pStyle w:val="FirstParagraph"/>
      </w:pPr>
      <w:ins w:id="28" w:author="PR Preview" w:date="2026-01-01T00:00:00Z">
        <w:r>
          <w:rPr>
            <w:b/>
            <w:bCs/>
          </w:rPr>
          <w:t xml:space="preserve">Definition 1 (</w:t>
        </w:r>
      </w:ins>
      <m:oMath>
        <m:r>
          <m:t>σ</m:t>
        </m:r>
      </m:oMath>
      <w:ins w:id="29" w:author="PR Preview" w:date="2026-01-01T00:00:00Z">
        <w:r>
          <w:rPr>
            <w:b/>
            <w:bCs/>
          </w:rPr>
          <w:t xml:space="preserve">-algebra)</w:t>
        </w:r>
      </w:ins>
      <w:ins w:id="30" w:author="PR Preview" w:date="2026-01-01T00:00:00Z">
        <w:r>
          <w:t xml:space="preserve"> </w:t>
        </w:r>
      </w:ins>
      <w:ins w:id="31" w:author="PR Preview" w:date="2026-01-01T00:00:00Z">
        <w:r>
          <w:t xml:space="preserve">A</w:t>
        </w:r>
      </w:ins>
      <w:ins w:id="32" w:author="PR Preview" w:date="2026-01-01T00:00:00Z">
        <w:r>
          <w:t xml:space="preserve"> </w:t>
        </w:r>
      </w:ins>
      <m:oMath>
        <m:r>
          <m:t>σ</m:t>
        </m:r>
      </m:oMath>
      <w:ins w:id="33" w:author="PR Preview" w:date="2026-01-01T00:00:00Z">
        <w:r>
          <w:rPr>
            <w:b/>
            <w:bCs/>
          </w:rPr>
          <w:t xml:space="preserve">-algebra</w:t>
        </w:r>
      </w:ins>
      <w:ins w:id="34" w:author="PR Preview" w:date="2026-01-01T00:00:00Z">
        <w:r>
          <w:t xml:space="preserve"> </w:t>
        </w:r>
      </w:ins>
      <w:ins w:id="35" w:author="PR Preview" w:date="2026-01-01T00:00:00Z">
        <w:r>
          <w:t xml:space="preserve">[1]</w:t>
        </w:r>
      </w:ins>
      <w:ins w:id="36" w:author="PR Preview" w:date="2026-01-01T00:00:00Z">
        <w:r>
          <w:t xml:space="preserve"> </w:t>
        </w:r>
      </w:ins>
      <w:ins w:id="37" w:author="PR Preview" w:date="2026-01-01T00:00:00Z">
        <w:r>
          <w:t xml:space="preserve">on a set</w:t>
        </w:r>
      </w:ins>
      <w:ins w:id="38" w:author="PR Preview" w:date="2026-01-01T00:00:00Z">
        <w:r>
          <w:t xml:space="preserve"> </w:t>
        </w:r>
      </w:ins>
      <m:oMath>
        <m:r>
          <m:t>S</m:t>
        </m:r>
      </m:oMath>
      <w:ins w:id="39" w:author="PR Preview" w:date="2026-01-01T00:00:00Z">
        <w:r>
          <w:t xml:space="preserve"> </w:t>
        </w:r>
      </w:ins>
      <w:ins w:id="40" w:author="PR Preview" w:date="2026-01-01T00:00:00Z">
        <w:r>
          <w:t xml:space="preserve">is a</w:t>
        </w:r>
      </w:ins>
      <w:ins w:id="41" w:author="PR Preview" w:date="2026-01-01T00:00:00Z">
        <w:r>
          <w:t xml:space="preserve"> </w:t>
        </w:r>
      </w:ins>
      <w:hyperlink r:id="rId9">
        <w:ins w:id="42" w:author="PR Preview" w:date="2026-01-01T00:00:00Z">
          <w:r>
            <w:rPr>
              <w:rStyle w:val="Hyperlink"/>
            </w:rPr>
            <w:t xml:space="preserve">collection</w:t>
          </w:r>
        </w:ins>
      </w:hyperlink>
      <w:ins w:id="4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44" w:author="PR Preview" w:date="2026-01-01T00:00:00Z">
        <w:r>
          <w:t xml:space="preserve"> </w:t>
        </w:r>
      </w:ins>
      <w:ins w:id="45" w:author="PR Preview" w:date="2026-01-01T00:00:00Z">
        <w:r>
          <w:t xml:space="preserve">of</w:t>
        </w:r>
      </w:ins>
      <w:ins w:id="46" w:author="PR Preview" w:date="2026-01-01T00:00:00Z">
        <w:r>
          <w:t xml:space="preserve"> </w:t>
        </w:r>
      </w:ins>
      <w:hyperlink r:id="rId13">
        <w:ins w:id="47" w:author="PR Preview" w:date="2026-01-01T00:00:00Z">
          <w:r>
            <w:rPr>
              <w:rStyle w:val="Hyperlink"/>
            </w:rPr>
            <w:t xml:space="preserve">subsets</w:t>
          </w:r>
        </w:ins>
      </w:hyperlink>
      <w:ins w:id="48" w:author="PR Preview" w:date="2026-01-01T00:00:00Z">
        <w:r>
          <w:t xml:space="preserve"> </w:t>
        </w:r>
      </w:ins>
      <w:ins w:id="49" w:author="PR Preview" w:date="2026-01-01T00:00:00Z">
        <w:r>
          <w:t xml:space="preserve">of</w:t>
        </w:r>
      </w:ins>
      <w:ins w:id="50" w:author="PR Preview" w:date="2026-01-01T00:00:00Z">
        <w:r>
          <w:t xml:space="preserve"> </w:t>
        </w:r>
      </w:ins>
      <m:oMath>
        <m:r>
          <m:t>S</m:t>
        </m:r>
      </m:oMath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that satisfies:</w:t>
        </w:r>
      </w:ins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rem-sigma-field"/>
    <w:p>
      <w:pPr>
        <w:pStyle w:val="FirstParagraph"/>
      </w:pPr>
      <w:del w:id="53" w:author="PR Preview" w:date="2026-01-01T00:00:00Z">
        <w:r>
          <w:rPr>
            <w:i/>
            <w:iCs/>
          </w:rPr>
          <w:delText xml:space="preserve">Remark 1</w:delText>
        </w:r>
      </w:del>
      <w:del w:id="54" w:author="PR Preview" w:date="2026-01-01T00:00:00Z">
        <w:r>
          <w:delText xml:space="preserve"> (</w:delText>
        </w:r>
      </w:del>
      <m:oMath>
        <m:r>
          <m:t>σ</m:t>
        </m:r>
      </m:oMath>
      <w:del w:id="55" w:author="PR Preview" w:date="2026-01-01T00:00:00Z">
        <w:r>
          <w:delText xml:space="preserve">-field). </w:delText>
        </w:r>
      </w:del>
      <w:del w:id="56" w:author="PR Preview" w:date="2026-01-01T00:00:00Z">
        <w:r>
          <w:delText xml:space="preserve">Other sources call a</w:delText>
        </w:r>
      </w:del>
      <w:del w:id="57" w:author="PR Preview" w:date="2026-01-01T00:00:00Z">
        <w:r>
          <w:delText xml:space="preserve"> </w:delText>
        </w:r>
      </w:del>
      <m:oMath>
        <m:r>
          <m:t>σ</m:t>
        </m:r>
      </m:oMath>
      <w:del w:id="58" w:author="PR Preview" w:date="2026-01-01T00:00:00Z">
        <w:r>
          <w:delText xml:space="preserve">-algebra a</w:delText>
        </w:r>
      </w:del>
      <w:del w:id="59" w:author="PR Preview" w:date="2026-01-01T00:00:00Z">
        <w:r>
          <w:delText xml:space="preserve"> </w:delText>
        </w:r>
      </w:del>
      <m:oMath>
        <m:r>
          <m:t>σ</m:t>
        </m:r>
      </m:oMath>
      <w:del w:id="60" w:author="PR Preview" w:date="2026-01-01T00:00:00Z">
        <w:r>
          <w:rPr>
            <w:b/>
            <w:bCs/>
          </w:rPr>
          <w:delText xml:space="preserve">-field</w:delText>
        </w:r>
      </w:del>
      <w:del w:id="61" w:author="PR Preview" w:date="2026-01-01T00:00:00Z">
        <w:r>
          <w:delText xml:space="preserve"> </w:delText>
        </w:r>
      </w:del>
      <w:del w:id="62" w:author="PR Preview" w:date="2026-01-01T00:00:00Z">
        <w:r>
          <w:delText xml:space="preserve">(Billingsley 1995)</w:delText>
        </w:r>
      </w:del>
      <w:del w:id="63" w:author="PR Preview" w:date="2026-01-01T00:00:00Z">
        <w:r>
          <w:delText xml:space="preserve"> </w:delText>
        </w:r>
      </w:del>
      <w:del w:id="64" w:author="PR Preview" w:date="2026-01-01T00:00:00Z">
        <w:r>
          <w:delText xml:space="preserve">or a</w:delText>
        </w:r>
      </w:del>
      <w:del w:id="65" w:author="PR Preview" w:date="2026-01-01T00:00:00Z">
        <w:r>
          <w:delText xml:space="preserve"> </w:delText>
        </w:r>
      </w:del>
      <w:del w:id="66" w:author="PR Preview" w:date="2026-01-01T00:00:00Z">
        <w:r>
          <w:rPr>
            <w:b/>
            <w:bCs/>
          </w:rPr>
          <w:delText xml:space="preserve">Borel field</w:delText>
        </w:r>
      </w:del>
      <w:del w:id="67" w:author="PR Preview" w:date="2026-01-01T00:00:00Z">
        <w:r>
          <w:delText xml:space="preserve"> </w:delText>
        </w:r>
      </w:del>
      <w:del w:id="68" w:author="PR Preview" w:date="2026-01-01T00:00:00Z">
        <w:r>
          <w:delText xml:space="preserve">(Casella and Berger 2002, Def. 1.2.1)</w:delText>
        </w:r>
      </w:del>
      <w:del w:id="69" w:author="PR Preview" w:date="2026-01-01T00:00:00Z">
        <w:r>
          <w:delText xml:space="preserve"> </w:delText>
        </w:r>
      </w:del>
      <w:del w:id="70" w:author="PR Preview" w:date="2026-01-01T00:00:00Z">
        <w:r>
          <w:delText xml:space="preserve">(Wikipedia contributors 2026u)</w:delText>
        </w:r>
      </w:del>
      <w:del w:id="71" w:author="PR Preview" w:date="2026-01-01T00:00:00Z">
        <w:r>
          <w:delText xml:space="preserve">.</w:delText>
        </w:r>
      </w:del>
      <w:del w:id="72" w:author="PR Preview" w:date="2026-01-01T00:00:00Z">
        <w:r>
          <w:delText xml:space="preserve"> </w:delText>
        </w:r>
      </w:del>
      <w:del w:id="73" w:author="PR Preview" w:date="2026-01-01T00:00:00Z">
        <w:r>
          <w:delText xml:space="preserve">The names mean the same thing.</w:delText>
        </w:r>
      </w:del>
      <w:del w:id="74" w:author="PR Preview" w:date="2026-01-01T00:00:00Z">
        <w:r>
          <w:delText xml:space="preserve"> </w:delText>
        </w:r>
      </w:del>
      <w:del w:id="75" w:author="PR Preview" w:date="2026-01-01T00:00:00Z">
        <w:r>
          <w:delText xml:space="preserve">The</w:delText>
        </w:r>
      </w:del>
      <w:del w:id="76" w:author="PR Preview" w:date="2026-01-01T00:00:00Z">
        <w:r>
          <w:delText xml:space="preserve"> </w:delText>
        </w:r>
      </w:del>
      <w:del w:id="77" w:author="PR Preview" w:date="2026-01-01T00:00:00Z">
        <w:r>
          <w:delText xml:space="preserve">“Borel”</w:delText>
        </w:r>
      </w:del>
      <w:del w:id="78" w:author="PR Preview" w:date="2026-01-01T00:00:00Z">
        <w:r>
          <w:delText xml:space="preserve"> </w:delText>
        </w:r>
      </w:del>
      <w:del w:id="79" w:author="PR Preview" w:date="2026-01-01T00:00:00Z">
        <w:r>
          <w:delText xml:space="preserve">in</w:delText>
        </w:r>
      </w:del>
      <w:del w:id="80" w:author="PR Preview" w:date="2026-01-01T00:00:00Z">
        <w:r>
          <w:delText xml:space="preserve"> </w:delText>
        </w:r>
      </w:del>
      <w:del w:id="81" w:author="PR Preview" w:date="2026-01-01T00:00:00Z">
        <w:r>
          <w:delText xml:space="preserve">“Borel field”</w:delText>
        </w:r>
      </w:del>
      <w:del w:id="82" w:author="PR Preview" w:date="2026-01-01T00:00:00Z">
        <w:r>
          <w:delText xml:space="preserve"> </w:delText>
        </w:r>
      </w:del>
      <w:del w:id="83" w:author="PR Preview" w:date="2026-01-01T00:00:00Z">
        <w:r>
          <w:delText xml:space="preserve">is a different use of</w:delText>
        </w:r>
      </w:del>
      <w:del w:id="84" w:author="PR Preview" w:date="2026-01-01T00:00:00Z">
        <w:r>
          <w:delText xml:space="preserve"> </w:delText>
        </w:r>
      </w:del>
      <w:del w:id="85" w:author="PR Preview" w:date="2026-01-01T00:00:00Z">
        <w:r>
          <w:delText xml:space="preserve">“Borel”</w:delText>
        </w:r>
      </w:del>
      <w:del w:id="86" w:author="PR Preview" w:date="2026-01-01T00:00:00Z">
        <w:r>
          <w:delText xml:space="preserve"> </w:delText>
        </w:r>
      </w:del>
      <w:del w:id="87" w:author="PR Preview" w:date="2026-01-01T00:00:00Z">
        <w:r>
          <w:delText xml:space="preserve">from the</w:delText>
        </w:r>
      </w:del>
      <w:del w:id="88" w:author="PR Preview" w:date="2026-01-01T00:00:00Z">
        <w:r>
          <w:delText xml:space="preserve"> </w:delText>
        </w:r>
      </w:del>
      <w:hyperlink w:anchor="def-borel-sigma-algebra">
        <w:del w:id="89" w:author="PR Preview" w:date="2026-01-01T00:00:00Z">
          <w:r>
            <w:rPr>
              <w:rStyle w:val="Hyperlink"/>
            </w:rPr>
            <w:delText xml:space="preserve">Borel</w:delText>
          </w:r>
        </w:del>
        <w:del w:id="90" w:author="PR Preview" w:date="2026-01-01T00:00:00Z">
          <w:r>
            <w:rPr>
              <w:rStyle w:val="Hyperlink"/>
            </w:rPr>
            <w:delText xml:space="preserve"> </w:delText>
          </w:r>
        </w:del>
        <m:oMath>
          <m:r>
            <m:t>σ</m:t>
          </m:r>
        </m:oMath>
        <w:del w:id="91" w:author="PR Preview" w:date="2026-01-01T00:00:00Z">
          <w:r>
            <w:rPr>
              <w:rStyle w:val="Hyperlink"/>
            </w:rPr>
            <w:delText xml:space="preserve">-algebra</w:delText>
          </w:r>
        </w:del>
      </w:hyperlink>
      <w:del w:id="92" w:author="PR Preview" w:date="2026-01-01T00:00:00Z">
        <w:r>
          <w:delText xml:space="preserve"> </w:delText>
        </w:r>
      </w:del>
      <w:del w:id="93" w:author="PR Preview" w:date="2026-01-01T00:00:00Z">
        <w:r>
          <w:delText xml:space="preserve">on</w:delText>
        </w:r>
      </w:del>
      <w:del w:id="94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R</m:t>
        </m:r>
      </m:oMath>
      <w:del w:id="95" w:author="PR Preview" w:date="2026-01-01T00:00:00Z">
        <w:r>
          <w:delText xml:space="preserve">,</w:delText>
        </w:r>
      </w:del>
      <w:del w:id="96" w:author="PR Preview" w:date="2026-01-01T00:00:00Z">
        <w:r>
          <w:delText xml:space="preserve"> </w:delText>
        </w:r>
      </w:del>
      <w:del w:id="97" w:author="PR Preview" w:date="2026-01-01T00:00:00Z">
        <w:r>
          <w:delText xml:space="preserve">which is one particular</w:delText>
        </w:r>
      </w:del>
      <w:del w:id="98" w:author="PR Preview" w:date="2026-01-01T00:00:00Z">
        <w:r>
          <w:delText xml:space="preserve"> </w:delText>
        </w:r>
      </w:del>
      <m:oMath>
        <m:r>
          <m:t>σ</m:t>
        </m:r>
      </m:oMath>
      <w:del w:id="99" w:author="PR Preview" w:date="2026-01-01T00:00:00Z">
        <w:r>
          <w:delText xml:space="preserve">-algebra.</w:delText>
        </w:r>
      </w:del>
    </w:p>
    <w:p>
      <w:pPr>
        <w:pStyle w:val="FirstParagraph"/>
      </w:pPr>
      <w:ins w:id="100" w:author="PR Preview" w:date="2026-01-01T00:00:00Z">
        <w:r>
          <w:rPr>
            <w:i/>
            <w:iCs/>
          </w:rPr>
          <w:t xml:space="preserve">Remark 1</w:t>
        </w:r>
      </w:ins>
      <w:ins w:id="101" w:author="PR Preview" w:date="2026-01-01T00:00:00Z">
        <w:r>
          <w:t xml:space="preserve"> (</w:t>
        </w:r>
      </w:ins>
      <m:oMath>
        <m:r>
          <m:t>σ</m:t>
        </m:r>
      </m:oMath>
      <w:ins w:id="102" w:author="PR Preview" w:date="2026-01-01T00:00:00Z">
        <w:r>
          <w:t xml:space="preserve">-field). </w:t>
        </w:r>
      </w:ins>
      <w:ins w:id="103" w:author="PR Preview" w:date="2026-01-01T00:00:00Z">
        <w:r>
          <w:t xml:space="preserve">Other sources call a</w:t>
        </w:r>
      </w:ins>
      <w:ins w:id="104" w:author="PR Preview" w:date="2026-01-01T00:00:00Z">
        <w:r>
          <w:t xml:space="preserve"> </w:t>
        </w:r>
      </w:ins>
      <m:oMath>
        <m:r>
          <m:t>σ</m:t>
        </m:r>
      </m:oMath>
      <w:ins w:id="105" w:author="PR Preview" w:date="2026-01-01T00:00:00Z">
        <w:r>
          <w:t xml:space="preserve">-algebra a</w:t>
        </w:r>
      </w:ins>
      <w:ins w:id="106" w:author="PR Preview" w:date="2026-01-01T00:00:00Z">
        <w:r>
          <w:t xml:space="preserve"> </w:t>
        </w:r>
      </w:ins>
      <m:oMath>
        <m:r>
          <m:t>σ</m:t>
        </m:r>
      </m:oMath>
      <w:ins w:id="107" w:author="PR Preview" w:date="2026-01-01T00:00:00Z">
        <w:r>
          <w:rPr>
            <w:b/>
            <w:bCs/>
          </w:rPr>
          <w:t xml:space="preserve">-field</w:t>
        </w:r>
      </w:ins>
      <w:ins w:id="108" w:author="PR Preview" w:date="2026-01-01T00:00:00Z">
        <w:r>
          <w:t xml:space="preserve"> </w:t>
        </w:r>
      </w:ins>
      <w:ins w:id="109" w:author="PR Preview" w:date="2026-01-01T00:00:00Z">
        <w:r>
          <w:t xml:space="preserve">[2]</w:t>
        </w:r>
      </w:ins>
      <w:ins w:id="110" w:author="PR Preview" w:date="2026-01-01T00:00:00Z">
        <w:r>
          <w:t xml:space="preserve"> </w:t>
        </w:r>
      </w:ins>
      <w:ins w:id="111" w:author="PR Preview" w:date="2026-01-01T00:00:00Z">
        <w:r>
          <w:t xml:space="preserve">or a</w:t>
        </w:r>
      </w:ins>
      <w:ins w:id="112" w:author="PR Preview" w:date="2026-01-01T00:00:00Z">
        <w:r>
          <w:t xml:space="preserve"> </w:t>
        </w:r>
      </w:ins>
      <w:ins w:id="113" w:author="PR Preview" w:date="2026-01-01T00:00:00Z">
        <w:r>
          <w:rPr>
            <w:b/>
            <w:bCs/>
          </w:rPr>
          <w:t xml:space="preserve">Borel field</w:t>
        </w:r>
      </w:ins>
      <w:ins w:id="114" w:author="PR Preview" w:date="2026-01-01T00:00:00Z">
        <w:r>
          <w:t xml:space="preserve"> </w:t>
        </w:r>
      </w:ins>
      <w:ins w:id="115" w:author="PR Preview" w:date="2026-01-01T00:00:00Z">
        <w:r>
          <w:t xml:space="preserve">[3], Def. 1.2.1</w:t>
        </w:r>
      </w:ins>
      <w:ins w:id="116" w:author="PR Preview" w:date="2026-01-01T00:00:00Z">
        <w:r>
          <w:t xml:space="preserve"> </w:t>
        </w:r>
      </w:ins>
      <w:ins w:id="117" w:author="PR Preview" w:date="2026-01-01T00:00:00Z">
        <w:r>
          <w:t xml:space="preserve">[1]</w:t>
        </w:r>
      </w:ins>
      <w:ins w:id="118" w:author="PR Preview" w:date="2026-01-01T00:00:00Z">
        <w:r>
          <w:t xml:space="preserve">.</w:t>
        </w:r>
      </w:ins>
      <w:ins w:id="119" w:author="PR Preview" w:date="2026-01-01T00:00:00Z">
        <w:r>
          <w:t xml:space="preserve"> </w:t>
        </w:r>
      </w:ins>
      <w:ins w:id="120" w:author="PR Preview" w:date="2026-01-01T00:00:00Z">
        <w:r>
          <w:t xml:space="preserve">The names mean the same thing.</w:t>
        </w:r>
      </w:ins>
      <w:ins w:id="121" w:author="PR Preview" w:date="2026-01-01T00:00:00Z">
        <w:r>
          <w:t xml:space="preserve"> </w:t>
        </w:r>
      </w:ins>
      <w:ins w:id="122" w:author="PR Preview" w:date="2026-01-01T00:00:00Z">
        <w:r>
          <w:t xml:space="preserve">The</w:t>
        </w:r>
      </w:ins>
      <w:ins w:id="123" w:author="PR Preview" w:date="2026-01-01T00:00:00Z">
        <w:r>
          <w:t xml:space="preserve"> </w:t>
        </w:r>
      </w:ins>
      <w:ins w:id="124" w:author="PR Preview" w:date="2026-01-01T00:00:00Z">
        <w:r>
          <w:t xml:space="preserve">“Borel”</w:t>
        </w:r>
      </w:ins>
      <w:ins w:id="125" w:author="PR Preview" w:date="2026-01-01T00:00:00Z">
        <w:r>
          <w:t xml:space="preserve"> </w:t>
        </w:r>
      </w:ins>
      <w:ins w:id="126" w:author="PR Preview" w:date="2026-01-01T00:00:00Z">
        <w:r>
          <w:t xml:space="preserve">in</w:t>
        </w:r>
      </w:ins>
      <w:ins w:id="127" w:author="PR Preview" w:date="2026-01-01T00:00:00Z">
        <w:r>
          <w:t xml:space="preserve"> </w:t>
        </w:r>
      </w:ins>
      <w:ins w:id="128" w:author="PR Preview" w:date="2026-01-01T00:00:00Z">
        <w:r>
          <w:t xml:space="preserve">“Borel field”</w:t>
        </w:r>
      </w:ins>
      <w:ins w:id="129" w:author="PR Preview" w:date="2026-01-01T00:00:00Z">
        <w:r>
          <w:t xml:space="preserve"> </w:t>
        </w:r>
      </w:ins>
      <w:ins w:id="130" w:author="PR Preview" w:date="2026-01-01T00:00:00Z">
        <w:r>
          <w:t xml:space="preserve">is a different use of</w:t>
        </w:r>
      </w:ins>
      <w:ins w:id="131" w:author="PR Preview" w:date="2026-01-01T00:00:00Z">
        <w:r>
          <w:t xml:space="preserve"> </w:t>
        </w:r>
      </w:ins>
      <w:ins w:id="132" w:author="PR Preview" w:date="2026-01-01T00:00:00Z">
        <w:r>
          <w:t xml:space="preserve">“Borel”</w:t>
        </w:r>
      </w:ins>
      <w:ins w:id="133" w:author="PR Preview" w:date="2026-01-01T00:00:00Z">
        <w:r>
          <w:t xml:space="preserve"> </w:t>
        </w:r>
      </w:ins>
      <w:ins w:id="134" w:author="PR Preview" w:date="2026-01-01T00:00:00Z">
        <w:r>
          <w:t xml:space="preserve">from the</w:t>
        </w:r>
      </w:ins>
      <w:ins w:id="135" w:author="PR Preview" w:date="2026-01-01T00:00:00Z">
        <w:r>
          <w:t xml:space="preserve"> </w:t>
        </w:r>
      </w:ins>
      <w:hyperlink w:anchor="def-borel-sigma-algebra">
        <w:ins w:id="136" w:author="PR Preview" w:date="2026-01-01T00:00:00Z">
          <w:r>
            <w:rPr>
              <w:rStyle w:val="Hyperlink"/>
            </w:rPr>
            <w:t xml:space="preserve">Borel</w:t>
          </w:r>
        </w:ins>
        <w:ins w:id="137" w:author="PR Preview" w:date="2026-01-01T00:00:00Z">
          <w:r>
            <w:rPr>
              <w:rStyle w:val="Hyperlink"/>
            </w:rPr>
            <w:t xml:space="preserve"> </w:t>
          </w:r>
        </w:ins>
        <m:oMath>
          <m:r>
            <m:t>σ</m:t>
          </m:r>
        </m:oMath>
        <w:ins w:id="138" w:author="PR Preview" w:date="2026-01-01T00:00:00Z">
          <w:r>
            <w:rPr>
              <w:rStyle w:val="Hyperlink"/>
            </w:rPr>
            <w:t xml:space="preserve">-algebra</w:t>
          </w:r>
        </w:ins>
      </w:hyperlink>
      <w:ins w:id="139" w:author="PR Preview" w:date="2026-01-01T00:00:00Z">
        <w:r>
          <w:t xml:space="preserve"> </w:t>
        </w:r>
      </w:ins>
      <w:ins w:id="140" w:author="PR Preview" w:date="2026-01-01T00:00:00Z">
        <w:r>
          <w:t xml:space="preserve">on</w:t>
        </w:r>
      </w:ins>
      <w:ins w:id="141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R</m:t>
        </m:r>
      </m:oMath>
      <w:ins w:id="142" w:author="PR Preview" w:date="2026-01-01T00:00:00Z">
        <w:r>
          <w:t xml:space="preserve">,</w:t>
        </w:r>
      </w:ins>
      <w:ins w:id="143" w:author="PR Preview" w:date="2026-01-01T00:00:00Z">
        <w:r>
          <w:t xml:space="preserve"> </w:t>
        </w:r>
      </w:ins>
      <w:ins w:id="144" w:author="PR Preview" w:date="2026-01-01T00:00:00Z">
        <w:r>
          <w:t xml:space="preserve">which is one particular</w:t>
        </w:r>
      </w:ins>
      <w:ins w:id="145" w:author="PR Preview" w:date="2026-01-01T00:00:00Z">
        <w:r>
          <w:t xml:space="preserve"> </w:t>
        </w:r>
      </w:ins>
      <m:oMath>
        <m:r>
          <m:t>σ</m:t>
        </m:r>
      </m:oMath>
      <w:ins w:id="146" w:author="PR Preview" w:date="2026-01-01T00:00:00Z">
        <w:r>
          <w:t xml:space="preserve">-algebra.</w:t>
        </w:r>
      </w:ins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del w:id="147" w:author="PR Preview" w:date="2026-01-01T00:00:00Z">
        <w:r>
          <w:rPr>
            <w:b/>
            <w:bCs/>
          </w:rPr>
          <w:delText xml:space="preserve">Definition 2 (Closed under an operation (closure))</w:delText>
        </w:r>
      </w:del>
      <w:del w:id="148" w:author="PR Preview" w:date="2026-01-01T00:00:00Z">
        <w:r>
          <w:delText xml:space="preserve"> </w:delText>
        </w:r>
      </w:del>
      <w:del w:id="149" w:author="PR Preview" w:date="2026-01-01T00:00:00Z">
        <w:r>
          <w:delText xml:space="preserve">A set</w:delText>
        </w:r>
      </w:del>
      <w:del w:id="150" w:author="PR Preview" w:date="2026-01-01T00:00:00Z">
        <w:r>
          <w:delText xml:space="preserve"> </w:delText>
        </w:r>
      </w:del>
      <m:oMath>
        <m:r>
          <m:t>A</m:t>
        </m:r>
      </m:oMath>
      <w:del w:id="151" w:author="PR Preview" w:date="2026-01-01T00:00:00Z">
        <w:r>
          <w:delText xml:space="preserve"> </w:delText>
        </w:r>
      </w:del>
      <w:del w:id="152" w:author="PR Preview" w:date="2026-01-01T00:00:00Z">
        <w:r>
          <w:delText xml:space="preserve">is</w:delText>
        </w:r>
      </w:del>
      <w:del w:id="153" w:author="PR Preview" w:date="2026-01-01T00:00:00Z">
        <w:r>
          <w:delText xml:space="preserve"> </w:delText>
        </w:r>
      </w:del>
      <w:del w:id="154" w:author="PR Preview" w:date="2026-01-01T00:00:00Z">
        <w:r>
          <w:rPr>
            <w:b/>
            <w:bCs/>
          </w:rPr>
          <w:delText xml:space="preserve">closed under</w:delText>
        </w:r>
      </w:del>
      <w:del w:id="155" w:author="PR Preview" w:date="2026-01-01T00:00:00Z">
        <w:r>
          <w:delText xml:space="preserve"> </w:delText>
        </w:r>
      </w:del>
      <w:del w:id="156" w:author="PR Preview" w:date="2026-01-01T00:00:00Z">
        <w:r>
          <w:delText xml:space="preserve">(Wikipedia contributors 2026c)</w:delText>
        </w:r>
      </w:del>
      <w:del w:id="157" w:author="PR Preview" w:date="2026-01-01T00:00:00Z">
        <w:r>
          <w:delText xml:space="preserve"> </w:delText>
        </w:r>
      </w:del>
      <w:del w:id="158" w:author="PR Preview" w:date="2026-01-01T00:00:00Z">
        <w:r>
          <w:delText xml:space="preserve">an operation,</w:delText>
        </w:r>
      </w:del>
      <w:del w:id="159" w:author="PR Preview" w:date="2026-01-01T00:00:00Z">
        <w:r>
          <w:delText xml:space="preserve"> </w:delText>
        </w:r>
      </w:del>
      <w:del w:id="160" w:author="PR Preview" w:date="2026-01-01T00:00:00Z">
        <w:r>
          <w:delText xml:space="preserve">such as addition of numbers or union of sets,</w:delText>
        </w:r>
      </w:del>
      <w:del w:id="161" w:author="PR Preview" w:date="2026-01-01T00:00:00Z">
        <w:r>
          <w:delText xml:space="preserve"> </w:delText>
        </w:r>
      </w:del>
      <w:del w:id="162" w:author="PR Preview" w:date="2026-01-01T00:00:00Z">
        <w:r>
          <w:delText xml:space="preserve">if applying the operation to elements of</w:delText>
        </w:r>
      </w:del>
      <w:del w:id="163" w:author="PR Preview" w:date="2026-01-01T00:00:00Z">
        <w:r>
          <w:delText xml:space="preserve"> </w:delText>
        </w:r>
      </w:del>
      <m:oMath>
        <m:r>
          <m:t>A</m:t>
        </m:r>
      </m:oMath>
      <w:del w:id="164" w:author="PR Preview" w:date="2026-01-01T00:00:00Z">
        <w:r>
          <w:delText xml:space="preserve"> </w:delText>
        </w:r>
      </w:del>
      <w:del w:id="165" w:author="PR Preview" w:date="2026-01-01T00:00:00Z">
        <w:r>
          <w:delText xml:space="preserve">always gives an element of</w:delText>
        </w:r>
      </w:del>
      <w:del w:id="166" w:author="PR Preview" w:date="2026-01-01T00:00:00Z">
        <w:r>
          <w:delText xml:space="preserve"> </w:delText>
        </w:r>
      </w:del>
      <m:oMath>
        <m:r>
          <m:t>A</m:t>
        </m:r>
      </m:oMath>
      <w:del w:id="167" w:author="PR Preview" w:date="2026-01-01T00:00:00Z">
        <w:r>
          <w:delText xml:space="preserve">.</w:delText>
        </w:r>
      </w:del>
      <w:del w:id="168" w:author="PR Preview" w:date="2026-01-01T00:00:00Z">
        <w:r>
          <w:delText xml:space="preserve"> </w:delText>
        </w:r>
      </w:del>
      <w:del w:id="169" w:author="PR Preview" w:date="2026-01-01T00:00:00Z">
        <w:r>
          <w:delText xml:space="preserve">This property is called</w:delText>
        </w:r>
      </w:del>
      <w:del w:id="170" w:author="PR Preview" w:date="2026-01-01T00:00:00Z">
        <w:r>
          <w:delText xml:space="preserve"> </w:delText>
        </w:r>
      </w:del>
      <w:del w:id="171" w:author="PR Preview" w:date="2026-01-01T00:00:00Z">
        <w:r>
          <w:rPr>
            <w:b/>
            <w:bCs/>
          </w:rPr>
          <w:delText xml:space="preserve">closure</w:delText>
        </w:r>
      </w:del>
      <w:del w:id="172" w:author="PR Preview" w:date="2026-01-01T00:00:00Z">
        <w:r>
          <w:delText xml:space="preserve"> </w:delText>
        </w:r>
      </w:del>
      <w:del w:id="173" w:author="PR Preview" w:date="2026-01-01T00:00:00Z">
        <w:r>
          <w:delText xml:space="preserve">under the operation.</w:delText>
        </w:r>
      </w:del>
    </w:p>
    <w:p>
      <w:pPr>
        <w:pStyle w:val="BodyText"/>
      </w:pPr>
      <w:ins w:id="174" w:author="PR Preview" w:date="2026-01-01T00:00:00Z">
        <w:r>
          <w:rPr>
            <w:b/>
            <w:bCs/>
          </w:rPr>
          <w:t xml:space="preserve">Definition 2 (Closed under an operation (closure))</w:t>
        </w:r>
      </w:ins>
      <w:ins w:id="175" w:author="PR Preview" w:date="2026-01-01T00:00:00Z">
        <w:r>
          <w:t xml:space="preserve"> </w:t>
        </w:r>
      </w:ins>
      <w:ins w:id="176" w:author="PR Preview" w:date="2026-01-01T00:00:00Z">
        <w:r>
          <w:t xml:space="preserve">A set</w:t>
        </w:r>
      </w:ins>
      <w:ins w:id="177" w:author="PR Preview" w:date="2026-01-01T00:00:00Z">
        <w:r>
          <w:t xml:space="preserve"> </w:t>
        </w:r>
      </w:ins>
      <m:oMath>
        <m:r>
          <m:t>A</m:t>
        </m:r>
      </m:oMath>
      <w:ins w:id="178" w:author="PR Preview" w:date="2026-01-01T00:00:00Z">
        <w:r>
          <w:t xml:space="preserve"> </w:t>
        </w:r>
      </w:ins>
      <w:ins w:id="179" w:author="PR Preview" w:date="2026-01-01T00:00:00Z">
        <w:r>
          <w:t xml:space="preserve">is</w:t>
        </w:r>
      </w:ins>
      <w:ins w:id="180" w:author="PR Preview" w:date="2026-01-01T00:00:00Z">
        <w:r>
          <w:t xml:space="preserve"> </w:t>
        </w:r>
      </w:ins>
      <w:ins w:id="181" w:author="PR Preview" w:date="2026-01-01T00:00:00Z">
        <w:r>
          <w:rPr>
            <w:b/>
            <w:bCs/>
          </w:rPr>
          <w:t xml:space="preserve">closed under</w:t>
        </w:r>
      </w:ins>
      <w:ins w:id="182" w:author="PR Preview" w:date="2026-01-01T00:00:00Z">
        <w:r>
          <w:t xml:space="preserve"> </w:t>
        </w:r>
      </w:ins>
      <w:ins w:id="183" w:author="PR Preview" w:date="2026-01-01T00:00:00Z">
        <w:r>
          <w:t xml:space="preserve">[4]</w:t>
        </w:r>
      </w:ins>
      <w:ins w:id="184" w:author="PR Preview" w:date="2026-01-01T00:00:00Z">
        <w:r>
          <w:t xml:space="preserve"> </w:t>
        </w:r>
      </w:ins>
      <w:ins w:id="185" w:author="PR Preview" w:date="2026-01-01T00:00:00Z">
        <w:r>
          <w:t xml:space="preserve">an operation,</w:t>
        </w:r>
      </w:ins>
      <w:ins w:id="186" w:author="PR Preview" w:date="2026-01-01T00:00:00Z">
        <w:r>
          <w:t xml:space="preserve"> </w:t>
        </w:r>
      </w:ins>
      <w:ins w:id="187" w:author="PR Preview" w:date="2026-01-01T00:00:00Z">
        <w:r>
          <w:t xml:space="preserve">such as addition of numbers or union of sets,</w:t>
        </w:r>
      </w:ins>
      <w:ins w:id="188" w:author="PR Preview" w:date="2026-01-01T00:00:00Z">
        <w:r>
          <w:t xml:space="preserve"> </w:t>
        </w:r>
      </w:ins>
      <w:ins w:id="189" w:author="PR Preview" w:date="2026-01-01T00:00:00Z">
        <w:r>
          <w:t xml:space="preserve">if applying the operation to elements of</w:t>
        </w:r>
      </w:ins>
      <w:ins w:id="190" w:author="PR Preview" w:date="2026-01-01T00:00:00Z">
        <w:r>
          <w:t xml:space="preserve"> </w:t>
        </w:r>
      </w:ins>
      <m:oMath>
        <m:r>
          <m:t>A</m:t>
        </m:r>
      </m:oMath>
      <w:ins w:id="191" w:author="PR Preview" w:date="2026-01-01T00:00:00Z">
        <w:r>
          <w:t xml:space="preserve"> </w:t>
        </w:r>
      </w:ins>
      <w:ins w:id="192" w:author="PR Preview" w:date="2026-01-01T00:00:00Z">
        <w:r>
          <w:t xml:space="preserve">always gives an element of</w:t>
        </w:r>
      </w:ins>
      <w:ins w:id="193" w:author="PR Preview" w:date="2026-01-01T00:00:00Z">
        <w:r>
          <w:t xml:space="preserve"> </w:t>
        </w:r>
      </w:ins>
      <m:oMath>
        <m:r>
          <m:t>A</m:t>
        </m:r>
      </m:oMath>
      <w:ins w:id="194" w:author="PR Preview" w:date="2026-01-01T00:00:00Z">
        <w:r>
          <w:t xml:space="preserve">.</w:t>
        </w:r>
      </w:ins>
      <w:ins w:id="195" w:author="PR Preview" w:date="2026-01-01T00:00:00Z">
        <w:r>
          <w:t xml:space="preserve"> </w:t>
        </w:r>
      </w:ins>
      <w:ins w:id="196" w:author="PR Preview" w:date="2026-01-01T00:00:00Z">
        <w:r>
          <w:t xml:space="preserve">This property is called</w:t>
        </w:r>
      </w:ins>
      <w:ins w:id="197" w:author="PR Preview" w:date="2026-01-01T00:00:00Z">
        <w:r>
          <w:t xml:space="preserve"> </w:t>
        </w:r>
      </w:ins>
      <w:ins w:id="198" w:author="PR Preview" w:date="2026-01-01T00:00:00Z">
        <w:r>
          <w:rPr>
            <w:b/>
            <w:bCs/>
          </w:rPr>
          <w:t xml:space="preserve">closure</w:t>
        </w:r>
      </w:ins>
      <w:ins w:id="199" w:author="PR Preview" w:date="2026-01-01T00:00:00Z">
        <w:r>
          <w:t xml:space="preserve"> </w:t>
        </w:r>
      </w:ins>
      <w:ins w:id="200" w:author="PR Preview" w:date="2026-01-01T00:00:00Z">
        <w:r>
          <w:t xml:space="preserve">under the operation.</w:t>
        </w:r>
      </w:ins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del w:id="201" w:author="PR Preview" w:date="2026-01-01T00:00:00Z">
        <w:r>
          <w:rPr>
            <w:b/>
            <w:bCs/>
          </w:rPr>
          <w:delText xml:space="preserve">Definition 4 (Borel</w:delText>
        </w:r>
      </w:del>
      <w:del w:id="202" w:author="PR Preview" w:date="2026-01-01T00:00:00Z">
        <w:r>
          <w:rPr>
            <w:b/>
            <w:bCs/>
          </w:rPr>
          <w:delText xml:space="preserve"> </w:delText>
        </w:r>
      </w:del>
      <m:oMath>
        <m:r>
          <m:t>σ</m:t>
        </m:r>
      </m:oMath>
      <w:del w:id="203" w:author="PR Preview" w:date="2026-01-01T00:00:00Z">
        <w:r>
          <w:rPr>
            <w:b/>
            <w:bCs/>
          </w:rPr>
          <w:delText xml:space="preserve">-algebra)</w:delText>
        </w:r>
      </w:del>
      <w:del w:id="204" w:author="PR Preview" w:date="2026-01-01T00:00:00Z">
        <w:r>
          <w:delText xml:space="preserve"> </w:delText>
        </w:r>
      </w:del>
      <w:del w:id="205" w:author="PR Preview" w:date="2026-01-01T00:00:00Z">
        <w:r>
          <w:delText xml:space="preserve">The</w:delText>
        </w:r>
      </w:del>
      <w:del w:id="206" w:author="PR Preview" w:date="2026-01-01T00:00:00Z">
        <w:r>
          <w:delText xml:space="preserve"> </w:delText>
        </w:r>
      </w:del>
      <w:del w:id="207" w:author="PR Preview" w:date="2026-01-01T00:00:00Z">
        <w:r>
          <w:rPr>
            <w:b/>
            <w:bCs/>
          </w:rPr>
          <w:delText xml:space="preserve">Borel</w:delText>
        </w:r>
      </w:del>
      <w:del w:id="208" w:author="PR Preview" w:date="2026-01-01T00:00:00Z">
        <w:r>
          <w:rPr>
            <w:b/>
            <w:bCs/>
          </w:rPr>
          <w:delText xml:space="preserve"> </w:delText>
        </w:r>
      </w:del>
      <m:oMath>
        <m:r>
          <m:t>σ</m:t>
        </m:r>
      </m:oMath>
      <w:del w:id="209" w:author="PR Preview" w:date="2026-01-01T00:00:00Z">
        <w:r>
          <w:rPr>
            <w:b/>
            <w:bCs/>
          </w:rPr>
          <w:delText xml:space="preserve">-algebra</w:delText>
        </w:r>
      </w:del>
      <w:del w:id="210" w:author="PR Preview" w:date="2026-01-01T00:00:00Z">
        <w:r>
          <w:delText xml:space="preserve"> </w:delText>
        </w:r>
      </w:del>
      <w:del w:id="211" w:author="PR Preview" w:date="2026-01-01T00:00:00Z">
        <w:r>
          <w:delText xml:space="preserve">on</w:delText>
        </w:r>
      </w:del>
      <w:del w:id="212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R</m:t>
        </m:r>
      </m:oMath>
      <w:del w:id="213" w:author="PR Preview" w:date="2026-01-01T00:00:00Z">
        <w:r>
          <w:delText xml:space="preserve">, written</w:delText>
        </w:r>
      </w:del>
      <w:del w:id="214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B</m:t>
        </m:r>
      </m:oMath>
      <w:del w:id="215" w:author="PR Preview" w:date="2026-01-01T00:00:00Z">
        <w:r>
          <w:delText xml:space="preserve">,</w:delText>
        </w:r>
      </w:del>
      <w:del w:id="216" w:author="PR Preview" w:date="2026-01-01T00:00:00Z">
        <w:r>
          <w:delText xml:space="preserve"> </w:delText>
        </w:r>
      </w:del>
      <w:del w:id="217" w:author="PR Preview" w:date="2026-01-01T00:00:00Z">
        <w:r>
          <w:delText xml:space="preserve">is the</w:delText>
        </w:r>
      </w:del>
      <w:del w:id="218" w:author="PR Preview" w:date="2026-01-01T00:00:00Z">
        <w:r>
          <w:delText xml:space="preserve"> </w:delText>
        </w:r>
      </w:del>
      <m:oMath>
        <m:r>
          <m:t>σ</m:t>
        </m:r>
      </m:oMath>
      <w:del w:id="219" w:author="PR Preview" w:date="2026-01-01T00:00:00Z">
        <w:r>
          <w:delText xml:space="preserve">-algebra generated by (</w:delText>
        </w:r>
      </w:del>
      <w:hyperlink w:anchor="def-generated-sigma-algebra">
        <w:del w:id="220" w:author="PR Preview" w:date="2026-01-01T00:00:00Z">
          <w:r>
            <w:rPr>
              <w:rStyle w:val="Hyperlink"/>
            </w:rPr>
            <w:delText xml:space="preserve">Definition 3</w:delText>
          </w:r>
        </w:del>
      </w:hyperlink>
      <w:del w:id="221" w:author="PR Preview" w:date="2026-01-01T00:00:00Z">
        <w:r>
          <w:delText xml:space="preserve">)</w:delText>
        </w:r>
      </w:del>
      <w:del w:id="222" w:author="PR Preview" w:date="2026-01-01T00:00:00Z">
        <w:r>
          <w:delText xml:space="preserve"> </w:delText>
        </w:r>
      </w:del>
      <w:del w:id="223" w:author="PR Preview" w:date="2026-01-01T00:00:00Z">
        <w:r>
          <w:delText xml:space="preserve">the collection of all</w:delText>
        </w:r>
      </w:del>
      <w:del w:id="224" w:author="PR Preview" w:date="2026-01-01T00:00:00Z">
        <w:r>
          <w:delText xml:space="preserve"> </w:delText>
        </w:r>
      </w:del>
      <w:hyperlink r:id="rId34">
        <w:del w:id="225" w:author="PR Preview" w:date="2026-01-01T00:00:00Z">
          <w:r>
            <w:rPr>
              <w:rStyle w:val="Hyperlink"/>
            </w:rPr>
            <w:delText xml:space="preserve">intervals</w:delText>
          </w:r>
        </w:del>
      </w:hyperlink>
      <w:del w:id="226" w:author="PR Preview" w:date="2026-01-01T00:00:00Z">
        <w:r>
          <w:delText xml:space="preserve">.</w:delText>
        </w:r>
      </w:del>
      <w:del w:id="227" w:author="PR Preview" w:date="2026-01-01T00:00:00Z">
        <w:r>
          <w:delText xml:space="preserve"> </w:delText>
        </w:r>
      </w:del>
      <w:del w:id="228" w:author="PR Preview" w:date="2026-01-01T00:00:00Z">
        <w:r>
          <w:delText xml:space="preserve">Its sets are called</w:delText>
        </w:r>
      </w:del>
      <w:del w:id="229" w:author="PR Preview" w:date="2026-01-01T00:00:00Z">
        <w:r>
          <w:delText xml:space="preserve"> </w:delText>
        </w:r>
      </w:del>
      <w:del w:id="230" w:author="PR Preview" w:date="2026-01-01T00:00:00Z">
        <w:r>
          <w:rPr>
            <w:b/>
            <w:bCs/>
          </w:rPr>
          <w:delText xml:space="preserve">Borel sets</w:delText>
        </w:r>
      </w:del>
      <w:del w:id="231" w:author="PR Preview" w:date="2026-01-01T00:00:00Z">
        <w:r>
          <w:delText xml:space="preserve">.</w:delText>
        </w:r>
      </w:del>
      <w:del w:id="232" w:author="PR Preview" w:date="2026-01-01T00:00:00Z">
        <w:r>
          <w:delText xml:space="preserve"> </w:delText>
        </w:r>
      </w:del>
      <w:del w:id="233" w:author="PR Preview" w:date="2026-01-01T00:00:00Z">
        <w:r>
          <w:delText xml:space="preserve">(Wikipedia contributors 2026b)</w:delText>
        </w:r>
      </w:del>
    </w:p>
    <w:p>
      <w:pPr>
        <w:pStyle w:val="BodyText"/>
      </w:pPr>
      <w:ins w:id="234" w:author="PR Preview" w:date="2026-01-01T00:00:00Z">
        <w:r>
          <w:rPr>
            <w:b/>
            <w:bCs/>
          </w:rPr>
          <w:t xml:space="preserve">Definition 4 (Borel</w:t>
        </w:r>
      </w:ins>
      <w:ins w:id="235" w:author="PR Preview" w:date="2026-01-01T00:00:00Z">
        <w:r>
          <w:rPr>
            <w:b/>
            <w:bCs/>
          </w:rPr>
          <w:t xml:space="preserve"> </w:t>
        </w:r>
      </w:ins>
      <m:oMath>
        <m:r>
          <m:t>σ</m:t>
        </m:r>
      </m:oMath>
      <w:ins w:id="236" w:author="PR Preview" w:date="2026-01-01T00:00:00Z">
        <w:r>
          <w:rPr>
            <w:b/>
            <w:bCs/>
          </w:rPr>
          <w:t xml:space="preserve">-algebra)</w:t>
        </w:r>
      </w:ins>
      <w:ins w:id="237" w:author="PR Preview" w:date="2026-01-01T00:00:00Z">
        <w:r>
          <w:t xml:space="preserve"> </w:t>
        </w:r>
      </w:ins>
      <w:ins w:id="238" w:author="PR Preview" w:date="2026-01-01T00:00:00Z">
        <w:r>
          <w:t xml:space="preserve">The</w:t>
        </w:r>
      </w:ins>
      <w:ins w:id="239" w:author="PR Preview" w:date="2026-01-01T00:00:00Z">
        <w:r>
          <w:t xml:space="preserve"> </w:t>
        </w:r>
      </w:ins>
      <w:ins w:id="240" w:author="PR Preview" w:date="2026-01-01T00:00:00Z">
        <w:r>
          <w:rPr>
            <w:b/>
            <w:bCs/>
          </w:rPr>
          <w:t xml:space="preserve">Borel</w:t>
        </w:r>
      </w:ins>
      <w:ins w:id="241" w:author="PR Preview" w:date="2026-01-01T00:00:00Z">
        <w:r>
          <w:rPr>
            <w:b/>
            <w:bCs/>
          </w:rPr>
          <w:t xml:space="preserve"> </w:t>
        </w:r>
      </w:ins>
      <m:oMath>
        <m:r>
          <m:t>σ</m:t>
        </m:r>
      </m:oMath>
      <w:ins w:id="242" w:author="PR Preview" w:date="2026-01-01T00:00:00Z">
        <w:r>
          <w:rPr>
            <w:b/>
            <w:bCs/>
          </w:rPr>
          <w:t xml:space="preserve">-algebra</w:t>
        </w:r>
      </w:ins>
      <w:ins w:id="243" w:author="PR Preview" w:date="2026-01-01T00:00:00Z">
        <w:r>
          <w:t xml:space="preserve"> </w:t>
        </w:r>
      </w:ins>
      <w:ins w:id="244" w:author="PR Preview" w:date="2026-01-01T00:00:00Z">
        <w:r>
          <w:t xml:space="preserve">on</w:t>
        </w:r>
      </w:ins>
      <w:ins w:id="245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R</m:t>
        </m:r>
      </m:oMath>
      <w:ins w:id="246" w:author="PR Preview" w:date="2026-01-01T00:00:00Z">
        <w:r>
          <w:t xml:space="preserve">, written</w:t>
        </w:r>
      </w:ins>
      <w:ins w:id="24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B</m:t>
        </m:r>
      </m:oMath>
      <w:ins w:id="248" w:author="PR Preview" w:date="2026-01-01T00:00:00Z">
        <w:r>
          <w:t xml:space="preserve">,</w:t>
        </w:r>
      </w:ins>
      <w:ins w:id="249" w:author="PR Preview" w:date="2026-01-01T00:00:00Z">
        <w:r>
          <w:t xml:space="preserve"> </w:t>
        </w:r>
      </w:ins>
      <w:ins w:id="250" w:author="PR Preview" w:date="2026-01-01T00:00:00Z">
        <w:r>
          <w:t xml:space="preserve">is the</w:t>
        </w:r>
      </w:ins>
      <w:ins w:id="251" w:author="PR Preview" w:date="2026-01-01T00:00:00Z">
        <w:r>
          <w:t xml:space="preserve"> </w:t>
        </w:r>
      </w:ins>
      <m:oMath>
        <m:r>
          <m:t>σ</m:t>
        </m:r>
      </m:oMath>
      <w:ins w:id="252" w:author="PR Preview" w:date="2026-01-01T00:00:00Z">
        <w:r>
          <w:t xml:space="preserve">-algebra generated by (</w:t>
        </w:r>
      </w:ins>
      <w:hyperlink w:anchor="def-generated-sigma-algebra">
        <w:ins w:id="253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254" w:author="PR Preview" w:date="2026-01-01T00:00:00Z">
        <w:r>
          <w:t xml:space="preserve">)</w:t>
        </w:r>
      </w:ins>
      <w:ins w:id="255" w:author="PR Preview" w:date="2026-01-01T00:00:00Z">
        <w:r>
          <w:t xml:space="preserve"> </w:t>
        </w:r>
      </w:ins>
      <w:ins w:id="256" w:author="PR Preview" w:date="2026-01-01T00:00:00Z">
        <w:r>
          <w:t xml:space="preserve">the collection of all</w:t>
        </w:r>
      </w:ins>
      <w:ins w:id="257" w:author="PR Preview" w:date="2026-01-01T00:00:00Z">
        <w:r>
          <w:t xml:space="preserve"> </w:t>
        </w:r>
      </w:ins>
      <w:hyperlink r:id="rId34">
        <w:ins w:id="258" w:author="PR Preview" w:date="2026-01-01T00:00:00Z">
          <w:r>
            <w:rPr>
              <w:rStyle w:val="Hyperlink"/>
            </w:rPr>
            <w:t xml:space="preserve">intervals</w:t>
          </w:r>
        </w:ins>
      </w:hyperlink>
      <w:ins w:id="259" w:author="PR Preview" w:date="2026-01-01T00:00:00Z">
        <w:r>
          <w:t xml:space="preserve">.</w:t>
        </w:r>
      </w:ins>
      <w:ins w:id="260" w:author="PR Preview" w:date="2026-01-01T00:00:00Z">
        <w:r>
          <w:t xml:space="preserve"> </w:t>
        </w:r>
      </w:ins>
      <w:ins w:id="261" w:author="PR Preview" w:date="2026-01-01T00:00:00Z">
        <w:r>
          <w:t xml:space="preserve">Its sets are called</w:t>
        </w:r>
      </w:ins>
      <w:ins w:id="262" w:author="PR Preview" w:date="2026-01-01T00:00:00Z">
        <w:r>
          <w:t xml:space="preserve"> </w:t>
        </w:r>
      </w:ins>
      <w:ins w:id="263" w:author="PR Preview" w:date="2026-01-01T00:00:00Z">
        <w:r>
          <w:rPr>
            <w:b/>
            <w:bCs/>
          </w:rPr>
          <w:t xml:space="preserve">Borel sets</w:t>
        </w:r>
      </w:ins>
      <w:ins w:id="264" w:author="PR Preview" w:date="2026-01-01T00:00:00Z">
        <w:r>
          <w:t xml:space="preserve">.</w:t>
        </w:r>
      </w:ins>
      <w:ins w:id="265" w:author="PR Preview" w:date="2026-01-01T00:00:00Z">
        <w:r>
          <w:t xml:space="preserve"> </w:t>
        </w:r>
      </w:ins>
      <w:ins w:id="266" w:author="PR Preview" w:date="2026-01-01T00:00:00Z">
        <w:r>
          <w:t xml:space="preserve">[5]</w:t>
        </w:r>
      </w:ins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del w:id="267" w:author="PR Preview" w:date="2026-01-01T00:00:00Z">
        <w:r>
          <w:rPr>
            <w:b/>
            <w:bCs/>
          </w:rPr>
          <w:delText xml:space="preserve">Definition 5 (Pairwise disjoint sets (disjoint, mutually disjoint))</w:delText>
        </w:r>
      </w:del>
      <w:del w:id="268" w:author="PR Preview" w:date="2026-01-01T00:00:00Z">
        <w:r>
          <w:delText xml:space="preserve"> </w:delText>
        </w:r>
      </w:del>
      <w:del w:id="269" w:author="PR Preview" w:date="2026-01-01T00:00:00Z">
        <w:r>
          <w:delText xml:space="preserve">Finitely or countably many sets</w:delText>
        </w:r>
      </w:del>
      <w:del w:id="270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271" w:author="PR Preview" w:date="2026-01-01T00:00:00Z">
        <w:r>
          <w:delText xml:space="preserve"> </w:delText>
        </w:r>
      </w:del>
      <w:del w:id="272" w:author="PR Preview" w:date="2026-01-01T00:00:00Z">
        <w:r>
          <w:delText xml:space="preserve">are</w:delText>
        </w:r>
      </w:del>
      <w:del w:id="273" w:author="PR Preview" w:date="2026-01-01T00:00:00Z">
        <w:r>
          <w:delText xml:space="preserve"> </w:delText>
        </w:r>
      </w:del>
      <w:del w:id="274" w:author="PR Preview" w:date="2026-01-01T00:00:00Z">
        <w:r>
          <w:rPr>
            <w:b/>
            <w:bCs/>
          </w:rPr>
          <w:delText xml:space="preserve">pairwise disjoint</w:delText>
        </w:r>
      </w:del>
      <w:del w:id="275" w:author="PR Preview" w:date="2026-01-01T00:00:00Z">
        <w:r>
          <w:delText xml:space="preserve"> </w:delText>
        </w:r>
      </w:del>
      <w:del w:id="276" w:author="PR Preview" w:date="2026-01-01T00:00:00Z">
        <w:r>
          <w:delText xml:space="preserve">(Wikipedia contributors 2026e)</w:delText>
        </w:r>
      </w:del>
      <w:del w:id="277" w:author="PR Preview" w:date="2026-01-01T00:00:00Z">
        <w:r>
          <w:delText xml:space="preserve"> </w:delText>
        </w:r>
      </w:del>
      <w:del w:id="278" w:author="PR Preview" w:date="2026-01-01T00:00:00Z">
        <w:r>
          <w:delText xml:space="preserve">(also called</w:delText>
        </w:r>
      </w:del>
      <w:del w:id="279" w:author="PR Preview" w:date="2026-01-01T00:00:00Z">
        <w:r>
          <w:delText xml:space="preserve"> </w:delText>
        </w:r>
      </w:del>
      <w:del w:id="280" w:author="PR Preview" w:date="2026-01-01T00:00:00Z">
        <w:r>
          <w:rPr>
            <w:b/>
            <w:bCs/>
          </w:rPr>
          <w:delText xml:space="preserve">disjoint</w:delText>
        </w:r>
      </w:del>
      <w:del w:id="281" w:author="PR Preview" w:date="2026-01-01T00:00:00Z">
        <w:r>
          <w:delText xml:space="preserve"> </w:delText>
        </w:r>
      </w:del>
      <w:del w:id="282" w:author="PR Preview" w:date="2026-01-01T00:00:00Z">
        <w:r>
          <w:delText xml:space="preserve">or</w:delText>
        </w:r>
      </w:del>
      <w:del w:id="283" w:author="PR Preview" w:date="2026-01-01T00:00:00Z">
        <w:r>
          <w:delText xml:space="preserve"> </w:delText>
        </w:r>
      </w:del>
      <w:del w:id="284" w:author="PR Preview" w:date="2026-01-01T00:00:00Z">
        <w:r>
          <w:rPr>
            <w:b/>
            <w:bCs/>
          </w:rPr>
          <w:delText xml:space="preserve">mutually disjoint</w:delText>
        </w:r>
      </w:del>
      <w:del w:id="285" w:author="PR Preview" w:date="2026-01-01T00:00:00Z">
        <w:r>
          <w:delText xml:space="preserve">)</w:delText>
        </w:r>
      </w:del>
      <w:del w:id="286" w:author="PR Preview" w:date="2026-01-01T00:00:00Z">
        <w:r>
          <w:delText xml:space="preserve"> </w:delText>
        </w:r>
      </w:del>
      <w:del w:id="287" w:author="PR Preview" w:date="2026-01-01T00:00:00Z">
        <w:r>
          <w:delText xml:space="preserve">when no two of them share an element:</w:delText>
        </w:r>
      </w:del>
    </w:p>
    <w:p>
      <w:pPr>
        <w:pStyle w:val="FirstParagraph"/>
      </w:pPr>
      <w:ins w:id="288" w:author="PR Preview" w:date="2026-01-01T00:00:00Z">
        <w:r>
          <w:rPr>
            <w:b/>
            <w:bCs/>
          </w:rPr>
          <w:t xml:space="preserve">Definition 5 (Pairwise disjoint sets (disjoint, mutually disjoint))</w:t>
        </w:r>
      </w:ins>
      <w:ins w:id="289" w:author="PR Preview" w:date="2026-01-01T00:00:00Z">
        <w:r>
          <w:t xml:space="preserve"> </w:t>
        </w:r>
      </w:ins>
      <w:ins w:id="290" w:author="PR Preview" w:date="2026-01-01T00:00:00Z">
        <w:r>
          <w:t xml:space="preserve">Finitely or countably many sets</w:t>
        </w:r>
      </w:ins>
      <w:ins w:id="291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292" w:author="PR Preview" w:date="2026-01-01T00:00:00Z">
        <w:r>
          <w:t xml:space="preserve"> </w:t>
        </w:r>
      </w:ins>
      <w:ins w:id="293" w:author="PR Preview" w:date="2026-01-01T00:00:00Z">
        <w:r>
          <w:t xml:space="preserve">are</w:t>
        </w:r>
      </w:ins>
      <w:ins w:id="294" w:author="PR Preview" w:date="2026-01-01T00:00:00Z">
        <w:r>
          <w:t xml:space="preserve"> </w:t>
        </w:r>
      </w:ins>
      <w:ins w:id="295" w:author="PR Preview" w:date="2026-01-01T00:00:00Z">
        <w:r>
          <w:rPr>
            <w:b/>
            <w:bCs/>
          </w:rPr>
          <w:t xml:space="preserve">pairwise disjoint</w:t>
        </w:r>
      </w:ins>
      <w:ins w:id="296" w:author="PR Preview" w:date="2026-01-01T00:00:00Z">
        <w:r>
          <w:t xml:space="preserve"> </w:t>
        </w:r>
      </w:ins>
      <w:ins w:id="297" w:author="PR Preview" w:date="2026-01-01T00:00:00Z">
        <w:r>
          <w:t xml:space="preserve">[6]</w:t>
        </w:r>
      </w:ins>
      <w:ins w:id="298" w:author="PR Preview" w:date="2026-01-01T00:00:00Z">
        <w:r>
          <w:t xml:space="preserve"> </w:t>
        </w:r>
      </w:ins>
      <w:ins w:id="299" w:author="PR Preview" w:date="2026-01-01T00:00:00Z">
        <w:r>
          <w:t xml:space="preserve">(also called</w:t>
        </w:r>
      </w:ins>
      <w:ins w:id="300" w:author="PR Preview" w:date="2026-01-01T00:00:00Z">
        <w:r>
          <w:t xml:space="preserve"> </w:t>
        </w:r>
      </w:ins>
      <w:ins w:id="301" w:author="PR Preview" w:date="2026-01-01T00:00:00Z">
        <w:r>
          <w:rPr>
            <w:b/>
            <w:bCs/>
          </w:rPr>
          <w:t xml:space="preserve">disjoint</w:t>
        </w:r>
      </w:ins>
      <w:ins w:id="302" w:author="PR Preview" w:date="2026-01-01T00:00:00Z">
        <w:r>
          <w:t xml:space="preserve"> </w:t>
        </w:r>
      </w:ins>
      <w:ins w:id="303" w:author="PR Preview" w:date="2026-01-01T00:00:00Z">
        <w:r>
          <w:t xml:space="preserve">or</w:t>
        </w:r>
      </w:ins>
      <w:ins w:id="304" w:author="PR Preview" w:date="2026-01-01T00:00:00Z">
        <w:r>
          <w:t xml:space="preserve"> </w:t>
        </w:r>
      </w:ins>
      <w:ins w:id="305" w:author="PR Preview" w:date="2026-01-01T00:00:00Z">
        <w:r>
          <w:rPr>
            <w:b/>
            <w:bCs/>
          </w:rPr>
          <w:t xml:space="preserve">mutually disjoint</w:t>
        </w:r>
      </w:ins>
      <w:ins w:id="306" w:author="PR Preview" w:date="2026-01-01T00:00:00Z">
        <w:r>
          <w:t xml:space="preserve">)</w:t>
        </w:r>
      </w:ins>
      <w:ins w:id="307" w:author="PR Preview" w:date="2026-01-01T00:00:00Z">
        <w:r>
          <w:t xml:space="preserve"> </w:t>
        </w:r>
      </w:ins>
      <w:ins w:id="308" w:author="PR Preview" w:date="2026-01-01T00:00:00Z">
        <w:r>
          <w:t xml:space="preserve">when no two of them share an element: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7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7" w:name="def-partial-sum"/>
    <w:p>
      <w:pPr>
        <w:pStyle w:val="FirstParagraph"/>
      </w:pPr>
      <w:del w:id="309" w:author="PR Preview" w:date="2026-01-01T00:00:00Z">
        <w:r>
          <w:rPr>
            <w:b/>
            <w:bCs/>
          </w:rPr>
          <w:delText xml:space="preserve">Definition 7 (Partial sum)</w:delText>
        </w:r>
      </w:del>
      <w:del w:id="310" w:author="PR Preview" w:date="2026-01-01T00:00:00Z">
        <w:r>
          <w:delText xml:space="preserve"> </w:delText>
        </w:r>
      </w:del>
      <w:del w:id="311" w:author="PR Preview" w:date="2026-01-01T00:00:00Z">
        <w:r>
          <w:delText xml:space="preserve">Let</w:delText>
        </w:r>
      </w:del>
      <w:del w:id="312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313" w:author="PR Preview" w:date="2026-01-01T00:00:00Z">
        <w:r>
          <w:delText xml:space="preserve"> </w:delText>
        </w:r>
      </w:del>
      <w:del w:id="314" w:author="PR Preview" w:date="2026-01-01T00:00:00Z">
        <w:r>
          <w:delText xml:space="preserve">be a</w:delText>
        </w:r>
      </w:del>
      <w:del w:id="315" w:author="PR Preview" w:date="2026-01-01T00:00:00Z">
        <w:r>
          <w:delText xml:space="preserve"> </w:delText>
        </w:r>
      </w:del>
      <w:hyperlink r:id="rId15">
        <w:del w:id="316" w:author="PR Preview" w:date="2026-01-01T00:00:00Z">
          <w:r>
            <w:rPr>
              <w:rStyle w:val="Hyperlink"/>
            </w:rPr>
            <w:delText xml:space="preserve">sequence</w:delText>
          </w:r>
        </w:del>
      </w:hyperlink>
      <w:del w:id="317" w:author="PR Preview" w:date="2026-01-01T00:00:00Z">
        <w:r>
          <w:delText xml:space="preserve"> </w:delText>
        </w:r>
      </w:del>
      <w:del w:id="318" w:author="PR Preview" w:date="2026-01-01T00:00:00Z">
        <w:r>
          <w:delText xml:space="preserve">of real numbers or of</w:delText>
        </w:r>
      </w:del>
      <w:del w:id="319" w:author="PR Preview" w:date="2026-01-01T00:00:00Z">
        <w:r>
          <w:delText xml:space="preserve"> </w:delText>
        </w:r>
      </w:del>
      <w:hyperlink r:id="rId43">
        <w:del w:id="320" w:author="PR Preview" w:date="2026-01-01T00:00:00Z">
          <w:r>
            <w:rPr>
              <w:rStyle w:val="Hyperlink"/>
            </w:rPr>
            <w:delText xml:space="preserve">extended non-negative reals</w:delText>
          </w:r>
        </w:del>
      </w:hyperlink>
      <w:del w:id="321" w:author="PR Preview" w:date="2026-01-01T00:00:00Z">
        <w:r>
          <w:delText xml:space="preserve">.</w:delText>
        </w:r>
      </w:del>
      <w:del w:id="322" w:author="PR Preview" w:date="2026-01-01T00:00:00Z">
        <w:r>
          <w:delText xml:space="preserve"> </w:delText>
        </w:r>
      </w:del>
      <w:del w:id="323" w:author="PR Preview" w:date="2026-01-01T00:00:00Z">
        <w:r>
          <w:delText xml:space="preserve">For each</w:delText>
        </w:r>
      </w:del>
      <w:del w:id="324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del w:id="325" w:author="PR Preview" w:date="2026-01-01T00:00:00Z">
        <w:r>
          <w:delText xml:space="preserve">, its</w:delText>
        </w:r>
      </w:del>
      <w:del w:id="326" w:author="PR Preview" w:date="2026-01-01T00:00:00Z">
        <w:r>
          <w:delText xml:space="preserve"> </w:delText>
        </w:r>
      </w:del>
      <m:oMath>
        <m:r>
          <m:t>n</m:t>
        </m:r>
      </m:oMath>
      <w:del w:id="327" w:author="PR Preview" w:date="2026-01-01T00:00:00Z">
        <w:r>
          <w:delText xml:space="preserve">th</w:delText>
        </w:r>
      </w:del>
      <w:del w:id="328" w:author="PR Preview" w:date="2026-01-01T00:00:00Z">
        <w:r>
          <w:delText xml:space="preserve"> </w:delText>
        </w:r>
      </w:del>
      <w:del w:id="329" w:author="PR Preview" w:date="2026-01-01T00:00:00Z">
        <w:r>
          <w:rPr>
            <w:b/>
            <w:bCs/>
          </w:rPr>
          <w:delText xml:space="preserve">partial sum</w:delText>
        </w:r>
      </w:del>
      <w:del w:id="330" w:author="PR Preview" w:date="2026-01-01T00:00:00Z">
        <w:r>
          <w:delText xml:space="preserve"> </w:delText>
        </w:r>
      </w:del>
      <w:del w:id="331" w:author="PR Preview" w:date="2026-01-01T00:00:00Z">
        <w:r>
          <w:delText xml:space="preserve">(Wikipedia contributors 2026s)</w:delText>
        </w:r>
      </w:del>
      <w:del w:id="332" w:author="PR Preview" w:date="2026-01-01T00:00:00Z">
        <w:r>
          <w:delText xml:space="preserve"> </w:delText>
        </w:r>
      </w:del>
      <w:del w:id="333" w:author="PR Preview" w:date="2026-01-01T00:00:00Z">
        <w:r>
          <w:delText xml:space="preserve">is the</w:delText>
        </w:r>
      </w:del>
      <w:del w:id="334" w:author="PR Preview" w:date="2026-01-01T00:00:00Z">
        <w:r>
          <w:delText xml:space="preserve"> </w:delText>
        </w:r>
      </w:del>
      <w:hyperlink r:id="rId46">
        <w:del w:id="335" w:author="PR Preview" w:date="2026-01-01T00:00:00Z">
          <w:r>
            <w:rPr>
              <w:rStyle w:val="Hyperlink"/>
            </w:rPr>
            <w:delText xml:space="preserve">sum</w:delText>
          </w:r>
        </w:del>
      </w:hyperlink>
      <w:del w:id="336" w:author="PR Preview" w:date="2026-01-01T00:00:00Z">
        <w:r>
          <w:delText xml:space="preserve"> </w:delText>
        </w:r>
      </w:del>
      <w:del w:id="337" w:author="PR Preview" w:date="2026-01-01T00:00:00Z">
        <w:r>
          <w:delText xml:space="preserve">of its first</w:delText>
        </w:r>
      </w:del>
      <w:del w:id="338" w:author="PR Preview" w:date="2026-01-01T00:00:00Z">
        <w:r>
          <w:delText xml:space="preserve"> </w:delText>
        </w:r>
      </w:del>
      <m:oMath>
        <m:r>
          <m:t>n</m:t>
        </m:r>
      </m:oMath>
      <w:del w:id="339" w:author="PR Preview" w:date="2026-01-01T00:00:00Z">
        <w:r>
          <w:delText xml:space="preserve"> </w:delText>
        </w:r>
      </w:del>
      <w:del w:id="340" w:author="PR Preview" w:date="2026-01-01T00:00:00Z">
        <w:r>
          <w:delText xml:space="preserve">terms:</w:delText>
        </w:r>
      </w:del>
    </w:p>
    <w:p>
      <w:pPr>
        <w:pStyle w:val="FirstParagraph"/>
      </w:pPr>
      <w:ins w:id="341" w:author="PR Preview" w:date="2026-01-01T00:00:00Z">
        <w:r>
          <w:rPr>
            <w:b/>
            <w:bCs/>
          </w:rPr>
          <w:t xml:space="preserve">Definition 7 (Partial sum)</w:t>
        </w:r>
      </w:ins>
      <w:ins w:id="342" w:author="PR Preview" w:date="2026-01-01T00:00:00Z">
        <w:r>
          <w:t xml:space="preserve"> </w:t>
        </w:r>
      </w:ins>
      <w:ins w:id="343" w:author="PR Preview" w:date="2026-01-01T00:00:00Z">
        <w:r>
          <w:t xml:space="preserve">Let</w:t>
        </w:r>
      </w:ins>
      <w:ins w:id="344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345" w:author="PR Preview" w:date="2026-01-01T00:00:00Z">
        <w:r>
          <w:t xml:space="preserve"> </w:t>
        </w:r>
      </w:ins>
      <w:ins w:id="346" w:author="PR Preview" w:date="2026-01-01T00:00:00Z">
        <w:r>
          <w:t xml:space="preserve">be a</w:t>
        </w:r>
      </w:ins>
      <w:ins w:id="347" w:author="PR Preview" w:date="2026-01-01T00:00:00Z">
        <w:r>
          <w:t xml:space="preserve"> </w:t>
        </w:r>
      </w:ins>
      <w:hyperlink r:id="rId15">
        <w:ins w:id="348" w:author="PR Preview" w:date="2026-01-01T00:00:00Z">
          <w:r>
            <w:rPr>
              <w:rStyle w:val="Hyperlink"/>
            </w:rPr>
            <w:t xml:space="preserve">sequence</w:t>
          </w:r>
        </w:ins>
      </w:hyperlink>
      <w:ins w:id="349" w:author="PR Preview" w:date="2026-01-01T00:00:00Z">
        <w:r>
          <w:t xml:space="preserve"> </w:t>
        </w:r>
      </w:ins>
      <w:ins w:id="350" w:author="PR Preview" w:date="2026-01-01T00:00:00Z">
        <w:r>
          <w:t xml:space="preserve">of real numbers or of</w:t>
        </w:r>
      </w:ins>
      <w:ins w:id="351" w:author="PR Preview" w:date="2026-01-01T00:00:00Z">
        <w:r>
          <w:t xml:space="preserve"> </w:t>
        </w:r>
      </w:ins>
      <w:hyperlink r:id="rId43">
        <w:ins w:id="352" w:author="PR Preview" w:date="2026-01-01T00:00:00Z">
          <w:r>
            <w:rPr>
              <w:rStyle w:val="Hyperlink"/>
            </w:rPr>
            <w:t xml:space="preserve">extended non-negative reals</w:t>
          </w:r>
        </w:ins>
      </w:hyperlink>
      <w:ins w:id="353" w:author="PR Preview" w:date="2026-01-01T00:00:00Z">
        <w:r>
          <w:t xml:space="preserve">.</w:t>
        </w:r>
      </w:ins>
      <w:ins w:id="354" w:author="PR Preview" w:date="2026-01-01T00:00:00Z">
        <w:r>
          <w:t xml:space="preserve"> </w:t>
        </w:r>
      </w:ins>
      <w:ins w:id="355" w:author="PR Preview" w:date="2026-01-01T00:00:00Z">
        <w:r>
          <w:t xml:space="preserve">For each</w:t>
        </w:r>
      </w:ins>
      <w:ins w:id="356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ins w:id="357" w:author="PR Preview" w:date="2026-01-01T00:00:00Z">
        <w:r>
          <w:t xml:space="preserve">, its</w:t>
        </w:r>
      </w:ins>
      <w:ins w:id="358" w:author="PR Preview" w:date="2026-01-01T00:00:00Z">
        <w:r>
          <w:t xml:space="preserve"> </w:t>
        </w:r>
      </w:ins>
      <m:oMath>
        <m:r>
          <m:t>n</m:t>
        </m:r>
      </m:oMath>
      <w:ins w:id="359" w:author="PR Preview" w:date="2026-01-01T00:00:00Z">
        <w:r>
          <w:t xml:space="preserve">th</w:t>
        </w:r>
      </w:ins>
      <w:ins w:id="360" w:author="PR Preview" w:date="2026-01-01T00:00:00Z">
        <w:r>
          <w:t xml:space="preserve"> </w:t>
        </w:r>
      </w:ins>
      <w:ins w:id="361" w:author="PR Preview" w:date="2026-01-01T00:00:00Z">
        <w:r>
          <w:rPr>
            <w:b/>
            <w:bCs/>
          </w:rPr>
          <w:t xml:space="preserve">partial sum</w:t>
        </w:r>
      </w:ins>
      <w:ins w:id="362" w:author="PR Preview" w:date="2026-01-01T00:00:00Z">
        <w:r>
          <w:t xml:space="preserve"> </w:t>
        </w:r>
      </w:ins>
      <w:ins w:id="363" w:author="PR Preview" w:date="2026-01-01T00:00:00Z">
        <w:r>
          <w:t xml:space="preserve">[7]</w:t>
        </w:r>
      </w:ins>
      <w:ins w:id="364" w:author="PR Preview" w:date="2026-01-01T00:00:00Z">
        <w:r>
          <w:t xml:space="preserve"> </w:t>
        </w:r>
      </w:ins>
      <w:ins w:id="365" w:author="PR Preview" w:date="2026-01-01T00:00:00Z">
        <w:r>
          <w:t xml:space="preserve">is the</w:t>
        </w:r>
      </w:ins>
      <w:ins w:id="366" w:author="PR Preview" w:date="2026-01-01T00:00:00Z">
        <w:r>
          <w:t xml:space="preserve"> </w:t>
        </w:r>
      </w:ins>
      <w:hyperlink r:id="rId46">
        <w:ins w:id="367" w:author="PR Preview" w:date="2026-01-01T00:00:00Z">
          <w:r>
            <w:rPr>
              <w:rStyle w:val="Hyperlink"/>
            </w:rPr>
            <w:t xml:space="preserve">sum</w:t>
          </w:r>
        </w:ins>
      </w:hyperlink>
      <w:ins w:id="368" w:author="PR Preview" w:date="2026-01-01T00:00:00Z">
        <w:r>
          <w:t xml:space="preserve"> </w:t>
        </w:r>
      </w:ins>
      <w:ins w:id="369" w:author="PR Preview" w:date="2026-01-01T00:00:00Z">
        <w:r>
          <w:t xml:space="preserve">of its first</w:t>
        </w:r>
      </w:ins>
      <w:ins w:id="370" w:author="PR Preview" w:date="2026-01-01T00:00:00Z">
        <w:r>
          <w:t xml:space="preserve"> </w:t>
        </w:r>
      </w:ins>
      <m:oMath>
        <m:r>
          <m:t>n</m:t>
        </m:r>
      </m:oMath>
      <w:ins w:id="371" w:author="PR Preview" w:date="2026-01-01T00:00:00Z">
        <w:r>
          <w:t xml:space="preserve"> </w:t>
        </w:r>
      </w:ins>
      <w:ins w:id="372" w:author="PR Preview" w:date="2026-01-01T00:00:00Z">
        <w:r>
          <w:t xml:space="preserve">terms: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1" w:name="def-infinite-sum"/>
    <w:p>
      <w:pPr>
        <w:pStyle w:val="BodyText"/>
      </w:pPr>
      <w:del w:id="373" w:author="PR Preview" w:date="2026-01-01T00:00:00Z">
        <w:r>
          <w:rPr>
            <w:b/>
            <w:bCs/>
          </w:rPr>
          <w:delText xml:space="preserve">Definition 8 (Infinite sum (series))</w:delText>
        </w:r>
      </w:del>
      <w:del w:id="374" w:author="PR Preview" w:date="2026-01-01T00:00:00Z">
        <w:r>
          <w:delText xml:space="preserve"> </w:delText>
        </w:r>
      </w:del>
      <w:del w:id="375" w:author="PR Preview" w:date="2026-01-01T00:00:00Z">
        <w:r>
          <w:delText xml:space="preserve">Let</w:delText>
        </w:r>
      </w:del>
      <w:del w:id="376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377" w:author="PR Preview" w:date="2026-01-01T00:00:00Z">
        <w:r>
          <w:delText xml:space="preserve"> </w:delText>
        </w:r>
      </w:del>
      <w:del w:id="378" w:author="PR Preview" w:date="2026-01-01T00:00:00Z">
        <w:r>
          <w:delText xml:space="preserve">be a sequence in</w:delText>
        </w:r>
      </w:del>
      <w:del w:id="379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del w:id="380" w:author="PR Preview" w:date="2026-01-01T00:00:00Z">
        <w:r>
          <w:delText xml:space="preserve">,</w:delText>
        </w:r>
      </w:del>
      <w:del w:id="381" w:author="PR Preview" w:date="2026-01-01T00:00:00Z">
        <w:r>
          <w:delText xml:space="preserve"> </w:delText>
        </w:r>
      </w:del>
      <w:del w:id="382" w:author="PR Preview" w:date="2026-01-01T00:00:00Z">
        <w:r>
          <w:delText xml:space="preserve">with partial sums</w:delText>
        </w:r>
      </w:del>
      <w:del w:id="383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n</m:t>
            </m:r>
          </m:sub>
        </m:sSub>
      </m:oMath>
      <w:del w:id="384" w:author="PR Preview" w:date="2026-01-01T00:00:00Z">
        <w:r>
          <w:delText xml:space="preserve"> </w:delText>
        </w:r>
      </w:del>
      <w:del w:id="385" w:author="PR Preview" w:date="2026-01-01T00:00:00Z">
        <w:r>
          <w:delText xml:space="preserve">(</w:delText>
        </w:r>
      </w:del>
      <w:hyperlink w:anchor="def-partial-sum">
        <w:del w:id="386" w:author="PR Preview" w:date="2026-01-01T00:00:00Z">
          <w:r>
            <w:rPr>
              <w:rStyle w:val="Hyperlink"/>
            </w:rPr>
            <w:delText xml:space="preserve">Definition 7</w:delText>
          </w:r>
        </w:del>
      </w:hyperlink>
      <w:del w:id="387" w:author="PR Preview" w:date="2026-01-01T00:00:00Z">
        <w:r>
          <w:delText xml:space="preserve">).</w:delText>
        </w:r>
      </w:del>
      <w:del w:id="388" w:author="PR Preview" w:date="2026-01-01T00:00:00Z">
        <w:r>
          <w:delText xml:space="preserve"> </w:delText>
        </w:r>
      </w:del>
      <w:del w:id="389" w:author="PR Preview" w:date="2026-01-01T00:00:00Z">
        <w:r>
          <w:delText xml:space="preserve">The</w:delText>
        </w:r>
      </w:del>
      <w:del w:id="390" w:author="PR Preview" w:date="2026-01-01T00:00:00Z">
        <w:r>
          <w:delText xml:space="preserve"> </w:delText>
        </w:r>
      </w:del>
      <w:del w:id="391" w:author="PR Preview" w:date="2026-01-01T00:00:00Z">
        <w:r>
          <w:rPr>
            <w:b/>
            <w:bCs/>
          </w:rPr>
          <w:delText xml:space="preserve">infinite sum</w:delText>
        </w:r>
      </w:del>
      <w:del w:id="392" w:author="PR Preview" w:date="2026-01-01T00:00:00Z">
        <w:r>
          <w:delText xml:space="preserve"> </w:delText>
        </w:r>
      </w:del>
      <w:del w:id="393" w:author="PR Preview" w:date="2026-01-01T00:00:00Z">
        <w:r>
          <w:delText xml:space="preserve">(also called a</w:delText>
        </w:r>
      </w:del>
      <w:del w:id="394" w:author="PR Preview" w:date="2026-01-01T00:00:00Z">
        <w:r>
          <w:delText xml:space="preserve"> </w:delText>
        </w:r>
      </w:del>
      <w:del w:id="395" w:author="PR Preview" w:date="2026-01-01T00:00:00Z">
        <w:r>
          <w:rPr>
            <w:b/>
            <w:bCs/>
          </w:rPr>
          <w:delText xml:space="preserve">series</w:delText>
        </w:r>
      </w:del>
      <w:del w:id="396" w:author="PR Preview" w:date="2026-01-01T00:00:00Z">
        <w:r>
          <w:delText xml:space="preserve">)</w:delText>
        </w:r>
      </w:del>
      <w:del w:id="397" w:author="PR Preview" w:date="2026-01-01T00:00:00Z">
        <w:r>
          <w:delText xml:space="preserve"> </w:delText>
        </w:r>
      </w:del>
      <w:del w:id="398" w:author="PR Preview" w:date="2026-01-01T00:00:00Z">
        <w:r>
          <w:delText xml:space="preserve">(Wikipedia contributors 2026s)</w:delText>
        </w:r>
      </w:del>
      <w:del w:id="399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del w:id="400" w:author="PR Preview" w:date="2026-01-01T00:00:00Z">
        <w:r>
          <w:delText xml:space="preserve"> </w:delText>
        </w:r>
      </w:del>
      <w:del w:id="401" w:author="PR Preview" w:date="2026-01-01T00:00:00Z">
        <w:r>
          <w:delText xml:space="preserve">is the limit of the partial sums:</w:delText>
        </w:r>
      </w:del>
    </w:p>
    <w:p>
      <w:pPr>
        <w:pStyle w:val="BodyText"/>
      </w:pPr>
      <w:ins w:id="402" w:author="PR Preview" w:date="2026-01-01T00:00:00Z">
        <w:r>
          <w:rPr>
            <w:b/>
            <w:bCs/>
          </w:rPr>
          <w:t xml:space="preserve">Definition 8 (Infinite sum (series))</w:t>
        </w:r>
      </w:ins>
      <w:ins w:id="403" w:author="PR Preview" w:date="2026-01-01T00:00:00Z">
        <w:r>
          <w:t xml:space="preserve"> </w:t>
        </w:r>
      </w:ins>
      <w:ins w:id="404" w:author="PR Preview" w:date="2026-01-01T00:00:00Z">
        <w:r>
          <w:t xml:space="preserve">Let</w:t>
        </w:r>
      </w:ins>
      <w:ins w:id="405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406" w:author="PR Preview" w:date="2026-01-01T00:00:00Z">
        <w:r>
          <w:t xml:space="preserve"> </w:t>
        </w:r>
      </w:ins>
      <w:ins w:id="407" w:author="PR Preview" w:date="2026-01-01T00:00:00Z">
        <w:r>
          <w:t xml:space="preserve">be a sequence in</w:t>
        </w:r>
      </w:ins>
      <w:ins w:id="408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ins w:id="409" w:author="PR Preview" w:date="2026-01-01T00:00:00Z">
        <w:r>
          <w:t xml:space="preserve">,</w:t>
        </w:r>
      </w:ins>
      <w:ins w:id="410" w:author="PR Preview" w:date="2026-01-01T00:00:00Z">
        <w:r>
          <w:t xml:space="preserve"> </w:t>
        </w:r>
      </w:ins>
      <w:ins w:id="411" w:author="PR Preview" w:date="2026-01-01T00:00:00Z">
        <w:r>
          <w:t xml:space="preserve">with partial sums</w:t>
        </w:r>
      </w:ins>
      <w:ins w:id="412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n</m:t>
            </m:r>
          </m:sub>
        </m:sSub>
      </m:oMath>
      <w:ins w:id="413" w:author="PR Preview" w:date="2026-01-01T00:00:00Z">
        <w:r>
          <w:t xml:space="preserve"> </w:t>
        </w:r>
      </w:ins>
      <w:ins w:id="414" w:author="PR Preview" w:date="2026-01-01T00:00:00Z">
        <w:r>
          <w:t xml:space="preserve">(</w:t>
        </w:r>
      </w:ins>
      <w:hyperlink w:anchor="def-partial-sum">
        <w:ins w:id="415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416" w:author="PR Preview" w:date="2026-01-01T00:00:00Z">
        <w:r>
          <w:t xml:space="preserve">).</w:t>
        </w:r>
      </w:ins>
      <w:ins w:id="417" w:author="PR Preview" w:date="2026-01-01T00:00:00Z">
        <w:r>
          <w:t xml:space="preserve"> </w:t>
        </w:r>
      </w:ins>
      <w:ins w:id="418" w:author="PR Preview" w:date="2026-01-01T00:00:00Z">
        <w:r>
          <w:t xml:space="preserve">The</w:t>
        </w:r>
      </w:ins>
      <w:ins w:id="419" w:author="PR Preview" w:date="2026-01-01T00:00:00Z">
        <w:r>
          <w:t xml:space="preserve"> </w:t>
        </w:r>
      </w:ins>
      <w:ins w:id="420" w:author="PR Preview" w:date="2026-01-01T00:00:00Z">
        <w:r>
          <w:rPr>
            <w:b/>
            <w:bCs/>
          </w:rPr>
          <w:t xml:space="preserve">infinite sum</w:t>
        </w:r>
      </w:ins>
      <w:ins w:id="421" w:author="PR Preview" w:date="2026-01-01T00:00:00Z">
        <w:r>
          <w:t xml:space="preserve"> </w:t>
        </w:r>
      </w:ins>
      <w:ins w:id="422" w:author="PR Preview" w:date="2026-01-01T00:00:00Z">
        <w:r>
          <w:t xml:space="preserve">(also called a</w:t>
        </w:r>
      </w:ins>
      <w:ins w:id="423" w:author="PR Preview" w:date="2026-01-01T00:00:00Z">
        <w:r>
          <w:t xml:space="preserve"> </w:t>
        </w:r>
      </w:ins>
      <w:ins w:id="424" w:author="PR Preview" w:date="2026-01-01T00:00:00Z">
        <w:r>
          <w:rPr>
            <w:b/>
            <w:bCs/>
          </w:rPr>
          <w:t xml:space="preserve">series</w:t>
        </w:r>
      </w:ins>
      <w:ins w:id="425" w:author="PR Preview" w:date="2026-01-01T00:00:00Z">
        <w:r>
          <w:t xml:space="preserve">)</w:t>
        </w:r>
      </w:ins>
      <w:ins w:id="426" w:author="PR Preview" w:date="2026-01-01T00:00:00Z">
        <w:r>
          <w:t xml:space="preserve"> </w:t>
        </w:r>
      </w:ins>
      <w:ins w:id="427" w:author="PR Preview" w:date="2026-01-01T00:00:00Z">
        <w:r>
          <w:t xml:space="preserve">[7]</w:t>
        </w:r>
      </w:ins>
      <w:ins w:id="428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ins w:id="429" w:author="PR Preview" w:date="2026-01-01T00:00:00Z">
        <w:r>
          <w:t xml:space="preserve"> </w:t>
        </w:r>
      </w:ins>
      <w:ins w:id="430" w:author="PR Preview" w:date="2026-01-01T00:00:00Z">
        <w:r>
          <w:t xml:space="preserve">is the limit of the partial sums: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50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1"/>
    <w:bookmarkStart w:id="52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2"/>
    <w:bookmarkStart w:id="54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53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431" w:author="PR Preview" w:date="2026-01-01T00:00:00Z">
        <w:r>
          <w:delText xml:space="preserve">If some partial sum</w:delText>
        </w:r>
      </w:del>
      <w:del w:id="432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N</m:t>
            </m:r>
          </m:sub>
        </m:sSub>
      </m:oMath>
      <w:del w:id="433" w:author="PR Preview" w:date="2026-01-01T00:00:00Z">
        <w:r>
          <w:delText xml:space="preserve"> </w:delText>
        </w:r>
      </w:del>
      <w:del w:id="434" w:author="PR Preview" w:date="2026-01-01T00:00:00Z">
        <w:r>
          <w:delText xml:space="preserve">is</w:delText>
        </w:r>
      </w:del>
      <w:del w:id="435" w:author="PR Preview" w:date="2026-01-01T00:00:00Z">
        <w:r>
          <w:delText xml:space="preserve"> </w:delText>
        </w:r>
      </w:del>
      <m:oMath>
        <m:r>
          <m:rPr>
            <m:sty m:val="p"/>
          </m:rPr>
          <m:t>∞</m:t>
        </m:r>
      </m:oMath>
      <w:del w:id="436" w:author="PR Preview" w:date="2026-01-01T00:00:00Z">
        <w:r>
          <w:delText xml:space="preserve">,</w:delText>
        </w:r>
      </w:del>
      <w:del w:id="437" w:author="PR Preview" w:date="2026-01-01T00:00:00Z">
        <w:r>
          <w:delText xml:space="preserve"> </w:delText>
        </w:r>
      </w:del>
      <w:del w:id="438" w:author="PR Preview" w:date="2026-01-01T00:00:00Z">
        <w:r>
          <w:delText xml:space="preserve">then</w:delText>
        </w:r>
      </w:del>
      <w:del w:id="439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del w:id="440" w:author="PR Preview" w:date="2026-01-01T00:00:00Z">
        <w:r>
          <w:delText xml:space="preserve"> </w:delText>
        </w:r>
      </w:del>
      <w:del w:id="441" w:author="PR Preview" w:date="2026-01-01T00:00:00Z">
        <w:r>
          <w:delText xml:space="preserve">for every</w:delText>
        </w:r>
      </w:del>
      <w:del w:id="442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≥</m:t>
        </m:r>
        <m:r>
          <m:t>N</m:t>
        </m:r>
      </m:oMath>
      <w:del w:id="443" w:author="PR Preview" w:date="2026-01-01T00:00:00Z">
        <w:r>
          <w:delText xml:space="preserve">,</w:delText>
        </w:r>
      </w:del>
      <w:del w:id="444" w:author="PR Preview" w:date="2026-01-01T00:00:00Z">
        <w:r>
          <w:delText xml:space="preserve"> </w:delText>
        </w:r>
      </w:del>
      <w:del w:id="445" w:author="PR Preview" w:date="2026-01-01T00:00:00Z">
        <w:r>
          <w:delText xml:space="preserve">so the limit is</w:delText>
        </w:r>
      </w:del>
      <w:del w:id="446" w:author="PR Preview" w:date="2026-01-01T00:00:00Z">
        <w:r>
          <w:delText xml:space="preserve"> </w:delText>
        </w:r>
      </w:del>
      <m:oMath>
        <m:r>
          <m:rPr>
            <m:sty m:val="p"/>
          </m:rPr>
          <m:t>∞</m:t>
        </m:r>
      </m:oMath>
      <w:del w:id="447" w:author="PR Preview" w:date="2026-01-01T00:00:00Z">
        <w:r>
          <w:delText xml:space="preserve">.</w:delText>
        </w:r>
      </w:del>
      <w:del w:id="448" w:author="PR Preview" w:date="2026-01-01T00:00:00Z">
        <w:r>
          <w:delText xml:space="preserve"> </w:delText>
        </w:r>
      </w:del>
      <w:del w:id="449" w:author="PR Preview" w:date="2026-01-01T00:00:00Z">
        <w:r>
          <w:delText xml:space="preserve">Otherwise, the partial sums form a non-decreasing sequence of</w:delText>
        </w:r>
      </w:del>
      <w:del w:id="450" w:author="PR Preview" w:date="2026-01-01T00:00:00Z">
        <w:r>
          <w:delText xml:space="preserve"> </w:delText>
        </w:r>
      </w:del>
      <w:hyperlink r:id="rId55">
        <w:del w:id="451" w:author="PR Preview" w:date="2026-01-01T00:00:00Z">
          <w:r>
            <w:rPr>
              <w:rStyle w:val="Hyperlink"/>
            </w:rPr>
            <w:delText xml:space="preserve">real numbers</w:delText>
          </w:r>
        </w:del>
      </w:hyperlink>
      <w:del w:id="452" w:author="PR Preview" w:date="2026-01-01T00:00:00Z">
        <w:r>
          <w:delText xml:space="preserve">.</w:delText>
        </w:r>
      </w:del>
      <w:del w:id="453" w:author="PR Preview" w:date="2026-01-01T00:00:00Z">
        <w:r>
          <w:delText xml:space="preserve"> </w:delText>
        </w:r>
      </w:del>
      <w:del w:id="454" w:author="PR Preview" w:date="2026-01-01T00:00:00Z">
        <w:r>
          <w:delText xml:space="preserve">If that sequence is</w:delText>
        </w:r>
      </w:del>
      <w:del w:id="455" w:author="PR Preview" w:date="2026-01-01T00:00:00Z">
        <w:r>
          <w:delText xml:space="preserve"> </w:delText>
        </w:r>
      </w:del>
      <w:hyperlink r:id="rId56">
        <w:del w:id="456" w:author="PR Preview" w:date="2026-01-01T00:00:00Z">
          <w:r>
            <w:rPr>
              <w:rStyle w:val="Hyperlink"/>
            </w:rPr>
            <w:delText xml:space="preserve">bounded above</w:delText>
          </w:r>
        </w:del>
      </w:hyperlink>
      <w:del w:id="457" w:author="PR Preview" w:date="2026-01-01T00:00:00Z">
        <w:r>
          <w:delText xml:space="preserve">,</w:delText>
        </w:r>
      </w:del>
      <w:del w:id="458" w:author="PR Preview" w:date="2026-01-01T00:00:00Z">
        <w:r>
          <w:delText xml:space="preserve"> </w:delText>
        </w:r>
      </w:del>
      <w:del w:id="459" w:author="PR Preview" w:date="2026-01-01T00:00:00Z">
        <w:r>
          <w:delText xml:space="preserve">it</w:delText>
        </w:r>
      </w:del>
      <w:del w:id="460" w:author="PR Preview" w:date="2026-01-01T00:00:00Z">
        <w:r>
          <w:delText xml:space="preserve"> </w:delText>
        </w:r>
      </w:del>
      <w:hyperlink r:id="rId49">
        <w:del w:id="461" w:author="PR Preview" w:date="2026-01-01T00:00:00Z">
          <w:r>
            <w:rPr>
              <w:rStyle w:val="Hyperlink"/>
            </w:rPr>
            <w:delText xml:space="preserve">converges</w:delText>
          </w:r>
        </w:del>
      </w:hyperlink>
      <w:del w:id="462" w:author="PR Preview" w:date="2026-01-01T00:00:00Z">
        <w:r>
          <w:delText xml:space="preserve"> </w:delText>
        </w:r>
      </w:del>
      <w:del w:id="463" w:author="PR Preview" w:date="2026-01-01T00:00:00Z">
        <w:r>
          <w:delText xml:space="preserve">to a finite number</w:delText>
        </w:r>
      </w:del>
      <w:del w:id="464" w:author="PR Preview" w:date="2026-01-01T00:00:00Z">
        <w:r>
          <w:delText xml:space="preserve"> </w:delText>
        </w:r>
      </w:del>
      <w:del w:id="465" w:author="PR Preview" w:date="2026-01-01T00:00:00Z">
        <w:r>
          <w:delText xml:space="preserve">(Wikipedia contributors 2026m)</w:delText>
        </w:r>
      </w:del>
      <w:del w:id="466" w:author="PR Preview" w:date="2026-01-01T00:00:00Z">
        <w:r>
          <w:delText xml:space="preserve">.</w:delText>
        </w:r>
      </w:del>
      <w:del w:id="467" w:author="PR Preview" w:date="2026-01-01T00:00:00Z">
        <w:r>
          <w:delText xml:space="preserve"> </w:delText>
        </w:r>
      </w:del>
      <w:del w:id="468" w:author="PR Preview" w:date="2026-01-01T00:00:00Z">
        <w:r>
          <w:delText xml:space="preserve">If it is not bounded above,</w:delText>
        </w:r>
      </w:del>
      <w:del w:id="469" w:author="PR Preview" w:date="2026-01-01T00:00:00Z">
        <w:r>
          <w:delText xml:space="preserve"> </w:delText>
        </w:r>
      </w:del>
      <w:del w:id="470" w:author="PR Preview" w:date="2026-01-01T00:00:00Z">
        <w:r>
          <w:delText xml:space="preserve">then for every number</w:delText>
        </w:r>
      </w:del>
      <w:del w:id="471" w:author="PR Preview" w:date="2026-01-01T00:00:00Z">
        <w:r>
          <w:delText xml:space="preserve"> </w:delText>
        </w:r>
      </w:del>
      <m:oMath>
        <m:r>
          <m:t>M</m:t>
        </m:r>
      </m:oMath>
      <w:del w:id="472" w:author="PR Preview" w:date="2026-01-01T00:00:00Z">
        <w:r>
          <w:delText xml:space="preserve"> </w:delText>
        </w:r>
      </w:del>
      <w:del w:id="473" w:author="PR Preview" w:date="2026-01-01T00:00:00Z">
        <w:r>
          <w:delText xml:space="preserve">some</w:delText>
        </w:r>
      </w:del>
      <w:del w:id="474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N</m:t>
            </m:r>
          </m:sub>
        </m:sSub>
      </m:oMath>
      <w:del w:id="475" w:author="PR Preview" w:date="2026-01-01T00:00:00Z">
        <w:r>
          <w:delText xml:space="preserve"> </w:delText>
        </w:r>
      </w:del>
      <w:del w:id="476" w:author="PR Preview" w:date="2026-01-01T00:00:00Z">
        <w:r>
          <w:delText xml:space="preserve">exceeds</w:delText>
        </w:r>
      </w:del>
      <w:del w:id="477" w:author="PR Preview" w:date="2026-01-01T00:00:00Z">
        <w:r>
          <w:delText xml:space="preserve"> </w:delText>
        </w:r>
      </w:del>
      <m:oMath>
        <m:r>
          <m:t>M</m:t>
        </m:r>
      </m:oMath>
      <w:del w:id="478" w:author="PR Preview" w:date="2026-01-01T00:00:00Z">
        <w:r>
          <w:delText xml:space="preserve">,</w:delText>
        </w:r>
      </w:del>
      <w:del w:id="479" w:author="PR Preview" w:date="2026-01-01T00:00:00Z">
        <w:r>
          <w:delText xml:space="preserve"> </w:delText>
        </w:r>
      </w:del>
      <w:del w:id="480" w:author="PR Preview" w:date="2026-01-01T00:00:00Z">
        <w:r>
          <w:delText xml:space="preserve">and so does every later</w:delText>
        </w:r>
      </w:del>
      <w:del w:id="481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del w:id="482" w:author="PR Preview" w:date="2026-01-01T00:00:00Z">
        <w:r>
          <w:delText xml:space="preserve">;</w:delText>
        </w:r>
      </w:del>
      <w:del w:id="483" w:author="PR Preview" w:date="2026-01-01T00:00:00Z">
        <w:r>
          <w:delText xml:space="preserve"> </w:delText>
        </w:r>
      </w:del>
      <w:del w:id="484" w:author="PR Preview" w:date="2026-01-01T00:00:00Z">
        <w:r>
          <w:delText xml:space="preserve">the limit is</w:delText>
        </w:r>
      </w:del>
      <w:del w:id="485" w:author="PR Preview" w:date="2026-01-01T00:00:00Z">
        <w:r>
          <w:delText xml:space="preserve"> </w:delText>
        </w:r>
      </w:del>
      <m:oMath>
        <m:r>
          <m:rPr>
            <m:sty m:val="p"/>
          </m:rPr>
          <m:t>∞</m:t>
        </m:r>
      </m:oMath>
      <w:del w:id="486" w:author="PR Preview" w:date="2026-01-01T00:00:00Z">
        <w:r>
          <w:delText xml:space="preserve">.</w:delText>
        </w:r>
      </w:del>
    </w:p>
    <w:p>
      <w:pPr>
        <w:pStyle w:val="FirstParagraph"/>
      </w:pPr>
      <w:ins w:id="487" w:author="PR Preview" w:date="2026-01-01T00:00:00Z">
        <w:r>
          <w:t xml:space="preserve">If some partial sum</w:t>
        </w:r>
      </w:ins>
      <w:ins w:id="488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N</m:t>
            </m:r>
          </m:sub>
        </m:sSub>
      </m:oMath>
      <w:ins w:id="489" w:author="PR Preview" w:date="2026-01-01T00:00:00Z">
        <w:r>
          <w:t xml:space="preserve"> </w:t>
        </w:r>
      </w:ins>
      <w:ins w:id="490" w:author="PR Preview" w:date="2026-01-01T00:00:00Z">
        <w:r>
          <w:t xml:space="preserve">is</w:t>
        </w:r>
      </w:ins>
      <w:ins w:id="491" w:author="PR Preview" w:date="2026-01-01T00:00:00Z">
        <w:r>
          <w:t xml:space="preserve"> </w:t>
        </w:r>
      </w:ins>
      <m:oMath>
        <m:r>
          <m:rPr>
            <m:sty m:val="p"/>
          </m:rPr>
          <m:t>∞</m:t>
        </m:r>
      </m:oMath>
      <w:ins w:id="492" w:author="PR Preview" w:date="2026-01-01T00:00:00Z">
        <w:r>
          <w:t xml:space="preserve">,</w:t>
        </w:r>
      </w:ins>
      <w:ins w:id="493" w:author="PR Preview" w:date="2026-01-01T00:00:00Z">
        <w:r>
          <w:t xml:space="preserve"> </w:t>
        </w:r>
      </w:ins>
      <w:ins w:id="494" w:author="PR Preview" w:date="2026-01-01T00:00:00Z">
        <w:r>
          <w:t xml:space="preserve">then</w:t>
        </w:r>
      </w:ins>
      <w:ins w:id="495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ins w:id="496" w:author="PR Preview" w:date="2026-01-01T00:00:00Z">
        <w:r>
          <w:t xml:space="preserve"> </w:t>
        </w:r>
      </w:ins>
      <w:ins w:id="497" w:author="PR Preview" w:date="2026-01-01T00:00:00Z">
        <w:r>
          <w:t xml:space="preserve">for every</w:t>
        </w:r>
      </w:ins>
      <w:ins w:id="498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N</m:t>
        </m:r>
      </m:oMath>
      <w:ins w:id="499" w:author="PR Preview" w:date="2026-01-01T00:00:00Z">
        <w:r>
          <w:t xml:space="preserve">,</w:t>
        </w:r>
      </w:ins>
      <w:ins w:id="500" w:author="PR Preview" w:date="2026-01-01T00:00:00Z">
        <w:r>
          <w:t xml:space="preserve"> </w:t>
        </w:r>
      </w:ins>
      <w:ins w:id="501" w:author="PR Preview" w:date="2026-01-01T00:00:00Z">
        <w:r>
          <w:t xml:space="preserve">so the limit is</w:t>
        </w:r>
      </w:ins>
      <w:ins w:id="502" w:author="PR Preview" w:date="2026-01-01T00:00:00Z">
        <w:r>
          <w:t xml:space="preserve"> </w:t>
        </w:r>
      </w:ins>
      <m:oMath>
        <m:r>
          <m:rPr>
            <m:sty m:val="p"/>
          </m:rPr>
          <m:t>∞</m:t>
        </m:r>
      </m:oMath>
      <w:ins w:id="503" w:author="PR Preview" w:date="2026-01-01T00:00:00Z">
        <w:r>
          <w:t xml:space="preserve">.</w:t>
        </w:r>
      </w:ins>
      <w:ins w:id="504" w:author="PR Preview" w:date="2026-01-01T00:00:00Z">
        <w:r>
          <w:t xml:space="preserve"> </w:t>
        </w:r>
      </w:ins>
      <w:ins w:id="505" w:author="PR Preview" w:date="2026-01-01T00:00:00Z">
        <w:r>
          <w:t xml:space="preserve">Otherwise, the partial sums form a non-decreasing sequence of</w:t>
        </w:r>
      </w:ins>
      <w:ins w:id="506" w:author="PR Preview" w:date="2026-01-01T00:00:00Z">
        <w:r>
          <w:t xml:space="preserve"> </w:t>
        </w:r>
      </w:ins>
      <w:hyperlink r:id="rId55">
        <w:ins w:id="507" w:author="PR Preview" w:date="2026-01-01T00:00:00Z">
          <w:r>
            <w:rPr>
              <w:rStyle w:val="Hyperlink"/>
            </w:rPr>
            <w:t xml:space="preserve">real numbers</w:t>
          </w:r>
        </w:ins>
      </w:hyperlink>
      <w:ins w:id="508" w:author="PR Preview" w:date="2026-01-01T00:00:00Z">
        <w:r>
          <w:t xml:space="preserve">.</w:t>
        </w:r>
      </w:ins>
      <w:ins w:id="509" w:author="PR Preview" w:date="2026-01-01T00:00:00Z">
        <w:r>
          <w:t xml:space="preserve"> </w:t>
        </w:r>
      </w:ins>
      <w:ins w:id="510" w:author="PR Preview" w:date="2026-01-01T00:00:00Z">
        <w:r>
          <w:t xml:space="preserve">If that sequence is</w:t>
        </w:r>
      </w:ins>
      <w:ins w:id="511" w:author="PR Preview" w:date="2026-01-01T00:00:00Z">
        <w:r>
          <w:t xml:space="preserve"> </w:t>
        </w:r>
      </w:ins>
      <w:hyperlink r:id="rId56">
        <w:ins w:id="512" w:author="PR Preview" w:date="2026-01-01T00:00:00Z">
          <w:r>
            <w:rPr>
              <w:rStyle w:val="Hyperlink"/>
            </w:rPr>
            <w:t xml:space="preserve">bounded above</w:t>
          </w:r>
        </w:ins>
      </w:hyperlink>
      <w:ins w:id="513" w:author="PR Preview" w:date="2026-01-01T00:00:00Z">
        <w:r>
          <w:t xml:space="preserve">,</w:t>
        </w:r>
      </w:ins>
      <w:ins w:id="514" w:author="PR Preview" w:date="2026-01-01T00:00:00Z">
        <w:r>
          <w:t xml:space="preserve"> </w:t>
        </w:r>
      </w:ins>
      <w:ins w:id="515" w:author="PR Preview" w:date="2026-01-01T00:00:00Z">
        <w:r>
          <w:t xml:space="preserve">it</w:t>
        </w:r>
      </w:ins>
      <w:ins w:id="516" w:author="PR Preview" w:date="2026-01-01T00:00:00Z">
        <w:r>
          <w:t xml:space="preserve"> </w:t>
        </w:r>
      </w:ins>
      <w:hyperlink r:id="rId49">
        <w:ins w:id="517" w:author="PR Preview" w:date="2026-01-01T00:00:00Z">
          <w:r>
            <w:rPr>
              <w:rStyle w:val="Hyperlink"/>
            </w:rPr>
            <w:t xml:space="preserve">converges</w:t>
          </w:r>
        </w:ins>
      </w:hyperlink>
      <w:ins w:id="518" w:author="PR Preview" w:date="2026-01-01T00:00:00Z">
        <w:r>
          <w:t xml:space="preserve"> </w:t>
        </w:r>
      </w:ins>
      <w:ins w:id="519" w:author="PR Preview" w:date="2026-01-01T00:00:00Z">
        <w:r>
          <w:t xml:space="preserve">to a finite number</w:t>
        </w:r>
      </w:ins>
      <w:ins w:id="520" w:author="PR Preview" w:date="2026-01-01T00:00:00Z">
        <w:r>
          <w:t xml:space="preserve"> </w:t>
        </w:r>
      </w:ins>
      <w:ins w:id="521" w:author="PR Preview" w:date="2026-01-01T00:00:00Z">
        <w:r>
          <w:t xml:space="preserve">[8]</w:t>
        </w:r>
      </w:ins>
      <w:ins w:id="522" w:author="PR Preview" w:date="2026-01-01T00:00:00Z">
        <w:r>
          <w:t xml:space="preserve">.</w:t>
        </w:r>
      </w:ins>
      <w:ins w:id="523" w:author="PR Preview" w:date="2026-01-01T00:00:00Z">
        <w:r>
          <w:t xml:space="preserve"> </w:t>
        </w:r>
      </w:ins>
      <w:ins w:id="524" w:author="PR Preview" w:date="2026-01-01T00:00:00Z">
        <w:r>
          <w:t xml:space="preserve">If it is not bounded above,</w:t>
        </w:r>
      </w:ins>
      <w:ins w:id="525" w:author="PR Preview" w:date="2026-01-01T00:00:00Z">
        <w:r>
          <w:t xml:space="preserve"> </w:t>
        </w:r>
      </w:ins>
      <w:ins w:id="526" w:author="PR Preview" w:date="2026-01-01T00:00:00Z">
        <w:r>
          <w:t xml:space="preserve">then for every number</w:t>
        </w:r>
      </w:ins>
      <w:ins w:id="527" w:author="PR Preview" w:date="2026-01-01T00:00:00Z">
        <w:r>
          <w:t xml:space="preserve"> </w:t>
        </w:r>
      </w:ins>
      <m:oMath>
        <m:r>
          <m:t>M</m:t>
        </m:r>
      </m:oMath>
      <w:ins w:id="528" w:author="PR Preview" w:date="2026-01-01T00:00:00Z">
        <w:r>
          <w:t xml:space="preserve"> </w:t>
        </w:r>
      </w:ins>
      <w:ins w:id="529" w:author="PR Preview" w:date="2026-01-01T00:00:00Z">
        <w:r>
          <w:t xml:space="preserve">some</w:t>
        </w:r>
      </w:ins>
      <w:ins w:id="530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N</m:t>
            </m:r>
          </m:sub>
        </m:sSub>
      </m:oMath>
      <w:ins w:id="531" w:author="PR Preview" w:date="2026-01-01T00:00:00Z">
        <w:r>
          <w:t xml:space="preserve"> </w:t>
        </w:r>
      </w:ins>
      <w:ins w:id="532" w:author="PR Preview" w:date="2026-01-01T00:00:00Z">
        <w:r>
          <w:t xml:space="preserve">exceeds</w:t>
        </w:r>
      </w:ins>
      <w:ins w:id="533" w:author="PR Preview" w:date="2026-01-01T00:00:00Z">
        <w:r>
          <w:t xml:space="preserve"> </w:t>
        </w:r>
      </w:ins>
      <m:oMath>
        <m:r>
          <m:t>M</m:t>
        </m:r>
      </m:oMath>
      <w:ins w:id="534" w:author="PR Preview" w:date="2026-01-01T00:00:00Z">
        <w:r>
          <w:t xml:space="preserve">,</w:t>
        </w:r>
      </w:ins>
      <w:ins w:id="535" w:author="PR Preview" w:date="2026-01-01T00:00:00Z">
        <w:r>
          <w:t xml:space="preserve"> </w:t>
        </w:r>
      </w:ins>
      <w:ins w:id="536" w:author="PR Preview" w:date="2026-01-01T00:00:00Z">
        <w:r>
          <w:t xml:space="preserve">and so does every later</w:t>
        </w:r>
      </w:ins>
      <w:ins w:id="537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ins w:id="538" w:author="PR Preview" w:date="2026-01-01T00:00:00Z">
        <w:r>
          <w:t xml:space="preserve">;</w:t>
        </w:r>
      </w:ins>
      <w:ins w:id="539" w:author="PR Preview" w:date="2026-01-01T00:00:00Z">
        <w:r>
          <w:t xml:space="preserve"> </w:t>
        </w:r>
      </w:ins>
      <w:ins w:id="540" w:author="PR Preview" w:date="2026-01-01T00:00:00Z">
        <w:r>
          <w:t xml:space="preserve">the limit is</w:t>
        </w:r>
      </w:ins>
      <w:ins w:id="541" w:author="PR Preview" w:date="2026-01-01T00:00:00Z">
        <w:r>
          <w:t xml:space="preserve"> </w:t>
        </w:r>
      </w:ins>
      <m:oMath>
        <m:r>
          <m:rPr>
            <m:sty m:val="p"/>
          </m:rPr>
          <m:t>∞</m:t>
        </m:r>
      </m:oMath>
      <w:ins w:id="542" w:author="PR Preview" w:date="2026-01-01T00:00:00Z">
        <w:r>
          <w:t xml:space="preserve">.</w:t>
        </w:r>
      </w:ins>
    </w:p>
    <w:bookmarkEnd w:id="57"/>
    <w:bookmarkStart w:id="75" w:name="additivity"/>
    <w:p>
      <w:pPr>
        <w:pStyle w:val="Heading2"/>
      </w:pPr>
      <w:r>
        <w:t xml:space="preserve">4 Additivity</w:t>
      </w:r>
    </w:p>
    <w:bookmarkStart w:id="59" w:name="def-finite-additivity"/>
    <w:p>
      <w:pPr>
        <w:pStyle w:val="FirstParagraph"/>
      </w:pPr>
      <w:del w:id="543" w:author="PR Preview" w:date="2026-01-01T00:00:00Z">
        <w:r>
          <w:rPr>
            <w:b/>
            <w:bCs/>
          </w:rPr>
          <w:delText xml:space="preserve">Definition 9 (Finite additivity)</w:delText>
        </w:r>
      </w:del>
      <w:del w:id="544" w:author="PR Preview" w:date="2026-01-01T00:00:00Z">
        <w:r>
          <w:delText xml:space="preserve"> </w:delText>
        </w:r>
      </w:del>
      <w:del w:id="545" w:author="PR Preview" w:date="2026-01-01T00:00:00Z">
        <w:r>
          <w:delText xml:space="preserve">Let</w:delText>
        </w:r>
      </w:del>
      <w:del w:id="546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547" w:author="PR Preview" w:date="2026-01-01T00:00:00Z">
        <w:r>
          <w:delText xml:space="preserve"> </w:delText>
        </w:r>
      </w:del>
      <w:del w:id="548" w:author="PR Preview" w:date="2026-01-01T00:00:00Z">
        <w:r>
          <w:delText xml:space="preserve">be a</w:delText>
        </w:r>
      </w:del>
      <w:del w:id="549" w:author="PR Preview" w:date="2026-01-01T00:00:00Z">
        <w:r>
          <w:delText xml:space="preserve"> </w:delText>
        </w:r>
      </w:del>
      <w:hyperlink w:anchor="def-sigma-algebra">
        <m:oMath>
          <m:r>
            <m:t>σ</m:t>
          </m:r>
        </m:oMath>
        <w:del w:id="550" w:author="PR Preview" w:date="2026-01-01T00:00:00Z">
          <w:r>
            <w:rPr>
              <w:rStyle w:val="Hyperlink"/>
            </w:rPr>
            <w:delText xml:space="preserve">-algebra</w:delText>
          </w:r>
        </w:del>
      </w:hyperlink>
      <w:del w:id="551" w:author="PR Preview" w:date="2026-01-01T00:00:00Z">
        <w:r>
          <w:delText xml:space="preserve"> </w:delText>
        </w:r>
      </w:del>
      <w:del w:id="552" w:author="PR Preview" w:date="2026-01-01T00:00:00Z">
        <w:r>
          <w:delText xml:space="preserve">on a set</w:delText>
        </w:r>
      </w:del>
      <w:del w:id="553" w:author="PR Preview" w:date="2026-01-01T00:00:00Z">
        <w:r>
          <w:delText xml:space="preserve"> </w:delText>
        </w:r>
      </w:del>
      <m:oMath>
        <m:r>
          <m:t>S</m:t>
        </m:r>
      </m:oMath>
      <w:del w:id="554" w:author="PR Preview" w:date="2026-01-01T00:00:00Z">
        <w:r>
          <w:delText xml:space="preserve">.</w:delText>
        </w:r>
      </w:del>
      <w:del w:id="555" w:author="PR Preview" w:date="2026-01-01T00:00:00Z">
        <w:r>
          <w:delText xml:space="preserve"> </w:delText>
        </w:r>
      </w:del>
      <w:del w:id="556" w:author="PR Preview" w:date="2026-01-01T00:00:00Z">
        <w:r>
          <w:delText xml:space="preserve">A</w:delText>
        </w:r>
      </w:del>
      <w:del w:id="557" w:author="PR Preview" w:date="2026-01-01T00:00:00Z">
        <w:r>
          <w:delText xml:space="preserve"> </w:delText>
        </w:r>
      </w:del>
      <w:hyperlink r:id="rId58">
        <w:del w:id="558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559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del w:id="560" w:author="PR Preview" w:date="2026-01-01T00:00:00Z">
        <w:r>
          <w:delText xml:space="preserve">,</w:delText>
        </w:r>
      </w:del>
      <w:del w:id="561" w:author="PR Preview" w:date="2026-01-01T00:00:00Z">
        <w:r>
          <w:delText xml:space="preserve"> </w:delText>
        </w:r>
      </w:del>
      <w:del w:id="562" w:author="PR Preview" w:date="2026-01-01T00:00:00Z">
        <w:r>
          <w:delText xml:space="preserve">with values in the</w:delText>
        </w:r>
      </w:del>
      <w:del w:id="563" w:author="PR Preview" w:date="2026-01-01T00:00:00Z">
        <w:r>
          <w:delText xml:space="preserve"> </w:delText>
        </w:r>
      </w:del>
      <w:hyperlink r:id="rId43">
        <w:del w:id="564" w:author="PR Preview" w:date="2026-01-01T00:00:00Z">
          <w:r>
            <w:rPr>
              <w:rStyle w:val="Hyperlink"/>
            </w:rPr>
            <w:delText xml:space="preserve">extended non-negative reals</w:delText>
          </w:r>
        </w:del>
      </w:hyperlink>
      <w:del w:id="565" w:author="PR Preview" w:date="2026-01-01T00:00:00Z">
        <w:r>
          <w:delText xml:space="preserve">,</w:delText>
        </w:r>
      </w:del>
      <w:del w:id="566" w:author="PR Preview" w:date="2026-01-01T00:00:00Z">
        <w:r>
          <w:delText xml:space="preserve"> </w:delText>
        </w:r>
      </w:del>
      <w:del w:id="567" w:author="PR Preview" w:date="2026-01-01T00:00:00Z">
        <w:r>
          <w:delText xml:space="preserve">is</w:delText>
        </w:r>
      </w:del>
      <w:del w:id="568" w:author="PR Preview" w:date="2026-01-01T00:00:00Z">
        <w:r>
          <w:delText xml:space="preserve"> </w:delText>
        </w:r>
      </w:del>
      <w:del w:id="569" w:author="PR Preview" w:date="2026-01-01T00:00:00Z">
        <w:r>
          <w:rPr>
            <w:b/>
            <w:bCs/>
          </w:rPr>
          <w:delText xml:space="preserve">finitely additive</w:delText>
        </w:r>
      </w:del>
      <w:del w:id="570" w:author="PR Preview" w:date="2026-01-01T00:00:00Z">
        <w:r>
          <w:delText xml:space="preserve"> </w:delText>
        </w:r>
      </w:del>
      <w:del w:id="571" w:author="PR Preview" w:date="2026-01-01T00:00:00Z">
        <w:r>
          <w:delText xml:space="preserve">(Wikipedia contributors 2026t)</w:delText>
        </w:r>
      </w:del>
      <w:del w:id="572" w:author="PR Preview" w:date="2026-01-01T00:00:00Z">
        <w:r>
          <w:delText xml:space="preserve"> </w:delText>
        </w:r>
      </w:del>
      <w:del w:id="573" w:author="PR Preview" w:date="2026-01-01T00:00:00Z">
        <w:r>
          <w:delText xml:space="preserve">if, for every finite collection of</w:delText>
        </w:r>
      </w:del>
      <w:del w:id="574" w:author="PR Preview" w:date="2026-01-01T00:00:00Z">
        <w:r>
          <w:delText xml:space="preserve"> </w:delText>
        </w:r>
      </w:del>
      <w:hyperlink w:anchor="def-pairwise-disjoint">
        <w:del w:id="575" w:author="PR Preview" w:date="2026-01-01T00:00:00Z">
          <w:r>
            <w:rPr>
              <w:rStyle w:val="Hyperlink"/>
            </w:rPr>
            <w:delText xml:space="preserve">pairwise disjoint</w:delText>
          </w:r>
        </w:del>
      </w:hyperlink>
      <w:del w:id="576" w:author="PR Preview" w:date="2026-01-01T00:00:00Z">
        <w:r>
          <w:delText xml:space="preserve"> </w:delText>
        </w:r>
      </w:del>
      <w:del w:id="577" w:author="PR Preview" w:date="2026-01-01T00:00:00Z">
        <w:r>
          <w:delText xml:space="preserve">sets</w:delText>
        </w:r>
      </w:del>
      <w:del w:id="578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del w:id="579" w:author="PR Preview" w:date="2026-01-01T00:00:00Z">
        <w:r>
          <w:delText xml:space="preserve"> </w:delText>
        </w:r>
      </w:del>
      <w:del w:id="580" w:author="PR Preview" w:date="2026-01-01T00:00:00Z">
        <w:r>
          <w:delText xml:space="preserve">in</w:delText>
        </w:r>
      </w:del>
      <w:del w:id="581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582" w:author="PR Preview" w:date="2026-01-01T00:00:00Z">
        <w:r>
          <w:delText xml:space="preserve">,</w:delText>
        </w:r>
      </w:del>
      <w:del w:id="583" w:author="PR Preview" w:date="2026-01-01T00:00:00Z">
        <w:r>
          <w:delText xml:space="preserve"> </w:delText>
        </w:r>
      </w:del>
      <w:del w:id="584" w:author="PR Preview" w:date="2026-01-01T00:00:00Z">
        <w:r>
          <w:delText xml:space="preserve">the value of their union is the sum of their values:</w:delText>
        </w:r>
      </w:del>
    </w:p>
    <w:p>
      <w:pPr>
        <w:pStyle w:val="FirstParagraph"/>
      </w:pPr>
      <w:ins w:id="585" w:author="PR Preview" w:date="2026-01-01T00:00:00Z">
        <w:r>
          <w:rPr>
            <w:b/>
            <w:bCs/>
          </w:rPr>
          <w:t xml:space="preserve">Definition 9 (Finite additivity)</w:t>
        </w:r>
      </w:ins>
      <w:ins w:id="586" w:author="PR Preview" w:date="2026-01-01T00:00:00Z">
        <w:r>
          <w:t xml:space="preserve"> </w:t>
        </w:r>
      </w:ins>
      <w:ins w:id="587" w:author="PR Preview" w:date="2026-01-01T00:00:00Z">
        <w:r>
          <w:t xml:space="preserve">Let</w:t>
        </w:r>
      </w:ins>
      <w:ins w:id="58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589" w:author="PR Preview" w:date="2026-01-01T00:00:00Z">
        <w:r>
          <w:t xml:space="preserve"> </w:t>
        </w:r>
      </w:ins>
      <w:ins w:id="590" w:author="PR Preview" w:date="2026-01-01T00:00:00Z">
        <w:r>
          <w:t xml:space="preserve">be a</w:t>
        </w:r>
      </w:ins>
      <w:ins w:id="591" w:author="PR Preview" w:date="2026-01-01T00:00:00Z">
        <w:r>
          <w:t xml:space="preserve"> </w:t>
        </w:r>
      </w:ins>
      <w:hyperlink w:anchor="def-sigma-algebra">
        <m:oMath>
          <m:r>
            <m:t>σ</m:t>
          </m:r>
        </m:oMath>
        <w:ins w:id="592" w:author="PR Preview" w:date="2026-01-01T00:00:00Z">
          <w:r>
            <w:rPr>
              <w:rStyle w:val="Hyperlink"/>
            </w:rPr>
            <w:t xml:space="preserve">-algebra</w:t>
          </w:r>
        </w:ins>
      </w:hyperlink>
      <w:ins w:id="593" w:author="PR Preview" w:date="2026-01-01T00:00:00Z">
        <w:r>
          <w:t xml:space="preserve"> </w:t>
        </w:r>
      </w:ins>
      <w:ins w:id="594" w:author="PR Preview" w:date="2026-01-01T00:00:00Z">
        <w:r>
          <w:t xml:space="preserve">on a set</w:t>
        </w:r>
      </w:ins>
      <w:ins w:id="595" w:author="PR Preview" w:date="2026-01-01T00:00:00Z">
        <w:r>
          <w:t xml:space="preserve"> </w:t>
        </w:r>
      </w:ins>
      <m:oMath>
        <m:r>
          <m:t>S</m:t>
        </m:r>
      </m:oMath>
      <w:ins w:id="596" w:author="PR Preview" w:date="2026-01-01T00:00:00Z">
        <w:r>
          <w:t xml:space="preserve">.</w:t>
        </w:r>
      </w:ins>
      <w:ins w:id="597" w:author="PR Preview" w:date="2026-01-01T00:00:00Z">
        <w:r>
          <w:t xml:space="preserve"> </w:t>
        </w:r>
      </w:ins>
      <w:ins w:id="598" w:author="PR Preview" w:date="2026-01-01T00:00:00Z">
        <w:r>
          <w:t xml:space="preserve">A</w:t>
        </w:r>
      </w:ins>
      <w:ins w:id="599" w:author="PR Preview" w:date="2026-01-01T00:00:00Z">
        <w:r>
          <w:t xml:space="preserve"> </w:t>
        </w:r>
      </w:ins>
      <w:hyperlink r:id="rId58">
        <w:ins w:id="600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601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ins w:id="602" w:author="PR Preview" w:date="2026-01-01T00:00:00Z">
        <w:r>
          <w:t xml:space="preserve">,</w:t>
        </w:r>
      </w:ins>
      <w:ins w:id="603" w:author="PR Preview" w:date="2026-01-01T00:00:00Z">
        <w:r>
          <w:t xml:space="preserve"> </w:t>
        </w:r>
      </w:ins>
      <w:ins w:id="604" w:author="PR Preview" w:date="2026-01-01T00:00:00Z">
        <w:r>
          <w:t xml:space="preserve">with values in the</w:t>
        </w:r>
      </w:ins>
      <w:ins w:id="605" w:author="PR Preview" w:date="2026-01-01T00:00:00Z">
        <w:r>
          <w:t xml:space="preserve"> </w:t>
        </w:r>
      </w:ins>
      <w:hyperlink r:id="rId43">
        <w:ins w:id="606" w:author="PR Preview" w:date="2026-01-01T00:00:00Z">
          <w:r>
            <w:rPr>
              <w:rStyle w:val="Hyperlink"/>
            </w:rPr>
            <w:t xml:space="preserve">extended non-negative reals</w:t>
          </w:r>
        </w:ins>
      </w:hyperlink>
      <w:ins w:id="607" w:author="PR Preview" w:date="2026-01-01T00:00:00Z">
        <w:r>
          <w:t xml:space="preserve">,</w:t>
        </w:r>
      </w:ins>
      <w:ins w:id="608" w:author="PR Preview" w:date="2026-01-01T00:00:00Z">
        <w:r>
          <w:t xml:space="preserve"> </w:t>
        </w:r>
      </w:ins>
      <w:ins w:id="609" w:author="PR Preview" w:date="2026-01-01T00:00:00Z">
        <w:r>
          <w:t xml:space="preserve">is</w:t>
        </w:r>
      </w:ins>
      <w:ins w:id="610" w:author="PR Preview" w:date="2026-01-01T00:00:00Z">
        <w:r>
          <w:t xml:space="preserve"> </w:t>
        </w:r>
      </w:ins>
      <w:ins w:id="611" w:author="PR Preview" w:date="2026-01-01T00:00:00Z">
        <w:r>
          <w:rPr>
            <w:b/>
            <w:bCs/>
          </w:rPr>
          <w:t xml:space="preserve">finitely additive</w:t>
        </w:r>
      </w:ins>
      <w:ins w:id="612" w:author="PR Preview" w:date="2026-01-01T00:00:00Z">
        <w:r>
          <w:t xml:space="preserve"> </w:t>
        </w:r>
      </w:ins>
      <w:ins w:id="613" w:author="PR Preview" w:date="2026-01-01T00:00:00Z">
        <w:r>
          <w:t xml:space="preserve">[9]</w:t>
        </w:r>
      </w:ins>
      <w:ins w:id="614" w:author="PR Preview" w:date="2026-01-01T00:00:00Z">
        <w:r>
          <w:t xml:space="preserve"> </w:t>
        </w:r>
      </w:ins>
      <w:ins w:id="615" w:author="PR Preview" w:date="2026-01-01T00:00:00Z">
        <w:r>
          <w:t xml:space="preserve">if, for every finite collection of</w:t>
        </w:r>
      </w:ins>
      <w:ins w:id="616" w:author="PR Preview" w:date="2026-01-01T00:00:00Z">
        <w:r>
          <w:t xml:space="preserve"> </w:t>
        </w:r>
      </w:ins>
      <w:hyperlink w:anchor="def-pairwise-disjoint">
        <w:ins w:id="617" w:author="PR Preview" w:date="2026-01-01T00:00:00Z">
          <w:r>
            <w:rPr>
              <w:rStyle w:val="Hyperlink"/>
            </w:rPr>
            <w:t xml:space="preserve">pairwise disjoint</w:t>
          </w:r>
        </w:ins>
      </w:hyperlink>
      <w:ins w:id="618" w:author="PR Preview" w:date="2026-01-01T00:00:00Z">
        <w:r>
          <w:t xml:space="preserve"> </w:t>
        </w:r>
      </w:ins>
      <w:ins w:id="619" w:author="PR Preview" w:date="2026-01-01T00:00:00Z">
        <w:r>
          <w:t xml:space="preserve">sets</w:t>
        </w:r>
      </w:ins>
      <w:ins w:id="620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ins w:id="621" w:author="PR Preview" w:date="2026-01-01T00:00:00Z">
        <w:r>
          <w:t xml:space="preserve"> </w:t>
        </w:r>
      </w:ins>
      <w:ins w:id="622" w:author="PR Preview" w:date="2026-01-01T00:00:00Z">
        <w:r>
          <w:t xml:space="preserve">in</w:t>
        </w:r>
      </w:ins>
      <w:ins w:id="62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624" w:author="PR Preview" w:date="2026-01-01T00:00:00Z">
        <w:r>
          <w:t xml:space="preserve">,</w:t>
        </w:r>
      </w:ins>
      <w:ins w:id="625" w:author="PR Preview" w:date="2026-01-01T00:00:00Z">
        <w:r>
          <w:t xml:space="preserve"> </w:t>
        </w:r>
      </w:ins>
      <w:ins w:id="626" w:author="PR Preview" w:date="2026-01-01T00:00:00Z">
        <w:r>
          <w:t xml:space="preserve">the value of their union is the sum of their values:</w:t>
        </w:r>
      </w:ins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9"/>
    <w:bookmarkStart w:id="61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61"/>
    <w:bookmarkStart w:id="62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2"/>
    <w:bookmarkStart w:id="63" w:name="def-countable-additivity"/>
    <w:p>
      <w:pPr>
        <w:pStyle w:val="BodyText"/>
      </w:pPr>
      <w:del w:id="627" w:author="PR Preview" w:date="2026-01-01T00:00:00Z">
        <w:r>
          <w:rPr>
            <w:b/>
            <w:bCs/>
          </w:rPr>
          <w:delText xml:space="preserve">Definition 10 (Countable additivity (</w:delText>
        </w:r>
      </w:del>
      <m:oMath>
        <m:r>
          <m:t>σ</m:t>
        </m:r>
      </m:oMath>
      <w:del w:id="628" w:author="PR Preview" w:date="2026-01-01T00:00:00Z">
        <w:r>
          <w:rPr>
            <w:b/>
            <w:bCs/>
          </w:rPr>
          <w:delText xml:space="preserve">-additivity))</w:delText>
        </w:r>
      </w:del>
      <w:del w:id="629" w:author="PR Preview" w:date="2026-01-01T00:00:00Z">
        <w:r>
          <w:delText xml:space="preserve"> </w:delText>
        </w:r>
      </w:del>
      <w:del w:id="630" w:author="PR Preview" w:date="2026-01-01T00:00:00Z">
        <w:r>
          <w:delText xml:space="preserve">Let</w:delText>
        </w:r>
      </w:del>
      <w:del w:id="631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632" w:author="PR Preview" w:date="2026-01-01T00:00:00Z">
        <w:r>
          <w:delText xml:space="preserve"> </w:delText>
        </w:r>
      </w:del>
      <w:del w:id="633" w:author="PR Preview" w:date="2026-01-01T00:00:00Z">
        <w:r>
          <w:delText xml:space="preserve">be a</w:delText>
        </w:r>
      </w:del>
      <w:del w:id="634" w:author="PR Preview" w:date="2026-01-01T00:00:00Z">
        <w:r>
          <w:delText xml:space="preserve"> </w:delText>
        </w:r>
      </w:del>
      <w:hyperlink w:anchor="def-sigma-algebra">
        <m:oMath>
          <m:r>
            <m:t>σ</m:t>
          </m:r>
        </m:oMath>
        <w:del w:id="635" w:author="PR Preview" w:date="2026-01-01T00:00:00Z">
          <w:r>
            <w:rPr>
              <w:rStyle w:val="Hyperlink"/>
            </w:rPr>
            <w:delText xml:space="preserve">-algebra</w:delText>
          </w:r>
        </w:del>
      </w:hyperlink>
      <w:del w:id="636" w:author="PR Preview" w:date="2026-01-01T00:00:00Z">
        <w:r>
          <w:delText xml:space="preserve"> </w:delText>
        </w:r>
      </w:del>
      <w:del w:id="637" w:author="PR Preview" w:date="2026-01-01T00:00:00Z">
        <w:r>
          <w:delText xml:space="preserve">on a set</w:delText>
        </w:r>
      </w:del>
      <w:del w:id="638" w:author="PR Preview" w:date="2026-01-01T00:00:00Z">
        <w:r>
          <w:delText xml:space="preserve"> </w:delText>
        </w:r>
      </w:del>
      <m:oMath>
        <m:r>
          <m:t>S</m:t>
        </m:r>
      </m:oMath>
      <w:del w:id="639" w:author="PR Preview" w:date="2026-01-01T00:00:00Z">
        <w:r>
          <w:delText xml:space="preserve">.</w:delText>
        </w:r>
      </w:del>
      <w:del w:id="640" w:author="PR Preview" w:date="2026-01-01T00:00:00Z">
        <w:r>
          <w:delText xml:space="preserve"> </w:delText>
        </w:r>
      </w:del>
      <w:del w:id="641" w:author="PR Preview" w:date="2026-01-01T00:00:00Z">
        <w:r>
          <w:delText xml:space="preserve">A function</w:delText>
        </w:r>
      </w:del>
      <w:del w:id="642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del w:id="643" w:author="PR Preview" w:date="2026-01-01T00:00:00Z">
        <w:r>
          <w:delText xml:space="preserve"> </w:delText>
        </w:r>
      </w:del>
      <w:del w:id="644" w:author="PR Preview" w:date="2026-01-01T00:00:00Z">
        <w:r>
          <w:delText xml:space="preserve">is</w:delText>
        </w:r>
      </w:del>
      <w:del w:id="645" w:author="PR Preview" w:date="2026-01-01T00:00:00Z">
        <w:r>
          <w:delText xml:space="preserve"> </w:delText>
        </w:r>
      </w:del>
      <w:del w:id="646" w:author="PR Preview" w:date="2026-01-01T00:00:00Z">
        <w:r>
          <w:rPr>
            <w:b/>
            <w:bCs/>
          </w:rPr>
          <w:delText xml:space="preserve">countably additive</w:delText>
        </w:r>
      </w:del>
      <w:del w:id="647" w:author="PR Preview" w:date="2026-01-01T00:00:00Z">
        <w:r>
          <w:delText xml:space="preserve"> </w:delText>
        </w:r>
      </w:del>
      <w:del w:id="648" w:author="PR Preview" w:date="2026-01-01T00:00:00Z">
        <w:r>
          <w:delText xml:space="preserve">(Wikipedia contributors 2026t)</w:delText>
        </w:r>
      </w:del>
      <w:del w:id="649" w:author="PR Preview" w:date="2026-01-01T00:00:00Z">
        <w:r>
          <w:delText xml:space="preserve"> </w:delText>
        </w:r>
      </w:del>
      <w:del w:id="650" w:author="PR Preview" w:date="2026-01-01T00:00:00Z">
        <w:r>
          <w:delText xml:space="preserve">(also called</w:delText>
        </w:r>
      </w:del>
      <w:del w:id="651" w:author="PR Preview" w:date="2026-01-01T00:00:00Z">
        <w:r>
          <w:delText xml:space="preserve"> </w:delText>
        </w:r>
      </w:del>
      <m:oMath>
        <m:r>
          <m:t>σ</m:t>
        </m:r>
      </m:oMath>
      <w:del w:id="652" w:author="PR Preview" w:date="2026-01-01T00:00:00Z">
        <w:r>
          <w:rPr>
            <w:b/>
            <w:bCs/>
          </w:rPr>
          <w:delText xml:space="preserve">-additive</w:delText>
        </w:r>
      </w:del>
      <w:del w:id="653" w:author="PR Preview" w:date="2026-01-01T00:00:00Z">
        <w:r>
          <w:delText xml:space="preserve">)</w:delText>
        </w:r>
      </w:del>
      <w:del w:id="654" w:author="PR Preview" w:date="2026-01-01T00:00:00Z">
        <w:r>
          <w:delText xml:space="preserve"> </w:delText>
        </w:r>
      </w:del>
      <w:del w:id="655" w:author="PR Preview" w:date="2026-01-01T00:00:00Z">
        <w:r>
          <w:delText xml:space="preserve">if, for every sequence of</w:delText>
        </w:r>
      </w:del>
      <w:del w:id="656" w:author="PR Preview" w:date="2026-01-01T00:00:00Z">
        <w:r>
          <w:delText xml:space="preserve"> </w:delText>
        </w:r>
      </w:del>
      <w:hyperlink w:anchor="def-pairwise-disjoint">
        <w:del w:id="657" w:author="PR Preview" w:date="2026-01-01T00:00:00Z">
          <w:r>
            <w:rPr>
              <w:rStyle w:val="Hyperlink"/>
            </w:rPr>
            <w:delText xml:space="preserve">pairwise disjoint</w:delText>
          </w:r>
        </w:del>
      </w:hyperlink>
      <w:del w:id="658" w:author="PR Preview" w:date="2026-01-01T00:00:00Z">
        <w:r>
          <w:delText xml:space="preserve"> </w:delText>
        </w:r>
      </w:del>
      <w:del w:id="659" w:author="PR Preview" w:date="2026-01-01T00:00:00Z">
        <w:r>
          <w:delText xml:space="preserve">sets</w:delText>
        </w:r>
      </w:del>
      <w:del w:id="660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661" w:author="PR Preview" w:date="2026-01-01T00:00:00Z">
        <w:r>
          <w:delText xml:space="preserve"> </w:delText>
        </w:r>
      </w:del>
      <w:del w:id="662" w:author="PR Preview" w:date="2026-01-01T00:00:00Z">
        <w:r>
          <w:delText xml:space="preserve">in</w:delText>
        </w:r>
      </w:del>
      <w:del w:id="663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664" w:author="PR Preview" w:date="2026-01-01T00:00:00Z">
        <w:r>
          <w:delText xml:space="preserve">,</w:delText>
        </w:r>
      </w:del>
      <w:del w:id="665" w:author="PR Preview" w:date="2026-01-01T00:00:00Z">
        <w:r>
          <w:delText xml:space="preserve"> </w:delText>
        </w:r>
      </w:del>
      <w:del w:id="666" w:author="PR Preview" w:date="2026-01-01T00:00:00Z">
        <w:r>
          <w:delText xml:space="preserve">the value of their union is the sum of their values:</w:delText>
        </w:r>
      </w:del>
    </w:p>
    <w:p>
      <w:pPr>
        <w:pStyle w:val="BodyText"/>
      </w:pPr>
      <w:ins w:id="667" w:author="PR Preview" w:date="2026-01-01T00:00:00Z">
        <w:r>
          <w:rPr>
            <w:b/>
            <w:bCs/>
          </w:rPr>
          <w:t xml:space="preserve">Definition 10 (Countable additivity (</w:t>
        </w:r>
      </w:ins>
      <m:oMath>
        <m:r>
          <m:t>σ</m:t>
        </m:r>
      </m:oMath>
      <w:ins w:id="668" w:author="PR Preview" w:date="2026-01-01T00:00:00Z">
        <w:r>
          <w:rPr>
            <w:b/>
            <w:bCs/>
          </w:rPr>
          <w:t xml:space="preserve">-additivity))</w:t>
        </w:r>
      </w:ins>
      <w:ins w:id="669" w:author="PR Preview" w:date="2026-01-01T00:00:00Z">
        <w:r>
          <w:t xml:space="preserve"> </w:t>
        </w:r>
      </w:ins>
      <w:ins w:id="670" w:author="PR Preview" w:date="2026-01-01T00:00:00Z">
        <w:r>
          <w:t xml:space="preserve">Let</w:t>
        </w:r>
      </w:ins>
      <w:ins w:id="671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672" w:author="PR Preview" w:date="2026-01-01T00:00:00Z">
        <w:r>
          <w:t xml:space="preserve"> </w:t>
        </w:r>
      </w:ins>
      <w:ins w:id="673" w:author="PR Preview" w:date="2026-01-01T00:00:00Z">
        <w:r>
          <w:t xml:space="preserve">be a</w:t>
        </w:r>
      </w:ins>
      <w:ins w:id="674" w:author="PR Preview" w:date="2026-01-01T00:00:00Z">
        <w:r>
          <w:t xml:space="preserve"> </w:t>
        </w:r>
      </w:ins>
      <w:hyperlink w:anchor="def-sigma-algebra">
        <m:oMath>
          <m:r>
            <m:t>σ</m:t>
          </m:r>
        </m:oMath>
        <w:ins w:id="675" w:author="PR Preview" w:date="2026-01-01T00:00:00Z">
          <w:r>
            <w:rPr>
              <w:rStyle w:val="Hyperlink"/>
            </w:rPr>
            <w:t xml:space="preserve">-algebra</w:t>
          </w:r>
        </w:ins>
      </w:hyperlink>
      <w:ins w:id="676" w:author="PR Preview" w:date="2026-01-01T00:00:00Z">
        <w:r>
          <w:t xml:space="preserve"> </w:t>
        </w:r>
      </w:ins>
      <w:ins w:id="677" w:author="PR Preview" w:date="2026-01-01T00:00:00Z">
        <w:r>
          <w:t xml:space="preserve">on a set</w:t>
        </w:r>
      </w:ins>
      <w:ins w:id="678" w:author="PR Preview" w:date="2026-01-01T00:00:00Z">
        <w:r>
          <w:t xml:space="preserve"> </w:t>
        </w:r>
      </w:ins>
      <m:oMath>
        <m:r>
          <m:t>S</m:t>
        </m:r>
      </m:oMath>
      <w:ins w:id="679" w:author="PR Preview" w:date="2026-01-01T00:00:00Z">
        <w:r>
          <w:t xml:space="preserve">.</w:t>
        </w:r>
      </w:ins>
      <w:ins w:id="680" w:author="PR Preview" w:date="2026-01-01T00:00:00Z">
        <w:r>
          <w:t xml:space="preserve"> </w:t>
        </w:r>
      </w:ins>
      <w:ins w:id="681" w:author="PR Preview" w:date="2026-01-01T00:00:00Z">
        <w:r>
          <w:t xml:space="preserve">A function</w:t>
        </w:r>
      </w:ins>
      <w:ins w:id="682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ins w:id="683" w:author="PR Preview" w:date="2026-01-01T00:00:00Z">
        <w:r>
          <w:t xml:space="preserve"> </w:t>
        </w:r>
      </w:ins>
      <w:ins w:id="684" w:author="PR Preview" w:date="2026-01-01T00:00:00Z">
        <w:r>
          <w:t xml:space="preserve">is</w:t>
        </w:r>
      </w:ins>
      <w:ins w:id="685" w:author="PR Preview" w:date="2026-01-01T00:00:00Z">
        <w:r>
          <w:t xml:space="preserve"> </w:t>
        </w:r>
      </w:ins>
      <w:ins w:id="686" w:author="PR Preview" w:date="2026-01-01T00:00:00Z">
        <w:r>
          <w:rPr>
            <w:b/>
            <w:bCs/>
          </w:rPr>
          <w:t xml:space="preserve">countably additive</w:t>
        </w:r>
      </w:ins>
      <w:ins w:id="687" w:author="PR Preview" w:date="2026-01-01T00:00:00Z">
        <w:r>
          <w:t xml:space="preserve"> </w:t>
        </w:r>
      </w:ins>
      <w:ins w:id="688" w:author="PR Preview" w:date="2026-01-01T00:00:00Z">
        <w:r>
          <w:t xml:space="preserve">[9]</w:t>
        </w:r>
      </w:ins>
      <w:ins w:id="689" w:author="PR Preview" w:date="2026-01-01T00:00:00Z">
        <w:r>
          <w:t xml:space="preserve"> </w:t>
        </w:r>
      </w:ins>
      <w:ins w:id="690" w:author="PR Preview" w:date="2026-01-01T00:00:00Z">
        <w:r>
          <w:t xml:space="preserve">(also called</w:t>
        </w:r>
      </w:ins>
      <w:ins w:id="691" w:author="PR Preview" w:date="2026-01-01T00:00:00Z">
        <w:r>
          <w:t xml:space="preserve"> </w:t>
        </w:r>
      </w:ins>
      <m:oMath>
        <m:r>
          <m:t>σ</m:t>
        </m:r>
      </m:oMath>
      <w:ins w:id="692" w:author="PR Preview" w:date="2026-01-01T00:00:00Z">
        <w:r>
          <w:rPr>
            <w:b/>
            <w:bCs/>
          </w:rPr>
          <w:t xml:space="preserve">-additive</w:t>
        </w:r>
      </w:ins>
      <w:ins w:id="693" w:author="PR Preview" w:date="2026-01-01T00:00:00Z">
        <w:r>
          <w:t xml:space="preserve">)</w:t>
        </w:r>
      </w:ins>
      <w:ins w:id="694" w:author="PR Preview" w:date="2026-01-01T00:00:00Z">
        <w:r>
          <w:t xml:space="preserve"> </w:t>
        </w:r>
      </w:ins>
      <w:ins w:id="695" w:author="PR Preview" w:date="2026-01-01T00:00:00Z">
        <w:r>
          <w:t xml:space="preserve">if, for every sequence of</w:t>
        </w:r>
      </w:ins>
      <w:ins w:id="696" w:author="PR Preview" w:date="2026-01-01T00:00:00Z">
        <w:r>
          <w:t xml:space="preserve"> </w:t>
        </w:r>
      </w:ins>
      <w:hyperlink w:anchor="def-pairwise-disjoint">
        <w:ins w:id="697" w:author="PR Preview" w:date="2026-01-01T00:00:00Z">
          <w:r>
            <w:rPr>
              <w:rStyle w:val="Hyperlink"/>
            </w:rPr>
            <w:t xml:space="preserve">pairwise disjoint</w:t>
          </w:r>
        </w:ins>
      </w:hyperlink>
      <w:ins w:id="698" w:author="PR Preview" w:date="2026-01-01T00:00:00Z">
        <w:r>
          <w:t xml:space="preserve"> </w:t>
        </w:r>
      </w:ins>
      <w:ins w:id="699" w:author="PR Preview" w:date="2026-01-01T00:00:00Z">
        <w:r>
          <w:t xml:space="preserve">sets</w:t>
        </w:r>
      </w:ins>
      <w:ins w:id="700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701" w:author="PR Preview" w:date="2026-01-01T00:00:00Z">
        <w:r>
          <w:t xml:space="preserve"> </w:t>
        </w:r>
      </w:ins>
      <w:ins w:id="702" w:author="PR Preview" w:date="2026-01-01T00:00:00Z">
        <w:r>
          <w:t xml:space="preserve">in</w:t>
        </w:r>
      </w:ins>
      <w:ins w:id="70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704" w:author="PR Preview" w:date="2026-01-01T00:00:00Z">
        <w:r>
          <w:t xml:space="preserve">,</w:t>
        </w:r>
      </w:ins>
      <w:ins w:id="705" w:author="PR Preview" w:date="2026-01-01T00:00:00Z">
        <w:r>
          <w:t xml:space="preserve"> </w:t>
        </w:r>
      </w:ins>
      <w:ins w:id="706" w:author="PR Preview" w:date="2026-01-01T00:00:00Z">
        <w:r>
          <w:t xml:space="preserve">the value of their union is the sum of their values:</w:t>
        </w:r>
      </w:ins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3"/>
    <w:bookmarkStart w:id="64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4"/>
    <w:bookmarkStart w:id="65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5"/>
    <w:bookmarkStart w:id="66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7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8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8"/>
    <w:bookmarkStart w:id="69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9"/>
    <w:bookmarkStart w:id="70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70"/>
    <w:bookmarkStart w:id="71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2"/>
    <w:bookmarkStart w:id="74" w:name="rem-finite-not-countable-converse"/>
    <w:p>
      <w:pPr>
        <w:pStyle w:val="FirstParagraph"/>
      </w:pPr>
      <w:del w:id="707" w:author="PR Preview" w:date="2026-01-01T00:00:00Z">
        <w:r>
          <w:rPr>
            <w:i/>
            <w:iCs/>
          </w:rPr>
          <w:delText xml:space="preserve">Remark 5</w:delText>
        </w:r>
      </w:del>
      <w:del w:id="708" w:author="PR Preview" w:date="2026-01-01T00:00:00Z">
        <w:r>
          <w:delText xml:space="preserve"> (Finite additivity does not imply countable additivity). </w:delText>
        </w:r>
      </w:del>
      <w:hyperlink w:anchor="exm-finite-not-countable">
        <w:del w:id="709" w:author="PR Preview" w:date="2026-01-01T00:00:00Z">
          <w:r>
            <w:rPr>
              <w:rStyle w:val="Hyperlink"/>
            </w:rPr>
            <w:delText xml:space="preserve">Example 15</w:delText>
          </w:r>
        </w:del>
      </w:hyperlink>
      <w:del w:id="710" w:author="PR Preview" w:date="2026-01-01T00:00:00Z">
        <w:r>
          <w:delText xml:space="preserve"> </w:delText>
        </w:r>
      </w:del>
      <w:del w:id="711" w:author="PR Preview" w:date="2026-01-01T00:00:00Z">
        <w:r>
          <w:delText xml:space="preserve">shows that the</w:delText>
        </w:r>
      </w:del>
      <w:del w:id="712" w:author="PR Preview" w:date="2026-01-01T00:00:00Z">
        <w:r>
          <w:delText xml:space="preserve"> </w:delText>
        </w:r>
      </w:del>
      <w:hyperlink r:id="rId73">
        <w:del w:id="713" w:author="PR Preview" w:date="2026-01-01T00:00:00Z">
          <w:r>
            <w:rPr>
              <w:rStyle w:val="Hyperlink"/>
            </w:rPr>
            <w:delText xml:space="preserve">converse</w:delText>
          </w:r>
        </w:del>
      </w:hyperlink>
      <w:del w:id="714" w:author="PR Preview" w:date="2026-01-01T00:00:00Z">
        <w:r>
          <w:delText xml:space="preserve"> </w:delText>
        </w:r>
      </w:del>
      <w:del w:id="715" w:author="PR Preview" w:date="2026-01-01T00:00:00Z">
        <w:r>
          <w:delText xml:space="preserve">of</w:delText>
        </w:r>
      </w:del>
      <w:del w:id="716" w:author="PR Preview" w:date="2026-01-01T00:00:00Z">
        <w:r>
          <w:delText xml:space="preserve"> </w:delText>
        </w:r>
      </w:del>
      <w:hyperlink w:anchor="thm-countable-implies-finite">
        <w:del w:id="717" w:author="PR Preview" w:date="2026-01-01T00:00:00Z">
          <w:r>
            <w:rPr>
              <w:rStyle w:val="Hyperlink"/>
            </w:rPr>
            <w:delText xml:space="preserve">Theorem 4</w:delText>
          </w:r>
        </w:del>
      </w:hyperlink>
      <w:del w:id="718" w:author="PR Preview" w:date="2026-01-01T00:00:00Z">
        <w:r>
          <w:delText xml:space="preserve"> </w:delText>
        </w:r>
      </w:del>
      <w:del w:id="719" w:author="PR Preview" w:date="2026-01-01T00:00:00Z">
        <w:r>
          <w:delText xml:space="preserve">fails,</w:delText>
        </w:r>
      </w:del>
      <w:del w:id="720" w:author="PR Preview" w:date="2026-01-01T00:00:00Z">
        <w:r>
          <w:delText xml:space="preserve"> </w:delText>
        </w:r>
      </w:del>
      <w:del w:id="721" w:author="PR Preview" w:date="2026-01-01T00:00:00Z">
        <w:r>
          <w:delText xml:space="preserve">even when</w:delText>
        </w:r>
      </w:del>
      <w:del w:id="722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723" w:author="PR Preview" w:date="2026-01-01T00:00:00Z">
        <w:r>
          <w:delText xml:space="preserve">:</w:delText>
        </w:r>
      </w:del>
      <w:del w:id="724" w:author="PR Preview" w:date="2026-01-01T00:00:00Z">
        <w:r>
          <w:delText xml:space="preserve"> </w:delText>
        </w:r>
      </w:del>
      <w:del w:id="725" w:author="PR Preview" w:date="2026-01-01T00:00:00Z">
        <w:r>
          <w:delText xml:space="preserve">a finitely additive function need not be countably additive</w:delText>
        </w:r>
      </w:del>
      <w:del w:id="726" w:author="PR Preview" w:date="2026-01-01T00:00:00Z">
        <w:r>
          <w:delText xml:space="preserve"> </w:delText>
        </w:r>
      </w:del>
      <w:del w:id="727" w:author="PR Preview" w:date="2026-01-01T00:00:00Z">
        <w:r>
          <w:delText xml:space="preserve">(Wikipedia contributors 2026t)</w:delText>
        </w:r>
      </w:del>
      <w:del w:id="728" w:author="PR Preview" w:date="2026-01-01T00:00:00Z">
        <w:r>
          <w:delText xml:space="preserve">.</w:delText>
        </w:r>
      </w:del>
      <w:del w:id="729" w:author="PR Preview" w:date="2026-01-01T00:00:00Z">
        <w:r>
          <w:delText xml:space="preserve"> </w:delText>
        </w:r>
      </w:del>
      <w:del w:id="730" w:author="PR Preview" w:date="2026-01-01T00:00:00Z">
        <w:r>
          <w:delText xml:space="preserve">The function</w:delText>
        </w:r>
      </w:del>
      <w:del w:id="731" w:author="PR Preview" w:date="2026-01-01T00:00:00Z">
        <w:r>
          <w:delText xml:space="preserve"> </w:delText>
        </w:r>
      </w:del>
      <m:oMath>
        <m:r>
          <m:t>μ</m:t>
        </m:r>
      </m:oMath>
      <w:del w:id="732" w:author="PR Preview" w:date="2026-01-01T00:00:00Z">
        <w:r>
          <w:delText xml:space="preserve"> </w:delText>
        </w:r>
      </w:del>
      <w:del w:id="733" w:author="PR Preview" w:date="2026-01-01T00:00:00Z">
        <w:r>
          <w:delText xml:space="preserve">in</w:delText>
        </w:r>
      </w:del>
      <w:del w:id="734" w:author="PR Preview" w:date="2026-01-01T00:00:00Z">
        <w:r>
          <w:delText xml:space="preserve"> </w:delText>
        </w:r>
      </w:del>
      <w:hyperlink w:anchor="exm-finite-not-countable">
        <w:del w:id="735" w:author="PR Preview" w:date="2026-01-01T00:00:00Z">
          <w:r>
            <w:rPr>
              <w:rStyle w:val="Hyperlink"/>
            </w:rPr>
            <w:delText xml:space="preserve">Example 15</w:delText>
          </w:r>
        </w:del>
      </w:hyperlink>
      <w:del w:id="736" w:author="PR Preview" w:date="2026-01-01T00:00:00Z">
        <w:r>
          <w:delText xml:space="preserve"> </w:delText>
        </w:r>
      </w:del>
      <w:del w:id="737" w:author="PR Preview" w:date="2026-01-01T00:00:00Z">
        <w:r>
          <w:delText xml:space="preserve">has</w:delText>
        </w:r>
      </w:del>
      <w:del w:id="738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739" w:author="PR Preview" w:date="2026-01-01T00:00:00Z">
        <w:r>
          <w:delText xml:space="preserve">,</w:delText>
        </w:r>
      </w:del>
      <w:del w:id="740" w:author="PR Preview" w:date="2026-01-01T00:00:00Z">
        <w:r>
          <w:delText xml:space="preserve"> </w:delText>
        </w:r>
      </w:del>
      <w:del w:id="741" w:author="PR Preview" w:date="2026-01-01T00:00:00Z">
        <w:r>
          <w:delText xml:space="preserve">because</w:delText>
        </w:r>
      </w:del>
      <w:del w:id="742" w:author="PR Preview" w:date="2026-01-01T00:00:00Z">
        <w:r>
          <w:delText xml:space="preserve"> </w:delText>
        </w:r>
      </w:del>
      <m:oMath>
        <m:r>
          <m:rPr>
            <m:sty m:val="p"/>
          </m:rPr>
          <m:t>∅</m:t>
        </m:r>
      </m:oMath>
      <w:del w:id="743" w:author="PR Preview" w:date="2026-01-01T00:00:00Z">
        <w:r>
          <w:delText xml:space="preserve"> </w:delText>
        </w:r>
      </w:del>
      <w:del w:id="744" w:author="PR Preview" w:date="2026-01-01T00:00:00Z">
        <w:r>
          <w:delText xml:space="preserve">is finite.</w:delText>
        </w:r>
      </w:del>
    </w:p>
    <w:p>
      <w:pPr>
        <w:pStyle w:val="FirstParagraph"/>
      </w:pPr>
      <w:ins w:id="745" w:author="PR Preview" w:date="2026-01-01T00:00:00Z">
        <w:r>
          <w:rPr>
            <w:i/>
            <w:iCs/>
          </w:rPr>
          <w:t xml:space="preserve">Remark 5</w:t>
        </w:r>
      </w:ins>
      <w:ins w:id="746" w:author="PR Preview" w:date="2026-01-01T00:00:00Z">
        <w:r>
          <w:t xml:space="preserve"> (Finite additivity does not imply countable additivity). </w:t>
        </w:r>
      </w:ins>
      <w:hyperlink w:anchor="exm-finite-not-countable">
        <w:ins w:id="747" w:author="PR Preview" w:date="2026-01-01T00:00:00Z">
          <w:r>
            <w:rPr>
              <w:rStyle w:val="Hyperlink"/>
            </w:rPr>
            <w:t xml:space="preserve">Example 15</w:t>
          </w:r>
        </w:ins>
      </w:hyperlink>
      <w:ins w:id="748" w:author="PR Preview" w:date="2026-01-01T00:00:00Z">
        <w:r>
          <w:t xml:space="preserve"> </w:t>
        </w:r>
      </w:ins>
      <w:ins w:id="749" w:author="PR Preview" w:date="2026-01-01T00:00:00Z">
        <w:r>
          <w:t xml:space="preserve">shows that the</w:t>
        </w:r>
      </w:ins>
      <w:ins w:id="750" w:author="PR Preview" w:date="2026-01-01T00:00:00Z">
        <w:r>
          <w:t xml:space="preserve"> </w:t>
        </w:r>
      </w:ins>
      <w:hyperlink r:id="rId73">
        <w:ins w:id="751" w:author="PR Preview" w:date="2026-01-01T00:00:00Z">
          <w:r>
            <w:rPr>
              <w:rStyle w:val="Hyperlink"/>
            </w:rPr>
            <w:t xml:space="preserve">converse</w:t>
          </w:r>
        </w:ins>
      </w:hyperlink>
      <w:ins w:id="752" w:author="PR Preview" w:date="2026-01-01T00:00:00Z">
        <w:r>
          <w:t xml:space="preserve"> </w:t>
        </w:r>
      </w:ins>
      <w:ins w:id="753" w:author="PR Preview" w:date="2026-01-01T00:00:00Z">
        <w:r>
          <w:t xml:space="preserve">of</w:t>
        </w:r>
      </w:ins>
      <w:ins w:id="754" w:author="PR Preview" w:date="2026-01-01T00:00:00Z">
        <w:r>
          <w:t xml:space="preserve"> </w:t>
        </w:r>
      </w:ins>
      <w:hyperlink w:anchor="thm-countable-implies-finite">
        <w:ins w:id="755" w:author="PR Preview" w:date="2026-01-01T00:00:00Z">
          <w:r>
            <w:rPr>
              <w:rStyle w:val="Hyperlink"/>
            </w:rPr>
            <w:t xml:space="preserve">Theorem 4</w:t>
          </w:r>
        </w:ins>
      </w:hyperlink>
      <w:ins w:id="756" w:author="PR Preview" w:date="2026-01-01T00:00:00Z">
        <w:r>
          <w:t xml:space="preserve"> </w:t>
        </w:r>
      </w:ins>
      <w:ins w:id="757" w:author="PR Preview" w:date="2026-01-01T00:00:00Z">
        <w:r>
          <w:t xml:space="preserve">fails,</w:t>
        </w:r>
      </w:ins>
      <w:ins w:id="758" w:author="PR Preview" w:date="2026-01-01T00:00:00Z">
        <w:r>
          <w:t xml:space="preserve"> </w:t>
        </w:r>
      </w:ins>
      <w:ins w:id="759" w:author="PR Preview" w:date="2026-01-01T00:00:00Z">
        <w:r>
          <w:t xml:space="preserve">even when</w:t>
        </w:r>
      </w:ins>
      <w:ins w:id="760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761" w:author="PR Preview" w:date="2026-01-01T00:00:00Z">
        <w:r>
          <w:t xml:space="preserve">:</w:t>
        </w:r>
      </w:ins>
      <w:ins w:id="762" w:author="PR Preview" w:date="2026-01-01T00:00:00Z">
        <w:r>
          <w:t xml:space="preserve"> </w:t>
        </w:r>
      </w:ins>
      <w:ins w:id="763" w:author="PR Preview" w:date="2026-01-01T00:00:00Z">
        <w:r>
          <w:t xml:space="preserve">a finitely additive function need not be countably additive</w:t>
        </w:r>
      </w:ins>
      <w:ins w:id="764" w:author="PR Preview" w:date="2026-01-01T00:00:00Z">
        <w:r>
          <w:t xml:space="preserve"> </w:t>
        </w:r>
      </w:ins>
      <w:ins w:id="765" w:author="PR Preview" w:date="2026-01-01T00:00:00Z">
        <w:r>
          <w:t xml:space="preserve">[9]</w:t>
        </w:r>
      </w:ins>
      <w:ins w:id="766" w:author="PR Preview" w:date="2026-01-01T00:00:00Z">
        <w:r>
          <w:t xml:space="preserve">.</w:t>
        </w:r>
      </w:ins>
      <w:ins w:id="767" w:author="PR Preview" w:date="2026-01-01T00:00:00Z">
        <w:r>
          <w:t xml:space="preserve"> </w:t>
        </w:r>
      </w:ins>
      <w:ins w:id="768" w:author="PR Preview" w:date="2026-01-01T00:00:00Z">
        <w:r>
          <w:t xml:space="preserve">The function</w:t>
        </w:r>
      </w:ins>
      <w:ins w:id="769" w:author="PR Preview" w:date="2026-01-01T00:00:00Z">
        <w:r>
          <w:t xml:space="preserve"> </w:t>
        </w:r>
      </w:ins>
      <m:oMath>
        <m:r>
          <m:t>μ</m:t>
        </m:r>
      </m:oMath>
      <w:ins w:id="770" w:author="PR Preview" w:date="2026-01-01T00:00:00Z">
        <w:r>
          <w:t xml:space="preserve"> </w:t>
        </w:r>
      </w:ins>
      <w:ins w:id="771" w:author="PR Preview" w:date="2026-01-01T00:00:00Z">
        <w:r>
          <w:t xml:space="preserve">in</w:t>
        </w:r>
      </w:ins>
      <w:ins w:id="772" w:author="PR Preview" w:date="2026-01-01T00:00:00Z">
        <w:r>
          <w:t xml:space="preserve"> </w:t>
        </w:r>
      </w:ins>
      <w:hyperlink w:anchor="exm-finite-not-countable">
        <w:ins w:id="773" w:author="PR Preview" w:date="2026-01-01T00:00:00Z">
          <w:r>
            <w:rPr>
              <w:rStyle w:val="Hyperlink"/>
            </w:rPr>
            <w:t xml:space="preserve">Example 15</w:t>
          </w:r>
        </w:ins>
      </w:hyperlink>
      <w:ins w:id="774" w:author="PR Preview" w:date="2026-01-01T00:00:00Z">
        <w:r>
          <w:t xml:space="preserve"> </w:t>
        </w:r>
      </w:ins>
      <w:ins w:id="775" w:author="PR Preview" w:date="2026-01-01T00:00:00Z">
        <w:r>
          <w:t xml:space="preserve">has</w:t>
        </w:r>
      </w:ins>
      <w:ins w:id="776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777" w:author="PR Preview" w:date="2026-01-01T00:00:00Z">
        <w:r>
          <w:t xml:space="preserve">,</w:t>
        </w:r>
      </w:ins>
      <w:ins w:id="778" w:author="PR Preview" w:date="2026-01-01T00:00:00Z">
        <w:r>
          <w:t xml:space="preserve"> </w:t>
        </w:r>
      </w:ins>
      <w:ins w:id="779" w:author="PR Preview" w:date="2026-01-01T00:00:00Z">
        <w:r>
          <w:t xml:space="preserve">because</w:t>
        </w:r>
      </w:ins>
      <w:ins w:id="780" w:author="PR Preview" w:date="2026-01-01T00:00:00Z">
        <w:r>
          <w:t xml:space="preserve"> </w:t>
        </w:r>
      </w:ins>
      <m:oMath>
        <m:r>
          <m:rPr>
            <m:sty m:val="p"/>
          </m:rPr>
          <m:t>∅</m:t>
        </m:r>
      </m:oMath>
      <w:ins w:id="781" w:author="PR Preview" w:date="2026-01-01T00:00:00Z">
        <w:r>
          <w:t xml:space="preserve"> </w:t>
        </w:r>
      </w:ins>
      <w:ins w:id="782" w:author="PR Preview" w:date="2026-01-01T00:00:00Z">
        <w:r>
          <w:t xml:space="preserve">is finite.</w:t>
        </w:r>
      </w:ins>
    </w:p>
    <w:bookmarkEnd w:id="74"/>
    <w:bookmarkEnd w:id="75"/>
    <w:bookmarkStart w:id="101" w:name="measures"/>
    <w:p>
      <w:pPr>
        <w:pStyle w:val="Heading2"/>
      </w:pPr>
      <w:r>
        <w:t xml:space="preserve">5 Measures</w:t>
      </w:r>
    </w:p>
    <w:bookmarkStart w:id="76" w:name="def-measure"/>
    <w:p>
      <w:pPr>
        <w:pStyle w:val="FirstParagraph"/>
      </w:pPr>
      <w:del w:id="783" w:author="PR Preview" w:date="2026-01-01T00:00:00Z">
        <w:r>
          <w:rPr>
            <w:b/>
            <w:bCs/>
          </w:rPr>
          <w:delText xml:space="preserve">Definition 11 (Measure)</w:delText>
        </w:r>
      </w:del>
      <w:del w:id="784" w:author="PR Preview" w:date="2026-01-01T00:00:00Z">
        <w:r>
          <w:delText xml:space="preserve"> </w:delText>
        </w:r>
      </w:del>
      <w:del w:id="785" w:author="PR Preview" w:date="2026-01-01T00:00:00Z">
        <w:r>
          <w:delText xml:space="preserve">A</w:delText>
        </w:r>
      </w:del>
      <w:del w:id="786" w:author="PR Preview" w:date="2026-01-01T00:00:00Z">
        <w:r>
          <w:delText xml:space="preserve"> </w:delText>
        </w:r>
      </w:del>
      <w:del w:id="787" w:author="PR Preview" w:date="2026-01-01T00:00:00Z">
        <w:r>
          <w:rPr>
            <w:b/>
            <w:bCs/>
          </w:rPr>
          <w:delText xml:space="preserve">measure</w:delText>
        </w:r>
      </w:del>
      <w:del w:id="788" w:author="PR Preview" w:date="2026-01-01T00:00:00Z">
        <w:r>
          <w:delText xml:space="preserve"> </w:delText>
        </w:r>
      </w:del>
      <w:del w:id="789" w:author="PR Preview" w:date="2026-01-01T00:00:00Z">
        <w:r>
          <w:delText xml:space="preserve">on a set</w:delText>
        </w:r>
      </w:del>
      <w:del w:id="790" w:author="PR Preview" w:date="2026-01-01T00:00:00Z">
        <w:r>
          <w:delText xml:space="preserve"> </w:delText>
        </w:r>
      </w:del>
      <m:oMath>
        <m:r>
          <m:t>S</m:t>
        </m:r>
      </m:oMath>
      <w:del w:id="791" w:author="PR Preview" w:date="2026-01-01T00:00:00Z">
        <w:r>
          <w:delText xml:space="preserve"> </w:delText>
        </w:r>
      </w:del>
      <w:del w:id="792" w:author="PR Preview" w:date="2026-01-01T00:00:00Z">
        <w:r>
          <w:delText xml:space="preserve">(Wikipedia contributors 2026l)</w:delText>
        </w:r>
      </w:del>
      <w:del w:id="793" w:author="PR Preview" w:date="2026-01-01T00:00:00Z">
        <w:r>
          <w:delText xml:space="preserve"> </w:delText>
        </w:r>
      </w:del>
      <w:del w:id="794" w:author="PR Preview" w:date="2026-01-01T00:00:00Z">
        <w:r>
          <w:delText xml:space="preserve">with a</w:delText>
        </w:r>
      </w:del>
      <w:del w:id="795" w:author="PR Preview" w:date="2026-01-01T00:00:00Z">
        <w:r>
          <w:delText xml:space="preserve"> </w:delText>
        </w:r>
      </w:del>
      <w:hyperlink w:anchor="def-sigma-algebra">
        <m:oMath>
          <m:r>
            <m:t>σ</m:t>
          </m:r>
        </m:oMath>
        <w:del w:id="796" w:author="PR Preview" w:date="2026-01-01T00:00:00Z">
          <w:r>
            <w:rPr>
              <w:rStyle w:val="Hyperlink"/>
            </w:rPr>
            <w:delText xml:space="preserve">-algebra</w:delText>
          </w:r>
        </w:del>
      </w:hyperlink>
      <w:del w:id="797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798" w:author="PR Preview" w:date="2026-01-01T00:00:00Z">
        <w:r>
          <w:delText xml:space="preserve"> </w:delText>
        </w:r>
      </w:del>
      <w:del w:id="799" w:author="PR Preview" w:date="2026-01-01T00:00:00Z">
        <w:r>
          <w:delText xml:space="preserve">is a function</w:delText>
        </w:r>
      </w:del>
      <w:del w:id="800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del w:id="801" w:author="PR Preview" w:date="2026-01-01T00:00:00Z">
        <w:r>
          <w:delText xml:space="preserve"> </w:delText>
        </w:r>
      </w:del>
      <w:del w:id="802" w:author="PR Preview" w:date="2026-01-01T00:00:00Z">
        <w:r>
          <w:delText xml:space="preserve">that satisfies:</w:delText>
        </w:r>
      </w:del>
    </w:p>
    <w:p>
      <w:pPr>
        <w:pStyle w:val="FirstParagraph"/>
      </w:pPr>
      <w:ins w:id="803" w:author="PR Preview" w:date="2026-01-01T00:00:00Z">
        <w:r>
          <w:rPr>
            <w:b/>
            <w:bCs/>
          </w:rPr>
          <w:t xml:space="preserve">Definition 11 (Measure)</w:t>
        </w:r>
      </w:ins>
      <w:ins w:id="804" w:author="PR Preview" w:date="2026-01-01T00:00:00Z">
        <w:r>
          <w:t xml:space="preserve"> </w:t>
        </w:r>
      </w:ins>
      <w:ins w:id="805" w:author="PR Preview" w:date="2026-01-01T00:00:00Z">
        <w:r>
          <w:t xml:space="preserve">A</w:t>
        </w:r>
      </w:ins>
      <w:ins w:id="806" w:author="PR Preview" w:date="2026-01-01T00:00:00Z">
        <w:r>
          <w:t xml:space="preserve"> </w:t>
        </w:r>
      </w:ins>
      <w:ins w:id="807" w:author="PR Preview" w:date="2026-01-01T00:00:00Z">
        <w:r>
          <w:rPr>
            <w:b/>
            <w:bCs/>
          </w:rPr>
          <w:t xml:space="preserve">measure</w:t>
        </w:r>
      </w:ins>
      <w:ins w:id="808" w:author="PR Preview" w:date="2026-01-01T00:00:00Z">
        <w:r>
          <w:t xml:space="preserve"> </w:t>
        </w:r>
      </w:ins>
      <w:ins w:id="809" w:author="PR Preview" w:date="2026-01-01T00:00:00Z">
        <w:r>
          <w:t xml:space="preserve">on a set</w:t>
        </w:r>
      </w:ins>
      <w:ins w:id="810" w:author="PR Preview" w:date="2026-01-01T00:00:00Z">
        <w:r>
          <w:t xml:space="preserve"> </w:t>
        </w:r>
      </w:ins>
      <m:oMath>
        <m:r>
          <m:t>S</m:t>
        </m:r>
      </m:oMath>
      <w:ins w:id="811" w:author="PR Preview" w:date="2026-01-01T00:00:00Z">
        <w:r>
          <w:t xml:space="preserve"> </w:t>
        </w:r>
      </w:ins>
      <w:ins w:id="812" w:author="PR Preview" w:date="2026-01-01T00:00:00Z">
        <w:r>
          <w:t xml:space="preserve">[10]</w:t>
        </w:r>
      </w:ins>
      <w:ins w:id="813" w:author="PR Preview" w:date="2026-01-01T00:00:00Z">
        <w:r>
          <w:t xml:space="preserve"> </w:t>
        </w:r>
      </w:ins>
      <w:ins w:id="814" w:author="PR Preview" w:date="2026-01-01T00:00:00Z">
        <w:r>
          <w:t xml:space="preserve">with a</w:t>
        </w:r>
      </w:ins>
      <w:ins w:id="815" w:author="PR Preview" w:date="2026-01-01T00:00:00Z">
        <w:r>
          <w:t xml:space="preserve"> </w:t>
        </w:r>
      </w:ins>
      <w:hyperlink w:anchor="def-sigma-algebra">
        <m:oMath>
          <m:r>
            <m:t>σ</m:t>
          </m:r>
        </m:oMath>
        <w:ins w:id="816" w:author="PR Preview" w:date="2026-01-01T00:00:00Z">
          <w:r>
            <w:rPr>
              <w:rStyle w:val="Hyperlink"/>
            </w:rPr>
            <w:t xml:space="preserve">-algebra</w:t>
          </w:r>
        </w:ins>
      </w:hyperlink>
      <w:ins w:id="81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818" w:author="PR Preview" w:date="2026-01-01T00:00:00Z">
        <w:r>
          <w:t xml:space="preserve"> </w:t>
        </w:r>
      </w:ins>
      <w:ins w:id="819" w:author="PR Preview" w:date="2026-01-01T00:00:00Z">
        <w:r>
          <w:t xml:space="preserve">is a function</w:t>
        </w:r>
      </w:ins>
      <w:ins w:id="820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ins w:id="821" w:author="PR Preview" w:date="2026-01-01T00:00:00Z">
        <w:r>
          <w:t xml:space="preserve"> </w:t>
        </w:r>
      </w:ins>
      <w:ins w:id="822" w:author="PR Preview" w:date="2026-01-01T00:00:00Z">
        <w:r>
          <w:t xml:space="preserve">that satisfies:</w:t>
        </w:r>
      </w:ins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6"/>
    <w:bookmarkStart w:id="77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7"/>
    <w:bookmarkStart w:id="78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9" w:name="def-counting-measure"/>
    <w:p>
      <w:pPr>
        <w:pStyle w:val="BodyText"/>
      </w:pPr>
      <w:del w:id="823" w:author="PR Preview" w:date="2026-01-01T00:00:00Z">
        <w:r>
          <w:rPr>
            <w:b/>
            <w:bCs/>
          </w:rPr>
          <w:delText xml:space="preserve">Definition 12 (Counting measure)</w:delText>
        </w:r>
      </w:del>
      <w:del w:id="824" w:author="PR Preview" w:date="2026-01-01T00:00:00Z">
        <w:r>
          <w:delText xml:space="preserve"> </w:delText>
        </w:r>
      </w:del>
      <w:del w:id="825" w:author="PR Preview" w:date="2026-01-01T00:00:00Z">
        <w:r>
          <w:delText xml:space="preserve">The</w:delText>
        </w:r>
      </w:del>
      <w:del w:id="826" w:author="PR Preview" w:date="2026-01-01T00:00:00Z">
        <w:r>
          <w:delText xml:space="preserve"> </w:delText>
        </w:r>
      </w:del>
      <w:del w:id="827" w:author="PR Preview" w:date="2026-01-01T00:00:00Z">
        <w:r>
          <w:rPr>
            <w:b/>
            <w:bCs/>
          </w:rPr>
          <w:delText xml:space="preserve">counting measure</w:delText>
        </w:r>
      </w:del>
      <w:del w:id="828" w:author="PR Preview" w:date="2026-01-01T00:00:00Z">
        <w:r>
          <w:delText xml:space="preserve"> </w:delText>
        </w:r>
      </w:del>
      <w:del w:id="829" w:author="PR Preview" w:date="2026-01-01T00:00:00Z">
        <w:r>
          <w:delText xml:space="preserve">(Wikipedia contributors 2026d)</w:delText>
        </w:r>
      </w:del>
      <w:del w:id="830" w:author="PR Preview" w:date="2026-01-01T00:00:00Z">
        <w:r>
          <w:delText xml:space="preserve"> </w:delText>
        </w:r>
      </w:del>
      <w:del w:id="831" w:author="PR Preview" w:date="2026-01-01T00:00:00Z">
        <w:r>
          <w:delText xml:space="preserve">on a set</w:delText>
        </w:r>
      </w:del>
      <w:del w:id="832" w:author="PR Preview" w:date="2026-01-01T00:00:00Z">
        <w:r>
          <w:delText xml:space="preserve"> </w:delText>
        </w:r>
      </w:del>
      <m:oMath>
        <m:r>
          <m:t>S</m:t>
        </m:r>
      </m:oMath>
      <w:del w:id="833" w:author="PR Preview" w:date="2026-01-01T00:00:00Z">
        <w:r>
          <w:delText xml:space="preserve"> </w:delText>
        </w:r>
      </w:del>
      <w:del w:id="834" w:author="PR Preview" w:date="2026-01-01T00:00:00Z">
        <w:r>
          <w:delText xml:space="preserve">is the</w:delText>
        </w:r>
      </w:del>
      <w:del w:id="835" w:author="PR Preview" w:date="2026-01-01T00:00:00Z">
        <w:r>
          <w:delText xml:space="preserve"> </w:delText>
        </w:r>
      </w:del>
      <w:hyperlink w:anchor="def-measure">
        <w:del w:id="836" w:author="PR Preview" w:date="2026-01-01T00:00:00Z">
          <w:r>
            <w:rPr>
              <w:rStyle w:val="Hyperlink"/>
            </w:rPr>
            <w:delText xml:space="preserve">measure</w:delText>
          </w:r>
        </w:del>
      </w:hyperlink>
      <w:del w:id="837" w:author="PR Preview" w:date="2026-01-01T00:00:00Z">
        <w:r>
          <w:delText xml:space="preserve"> </w:delText>
        </w:r>
      </w:del>
      <w:del w:id="838" w:author="PR Preview" w:date="2026-01-01T00:00:00Z">
        <w:r>
          <w:delText xml:space="preserve">on the</w:delText>
        </w:r>
      </w:del>
      <w:del w:id="839" w:author="PR Preview" w:date="2026-01-01T00:00:00Z">
        <w:r>
          <w:delText xml:space="preserve"> </w:delText>
        </w:r>
      </w:del>
      <w:hyperlink w:anchor="thm-power-set-sigma-algebra">
        <m:oMath>
          <m:r>
            <m:t>σ</m:t>
          </m:r>
        </m:oMath>
        <w:del w:id="840" w:author="PR Preview" w:date="2026-01-01T00:00:00Z">
          <w:r>
            <w:rPr>
              <w:rStyle w:val="Hyperlink"/>
            </w:rPr>
            <w:delText xml:space="preserve">-algebra of all subsets of</w:delText>
          </w:r>
        </w:del>
        <w:del w:id="841" w:author="PR Preview" w:date="2026-01-01T00:00:00Z">
          <w:r>
            <w:rPr>
              <w:rStyle w:val="Hyperlink"/>
            </w:rPr>
            <w:delText xml:space="preserve"> </w:delText>
          </w:r>
        </w:del>
        <m:oMath>
          <m:r>
            <m:t>S</m:t>
          </m:r>
        </m:oMath>
      </w:hyperlink>
      <w:del w:id="842" w:author="PR Preview" w:date="2026-01-01T00:00:00Z">
        <w:r>
          <w:delText xml:space="preserve"> </w:delText>
        </w:r>
      </w:del>
      <w:del w:id="843" w:author="PR Preview" w:date="2026-01-01T00:00:00Z">
        <w:r>
          <w:delText xml:space="preserve">that assigns each finite set its number of elements,</w:delText>
        </w:r>
      </w:del>
      <w:del w:id="844" w:author="PR Preview" w:date="2026-01-01T00:00:00Z">
        <w:r>
          <w:delText xml:space="preserve"> </w:delText>
        </w:r>
      </w:del>
      <w:del w:id="845" w:author="PR Preview" w:date="2026-01-01T00:00:00Z">
        <w:r>
          <w:delText xml:space="preserve">and each infinite set the value</w:delText>
        </w:r>
      </w:del>
      <w:del w:id="846" w:author="PR Preview" w:date="2026-01-01T00:00:00Z">
        <w:r>
          <w:delText xml:space="preserve"> </w:delText>
        </w:r>
      </w:del>
      <m:oMath>
        <m:r>
          <m:rPr>
            <m:sty m:val="p"/>
          </m:rPr>
          <m:t>∞</m:t>
        </m:r>
      </m:oMath>
      <w:del w:id="847" w:author="PR Preview" w:date="2026-01-01T00:00:00Z">
        <w:r>
          <w:delText xml:space="preserve">:</w:delText>
        </w:r>
      </w:del>
    </w:p>
    <w:p>
      <w:pPr>
        <w:pStyle w:val="BodyText"/>
      </w:pPr>
      <w:ins w:id="848" w:author="PR Preview" w:date="2026-01-01T00:00:00Z">
        <w:r>
          <w:rPr>
            <w:b/>
            <w:bCs/>
          </w:rPr>
          <w:t xml:space="preserve">Definition 12 (Counting measure)</w:t>
        </w:r>
      </w:ins>
      <w:ins w:id="849" w:author="PR Preview" w:date="2026-01-01T00:00:00Z">
        <w:r>
          <w:t xml:space="preserve"> </w:t>
        </w:r>
      </w:ins>
      <w:ins w:id="850" w:author="PR Preview" w:date="2026-01-01T00:00:00Z">
        <w:r>
          <w:t xml:space="preserve">The</w:t>
        </w:r>
      </w:ins>
      <w:ins w:id="851" w:author="PR Preview" w:date="2026-01-01T00:00:00Z">
        <w:r>
          <w:t xml:space="preserve"> </w:t>
        </w:r>
      </w:ins>
      <w:ins w:id="852" w:author="PR Preview" w:date="2026-01-01T00:00:00Z">
        <w:r>
          <w:rPr>
            <w:b/>
            <w:bCs/>
          </w:rPr>
          <w:t xml:space="preserve">counting measure</w:t>
        </w:r>
      </w:ins>
      <w:ins w:id="853" w:author="PR Preview" w:date="2026-01-01T00:00:00Z">
        <w:r>
          <w:t xml:space="preserve"> </w:t>
        </w:r>
      </w:ins>
      <w:ins w:id="854" w:author="PR Preview" w:date="2026-01-01T00:00:00Z">
        <w:r>
          <w:t xml:space="preserve">[11]</w:t>
        </w:r>
      </w:ins>
      <w:ins w:id="855" w:author="PR Preview" w:date="2026-01-01T00:00:00Z">
        <w:r>
          <w:t xml:space="preserve"> </w:t>
        </w:r>
      </w:ins>
      <w:ins w:id="856" w:author="PR Preview" w:date="2026-01-01T00:00:00Z">
        <w:r>
          <w:t xml:space="preserve">on a set</w:t>
        </w:r>
      </w:ins>
      <w:ins w:id="857" w:author="PR Preview" w:date="2026-01-01T00:00:00Z">
        <w:r>
          <w:t xml:space="preserve"> </w:t>
        </w:r>
      </w:ins>
      <m:oMath>
        <m:r>
          <m:t>S</m:t>
        </m:r>
      </m:oMath>
      <w:ins w:id="858" w:author="PR Preview" w:date="2026-01-01T00:00:00Z">
        <w:r>
          <w:t xml:space="preserve"> </w:t>
        </w:r>
      </w:ins>
      <w:ins w:id="859" w:author="PR Preview" w:date="2026-01-01T00:00:00Z">
        <w:r>
          <w:t xml:space="preserve">is the</w:t>
        </w:r>
      </w:ins>
      <w:ins w:id="860" w:author="PR Preview" w:date="2026-01-01T00:00:00Z">
        <w:r>
          <w:t xml:space="preserve"> </w:t>
        </w:r>
      </w:ins>
      <w:hyperlink w:anchor="def-measure">
        <w:ins w:id="861" w:author="PR Preview" w:date="2026-01-01T00:00:00Z">
          <w:r>
            <w:rPr>
              <w:rStyle w:val="Hyperlink"/>
            </w:rPr>
            <w:t xml:space="preserve">measure</w:t>
          </w:r>
        </w:ins>
      </w:hyperlink>
      <w:ins w:id="862" w:author="PR Preview" w:date="2026-01-01T00:00:00Z">
        <w:r>
          <w:t xml:space="preserve"> </w:t>
        </w:r>
      </w:ins>
      <w:ins w:id="863" w:author="PR Preview" w:date="2026-01-01T00:00:00Z">
        <w:r>
          <w:t xml:space="preserve">on the</w:t>
        </w:r>
      </w:ins>
      <w:ins w:id="864" w:author="PR Preview" w:date="2026-01-01T00:00:00Z">
        <w:r>
          <w:t xml:space="preserve"> </w:t>
        </w:r>
      </w:ins>
      <w:hyperlink w:anchor="thm-power-set-sigma-algebra">
        <m:oMath>
          <m:r>
            <m:t>σ</m:t>
          </m:r>
        </m:oMath>
        <w:ins w:id="865" w:author="PR Preview" w:date="2026-01-01T00:00:00Z">
          <w:r>
            <w:rPr>
              <w:rStyle w:val="Hyperlink"/>
            </w:rPr>
            <w:t xml:space="preserve">-algebra of all subsets of</w:t>
          </w:r>
        </w:ins>
        <w:ins w:id="866" w:author="PR Preview" w:date="2026-01-01T00:00:00Z">
          <w:r>
            <w:rPr>
              <w:rStyle w:val="Hyperlink"/>
            </w:rPr>
            <w:t xml:space="preserve"> </w:t>
          </w:r>
        </w:ins>
        <m:oMath>
          <m:r>
            <m:t>S</m:t>
          </m:r>
        </m:oMath>
      </w:hyperlink>
      <w:ins w:id="867" w:author="PR Preview" w:date="2026-01-01T00:00:00Z">
        <w:r>
          <w:t xml:space="preserve"> </w:t>
        </w:r>
      </w:ins>
      <w:ins w:id="868" w:author="PR Preview" w:date="2026-01-01T00:00:00Z">
        <w:r>
          <w:t xml:space="preserve">that assigns each finite set its number of elements,</w:t>
        </w:r>
      </w:ins>
      <w:ins w:id="869" w:author="PR Preview" w:date="2026-01-01T00:00:00Z">
        <w:r>
          <w:t xml:space="preserve"> </w:t>
        </w:r>
      </w:ins>
      <w:ins w:id="870" w:author="PR Preview" w:date="2026-01-01T00:00:00Z">
        <w:r>
          <w:t xml:space="preserve">and each infinite set the value</w:t>
        </w:r>
      </w:ins>
      <w:ins w:id="871" w:author="PR Preview" w:date="2026-01-01T00:00:00Z">
        <w:r>
          <w:t xml:space="preserve"> </w:t>
        </w:r>
      </w:ins>
      <m:oMath>
        <m:r>
          <m:rPr>
            <m:sty m:val="p"/>
          </m:rPr>
          <m:t>∞</m:t>
        </m:r>
      </m:oMath>
      <w:ins w:id="872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9"/>
    <w:bookmarkStart w:id="81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80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measurable-space"/>
    <w:p>
      <w:pPr>
        <w:pStyle w:val="FirstParagraph"/>
      </w:pPr>
      <w:del w:id="873" w:author="PR Preview" w:date="2026-01-01T00:00:00Z">
        <w:r>
          <w:rPr>
            <w:b/>
            <w:bCs/>
          </w:rPr>
          <w:delText xml:space="preserve">Definition 13 (Measurable space)</w:delText>
        </w:r>
      </w:del>
      <w:del w:id="874" w:author="PR Preview" w:date="2026-01-01T00:00:00Z">
        <w:r>
          <w:delText xml:space="preserve"> </w:delText>
        </w:r>
      </w:del>
      <w:del w:id="875" w:author="PR Preview" w:date="2026-01-01T00:00:00Z">
        <w:r>
          <w:delText xml:space="preserve">A</w:delText>
        </w:r>
      </w:del>
      <w:del w:id="876" w:author="PR Preview" w:date="2026-01-01T00:00:00Z">
        <w:r>
          <w:delText xml:space="preserve"> </w:delText>
        </w:r>
      </w:del>
      <w:del w:id="877" w:author="PR Preview" w:date="2026-01-01T00:00:00Z">
        <w:r>
          <w:rPr>
            <w:b/>
            <w:bCs/>
          </w:rPr>
          <w:delText xml:space="preserve">measurable space</w:delText>
        </w:r>
      </w:del>
      <w:del w:id="878" w:author="PR Preview" w:date="2026-01-01T00:00:00Z">
        <w:r>
          <w:delText xml:space="preserve"> </w:delText>
        </w:r>
      </w:del>
      <w:del w:id="879" w:author="PR Preview" w:date="2026-01-01T00:00:00Z">
        <w:r>
          <w:delText xml:space="preserve">(Wikipedia contributors 2026k)</w:delText>
        </w:r>
      </w:del>
      <w:del w:id="88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del w:id="881" w:author="PR Preview" w:date="2026-01-01T00:00:00Z">
        <w:r>
          <w:delText xml:space="preserve"> </w:delText>
        </w:r>
      </w:del>
      <w:del w:id="882" w:author="PR Preview" w:date="2026-01-01T00:00:00Z">
        <w:r>
          <w:delText xml:space="preserve">is a set</w:delText>
        </w:r>
      </w:del>
      <w:del w:id="883" w:author="PR Preview" w:date="2026-01-01T00:00:00Z">
        <w:r>
          <w:delText xml:space="preserve"> </w:delText>
        </w:r>
      </w:del>
      <m:oMath>
        <m:r>
          <m:t>S</m:t>
        </m:r>
      </m:oMath>
      <w:del w:id="884" w:author="PR Preview" w:date="2026-01-01T00:00:00Z">
        <w:r>
          <w:delText xml:space="preserve"> </w:delText>
        </w:r>
      </w:del>
      <w:del w:id="885" w:author="PR Preview" w:date="2026-01-01T00:00:00Z">
        <w:r>
          <w:delText xml:space="preserve">together with a</w:delText>
        </w:r>
      </w:del>
      <w:del w:id="886" w:author="PR Preview" w:date="2026-01-01T00:00:00Z">
        <w:r>
          <w:delText xml:space="preserve"> </w:delText>
        </w:r>
      </w:del>
      <w:hyperlink w:anchor="def-sigma-algebra">
        <m:oMath>
          <m:r>
            <m:t>σ</m:t>
          </m:r>
        </m:oMath>
        <w:del w:id="887" w:author="PR Preview" w:date="2026-01-01T00:00:00Z">
          <w:r>
            <w:rPr>
              <w:rStyle w:val="Hyperlink"/>
            </w:rPr>
            <w:delText xml:space="preserve">-algebra</w:delText>
          </w:r>
        </w:del>
      </w:hyperlink>
      <w:del w:id="888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889" w:author="PR Preview" w:date="2026-01-01T00:00:00Z">
        <w:r>
          <w:delText xml:space="preserve"> </w:delText>
        </w:r>
      </w:del>
      <w:del w:id="890" w:author="PR Preview" w:date="2026-01-01T00:00:00Z">
        <w:r>
          <w:delText xml:space="preserve">on</w:delText>
        </w:r>
      </w:del>
      <w:del w:id="891" w:author="PR Preview" w:date="2026-01-01T00:00:00Z">
        <w:r>
          <w:delText xml:space="preserve"> </w:delText>
        </w:r>
      </w:del>
      <m:oMath>
        <m:r>
          <m:t>S</m:t>
        </m:r>
      </m:oMath>
      <w:del w:id="892" w:author="PR Preview" w:date="2026-01-01T00:00:00Z">
        <w:r>
          <w:delText xml:space="preserve">.</w:delText>
        </w:r>
      </w:del>
    </w:p>
    <w:p>
      <w:pPr>
        <w:pStyle w:val="FirstParagraph"/>
      </w:pPr>
      <w:ins w:id="893" w:author="PR Preview" w:date="2026-01-01T00:00:00Z">
        <w:r>
          <w:rPr>
            <w:b/>
            <w:bCs/>
          </w:rPr>
          <w:t xml:space="preserve">Definition 13 (Measurable space)</w:t>
        </w:r>
      </w:ins>
      <w:ins w:id="894" w:author="PR Preview" w:date="2026-01-01T00:00:00Z">
        <w:r>
          <w:t xml:space="preserve"> </w:t>
        </w:r>
      </w:ins>
      <w:ins w:id="895" w:author="PR Preview" w:date="2026-01-01T00:00:00Z">
        <w:r>
          <w:t xml:space="preserve">A</w:t>
        </w:r>
      </w:ins>
      <w:ins w:id="896" w:author="PR Preview" w:date="2026-01-01T00:00:00Z">
        <w:r>
          <w:t xml:space="preserve"> </w:t>
        </w:r>
      </w:ins>
      <w:ins w:id="897" w:author="PR Preview" w:date="2026-01-01T00:00:00Z">
        <w:r>
          <w:rPr>
            <w:b/>
            <w:bCs/>
          </w:rPr>
          <w:t xml:space="preserve">measurable space</w:t>
        </w:r>
      </w:ins>
      <w:ins w:id="898" w:author="PR Preview" w:date="2026-01-01T00:00:00Z">
        <w:r>
          <w:t xml:space="preserve"> </w:t>
        </w:r>
      </w:ins>
      <w:ins w:id="899" w:author="PR Preview" w:date="2026-01-01T00:00:00Z">
        <w:r>
          <w:t xml:space="preserve">[12]</w:t>
        </w:r>
      </w:ins>
      <w:ins w:id="90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ins w:id="901" w:author="PR Preview" w:date="2026-01-01T00:00:00Z">
        <w:r>
          <w:t xml:space="preserve"> </w:t>
        </w:r>
      </w:ins>
      <w:ins w:id="902" w:author="PR Preview" w:date="2026-01-01T00:00:00Z">
        <w:r>
          <w:t xml:space="preserve">is a set</w:t>
        </w:r>
      </w:ins>
      <w:ins w:id="903" w:author="PR Preview" w:date="2026-01-01T00:00:00Z">
        <w:r>
          <w:t xml:space="preserve"> </w:t>
        </w:r>
      </w:ins>
      <m:oMath>
        <m:r>
          <m:t>S</m:t>
        </m:r>
      </m:oMath>
      <w:ins w:id="904" w:author="PR Preview" w:date="2026-01-01T00:00:00Z">
        <w:r>
          <w:t xml:space="preserve"> </w:t>
        </w:r>
      </w:ins>
      <w:ins w:id="905" w:author="PR Preview" w:date="2026-01-01T00:00:00Z">
        <w:r>
          <w:t xml:space="preserve">together with a</w:t>
        </w:r>
      </w:ins>
      <w:ins w:id="906" w:author="PR Preview" w:date="2026-01-01T00:00:00Z">
        <w:r>
          <w:t xml:space="preserve"> </w:t>
        </w:r>
      </w:ins>
      <w:hyperlink w:anchor="def-sigma-algebra">
        <m:oMath>
          <m:r>
            <m:t>σ</m:t>
          </m:r>
        </m:oMath>
        <w:ins w:id="907" w:author="PR Preview" w:date="2026-01-01T00:00:00Z">
          <w:r>
            <w:rPr>
              <w:rStyle w:val="Hyperlink"/>
            </w:rPr>
            <w:t xml:space="preserve">-algebra</w:t>
          </w:r>
        </w:ins>
      </w:hyperlink>
      <w:ins w:id="90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909" w:author="PR Preview" w:date="2026-01-01T00:00:00Z">
        <w:r>
          <w:t xml:space="preserve"> </w:t>
        </w:r>
      </w:ins>
      <w:ins w:id="910" w:author="PR Preview" w:date="2026-01-01T00:00:00Z">
        <w:r>
          <w:t xml:space="preserve">on</w:t>
        </w:r>
      </w:ins>
      <w:ins w:id="911" w:author="PR Preview" w:date="2026-01-01T00:00:00Z">
        <w:r>
          <w:t xml:space="preserve"> </w:t>
        </w:r>
      </w:ins>
      <m:oMath>
        <m:r>
          <m:t>S</m:t>
        </m:r>
      </m:oMath>
      <w:ins w:id="912" w:author="PR Preview" w:date="2026-01-01T00:00:00Z">
        <w:r>
          <w:t xml:space="preserve">.</w:t>
        </w:r>
      </w:ins>
    </w:p>
    <w:bookmarkEnd w:id="82"/>
    <w:bookmarkStart w:id="83" w:name="def-measurable-set"/>
    <w:p>
      <w:pPr>
        <w:pStyle w:val="BodyText"/>
      </w:pPr>
      <w:r>
        <w:rPr>
          <w:b/>
          <w:bCs/>
        </w:rPr>
        <w:t xml:space="preserve">Definition 14 (Measurable set)</w:t>
      </w:r>
      <w:r>
        <w:t xml:space="preserve"> </w:t>
      </w:r>
      <w:r>
        <w:t xml:space="preserve">In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3"/>
    <w:bookmarkStart w:id="84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4"/>
    <w:bookmarkStart w:id="85" w:name="def-measure-space"/>
    <w:p>
      <w:pPr>
        <w:pStyle w:val="FirstParagraph"/>
      </w:pPr>
      <w:r>
        <w:rPr>
          <w:b/>
          <w:bCs/>
        </w:rPr>
        <w:t xml:space="preserve">Definition 15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5"/>
    <w:bookmarkStart w:id="86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6"/>
    <w:bookmarkStart w:id="87" w:name="def-lebesgue-measure"/>
    <w:p>
      <w:pPr>
        <w:pStyle w:val="BodyText"/>
      </w:pPr>
      <w:del w:id="913" w:author="PR Preview" w:date="2026-01-01T00:00:00Z">
        <w:r>
          <w:rPr>
            <w:b/>
            <w:bCs/>
          </w:rPr>
          <w:delText xml:space="preserve">Definition 16 (Lebesgue measure)</w:delText>
        </w:r>
      </w:del>
      <w:del w:id="914" w:author="PR Preview" w:date="2026-01-01T00:00:00Z">
        <w:r>
          <w:delText xml:space="preserve"> </w:delText>
        </w:r>
      </w:del>
      <w:del w:id="915" w:author="PR Preview" w:date="2026-01-01T00:00:00Z">
        <w:r>
          <w:rPr>
            <w:b/>
            <w:bCs/>
          </w:rPr>
          <w:delText xml:space="preserve">Lebesgue measure</w:delText>
        </w:r>
      </w:del>
      <w:del w:id="916" w:author="PR Preview" w:date="2026-01-01T00:00:00Z">
        <w:r>
          <w:delText xml:space="preserve"> </w:delText>
        </w:r>
      </w:del>
      <w:del w:id="917" w:author="PR Preview" w:date="2026-01-01T00:00:00Z">
        <w:r>
          <w:delText xml:space="preserve">on</w:delText>
        </w:r>
      </w:del>
      <w:del w:id="918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R</m:t>
        </m:r>
      </m:oMath>
      <w:del w:id="919" w:author="PR Preview" w:date="2026-01-01T00:00:00Z">
        <w:r>
          <w:delText xml:space="preserve"> </w:delText>
        </w:r>
      </w:del>
      <w:del w:id="920" w:author="PR Preview" w:date="2026-01-01T00:00:00Z">
        <w:r>
          <w:delText xml:space="preserve">(Wikipedia contributors 2026i)</w:delText>
        </w:r>
      </w:del>
      <w:del w:id="921" w:author="PR Preview" w:date="2026-01-01T00:00:00Z">
        <w:r>
          <w:delText xml:space="preserve"> </w:delText>
        </w:r>
      </w:del>
      <w:del w:id="922" w:author="PR Preview" w:date="2026-01-01T00:00:00Z">
        <w:r>
          <w:delText xml:space="preserve">is the</w:delText>
        </w:r>
      </w:del>
      <w:del w:id="923" w:author="PR Preview" w:date="2026-01-01T00:00:00Z">
        <w:r>
          <w:delText xml:space="preserve"> </w:delText>
        </w:r>
      </w:del>
      <w:hyperlink w:anchor="def-measure">
        <w:del w:id="924" w:author="PR Preview" w:date="2026-01-01T00:00:00Z">
          <w:r>
            <w:rPr>
              <w:rStyle w:val="Hyperlink"/>
            </w:rPr>
            <w:delText xml:space="preserve">measure</w:delText>
          </w:r>
        </w:del>
      </w:hyperlink>
      <w:del w:id="925" w:author="PR Preview" w:date="2026-01-01T00:00:00Z">
        <w:r>
          <w:delText xml:space="preserve"> </w:delText>
        </w:r>
      </w:del>
      <m:oMath>
        <m:r>
          <m:t>λ</m:t>
        </m:r>
      </m:oMath>
      <w:del w:id="926" w:author="PR Preview" w:date="2026-01-01T00:00:00Z">
        <w:r>
          <w:delText xml:space="preserve"> </w:delText>
        </w:r>
      </w:del>
      <w:del w:id="927" w:author="PR Preview" w:date="2026-01-01T00:00:00Z">
        <w:r>
          <w:delText xml:space="preserve">on the</w:delText>
        </w:r>
      </w:del>
      <w:del w:id="928" w:author="PR Preview" w:date="2026-01-01T00:00:00Z">
        <w:r>
          <w:delText xml:space="preserve"> </w:delText>
        </w:r>
      </w:del>
      <w:hyperlink w:anchor="def-borel-sigma-algebra">
        <w:del w:id="929" w:author="PR Preview" w:date="2026-01-01T00:00:00Z">
          <w:r>
            <w:rPr>
              <w:rStyle w:val="Hyperlink"/>
            </w:rPr>
            <w:delText xml:space="preserve">Borel</w:delText>
          </w:r>
        </w:del>
        <w:del w:id="930" w:author="PR Preview" w:date="2026-01-01T00:00:00Z">
          <w:r>
            <w:rPr>
              <w:rStyle w:val="Hyperlink"/>
            </w:rPr>
            <w:delText xml:space="preserve"> </w:delText>
          </w:r>
        </w:del>
        <m:oMath>
          <m:r>
            <m:t>σ</m:t>
          </m:r>
        </m:oMath>
        <w:del w:id="931" w:author="PR Preview" w:date="2026-01-01T00:00:00Z">
          <w:r>
            <w:rPr>
              <w:rStyle w:val="Hyperlink"/>
            </w:rPr>
            <w:delText xml:space="preserve">-algebra</w:delText>
          </w:r>
        </w:del>
      </w:hyperlink>
      <w:del w:id="932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B</m:t>
        </m:r>
      </m:oMath>
      <w:del w:id="933" w:author="PR Preview" w:date="2026-01-01T00:00:00Z">
        <w:r>
          <w:delText xml:space="preserve"> </w:delText>
        </w:r>
      </w:del>
      <w:del w:id="934" w:author="PR Preview" w:date="2026-01-01T00:00:00Z">
        <w:r>
          <w:delText xml:space="preserve">that assigns each</w:delText>
        </w:r>
      </w:del>
      <w:del w:id="935" w:author="PR Preview" w:date="2026-01-01T00:00:00Z">
        <w:r>
          <w:delText xml:space="preserve"> </w:delText>
        </w:r>
      </w:del>
      <w:hyperlink r:id="rId34">
        <w:del w:id="936" w:author="PR Preview" w:date="2026-01-01T00:00:00Z">
          <w:r>
            <w:rPr>
              <w:rStyle w:val="Hyperlink"/>
            </w:rPr>
            <w:delText xml:space="preserve">interval</w:delText>
          </w:r>
        </w:del>
      </w:hyperlink>
      <w:del w:id="937" w:author="PR Preview" w:date="2026-01-01T00:00:00Z">
        <w:r>
          <w:delText xml:space="preserve"> </w:delText>
        </w:r>
      </w:del>
      <w:del w:id="938" w:author="PR Preview" w:date="2026-01-01T00:00:00Z">
        <w:r>
          <w:delText xml:space="preserve">its length:</w:delText>
        </w:r>
      </w:del>
      <w:del w:id="939" w:author="PR Preview" w:date="2026-01-01T00:00:00Z">
        <w:r>
          <w:delText xml:space="preserve"> </w:delText>
        </w:r>
      </w:del>
      <w:del w:id="940" w:author="PR Preview" w:date="2026-01-01T00:00:00Z">
        <w:r>
          <w:delText xml:space="preserve">for real numbers</w:delText>
        </w:r>
      </w:del>
      <w:del w:id="941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≤</m:t>
        </m:r>
        <m:r>
          <m:t>b</m:t>
        </m:r>
      </m:oMath>
      <w:del w:id="942" w:author="PR Preview" w:date="2026-01-01T00:00:00Z">
        <w:r>
          <w:delText xml:space="preserve">,</w:delText>
        </w:r>
      </w:del>
    </w:p>
    <w:p>
      <w:pPr>
        <w:pStyle w:val="BodyText"/>
      </w:pPr>
      <w:ins w:id="943" w:author="PR Preview" w:date="2026-01-01T00:00:00Z">
        <w:r>
          <w:rPr>
            <w:b/>
            <w:bCs/>
          </w:rPr>
          <w:t xml:space="preserve">Definition 16 (Lebesgue measure)</w:t>
        </w:r>
      </w:ins>
      <w:ins w:id="944" w:author="PR Preview" w:date="2026-01-01T00:00:00Z">
        <w:r>
          <w:t xml:space="preserve"> </w:t>
        </w:r>
      </w:ins>
      <w:ins w:id="945" w:author="PR Preview" w:date="2026-01-01T00:00:00Z">
        <w:r>
          <w:rPr>
            <w:b/>
            <w:bCs/>
          </w:rPr>
          <w:t xml:space="preserve">Lebesgue measure</w:t>
        </w:r>
      </w:ins>
      <w:ins w:id="946" w:author="PR Preview" w:date="2026-01-01T00:00:00Z">
        <w:r>
          <w:t xml:space="preserve"> </w:t>
        </w:r>
      </w:ins>
      <w:ins w:id="947" w:author="PR Preview" w:date="2026-01-01T00:00:00Z">
        <w:r>
          <w:t xml:space="preserve">on</w:t>
        </w:r>
      </w:ins>
      <w:ins w:id="948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R</m:t>
        </m:r>
      </m:oMath>
      <w:ins w:id="949" w:author="PR Preview" w:date="2026-01-01T00:00:00Z">
        <w:r>
          <w:t xml:space="preserve"> </w:t>
        </w:r>
      </w:ins>
      <w:ins w:id="950" w:author="PR Preview" w:date="2026-01-01T00:00:00Z">
        <w:r>
          <w:t xml:space="preserve">[13]</w:t>
        </w:r>
      </w:ins>
      <w:ins w:id="951" w:author="PR Preview" w:date="2026-01-01T00:00:00Z">
        <w:r>
          <w:t xml:space="preserve"> </w:t>
        </w:r>
      </w:ins>
      <w:ins w:id="952" w:author="PR Preview" w:date="2026-01-01T00:00:00Z">
        <w:r>
          <w:t xml:space="preserve">is the</w:t>
        </w:r>
      </w:ins>
      <w:ins w:id="953" w:author="PR Preview" w:date="2026-01-01T00:00:00Z">
        <w:r>
          <w:t xml:space="preserve"> </w:t>
        </w:r>
      </w:ins>
      <w:hyperlink w:anchor="def-measure">
        <w:ins w:id="954" w:author="PR Preview" w:date="2026-01-01T00:00:00Z">
          <w:r>
            <w:rPr>
              <w:rStyle w:val="Hyperlink"/>
            </w:rPr>
            <w:t xml:space="preserve">measure</w:t>
          </w:r>
        </w:ins>
      </w:hyperlink>
      <w:ins w:id="955" w:author="PR Preview" w:date="2026-01-01T00:00:00Z">
        <w:r>
          <w:t xml:space="preserve"> </w:t>
        </w:r>
      </w:ins>
      <m:oMath>
        <m:r>
          <m:t>λ</m:t>
        </m:r>
      </m:oMath>
      <w:ins w:id="956" w:author="PR Preview" w:date="2026-01-01T00:00:00Z">
        <w:r>
          <w:t xml:space="preserve"> </w:t>
        </w:r>
      </w:ins>
      <w:ins w:id="957" w:author="PR Preview" w:date="2026-01-01T00:00:00Z">
        <w:r>
          <w:t xml:space="preserve">on the</w:t>
        </w:r>
      </w:ins>
      <w:ins w:id="958" w:author="PR Preview" w:date="2026-01-01T00:00:00Z">
        <w:r>
          <w:t xml:space="preserve"> </w:t>
        </w:r>
      </w:ins>
      <w:hyperlink w:anchor="def-borel-sigma-algebra">
        <w:ins w:id="959" w:author="PR Preview" w:date="2026-01-01T00:00:00Z">
          <w:r>
            <w:rPr>
              <w:rStyle w:val="Hyperlink"/>
            </w:rPr>
            <w:t xml:space="preserve">Borel</w:t>
          </w:r>
        </w:ins>
        <w:ins w:id="960" w:author="PR Preview" w:date="2026-01-01T00:00:00Z">
          <w:r>
            <w:rPr>
              <w:rStyle w:val="Hyperlink"/>
            </w:rPr>
            <w:t xml:space="preserve"> </w:t>
          </w:r>
        </w:ins>
        <m:oMath>
          <m:r>
            <m:t>σ</m:t>
          </m:r>
        </m:oMath>
        <w:ins w:id="961" w:author="PR Preview" w:date="2026-01-01T00:00:00Z">
          <w:r>
            <w:rPr>
              <w:rStyle w:val="Hyperlink"/>
            </w:rPr>
            <w:t xml:space="preserve">-algebra</w:t>
          </w:r>
        </w:ins>
      </w:hyperlink>
      <w:ins w:id="962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B</m:t>
        </m:r>
      </m:oMath>
      <w:ins w:id="963" w:author="PR Preview" w:date="2026-01-01T00:00:00Z">
        <w:r>
          <w:t xml:space="preserve"> </w:t>
        </w:r>
      </w:ins>
      <w:ins w:id="964" w:author="PR Preview" w:date="2026-01-01T00:00:00Z">
        <w:r>
          <w:t xml:space="preserve">that assigns each</w:t>
        </w:r>
      </w:ins>
      <w:ins w:id="965" w:author="PR Preview" w:date="2026-01-01T00:00:00Z">
        <w:r>
          <w:t xml:space="preserve"> </w:t>
        </w:r>
      </w:ins>
      <w:hyperlink r:id="rId34">
        <w:ins w:id="966" w:author="PR Preview" w:date="2026-01-01T00:00:00Z">
          <w:r>
            <w:rPr>
              <w:rStyle w:val="Hyperlink"/>
            </w:rPr>
            <w:t xml:space="preserve">interval</w:t>
          </w:r>
        </w:ins>
      </w:hyperlink>
      <w:ins w:id="967" w:author="PR Preview" w:date="2026-01-01T00:00:00Z">
        <w:r>
          <w:t xml:space="preserve"> </w:t>
        </w:r>
      </w:ins>
      <w:ins w:id="968" w:author="PR Preview" w:date="2026-01-01T00:00:00Z">
        <w:r>
          <w:t xml:space="preserve">its length:</w:t>
        </w:r>
      </w:ins>
      <w:ins w:id="969" w:author="PR Preview" w:date="2026-01-01T00:00:00Z">
        <w:r>
          <w:t xml:space="preserve"> </w:t>
        </w:r>
      </w:ins>
      <w:ins w:id="970" w:author="PR Preview" w:date="2026-01-01T00:00:00Z">
        <w:r>
          <w:t xml:space="preserve">for real numbers</w:t>
        </w:r>
      </w:ins>
      <w:ins w:id="971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≤</m:t>
        </m:r>
        <m:r>
          <m:t>b</m:t>
        </m:r>
      </m:oMath>
      <w:ins w:id="972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87"/>
    <w:bookmarkStart w:id="88" w:name="rem-lebesgue-measure-exists"/>
    <w:p>
      <w:pPr>
        <w:pStyle w:val="BodyText"/>
      </w:pPr>
      <w:del w:id="973" w:author="PR Preview" w:date="2026-01-01T00:00:00Z">
        <w:r>
          <w:rPr>
            <w:i/>
            <w:iCs/>
          </w:rPr>
          <w:delText xml:space="preserve">Remark 6</w:delText>
        </w:r>
      </w:del>
      <w:del w:id="974" w:author="PR Preview" w:date="2026-01-01T00:00:00Z">
        <w:r>
          <w:delText xml:space="preserve"> (Lebesgue measure exists). </w:delText>
        </w:r>
      </w:del>
      <w:del w:id="975" w:author="PR Preview" w:date="2026-01-01T00:00:00Z">
        <w:r>
          <w:delText xml:space="preserve">Exactly one measure on</w:delText>
        </w:r>
      </w:del>
      <w:del w:id="976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B</m:t>
        </m:r>
      </m:oMath>
      <w:del w:id="977" w:author="PR Preview" w:date="2026-01-01T00:00:00Z">
        <w:r>
          <w:delText xml:space="preserve"> </w:delText>
        </w:r>
      </w:del>
      <w:del w:id="978" w:author="PR Preview" w:date="2026-01-01T00:00:00Z">
        <w:r>
          <w:delText xml:space="preserve">assigns every interval its length;</w:delText>
        </w:r>
      </w:del>
      <w:del w:id="979" w:author="PR Preview" w:date="2026-01-01T00:00:00Z">
        <w:r>
          <w:delText xml:space="preserve"> </w:delText>
        </w:r>
      </w:del>
      <w:del w:id="980" w:author="PR Preview" w:date="2026-01-01T00:00:00Z">
        <w:r>
          <w:delText xml:space="preserve">constructing it takes more measure theory than these notes cover</w:delText>
        </w:r>
      </w:del>
      <w:del w:id="981" w:author="PR Preview" w:date="2026-01-01T00:00:00Z">
        <w:r>
          <w:delText xml:space="preserve"> </w:delText>
        </w:r>
      </w:del>
      <w:del w:id="982" w:author="PR Preview" w:date="2026-01-01T00:00:00Z">
        <w:r>
          <w:delText xml:space="preserve">(Wikipedia contributors 2026i)</w:delText>
        </w:r>
      </w:del>
      <w:del w:id="983" w:author="PR Preview" w:date="2026-01-01T00:00:00Z">
        <w:r>
          <w:delText xml:space="preserve">,</w:delText>
        </w:r>
      </w:del>
      <w:del w:id="984" w:author="PR Preview" w:date="2026-01-01T00:00:00Z">
        <w:r>
          <w:delText xml:space="preserve"> </w:delText>
        </w:r>
      </w:del>
      <w:del w:id="985" w:author="PR Preview" w:date="2026-01-01T00:00:00Z">
        <w:r>
          <w:delText xml:space="preserve">which also extends</w:delText>
        </w:r>
      </w:del>
      <w:del w:id="986" w:author="PR Preview" w:date="2026-01-01T00:00:00Z">
        <w:r>
          <w:delText xml:space="preserve"> </w:delText>
        </w:r>
      </w:del>
      <m:oMath>
        <m:r>
          <m:t>λ</m:t>
        </m:r>
      </m:oMath>
      <w:del w:id="987" w:author="PR Preview" w:date="2026-01-01T00:00:00Z">
        <w:r>
          <w:delText xml:space="preserve"> </w:delText>
        </w:r>
      </w:del>
      <w:del w:id="988" w:author="PR Preview" w:date="2026-01-01T00:00:00Z">
        <w:r>
          <w:delText xml:space="preserve">to a larger</w:delText>
        </w:r>
      </w:del>
      <w:del w:id="989" w:author="PR Preview" w:date="2026-01-01T00:00:00Z">
        <w:r>
          <w:delText xml:space="preserve"> </w:delText>
        </w:r>
      </w:del>
      <m:oMath>
        <m:r>
          <m:t>σ</m:t>
        </m:r>
      </m:oMath>
      <w:del w:id="990" w:author="PR Preview" w:date="2026-01-01T00:00:00Z">
        <w:r>
          <w:delText xml:space="preserve">-algebra,</w:delText>
        </w:r>
      </w:del>
      <w:del w:id="991" w:author="PR Preview" w:date="2026-01-01T00:00:00Z">
        <w:r>
          <w:delText xml:space="preserve"> </w:delText>
        </w:r>
      </w:del>
      <w:del w:id="992" w:author="PR Preview" w:date="2026-01-01T00:00:00Z">
        <w:r>
          <w:delText xml:space="preserve">the Lebesgue-measurable sets, with the same values on Borel sets.</w:delText>
        </w:r>
      </w:del>
    </w:p>
    <w:p>
      <w:pPr>
        <w:pStyle w:val="BodyText"/>
      </w:pPr>
      <w:ins w:id="993" w:author="PR Preview" w:date="2026-01-01T00:00:00Z">
        <w:r>
          <w:rPr>
            <w:i/>
            <w:iCs/>
          </w:rPr>
          <w:t xml:space="preserve">Remark 6</w:t>
        </w:r>
      </w:ins>
      <w:ins w:id="994" w:author="PR Preview" w:date="2026-01-01T00:00:00Z">
        <w:r>
          <w:t xml:space="preserve"> (Lebesgue measure exists). </w:t>
        </w:r>
      </w:ins>
      <w:ins w:id="995" w:author="PR Preview" w:date="2026-01-01T00:00:00Z">
        <w:r>
          <w:t xml:space="preserve">Exactly one measure on</w:t>
        </w:r>
      </w:ins>
      <w:ins w:id="996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B</m:t>
        </m:r>
      </m:oMath>
      <w:ins w:id="997" w:author="PR Preview" w:date="2026-01-01T00:00:00Z">
        <w:r>
          <w:t xml:space="preserve"> </w:t>
        </w:r>
      </w:ins>
      <w:ins w:id="998" w:author="PR Preview" w:date="2026-01-01T00:00:00Z">
        <w:r>
          <w:t xml:space="preserve">assigns every interval its length;</w:t>
        </w:r>
      </w:ins>
      <w:ins w:id="999" w:author="PR Preview" w:date="2026-01-01T00:00:00Z">
        <w:r>
          <w:t xml:space="preserve"> </w:t>
        </w:r>
      </w:ins>
      <w:ins w:id="1000" w:author="PR Preview" w:date="2026-01-01T00:00:00Z">
        <w:r>
          <w:t xml:space="preserve">constructing it takes more measure theory than these notes cover</w:t>
        </w:r>
      </w:ins>
      <w:ins w:id="1001" w:author="PR Preview" w:date="2026-01-01T00:00:00Z">
        <w:r>
          <w:t xml:space="preserve"> </w:t>
        </w:r>
      </w:ins>
      <w:ins w:id="1002" w:author="PR Preview" w:date="2026-01-01T00:00:00Z">
        <w:r>
          <w:t xml:space="preserve">[13]</w:t>
        </w:r>
      </w:ins>
      <w:ins w:id="1003" w:author="PR Preview" w:date="2026-01-01T00:00:00Z">
        <w:r>
          <w:t xml:space="preserve">,</w:t>
        </w:r>
      </w:ins>
      <w:ins w:id="1004" w:author="PR Preview" w:date="2026-01-01T00:00:00Z">
        <w:r>
          <w:t xml:space="preserve"> </w:t>
        </w:r>
      </w:ins>
      <w:ins w:id="1005" w:author="PR Preview" w:date="2026-01-01T00:00:00Z">
        <w:r>
          <w:t xml:space="preserve">which also extends</w:t>
        </w:r>
      </w:ins>
      <w:ins w:id="1006" w:author="PR Preview" w:date="2026-01-01T00:00:00Z">
        <w:r>
          <w:t xml:space="preserve"> </w:t>
        </w:r>
      </w:ins>
      <m:oMath>
        <m:r>
          <m:t>λ</m:t>
        </m:r>
      </m:oMath>
      <w:ins w:id="1007" w:author="PR Preview" w:date="2026-01-01T00:00:00Z">
        <w:r>
          <w:t xml:space="preserve"> </w:t>
        </w:r>
      </w:ins>
      <w:ins w:id="1008" w:author="PR Preview" w:date="2026-01-01T00:00:00Z">
        <w:r>
          <w:t xml:space="preserve">to a larger</w:t>
        </w:r>
      </w:ins>
      <w:ins w:id="1009" w:author="PR Preview" w:date="2026-01-01T00:00:00Z">
        <w:r>
          <w:t xml:space="preserve"> </w:t>
        </w:r>
      </w:ins>
      <m:oMath>
        <m:r>
          <m:t>σ</m:t>
        </m:r>
      </m:oMath>
      <w:ins w:id="1010" w:author="PR Preview" w:date="2026-01-01T00:00:00Z">
        <w:r>
          <w:t xml:space="preserve">-algebra,</w:t>
        </w:r>
      </w:ins>
      <w:ins w:id="1011" w:author="PR Preview" w:date="2026-01-01T00:00:00Z">
        <w:r>
          <w:t xml:space="preserve"> </w:t>
        </w:r>
      </w:ins>
      <w:ins w:id="1012" w:author="PR Preview" w:date="2026-01-01T00:00:00Z">
        <w:r>
          <w:t xml:space="preserve">the Lebesgue-measurable sets, with the same values on Borel sets.</w:t>
        </w:r>
      </w:ins>
    </w:p>
    <w:bookmarkEnd w:id="88"/>
    <w:bookmarkStart w:id="89" w:name="def-lebesgue-measure-interval"/>
    <w:p>
      <w:pPr>
        <w:pStyle w:val="BodyText"/>
      </w:pPr>
      <w:r>
        <w:rPr>
          <w:b/>
          <w:bCs/>
        </w:rPr>
        <w:t xml:space="preserve">Definition 17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9"/>
    <w:bookmarkStart w:id="90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0"/>
    <w:bookmarkStart w:id="93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91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2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3"/>
    <w:bookmarkStart w:id="94" w:name="def-measure-zero"/>
    <w:p>
      <w:pPr>
        <w:pStyle w:val="BodyText"/>
      </w:pPr>
      <w:del w:id="1013" w:author="PR Preview" w:date="2026-01-01T00:00:00Z">
        <w:r>
          <w:rPr>
            <w:b/>
            <w:bCs/>
          </w:rPr>
          <w:delText xml:space="preserve">Definition 18 (Measure zero (null set))</w:delText>
        </w:r>
      </w:del>
      <w:del w:id="1014" w:author="PR Preview" w:date="2026-01-01T00:00:00Z">
        <w:r>
          <w:delText xml:space="preserve"> </w:delText>
        </w:r>
      </w:del>
      <w:del w:id="1015" w:author="PR Preview" w:date="2026-01-01T00:00:00Z">
        <w:r>
          <w:delText xml:space="preserve">Let</w:delText>
        </w:r>
      </w:del>
      <w:del w:id="101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del w:id="1017" w:author="PR Preview" w:date="2026-01-01T00:00:00Z">
        <w:r>
          <w:delText xml:space="preserve"> </w:delText>
        </w:r>
      </w:del>
      <w:del w:id="1018" w:author="PR Preview" w:date="2026-01-01T00:00:00Z">
        <w:r>
          <w:delText xml:space="preserve">be a</w:delText>
        </w:r>
      </w:del>
      <w:del w:id="1019" w:author="PR Preview" w:date="2026-01-01T00:00:00Z">
        <w:r>
          <w:delText xml:space="preserve"> </w:delText>
        </w:r>
      </w:del>
      <w:hyperlink w:anchor="def-measure-space">
        <w:del w:id="1020" w:author="PR Preview" w:date="2026-01-01T00:00:00Z">
          <w:r>
            <w:rPr>
              <w:rStyle w:val="Hyperlink"/>
            </w:rPr>
            <w:delText xml:space="preserve">measure space</w:delText>
          </w:r>
        </w:del>
      </w:hyperlink>
      <w:del w:id="1021" w:author="PR Preview" w:date="2026-01-01T00:00:00Z">
        <w:r>
          <w:delText xml:space="preserve">.</w:delText>
        </w:r>
      </w:del>
      <w:del w:id="1022" w:author="PR Preview" w:date="2026-01-01T00:00:00Z">
        <w:r>
          <w:delText xml:space="preserve"> </w:delText>
        </w:r>
      </w:del>
      <w:del w:id="1023" w:author="PR Preview" w:date="2026-01-01T00:00:00Z">
        <w:r>
          <w:delText xml:space="preserve">A set</w:delText>
        </w:r>
      </w:del>
      <w:del w:id="1024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del w:id="1025" w:author="PR Preview" w:date="2026-01-01T00:00:00Z">
        <w:r>
          <w:delText xml:space="preserve"> </w:delText>
        </w:r>
      </w:del>
      <w:del w:id="1026" w:author="PR Preview" w:date="2026-01-01T00:00:00Z">
        <w:r>
          <w:delText xml:space="preserve">has</w:delText>
        </w:r>
      </w:del>
      <w:del w:id="1027" w:author="PR Preview" w:date="2026-01-01T00:00:00Z">
        <w:r>
          <w:delText xml:space="preserve"> </w:delText>
        </w:r>
      </w:del>
      <w:del w:id="1028" w:author="PR Preview" w:date="2026-01-01T00:00:00Z">
        <w:r>
          <w:rPr>
            <w:b/>
            <w:bCs/>
          </w:rPr>
          <w:delText xml:space="preserve">measure zero</w:delText>
        </w:r>
      </w:del>
      <w:del w:id="1029" w:author="PR Preview" w:date="2026-01-01T00:00:00Z">
        <w:r>
          <w:delText xml:space="preserve"> </w:delText>
        </w:r>
      </w:del>
      <w:del w:id="1030" w:author="PR Preview" w:date="2026-01-01T00:00:00Z">
        <w:r>
          <w:delText xml:space="preserve">(Wikipedia contributors 2026n)</w:delText>
        </w:r>
      </w:del>
      <w:del w:id="1031" w:author="PR Preview" w:date="2026-01-01T00:00:00Z">
        <w:r>
          <w:delText xml:space="preserve"> </w:delText>
        </w:r>
      </w:del>
      <w:del w:id="1032" w:author="PR Preview" w:date="2026-01-01T00:00:00Z">
        <w:r>
          <w:delText xml:space="preserve">(also called a</w:delText>
        </w:r>
      </w:del>
      <w:del w:id="1033" w:author="PR Preview" w:date="2026-01-01T00:00:00Z">
        <w:r>
          <w:delText xml:space="preserve"> </w:delText>
        </w:r>
      </w:del>
      <w:del w:id="1034" w:author="PR Preview" w:date="2026-01-01T00:00:00Z">
        <w:r>
          <w:rPr>
            <w:b/>
            <w:bCs/>
          </w:rPr>
          <w:delText xml:space="preserve">null set</w:delText>
        </w:r>
      </w:del>
      <w:del w:id="1035" w:author="PR Preview" w:date="2026-01-01T00:00:00Z">
        <w:r>
          <w:delText xml:space="preserve"> </w:delText>
        </w:r>
      </w:del>
      <w:del w:id="1036" w:author="PR Preview" w:date="2026-01-01T00:00:00Z">
        <w:r>
          <w:delText xml:space="preserve">for</w:delText>
        </w:r>
      </w:del>
      <w:del w:id="1037" w:author="PR Preview" w:date="2026-01-01T00:00:00Z">
        <w:r>
          <w:delText xml:space="preserve"> </w:delText>
        </w:r>
      </w:del>
      <m:oMath>
        <m:r>
          <m:t>μ</m:t>
        </m:r>
      </m:oMath>
      <w:del w:id="1038" w:author="PR Preview" w:date="2026-01-01T00:00:00Z">
        <w:r>
          <w:delText xml:space="preserve">)</w:delText>
        </w:r>
      </w:del>
      <w:del w:id="1039" w:author="PR Preview" w:date="2026-01-01T00:00:00Z">
        <w:r>
          <w:delText xml:space="preserve"> </w:delText>
        </w:r>
      </w:del>
      <w:del w:id="1040" w:author="PR Preview" w:date="2026-01-01T00:00:00Z">
        <w:r>
          <w:delText xml:space="preserve">if</w:delText>
        </w:r>
      </w:del>
      <w:del w:id="1041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1042" w:author="PR Preview" w:date="2026-01-01T00:00:00Z">
        <w:r>
          <w:delText xml:space="preserve">.</w:delText>
        </w:r>
      </w:del>
    </w:p>
    <w:p>
      <w:pPr>
        <w:pStyle w:val="BodyText"/>
      </w:pPr>
      <w:ins w:id="1043" w:author="PR Preview" w:date="2026-01-01T00:00:00Z">
        <w:r>
          <w:rPr>
            <w:b/>
            <w:bCs/>
          </w:rPr>
          <w:t xml:space="preserve">Definition 18 (Measure zero (null set))</w:t>
        </w:r>
      </w:ins>
      <w:ins w:id="1044" w:author="PR Preview" w:date="2026-01-01T00:00:00Z">
        <w:r>
          <w:t xml:space="preserve"> </w:t>
        </w:r>
      </w:ins>
      <w:ins w:id="1045" w:author="PR Preview" w:date="2026-01-01T00:00:00Z">
        <w:r>
          <w:t xml:space="preserve">Let</w:t>
        </w:r>
      </w:ins>
      <w:ins w:id="104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ins w:id="1047" w:author="PR Preview" w:date="2026-01-01T00:00:00Z">
        <w:r>
          <w:t xml:space="preserve"> </w:t>
        </w:r>
      </w:ins>
      <w:ins w:id="1048" w:author="PR Preview" w:date="2026-01-01T00:00:00Z">
        <w:r>
          <w:t xml:space="preserve">be a</w:t>
        </w:r>
      </w:ins>
      <w:ins w:id="1049" w:author="PR Preview" w:date="2026-01-01T00:00:00Z">
        <w:r>
          <w:t xml:space="preserve"> </w:t>
        </w:r>
      </w:ins>
      <w:hyperlink w:anchor="def-measure-space">
        <w:ins w:id="1050" w:author="PR Preview" w:date="2026-01-01T00:00:00Z">
          <w:r>
            <w:rPr>
              <w:rStyle w:val="Hyperlink"/>
            </w:rPr>
            <w:t xml:space="preserve">measure space</w:t>
          </w:r>
        </w:ins>
      </w:hyperlink>
      <w:ins w:id="1051" w:author="PR Preview" w:date="2026-01-01T00:00:00Z">
        <w:r>
          <w:t xml:space="preserve">.</w:t>
        </w:r>
      </w:ins>
      <w:ins w:id="1052" w:author="PR Preview" w:date="2026-01-01T00:00:00Z">
        <w:r>
          <w:t xml:space="preserve"> </w:t>
        </w:r>
      </w:ins>
      <w:ins w:id="1053" w:author="PR Preview" w:date="2026-01-01T00:00:00Z">
        <w:r>
          <w:t xml:space="preserve">A set</w:t>
        </w:r>
      </w:ins>
      <w:ins w:id="1054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ins w:id="1055" w:author="PR Preview" w:date="2026-01-01T00:00:00Z">
        <w:r>
          <w:t xml:space="preserve"> </w:t>
        </w:r>
      </w:ins>
      <w:ins w:id="1056" w:author="PR Preview" w:date="2026-01-01T00:00:00Z">
        <w:r>
          <w:t xml:space="preserve">has</w:t>
        </w:r>
      </w:ins>
      <w:ins w:id="1057" w:author="PR Preview" w:date="2026-01-01T00:00:00Z">
        <w:r>
          <w:t xml:space="preserve"> </w:t>
        </w:r>
      </w:ins>
      <w:ins w:id="1058" w:author="PR Preview" w:date="2026-01-01T00:00:00Z">
        <w:r>
          <w:rPr>
            <w:b/>
            <w:bCs/>
          </w:rPr>
          <w:t xml:space="preserve">measure zero</w:t>
        </w:r>
      </w:ins>
      <w:ins w:id="1059" w:author="PR Preview" w:date="2026-01-01T00:00:00Z">
        <w:r>
          <w:t xml:space="preserve"> </w:t>
        </w:r>
      </w:ins>
      <w:ins w:id="1060" w:author="PR Preview" w:date="2026-01-01T00:00:00Z">
        <w:r>
          <w:t xml:space="preserve">[14]</w:t>
        </w:r>
      </w:ins>
      <w:ins w:id="1061" w:author="PR Preview" w:date="2026-01-01T00:00:00Z">
        <w:r>
          <w:t xml:space="preserve"> </w:t>
        </w:r>
      </w:ins>
      <w:ins w:id="1062" w:author="PR Preview" w:date="2026-01-01T00:00:00Z">
        <w:r>
          <w:t xml:space="preserve">(also called a</w:t>
        </w:r>
      </w:ins>
      <w:ins w:id="1063" w:author="PR Preview" w:date="2026-01-01T00:00:00Z">
        <w:r>
          <w:t xml:space="preserve"> </w:t>
        </w:r>
      </w:ins>
      <w:ins w:id="1064" w:author="PR Preview" w:date="2026-01-01T00:00:00Z">
        <w:r>
          <w:rPr>
            <w:b/>
            <w:bCs/>
          </w:rPr>
          <w:t xml:space="preserve">null set</w:t>
        </w:r>
      </w:ins>
      <w:ins w:id="1065" w:author="PR Preview" w:date="2026-01-01T00:00:00Z">
        <w:r>
          <w:t xml:space="preserve"> </w:t>
        </w:r>
      </w:ins>
      <w:ins w:id="1066" w:author="PR Preview" w:date="2026-01-01T00:00:00Z">
        <w:r>
          <w:t xml:space="preserve">for</w:t>
        </w:r>
      </w:ins>
      <w:ins w:id="1067" w:author="PR Preview" w:date="2026-01-01T00:00:00Z">
        <w:r>
          <w:t xml:space="preserve"> </w:t>
        </w:r>
      </w:ins>
      <m:oMath>
        <m:r>
          <m:t>μ</m:t>
        </m:r>
      </m:oMath>
      <w:ins w:id="1068" w:author="PR Preview" w:date="2026-01-01T00:00:00Z">
        <w:r>
          <w:t xml:space="preserve">)</w:t>
        </w:r>
      </w:ins>
      <w:ins w:id="1069" w:author="PR Preview" w:date="2026-01-01T00:00:00Z">
        <w:r>
          <w:t xml:space="preserve"> </w:t>
        </w:r>
      </w:ins>
      <w:ins w:id="1070" w:author="PR Preview" w:date="2026-01-01T00:00:00Z">
        <w:r>
          <w:t xml:space="preserve">if</w:t>
        </w:r>
      </w:ins>
      <w:ins w:id="1071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1072" w:author="PR Preview" w:date="2026-01-01T00:00:00Z">
        <w:r>
          <w:t xml:space="preserve">.</w:t>
        </w:r>
      </w:ins>
    </w:p>
    <w:bookmarkEnd w:id="94"/>
    <w:bookmarkStart w:id="95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5"/>
    <w:bookmarkStart w:id="96" w:name="def-almost-everywhere"/>
    <w:p>
      <w:pPr>
        <w:pStyle w:val="FirstParagraph"/>
      </w:pPr>
      <w:del w:id="1073" w:author="PR Preview" w:date="2026-01-01T00:00:00Z">
        <w:r>
          <w:rPr>
            <w:b/>
            <w:bCs/>
          </w:rPr>
          <w:delText xml:space="preserve">Definition 19 (Almost everywhere (</w:delText>
        </w:r>
      </w:del>
      <m:oMath>
        <m:r>
          <m:t>μ</m:t>
        </m:r>
      </m:oMath>
      <w:del w:id="1074" w:author="PR Preview" w:date="2026-01-01T00:00:00Z">
        <w:r>
          <w:rPr>
            <w:b/>
            <w:bCs/>
          </w:rPr>
          <w:delText xml:space="preserve">-almost everywhere,</w:delText>
        </w:r>
      </w:del>
      <w:del w:id="1075" w:author="PR Preview" w:date="2026-01-01T00:00:00Z">
        <w:r>
          <w:rPr>
            <w:b/>
            <w:bCs/>
          </w:rPr>
          <w:delText xml:space="preserve"> </w:delText>
        </w:r>
      </w:del>
      <m:oMath>
        <m:r>
          <m:t>μ</m:t>
        </m:r>
      </m:oMath>
      <w:del w:id="1076" w:author="PR Preview" w:date="2026-01-01T00:00:00Z">
        <w:r>
          <w:rPr>
            <w:b/>
            <w:bCs/>
          </w:rPr>
          <w:delText xml:space="preserve">-a.e.))</w:delText>
        </w:r>
      </w:del>
      <w:del w:id="1077" w:author="PR Preview" w:date="2026-01-01T00:00:00Z">
        <w:r>
          <w:delText xml:space="preserve"> </w:delText>
        </w:r>
      </w:del>
      <w:del w:id="1078" w:author="PR Preview" w:date="2026-01-01T00:00:00Z">
        <w:r>
          <w:delText xml:space="preserve">Let</w:delText>
        </w:r>
      </w:del>
      <w:del w:id="107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del w:id="1080" w:author="PR Preview" w:date="2026-01-01T00:00:00Z">
        <w:r>
          <w:delText xml:space="preserve"> </w:delText>
        </w:r>
      </w:del>
      <w:del w:id="1081" w:author="PR Preview" w:date="2026-01-01T00:00:00Z">
        <w:r>
          <w:delText xml:space="preserve">be a</w:delText>
        </w:r>
      </w:del>
      <w:del w:id="1082" w:author="PR Preview" w:date="2026-01-01T00:00:00Z">
        <w:r>
          <w:delText xml:space="preserve"> </w:delText>
        </w:r>
      </w:del>
      <w:hyperlink w:anchor="def-measure-space">
        <w:del w:id="1083" w:author="PR Preview" w:date="2026-01-01T00:00:00Z">
          <w:r>
            <w:rPr>
              <w:rStyle w:val="Hyperlink"/>
            </w:rPr>
            <w:delText xml:space="preserve">measure space</w:delText>
          </w:r>
        </w:del>
      </w:hyperlink>
      <w:del w:id="1084" w:author="PR Preview" w:date="2026-01-01T00:00:00Z">
        <w:r>
          <w:delText xml:space="preserve">.</w:delText>
        </w:r>
      </w:del>
      <w:del w:id="1085" w:author="PR Preview" w:date="2026-01-01T00:00:00Z">
        <w:r>
          <w:delText xml:space="preserve"> </w:delText>
        </w:r>
      </w:del>
      <w:del w:id="1086" w:author="PR Preview" w:date="2026-01-01T00:00:00Z">
        <w:r>
          <w:delText xml:space="preserve">A statement about the elements of</w:delText>
        </w:r>
      </w:del>
      <w:del w:id="1087" w:author="PR Preview" w:date="2026-01-01T00:00:00Z">
        <w:r>
          <w:delText xml:space="preserve"> </w:delText>
        </w:r>
      </w:del>
      <m:oMath>
        <m:r>
          <m:t>S</m:t>
        </m:r>
      </m:oMath>
      <w:del w:id="1088" w:author="PR Preview" w:date="2026-01-01T00:00:00Z">
        <w:r>
          <w:delText xml:space="preserve"> </w:delText>
        </w:r>
      </w:del>
      <w:del w:id="1089" w:author="PR Preview" w:date="2026-01-01T00:00:00Z">
        <w:r>
          <w:delText xml:space="preserve">holds</w:delText>
        </w:r>
      </w:del>
      <w:del w:id="1090" w:author="PR Preview" w:date="2026-01-01T00:00:00Z">
        <w:r>
          <w:delText xml:space="preserve"> </w:delText>
        </w:r>
      </w:del>
      <m:oMath>
        <m:r>
          <m:t>μ</m:t>
        </m:r>
      </m:oMath>
      <w:del w:id="1091" w:author="PR Preview" w:date="2026-01-01T00:00:00Z">
        <w:r>
          <w:rPr>
            <w:b/>
            <w:bCs/>
          </w:rPr>
          <w:delText xml:space="preserve">-almost everywhere</w:delText>
        </w:r>
      </w:del>
      <w:del w:id="1092" w:author="PR Preview" w:date="2026-01-01T00:00:00Z">
        <w:r>
          <w:delText xml:space="preserve"> </w:delText>
        </w:r>
      </w:del>
      <w:del w:id="1093" w:author="PR Preview" w:date="2026-01-01T00:00:00Z">
        <w:r>
          <w:delText xml:space="preserve">(written</w:delText>
        </w:r>
      </w:del>
      <w:del w:id="1094" w:author="PR Preview" w:date="2026-01-01T00:00:00Z">
        <w:r>
          <w:delText xml:space="preserve"> </w:delText>
        </w:r>
      </w:del>
      <m:oMath>
        <m:r>
          <m:t>μ</m:t>
        </m:r>
      </m:oMath>
      <w:del w:id="1095" w:author="PR Preview" w:date="2026-01-01T00:00:00Z">
        <w:r>
          <w:rPr>
            <w:b/>
            <w:bCs/>
          </w:rPr>
          <w:delText xml:space="preserve">-a.e.</w:delText>
        </w:r>
      </w:del>
      <w:del w:id="1096" w:author="PR Preview" w:date="2026-01-01T00:00:00Z">
        <w:r>
          <w:delText xml:space="preserve">,</w:delText>
        </w:r>
      </w:del>
      <w:del w:id="1097" w:author="PR Preview" w:date="2026-01-01T00:00:00Z">
        <w:r>
          <w:delText xml:space="preserve"> </w:delText>
        </w:r>
      </w:del>
      <w:del w:id="1098" w:author="PR Preview" w:date="2026-01-01T00:00:00Z">
        <w:r>
          <w:delText xml:space="preserve">or</w:delText>
        </w:r>
      </w:del>
      <w:del w:id="1099" w:author="PR Preview" w:date="2026-01-01T00:00:00Z">
        <w:r>
          <w:delText xml:space="preserve"> </w:delText>
        </w:r>
      </w:del>
      <w:del w:id="1100" w:author="PR Preview" w:date="2026-01-01T00:00:00Z">
        <w:r>
          <w:rPr>
            <w:b/>
            <w:bCs/>
          </w:rPr>
          <w:delText xml:space="preserve">almost everywhere</w:delText>
        </w:r>
      </w:del>
      <w:del w:id="1101" w:author="PR Preview" w:date="2026-01-01T00:00:00Z">
        <w:r>
          <w:delText xml:space="preserve"> </w:delText>
        </w:r>
      </w:del>
      <w:del w:id="1102" w:author="PR Preview" w:date="2026-01-01T00:00:00Z">
        <w:r>
          <w:delText xml:space="preserve">when</w:delText>
        </w:r>
      </w:del>
      <w:del w:id="1103" w:author="PR Preview" w:date="2026-01-01T00:00:00Z">
        <w:r>
          <w:delText xml:space="preserve"> </w:delText>
        </w:r>
      </w:del>
      <m:oMath>
        <m:r>
          <m:t>μ</m:t>
        </m:r>
      </m:oMath>
      <w:del w:id="1104" w:author="PR Preview" w:date="2026-01-01T00:00:00Z">
        <w:r>
          <w:delText xml:space="preserve"> </w:delText>
        </w:r>
      </w:del>
      <w:del w:id="1105" w:author="PR Preview" w:date="2026-01-01T00:00:00Z">
        <w:r>
          <w:delText xml:space="preserve">is clear from context)</w:delText>
        </w:r>
      </w:del>
      <w:del w:id="1106" w:author="PR Preview" w:date="2026-01-01T00:00:00Z">
        <w:r>
          <w:delText xml:space="preserve"> </w:delText>
        </w:r>
      </w:del>
      <w:del w:id="1107" w:author="PR Preview" w:date="2026-01-01T00:00:00Z">
        <w:r>
          <w:delText xml:space="preserve">(Wikipedia contributors 2026a)</w:delText>
        </w:r>
      </w:del>
      <w:del w:id="1108" w:author="PR Preview" w:date="2026-01-01T00:00:00Z">
        <w:r>
          <w:delText xml:space="preserve"> </w:delText>
        </w:r>
      </w:del>
      <w:del w:id="1109" w:author="PR Preview" w:date="2026-01-01T00:00:00Z">
        <w:r>
          <w:delText xml:space="preserve">if the set of elements for which it fails</w:delText>
        </w:r>
      </w:del>
      <w:del w:id="1110" w:author="PR Preview" w:date="2026-01-01T00:00:00Z">
        <w:r>
          <w:delText xml:space="preserve"> </w:delText>
        </w:r>
      </w:del>
      <w:del w:id="1111" w:author="PR Preview" w:date="2026-01-01T00:00:00Z">
        <w:r>
          <w:delText xml:space="preserve">is a</w:delText>
        </w:r>
      </w:del>
      <w:del w:id="1112" w:author="PR Preview" w:date="2026-01-01T00:00:00Z">
        <w:r>
          <w:delText xml:space="preserve"> </w:delText>
        </w:r>
      </w:del>
      <w:hyperlink r:id="rId13">
        <w:del w:id="1113" w:author="PR Preview" w:date="2026-01-01T00:00:00Z">
          <w:r>
            <w:rPr>
              <w:rStyle w:val="Hyperlink"/>
            </w:rPr>
            <w:delText xml:space="preserve">subset</w:delText>
          </w:r>
        </w:del>
      </w:hyperlink>
      <w:del w:id="1114" w:author="PR Preview" w:date="2026-01-01T00:00:00Z">
        <w:r>
          <w:delText xml:space="preserve"> </w:delText>
        </w:r>
      </w:del>
      <w:del w:id="1115" w:author="PR Preview" w:date="2026-01-01T00:00:00Z">
        <w:r>
          <w:delText xml:space="preserve">of a set of</w:delText>
        </w:r>
      </w:del>
      <w:del w:id="1116" w:author="PR Preview" w:date="2026-01-01T00:00:00Z">
        <w:r>
          <w:delText xml:space="preserve"> </w:delText>
        </w:r>
      </w:del>
      <w:hyperlink w:anchor="def-measure-zero">
        <w:del w:id="1117" w:author="PR Preview" w:date="2026-01-01T00:00:00Z">
          <w:r>
            <w:rPr>
              <w:rStyle w:val="Hyperlink"/>
            </w:rPr>
            <w:delText xml:space="preserve">measure zero</w:delText>
          </w:r>
        </w:del>
      </w:hyperlink>
      <w:del w:id="1118" w:author="PR Preview" w:date="2026-01-01T00:00:00Z">
        <w:r>
          <w:delText xml:space="preserve">.</w:delText>
        </w:r>
      </w:del>
    </w:p>
    <w:p>
      <w:pPr>
        <w:pStyle w:val="FirstParagraph"/>
      </w:pPr>
      <w:ins w:id="1119" w:author="PR Preview" w:date="2026-01-01T00:00:00Z">
        <w:r>
          <w:rPr>
            <w:b/>
            <w:bCs/>
          </w:rPr>
          <w:t xml:space="preserve">Definition 19 (Almost everywhere (</w:t>
        </w:r>
      </w:ins>
      <m:oMath>
        <m:r>
          <m:t>μ</m:t>
        </m:r>
      </m:oMath>
      <w:ins w:id="1120" w:author="PR Preview" w:date="2026-01-01T00:00:00Z">
        <w:r>
          <w:rPr>
            <w:b/>
            <w:bCs/>
          </w:rPr>
          <w:t xml:space="preserve">-almost everywhere,</w:t>
        </w:r>
      </w:ins>
      <w:ins w:id="1121" w:author="PR Preview" w:date="2026-01-01T00:00:00Z">
        <w:r>
          <w:rPr>
            <w:b/>
            <w:bCs/>
          </w:rPr>
          <w:t xml:space="preserve"> </w:t>
        </w:r>
      </w:ins>
      <m:oMath>
        <m:r>
          <m:t>μ</m:t>
        </m:r>
      </m:oMath>
      <w:ins w:id="1122" w:author="PR Preview" w:date="2026-01-01T00:00:00Z">
        <w:r>
          <w:rPr>
            <w:b/>
            <w:bCs/>
          </w:rPr>
          <w:t xml:space="preserve">-a.e.))</w:t>
        </w:r>
      </w:ins>
      <w:ins w:id="1123" w:author="PR Preview" w:date="2026-01-01T00:00:00Z">
        <w:r>
          <w:t xml:space="preserve"> </w:t>
        </w:r>
      </w:ins>
      <w:ins w:id="1124" w:author="PR Preview" w:date="2026-01-01T00:00:00Z">
        <w:r>
          <w:t xml:space="preserve">Let</w:t>
        </w:r>
      </w:ins>
      <w:ins w:id="112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ins w:id="1126" w:author="PR Preview" w:date="2026-01-01T00:00:00Z">
        <w:r>
          <w:t xml:space="preserve"> </w:t>
        </w:r>
      </w:ins>
      <w:ins w:id="1127" w:author="PR Preview" w:date="2026-01-01T00:00:00Z">
        <w:r>
          <w:t xml:space="preserve">be a</w:t>
        </w:r>
      </w:ins>
      <w:ins w:id="1128" w:author="PR Preview" w:date="2026-01-01T00:00:00Z">
        <w:r>
          <w:t xml:space="preserve"> </w:t>
        </w:r>
      </w:ins>
      <w:hyperlink w:anchor="def-measure-space">
        <w:ins w:id="1129" w:author="PR Preview" w:date="2026-01-01T00:00:00Z">
          <w:r>
            <w:rPr>
              <w:rStyle w:val="Hyperlink"/>
            </w:rPr>
            <w:t xml:space="preserve">measure space</w:t>
          </w:r>
        </w:ins>
      </w:hyperlink>
      <w:ins w:id="1130" w:author="PR Preview" w:date="2026-01-01T00:00:00Z">
        <w:r>
          <w:t xml:space="preserve">.</w:t>
        </w:r>
      </w:ins>
      <w:ins w:id="1131" w:author="PR Preview" w:date="2026-01-01T00:00:00Z">
        <w:r>
          <w:t xml:space="preserve"> </w:t>
        </w:r>
      </w:ins>
      <w:ins w:id="1132" w:author="PR Preview" w:date="2026-01-01T00:00:00Z">
        <w:r>
          <w:t xml:space="preserve">A statement about the elements of</w:t>
        </w:r>
      </w:ins>
      <w:ins w:id="1133" w:author="PR Preview" w:date="2026-01-01T00:00:00Z">
        <w:r>
          <w:t xml:space="preserve"> </w:t>
        </w:r>
      </w:ins>
      <m:oMath>
        <m:r>
          <m:t>S</m:t>
        </m:r>
      </m:oMath>
      <w:ins w:id="1134" w:author="PR Preview" w:date="2026-01-01T00:00:00Z">
        <w:r>
          <w:t xml:space="preserve"> </w:t>
        </w:r>
      </w:ins>
      <w:ins w:id="1135" w:author="PR Preview" w:date="2026-01-01T00:00:00Z">
        <w:r>
          <w:t xml:space="preserve">holds</w:t>
        </w:r>
      </w:ins>
      <w:ins w:id="1136" w:author="PR Preview" w:date="2026-01-01T00:00:00Z">
        <w:r>
          <w:t xml:space="preserve"> </w:t>
        </w:r>
      </w:ins>
      <m:oMath>
        <m:r>
          <m:t>μ</m:t>
        </m:r>
      </m:oMath>
      <w:ins w:id="1137" w:author="PR Preview" w:date="2026-01-01T00:00:00Z">
        <w:r>
          <w:rPr>
            <w:b/>
            <w:bCs/>
          </w:rPr>
          <w:t xml:space="preserve">-almost everywhere</w:t>
        </w:r>
      </w:ins>
      <w:ins w:id="1138" w:author="PR Preview" w:date="2026-01-01T00:00:00Z">
        <w:r>
          <w:t xml:space="preserve"> </w:t>
        </w:r>
      </w:ins>
      <w:ins w:id="1139" w:author="PR Preview" w:date="2026-01-01T00:00:00Z">
        <w:r>
          <w:t xml:space="preserve">(written</w:t>
        </w:r>
      </w:ins>
      <w:ins w:id="1140" w:author="PR Preview" w:date="2026-01-01T00:00:00Z">
        <w:r>
          <w:t xml:space="preserve"> </w:t>
        </w:r>
      </w:ins>
      <m:oMath>
        <m:r>
          <m:t>μ</m:t>
        </m:r>
      </m:oMath>
      <w:ins w:id="1141" w:author="PR Preview" w:date="2026-01-01T00:00:00Z">
        <w:r>
          <w:rPr>
            <w:b/>
            <w:bCs/>
          </w:rPr>
          <w:t xml:space="preserve">-a.e.</w:t>
        </w:r>
      </w:ins>
      <w:ins w:id="1142" w:author="PR Preview" w:date="2026-01-01T00:00:00Z">
        <w:r>
          <w:t xml:space="preserve">,</w:t>
        </w:r>
      </w:ins>
      <w:ins w:id="1143" w:author="PR Preview" w:date="2026-01-01T00:00:00Z">
        <w:r>
          <w:t xml:space="preserve"> </w:t>
        </w:r>
      </w:ins>
      <w:ins w:id="1144" w:author="PR Preview" w:date="2026-01-01T00:00:00Z">
        <w:r>
          <w:t xml:space="preserve">or</w:t>
        </w:r>
      </w:ins>
      <w:ins w:id="1145" w:author="PR Preview" w:date="2026-01-01T00:00:00Z">
        <w:r>
          <w:t xml:space="preserve"> </w:t>
        </w:r>
      </w:ins>
      <w:ins w:id="1146" w:author="PR Preview" w:date="2026-01-01T00:00:00Z">
        <w:r>
          <w:rPr>
            <w:b/>
            <w:bCs/>
          </w:rPr>
          <w:t xml:space="preserve">almost everywhere</w:t>
        </w:r>
      </w:ins>
      <w:ins w:id="1147" w:author="PR Preview" w:date="2026-01-01T00:00:00Z">
        <w:r>
          <w:t xml:space="preserve"> </w:t>
        </w:r>
      </w:ins>
      <w:ins w:id="1148" w:author="PR Preview" w:date="2026-01-01T00:00:00Z">
        <w:r>
          <w:t xml:space="preserve">when</w:t>
        </w:r>
      </w:ins>
      <w:ins w:id="1149" w:author="PR Preview" w:date="2026-01-01T00:00:00Z">
        <w:r>
          <w:t xml:space="preserve"> </w:t>
        </w:r>
      </w:ins>
      <m:oMath>
        <m:r>
          <m:t>μ</m:t>
        </m:r>
      </m:oMath>
      <w:ins w:id="1150" w:author="PR Preview" w:date="2026-01-01T00:00:00Z">
        <w:r>
          <w:t xml:space="preserve"> </w:t>
        </w:r>
      </w:ins>
      <w:ins w:id="1151" w:author="PR Preview" w:date="2026-01-01T00:00:00Z">
        <w:r>
          <w:t xml:space="preserve">is clear from context)</w:t>
        </w:r>
      </w:ins>
      <w:ins w:id="1152" w:author="PR Preview" w:date="2026-01-01T00:00:00Z">
        <w:r>
          <w:t xml:space="preserve"> </w:t>
        </w:r>
      </w:ins>
      <w:ins w:id="1153" w:author="PR Preview" w:date="2026-01-01T00:00:00Z">
        <w:r>
          <w:t xml:space="preserve">[15]</w:t>
        </w:r>
      </w:ins>
      <w:ins w:id="1154" w:author="PR Preview" w:date="2026-01-01T00:00:00Z">
        <w:r>
          <w:t xml:space="preserve"> </w:t>
        </w:r>
      </w:ins>
      <w:ins w:id="1155" w:author="PR Preview" w:date="2026-01-01T00:00:00Z">
        <w:r>
          <w:t xml:space="preserve">if the set of elements for which it fails</w:t>
        </w:r>
      </w:ins>
      <w:ins w:id="1156" w:author="PR Preview" w:date="2026-01-01T00:00:00Z">
        <w:r>
          <w:t xml:space="preserve"> </w:t>
        </w:r>
      </w:ins>
      <w:ins w:id="1157" w:author="PR Preview" w:date="2026-01-01T00:00:00Z">
        <w:r>
          <w:t xml:space="preserve">is a</w:t>
        </w:r>
      </w:ins>
      <w:ins w:id="1158" w:author="PR Preview" w:date="2026-01-01T00:00:00Z">
        <w:r>
          <w:t xml:space="preserve"> </w:t>
        </w:r>
      </w:ins>
      <w:hyperlink r:id="rId13">
        <w:ins w:id="1159" w:author="PR Preview" w:date="2026-01-01T00:00:00Z">
          <w:r>
            <w:rPr>
              <w:rStyle w:val="Hyperlink"/>
            </w:rPr>
            <w:t xml:space="preserve">subset</w:t>
          </w:r>
        </w:ins>
      </w:hyperlink>
      <w:ins w:id="1160" w:author="PR Preview" w:date="2026-01-01T00:00:00Z">
        <w:r>
          <w:t xml:space="preserve"> </w:t>
        </w:r>
      </w:ins>
      <w:ins w:id="1161" w:author="PR Preview" w:date="2026-01-01T00:00:00Z">
        <w:r>
          <w:t xml:space="preserve">of a set of</w:t>
        </w:r>
      </w:ins>
      <w:ins w:id="1162" w:author="PR Preview" w:date="2026-01-01T00:00:00Z">
        <w:r>
          <w:t xml:space="preserve"> </w:t>
        </w:r>
      </w:ins>
      <w:hyperlink w:anchor="def-measure-zero">
        <w:ins w:id="1163" w:author="PR Preview" w:date="2026-01-01T00:00:00Z">
          <w:r>
            <w:rPr>
              <w:rStyle w:val="Hyperlink"/>
            </w:rPr>
            <w:t xml:space="preserve">measure zero</w:t>
          </w:r>
        </w:ins>
      </w:hyperlink>
      <w:ins w:id="1164" w:author="PR Preview" w:date="2026-01-01T00:00:00Z">
        <w:r>
          <w:t xml:space="preserve">.</w:t>
        </w:r>
      </w:ins>
    </w:p>
    <w:bookmarkEnd w:id="96"/>
    <w:bookmarkStart w:id="97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7"/>
    <w:bookmarkStart w:id="98" w:name="def-finite-measure"/>
    <w:p>
      <w:pPr>
        <w:pStyle w:val="BodyText"/>
      </w:pPr>
      <w:del w:id="1165" w:author="PR Preview" w:date="2026-01-01T00:00:00Z">
        <w:r>
          <w:rPr>
            <w:b/>
            <w:bCs/>
          </w:rPr>
          <w:delText xml:space="preserve">Definition 20 (Finite measure)</w:delText>
        </w:r>
      </w:del>
      <w:del w:id="1166" w:author="PR Preview" w:date="2026-01-01T00:00:00Z">
        <w:r>
          <w:delText xml:space="preserve"> </w:delText>
        </w:r>
      </w:del>
      <w:del w:id="1167" w:author="PR Preview" w:date="2026-01-01T00:00:00Z">
        <w:r>
          <w:delText xml:space="preserve">Let</w:delText>
        </w:r>
      </w:del>
      <w:del w:id="116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del w:id="1169" w:author="PR Preview" w:date="2026-01-01T00:00:00Z">
        <w:r>
          <w:delText xml:space="preserve"> </w:delText>
        </w:r>
      </w:del>
      <w:del w:id="1170" w:author="PR Preview" w:date="2026-01-01T00:00:00Z">
        <w:r>
          <w:delText xml:space="preserve">be a</w:delText>
        </w:r>
      </w:del>
      <w:del w:id="1171" w:author="PR Preview" w:date="2026-01-01T00:00:00Z">
        <w:r>
          <w:delText xml:space="preserve"> </w:delText>
        </w:r>
      </w:del>
      <w:hyperlink w:anchor="def-measure-space">
        <w:del w:id="1172" w:author="PR Preview" w:date="2026-01-01T00:00:00Z">
          <w:r>
            <w:rPr>
              <w:rStyle w:val="Hyperlink"/>
            </w:rPr>
            <w:delText xml:space="preserve">measure space</w:delText>
          </w:r>
        </w:del>
      </w:hyperlink>
      <w:del w:id="1173" w:author="PR Preview" w:date="2026-01-01T00:00:00Z">
        <w:r>
          <w:delText xml:space="preserve">.</w:delText>
        </w:r>
      </w:del>
      <w:del w:id="1174" w:author="PR Preview" w:date="2026-01-01T00:00:00Z">
        <w:r>
          <w:delText xml:space="preserve"> </w:delText>
        </w:r>
      </w:del>
      <w:del w:id="1175" w:author="PR Preview" w:date="2026-01-01T00:00:00Z">
        <w:r>
          <w:delText xml:space="preserve">The measure</w:delText>
        </w:r>
      </w:del>
      <w:del w:id="1176" w:author="PR Preview" w:date="2026-01-01T00:00:00Z">
        <w:r>
          <w:delText xml:space="preserve"> </w:delText>
        </w:r>
      </w:del>
      <m:oMath>
        <m:r>
          <m:t>μ</m:t>
        </m:r>
      </m:oMath>
      <w:del w:id="1177" w:author="PR Preview" w:date="2026-01-01T00:00:00Z">
        <w:r>
          <w:delText xml:space="preserve"> </w:delText>
        </w:r>
      </w:del>
      <w:del w:id="1178" w:author="PR Preview" w:date="2026-01-01T00:00:00Z">
        <w:r>
          <w:delText xml:space="preserve">is</w:delText>
        </w:r>
      </w:del>
      <w:del w:id="1179" w:author="PR Preview" w:date="2026-01-01T00:00:00Z">
        <w:r>
          <w:delText xml:space="preserve"> </w:delText>
        </w:r>
      </w:del>
      <w:del w:id="1180" w:author="PR Preview" w:date="2026-01-01T00:00:00Z">
        <w:r>
          <w:rPr>
            <w:b/>
            <w:bCs/>
          </w:rPr>
          <w:delText xml:space="preserve">finite</w:delText>
        </w:r>
      </w:del>
      <w:del w:id="1181" w:author="PR Preview" w:date="2026-01-01T00:00:00Z">
        <w:r>
          <w:delText xml:space="preserve"> </w:delText>
        </w:r>
      </w:del>
      <w:del w:id="1182" w:author="PR Preview" w:date="2026-01-01T00:00:00Z">
        <w:r>
          <w:delText xml:space="preserve">if</w:delText>
        </w:r>
      </w:del>
      <w:del w:id="1183" w:author="PR Preview" w:date="2026-01-01T00:00:00Z">
        <w:r>
          <w:delText xml:space="preserve"> </w:delText>
        </w:r>
      </w:del>
      <w:del w:id="1184" w:author="PR Preview" w:date="2026-01-01T00:00:00Z">
        <w:r>
          <w:delText xml:space="preserve">(Wikipedia contributors 2026g)</w:delText>
        </w:r>
      </w:del>
      <w:del w:id="1185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del w:id="1186" w:author="PR Preview" w:date="2026-01-01T00:00:00Z">
        <w:r>
          <w:delText xml:space="preserve">.</w:delText>
        </w:r>
      </w:del>
    </w:p>
    <w:p>
      <w:pPr>
        <w:pStyle w:val="BodyText"/>
      </w:pPr>
      <w:del w:id="1187" w:author="PR Preview" w:date="2026-01-01T00:00:00Z">
        <w:r>
          <w:rPr>
            <w:b/>
            <w:bCs/>
          </w:rPr>
          <w:delText xml:space="preserve">Definition 21 (</w:delText>
        </w:r>
      </w:del>
      <m:oMath>
        <m:r>
          <m:t>σ</m:t>
        </m:r>
      </m:oMath>
      <w:del w:id="1188" w:author="PR Preview" w:date="2026-01-01T00:00:00Z">
        <w:r>
          <w:rPr>
            <w:b/>
            <w:bCs/>
          </w:rPr>
          <w:delText xml:space="preserve">-finite measure)</w:delText>
        </w:r>
      </w:del>
      <w:del w:id="1189" w:author="PR Preview" w:date="2026-01-01T00:00:00Z">
        <w:r>
          <w:delText xml:space="preserve"> </w:delText>
        </w:r>
      </w:del>
      <w:del w:id="1190" w:author="PR Preview" w:date="2026-01-01T00:00:00Z">
        <w:r>
          <w:delText xml:space="preserve">Let</w:delText>
        </w:r>
      </w:del>
      <w:del w:id="119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del w:id="1192" w:author="PR Preview" w:date="2026-01-01T00:00:00Z">
        <w:r>
          <w:delText xml:space="preserve"> </w:delText>
        </w:r>
      </w:del>
      <w:del w:id="1193" w:author="PR Preview" w:date="2026-01-01T00:00:00Z">
        <w:r>
          <w:delText xml:space="preserve">be a</w:delText>
        </w:r>
      </w:del>
      <w:del w:id="1194" w:author="PR Preview" w:date="2026-01-01T00:00:00Z">
        <w:r>
          <w:delText xml:space="preserve"> </w:delText>
        </w:r>
      </w:del>
      <w:hyperlink w:anchor="def-measure-space">
        <w:del w:id="1195" w:author="PR Preview" w:date="2026-01-01T00:00:00Z">
          <w:r>
            <w:rPr>
              <w:rStyle w:val="Hyperlink"/>
            </w:rPr>
            <w:delText xml:space="preserve">measure space</w:delText>
          </w:r>
        </w:del>
      </w:hyperlink>
      <w:del w:id="1196" w:author="PR Preview" w:date="2026-01-01T00:00:00Z">
        <w:r>
          <w:delText xml:space="preserve">.</w:delText>
        </w:r>
      </w:del>
      <w:del w:id="1197" w:author="PR Preview" w:date="2026-01-01T00:00:00Z">
        <w:r>
          <w:delText xml:space="preserve"> </w:delText>
        </w:r>
      </w:del>
      <w:del w:id="1198" w:author="PR Preview" w:date="2026-01-01T00:00:00Z">
        <w:r>
          <w:delText xml:space="preserve">The measure</w:delText>
        </w:r>
      </w:del>
      <w:del w:id="1199" w:author="PR Preview" w:date="2026-01-01T00:00:00Z">
        <w:r>
          <w:delText xml:space="preserve"> </w:delText>
        </w:r>
      </w:del>
      <m:oMath>
        <m:r>
          <m:t>μ</m:t>
        </m:r>
      </m:oMath>
      <w:del w:id="1200" w:author="PR Preview" w:date="2026-01-01T00:00:00Z">
        <w:r>
          <w:delText xml:space="preserve"> </w:delText>
        </w:r>
      </w:del>
      <w:del w:id="1201" w:author="PR Preview" w:date="2026-01-01T00:00:00Z">
        <w:r>
          <w:delText xml:space="preserve">is</w:delText>
        </w:r>
      </w:del>
      <w:del w:id="1202" w:author="PR Preview" w:date="2026-01-01T00:00:00Z">
        <w:r>
          <w:delText xml:space="preserve"> </w:delText>
        </w:r>
      </w:del>
      <m:oMath>
        <m:r>
          <m:t>σ</m:t>
        </m:r>
      </m:oMath>
      <w:del w:id="1203" w:author="PR Preview" w:date="2026-01-01T00:00:00Z">
        <w:r>
          <w:rPr>
            <w:b/>
            <w:bCs/>
          </w:rPr>
          <w:delText xml:space="preserve">-finite</w:delText>
        </w:r>
      </w:del>
      <w:del w:id="1204" w:author="PR Preview" w:date="2026-01-01T00:00:00Z">
        <w:r>
          <w:delText xml:space="preserve"> </w:delText>
        </w:r>
      </w:del>
      <w:del w:id="1205" w:author="PR Preview" w:date="2026-01-01T00:00:00Z">
        <w:r>
          <w:delText xml:space="preserve">(Wikipedia contributors 2026v)</w:delText>
        </w:r>
      </w:del>
      <w:del w:id="1206" w:author="PR Preview" w:date="2026-01-01T00:00:00Z">
        <w:r>
          <w:delText xml:space="preserve"> </w:delText>
        </w:r>
      </w:del>
      <w:del w:id="1207" w:author="PR Preview" w:date="2026-01-01T00:00:00Z">
        <w:r>
          <w:delText xml:space="preserve">if</w:delText>
        </w:r>
      </w:del>
      <w:del w:id="1208" w:author="PR Preview" w:date="2026-01-01T00:00:00Z">
        <w:r>
          <w:delText xml:space="preserve"> </w:delText>
        </w:r>
      </w:del>
      <m:oMath>
        <m:r>
          <m:t>S</m:t>
        </m:r>
      </m:oMath>
      <w:del w:id="1209" w:author="PR Preview" w:date="2026-01-01T00:00:00Z">
        <w:r>
          <w:delText xml:space="preserve"> </w:delText>
        </w:r>
      </w:del>
      <w:del w:id="1210" w:author="PR Preview" w:date="2026-01-01T00:00:00Z">
        <w:r>
          <w:delText xml:space="preserve">is the union</w:delText>
        </w:r>
      </w:del>
      <w:del w:id="1211" w:author="PR Preview" w:date="2026-01-01T00:00:00Z">
        <w:r>
          <w:delText xml:space="preserve"> </w:delText>
        </w:r>
      </w:del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del w:id="1212" w:author="PR Preview" w:date="2026-01-01T00:00:00Z">
        <w:r>
          <w:delText xml:space="preserve"> </w:delText>
        </w:r>
      </w:del>
      <w:del w:id="1213" w:author="PR Preview" w:date="2026-01-01T00:00:00Z">
        <w:r>
          <w:delText xml:space="preserve">of a sequence of sets</w:delText>
        </w:r>
      </w:del>
      <w:del w:id="1214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1215" w:author="PR Preview" w:date="2026-01-01T00:00:00Z">
        <w:r>
          <w:delText xml:space="preserve"> </w:delText>
        </w:r>
      </w:del>
      <w:del w:id="1216" w:author="PR Preview" w:date="2026-01-01T00:00:00Z">
        <w:r>
          <w:delText xml:space="preserve">in</w:delText>
        </w:r>
      </w:del>
      <w:del w:id="1217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1218" w:author="PR Preview" w:date="2026-01-01T00:00:00Z">
        <w:r>
          <w:delText xml:space="preserve"> </w:delText>
        </w:r>
      </w:del>
      <w:del w:id="1219" w:author="PR Preview" w:date="2026-01-01T00:00:00Z">
        <w:r>
          <w:delText xml:space="preserve">with</w:delText>
        </w:r>
      </w:del>
      <w:del w:id="1220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del w:id="1221" w:author="PR Preview" w:date="2026-01-01T00:00:00Z">
        <w:r>
          <w:delText xml:space="preserve"> </w:delText>
        </w:r>
      </w:del>
      <w:del w:id="1222" w:author="PR Preview" w:date="2026-01-01T00:00:00Z">
        <w:r>
          <w:delText xml:space="preserve">for every</w:delText>
        </w:r>
      </w:del>
      <w:del w:id="1223" w:author="PR Preview" w:date="2026-01-01T00:00:00Z">
        <w:r>
          <w:delText xml:space="preserve"> </w:delText>
        </w:r>
      </w:del>
      <m:oMath>
        <m:r>
          <m:t>i</m:t>
        </m:r>
      </m:oMath>
      <w:del w:id="1224" w:author="PR Preview" w:date="2026-01-01T00:00:00Z">
        <w:r>
          <w:delText xml:space="preserve">.</w:delText>
        </w:r>
      </w:del>
    </w:p>
    <w:p>
      <w:pPr>
        <w:pStyle w:val="BodyText"/>
      </w:pPr>
      <w:ins w:id="1225" w:author="PR Preview" w:date="2026-01-01T00:00:00Z">
        <w:r>
          <w:rPr>
            <w:b/>
            <w:bCs/>
          </w:rPr>
          <w:t xml:space="preserve">Definition 20 (Finite measure)</w:t>
        </w:r>
      </w:ins>
      <w:ins w:id="1226" w:author="PR Preview" w:date="2026-01-01T00:00:00Z">
        <w:r>
          <w:t xml:space="preserve"> </w:t>
        </w:r>
      </w:ins>
      <w:ins w:id="1227" w:author="PR Preview" w:date="2026-01-01T00:00:00Z">
        <w:r>
          <w:t xml:space="preserve">Let</w:t>
        </w:r>
      </w:ins>
      <w:ins w:id="122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ins w:id="1229" w:author="PR Preview" w:date="2026-01-01T00:00:00Z">
        <w:r>
          <w:t xml:space="preserve"> </w:t>
        </w:r>
      </w:ins>
      <w:ins w:id="1230" w:author="PR Preview" w:date="2026-01-01T00:00:00Z">
        <w:r>
          <w:t xml:space="preserve">be a</w:t>
        </w:r>
      </w:ins>
      <w:ins w:id="1231" w:author="PR Preview" w:date="2026-01-01T00:00:00Z">
        <w:r>
          <w:t xml:space="preserve"> </w:t>
        </w:r>
      </w:ins>
      <w:hyperlink w:anchor="def-measure-space">
        <w:ins w:id="1232" w:author="PR Preview" w:date="2026-01-01T00:00:00Z">
          <w:r>
            <w:rPr>
              <w:rStyle w:val="Hyperlink"/>
            </w:rPr>
            <w:t xml:space="preserve">measure space</w:t>
          </w:r>
        </w:ins>
      </w:hyperlink>
      <w:ins w:id="1233" w:author="PR Preview" w:date="2026-01-01T00:00:00Z">
        <w:r>
          <w:t xml:space="preserve">.</w:t>
        </w:r>
      </w:ins>
      <w:ins w:id="1234" w:author="PR Preview" w:date="2026-01-01T00:00:00Z">
        <w:r>
          <w:t xml:space="preserve"> </w:t>
        </w:r>
      </w:ins>
      <w:ins w:id="1235" w:author="PR Preview" w:date="2026-01-01T00:00:00Z">
        <w:r>
          <w:t xml:space="preserve">The measure</w:t>
        </w:r>
      </w:ins>
      <w:ins w:id="1236" w:author="PR Preview" w:date="2026-01-01T00:00:00Z">
        <w:r>
          <w:t xml:space="preserve"> </w:t>
        </w:r>
      </w:ins>
      <m:oMath>
        <m:r>
          <m:t>μ</m:t>
        </m:r>
      </m:oMath>
      <w:ins w:id="1237" w:author="PR Preview" w:date="2026-01-01T00:00:00Z">
        <w:r>
          <w:t xml:space="preserve"> </w:t>
        </w:r>
      </w:ins>
      <w:ins w:id="1238" w:author="PR Preview" w:date="2026-01-01T00:00:00Z">
        <w:r>
          <w:t xml:space="preserve">is</w:t>
        </w:r>
      </w:ins>
      <w:ins w:id="1239" w:author="PR Preview" w:date="2026-01-01T00:00:00Z">
        <w:r>
          <w:t xml:space="preserve"> </w:t>
        </w:r>
      </w:ins>
      <w:ins w:id="1240" w:author="PR Preview" w:date="2026-01-01T00:00:00Z">
        <w:r>
          <w:rPr>
            <w:b/>
            <w:bCs/>
          </w:rPr>
          <w:t xml:space="preserve">finite</w:t>
        </w:r>
      </w:ins>
      <w:ins w:id="1241" w:author="PR Preview" w:date="2026-01-01T00:00:00Z">
        <w:r>
          <w:t xml:space="preserve"> </w:t>
        </w:r>
      </w:ins>
      <w:ins w:id="1242" w:author="PR Preview" w:date="2026-01-01T00:00:00Z">
        <w:r>
          <w:t xml:space="preserve">if</w:t>
        </w:r>
      </w:ins>
      <w:ins w:id="1243" w:author="PR Preview" w:date="2026-01-01T00:00:00Z">
        <w:r>
          <w:t xml:space="preserve"> </w:t>
        </w:r>
      </w:ins>
      <w:ins w:id="1244" w:author="PR Preview" w:date="2026-01-01T00:00:00Z">
        <w:r>
          <w:t xml:space="preserve">[16]</w:t>
        </w:r>
      </w:ins>
      <w:ins w:id="1245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ins w:id="1246" w:author="PR Preview" w:date="2026-01-01T00:00:00Z">
        <w:r>
          <w:t xml:space="preserve">.</w:t>
        </w:r>
      </w:ins>
    </w:p>
    <w:bookmarkEnd w:id="98"/>
    <w:bookmarkStart w:id="99" w:name="def-sigma-finite"/>
    <w:p>
      <w:pPr>
        <w:pStyle w:val="BodyText"/>
      </w:pPr>
      <w:ins w:id="1247" w:author="PR Preview" w:date="2026-01-01T00:00:00Z">
        <w:r>
          <w:rPr>
            <w:b/>
            <w:bCs/>
          </w:rPr>
          <w:t xml:space="preserve">Definition 21 (</w:t>
        </w:r>
      </w:ins>
      <m:oMath>
        <m:r>
          <m:t>σ</m:t>
        </m:r>
      </m:oMath>
      <w:ins w:id="1248" w:author="PR Preview" w:date="2026-01-01T00:00:00Z">
        <w:r>
          <w:rPr>
            <w:b/>
            <w:bCs/>
          </w:rPr>
          <w:t xml:space="preserve">-finite measure)</w:t>
        </w:r>
      </w:ins>
      <w:ins w:id="1249" w:author="PR Preview" w:date="2026-01-01T00:00:00Z">
        <w:r>
          <w:t xml:space="preserve"> </w:t>
        </w:r>
      </w:ins>
      <w:ins w:id="1250" w:author="PR Preview" w:date="2026-01-01T00:00:00Z">
        <w:r>
          <w:t xml:space="preserve">Let</w:t>
        </w:r>
      </w:ins>
      <w:ins w:id="125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ins w:id="1252" w:author="PR Preview" w:date="2026-01-01T00:00:00Z">
        <w:r>
          <w:t xml:space="preserve"> </w:t>
        </w:r>
      </w:ins>
      <w:ins w:id="1253" w:author="PR Preview" w:date="2026-01-01T00:00:00Z">
        <w:r>
          <w:t xml:space="preserve">be a</w:t>
        </w:r>
      </w:ins>
      <w:ins w:id="1254" w:author="PR Preview" w:date="2026-01-01T00:00:00Z">
        <w:r>
          <w:t xml:space="preserve"> </w:t>
        </w:r>
      </w:ins>
      <w:hyperlink w:anchor="def-measure-space">
        <w:ins w:id="1255" w:author="PR Preview" w:date="2026-01-01T00:00:00Z">
          <w:r>
            <w:rPr>
              <w:rStyle w:val="Hyperlink"/>
            </w:rPr>
            <w:t xml:space="preserve">measure space</w:t>
          </w:r>
        </w:ins>
      </w:hyperlink>
      <w:ins w:id="1256" w:author="PR Preview" w:date="2026-01-01T00:00:00Z">
        <w:r>
          <w:t xml:space="preserve">.</w:t>
        </w:r>
      </w:ins>
      <w:ins w:id="1257" w:author="PR Preview" w:date="2026-01-01T00:00:00Z">
        <w:r>
          <w:t xml:space="preserve"> </w:t>
        </w:r>
      </w:ins>
      <w:ins w:id="1258" w:author="PR Preview" w:date="2026-01-01T00:00:00Z">
        <w:r>
          <w:t xml:space="preserve">The measure</w:t>
        </w:r>
      </w:ins>
      <w:ins w:id="1259" w:author="PR Preview" w:date="2026-01-01T00:00:00Z">
        <w:r>
          <w:t xml:space="preserve"> </w:t>
        </w:r>
      </w:ins>
      <m:oMath>
        <m:r>
          <m:t>μ</m:t>
        </m:r>
      </m:oMath>
      <w:ins w:id="1260" w:author="PR Preview" w:date="2026-01-01T00:00:00Z">
        <w:r>
          <w:t xml:space="preserve"> </w:t>
        </w:r>
      </w:ins>
      <w:ins w:id="1261" w:author="PR Preview" w:date="2026-01-01T00:00:00Z">
        <w:r>
          <w:t xml:space="preserve">is</w:t>
        </w:r>
      </w:ins>
      <w:ins w:id="1262" w:author="PR Preview" w:date="2026-01-01T00:00:00Z">
        <w:r>
          <w:t xml:space="preserve"> </w:t>
        </w:r>
      </w:ins>
      <m:oMath>
        <m:r>
          <m:t>σ</m:t>
        </m:r>
      </m:oMath>
      <w:ins w:id="1263" w:author="PR Preview" w:date="2026-01-01T00:00:00Z">
        <w:r>
          <w:rPr>
            <w:b/>
            <w:bCs/>
          </w:rPr>
          <w:t xml:space="preserve">-finite</w:t>
        </w:r>
      </w:ins>
      <w:ins w:id="1264" w:author="PR Preview" w:date="2026-01-01T00:00:00Z">
        <w:r>
          <w:t xml:space="preserve"> </w:t>
        </w:r>
      </w:ins>
      <w:ins w:id="1265" w:author="PR Preview" w:date="2026-01-01T00:00:00Z">
        <w:r>
          <w:t xml:space="preserve">[17]</w:t>
        </w:r>
      </w:ins>
      <w:ins w:id="1266" w:author="PR Preview" w:date="2026-01-01T00:00:00Z">
        <w:r>
          <w:t xml:space="preserve"> </w:t>
        </w:r>
      </w:ins>
      <w:ins w:id="1267" w:author="PR Preview" w:date="2026-01-01T00:00:00Z">
        <w:r>
          <w:t xml:space="preserve">if</w:t>
        </w:r>
      </w:ins>
      <w:ins w:id="1268" w:author="PR Preview" w:date="2026-01-01T00:00:00Z">
        <w:r>
          <w:t xml:space="preserve"> </w:t>
        </w:r>
      </w:ins>
      <m:oMath>
        <m:r>
          <m:t>S</m:t>
        </m:r>
      </m:oMath>
      <w:ins w:id="1269" w:author="PR Preview" w:date="2026-01-01T00:00:00Z">
        <w:r>
          <w:t xml:space="preserve"> </w:t>
        </w:r>
      </w:ins>
      <w:ins w:id="1270" w:author="PR Preview" w:date="2026-01-01T00:00:00Z">
        <w:r>
          <w:t xml:space="preserve">is the union</w:t>
        </w:r>
      </w:ins>
      <w:ins w:id="1271" w:author="PR Preview" w:date="2026-01-01T00:00:00Z">
        <w:r>
          <w:t xml:space="preserve"> </w:t>
        </w:r>
      </w:ins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ins w:id="1272" w:author="PR Preview" w:date="2026-01-01T00:00:00Z">
        <w:r>
          <w:t xml:space="preserve"> </w:t>
        </w:r>
      </w:ins>
      <w:ins w:id="1273" w:author="PR Preview" w:date="2026-01-01T00:00:00Z">
        <w:r>
          <w:t xml:space="preserve">of a sequence of sets</w:t>
        </w:r>
      </w:ins>
      <w:ins w:id="1274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1275" w:author="PR Preview" w:date="2026-01-01T00:00:00Z">
        <w:r>
          <w:t xml:space="preserve"> </w:t>
        </w:r>
      </w:ins>
      <w:ins w:id="1276" w:author="PR Preview" w:date="2026-01-01T00:00:00Z">
        <w:r>
          <w:t xml:space="preserve">in</w:t>
        </w:r>
      </w:ins>
      <w:ins w:id="127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1278" w:author="PR Preview" w:date="2026-01-01T00:00:00Z">
        <w:r>
          <w:t xml:space="preserve"> </w:t>
        </w:r>
      </w:ins>
      <w:ins w:id="1279" w:author="PR Preview" w:date="2026-01-01T00:00:00Z">
        <w:r>
          <w:t xml:space="preserve">with</w:t>
        </w:r>
      </w:ins>
      <w:ins w:id="1280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ins w:id="1281" w:author="PR Preview" w:date="2026-01-01T00:00:00Z">
        <w:r>
          <w:t xml:space="preserve"> </w:t>
        </w:r>
      </w:ins>
      <w:ins w:id="1282" w:author="PR Preview" w:date="2026-01-01T00:00:00Z">
        <w:r>
          <w:t xml:space="preserve">for every</w:t>
        </w:r>
      </w:ins>
      <w:ins w:id="1283" w:author="PR Preview" w:date="2026-01-01T00:00:00Z">
        <w:r>
          <w:t xml:space="preserve"> </w:t>
        </w:r>
      </w:ins>
      <m:oMath>
        <m:r>
          <m:t>i</m:t>
        </m:r>
      </m:oMath>
      <w:ins w:id="1284" w:author="PR Preview" w:date="2026-01-01T00:00:00Z">
        <w:r>
          <w:t xml:space="preserve">.</w:t>
        </w:r>
      </w:ins>
    </w:p>
    <w:bookmarkEnd w:id="99"/>
    <w:bookmarkStart w:id="100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0"/>
    <w:bookmarkEnd w:id="101"/>
    <w:bookmarkStart w:id="109" w:name="probability-measures"/>
    <w:p>
      <w:pPr>
        <w:pStyle w:val="Heading2"/>
      </w:pPr>
      <w:r>
        <w:t xml:space="preserve">6 Probability measures</w:t>
      </w:r>
    </w:p>
    <w:bookmarkStart w:id="102" w:name="def-probability-measure"/>
    <w:p>
      <w:pPr>
        <w:pStyle w:val="FirstParagraph"/>
      </w:pPr>
      <w:del w:id="1285" w:author="PR Preview" w:date="2026-01-01T00:00:00Z">
        <w:r>
          <w:rPr>
            <w:b/>
            <w:bCs/>
          </w:rPr>
          <w:delText xml:space="preserve">Definition 22 (Probability measure)</w:delText>
        </w:r>
      </w:del>
      <w:del w:id="1286" w:author="PR Preview" w:date="2026-01-01T00:00:00Z">
        <w:r>
          <w:delText xml:space="preserve"> </w:delText>
        </w:r>
      </w:del>
      <w:del w:id="1287" w:author="PR Preview" w:date="2026-01-01T00:00:00Z">
        <w:r>
          <w:delText xml:space="preserve">A</w:delText>
        </w:r>
      </w:del>
      <w:del w:id="1288" w:author="PR Preview" w:date="2026-01-01T00:00:00Z">
        <w:r>
          <w:delText xml:space="preserve"> </w:delText>
        </w:r>
      </w:del>
      <w:del w:id="1289" w:author="PR Preview" w:date="2026-01-01T00:00:00Z">
        <w:r>
          <w:rPr>
            <w:b/>
            <w:bCs/>
          </w:rPr>
          <w:delText xml:space="preserve">probability measure</w:delText>
        </w:r>
      </w:del>
      <w:del w:id="1290" w:author="PR Preview" w:date="2026-01-01T00:00:00Z">
        <w:r>
          <w:delText xml:space="preserve"> </w:delText>
        </w:r>
      </w:del>
      <w:del w:id="1291" w:author="PR Preview" w:date="2026-01-01T00:00:00Z">
        <w:r>
          <w:delText xml:space="preserve">(Wikipedia contributors 2026p)</w:delText>
        </w:r>
      </w:del>
      <w:del w:id="1292" w:author="PR Preview" w:date="2026-01-01T00:00:00Z">
        <w:r>
          <w:delText xml:space="preserve"> </w:delText>
        </w:r>
      </w:del>
      <w:del w:id="1293" w:author="PR Preview" w:date="2026-01-01T00:00:00Z">
        <w:r>
          <w:delText xml:space="preserve">on a</w:delText>
        </w:r>
      </w:del>
      <w:del w:id="1294" w:author="PR Preview" w:date="2026-01-01T00:00:00Z">
        <w:r>
          <w:delText xml:space="preserve"> </w:delText>
        </w:r>
      </w:del>
      <w:hyperlink w:anchor="def-measurable-space">
        <w:del w:id="1295" w:author="PR Preview" w:date="2026-01-01T00:00:00Z">
          <w:r>
            <w:rPr>
              <w:rStyle w:val="Hyperlink"/>
            </w:rPr>
            <w:delText xml:space="preserve">measurable space</w:delText>
          </w:r>
        </w:del>
      </w:hyperlink>
      <w:del w:id="129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del w:id="1297" w:author="PR Preview" w:date="2026-01-01T00:00:00Z">
        <w:r>
          <w:delText xml:space="preserve"> </w:delText>
        </w:r>
      </w:del>
      <w:del w:id="1298" w:author="PR Preview" w:date="2026-01-01T00:00:00Z">
        <w:r>
          <w:delText xml:space="preserve">is a</w:delText>
        </w:r>
      </w:del>
      <w:del w:id="1299" w:author="PR Preview" w:date="2026-01-01T00:00:00Z">
        <w:r>
          <w:delText xml:space="preserve"> </w:delText>
        </w:r>
      </w:del>
      <w:hyperlink w:anchor="def-measure">
        <w:del w:id="1300" w:author="PR Preview" w:date="2026-01-01T00:00:00Z">
          <w:r>
            <w:rPr>
              <w:rStyle w:val="Hyperlink"/>
            </w:rPr>
            <w:delText xml:space="preserve">measure</w:delText>
          </w:r>
        </w:del>
      </w:hyperlink>
      <w:del w:id="1301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</m:oMath>
      <w:del w:id="1302" w:author="PR Preview" w:date="2026-01-01T00:00:00Z">
        <w:r>
          <w:delText xml:space="preserve"> </w:delText>
        </w:r>
      </w:del>
      <w:del w:id="1303" w:author="PR Preview" w:date="2026-01-01T00:00:00Z">
        <w:r>
          <w:delText xml:space="preserve">on</w:delText>
        </w:r>
      </w:del>
      <w:del w:id="1304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F</m:t>
        </m:r>
      </m:oMath>
      <w:del w:id="1305" w:author="PR Preview" w:date="2026-01-01T00:00:00Z">
        <w:r>
          <w:delText xml:space="preserve"> </w:delText>
        </w:r>
      </w:del>
      <w:del w:id="1306" w:author="PR Preview" w:date="2026-01-01T00:00:00Z">
        <w:r>
          <w:delText xml:space="preserve">that gives the whole set</w:delText>
        </w:r>
      </w:del>
      <w:del w:id="1307" w:author="PR Preview" w:date="2026-01-01T00:00:00Z">
        <w:r>
          <w:delText xml:space="preserve"> </w:delText>
        </w:r>
      </w:del>
      <m:oMath>
        <m:r>
          <m:rPr>
            <m:sty m:val="p"/>
          </m:rPr>
          <m:t>Ω</m:t>
        </m:r>
      </m:oMath>
      <w:del w:id="1308" w:author="PR Preview" w:date="2026-01-01T00:00:00Z">
        <w:r>
          <w:delText xml:space="preserve"> </w:delText>
        </w:r>
      </w:del>
      <w:del w:id="1309" w:author="PR Preview" w:date="2026-01-01T00:00:00Z">
        <w:r>
          <w:delText xml:space="preserve">the value</w:delText>
        </w:r>
      </w:del>
      <w:del w:id="1310" w:author="PR Preview" w:date="2026-01-01T00:00:00Z">
        <w:r>
          <w:delText xml:space="preserve"> </w:delText>
        </w:r>
      </w:del>
      <m:oMath>
        <m:r>
          <m:t>1</m:t>
        </m:r>
      </m:oMath>
      <w:del w:id="1311" w:author="PR Preview" w:date="2026-01-01T00:00:00Z">
        <w:r>
          <w:delText xml:space="preserve">:</w:delText>
        </w:r>
      </w:del>
    </w:p>
    <w:p>
      <w:pPr>
        <w:pStyle w:val="FirstParagraph"/>
      </w:pPr>
      <w:ins w:id="1312" w:author="PR Preview" w:date="2026-01-01T00:00:00Z">
        <w:r>
          <w:rPr>
            <w:b/>
            <w:bCs/>
          </w:rPr>
          <w:t xml:space="preserve">Definition 22 (Probability measure)</w:t>
        </w:r>
      </w:ins>
      <w:ins w:id="1313" w:author="PR Preview" w:date="2026-01-01T00:00:00Z">
        <w:r>
          <w:t xml:space="preserve"> </w:t>
        </w:r>
      </w:ins>
      <w:ins w:id="1314" w:author="PR Preview" w:date="2026-01-01T00:00:00Z">
        <w:r>
          <w:t xml:space="preserve">A</w:t>
        </w:r>
      </w:ins>
      <w:ins w:id="1315" w:author="PR Preview" w:date="2026-01-01T00:00:00Z">
        <w:r>
          <w:t xml:space="preserve"> </w:t>
        </w:r>
      </w:ins>
      <w:ins w:id="1316" w:author="PR Preview" w:date="2026-01-01T00:00:00Z">
        <w:r>
          <w:rPr>
            <w:b/>
            <w:bCs/>
          </w:rPr>
          <w:t xml:space="preserve">probability measure</w:t>
        </w:r>
      </w:ins>
      <w:ins w:id="1317" w:author="PR Preview" w:date="2026-01-01T00:00:00Z">
        <w:r>
          <w:t xml:space="preserve"> </w:t>
        </w:r>
      </w:ins>
      <w:ins w:id="1318" w:author="PR Preview" w:date="2026-01-01T00:00:00Z">
        <w:r>
          <w:t xml:space="preserve">[18]</w:t>
        </w:r>
      </w:ins>
      <w:ins w:id="1319" w:author="PR Preview" w:date="2026-01-01T00:00:00Z">
        <w:r>
          <w:t xml:space="preserve"> </w:t>
        </w:r>
      </w:ins>
      <w:ins w:id="1320" w:author="PR Preview" w:date="2026-01-01T00:00:00Z">
        <w:r>
          <w:t xml:space="preserve">on a</w:t>
        </w:r>
      </w:ins>
      <w:ins w:id="1321" w:author="PR Preview" w:date="2026-01-01T00:00:00Z">
        <w:r>
          <w:t xml:space="preserve"> </w:t>
        </w:r>
      </w:ins>
      <w:hyperlink w:anchor="def-measurable-space">
        <w:ins w:id="1322" w:author="PR Preview" w:date="2026-01-01T00:00:00Z">
          <w:r>
            <w:rPr>
              <w:rStyle w:val="Hyperlink"/>
            </w:rPr>
            <w:t xml:space="preserve">measurable space</w:t>
          </w:r>
        </w:ins>
      </w:hyperlink>
      <w:ins w:id="132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ins w:id="1324" w:author="PR Preview" w:date="2026-01-01T00:00:00Z">
        <w:r>
          <w:t xml:space="preserve"> </w:t>
        </w:r>
      </w:ins>
      <w:ins w:id="1325" w:author="PR Preview" w:date="2026-01-01T00:00:00Z">
        <w:r>
          <w:t xml:space="preserve">is a</w:t>
        </w:r>
      </w:ins>
      <w:ins w:id="1326" w:author="PR Preview" w:date="2026-01-01T00:00:00Z">
        <w:r>
          <w:t xml:space="preserve"> </w:t>
        </w:r>
      </w:ins>
      <w:hyperlink w:anchor="def-measure">
        <w:ins w:id="1327" w:author="PR Preview" w:date="2026-01-01T00:00:00Z">
          <w:r>
            <w:rPr>
              <w:rStyle w:val="Hyperlink"/>
            </w:rPr>
            <w:t xml:space="preserve">measure</w:t>
          </w:r>
        </w:ins>
      </w:hyperlink>
      <w:ins w:id="1328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</m:oMath>
      <w:ins w:id="1329" w:author="PR Preview" w:date="2026-01-01T00:00:00Z">
        <w:r>
          <w:t xml:space="preserve"> </w:t>
        </w:r>
      </w:ins>
      <w:ins w:id="1330" w:author="PR Preview" w:date="2026-01-01T00:00:00Z">
        <w:r>
          <w:t xml:space="preserve">on</w:t>
        </w:r>
      </w:ins>
      <w:ins w:id="1331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F</m:t>
        </m:r>
      </m:oMath>
      <w:ins w:id="1332" w:author="PR Preview" w:date="2026-01-01T00:00:00Z">
        <w:r>
          <w:t xml:space="preserve"> </w:t>
        </w:r>
      </w:ins>
      <w:ins w:id="1333" w:author="PR Preview" w:date="2026-01-01T00:00:00Z">
        <w:r>
          <w:t xml:space="preserve">that gives the whole set</w:t>
        </w:r>
      </w:ins>
      <w:ins w:id="1334" w:author="PR Preview" w:date="2026-01-01T00:00:00Z">
        <w:r>
          <w:t xml:space="preserve"> </w:t>
        </w:r>
      </w:ins>
      <m:oMath>
        <m:r>
          <m:rPr>
            <m:sty m:val="p"/>
          </m:rPr>
          <m:t>Ω</m:t>
        </m:r>
      </m:oMath>
      <w:ins w:id="1335" w:author="PR Preview" w:date="2026-01-01T00:00:00Z">
        <w:r>
          <w:t xml:space="preserve"> </w:t>
        </w:r>
      </w:ins>
      <w:ins w:id="1336" w:author="PR Preview" w:date="2026-01-01T00:00:00Z">
        <w:r>
          <w:t xml:space="preserve">the value</w:t>
        </w:r>
      </w:ins>
      <w:ins w:id="1337" w:author="PR Preview" w:date="2026-01-01T00:00:00Z">
        <w:r>
          <w:t xml:space="preserve"> </w:t>
        </w:r>
      </w:ins>
      <m:oMath>
        <m:r>
          <m:t>1</m:t>
        </m:r>
      </m:oMath>
      <w:ins w:id="1338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02"/>
    <w:bookmarkStart w:id="103" w:name="exm-probability-measure"/>
    <w:p>
      <w:pPr>
        <w:pStyle w:val="FirstParagraph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3"/>
    <w:bookmarkStart w:id="104" w:name="def-probability-space"/>
    <w:p>
      <w:pPr>
        <w:pStyle w:val="FirstParagraph"/>
      </w:pPr>
      <w:del w:id="1339" w:author="PR Preview" w:date="2026-01-01T00:00:00Z">
        <w:r>
          <w:rPr>
            <w:b/>
            <w:bCs/>
          </w:rPr>
          <w:delText xml:space="preserve">Definition 23 (Probability space)</w:delText>
        </w:r>
      </w:del>
      <w:del w:id="1340" w:author="PR Preview" w:date="2026-01-01T00:00:00Z">
        <w:r>
          <w:delText xml:space="preserve"> </w:delText>
        </w:r>
      </w:del>
      <w:del w:id="1341" w:author="PR Preview" w:date="2026-01-01T00:00:00Z">
        <w:r>
          <w:delText xml:space="preserve">For a probability measure</w:delText>
        </w:r>
      </w:del>
      <w:del w:id="1342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</m:oMath>
      <w:del w:id="1343" w:author="PR Preview" w:date="2026-01-01T00:00:00Z">
        <w:r>
          <w:delText xml:space="preserve"> </w:delText>
        </w:r>
      </w:del>
      <w:del w:id="1344" w:author="PR Preview" w:date="2026-01-01T00:00:00Z">
        <w:r>
          <w:delText xml:space="preserve">(</w:delText>
        </w:r>
      </w:del>
      <w:hyperlink w:anchor="def-probability-measure">
        <w:del w:id="1345" w:author="PR Preview" w:date="2026-01-01T00:00:00Z">
          <w:r>
            <w:rPr>
              <w:rStyle w:val="Hyperlink"/>
            </w:rPr>
            <w:delText xml:space="preserve">Definition 22</w:delText>
          </w:r>
        </w:del>
      </w:hyperlink>
      <w:del w:id="1346" w:author="PR Preview" w:date="2026-01-01T00:00:00Z">
        <w:r>
          <w:delText xml:space="preserve">) on a</w:delText>
        </w:r>
      </w:del>
      <w:del w:id="1347" w:author="PR Preview" w:date="2026-01-01T00:00:00Z">
        <w:r>
          <w:delText xml:space="preserve"> </w:delText>
        </w:r>
      </w:del>
      <w:hyperlink w:anchor="def-measurable-space">
        <w:del w:id="1348" w:author="PR Preview" w:date="2026-01-01T00:00:00Z">
          <w:r>
            <w:rPr>
              <w:rStyle w:val="Hyperlink"/>
            </w:rPr>
            <w:delText xml:space="preserve">measurable space</w:delText>
          </w:r>
        </w:del>
      </w:hyperlink>
      <w:del w:id="134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del w:id="1350" w:author="PR Preview" w:date="2026-01-01T00:00:00Z">
        <w:r>
          <w:delText xml:space="preserve">,</w:delText>
        </w:r>
      </w:del>
      <w:del w:id="135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del w:id="1352" w:author="PR Preview" w:date="2026-01-01T00:00:00Z">
        <w:r>
          <w:delText xml:space="preserve"> </w:delText>
        </w:r>
      </w:del>
      <w:del w:id="1353" w:author="PR Preview" w:date="2026-01-01T00:00:00Z">
        <w:r>
          <w:delText xml:space="preserve">is a</w:delText>
        </w:r>
      </w:del>
      <w:del w:id="1354" w:author="PR Preview" w:date="2026-01-01T00:00:00Z">
        <w:r>
          <w:delText xml:space="preserve"> </w:delText>
        </w:r>
      </w:del>
      <w:del w:id="1355" w:author="PR Preview" w:date="2026-01-01T00:00:00Z">
        <w:r>
          <w:rPr>
            <w:b/>
            <w:bCs/>
          </w:rPr>
          <w:delText xml:space="preserve">probability space</w:delText>
        </w:r>
      </w:del>
      <w:del w:id="1356" w:author="PR Preview" w:date="2026-01-01T00:00:00Z">
        <w:r>
          <w:delText xml:space="preserve">.</w:delText>
        </w:r>
      </w:del>
      <w:del w:id="1357" w:author="PR Preview" w:date="2026-01-01T00:00:00Z">
        <w:r>
          <w:delText xml:space="preserve"> </w:delText>
        </w:r>
      </w:del>
      <w:del w:id="1358" w:author="PR Preview" w:date="2026-01-01T00:00:00Z">
        <w:r>
          <w:delText xml:space="preserve">(Wikipedia contributors 2026q)</w:delText>
        </w:r>
      </w:del>
    </w:p>
    <w:p>
      <w:pPr>
        <w:pStyle w:val="BodyText"/>
      </w:pPr>
      <w:del w:id="1359" w:author="PR Preview" w:date="2026-01-01T00:00:00Z">
        <w:r>
          <w:rPr>
            <w:b/>
            <w:bCs/>
          </w:rPr>
          <w:delText xml:space="preserve">Definition 24 (Sample space)</w:delText>
        </w:r>
      </w:del>
      <w:del w:id="1360" w:author="PR Preview" w:date="2026-01-01T00:00:00Z">
        <w:r>
          <w:delText xml:space="preserve"> </w:delText>
        </w:r>
      </w:del>
      <w:del w:id="1361" w:author="PR Preview" w:date="2026-01-01T00:00:00Z">
        <w:r>
          <w:delText xml:space="preserve">In a probability space</w:delText>
        </w:r>
      </w:del>
      <w:del w:id="136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del w:id="1363" w:author="PR Preview" w:date="2026-01-01T00:00:00Z">
        <w:r>
          <w:delText xml:space="preserve"> </w:delText>
        </w:r>
      </w:del>
      <w:del w:id="1364" w:author="PR Preview" w:date="2026-01-01T00:00:00Z">
        <w:r>
          <w:delText xml:space="preserve">(</w:delText>
        </w:r>
      </w:del>
      <w:hyperlink w:anchor="def-probability-space">
        <w:del w:id="1365" w:author="PR Preview" w:date="2026-01-01T00:00:00Z">
          <w:r>
            <w:rPr>
              <w:rStyle w:val="Hyperlink"/>
            </w:rPr>
            <w:delText xml:space="preserve">Definition 23</w:delText>
          </w:r>
        </w:del>
      </w:hyperlink>
      <w:del w:id="1366" w:author="PR Preview" w:date="2026-01-01T00:00:00Z">
        <w:r>
          <w:delText xml:space="preserve">),</w:delText>
        </w:r>
      </w:del>
      <w:del w:id="1367" w:author="PR Preview" w:date="2026-01-01T00:00:00Z">
        <w:r>
          <w:delText xml:space="preserve"> </w:delText>
        </w:r>
      </w:del>
      <m:oMath>
        <m:r>
          <m:rPr>
            <m:sty m:val="p"/>
          </m:rPr>
          <m:t>Ω</m:t>
        </m:r>
      </m:oMath>
      <w:del w:id="1368" w:author="PR Preview" w:date="2026-01-01T00:00:00Z">
        <w:r>
          <w:delText xml:space="preserve"> </w:delText>
        </w:r>
      </w:del>
      <w:del w:id="1369" w:author="PR Preview" w:date="2026-01-01T00:00:00Z">
        <w:r>
          <w:delText xml:space="preserve">is its</w:delText>
        </w:r>
      </w:del>
      <w:del w:id="1370" w:author="PR Preview" w:date="2026-01-01T00:00:00Z">
        <w:r>
          <w:delText xml:space="preserve"> </w:delText>
        </w:r>
      </w:del>
      <w:del w:id="1371" w:author="PR Preview" w:date="2026-01-01T00:00:00Z">
        <w:r>
          <w:rPr>
            <w:b/>
            <w:bCs/>
          </w:rPr>
          <w:delText xml:space="preserve">sample space</w:delText>
        </w:r>
      </w:del>
      <w:del w:id="1372" w:author="PR Preview" w:date="2026-01-01T00:00:00Z">
        <w:r>
          <w:delText xml:space="preserve">.</w:delText>
        </w:r>
      </w:del>
      <w:del w:id="1373" w:author="PR Preview" w:date="2026-01-01T00:00:00Z">
        <w:r>
          <w:delText xml:space="preserve"> </w:delText>
        </w:r>
      </w:del>
      <w:del w:id="1374" w:author="PR Preview" w:date="2026-01-01T00:00:00Z">
        <w:r>
          <w:delText xml:space="preserve">(Wikipedia contributors 2026r)</w:delText>
        </w:r>
      </w:del>
    </w:p>
    <w:p>
      <w:pPr>
        <w:pStyle w:val="BodyText"/>
      </w:pPr>
      <w:del w:id="1375" w:author="PR Preview" w:date="2026-01-01T00:00:00Z">
        <w:r>
          <w:rPr>
            <w:b/>
            <w:bCs/>
          </w:rPr>
          <w:delText xml:space="preserve">Definition 25 (Outcome)</w:delText>
        </w:r>
      </w:del>
      <w:del w:id="1376" w:author="PR Preview" w:date="2026-01-01T00:00:00Z">
        <w:r>
          <w:delText xml:space="preserve"> </w:delText>
        </w:r>
      </w:del>
      <w:del w:id="1377" w:author="PR Preview" w:date="2026-01-01T00:00:00Z">
        <w:r>
          <w:delText xml:space="preserve">In a probability space</w:delText>
        </w:r>
      </w:del>
      <w:del w:id="137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del w:id="1379" w:author="PR Preview" w:date="2026-01-01T00:00:00Z">
        <w:r>
          <w:delText xml:space="preserve"> </w:delText>
        </w:r>
      </w:del>
      <w:del w:id="1380" w:author="PR Preview" w:date="2026-01-01T00:00:00Z">
        <w:r>
          <w:delText xml:space="preserve">(</w:delText>
        </w:r>
      </w:del>
      <w:hyperlink w:anchor="def-probability-space">
        <w:del w:id="1381" w:author="PR Preview" w:date="2026-01-01T00:00:00Z">
          <w:r>
            <w:rPr>
              <w:rStyle w:val="Hyperlink"/>
            </w:rPr>
            <w:delText xml:space="preserve">Definition 23</w:delText>
          </w:r>
        </w:del>
      </w:hyperlink>
      <w:del w:id="1382" w:author="PR Preview" w:date="2026-01-01T00:00:00Z">
        <w:r>
          <w:delText xml:space="preserve">),</w:delText>
        </w:r>
      </w:del>
      <w:del w:id="1383" w:author="PR Preview" w:date="2026-01-01T00:00:00Z">
        <w:r>
          <w:delText xml:space="preserve"> </w:delText>
        </w:r>
      </w:del>
      <w:del w:id="1384" w:author="PR Preview" w:date="2026-01-01T00:00:00Z">
        <w:r>
          <w:delText xml:space="preserve">the elements of the sample space</w:delText>
        </w:r>
      </w:del>
      <w:del w:id="1385" w:author="PR Preview" w:date="2026-01-01T00:00:00Z">
        <w:r>
          <w:delText xml:space="preserve"> </w:delText>
        </w:r>
      </w:del>
      <m:oMath>
        <m:r>
          <m:rPr>
            <m:sty m:val="p"/>
          </m:rPr>
          <m:t>Ω</m:t>
        </m:r>
      </m:oMath>
      <w:del w:id="1386" w:author="PR Preview" w:date="2026-01-01T00:00:00Z">
        <w:r>
          <w:delText xml:space="preserve"> </w:delText>
        </w:r>
      </w:del>
      <w:del w:id="1387" w:author="PR Preview" w:date="2026-01-01T00:00:00Z">
        <w:r>
          <w:delText xml:space="preserve">(</w:delText>
        </w:r>
      </w:del>
      <w:hyperlink w:anchor="def-sample-space">
        <w:del w:id="1388" w:author="PR Preview" w:date="2026-01-01T00:00:00Z">
          <w:r>
            <w:rPr>
              <w:rStyle w:val="Hyperlink"/>
            </w:rPr>
            <w:delText xml:space="preserve">Definition 24</w:delText>
          </w:r>
        </w:del>
      </w:hyperlink>
      <w:del w:id="1389" w:author="PR Preview" w:date="2026-01-01T00:00:00Z">
        <w:r>
          <w:delText xml:space="preserve">) are</w:delText>
        </w:r>
      </w:del>
      <w:del w:id="1390" w:author="PR Preview" w:date="2026-01-01T00:00:00Z">
        <w:r>
          <w:delText xml:space="preserve"> </w:delText>
        </w:r>
      </w:del>
      <w:del w:id="1391" w:author="PR Preview" w:date="2026-01-01T00:00:00Z">
        <w:r>
          <w:rPr>
            <w:b/>
            <w:bCs/>
          </w:rPr>
          <w:delText xml:space="preserve">outcomes</w:delText>
        </w:r>
      </w:del>
      <w:del w:id="1392" w:author="PR Preview" w:date="2026-01-01T00:00:00Z">
        <w:r>
          <w:delText xml:space="preserve">.</w:delText>
        </w:r>
      </w:del>
      <w:del w:id="1393" w:author="PR Preview" w:date="2026-01-01T00:00:00Z">
        <w:r>
          <w:delText xml:space="preserve"> </w:delText>
        </w:r>
      </w:del>
      <w:del w:id="1394" w:author="PR Preview" w:date="2026-01-01T00:00:00Z">
        <w:r>
          <w:delText xml:space="preserve">(Wikipedia contributors 2026o)</w:delText>
        </w:r>
      </w:del>
    </w:p>
    <w:p>
      <w:pPr>
        <w:pStyle w:val="BodyText"/>
      </w:pPr>
      <w:del w:id="1395" w:author="PR Preview" w:date="2026-01-01T00:00:00Z">
        <w:r>
          <w:rPr>
            <w:b/>
            <w:bCs/>
          </w:rPr>
          <w:delText xml:space="preserve">Definition 26 (Event)</w:delText>
        </w:r>
      </w:del>
      <w:del w:id="1396" w:author="PR Preview" w:date="2026-01-01T00:00:00Z">
        <w:r>
          <w:delText xml:space="preserve"> </w:delText>
        </w:r>
      </w:del>
      <w:del w:id="1397" w:author="PR Preview" w:date="2026-01-01T00:00:00Z">
        <w:r>
          <w:delText xml:space="preserve">In a probability space</w:delText>
        </w:r>
      </w:del>
      <w:del w:id="139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del w:id="1399" w:author="PR Preview" w:date="2026-01-01T00:00:00Z">
        <w:r>
          <w:delText xml:space="preserve"> </w:delText>
        </w:r>
      </w:del>
      <w:del w:id="1400" w:author="PR Preview" w:date="2026-01-01T00:00:00Z">
        <w:r>
          <w:delText xml:space="preserve">(</w:delText>
        </w:r>
      </w:del>
      <w:hyperlink w:anchor="def-probability-space">
        <w:del w:id="1401" w:author="PR Preview" w:date="2026-01-01T00:00:00Z">
          <w:r>
            <w:rPr>
              <w:rStyle w:val="Hyperlink"/>
            </w:rPr>
            <w:delText xml:space="preserve">Definition 23</w:delText>
          </w:r>
        </w:del>
      </w:hyperlink>
      <w:del w:id="1402" w:author="PR Preview" w:date="2026-01-01T00:00:00Z">
        <w:r>
          <w:delText xml:space="preserve">),</w:delText>
        </w:r>
      </w:del>
      <w:del w:id="1403" w:author="PR Preview" w:date="2026-01-01T00:00:00Z">
        <w:r>
          <w:delText xml:space="preserve"> </w:delText>
        </w:r>
      </w:del>
      <w:del w:id="1404" w:author="PR Preview" w:date="2026-01-01T00:00:00Z">
        <w:r>
          <w:delText xml:space="preserve">the sets in</w:delText>
        </w:r>
      </w:del>
      <w:del w:id="1405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F</m:t>
        </m:r>
      </m:oMath>
      <w:del w:id="1406" w:author="PR Preview" w:date="2026-01-01T00:00:00Z">
        <w:r>
          <w:delText xml:space="preserve"> </w:delText>
        </w:r>
      </w:del>
      <w:del w:id="1407" w:author="PR Preview" w:date="2026-01-01T00:00:00Z">
        <w:r>
          <w:delText xml:space="preserve">are</w:delText>
        </w:r>
      </w:del>
      <w:del w:id="1408" w:author="PR Preview" w:date="2026-01-01T00:00:00Z">
        <w:r>
          <w:delText xml:space="preserve"> </w:delText>
        </w:r>
      </w:del>
      <w:del w:id="1409" w:author="PR Preview" w:date="2026-01-01T00:00:00Z">
        <w:r>
          <w:rPr>
            <w:b/>
            <w:bCs/>
          </w:rPr>
          <w:delText xml:space="preserve">events</w:delText>
        </w:r>
      </w:del>
      <w:del w:id="1410" w:author="PR Preview" w:date="2026-01-01T00:00:00Z">
        <w:r>
          <w:delText xml:space="preserve">.</w:delText>
        </w:r>
      </w:del>
      <w:del w:id="1411" w:author="PR Preview" w:date="2026-01-01T00:00:00Z">
        <w:r>
          <w:delText xml:space="preserve"> </w:delText>
        </w:r>
      </w:del>
      <w:del w:id="1412" w:author="PR Preview" w:date="2026-01-01T00:00:00Z">
        <w:r>
          <w:delText xml:space="preserve">(Wikipedia contributors 2026f)</w:delText>
        </w:r>
      </w:del>
    </w:p>
    <w:p>
      <w:pPr>
        <w:pStyle w:val="FirstParagraph"/>
      </w:pPr>
      <w:ins w:id="1413" w:author="PR Preview" w:date="2026-01-01T00:00:00Z">
        <w:r>
          <w:rPr>
            <w:b/>
            <w:bCs/>
          </w:rPr>
          <w:t xml:space="preserve">Definition 23 (Probability space)</w:t>
        </w:r>
      </w:ins>
      <w:ins w:id="1414" w:author="PR Preview" w:date="2026-01-01T00:00:00Z">
        <w:r>
          <w:t xml:space="preserve"> </w:t>
        </w:r>
      </w:ins>
      <w:ins w:id="1415" w:author="PR Preview" w:date="2026-01-01T00:00:00Z">
        <w:r>
          <w:t xml:space="preserve">For a probability measure</w:t>
        </w:r>
      </w:ins>
      <w:ins w:id="1416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</m:oMath>
      <w:ins w:id="1417" w:author="PR Preview" w:date="2026-01-01T00:00:00Z">
        <w:r>
          <w:t xml:space="preserve"> </w:t>
        </w:r>
      </w:ins>
      <w:ins w:id="1418" w:author="PR Preview" w:date="2026-01-01T00:00:00Z">
        <w:r>
          <w:t xml:space="preserve">(</w:t>
        </w:r>
      </w:ins>
      <w:hyperlink w:anchor="def-probability-measure">
        <w:ins w:id="1419" w:author="PR Preview" w:date="2026-01-01T00:00:00Z">
          <w:r>
            <w:rPr>
              <w:rStyle w:val="Hyperlink"/>
            </w:rPr>
            <w:t xml:space="preserve">Definition 22</w:t>
          </w:r>
        </w:ins>
      </w:hyperlink>
      <w:ins w:id="1420" w:author="PR Preview" w:date="2026-01-01T00:00:00Z">
        <w:r>
          <w:t xml:space="preserve">) on a</w:t>
        </w:r>
      </w:ins>
      <w:ins w:id="1421" w:author="PR Preview" w:date="2026-01-01T00:00:00Z">
        <w:r>
          <w:t xml:space="preserve"> </w:t>
        </w:r>
      </w:ins>
      <w:hyperlink w:anchor="def-measurable-space">
        <w:ins w:id="1422" w:author="PR Preview" w:date="2026-01-01T00:00:00Z">
          <w:r>
            <w:rPr>
              <w:rStyle w:val="Hyperlink"/>
            </w:rPr>
            <w:t xml:space="preserve">measurable space</w:t>
          </w:r>
        </w:ins>
      </w:hyperlink>
      <w:ins w:id="142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ins w:id="1424" w:author="PR Preview" w:date="2026-01-01T00:00:00Z">
        <w:r>
          <w:t xml:space="preserve">,</w:t>
        </w:r>
      </w:ins>
      <w:ins w:id="142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ins w:id="1426" w:author="PR Preview" w:date="2026-01-01T00:00:00Z">
        <w:r>
          <w:t xml:space="preserve"> </w:t>
        </w:r>
      </w:ins>
      <w:ins w:id="1427" w:author="PR Preview" w:date="2026-01-01T00:00:00Z">
        <w:r>
          <w:t xml:space="preserve">is a</w:t>
        </w:r>
      </w:ins>
      <w:ins w:id="1428" w:author="PR Preview" w:date="2026-01-01T00:00:00Z">
        <w:r>
          <w:t xml:space="preserve"> </w:t>
        </w:r>
      </w:ins>
      <w:ins w:id="1429" w:author="PR Preview" w:date="2026-01-01T00:00:00Z">
        <w:r>
          <w:rPr>
            <w:b/>
            <w:bCs/>
          </w:rPr>
          <w:t xml:space="preserve">probability space</w:t>
        </w:r>
      </w:ins>
      <w:ins w:id="1430" w:author="PR Preview" w:date="2026-01-01T00:00:00Z">
        <w:r>
          <w:t xml:space="preserve">.</w:t>
        </w:r>
      </w:ins>
      <w:ins w:id="1431" w:author="PR Preview" w:date="2026-01-01T00:00:00Z">
        <w:r>
          <w:t xml:space="preserve"> </w:t>
        </w:r>
      </w:ins>
      <w:ins w:id="1432" w:author="PR Preview" w:date="2026-01-01T00:00:00Z">
        <w:r>
          <w:t xml:space="preserve">[19]</w:t>
        </w:r>
      </w:ins>
    </w:p>
    <w:bookmarkEnd w:id="104"/>
    <w:bookmarkStart w:id="105" w:name="def-sample-space"/>
    <w:p>
      <w:pPr>
        <w:pStyle w:val="BodyText"/>
      </w:pPr>
      <w:ins w:id="1433" w:author="PR Preview" w:date="2026-01-01T00:00:00Z">
        <w:r>
          <w:rPr>
            <w:b/>
            <w:bCs/>
          </w:rPr>
          <w:t xml:space="preserve">Definition 24 (Sample space)</w:t>
        </w:r>
      </w:ins>
      <w:ins w:id="1434" w:author="PR Preview" w:date="2026-01-01T00:00:00Z">
        <w:r>
          <w:t xml:space="preserve"> </w:t>
        </w:r>
      </w:ins>
      <w:ins w:id="1435" w:author="PR Preview" w:date="2026-01-01T00:00:00Z">
        <w:r>
          <w:t xml:space="preserve">In a probability space</w:t>
        </w:r>
      </w:ins>
      <w:ins w:id="143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ins w:id="1437" w:author="PR Preview" w:date="2026-01-01T00:00:00Z">
        <w:r>
          <w:t xml:space="preserve"> </w:t>
        </w:r>
      </w:ins>
      <w:ins w:id="1438" w:author="PR Preview" w:date="2026-01-01T00:00:00Z">
        <w:r>
          <w:t xml:space="preserve">(</w:t>
        </w:r>
      </w:ins>
      <w:hyperlink w:anchor="def-probability-space">
        <w:ins w:id="1439" w:author="PR Preview" w:date="2026-01-01T00:00:00Z">
          <w:r>
            <w:rPr>
              <w:rStyle w:val="Hyperlink"/>
            </w:rPr>
            <w:t xml:space="preserve">Definition 23</w:t>
          </w:r>
        </w:ins>
      </w:hyperlink>
      <w:ins w:id="1440" w:author="PR Preview" w:date="2026-01-01T00:00:00Z">
        <w:r>
          <w:t xml:space="preserve">),</w:t>
        </w:r>
      </w:ins>
      <w:ins w:id="1441" w:author="PR Preview" w:date="2026-01-01T00:00:00Z">
        <w:r>
          <w:t xml:space="preserve"> </w:t>
        </w:r>
      </w:ins>
      <m:oMath>
        <m:r>
          <m:rPr>
            <m:sty m:val="p"/>
          </m:rPr>
          <m:t>Ω</m:t>
        </m:r>
      </m:oMath>
      <w:ins w:id="1442" w:author="PR Preview" w:date="2026-01-01T00:00:00Z">
        <w:r>
          <w:t xml:space="preserve"> </w:t>
        </w:r>
      </w:ins>
      <w:ins w:id="1443" w:author="PR Preview" w:date="2026-01-01T00:00:00Z">
        <w:r>
          <w:t xml:space="preserve">is its</w:t>
        </w:r>
      </w:ins>
      <w:ins w:id="1444" w:author="PR Preview" w:date="2026-01-01T00:00:00Z">
        <w:r>
          <w:t xml:space="preserve"> </w:t>
        </w:r>
      </w:ins>
      <w:ins w:id="1445" w:author="PR Preview" w:date="2026-01-01T00:00:00Z">
        <w:r>
          <w:rPr>
            <w:b/>
            <w:bCs/>
          </w:rPr>
          <w:t xml:space="preserve">sample space</w:t>
        </w:r>
      </w:ins>
      <w:ins w:id="1446" w:author="PR Preview" w:date="2026-01-01T00:00:00Z">
        <w:r>
          <w:t xml:space="preserve">.</w:t>
        </w:r>
      </w:ins>
      <w:ins w:id="1447" w:author="PR Preview" w:date="2026-01-01T00:00:00Z">
        <w:r>
          <w:t xml:space="preserve"> </w:t>
        </w:r>
      </w:ins>
      <w:ins w:id="1448" w:author="PR Preview" w:date="2026-01-01T00:00:00Z">
        <w:r>
          <w:t xml:space="preserve">[20]</w:t>
        </w:r>
      </w:ins>
    </w:p>
    <w:bookmarkEnd w:id="105"/>
    <w:bookmarkStart w:id="106" w:name="def-outcome"/>
    <w:p>
      <w:pPr>
        <w:pStyle w:val="BodyText"/>
      </w:pPr>
      <w:ins w:id="1449" w:author="PR Preview" w:date="2026-01-01T00:00:00Z">
        <w:r>
          <w:rPr>
            <w:b/>
            <w:bCs/>
          </w:rPr>
          <w:t xml:space="preserve">Definition 25 (Outcome)</w:t>
        </w:r>
      </w:ins>
      <w:ins w:id="1450" w:author="PR Preview" w:date="2026-01-01T00:00:00Z">
        <w:r>
          <w:t xml:space="preserve"> </w:t>
        </w:r>
      </w:ins>
      <w:ins w:id="1451" w:author="PR Preview" w:date="2026-01-01T00:00:00Z">
        <w:r>
          <w:t xml:space="preserve">In a probability space</w:t>
        </w:r>
      </w:ins>
      <w:ins w:id="145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ins w:id="1453" w:author="PR Preview" w:date="2026-01-01T00:00:00Z">
        <w:r>
          <w:t xml:space="preserve"> </w:t>
        </w:r>
      </w:ins>
      <w:ins w:id="1454" w:author="PR Preview" w:date="2026-01-01T00:00:00Z">
        <w:r>
          <w:t xml:space="preserve">(</w:t>
        </w:r>
      </w:ins>
      <w:hyperlink w:anchor="def-probability-space">
        <w:ins w:id="1455" w:author="PR Preview" w:date="2026-01-01T00:00:00Z">
          <w:r>
            <w:rPr>
              <w:rStyle w:val="Hyperlink"/>
            </w:rPr>
            <w:t xml:space="preserve">Definition 23</w:t>
          </w:r>
        </w:ins>
      </w:hyperlink>
      <w:ins w:id="1456" w:author="PR Preview" w:date="2026-01-01T00:00:00Z">
        <w:r>
          <w:t xml:space="preserve">),</w:t>
        </w:r>
      </w:ins>
      <w:ins w:id="1457" w:author="PR Preview" w:date="2026-01-01T00:00:00Z">
        <w:r>
          <w:t xml:space="preserve"> </w:t>
        </w:r>
      </w:ins>
      <w:ins w:id="1458" w:author="PR Preview" w:date="2026-01-01T00:00:00Z">
        <w:r>
          <w:t xml:space="preserve">the elements of the sample space</w:t>
        </w:r>
      </w:ins>
      <w:ins w:id="1459" w:author="PR Preview" w:date="2026-01-01T00:00:00Z">
        <w:r>
          <w:t xml:space="preserve"> </w:t>
        </w:r>
      </w:ins>
      <m:oMath>
        <m:r>
          <m:rPr>
            <m:sty m:val="p"/>
          </m:rPr>
          <m:t>Ω</m:t>
        </m:r>
      </m:oMath>
      <w:ins w:id="1460" w:author="PR Preview" w:date="2026-01-01T00:00:00Z">
        <w:r>
          <w:t xml:space="preserve"> </w:t>
        </w:r>
      </w:ins>
      <w:ins w:id="1461" w:author="PR Preview" w:date="2026-01-01T00:00:00Z">
        <w:r>
          <w:t xml:space="preserve">(</w:t>
        </w:r>
      </w:ins>
      <w:hyperlink w:anchor="def-sample-space">
        <w:ins w:id="1462" w:author="PR Preview" w:date="2026-01-01T00:00:00Z">
          <w:r>
            <w:rPr>
              <w:rStyle w:val="Hyperlink"/>
            </w:rPr>
            <w:t xml:space="preserve">Definition 24</w:t>
          </w:r>
        </w:ins>
      </w:hyperlink>
      <w:ins w:id="1463" w:author="PR Preview" w:date="2026-01-01T00:00:00Z">
        <w:r>
          <w:t xml:space="preserve">) are</w:t>
        </w:r>
      </w:ins>
      <w:ins w:id="1464" w:author="PR Preview" w:date="2026-01-01T00:00:00Z">
        <w:r>
          <w:t xml:space="preserve"> </w:t>
        </w:r>
      </w:ins>
      <w:ins w:id="1465" w:author="PR Preview" w:date="2026-01-01T00:00:00Z">
        <w:r>
          <w:rPr>
            <w:b/>
            <w:bCs/>
          </w:rPr>
          <w:t xml:space="preserve">outcomes</w:t>
        </w:r>
      </w:ins>
      <w:ins w:id="1466" w:author="PR Preview" w:date="2026-01-01T00:00:00Z">
        <w:r>
          <w:t xml:space="preserve">.</w:t>
        </w:r>
      </w:ins>
      <w:ins w:id="1467" w:author="PR Preview" w:date="2026-01-01T00:00:00Z">
        <w:r>
          <w:t xml:space="preserve"> </w:t>
        </w:r>
      </w:ins>
      <w:ins w:id="1468" w:author="PR Preview" w:date="2026-01-01T00:00:00Z">
        <w:r>
          <w:t xml:space="preserve">[21]</w:t>
        </w:r>
      </w:ins>
    </w:p>
    <w:bookmarkEnd w:id="106"/>
    <w:bookmarkStart w:id="107" w:name="def-event"/>
    <w:p>
      <w:pPr>
        <w:pStyle w:val="BodyText"/>
      </w:pPr>
      <w:ins w:id="1469" w:author="PR Preview" w:date="2026-01-01T00:00:00Z">
        <w:r>
          <w:rPr>
            <w:b/>
            <w:bCs/>
          </w:rPr>
          <w:t xml:space="preserve">Definition 26 (Event)</w:t>
        </w:r>
      </w:ins>
      <w:ins w:id="1470" w:author="PR Preview" w:date="2026-01-01T00:00:00Z">
        <w:r>
          <w:t xml:space="preserve"> </w:t>
        </w:r>
      </w:ins>
      <w:ins w:id="1471" w:author="PR Preview" w:date="2026-01-01T00:00:00Z">
        <w:r>
          <w:t xml:space="preserve">In a probability space</w:t>
        </w:r>
      </w:ins>
      <w:ins w:id="147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ins w:id="1473" w:author="PR Preview" w:date="2026-01-01T00:00:00Z">
        <w:r>
          <w:t xml:space="preserve"> </w:t>
        </w:r>
      </w:ins>
      <w:ins w:id="1474" w:author="PR Preview" w:date="2026-01-01T00:00:00Z">
        <w:r>
          <w:t xml:space="preserve">(</w:t>
        </w:r>
      </w:ins>
      <w:hyperlink w:anchor="def-probability-space">
        <w:ins w:id="1475" w:author="PR Preview" w:date="2026-01-01T00:00:00Z">
          <w:r>
            <w:rPr>
              <w:rStyle w:val="Hyperlink"/>
            </w:rPr>
            <w:t xml:space="preserve">Definition 23</w:t>
          </w:r>
        </w:ins>
      </w:hyperlink>
      <w:ins w:id="1476" w:author="PR Preview" w:date="2026-01-01T00:00:00Z">
        <w:r>
          <w:t xml:space="preserve">),</w:t>
        </w:r>
      </w:ins>
      <w:ins w:id="1477" w:author="PR Preview" w:date="2026-01-01T00:00:00Z">
        <w:r>
          <w:t xml:space="preserve"> </w:t>
        </w:r>
      </w:ins>
      <w:ins w:id="1478" w:author="PR Preview" w:date="2026-01-01T00:00:00Z">
        <w:r>
          <w:t xml:space="preserve">the sets in</w:t>
        </w:r>
      </w:ins>
      <w:ins w:id="1479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F</m:t>
        </m:r>
      </m:oMath>
      <w:ins w:id="1480" w:author="PR Preview" w:date="2026-01-01T00:00:00Z">
        <w:r>
          <w:t xml:space="preserve"> </w:t>
        </w:r>
      </w:ins>
      <w:ins w:id="1481" w:author="PR Preview" w:date="2026-01-01T00:00:00Z">
        <w:r>
          <w:t xml:space="preserve">are</w:t>
        </w:r>
      </w:ins>
      <w:ins w:id="1482" w:author="PR Preview" w:date="2026-01-01T00:00:00Z">
        <w:r>
          <w:t xml:space="preserve"> </w:t>
        </w:r>
      </w:ins>
      <w:ins w:id="1483" w:author="PR Preview" w:date="2026-01-01T00:00:00Z">
        <w:r>
          <w:rPr>
            <w:b/>
            <w:bCs/>
          </w:rPr>
          <w:t xml:space="preserve">events</w:t>
        </w:r>
      </w:ins>
      <w:ins w:id="1484" w:author="PR Preview" w:date="2026-01-01T00:00:00Z">
        <w:r>
          <w:t xml:space="preserve">.</w:t>
        </w:r>
      </w:ins>
      <w:ins w:id="1485" w:author="PR Preview" w:date="2026-01-01T00:00:00Z">
        <w:r>
          <w:t xml:space="preserve"> </w:t>
        </w:r>
      </w:ins>
      <w:ins w:id="1486" w:author="PR Preview" w:date="2026-01-01T00:00:00Z">
        <w:r>
          <w:t xml:space="preserve">[22]</w:t>
        </w:r>
      </w:ins>
    </w:p>
    <w:bookmarkEnd w:id="107"/>
    <w:bookmarkStart w:id="108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8"/>
    <w:bookmarkEnd w:id="109"/>
    <w:bookmarkStart w:id="128" w:name="measurable-functions-and-integrals"/>
    <w:p>
      <w:pPr>
        <w:pStyle w:val="Heading2"/>
      </w:pPr>
      <w:r>
        <w:t xml:space="preserve">7 Measurable functions and integrals</w:t>
      </w:r>
    </w:p>
    <w:bookmarkStart w:id="110" w:name="def-measurable-function"/>
    <w:p>
      <w:pPr>
        <w:pStyle w:val="FirstParagraph"/>
      </w:pPr>
      <w:del w:id="1487" w:author="PR Preview" w:date="2026-01-01T00:00:00Z">
        <w:r>
          <w:rPr>
            <w:b/>
            <w:bCs/>
          </w:rPr>
          <w:delText xml:space="preserve">Definition 27 (Measurable function)</w:delText>
        </w:r>
      </w:del>
      <w:del w:id="1488" w:author="PR Preview" w:date="2026-01-01T00:00:00Z">
        <w:r>
          <w:delText xml:space="preserve"> </w:delText>
        </w:r>
      </w:del>
      <w:del w:id="1489" w:author="PR Preview" w:date="2026-01-01T00:00:00Z">
        <w:r>
          <w:delText xml:space="preserve">Let</w:delText>
        </w:r>
      </w:del>
      <w:del w:id="149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del w:id="1491" w:author="PR Preview" w:date="2026-01-01T00:00:00Z">
        <w:r>
          <w:delText xml:space="preserve"> </w:delText>
        </w:r>
      </w:del>
      <w:del w:id="1492" w:author="PR Preview" w:date="2026-01-01T00:00:00Z">
        <w:r>
          <w:delText xml:space="preserve">be a</w:delText>
        </w:r>
      </w:del>
      <w:del w:id="1493" w:author="PR Preview" w:date="2026-01-01T00:00:00Z">
        <w:r>
          <w:delText xml:space="preserve"> </w:delText>
        </w:r>
      </w:del>
      <w:hyperlink w:anchor="def-measurable-space">
        <w:del w:id="1494" w:author="PR Preview" w:date="2026-01-01T00:00:00Z">
          <w:r>
            <w:rPr>
              <w:rStyle w:val="Hyperlink"/>
            </w:rPr>
            <w:delText xml:space="preserve">measurable space</w:delText>
          </w:r>
        </w:del>
      </w:hyperlink>
      <w:del w:id="1495" w:author="PR Preview" w:date="2026-01-01T00:00:00Z">
        <w:r>
          <w:delText xml:space="preserve">.</w:delText>
        </w:r>
      </w:del>
      <w:del w:id="1496" w:author="PR Preview" w:date="2026-01-01T00:00:00Z">
        <w:r>
          <w:delText xml:space="preserve"> </w:delText>
        </w:r>
      </w:del>
      <w:del w:id="1497" w:author="PR Preview" w:date="2026-01-01T00:00:00Z">
        <w:r>
          <w:delText xml:space="preserve">A</w:delText>
        </w:r>
      </w:del>
      <w:del w:id="1498" w:author="PR Preview" w:date="2026-01-01T00:00:00Z">
        <w:r>
          <w:delText xml:space="preserve"> </w:delText>
        </w:r>
      </w:del>
      <w:hyperlink r:id="rId58">
        <w:del w:id="1499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1500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1501" w:author="PR Preview" w:date="2026-01-01T00:00:00Z">
        <w:r>
          <w:delText xml:space="preserve"> </w:delText>
        </w:r>
      </w:del>
      <w:del w:id="1502" w:author="PR Preview" w:date="2026-01-01T00:00:00Z">
        <w:r>
          <w:delText xml:space="preserve">is</w:delText>
        </w:r>
      </w:del>
      <w:del w:id="1503" w:author="PR Preview" w:date="2026-01-01T00:00:00Z">
        <w:r>
          <w:delText xml:space="preserve"> </w:delText>
        </w:r>
      </w:del>
      <w:del w:id="1504" w:author="PR Preview" w:date="2026-01-01T00:00:00Z">
        <w:r>
          <w:rPr>
            <w:b/>
            <w:bCs/>
          </w:rPr>
          <w:delText xml:space="preserve">measurable</w:delText>
        </w:r>
      </w:del>
      <w:del w:id="1505" w:author="PR Preview" w:date="2026-01-01T00:00:00Z">
        <w:r>
          <w:delText xml:space="preserve"> </w:delText>
        </w:r>
      </w:del>
      <w:del w:id="1506" w:author="PR Preview" w:date="2026-01-01T00:00:00Z">
        <w:r>
          <w:delText xml:space="preserve">(with respect to</w:delText>
        </w:r>
      </w:del>
      <w:del w:id="1507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1508" w:author="PR Preview" w:date="2026-01-01T00:00:00Z">
        <w:r>
          <w:delText xml:space="preserve">)</w:delText>
        </w:r>
      </w:del>
      <w:del w:id="1509" w:author="PR Preview" w:date="2026-01-01T00:00:00Z">
        <w:r>
          <w:delText xml:space="preserve"> </w:delText>
        </w:r>
      </w:del>
      <w:del w:id="1510" w:author="PR Preview" w:date="2026-01-01T00:00:00Z">
        <w:r>
          <w:delText xml:space="preserve">(Wikipedia contributors 2026j)</w:delText>
        </w:r>
      </w:del>
      <w:del w:id="1511" w:author="PR Preview" w:date="2026-01-01T00:00:00Z">
        <w:r>
          <w:delText xml:space="preserve"> </w:delText>
        </w:r>
      </w:del>
      <w:del w:id="1512" w:author="PR Preview" w:date="2026-01-01T00:00:00Z">
        <w:r>
          <w:delText xml:space="preserve">if, for every real number</w:delText>
        </w:r>
      </w:del>
      <w:del w:id="1513" w:author="PR Preview" w:date="2026-01-01T00:00:00Z">
        <w:r>
          <w:delText xml:space="preserve"> </w:delText>
        </w:r>
      </w:del>
      <m:oMath>
        <m:r>
          <m:t>c</m:t>
        </m:r>
      </m:oMath>
      <w:del w:id="1514" w:author="PR Preview" w:date="2026-01-01T00:00:00Z">
        <w:r>
          <w:delText xml:space="preserve">,</w:delText>
        </w:r>
      </w:del>
      <w:del w:id="1515" w:author="PR Preview" w:date="2026-01-01T00:00:00Z">
        <w:r>
          <w:delText xml:space="preserve"> </w:delText>
        </w:r>
      </w:del>
      <w:del w:id="1516" w:author="PR Preview" w:date="2026-01-01T00:00:00Z">
        <w:r>
          <w:delText xml:space="preserve">the set of elements where</w:delText>
        </w:r>
      </w:del>
      <w:del w:id="1517" w:author="PR Preview" w:date="2026-01-01T00:00:00Z">
        <w:r>
          <w:delText xml:space="preserve"> </w:delText>
        </w:r>
      </w:del>
      <m:oMath>
        <m:r>
          <m:t>f</m:t>
        </m:r>
      </m:oMath>
      <w:del w:id="1518" w:author="PR Preview" w:date="2026-01-01T00:00:00Z">
        <w:r>
          <w:delText xml:space="preserve"> </w:delText>
        </w:r>
      </w:del>
      <w:del w:id="1519" w:author="PR Preview" w:date="2026-01-01T00:00:00Z">
        <w:r>
          <w:delText xml:space="preserve">is at most</w:delText>
        </w:r>
      </w:del>
      <w:del w:id="1520" w:author="PR Preview" w:date="2026-01-01T00:00:00Z">
        <w:r>
          <w:delText xml:space="preserve"> </w:delText>
        </w:r>
      </w:del>
      <m:oMath>
        <m:r>
          <m:t>c</m:t>
        </m:r>
      </m:oMath>
      <w:del w:id="1521" w:author="PR Preview" w:date="2026-01-01T00:00:00Z">
        <w:r>
          <w:delText xml:space="preserve"> </w:delText>
        </w:r>
      </w:del>
      <w:del w:id="1522" w:author="PR Preview" w:date="2026-01-01T00:00:00Z">
        <w:r>
          <w:delText xml:space="preserve">is measurable:</w:delText>
        </w:r>
      </w:del>
    </w:p>
    <w:p>
      <w:pPr>
        <w:pStyle w:val="FirstParagraph"/>
      </w:pPr>
      <w:ins w:id="1523" w:author="PR Preview" w:date="2026-01-01T00:00:00Z">
        <w:r>
          <w:rPr>
            <w:b/>
            <w:bCs/>
          </w:rPr>
          <w:t xml:space="preserve">Definition 27 (Measurable function)</w:t>
        </w:r>
      </w:ins>
      <w:ins w:id="1524" w:author="PR Preview" w:date="2026-01-01T00:00:00Z">
        <w:r>
          <w:t xml:space="preserve"> </w:t>
        </w:r>
      </w:ins>
      <w:ins w:id="1525" w:author="PR Preview" w:date="2026-01-01T00:00:00Z">
        <w:r>
          <w:t xml:space="preserve">Let</w:t>
        </w:r>
      </w:ins>
      <w:ins w:id="152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ins w:id="1527" w:author="PR Preview" w:date="2026-01-01T00:00:00Z">
        <w:r>
          <w:t xml:space="preserve"> </w:t>
        </w:r>
      </w:ins>
      <w:ins w:id="1528" w:author="PR Preview" w:date="2026-01-01T00:00:00Z">
        <w:r>
          <w:t xml:space="preserve">be a</w:t>
        </w:r>
      </w:ins>
      <w:ins w:id="1529" w:author="PR Preview" w:date="2026-01-01T00:00:00Z">
        <w:r>
          <w:t xml:space="preserve"> </w:t>
        </w:r>
      </w:ins>
      <w:hyperlink w:anchor="def-measurable-space">
        <w:ins w:id="1530" w:author="PR Preview" w:date="2026-01-01T00:00:00Z">
          <w:r>
            <w:rPr>
              <w:rStyle w:val="Hyperlink"/>
            </w:rPr>
            <w:t xml:space="preserve">measurable space</w:t>
          </w:r>
        </w:ins>
      </w:hyperlink>
      <w:ins w:id="1531" w:author="PR Preview" w:date="2026-01-01T00:00:00Z">
        <w:r>
          <w:t xml:space="preserve">.</w:t>
        </w:r>
      </w:ins>
      <w:ins w:id="1532" w:author="PR Preview" w:date="2026-01-01T00:00:00Z">
        <w:r>
          <w:t xml:space="preserve"> </w:t>
        </w:r>
      </w:ins>
      <w:ins w:id="1533" w:author="PR Preview" w:date="2026-01-01T00:00:00Z">
        <w:r>
          <w:t xml:space="preserve">A</w:t>
        </w:r>
      </w:ins>
      <w:ins w:id="1534" w:author="PR Preview" w:date="2026-01-01T00:00:00Z">
        <w:r>
          <w:t xml:space="preserve"> </w:t>
        </w:r>
      </w:ins>
      <w:hyperlink r:id="rId58">
        <w:ins w:id="1535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153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1537" w:author="PR Preview" w:date="2026-01-01T00:00:00Z">
        <w:r>
          <w:t xml:space="preserve"> </w:t>
        </w:r>
      </w:ins>
      <w:ins w:id="1538" w:author="PR Preview" w:date="2026-01-01T00:00:00Z">
        <w:r>
          <w:t xml:space="preserve">is</w:t>
        </w:r>
      </w:ins>
      <w:ins w:id="1539" w:author="PR Preview" w:date="2026-01-01T00:00:00Z">
        <w:r>
          <w:t xml:space="preserve"> </w:t>
        </w:r>
      </w:ins>
      <w:ins w:id="1540" w:author="PR Preview" w:date="2026-01-01T00:00:00Z">
        <w:r>
          <w:rPr>
            <w:b/>
            <w:bCs/>
          </w:rPr>
          <w:t xml:space="preserve">measurable</w:t>
        </w:r>
      </w:ins>
      <w:ins w:id="1541" w:author="PR Preview" w:date="2026-01-01T00:00:00Z">
        <w:r>
          <w:t xml:space="preserve"> </w:t>
        </w:r>
      </w:ins>
      <w:ins w:id="1542" w:author="PR Preview" w:date="2026-01-01T00:00:00Z">
        <w:r>
          <w:t xml:space="preserve">(with respect to</w:t>
        </w:r>
      </w:ins>
      <w:ins w:id="154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1544" w:author="PR Preview" w:date="2026-01-01T00:00:00Z">
        <w:r>
          <w:t xml:space="preserve">)</w:t>
        </w:r>
      </w:ins>
      <w:ins w:id="1545" w:author="PR Preview" w:date="2026-01-01T00:00:00Z">
        <w:r>
          <w:t xml:space="preserve"> </w:t>
        </w:r>
      </w:ins>
      <w:ins w:id="1546" w:author="PR Preview" w:date="2026-01-01T00:00:00Z">
        <w:r>
          <w:t xml:space="preserve">[23]</w:t>
        </w:r>
      </w:ins>
      <w:ins w:id="1547" w:author="PR Preview" w:date="2026-01-01T00:00:00Z">
        <w:r>
          <w:t xml:space="preserve"> </w:t>
        </w:r>
      </w:ins>
      <w:ins w:id="1548" w:author="PR Preview" w:date="2026-01-01T00:00:00Z">
        <w:r>
          <w:t xml:space="preserve">if, for every real number</w:t>
        </w:r>
      </w:ins>
      <w:ins w:id="1549" w:author="PR Preview" w:date="2026-01-01T00:00:00Z">
        <w:r>
          <w:t xml:space="preserve"> </w:t>
        </w:r>
      </w:ins>
      <m:oMath>
        <m:r>
          <m:t>c</m:t>
        </m:r>
      </m:oMath>
      <w:ins w:id="1550" w:author="PR Preview" w:date="2026-01-01T00:00:00Z">
        <w:r>
          <w:t xml:space="preserve">,</w:t>
        </w:r>
      </w:ins>
      <w:ins w:id="1551" w:author="PR Preview" w:date="2026-01-01T00:00:00Z">
        <w:r>
          <w:t xml:space="preserve"> </w:t>
        </w:r>
      </w:ins>
      <w:ins w:id="1552" w:author="PR Preview" w:date="2026-01-01T00:00:00Z">
        <w:r>
          <w:t xml:space="preserve">the set of elements where</w:t>
        </w:r>
      </w:ins>
      <w:ins w:id="1553" w:author="PR Preview" w:date="2026-01-01T00:00:00Z">
        <w:r>
          <w:t xml:space="preserve"> </w:t>
        </w:r>
      </w:ins>
      <m:oMath>
        <m:r>
          <m:t>f</m:t>
        </m:r>
      </m:oMath>
      <w:ins w:id="1554" w:author="PR Preview" w:date="2026-01-01T00:00:00Z">
        <w:r>
          <w:t xml:space="preserve"> </w:t>
        </w:r>
      </w:ins>
      <w:ins w:id="1555" w:author="PR Preview" w:date="2026-01-01T00:00:00Z">
        <w:r>
          <w:t xml:space="preserve">is at most</w:t>
        </w:r>
      </w:ins>
      <w:ins w:id="1556" w:author="PR Preview" w:date="2026-01-01T00:00:00Z">
        <w:r>
          <w:t xml:space="preserve"> </w:t>
        </w:r>
      </w:ins>
      <m:oMath>
        <m:r>
          <m:t>c</m:t>
        </m:r>
      </m:oMath>
      <w:ins w:id="1557" w:author="PR Preview" w:date="2026-01-01T00:00:00Z">
        <w:r>
          <w:t xml:space="preserve"> </w:t>
        </w:r>
      </w:ins>
      <w:ins w:id="1558" w:author="PR Preview" w:date="2026-01-01T00:00:00Z">
        <w:r>
          <w:t xml:space="preserve">is measurable: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10"/>
    <w:bookmarkStart w:id="111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.</w:t>
      </w:r>
    </w:p>
    <w:bookmarkEnd w:id="111"/>
    <w:bookmarkStart w:id="112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12"/>
    <w:bookmarkStart w:id="115" w:name="def-integral-nonneg"/>
    <w:p>
      <w:pPr>
        <w:pStyle w:val="BodyText"/>
      </w:pPr>
      <w:del w:id="1559" w:author="PR Preview" w:date="2026-01-01T00:00:00Z">
        <w:r>
          <w:rPr>
            <w:b/>
            <w:bCs/>
          </w:rPr>
          <w:delText xml:space="preserve">Definition 28 (Integral of a non-negative function)</w:delText>
        </w:r>
      </w:del>
      <w:del w:id="1560" w:author="PR Preview" w:date="2026-01-01T00:00:00Z">
        <w:r>
          <w:delText xml:space="preserve"> </w:delText>
        </w:r>
      </w:del>
      <w:del w:id="1561" w:author="PR Preview" w:date="2026-01-01T00:00:00Z">
        <w:r>
          <w:delText xml:space="preserve">Let</w:delText>
        </w:r>
      </w:del>
      <w:del w:id="156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del w:id="1563" w:author="PR Preview" w:date="2026-01-01T00:00:00Z">
        <w:r>
          <w:delText xml:space="preserve"> </w:delText>
        </w:r>
      </w:del>
      <w:del w:id="1564" w:author="PR Preview" w:date="2026-01-01T00:00:00Z">
        <w:r>
          <w:delText xml:space="preserve">be a</w:delText>
        </w:r>
      </w:del>
      <w:del w:id="1565" w:author="PR Preview" w:date="2026-01-01T00:00:00Z">
        <w:r>
          <w:delText xml:space="preserve"> </w:delText>
        </w:r>
      </w:del>
      <w:hyperlink w:anchor="def-measure-space">
        <w:del w:id="1566" w:author="PR Preview" w:date="2026-01-01T00:00:00Z">
          <w:r>
            <w:rPr>
              <w:rStyle w:val="Hyperlink"/>
            </w:rPr>
            <w:delText xml:space="preserve">measure space</w:delText>
          </w:r>
        </w:del>
      </w:hyperlink>
      <w:del w:id="1567" w:author="PR Preview" w:date="2026-01-01T00:00:00Z">
        <w:r>
          <w:delText xml:space="preserve">,</w:delText>
        </w:r>
      </w:del>
      <w:del w:id="1568" w:author="PR Preview" w:date="2026-01-01T00:00:00Z">
        <w:r>
          <w:delText xml:space="preserve"> </w:delText>
        </w:r>
      </w:del>
      <w:del w:id="1569" w:author="PR Preview" w:date="2026-01-01T00:00:00Z">
        <w:r>
          <w:delText xml:space="preserve">and let</w:delText>
        </w:r>
      </w:del>
      <w:del w:id="1570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del w:id="1571" w:author="PR Preview" w:date="2026-01-01T00:00:00Z">
        <w:r>
          <w:delText xml:space="preserve"> </w:delText>
        </w:r>
      </w:del>
      <w:del w:id="1572" w:author="PR Preview" w:date="2026-01-01T00:00:00Z">
        <w:r>
          <w:delText xml:space="preserve">be</w:delText>
        </w:r>
      </w:del>
      <w:del w:id="1573" w:author="PR Preview" w:date="2026-01-01T00:00:00Z">
        <w:r>
          <w:delText xml:space="preserve"> </w:delText>
        </w:r>
      </w:del>
      <w:hyperlink w:anchor="def-measurable-function">
        <w:del w:id="1574" w:author="PR Preview" w:date="2026-01-01T00:00:00Z">
          <w:r>
            <w:rPr>
              <w:rStyle w:val="Hyperlink"/>
            </w:rPr>
            <w:delText xml:space="preserve">measurable</w:delText>
          </w:r>
        </w:del>
      </w:hyperlink>
      <w:del w:id="1575" w:author="PR Preview" w:date="2026-01-01T00:00:00Z">
        <w:r>
          <w:delText xml:space="preserve">.</w:delText>
        </w:r>
      </w:del>
      <w:del w:id="1576" w:author="PR Preview" w:date="2026-01-01T00:00:00Z">
        <w:r>
          <w:delText xml:space="preserve"> </w:delText>
        </w:r>
      </w:del>
      <w:del w:id="1577" w:author="PR Preview" w:date="2026-01-01T00:00:00Z">
        <w:r>
          <w:delText xml:space="preserve">The</w:delText>
        </w:r>
      </w:del>
      <w:del w:id="1578" w:author="PR Preview" w:date="2026-01-01T00:00:00Z">
        <w:r>
          <w:delText xml:space="preserve"> </w:delText>
        </w:r>
      </w:del>
      <w:del w:id="1579" w:author="PR Preview" w:date="2026-01-01T00:00:00Z">
        <w:r>
          <w:rPr>
            <w:b/>
            <w:bCs/>
          </w:rPr>
          <w:delText xml:space="preserve">integral</w:delText>
        </w:r>
      </w:del>
      <w:del w:id="1580" w:author="PR Preview" w:date="2026-01-01T00:00:00Z">
        <w:r>
          <w:delText xml:space="preserve"> </w:delText>
        </w:r>
      </w:del>
      <w:del w:id="1581" w:author="PR Preview" w:date="2026-01-01T00:00:00Z">
        <w:r>
          <w:delText xml:space="preserve">of</w:delText>
        </w:r>
      </w:del>
      <w:del w:id="1582" w:author="PR Preview" w:date="2026-01-01T00:00:00Z">
        <w:r>
          <w:delText xml:space="preserve"> </w:delText>
        </w:r>
      </w:del>
      <m:oMath>
        <m:r>
          <m:t>f</m:t>
        </m:r>
      </m:oMath>
      <w:del w:id="1583" w:author="PR Preview" w:date="2026-01-01T00:00:00Z">
        <w:r>
          <w:delText xml:space="preserve"> </w:delText>
        </w:r>
      </w:del>
      <w:del w:id="1584" w:author="PR Preview" w:date="2026-01-01T00:00:00Z">
        <w:r>
          <w:delText xml:space="preserve">with respect to</w:delText>
        </w:r>
      </w:del>
      <w:del w:id="1585" w:author="PR Preview" w:date="2026-01-01T00:00:00Z">
        <w:r>
          <w:delText xml:space="preserve"> </w:delText>
        </w:r>
      </w:del>
      <m:oMath>
        <m:r>
          <m:t>μ</m:t>
        </m:r>
      </m:oMath>
      <w:del w:id="1586" w:author="PR Preview" w:date="2026-01-01T00:00:00Z">
        <w:r>
          <w:delText xml:space="preserve"> </w:delText>
        </w:r>
      </w:del>
      <w:del w:id="1587" w:author="PR Preview" w:date="2026-01-01T00:00:00Z">
        <w:r>
          <w:delText xml:space="preserve">is</w:delText>
        </w:r>
      </w:del>
      <w:del w:id="1588" w:author="PR Preview" w:date="2026-01-01T00:00:00Z">
        <w:r>
          <w:delText xml:space="preserve"> </w:delText>
        </w:r>
      </w:del>
      <w:del w:id="1589" w:author="PR Preview" w:date="2026-01-01T00:00:00Z">
        <w:r>
          <w:delText xml:space="preserve">(Wikipedia contributors 2026h)</w:delText>
        </w:r>
      </w:del>
    </w:p>
    <w:p>
      <w:pPr>
        <w:pStyle w:val="BodyText"/>
      </w:pPr>
      <w:ins w:id="1590" w:author="PR Preview" w:date="2026-01-01T00:00:00Z">
        <w:r>
          <w:rPr>
            <w:b/>
            <w:bCs/>
          </w:rPr>
          <w:t xml:space="preserve">Definition 28 (Integral of a non-negative function)</w:t>
        </w:r>
      </w:ins>
      <w:ins w:id="1591" w:author="PR Preview" w:date="2026-01-01T00:00:00Z">
        <w:r>
          <w:t xml:space="preserve"> </w:t>
        </w:r>
      </w:ins>
      <w:ins w:id="1592" w:author="PR Preview" w:date="2026-01-01T00:00:00Z">
        <w:r>
          <w:t xml:space="preserve">Let</w:t>
        </w:r>
      </w:ins>
      <w:ins w:id="159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ins w:id="1594" w:author="PR Preview" w:date="2026-01-01T00:00:00Z">
        <w:r>
          <w:t xml:space="preserve"> </w:t>
        </w:r>
      </w:ins>
      <w:ins w:id="1595" w:author="PR Preview" w:date="2026-01-01T00:00:00Z">
        <w:r>
          <w:t xml:space="preserve">be a</w:t>
        </w:r>
      </w:ins>
      <w:ins w:id="1596" w:author="PR Preview" w:date="2026-01-01T00:00:00Z">
        <w:r>
          <w:t xml:space="preserve"> </w:t>
        </w:r>
      </w:ins>
      <w:hyperlink w:anchor="def-measure-space">
        <w:ins w:id="1597" w:author="PR Preview" w:date="2026-01-01T00:00:00Z">
          <w:r>
            <w:rPr>
              <w:rStyle w:val="Hyperlink"/>
            </w:rPr>
            <w:t xml:space="preserve">measure space</w:t>
          </w:r>
        </w:ins>
      </w:hyperlink>
      <w:ins w:id="1598" w:author="PR Preview" w:date="2026-01-01T00:00:00Z">
        <w:r>
          <w:t xml:space="preserve">,</w:t>
        </w:r>
      </w:ins>
      <w:ins w:id="1599" w:author="PR Preview" w:date="2026-01-01T00:00:00Z">
        <w:r>
          <w:t xml:space="preserve"> </w:t>
        </w:r>
      </w:ins>
      <w:ins w:id="1600" w:author="PR Preview" w:date="2026-01-01T00:00:00Z">
        <w:r>
          <w:t xml:space="preserve">and let</w:t>
        </w:r>
      </w:ins>
      <w:ins w:id="1601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ins w:id="1602" w:author="PR Preview" w:date="2026-01-01T00:00:00Z">
        <w:r>
          <w:t xml:space="preserve"> </w:t>
        </w:r>
      </w:ins>
      <w:ins w:id="1603" w:author="PR Preview" w:date="2026-01-01T00:00:00Z">
        <w:r>
          <w:t xml:space="preserve">be</w:t>
        </w:r>
      </w:ins>
      <w:ins w:id="1604" w:author="PR Preview" w:date="2026-01-01T00:00:00Z">
        <w:r>
          <w:t xml:space="preserve"> </w:t>
        </w:r>
      </w:ins>
      <w:hyperlink w:anchor="def-measurable-function">
        <w:ins w:id="1605" w:author="PR Preview" w:date="2026-01-01T00:00:00Z">
          <w:r>
            <w:rPr>
              <w:rStyle w:val="Hyperlink"/>
            </w:rPr>
            <w:t xml:space="preserve">measurable</w:t>
          </w:r>
        </w:ins>
      </w:hyperlink>
      <w:ins w:id="1606" w:author="PR Preview" w:date="2026-01-01T00:00:00Z">
        <w:r>
          <w:t xml:space="preserve">.</w:t>
        </w:r>
      </w:ins>
      <w:ins w:id="1607" w:author="PR Preview" w:date="2026-01-01T00:00:00Z">
        <w:r>
          <w:t xml:space="preserve"> </w:t>
        </w:r>
      </w:ins>
      <w:ins w:id="1608" w:author="PR Preview" w:date="2026-01-01T00:00:00Z">
        <w:r>
          <w:t xml:space="preserve">The</w:t>
        </w:r>
      </w:ins>
      <w:ins w:id="1609" w:author="PR Preview" w:date="2026-01-01T00:00:00Z">
        <w:r>
          <w:t xml:space="preserve"> </w:t>
        </w:r>
      </w:ins>
      <w:ins w:id="1610" w:author="PR Preview" w:date="2026-01-01T00:00:00Z">
        <w:r>
          <w:rPr>
            <w:b/>
            <w:bCs/>
          </w:rPr>
          <w:t xml:space="preserve">integral</w:t>
        </w:r>
      </w:ins>
      <w:ins w:id="1611" w:author="PR Preview" w:date="2026-01-01T00:00:00Z">
        <w:r>
          <w:t xml:space="preserve"> </w:t>
        </w:r>
      </w:ins>
      <w:ins w:id="1612" w:author="PR Preview" w:date="2026-01-01T00:00:00Z">
        <w:r>
          <w:t xml:space="preserve">of</w:t>
        </w:r>
      </w:ins>
      <w:ins w:id="1613" w:author="PR Preview" w:date="2026-01-01T00:00:00Z">
        <w:r>
          <w:t xml:space="preserve"> </w:t>
        </w:r>
      </w:ins>
      <m:oMath>
        <m:r>
          <m:t>f</m:t>
        </m:r>
      </m:oMath>
      <w:ins w:id="1614" w:author="PR Preview" w:date="2026-01-01T00:00:00Z">
        <w:r>
          <w:t xml:space="preserve"> </w:t>
        </w:r>
      </w:ins>
      <w:ins w:id="1615" w:author="PR Preview" w:date="2026-01-01T00:00:00Z">
        <w:r>
          <w:t xml:space="preserve">with respect to</w:t>
        </w:r>
      </w:ins>
      <w:ins w:id="1616" w:author="PR Preview" w:date="2026-01-01T00:00:00Z">
        <w:r>
          <w:t xml:space="preserve"> </w:t>
        </w:r>
      </w:ins>
      <m:oMath>
        <m:r>
          <m:t>μ</m:t>
        </m:r>
      </m:oMath>
      <w:ins w:id="1617" w:author="PR Preview" w:date="2026-01-01T00:00:00Z">
        <w:r>
          <w:t xml:space="preserve"> </w:t>
        </w:r>
      </w:ins>
      <w:ins w:id="1618" w:author="PR Preview" w:date="2026-01-01T00:00:00Z">
        <w:r>
          <w:t xml:space="preserve">is</w:t>
        </w:r>
      </w:ins>
      <w:ins w:id="1619" w:author="PR Preview" w:date="2026-01-01T00:00:00Z">
        <w:r>
          <w:t xml:space="preserve"> </w:t>
        </w:r>
      </w:ins>
      <w:ins w:id="1620" w:author="PR Preview" w:date="2026-01-01T00:00:00Z">
        <w:r>
          <w:t xml:space="preserve">[24]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13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4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del w:id="1621" w:author="PR Preview" w:date="2026-01-01T00:00:00Z">
        <w:r>
          <w:delText xml:space="preserve">(Billingsley 1995, sec. 15)</w:delText>
        </w:r>
      </w:del>
    </w:p>
    <w:p>
      <w:pPr>
        <w:pStyle w:val="BodyText"/>
      </w:pPr>
      <w:del w:id="1622" w:author="PR Preview" w:date="2026-01-01T00:00:00Z">
        <w:r>
          <w:rPr>
            <w:i/>
            <w:iCs/>
          </w:rPr>
          <w:delText xml:space="preserve">Remark 10</w:delText>
        </w:r>
      </w:del>
      <w:del w:id="1623" w:author="PR Preview" w:date="2026-01-01T00:00:00Z">
        <w:r>
          <w:delText xml:space="preserve"> (Each sum is a lower estimate). </w:delText>
        </w:r>
      </w:del>
      <w:del w:id="1624" w:author="PR Preview" w:date="2026-01-01T00:00:00Z">
        <w:r>
          <w:delText xml:space="preserve">Each sum in</w:delText>
        </w:r>
      </w:del>
      <w:del w:id="1625" w:author="PR Preview" w:date="2026-01-01T00:00:00Z">
        <w:r>
          <w:delText xml:space="preserve"> </w:delText>
        </w:r>
      </w:del>
      <w:hyperlink w:anchor="def-integral-nonneg">
        <w:del w:id="1626" w:author="PR Preview" w:date="2026-01-01T00:00:00Z">
          <w:r>
            <w:rPr>
              <w:rStyle w:val="Hyperlink"/>
            </w:rPr>
            <w:delText xml:space="preserve">Definition 28</w:delText>
          </w:r>
        </w:del>
      </w:hyperlink>
      <w:del w:id="1627" w:author="PR Preview" w:date="2026-01-01T00:00:00Z">
        <w:r>
          <w:delText xml:space="preserve"> </w:delText>
        </w:r>
      </w:del>
      <w:del w:id="1628" w:author="PR Preview" w:date="2026-01-01T00:00:00Z">
        <w:r>
          <w:delText xml:space="preserve">splits</w:delText>
        </w:r>
      </w:del>
      <w:del w:id="1629" w:author="PR Preview" w:date="2026-01-01T00:00:00Z">
        <w:r>
          <w:delText xml:space="preserve"> </w:delText>
        </w:r>
      </w:del>
      <m:oMath>
        <m:r>
          <m:t>S</m:t>
        </m:r>
      </m:oMath>
      <w:del w:id="1630" w:author="PR Preview" w:date="2026-01-01T00:00:00Z">
        <w:r>
          <w:delText xml:space="preserve"> </w:delText>
        </w:r>
      </w:del>
      <w:del w:id="1631" w:author="PR Preview" w:date="2026-01-01T00:00:00Z">
        <w:r>
          <w:delText xml:space="preserve">into pieces</w:delText>
        </w:r>
      </w:del>
      <w:del w:id="1632" w:author="PR Preview" w:date="2026-01-01T00:00:00Z">
        <w:r>
          <w:delText xml:space="preserve"> </w:delText>
        </w:r>
      </w:del>
      <w:del w:id="1633" w:author="PR Preview" w:date="2026-01-01T00:00:00Z">
        <w:r>
          <w:delText xml:space="preserve">and weights each piece</w:delText>
        </w:r>
      </w:del>
      <w:del w:id="1634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i</m:t>
            </m:r>
          </m:sub>
        </m:sSub>
      </m:oMath>
      <w:del w:id="1635" w:author="PR Preview" w:date="2026-01-01T00:00:00Z">
        <w:r>
          <w:delText xml:space="preserve"> </w:delText>
        </w:r>
      </w:del>
      <w:del w:id="1636" w:author="PR Preview" w:date="2026-01-01T00:00:00Z">
        <w:r>
          <w:delText xml:space="preserve">by the smallest value</w:delText>
        </w:r>
      </w:del>
      <w:del w:id="1637" w:author="PR Preview" w:date="2026-01-01T00:00:00Z">
        <w:r>
          <w:delText xml:space="preserve"> </w:delText>
        </w:r>
      </w:del>
      <m:oMath>
        <m:r>
          <m:t>f</m:t>
        </m:r>
      </m:oMath>
      <w:del w:id="1638" w:author="PR Preview" w:date="2026-01-01T00:00:00Z">
        <w:r>
          <w:delText xml:space="preserve"> </w:delText>
        </w:r>
      </w:del>
      <w:del w:id="1639" w:author="PR Preview" w:date="2026-01-01T00:00:00Z">
        <w:r>
          <w:delText xml:space="preserve">approaches on it,</w:delText>
        </w:r>
      </w:del>
      <w:del w:id="1640" w:author="PR Preview" w:date="2026-01-01T00:00:00Z">
        <w:r>
          <w:delText xml:space="preserve"> </w:delText>
        </w:r>
      </w:del>
      <w:del w:id="1641" w:author="PR Preview" w:date="2026-01-01T00:00:00Z">
        <w:r>
          <w:delText xml:space="preserve">so each sum is at most the integral.</w:delText>
        </w:r>
      </w:del>
      <w:del w:id="1642" w:author="PR Preview" w:date="2026-01-01T00:00:00Z">
        <w:r>
          <w:delText xml:space="preserve"> </w:delText>
        </w:r>
      </w:del>
      <w:del w:id="1643" w:author="PR Preview" w:date="2026-01-01T00:00:00Z">
        <w:r>
          <w:delText xml:space="preserve">For Lebesgue measure on a closed interval</w:delText>
        </w:r>
      </w:del>
      <w:del w:id="1644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del w:id="1645" w:author="PR Preview" w:date="2026-01-01T00:00:00Z">
        <w:r>
          <w:delText xml:space="preserve"> </w:delText>
        </w:r>
      </w:del>
      <w:del w:id="1646" w:author="PR Preview" w:date="2026-01-01T00:00:00Z">
        <w:r>
          <w:delText xml:space="preserve">and a function</w:delText>
        </w:r>
      </w:del>
      <w:del w:id="1647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≥</m:t>
        </m:r>
        <m:r>
          <m:t>0</m:t>
        </m:r>
      </m:oMath>
      <w:del w:id="1648" w:author="PR Preview" w:date="2026-01-01T00:00:00Z">
        <w:r>
          <w:delText xml:space="preserve"> </w:delText>
        </w:r>
      </w:del>
      <w:del w:id="1649" w:author="PR Preview" w:date="2026-01-01T00:00:00Z">
        <w:r>
          <w:delText xml:space="preserve">that has a</w:delText>
        </w:r>
      </w:del>
      <w:del w:id="1650" w:author="PR Preview" w:date="2026-01-01T00:00:00Z">
        <w:r>
          <w:delText xml:space="preserve"> </w:delText>
        </w:r>
      </w:del>
      <w:hyperlink r:id="rId116">
        <w:del w:id="1651" w:author="PR Preview" w:date="2026-01-01T00:00:00Z">
          <w:r>
            <w:rPr>
              <w:rStyle w:val="Hyperlink"/>
            </w:rPr>
            <w:delText xml:space="preserve">Riemann integral</w:delText>
          </w:r>
        </w:del>
      </w:hyperlink>
      <w:del w:id="1652" w:author="PR Preview" w:date="2026-01-01T00:00:00Z">
        <w:r>
          <w:delText xml:space="preserve"> </w:delText>
        </w:r>
      </w:del>
      <w:del w:id="1653" w:author="PR Preview" w:date="2026-01-01T00:00:00Z">
        <w:r>
          <w:delText xml:space="preserve">on</w:delText>
        </w:r>
      </w:del>
      <w:del w:id="1654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del w:id="1655" w:author="PR Preview" w:date="2026-01-01T00:00:00Z">
        <w:r>
          <w:delText xml:space="preserve">,</w:delText>
        </w:r>
      </w:del>
      <w:del w:id="1656" w:author="PR Preview" w:date="2026-01-01T00:00:00Z">
        <w:r>
          <w:delText xml:space="preserve"> </w:delText>
        </w:r>
      </w:del>
      <w:del w:id="1657" w:author="PR Preview" w:date="2026-01-01T00:00:00Z">
        <w:r>
          <w:delText xml:space="preserve">the two integrals agree:</w:delText>
        </w:r>
      </w:del>
      <w:del w:id="1658" w:author="PR Preview" w:date="2026-01-01T00:00:00Z">
        <w:r>
          <w:delText xml:space="preserve"> </w:delText>
        </w:r>
      </w:del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del w:id="1659" w:author="PR Preview" w:date="2026-01-01T00:00:00Z">
        <w:r>
          <w:delText xml:space="preserve"> </w:delText>
        </w:r>
      </w:del>
      <w:del w:id="1660" w:author="PR Preview" w:date="2026-01-01T00:00:00Z">
        <w:r>
          <w:delText xml:space="preserve">(Wikipedia contributors 2026h)</w:delText>
        </w:r>
      </w:del>
      <w:del w:id="1661" w:author="PR Preview" w:date="2026-01-01T00:00:00Z">
        <w:r>
          <w:delText xml:space="preserve">.</w:delText>
        </w:r>
      </w:del>
    </w:p>
    <w:p>
      <w:pPr>
        <w:pStyle w:val="BodyText"/>
      </w:pPr>
      <w:ins w:id="1662" w:author="PR Preview" w:date="2026-01-01T00:00:00Z">
        <w:r>
          <w:t xml:space="preserve">[2, Sec. 15]</w:t>
        </w:r>
      </w:ins>
    </w:p>
    <w:bookmarkEnd w:id="115"/>
    <w:bookmarkStart w:id="117" w:name="rem-integral-nonneg-lower-sums"/>
    <w:p>
      <w:pPr>
        <w:pStyle w:val="BodyText"/>
      </w:pPr>
      <w:ins w:id="1663" w:author="PR Preview" w:date="2026-01-01T00:00:00Z">
        <w:r>
          <w:rPr>
            <w:i/>
            <w:iCs/>
          </w:rPr>
          <w:t xml:space="preserve">Remark 10</w:t>
        </w:r>
      </w:ins>
      <w:ins w:id="1664" w:author="PR Preview" w:date="2026-01-01T00:00:00Z">
        <w:r>
          <w:t xml:space="preserve"> (Each sum is a lower estimate). </w:t>
        </w:r>
      </w:ins>
      <w:ins w:id="1665" w:author="PR Preview" w:date="2026-01-01T00:00:00Z">
        <w:r>
          <w:t xml:space="preserve">Each sum in</w:t>
        </w:r>
      </w:ins>
      <w:ins w:id="1666" w:author="PR Preview" w:date="2026-01-01T00:00:00Z">
        <w:r>
          <w:t xml:space="preserve"> </w:t>
        </w:r>
      </w:ins>
      <w:hyperlink w:anchor="def-integral-nonneg">
        <w:ins w:id="1667" w:author="PR Preview" w:date="2026-01-01T00:00:00Z">
          <w:r>
            <w:rPr>
              <w:rStyle w:val="Hyperlink"/>
            </w:rPr>
            <w:t xml:space="preserve">Definition 28</w:t>
          </w:r>
        </w:ins>
      </w:hyperlink>
      <w:ins w:id="1668" w:author="PR Preview" w:date="2026-01-01T00:00:00Z">
        <w:r>
          <w:t xml:space="preserve"> </w:t>
        </w:r>
      </w:ins>
      <w:ins w:id="1669" w:author="PR Preview" w:date="2026-01-01T00:00:00Z">
        <w:r>
          <w:t xml:space="preserve">splits</w:t>
        </w:r>
      </w:ins>
      <w:ins w:id="1670" w:author="PR Preview" w:date="2026-01-01T00:00:00Z">
        <w:r>
          <w:t xml:space="preserve"> </w:t>
        </w:r>
      </w:ins>
      <m:oMath>
        <m:r>
          <m:t>S</m:t>
        </m:r>
      </m:oMath>
      <w:ins w:id="1671" w:author="PR Preview" w:date="2026-01-01T00:00:00Z">
        <w:r>
          <w:t xml:space="preserve"> </w:t>
        </w:r>
      </w:ins>
      <w:ins w:id="1672" w:author="PR Preview" w:date="2026-01-01T00:00:00Z">
        <w:r>
          <w:t xml:space="preserve">into pieces</w:t>
        </w:r>
      </w:ins>
      <w:ins w:id="1673" w:author="PR Preview" w:date="2026-01-01T00:00:00Z">
        <w:r>
          <w:t xml:space="preserve"> </w:t>
        </w:r>
      </w:ins>
      <w:ins w:id="1674" w:author="PR Preview" w:date="2026-01-01T00:00:00Z">
        <w:r>
          <w:t xml:space="preserve">and weights each piece</w:t>
        </w:r>
      </w:ins>
      <w:ins w:id="1675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i</m:t>
            </m:r>
          </m:sub>
        </m:sSub>
      </m:oMath>
      <w:ins w:id="1676" w:author="PR Preview" w:date="2026-01-01T00:00:00Z">
        <w:r>
          <w:t xml:space="preserve"> </w:t>
        </w:r>
      </w:ins>
      <w:ins w:id="1677" w:author="PR Preview" w:date="2026-01-01T00:00:00Z">
        <w:r>
          <w:t xml:space="preserve">by the smallest value</w:t>
        </w:r>
      </w:ins>
      <w:ins w:id="1678" w:author="PR Preview" w:date="2026-01-01T00:00:00Z">
        <w:r>
          <w:t xml:space="preserve"> </w:t>
        </w:r>
      </w:ins>
      <m:oMath>
        <m:r>
          <m:t>f</m:t>
        </m:r>
      </m:oMath>
      <w:ins w:id="1679" w:author="PR Preview" w:date="2026-01-01T00:00:00Z">
        <w:r>
          <w:t xml:space="preserve"> </w:t>
        </w:r>
      </w:ins>
      <w:ins w:id="1680" w:author="PR Preview" w:date="2026-01-01T00:00:00Z">
        <w:r>
          <w:t xml:space="preserve">approaches on it,</w:t>
        </w:r>
      </w:ins>
      <w:ins w:id="1681" w:author="PR Preview" w:date="2026-01-01T00:00:00Z">
        <w:r>
          <w:t xml:space="preserve"> </w:t>
        </w:r>
      </w:ins>
      <w:ins w:id="1682" w:author="PR Preview" w:date="2026-01-01T00:00:00Z">
        <w:r>
          <w:t xml:space="preserve">so each sum is at most the integral.</w:t>
        </w:r>
      </w:ins>
      <w:ins w:id="1683" w:author="PR Preview" w:date="2026-01-01T00:00:00Z">
        <w:r>
          <w:t xml:space="preserve"> </w:t>
        </w:r>
      </w:ins>
      <w:ins w:id="1684" w:author="PR Preview" w:date="2026-01-01T00:00:00Z">
        <w:r>
          <w:t xml:space="preserve">For Lebesgue measure on a closed interval</w:t>
        </w:r>
      </w:ins>
      <w:ins w:id="1685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1686" w:author="PR Preview" w:date="2026-01-01T00:00:00Z">
        <w:r>
          <w:t xml:space="preserve"> </w:t>
        </w:r>
      </w:ins>
      <w:ins w:id="1687" w:author="PR Preview" w:date="2026-01-01T00:00:00Z">
        <w:r>
          <w:t xml:space="preserve">and a function</w:t>
        </w:r>
      </w:ins>
      <w:ins w:id="168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≥</m:t>
        </m:r>
        <m:r>
          <m:t>0</m:t>
        </m:r>
      </m:oMath>
      <w:ins w:id="1689" w:author="PR Preview" w:date="2026-01-01T00:00:00Z">
        <w:r>
          <w:t xml:space="preserve"> </w:t>
        </w:r>
      </w:ins>
      <w:ins w:id="1690" w:author="PR Preview" w:date="2026-01-01T00:00:00Z">
        <w:r>
          <w:t xml:space="preserve">that has a</w:t>
        </w:r>
      </w:ins>
      <w:ins w:id="1691" w:author="PR Preview" w:date="2026-01-01T00:00:00Z">
        <w:r>
          <w:t xml:space="preserve"> </w:t>
        </w:r>
      </w:ins>
      <w:hyperlink r:id="rId116">
        <w:ins w:id="1692" w:author="PR Preview" w:date="2026-01-01T00:00:00Z">
          <w:r>
            <w:rPr>
              <w:rStyle w:val="Hyperlink"/>
            </w:rPr>
            <w:t xml:space="preserve">Riemann integral</w:t>
          </w:r>
        </w:ins>
      </w:hyperlink>
      <w:ins w:id="1693" w:author="PR Preview" w:date="2026-01-01T00:00:00Z">
        <w:r>
          <w:t xml:space="preserve"> </w:t>
        </w:r>
      </w:ins>
      <w:ins w:id="1694" w:author="PR Preview" w:date="2026-01-01T00:00:00Z">
        <w:r>
          <w:t xml:space="preserve">on</w:t>
        </w:r>
      </w:ins>
      <w:ins w:id="1695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1696" w:author="PR Preview" w:date="2026-01-01T00:00:00Z">
        <w:r>
          <w:t xml:space="preserve">,</w:t>
        </w:r>
      </w:ins>
      <w:ins w:id="1697" w:author="PR Preview" w:date="2026-01-01T00:00:00Z">
        <w:r>
          <w:t xml:space="preserve"> </w:t>
        </w:r>
      </w:ins>
      <w:ins w:id="1698" w:author="PR Preview" w:date="2026-01-01T00:00:00Z">
        <w:r>
          <w:t xml:space="preserve">the two integrals agree:</w:t>
        </w:r>
      </w:ins>
      <w:ins w:id="1699" w:author="PR Preview" w:date="2026-01-01T00:00:00Z">
        <w:r>
          <w:t xml:space="preserve"> </w:t>
        </w:r>
      </w:ins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ins w:id="1700" w:author="PR Preview" w:date="2026-01-01T00:00:00Z">
        <w:r>
          <w:t xml:space="preserve"> </w:t>
        </w:r>
      </w:ins>
      <w:ins w:id="1701" w:author="PR Preview" w:date="2026-01-01T00:00:00Z">
        <w:r>
          <w:t xml:space="preserve">[24]</w:t>
        </w:r>
      </w:ins>
      <w:ins w:id="1702" w:author="PR Preview" w:date="2026-01-01T00:00:00Z">
        <w:r>
          <w:t xml:space="preserve">.</w:t>
        </w:r>
      </w:ins>
    </w:p>
    <w:bookmarkEnd w:id="117"/>
    <w:bookmarkStart w:id="118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8"/>
    <w:bookmarkStart w:id="119" w:name="def-positive-negative-parts"/>
    <w:p>
      <w:pPr>
        <w:pStyle w:val="BodyText"/>
      </w:pPr>
      <w:r>
        <w:rPr>
          <w:b/>
          <w:bCs/>
        </w:rPr>
        <w:t xml:space="preserve">Definition 29 (Positive part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19"/>
    <w:bookmarkStart w:id="120" w:name="def-negative-part"/>
    <w:p>
      <w:pPr>
        <w:pStyle w:val="FirstParagraph"/>
      </w:pPr>
      <w:r>
        <w:rPr>
          <w:b/>
          <w:bCs/>
        </w:rPr>
        <w:t xml:space="preserve">Definition 30 (Negative part of a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0"/>
    <w:bookmarkStart w:id="121" w:name="rem-positive-negative-parts"/>
    <w:p>
      <w:pPr>
        <w:pStyle w:val="FirstParagraph"/>
      </w:pPr>
      <w:del w:id="1703" w:author="PR Preview" w:date="2026-01-01T00:00:00Z">
        <w:r>
          <w:rPr>
            <w:i/>
            <w:iCs/>
          </w:rPr>
          <w:delText xml:space="preserve">Remark 11</w:delText>
        </w:r>
      </w:del>
      <w:del w:id="1704" w:author="PR Preview" w:date="2026-01-01T00:00:00Z">
        <w:r>
          <w:delText xml:space="preserve"> (A function in terms of its positive and negative parts). </w:delText>
        </w:r>
      </w:del>
      <w:del w:id="1705" w:author="PR Preview" w:date="2026-01-01T00:00:00Z">
        <w:r>
          <w:delText xml:space="preserve">With the positive part (</w:delText>
        </w:r>
      </w:del>
      <w:hyperlink w:anchor="def-positive-negative-parts">
        <w:del w:id="1706" w:author="PR Preview" w:date="2026-01-01T00:00:00Z">
          <w:r>
            <w:rPr>
              <w:rStyle w:val="Hyperlink"/>
            </w:rPr>
            <w:delText xml:space="preserve">Definition 29</w:delText>
          </w:r>
        </w:del>
      </w:hyperlink>
      <w:del w:id="1707" w:author="PR Preview" w:date="2026-01-01T00:00:00Z">
        <w:r>
          <w:delText xml:space="preserve">) and negative part (</w:delText>
        </w:r>
      </w:del>
      <w:hyperlink w:anchor="def-negative-part">
        <w:del w:id="1708" w:author="PR Preview" w:date="2026-01-01T00:00:00Z">
          <w:r>
            <w:rPr>
              <w:rStyle w:val="Hyperlink"/>
            </w:rPr>
            <w:delText xml:space="preserve">Definition 30</w:delText>
          </w:r>
        </w:del>
      </w:hyperlink>
      <w:del w:id="1709" w:author="PR Preview" w:date="2026-01-01T00:00:00Z">
        <w:r>
          <w:delText xml:space="preserve">),</w:delText>
        </w:r>
      </w:del>
      <w:del w:id="1710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del w:id="1711" w:author="PR Preview" w:date="2026-01-01T00:00:00Z">
        <w:r>
          <w:delText xml:space="preserve"> </w:delText>
        </w:r>
      </w:del>
      <w:del w:id="1712" w:author="PR Preview" w:date="2026-01-01T00:00:00Z">
        <w:r>
          <w:delText xml:space="preserve">and</w:delText>
        </w:r>
      </w:del>
      <w:del w:id="1713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del w:id="1714" w:author="PR Preview" w:date="2026-01-01T00:00:00Z">
        <w:r>
          <w:delText xml:space="preserve">.</w:delText>
        </w:r>
      </w:del>
      <w:del w:id="1715" w:author="PR Preview" w:date="2026-01-01T00:00:00Z">
        <w:r>
          <w:delText xml:space="preserve"> </w:delText>
        </w:r>
      </w:del>
      <w:del w:id="1716" w:author="PR Preview" w:date="2026-01-01T00:00:00Z">
        <w:r>
          <w:delText xml:space="preserve">(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del w:id="1717" w:author="PR Preview" w:date="2026-01-01T00:00:00Z">
        <w:r>
          <w:delText xml:space="preserve">,</w:delText>
        </w:r>
      </w:del>
      <w:del w:id="1718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del w:id="1719" w:author="PR Preview" w:date="2026-01-01T00:00:00Z">
        <w:r>
          <w:delText xml:space="preserve">, and</w:delText>
        </w:r>
      </w:del>
      <w:del w:id="1720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del w:id="1721" w:author="PR Preview" w:date="2026-01-01T00:00:00Z">
        <w:r>
          <w:delText xml:space="preserve"> </w:delText>
        </w:r>
      </w:del>
      <w:del w:id="1722" w:author="PR Preview" w:date="2026-01-01T00:00:00Z">
        <w:r>
          <w:delText xml:space="preserve">are measurable when</w:delText>
        </w:r>
      </w:del>
      <w:del w:id="1723" w:author="PR Preview" w:date="2026-01-01T00:00:00Z">
        <w:r>
          <w:delText xml:space="preserve"> </w:delText>
        </w:r>
      </w:del>
      <m:oMath>
        <m:r>
          <m:t>f</m:t>
        </m:r>
      </m:oMath>
      <w:del w:id="1724" w:author="PR Preview" w:date="2026-01-01T00:00:00Z">
        <w:r>
          <w:delText xml:space="preserve"> </w:delText>
        </w:r>
      </w:del>
      <w:del w:id="1725" w:author="PR Preview" w:date="2026-01-01T00:00:00Z">
        <w:r>
          <w:delText xml:space="preserve">is</w:delText>
        </w:r>
      </w:del>
      <w:del w:id="1726" w:author="PR Preview" w:date="2026-01-01T00:00:00Z">
        <w:r>
          <w:delText xml:space="preserve"> </w:delText>
        </w:r>
      </w:del>
      <w:del w:id="1727" w:author="PR Preview" w:date="2026-01-01T00:00:00Z">
        <w:r>
          <w:delText xml:space="preserve">(Billingsley 1995, Theorem 13.3)</w:delText>
        </w:r>
      </w:del>
      <w:del w:id="1728" w:author="PR Preview" w:date="2026-01-01T00:00:00Z">
        <w:r>
          <w:delText xml:space="preserve">.)</w:delText>
        </w:r>
      </w:del>
    </w:p>
    <w:p>
      <w:pPr>
        <w:pStyle w:val="FirstParagraph"/>
      </w:pPr>
      <w:ins w:id="1729" w:author="PR Preview" w:date="2026-01-01T00:00:00Z">
        <w:r>
          <w:rPr>
            <w:i/>
            <w:iCs/>
          </w:rPr>
          <w:t xml:space="preserve">Remark 11</w:t>
        </w:r>
      </w:ins>
      <w:ins w:id="1730" w:author="PR Preview" w:date="2026-01-01T00:00:00Z">
        <w:r>
          <w:t xml:space="preserve"> (A function in terms of its positive and negative parts). </w:t>
        </w:r>
      </w:ins>
      <w:ins w:id="1731" w:author="PR Preview" w:date="2026-01-01T00:00:00Z">
        <w:r>
          <w:t xml:space="preserve">With the positive part (</w:t>
        </w:r>
      </w:ins>
      <w:hyperlink w:anchor="def-positive-negative-parts">
        <w:ins w:id="1732" w:author="PR Preview" w:date="2026-01-01T00:00:00Z">
          <w:r>
            <w:rPr>
              <w:rStyle w:val="Hyperlink"/>
            </w:rPr>
            <w:t xml:space="preserve">Definition 29</w:t>
          </w:r>
        </w:ins>
      </w:hyperlink>
      <w:ins w:id="1733" w:author="PR Preview" w:date="2026-01-01T00:00:00Z">
        <w:r>
          <w:t xml:space="preserve">) and negative part (</w:t>
        </w:r>
      </w:ins>
      <w:hyperlink w:anchor="def-negative-part">
        <w:ins w:id="1734" w:author="PR Preview" w:date="2026-01-01T00:00:00Z">
          <w:r>
            <w:rPr>
              <w:rStyle w:val="Hyperlink"/>
            </w:rPr>
            <w:t xml:space="preserve">Definition 30</w:t>
          </w:r>
        </w:ins>
      </w:hyperlink>
      <w:ins w:id="1735" w:author="PR Preview" w:date="2026-01-01T00:00:00Z">
        <w:r>
          <w:t xml:space="preserve">),</w:t>
        </w:r>
      </w:ins>
      <w:ins w:id="173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ins w:id="1737" w:author="PR Preview" w:date="2026-01-01T00:00:00Z">
        <w:r>
          <w:t xml:space="preserve"> </w:t>
        </w:r>
      </w:ins>
      <w:ins w:id="1738" w:author="PR Preview" w:date="2026-01-01T00:00:00Z">
        <w:r>
          <w:t xml:space="preserve">and</w:t>
        </w:r>
      </w:ins>
      <w:ins w:id="1739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ins w:id="1740" w:author="PR Preview" w:date="2026-01-01T00:00:00Z">
        <w:r>
          <w:t xml:space="preserve">.</w:t>
        </w:r>
      </w:ins>
      <w:ins w:id="1741" w:author="PR Preview" w:date="2026-01-01T00:00:00Z">
        <w:r>
          <w:t xml:space="preserve"> </w:t>
        </w:r>
      </w:ins>
      <w:ins w:id="1742" w:author="PR Preview" w:date="2026-01-01T00:00:00Z">
        <w:r>
          <w:t xml:space="preserve">(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ins w:id="1743" w:author="PR Preview" w:date="2026-01-01T00:00:00Z">
        <w:r>
          <w:t xml:space="preserve">,</w:t>
        </w:r>
      </w:ins>
      <w:ins w:id="1744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ins w:id="1745" w:author="PR Preview" w:date="2026-01-01T00:00:00Z">
        <w:r>
          <w:t xml:space="preserve">, and</w:t>
        </w:r>
      </w:ins>
      <w:ins w:id="1746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ins w:id="1747" w:author="PR Preview" w:date="2026-01-01T00:00:00Z">
        <w:r>
          <w:t xml:space="preserve"> </w:t>
        </w:r>
      </w:ins>
      <w:ins w:id="1748" w:author="PR Preview" w:date="2026-01-01T00:00:00Z">
        <w:r>
          <w:t xml:space="preserve">are measurable when</w:t>
        </w:r>
      </w:ins>
      <w:ins w:id="1749" w:author="PR Preview" w:date="2026-01-01T00:00:00Z">
        <w:r>
          <w:t xml:space="preserve"> </w:t>
        </w:r>
      </w:ins>
      <m:oMath>
        <m:r>
          <m:t>f</m:t>
        </m:r>
      </m:oMath>
      <w:ins w:id="1750" w:author="PR Preview" w:date="2026-01-01T00:00:00Z">
        <w:r>
          <w:t xml:space="preserve"> </w:t>
        </w:r>
      </w:ins>
      <w:ins w:id="1751" w:author="PR Preview" w:date="2026-01-01T00:00:00Z">
        <w:r>
          <w:t xml:space="preserve">is</w:t>
        </w:r>
      </w:ins>
      <w:ins w:id="1752" w:author="PR Preview" w:date="2026-01-01T00:00:00Z">
        <w:r>
          <w:t xml:space="preserve"> </w:t>
        </w:r>
      </w:ins>
      <w:ins w:id="1753" w:author="PR Preview" w:date="2026-01-01T00:00:00Z">
        <w:r>
          <w:t xml:space="preserve">[2], Theorem 13.3</w:t>
        </w:r>
      </w:ins>
      <w:ins w:id="1754" w:author="PR Preview" w:date="2026-01-01T00:00:00Z">
        <w:r>
          <w:t xml:space="preserve">.)</w:t>
        </w:r>
      </w:ins>
    </w:p>
    <w:bookmarkEnd w:id="121"/>
    <w:bookmarkStart w:id="122" w:name="def-integral"/>
    <w:p>
      <w:pPr>
        <w:pStyle w:val="BodyText"/>
      </w:pPr>
      <w:r>
        <w:rPr>
          <w:b/>
          <w:bCs/>
        </w:rPr>
        <w:t xml:space="preserve">Definition 31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 positive and negative parts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del w:id="1755" w:author="PR Preview" w:date="2026-01-01T00:00:00Z">
        <w:r>
          <w:delText xml:space="preserve">(Billingsley 1995, sec. 15)</w:delText>
        </w:r>
      </w:del>
    </w:p>
    <w:p>
      <w:pPr>
        <w:pStyle w:val="BodyText"/>
      </w:pPr>
      <w:ins w:id="1756" w:author="PR Preview" w:date="2026-01-01T00:00:00Z">
        <w:r>
          <w:t xml:space="preserve">[2, Sec. 15]</w:t>
        </w:r>
      </w:ins>
    </w:p>
    <w:bookmarkEnd w:id="122"/>
    <w:bookmarkStart w:id="123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3"/>
    <w:bookmarkStart w:id="125" w:name="def-absolutely-integrable"/>
    <w:p>
      <w:pPr>
        <w:pStyle w:val="FirstParagraph"/>
      </w:pPr>
      <w:r>
        <w:rPr>
          <w:b/>
          <w:bCs/>
        </w:rPr>
        <w:t xml:space="preserve">Definition 32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24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25"/>
    <w:bookmarkStart w:id="126" w:name="rem-absolutely-integrable-integral"/>
    <w:p>
      <w:pPr>
        <w:pStyle w:val="BodyText"/>
      </w:pPr>
      <w:r>
        <w:rPr>
          <w:i/>
          <w:iCs/>
        </w:rPr>
        <w:t xml:space="preserve">Remark 12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31</w:t>
        </w:r>
      </w:hyperlink>
      <w:r>
        <w:t xml:space="preserve">) is a real number.</w:t>
      </w:r>
    </w:p>
    <w:bookmarkEnd w:id="126"/>
    <w:bookmarkStart w:id="127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27"/>
    <w:bookmarkEnd w:id="128"/>
    <w:bookmarkStart w:id="140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30" w:name="def-lp-space"/>
    <w:p>
      <w:pPr>
        <w:pStyle w:val="FirstParagraph"/>
      </w:pPr>
      <w:r>
        <w:rPr>
          <w:b/>
          <w:bCs/>
        </w:rPr>
        <w:t xml:space="preserve">Definition 33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29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  <w:r>
        <w:t xml:space="preserve"> </w:t>
      </w:r>
      <w:r>
        <w:t xml:space="preserve">The case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is defined separately, in</w:t>
      </w:r>
      <w:r>
        <w:t xml:space="preserve"> </w:t>
      </w:r>
      <w:hyperlink w:anchor="def-linf-space">
        <w:r>
          <w:rPr>
            <w:rStyle w:val="Hyperlink"/>
          </w:rPr>
          <w:t xml:space="preserve">Definition 34</w:t>
        </w:r>
      </w:hyperlink>
      <w:r>
        <w:t xml:space="preserve">.</w:t>
      </w:r>
    </w:p>
    <w:bookmarkEnd w:id="130"/>
    <w:bookmarkStart w:id="131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31"/>
    <w:bookmarkStart w:id="132" w:name="def-linf-space"/>
    <w:p>
      <w:pPr>
        <w:pStyle w:val="BodyText"/>
      </w:pPr>
      <w:r>
        <w:rPr>
          <w:b/>
          <w:bCs/>
        </w:rPr>
        <w:t xml:space="preserve">Definition 34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 essential supremum norm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functions,</w:t>
      </w:r>
      <w:r>
        <w:t xml:space="preserve"> </w:t>
      </w:r>
      <w:r>
        <w:t xml:space="preserve">identified as in</w:t>
      </w:r>
      <w:r>
        <w:t xml:space="preserve"> 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when they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32"/>
    <w:bookmarkStart w:id="133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33"/>
    <w:bookmarkStart w:id="134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9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34"/>
    <w:bookmarkStart w:id="136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$\sum_{i=1}^n\mathopen{}\left|x_i y_i\right|\mathclose{} \le \mathopen{}\left\lVert\mathord{\smash[b]{\underset{\raise.3ex\hbox{$\scriptstyle\sim$}}{x}}\vphantom{x}}\right\rVert\mathclose{}_1\,\mathopen{}\left\lVert\mathord{\smash[b]{\underset{\raise.3ex\hbox{$\scriptstyle\sim$}}{y}}\vphantom{y}}\right\rVert\mathclose{}_\infty$</w:t>
      </w:r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35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36"/>
    <w:bookmarkStart w:id="139" w:name="rem-lp-spaces-machine-learning"/>
    <w:p>
      <w:pPr>
        <w:pStyle w:val="FirstParagraph"/>
      </w:pPr>
      <w:r>
        <w:rPr>
          <w:i/>
          <w:iCs/>
        </w:rPr>
        <w:t xml:space="preserve">Remark 13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37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38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population mean squared error (pMSE)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squared error (pMSE), or sample mean squared error (sMSE) on a sample)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absolute error (pMAE), or sample mean absolute error (sMAE) on a sample)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39"/>
    <w:bookmarkEnd w:id="140"/>
    <w:bookmarkStart w:id="147" w:name="product-measures"/>
    <w:p>
      <w:pPr>
        <w:pStyle w:val="Heading2"/>
      </w:pPr>
      <w:r>
        <w:t xml:space="preserve">9 Product measures</w:t>
      </w:r>
    </w:p>
    <w:bookmarkStart w:id="142" w:name="def-measurable-rectangle"/>
    <w:p>
      <w:pPr>
        <w:pStyle w:val="FirstParagraph"/>
      </w:pPr>
      <w:r>
        <w:rPr>
          <w:b/>
          <w:bCs/>
        </w:rPr>
        <w:t xml:space="preserve">Definition 35 (Measurable rectangle)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41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</w:p>
    <w:bookmarkEnd w:id="142"/>
    <w:bookmarkStart w:id="143" w:name="def-product-sigma-algebra"/>
    <w:p>
      <w:pPr>
        <w:pStyle w:val="BodyText"/>
      </w:pPr>
      <w:r>
        <w:rPr>
          <w:b/>
          <w:bCs/>
        </w:rPr>
        <w:t xml:space="preserve">Definition 36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the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measurable-rectangle">
        <w:r>
          <w:rPr>
            <w:rStyle w:val="Hyperlink"/>
          </w:rPr>
          <w:t xml:space="preserve">Definition 35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43"/>
    <w:bookmarkStart w:id="144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44"/>
    <w:bookmarkStart w:id="145" w:name="def-product-measure"/>
    <w:p>
      <w:pPr>
        <w:pStyle w:val="FirstParagraph"/>
      </w:pPr>
      <w:r>
        <w:rPr>
          <w:b/>
          <w:bCs/>
        </w:rPr>
        <w:t xml:space="preserve">Definition 37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del w:id="1757" w:author="PR Preview" w:date="2026-01-01T00:00:00Z">
        <w:r>
          <w:delText xml:space="preserve">with</w:delText>
        </w:r>
      </w:del>
      <w:del w:id="1758" w:author="PR Preview" w:date="2026-01-01T00:00:00Z">
        <w:r>
          <w:delText xml:space="preserve"> </w:delText>
        </w:r>
      </w:del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del w:id="1759" w:author="PR Preview" w:date="2026-01-01T00:00:00Z">
        <w:r>
          <w:delText xml:space="preserve"> </w:delText>
        </w:r>
      </w:del>
      <w:del w:id="1760" w:author="PR Preview" w:date="2026-01-01T00:00:00Z">
        <w:r>
          <w:delText xml:space="preserve">and</w:delText>
        </w:r>
      </w:del>
      <w:del w:id="1761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del w:id="1762" w:author="PR Preview" w:date="2026-01-01T00:00:00Z">
        <w:r>
          <w:delText xml:space="preserve"> </w:delText>
        </w:r>
      </w:del>
      <w:del w:id="1763" w:author="PR Preview" w:date="2026-01-01T00:00:00Z">
        <w:r>
          <w:delText xml:space="preserve">for</w:delText>
        </w:r>
      </w:del>
      <w:del w:id="1764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&gt;</m:t>
        </m:r>
        <m:r>
          <m:t>0</m:t>
        </m:r>
      </m:oMath>
      <w:del w:id="1765" w:author="PR Preview" w:date="2026-01-01T00:00:00Z">
        <w:r>
          <w:delText xml:space="preserve">.</w:delText>
        </w:r>
      </w:del>
      <w:del w:id="1766" w:author="PR Preview" w:date="2026-01-01T00:00:00Z">
        <w:r>
          <w:delText xml:space="preserve"> </w:delText>
        </w:r>
      </w:del>
      <w:del w:id="1767" w:author="PR Preview" w:date="2026-01-01T00:00:00Z">
        <w:r>
          <w:delText xml:space="preserve">Exactly one measure has these values</w:delText>
        </w:r>
      </w:del>
      <w:del w:id="1768" w:author="PR Preview" w:date="2026-01-01T00:00:00Z">
        <w:r>
          <w:delText xml:space="preserve"> </w:delText>
        </w:r>
      </w:del>
      <w:del w:id="1769" w:author="PR Preview" w:date="2026-01-01T00:00:00Z">
        <w:r>
          <w:delText xml:space="preserve">(Billingsley 1995, Theorem 18.2)</w:delText>
        </w:r>
      </w:del>
      <w:del w:id="1770" w:author="PR Preview" w:date="2026-01-01T00:00:00Z">
        <w:r>
          <w:delText xml:space="preserve">.</w:delText>
        </w:r>
      </w:del>
    </w:p>
    <w:p>
      <w:pPr>
        <w:pStyle w:val="FirstParagraph"/>
      </w:pPr>
      <w:ins w:id="1771" w:author="PR Preview" w:date="2026-01-01T00:00:00Z">
        <w:r>
          <w:t xml:space="preserve">with</w:t>
        </w:r>
      </w:ins>
      <w:ins w:id="1772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ins w:id="1773" w:author="PR Preview" w:date="2026-01-01T00:00:00Z">
        <w:r>
          <w:t xml:space="preserve"> </w:t>
        </w:r>
      </w:ins>
      <w:ins w:id="1774" w:author="PR Preview" w:date="2026-01-01T00:00:00Z">
        <w:r>
          <w:t xml:space="preserve">and</w:t>
        </w:r>
      </w:ins>
      <w:ins w:id="1775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ins w:id="1776" w:author="PR Preview" w:date="2026-01-01T00:00:00Z">
        <w:r>
          <w:t xml:space="preserve"> </w:t>
        </w:r>
      </w:ins>
      <w:ins w:id="1777" w:author="PR Preview" w:date="2026-01-01T00:00:00Z">
        <w:r>
          <w:t xml:space="preserve">for</w:t>
        </w:r>
      </w:ins>
      <w:ins w:id="1778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&gt;</m:t>
        </m:r>
        <m:r>
          <m:t>0</m:t>
        </m:r>
      </m:oMath>
      <w:ins w:id="1779" w:author="PR Preview" w:date="2026-01-01T00:00:00Z">
        <w:r>
          <w:t xml:space="preserve">.</w:t>
        </w:r>
      </w:ins>
      <w:ins w:id="1780" w:author="PR Preview" w:date="2026-01-01T00:00:00Z">
        <w:r>
          <w:t xml:space="preserve"> </w:t>
        </w:r>
      </w:ins>
      <w:ins w:id="1781" w:author="PR Preview" w:date="2026-01-01T00:00:00Z">
        <w:r>
          <w:t xml:space="preserve">Exactly one measure has these values</w:t>
        </w:r>
      </w:ins>
      <w:ins w:id="1782" w:author="PR Preview" w:date="2026-01-01T00:00:00Z">
        <w:r>
          <w:t xml:space="preserve"> </w:t>
        </w:r>
      </w:ins>
      <w:ins w:id="1783" w:author="PR Preview" w:date="2026-01-01T00:00:00Z">
        <w:r>
          <w:t xml:space="preserve">[2], Theorem 18.2</w:t>
        </w:r>
      </w:ins>
      <w:ins w:id="1784" w:author="PR Preview" w:date="2026-01-01T00:00:00Z">
        <w:r>
          <w:t xml:space="preserve">.</w:t>
        </w:r>
      </w:ins>
    </w:p>
    <w:bookmarkEnd w:id="145"/>
    <w:bookmarkStart w:id="146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46"/>
    <w:bookmarkEnd w:id="147"/>
    <w:bookmarkStart w:id="148" w:name="sec-further-reading"/>
    <w:p>
      <w:pPr>
        <w:pStyle w:val="Heading2"/>
      </w:pPr>
      <w:r>
        <w:t xml:space="preserve">10 Further reading</w:t>
      </w:r>
    </w:p>
    <w:p>
      <w:pPr>
        <w:numPr>
          <w:ilvl w:val="0"/>
          <w:numId w:val="1024"/>
        </w:numPr>
      </w:pPr>
      <w:del w:id="1785" w:author="PR Preview" w:date="2026-01-01T00:00:00Z">
        <w:r>
          <w:delText xml:space="preserve">Billingsley (1995)</w:delText>
        </w:r>
      </w:del>
      <w:del w:id="1786" w:author="PR Preview" w:date="2026-01-01T00:00:00Z">
        <w:r>
          <w:delText xml:space="preserve"> </w:delText>
        </w:r>
      </w:del>
      <w:del w:id="1787" w:author="PR Preview" w:date="2026-01-01T00:00:00Z">
        <w:r>
          <w:delText xml:space="preserve">develops measure theory and builds probability on it.</w:delText>
        </w:r>
      </w:del>
      <w:del w:id="1788" w:author="PR Preview" w:date="2026-01-01T00:00:00Z">
        <w:r>
          <w:delText xml:space="preserve"> </w:delText>
        </w:r>
      </w:del>
      <w:del w:id="1789" w:author="PR Preview" w:date="2026-01-01T00:00:00Z">
        <w:r>
          <w:delText xml:space="preserve">Its early chapters define</w:delText>
        </w:r>
      </w:del>
      <w:del w:id="1790" w:author="PR Preview" w:date="2026-01-01T00:00:00Z">
        <w:r>
          <w:delText xml:space="preserve"> </w:delText>
        </w:r>
      </w:del>
      <m:oMath>
        <m:r>
          <m:t>σ</m:t>
        </m:r>
      </m:oMath>
      <w:del w:id="1791" w:author="PR Preview" w:date="2026-01-01T00:00:00Z">
        <w:r>
          <w:delText xml:space="preserve">-algebras, measures, and their basic properties.</w:delText>
        </w:r>
      </w:del>
    </w:p>
    <w:p>
      <w:pPr>
        <w:numPr>
          <w:ilvl w:val="0"/>
          <w:numId w:val="1024"/>
        </w:numPr>
      </w:pPr>
      <w:del w:id="1792" w:author="PR Preview" w:date="2026-01-01T00:00:00Z">
        <w:r>
          <w:delText xml:space="preserve">Folland (1999)</w:delText>
        </w:r>
      </w:del>
      <w:del w:id="1793" w:author="PR Preview" w:date="2026-01-01T00:00:00Z">
        <w:r>
          <w:delText xml:space="preserve"> </w:delText>
        </w:r>
      </w:del>
      <w:del w:id="1794" w:author="PR Preview" w:date="2026-01-01T00:00:00Z">
        <w:r>
          <w:delText xml:space="preserve">is a graduate text on measure and integration;</w:delText>
        </w:r>
      </w:del>
      <w:del w:id="1795" w:author="PR Preview" w:date="2026-01-01T00:00:00Z">
        <w:r>
          <w:delText xml:space="preserve"> </w:delText>
        </w:r>
      </w:del>
      <w:del w:id="1796" w:author="PR Preview" w:date="2026-01-01T00:00:00Z">
        <w:r>
          <w:delText xml:space="preserve">its first chapters treat</w:delText>
        </w:r>
      </w:del>
      <w:del w:id="1797" w:author="PR Preview" w:date="2026-01-01T00:00:00Z">
        <w:r>
          <w:delText xml:space="preserve"> </w:delText>
        </w:r>
      </w:del>
      <m:oMath>
        <m:r>
          <m:t>σ</m:t>
        </m:r>
      </m:oMath>
      <w:del w:id="1798" w:author="PR Preview" w:date="2026-01-01T00:00:00Z">
        <w:r>
          <w:delText xml:space="preserve">-algebras and measures.</w:delText>
        </w:r>
      </w:del>
    </w:p>
    <w:p>
      <w:pPr>
        <w:numPr>
          <w:ilvl w:val="0"/>
          <w:numId w:val="1024"/>
        </w:numPr>
      </w:pPr>
      <w:del w:id="1799" w:author="PR Preview" w:date="2026-01-01T00:00:00Z">
        <w:r>
          <w:delText xml:space="preserve">Gut (2013)</w:delText>
        </w:r>
      </w:del>
      <w:del w:id="1800" w:author="PR Preview" w:date="2026-01-01T00:00:00Z">
        <w:r>
          <w:delText xml:space="preserve"> </w:delText>
        </w:r>
      </w:del>
      <w:del w:id="1801" w:author="PR Preview" w:date="2026-01-01T00:00:00Z">
        <w:r>
          <w:delText xml:space="preserve">is a graduate course in probability</w:delText>
        </w:r>
      </w:del>
      <w:del w:id="1802" w:author="PR Preview" w:date="2026-01-01T00:00:00Z">
        <w:r>
          <w:delText xml:space="preserve"> </w:delText>
        </w:r>
      </w:del>
      <w:del w:id="1803" w:author="PR Preview" w:date="2026-01-01T00:00:00Z">
        <w:r>
          <w:delText xml:space="preserve">that opens with a chapter on introductory measure theory.</w:delText>
        </w:r>
      </w:del>
    </w:p>
    <w:p>
      <w:pPr>
        <w:numPr>
          <w:ilvl w:val="0"/>
          <w:numId w:val="1024"/>
        </w:numPr>
      </w:pPr>
      <w:del w:id="1804" w:author="PR Preview" w:date="2026-01-01T00:00:00Z">
        <w:r>
          <w:delText xml:space="preserve">Wikipedia contributors (2026u)</w:delText>
        </w:r>
      </w:del>
      <w:del w:id="1805" w:author="PR Preview" w:date="2026-01-01T00:00:00Z">
        <w:r>
          <w:delText xml:space="preserve"> </w:delText>
        </w:r>
      </w:del>
      <w:del w:id="1806" w:author="PR Preview" w:date="2026-01-01T00:00:00Z">
        <w:r>
          <w:delText xml:space="preserve">—</w:delText>
        </w:r>
      </w:del>
      <w:del w:id="1807" w:author="PR Preview" w:date="2026-01-01T00:00:00Z">
        <w:r>
          <w:delText xml:space="preserve"> </w:delText>
        </w:r>
      </w:del>
      <m:oMath>
        <m:r>
          <m:t>σ</m:t>
        </m:r>
      </m:oMath>
      <w:del w:id="1808" w:author="PR Preview" w:date="2026-01-01T00:00:00Z">
        <w:r>
          <w:delText xml:space="preserve">-algebras and their generators</w:delText>
        </w:r>
      </w:del>
    </w:p>
    <w:p>
      <w:pPr>
        <w:numPr>
          <w:ilvl w:val="0"/>
          <w:numId w:val="1024"/>
        </w:numPr>
      </w:pPr>
      <w:del w:id="1809" w:author="PR Preview" w:date="2026-01-01T00:00:00Z">
        <w:r>
          <w:delText xml:space="preserve">Wikipedia contributors (2026c)</w:delText>
        </w:r>
      </w:del>
      <w:del w:id="1810" w:author="PR Preview" w:date="2026-01-01T00:00:00Z">
        <w:r>
          <w:delText xml:space="preserve"> </w:delText>
        </w:r>
      </w:del>
      <w:del w:id="1811" w:author="PR Preview" w:date="2026-01-01T00:00:00Z">
        <w:r>
          <w:delText xml:space="preserve">— closure under an operation</w:delText>
        </w:r>
      </w:del>
    </w:p>
    <w:p>
      <w:pPr>
        <w:numPr>
          <w:ilvl w:val="0"/>
          <w:numId w:val="1024"/>
        </w:numPr>
      </w:pPr>
      <w:del w:id="1812" w:author="PR Preview" w:date="2026-01-01T00:00:00Z">
        <w:r>
          <w:delText xml:space="preserve">Wikipedia contributors (2026b)</w:delText>
        </w:r>
      </w:del>
      <w:del w:id="1813" w:author="PR Preview" w:date="2026-01-01T00:00:00Z">
        <w:r>
          <w:delText xml:space="preserve"> </w:delText>
        </w:r>
      </w:del>
      <w:del w:id="1814" w:author="PR Preview" w:date="2026-01-01T00:00:00Z">
        <w:r>
          <w:delText xml:space="preserve">— Borel sets</w:delText>
        </w:r>
      </w:del>
    </w:p>
    <w:p>
      <w:pPr>
        <w:numPr>
          <w:ilvl w:val="0"/>
          <w:numId w:val="1024"/>
        </w:numPr>
      </w:pPr>
      <w:del w:id="1815" w:author="PR Preview" w:date="2026-01-01T00:00:00Z">
        <w:r>
          <w:delText xml:space="preserve">Wikipedia contributors (2026e)</w:delText>
        </w:r>
      </w:del>
      <w:del w:id="1816" w:author="PR Preview" w:date="2026-01-01T00:00:00Z">
        <w:r>
          <w:delText xml:space="preserve"> </w:delText>
        </w:r>
      </w:del>
      <w:del w:id="1817" w:author="PR Preview" w:date="2026-01-01T00:00:00Z">
        <w:r>
          <w:delText xml:space="preserve">— disjoint sets</w:delText>
        </w:r>
      </w:del>
    </w:p>
    <w:p>
      <w:pPr>
        <w:numPr>
          <w:ilvl w:val="0"/>
          <w:numId w:val="1024"/>
        </w:numPr>
      </w:pPr>
      <w:del w:id="1818" w:author="PR Preview" w:date="2026-01-01T00:00:00Z">
        <w:r>
          <w:delText xml:space="preserve">Wikipedia contributors (2026s)</w:delText>
        </w:r>
      </w:del>
      <w:del w:id="1819" w:author="PR Preview" w:date="2026-01-01T00:00:00Z">
        <w:r>
          <w:delText xml:space="preserve"> </w:delText>
        </w:r>
      </w:del>
      <w:del w:id="1820" w:author="PR Preview" w:date="2026-01-01T00:00:00Z">
        <w:r>
          <w:delText xml:space="preserve">— series and partial sums</w:delText>
        </w:r>
      </w:del>
    </w:p>
    <w:p>
      <w:pPr>
        <w:numPr>
          <w:ilvl w:val="0"/>
          <w:numId w:val="1024"/>
        </w:numPr>
      </w:pPr>
      <w:del w:id="1821" w:author="PR Preview" w:date="2026-01-01T00:00:00Z">
        <w:r>
          <w:delText xml:space="preserve">Wikipedia contributors (2026m)</w:delText>
        </w:r>
      </w:del>
      <w:del w:id="1822" w:author="PR Preview" w:date="2026-01-01T00:00:00Z">
        <w:r>
          <w:delText xml:space="preserve"> </w:delText>
        </w:r>
      </w:del>
      <w:del w:id="1823" w:author="PR Preview" w:date="2026-01-01T00:00:00Z">
        <w:r>
          <w:delText xml:space="preserve">— the monotone convergence theorem</w:delText>
        </w:r>
      </w:del>
    </w:p>
    <w:p>
      <w:pPr>
        <w:numPr>
          <w:ilvl w:val="0"/>
          <w:numId w:val="1024"/>
        </w:numPr>
      </w:pPr>
      <w:del w:id="1824" w:author="PR Preview" w:date="2026-01-01T00:00:00Z">
        <w:r>
          <w:delText xml:space="preserve">Wikipedia contributors (2026t)</w:delText>
        </w:r>
      </w:del>
      <w:del w:id="1825" w:author="PR Preview" w:date="2026-01-01T00:00:00Z">
        <w:r>
          <w:delText xml:space="preserve"> </w:delText>
        </w:r>
      </w:del>
      <w:del w:id="1826" w:author="PR Preview" w:date="2026-01-01T00:00:00Z">
        <w:r>
          <w:delText xml:space="preserve">— additive and</w:delText>
        </w:r>
      </w:del>
      <w:del w:id="1827" w:author="PR Preview" w:date="2026-01-01T00:00:00Z">
        <w:r>
          <w:delText xml:space="preserve"> </w:delText>
        </w:r>
      </w:del>
      <m:oMath>
        <m:r>
          <m:t>σ</m:t>
        </m:r>
      </m:oMath>
      <w:del w:id="1828" w:author="PR Preview" w:date="2026-01-01T00:00:00Z">
        <w:r>
          <w:delText xml:space="preserve">-additive set functions</w:delText>
        </w:r>
      </w:del>
    </w:p>
    <w:p>
      <w:pPr>
        <w:numPr>
          <w:ilvl w:val="0"/>
          <w:numId w:val="1024"/>
        </w:numPr>
      </w:pPr>
      <w:del w:id="1829" w:author="PR Preview" w:date="2026-01-01T00:00:00Z">
        <w:r>
          <w:delText xml:space="preserve">Wikipedia contributors (2026l)</w:delText>
        </w:r>
      </w:del>
      <w:del w:id="1830" w:author="PR Preview" w:date="2026-01-01T00:00:00Z">
        <w:r>
          <w:delText xml:space="preserve"> </w:delText>
        </w:r>
      </w:del>
      <w:del w:id="1831" w:author="PR Preview" w:date="2026-01-01T00:00:00Z">
        <w:r>
          <w:delText xml:space="preserve">— measures, with examples</w:delText>
        </w:r>
      </w:del>
    </w:p>
    <w:p>
      <w:pPr>
        <w:numPr>
          <w:ilvl w:val="0"/>
          <w:numId w:val="1024"/>
        </w:numPr>
      </w:pPr>
      <w:del w:id="1832" w:author="PR Preview" w:date="2026-01-01T00:00:00Z">
        <w:r>
          <w:delText xml:space="preserve">Wikipedia contributors (2026d)</w:delText>
        </w:r>
      </w:del>
      <w:del w:id="1833" w:author="PR Preview" w:date="2026-01-01T00:00:00Z">
        <w:r>
          <w:delText xml:space="preserve"> </w:delText>
        </w:r>
      </w:del>
      <w:del w:id="1834" w:author="PR Preview" w:date="2026-01-01T00:00:00Z">
        <w:r>
          <w:delText xml:space="preserve">— counting measure</w:delText>
        </w:r>
      </w:del>
    </w:p>
    <w:p>
      <w:pPr>
        <w:numPr>
          <w:ilvl w:val="0"/>
          <w:numId w:val="1024"/>
        </w:numPr>
      </w:pPr>
      <w:del w:id="1835" w:author="PR Preview" w:date="2026-01-01T00:00:00Z">
        <w:r>
          <w:delText xml:space="preserve">Wikipedia contributors (2026k)</w:delText>
        </w:r>
      </w:del>
      <w:del w:id="1836" w:author="PR Preview" w:date="2026-01-01T00:00:00Z">
        <w:r>
          <w:delText xml:space="preserve"> </w:delText>
        </w:r>
      </w:del>
      <w:del w:id="1837" w:author="PR Preview" w:date="2026-01-01T00:00:00Z">
        <w:r>
          <w:delText xml:space="preserve">— measurable spaces</w:delText>
        </w:r>
      </w:del>
    </w:p>
    <w:p>
      <w:pPr>
        <w:numPr>
          <w:ilvl w:val="0"/>
          <w:numId w:val="1024"/>
        </w:numPr>
      </w:pPr>
      <w:del w:id="1838" w:author="PR Preview" w:date="2026-01-01T00:00:00Z">
        <w:r>
          <w:delText xml:space="preserve">Wikipedia contributors (2026i)</w:delText>
        </w:r>
      </w:del>
      <w:del w:id="1839" w:author="PR Preview" w:date="2026-01-01T00:00:00Z">
        <w:r>
          <w:delText xml:space="preserve"> </w:delText>
        </w:r>
      </w:del>
      <w:del w:id="1840" w:author="PR Preview" w:date="2026-01-01T00:00:00Z">
        <w:r>
          <w:delText xml:space="preserve">— Lebesgue measure and its construction</w:delText>
        </w:r>
      </w:del>
    </w:p>
    <w:p>
      <w:pPr>
        <w:numPr>
          <w:ilvl w:val="0"/>
          <w:numId w:val="1024"/>
        </w:numPr>
      </w:pPr>
      <w:del w:id="1841" w:author="PR Preview" w:date="2026-01-01T00:00:00Z">
        <w:r>
          <w:delText xml:space="preserve">Wikipedia contributors (2026n)</w:delText>
        </w:r>
      </w:del>
      <w:del w:id="1842" w:author="PR Preview" w:date="2026-01-01T00:00:00Z">
        <w:r>
          <w:delText xml:space="preserve"> </w:delText>
        </w:r>
      </w:del>
      <w:del w:id="1843" w:author="PR Preview" w:date="2026-01-01T00:00:00Z">
        <w:r>
          <w:delText xml:space="preserve">— null sets</w:delText>
        </w:r>
      </w:del>
    </w:p>
    <w:p>
      <w:pPr>
        <w:numPr>
          <w:ilvl w:val="0"/>
          <w:numId w:val="1024"/>
        </w:numPr>
      </w:pPr>
      <w:del w:id="1844" w:author="PR Preview" w:date="2026-01-01T00:00:00Z">
        <w:r>
          <w:delText xml:space="preserve">Wikipedia contributors (2026a)</w:delText>
        </w:r>
      </w:del>
      <w:del w:id="1845" w:author="PR Preview" w:date="2026-01-01T00:00:00Z">
        <w:r>
          <w:delText xml:space="preserve"> </w:delText>
        </w:r>
      </w:del>
      <w:del w:id="1846" w:author="PR Preview" w:date="2026-01-01T00:00:00Z">
        <w:r>
          <w:delText xml:space="preserve">— properties that hold almost everywhere</w:delText>
        </w:r>
      </w:del>
    </w:p>
    <w:p>
      <w:pPr>
        <w:numPr>
          <w:ilvl w:val="0"/>
          <w:numId w:val="1024"/>
        </w:numPr>
      </w:pPr>
      <w:del w:id="1847" w:author="PR Preview" w:date="2026-01-01T00:00:00Z">
        <w:r>
          <w:delText xml:space="preserve">Wikipedia contributors (2026g)</w:delText>
        </w:r>
      </w:del>
      <w:del w:id="1848" w:author="PR Preview" w:date="2026-01-01T00:00:00Z">
        <w:r>
          <w:delText xml:space="preserve"> </w:delText>
        </w:r>
      </w:del>
      <w:del w:id="1849" w:author="PR Preview" w:date="2026-01-01T00:00:00Z">
        <w:r>
          <w:delText xml:space="preserve">— finite measures</w:delText>
        </w:r>
      </w:del>
    </w:p>
    <w:p>
      <w:pPr>
        <w:numPr>
          <w:ilvl w:val="0"/>
          <w:numId w:val="1024"/>
        </w:numPr>
      </w:pPr>
      <w:del w:id="1850" w:author="PR Preview" w:date="2026-01-01T00:00:00Z">
        <w:r>
          <w:delText xml:space="preserve">Wikipedia contributors (2026v)</w:delText>
        </w:r>
      </w:del>
      <w:del w:id="1851" w:author="PR Preview" w:date="2026-01-01T00:00:00Z">
        <w:r>
          <w:delText xml:space="preserve"> </w:delText>
        </w:r>
      </w:del>
      <w:del w:id="1852" w:author="PR Preview" w:date="2026-01-01T00:00:00Z">
        <w:r>
          <w:delText xml:space="preserve">—</w:delText>
        </w:r>
      </w:del>
      <w:del w:id="1853" w:author="PR Preview" w:date="2026-01-01T00:00:00Z">
        <w:r>
          <w:delText xml:space="preserve"> </w:delText>
        </w:r>
      </w:del>
      <m:oMath>
        <m:r>
          <m:t>σ</m:t>
        </m:r>
      </m:oMath>
      <w:del w:id="1854" w:author="PR Preview" w:date="2026-01-01T00:00:00Z">
        <w:r>
          <w:delText xml:space="preserve">-finite measures</w:delText>
        </w:r>
      </w:del>
    </w:p>
    <w:p>
      <w:pPr>
        <w:numPr>
          <w:ilvl w:val="0"/>
          <w:numId w:val="1024"/>
        </w:numPr>
      </w:pPr>
      <w:del w:id="1855" w:author="PR Preview" w:date="2026-01-01T00:00:00Z">
        <w:r>
          <w:delText xml:space="preserve">Wikipedia contributors (2026p)</w:delText>
        </w:r>
      </w:del>
      <w:del w:id="1856" w:author="PR Preview" w:date="2026-01-01T00:00:00Z">
        <w:r>
          <w:delText xml:space="preserve"> </w:delText>
        </w:r>
      </w:del>
      <w:del w:id="1857" w:author="PR Preview" w:date="2026-01-01T00:00:00Z">
        <w:r>
          <w:delText xml:space="preserve">— probability measures</w:delText>
        </w:r>
      </w:del>
    </w:p>
    <w:p>
      <w:pPr>
        <w:numPr>
          <w:ilvl w:val="0"/>
          <w:numId w:val="1024"/>
        </w:numPr>
      </w:pPr>
      <w:del w:id="1858" w:author="PR Preview" w:date="2026-01-01T00:00:00Z">
        <w:r>
          <w:delText xml:space="preserve">Wikipedia contributors (2026q)</w:delText>
        </w:r>
      </w:del>
      <w:del w:id="1859" w:author="PR Preview" w:date="2026-01-01T00:00:00Z">
        <w:r>
          <w:delText xml:space="preserve"> </w:delText>
        </w:r>
      </w:del>
      <w:del w:id="1860" w:author="PR Preview" w:date="2026-01-01T00:00:00Z">
        <w:r>
          <w:delText xml:space="preserve">— probability spaces</w:delText>
        </w:r>
      </w:del>
    </w:p>
    <w:p>
      <w:pPr>
        <w:numPr>
          <w:ilvl w:val="0"/>
          <w:numId w:val="1024"/>
        </w:numPr>
      </w:pPr>
      <w:del w:id="1861" w:author="PR Preview" w:date="2026-01-01T00:00:00Z">
        <w:r>
          <w:delText xml:space="preserve">Wikipedia contributors (2026r)</w:delText>
        </w:r>
      </w:del>
      <w:del w:id="1862" w:author="PR Preview" w:date="2026-01-01T00:00:00Z">
        <w:r>
          <w:delText xml:space="preserve"> </w:delText>
        </w:r>
      </w:del>
      <w:del w:id="1863" w:author="PR Preview" w:date="2026-01-01T00:00:00Z">
        <w:r>
          <w:delText xml:space="preserve">— sample spaces</w:delText>
        </w:r>
      </w:del>
    </w:p>
    <w:p>
      <w:pPr>
        <w:numPr>
          <w:ilvl w:val="0"/>
          <w:numId w:val="1024"/>
        </w:numPr>
      </w:pPr>
      <w:del w:id="1864" w:author="PR Preview" w:date="2026-01-01T00:00:00Z">
        <w:r>
          <w:delText xml:space="preserve">Wikipedia contributors (2026f)</w:delText>
        </w:r>
      </w:del>
      <w:del w:id="1865" w:author="PR Preview" w:date="2026-01-01T00:00:00Z">
        <w:r>
          <w:delText xml:space="preserve"> </w:delText>
        </w:r>
      </w:del>
      <w:del w:id="1866" w:author="PR Preview" w:date="2026-01-01T00:00:00Z">
        <w:r>
          <w:delText xml:space="preserve">— events</w:delText>
        </w:r>
      </w:del>
    </w:p>
    <w:p>
      <w:pPr>
        <w:numPr>
          <w:ilvl w:val="0"/>
          <w:numId w:val="1024"/>
        </w:numPr>
      </w:pPr>
      <w:del w:id="1867" w:author="PR Preview" w:date="2026-01-01T00:00:00Z">
        <w:r>
          <w:delText xml:space="preserve">Wikipedia contributors (2026o)</w:delText>
        </w:r>
      </w:del>
      <w:del w:id="1868" w:author="PR Preview" w:date="2026-01-01T00:00:00Z">
        <w:r>
          <w:delText xml:space="preserve"> </w:delText>
        </w:r>
      </w:del>
      <w:del w:id="1869" w:author="PR Preview" w:date="2026-01-01T00:00:00Z">
        <w:r>
          <w:delText xml:space="preserve">— outcomes</w:delText>
        </w:r>
      </w:del>
    </w:p>
    <w:p>
      <w:pPr>
        <w:numPr>
          <w:ilvl w:val="0"/>
          <w:numId w:val="1024"/>
        </w:numPr>
      </w:pPr>
      <w:del w:id="1870" w:author="PR Preview" w:date="2026-01-01T00:00:00Z">
        <w:r>
          <w:delText xml:space="preserve">Wikipedia contributors (2026j)</w:delText>
        </w:r>
      </w:del>
      <w:del w:id="1871" w:author="PR Preview" w:date="2026-01-01T00:00:00Z">
        <w:r>
          <w:delText xml:space="preserve"> </w:delText>
        </w:r>
      </w:del>
      <w:del w:id="1872" w:author="PR Preview" w:date="2026-01-01T00:00:00Z">
        <w:r>
          <w:delText xml:space="preserve">— measurable functions</w:delText>
        </w:r>
      </w:del>
    </w:p>
    <w:p>
      <w:pPr>
        <w:numPr>
          <w:ilvl w:val="0"/>
          <w:numId w:val="1024"/>
        </w:numPr>
      </w:pPr>
      <w:del w:id="1873" w:author="PR Preview" w:date="2026-01-01T00:00:00Z">
        <w:r>
          <w:delText xml:space="preserve">Wikipedia contributors (2026h)</w:delText>
        </w:r>
      </w:del>
      <w:del w:id="1874" w:author="PR Preview" w:date="2026-01-01T00:00:00Z">
        <w:r>
          <w:delText xml:space="preserve"> </w:delText>
        </w:r>
      </w:del>
      <w:del w:id="1875" w:author="PR Preview" w:date="2026-01-01T00:00:00Z">
        <w:r>
          <w:delText xml:space="preserve">— the Lebesgue integral</w:delText>
        </w:r>
      </w:del>
    </w:p>
    <w:p>
      <w:pPr>
        <w:numPr>
          <w:ilvl w:val="0"/>
          <w:numId w:val="1024"/>
        </w:numPr>
      </w:pPr>
      <w:ins w:id="1876" w:author="PR Preview" w:date="2026-01-01T00:00:00Z">
        <w:r>
          <w:t xml:space="preserve">Billingsley [2]</w:t>
        </w:r>
      </w:ins>
      <w:ins w:id="1877" w:author="PR Preview" w:date="2026-01-01T00:00:00Z">
        <w:r>
          <w:t xml:space="preserve"> </w:t>
        </w:r>
      </w:ins>
      <w:ins w:id="1878" w:author="PR Preview" w:date="2026-01-01T00:00:00Z">
        <w:r>
          <w:t xml:space="preserve">develops measure theory and builds probability on it.</w:t>
        </w:r>
      </w:ins>
      <w:ins w:id="1879" w:author="PR Preview" w:date="2026-01-01T00:00:00Z">
        <w:r>
          <w:t xml:space="preserve"> </w:t>
        </w:r>
      </w:ins>
      <w:ins w:id="1880" w:author="PR Preview" w:date="2026-01-01T00:00:00Z">
        <w:r>
          <w:t xml:space="preserve">Its early chapters define</w:t>
        </w:r>
      </w:ins>
      <w:ins w:id="1881" w:author="PR Preview" w:date="2026-01-01T00:00:00Z">
        <w:r>
          <w:t xml:space="preserve"> </w:t>
        </w:r>
      </w:ins>
      <m:oMath>
        <m:r>
          <m:t>σ</m:t>
        </m:r>
      </m:oMath>
      <w:ins w:id="1882" w:author="PR Preview" w:date="2026-01-01T00:00:00Z">
        <w:r>
          <w:t xml:space="preserve">-algebras, measures, and their basic properties.</w:t>
        </w:r>
      </w:ins>
    </w:p>
    <w:p>
      <w:pPr>
        <w:numPr>
          <w:ilvl w:val="0"/>
          <w:numId w:val="1024"/>
        </w:numPr>
      </w:pPr>
      <w:ins w:id="1883" w:author="PR Preview" w:date="2026-01-01T00:00:00Z">
        <w:r>
          <w:t xml:space="preserve">Folland [25]</w:t>
        </w:r>
      </w:ins>
      <w:ins w:id="1884" w:author="PR Preview" w:date="2026-01-01T00:00:00Z">
        <w:r>
          <w:t xml:space="preserve"> </w:t>
        </w:r>
      </w:ins>
      <w:ins w:id="1885" w:author="PR Preview" w:date="2026-01-01T00:00:00Z">
        <w:r>
          <w:t xml:space="preserve">is a graduate text on measure and integration;</w:t>
        </w:r>
      </w:ins>
      <w:ins w:id="1886" w:author="PR Preview" w:date="2026-01-01T00:00:00Z">
        <w:r>
          <w:t xml:space="preserve"> </w:t>
        </w:r>
      </w:ins>
      <w:ins w:id="1887" w:author="PR Preview" w:date="2026-01-01T00:00:00Z">
        <w:r>
          <w:t xml:space="preserve">its first chapters treat</w:t>
        </w:r>
      </w:ins>
      <w:ins w:id="1888" w:author="PR Preview" w:date="2026-01-01T00:00:00Z">
        <w:r>
          <w:t xml:space="preserve"> </w:t>
        </w:r>
      </w:ins>
      <m:oMath>
        <m:r>
          <m:t>σ</m:t>
        </m:r>
      </m:oMath>
      <w:ins w:id="1889" w:author="PR Preview" w:date="2026-01-01T00:00:00Z">
        <w:r>
          <w:t xml:space="preserve">-algebras and measures.</w:t>
        </w:r>
      </w:ins>
    </w:p>
    <w:p>
      <w:pPr>
        <w:numPr>
          <w:ilvl w:val="0"/>
          <w:numId w:val="1024"/>
        </w:numPr>
      </w:pPr>
      <w:ins w:id="1890" w:author="PR Preview" w:date="2026-01-01T00:00:00Z">
        <w:r>
          <w:t xml:space="preserve">Gut [26]</w:t>
        </w:r>
      </w:ins>
      <w:ins w:id="1891" w:author="PR Preview" w:date="2026-01-01T00:00:00Z">
        <w:r>
          <w:t xml:space="preserve"> </w:t>
        </w:r>
      </w:ins>
      <w:ins w:id="1892" w:author="PR Preview" w:date="2026-01-01T00:00:00Z">
        <w:r>
          <w:t xml:space="preserve">is a graduate course in probability</w:t>
        </w:r>
      </w:ins>
      <w:ins w:id="1893" w:author="PR Preview" w:date="2026-01-01T00:00:00Z">
        <w:r>
          <w:t xml:space="preserve"> </w:t>
        </w:r>
      </w:ins>
      <w:ins w:id="1894" w:author="PR Preview" w:date="2026-01-01T00:00:00Z">
        <w:r>
          <w:t xml:space="preserve">that opens with a chapter on introductory measure theory.</w:t>
        </w:r>
      </w:ins>
    </w:p>
    <w:p>
      <w:pPr>
        <w:numPr>
          <w:ilvl w:val="0"/>
          <w:numId w:val="1024"/>
        </w:numPr>
      </w:pPr>
      <w:ins w:id="1895" w:author="PR Preview" w:date="2026-01-01T00:00:00Z">
        <w:r>
          <w:t xml:space="preserve">Wikipedia contributors [1]</w:t>
        </w:r>
      </w:ins>
      <w:ins w:id="1896" w:author="PR Preview" w:date="2026-01-01T00:00:00Z">
        <w:r>
          <w:t xml:space="preserve"> </w:t>
        </w:r>
      </w:ins>
      <w:ins w:id="1897" w:author="PR Preview" w:date="2026-01-01T00:00:00Z">
        <w:r>
          <w:t xml:space="preserve">—</w:t>
        </w:r>
      </w:ins>
      <w:ins w:id="1898" w:author="PR Preview" w:date="2026-01-01T00:00:00Z">
        <w:r>
          <w:t xml:space="preserve"> </w:t>
        </w:r>
      </w:ins>
      <m:oMath>
        <m:r>
          <m:t>σ</m:t>
        </m:r>
      </m:oMath>
      <w:ins w:id="1899" w:author="PR Preview" w:date="2026-01-01T00:00:00Z">
        <w:r>
          <w:t xml:space="preserve">-algebras and their generators</w:t>
        </w:r>
      </w:ins>
    </w:p>
    <w:p>
      <w:pPr>
        <w:numPr>
          <w:ilvl w:val="0"/>
          <w:numId w:val="1024"/>
        </w:numPr>
      </w:pPr>
      <w:ins w:id="1900" w:author="PR Preview" w:date="2026-01-01T00:00:00Z">
        <w:r>
          <w:t xml:space="preserve">Wikipedia contributors [4]</w:t>
        </w:r>
      </w:ins>
      <w:ins w:id="1901" w:author="PR Preview" w:date="2026-01-01T00:00:00Z">
        <w:r>
          <w:t xml:space="preserve"> </w:t>
        </w:r>
      </w:ins>
      <w:ins w:id="1902" w:author="PR Preview" w:date="2026-01-01T00:00:00Z">
        <w:r>
          <w:t xml:space="preserve">— closure under an operation</w:t>
        </w:r>
      </w:ins>
    </w:p>
    <w:p>
      <w:pPr>
        <w:numPr>
          <w:ilvl w:val="0"/>
          <w:numId w:val="1024"/>
        </w:numPr>
      </w:pPr>
      <w:ins w:id="1903" w:author="PR Preview" w:date="2026-01-01T00:00:00Z">
        <w:r>
          <w:t xml:space="preserve">Wikipedia contributors [5]</w:t>
        </w:r>
      </w:ins>
      <w:ins w:id="1904" w:author="PR Preview" w:date="2026-01-01T00:00:00Z">
        <w:r>
          <w:t xml:space="preserve"> </w:t>
        </w:r>
      </w:ins>
      <w:ins w:id="1905" w:author="PR Preview" w:date="2026-01-01T00:00:00Z">
        <w:r>
          <w:t xml:space="preserve">— Borel sets</w:t>
        </w:r>
      </w:ins>
    </w:p>
    <w:p>
      <w:pPr>
        <w:numPr>
          <w:ilvl w:val="0"/>
          <w:numId w:val="1024"/>
        </w:numPr>
      </w:pPr>
      <w:ins w:id="1906" w:author="PR Preview" w:date="2026-01-01T00:00:00Z">
        <w:r>
          <w:t xml:space="preserve">Wikipedia contributors [6]</w:t>
        </w:r>
      </w:ins>
      <w:ins w:id="1907" w:author="PR Preview" w:date="2026-01-01T00:00:00Z">
        <w:r>
          <w:t xml:space="preserve"> </w:t>
        </w:r>
      </w:ins>
      <w:ins w:id="1908" w:author="PR Preview" w:date="2026-01-01T00:00:00Z">
        <w:r>
          <w:t xml:space="preserve">— disjoint sets</w:t>
        </w:r>
      </w:ins>
    </w:p>
    <w:p>
      <w:pPr>
        <w:numPr>
          <w:ilvl w:val="0"/>
          <w:numId w:val="1024"/>
        </w:numPr>
      </w:pPr>
      <w:ins w:id="1909" w:author="PR Preview" w:date="2026-01-01T00:00:00Z">
        <w:r>
          <w:t xml:space="preserve">Wikipedia contributors [7]</w:t>
        </w:r>
      </w:ins>
      <w:ins w:id="1910" w:author="PR Preview" w:date="2026-01-01T00:00:00Z">
        <w:r>
          <w:t xml:space="preserve"> </w:t>
        </w:r>
      </w:ins>
      <w:ins w:id="1911" w:author="PR Preview" w:date="2026-01-01T00:00:00Z">
        <w:r>
          <w:t xml:space="preserve">— series and partial sums</w:t>
        </w:r>
      </w:ins>
    </w:p>
    <w:p>
      <w:pPr>
        <w:numPr>
          <w:ilvl w:val="0"/>
          <w:numId w:val="1024"/>
        </w:numPr>
      </w:pPr>
      <w:ins w:id="1912" w:author="PR Preview" w:date="2026-01-01T00:00:00Z">
        <w:r>
          <w:t xml:space="preserve">Wikipedia contributors [8]</w:t>
        </w:r>
      </w:ins>
      <w:ins w:id="1913" w:author="PR Preview" w:date="2026-01-01T00:00:00Z">
        <w:r>
          <w:t xml:space="preserve"> </w:t>
        </w:r>
      </w:ins>
      <w:ins w:id="1914" w:author="PR Preview" w:date="2026-01-01T00:00:00Z">
        <w:r>
          <w:t xml:space="preserve">— the monotone convergence theorem</w:t>
        </w:r>
      </w:ins>
    </w:p>
    <w:p>
      <w:pPr>
        <w:numPr>
          <w:ilvl w:val="0"/>
          <w:numId w:val="1024"/>
        </w:numPr>
      </w:pPr>
      <w:ins w:id="1915" w:author="PR Preview" w:date="2026-01-01T00:00:00Z">
        <w:r>
          <w:t xml:space="preserve">Wikipedia contributors [9]</w:t>
        </w:r>
      </w:ins>
      <w:ins w:id="1916" w:author="PR Preview" w:date="2026-01-01T00:00:00Z">
        <w:r>
          <w:t xml:space="preserve"> </w:t>
        </w:r>
      </w:ins>
      <w:ins w:id="1917" w:author="PR Preview" w:date="2026-01-01T00:00:00Z">
        <w:r>
          <w:t xml:space="preserve">— additive and</w:t>
        </w:r>
      </w:ins>
      <w:ins w:id="1918" w:author="PR Preview" w:date="2026-01-01T00:00:00Z">
        <w:r>
          <w:t xml:space="preserve"> </w:t>
        </w:r>
      </w:ins>
      <m:oMath>
        <m:r>
          <m:t>σ</m:t>
        </m:r>
      </m:oMath>
      <w:ins w:id="1919" w:author="PR Preview" w:date="2026-01-01T00:00:00Z">
        <w:r>
          <w:t xml:space="preserve">-additive set functions</w:t>
        </w:r>
      </w:ins>
    </w:p>
    <w:p>
      <w:pPr>
        <w:numPr>
          <w:ilvl w:val="0"/>
          <w:numId w:val="1024"/>
        </w:numPr>
      </w:pPr>
      <w:ins w:id="1920" w:author="PR Preview" w:date="2026-01-01T00:00:00Z">
        <w:r>
          <w:t xml:space="preserve">Wikipedia contributors [10]</w:t>
        </w:r>
      </w:ins>
      <w:ins w:id="1921" w:author="PR Preview" w:date="2026-01-01T00:00:00Z">
        <w:r>
          <w:t xml:space="preserve"> </w:t>
        </w:r>
      </w:ins>
      <w:ins w:id="1922" w:author="PR Preview" w:date="2026-01-01T00:00:00Z">
        <w:r>
          <w:t xml:space="preserve">— measures, with examples</w:t>
        </w:r>
      </w:ins>
    </w:p>
    <w:p>
      <w:pPr>
        <w:numPr>
          <w:ilvl w:val="0"/>
          <w:numId w:val="1024"/>
        </w:numPr>
      </w:pPr>
      <w:ins w:id="1923" w:author="PR Preview" w:date="2026-01-01T00:00:00Z">
        <w:r>
          <w:t xml:space="preserve">Wikipedia contributors [11]</w:t>
        </w:r>
      </w:ins>
      <w:ins w:id="1924" w:author="PR Preview" w:date="2026-01-01T00:00:00Z">
        <w:r>
          <w:t xml:space="preserve"> </w:t>
        </w:r>
      </w:ins>
      <w:ins w:id="1925" w:author="PR Preview" w:date="2026-01-01T00:00:00Z">
        <w:r>
          <w:t xml:space="preserve">— counting measure</w:t>
        </w:r>
      </w:ins>
    </w:p>
    <w:p>
      <w:pPr>
        <w:numPr>
          <w:ilvl w:val="0"/>
          <w:numId w:val="1024"/>
        </w:numPr>
      </w:pPr>
      <w:ins w:id="1926" w:author="PR Preview" w:date="2026-01-01T00:00:00Z">
        <w:r>
          <w:t xml:space="preserve">Wikipedia contributors [12]</w:t>
        </w:r>
      </w:ins>
      <w:ins w:id="1927" w:author="PR Preview" w:date="2026-01-01T00:00:00Z">
        <w:r>
          <w:t xml:space="preserve"> </w:t>
        </w:r>
      </w:ins>
      <w:ins w:id="1928" w:author="PR Preview" w:date="2026-01-01T00:00:00Z">
        <w:r>
          <w:t xml:space="preserve">— measurable spaces</w:t>
        </w:r>
      </w:ins>
    </w:p>
    <w:p>
      <w:pPr>
        <w:numPr>
          <w:ilvl w:val="0"/>
          <w:numId w:val="1024"/>
        </w:numPr>
      </w:pPr>
      <w:ins w:id="1929" w:author="PR Preview" w:date="2026-01-01T00:00:00Z">
        <w:r>
          <w:t xml:space="preserve">Wikipedia contributors [13]</w:t>
        </w:r>
      </w:ins>
      <w:ins w:id="1930" w:author="PR Preview" w:date="2026-01-01T00:00:00Z">
        <w:r>
          <w:t xml:space="preserve"> </w:t>
        </w:r>
      </w:ins>
      <w:ins w:id="1931" w:author="PR Preview" w:date="2026-01-01T00:00:00Z">
        <w:r>
          <w:t xml:space="preserve">— Lebesgue measure and its construction</w:t>
        </w:r>
      </w:ins>
    </w:p>
    <w:p>
      <w:pPr>
        <w:numPr>
          <w:ilvl w:val="0"/>
          <w:numId w:val="1024"/>
        </w:numPr>
      </w:pPr>
      <w:ins w:id="1932" w:author="PR Preview" w:date="2026-01-01T00:00:00Z">
        <w:r>
          <w:t xml:space="preserve">Wikipedia contributors [14]</w:t>
        </w:r>
      </w:ins>
      <w:ins w:id="1933" w:author="PR Preview" w:date="2026-01-01T00:00:00Z">
        <w:r>
          <w:t xml:space="preserve"> </w:t>
        </w:r>
      </w:ins>
      <w:ins w:id="1934" w:author="PR Preview" w:date="2026-01-01T00:00:00Z">
        <w:r>
          <w:t xml:space="preserve">— null sets</w:t>
        </w:r>
      </w:ins>
    </w:p>
    <w:p>
      <w:pPr>
        <w:numPr>
          <w:ilvl w:val="0"/>
          <w:numId w:val="1024"/>
        </w:numPr>
      </w:pPr>
      <w:ins w:id="1935" w:author="PR Preview" w:date="2026-01-01T00:00:00Z">
        <w:r>
          <w:t xml:space="preserve">Wikipedia contributors [15]</w:t>
        </w:r>
      </w:ins>
      <w:ins w:id="1936" w:author="PR Preview" w:date="2026-01-01T00:00:00Z">
        <w:r>
          <w:t xml:space="preserve"> </w:t>
        </w:r>
      </w:ins>
      <w:ins w:id="1937" w:author="PR Preview" w:date="2026-01-01T00:00:00Z">
        <w:r>
          <w:t xml:space="preserve">— properties that hold almost everywhere</w:t>
        </w:r>
      </w:ins>
    </w:p>
    <w:p>
      <w:pPr>
        <w:numPr>
          <w:ilvl w:val="0"/>
          <w:numId w:val="1024"/>
        </w:numPr>
      </w:pPr>
      <w:ins w:id="1938" w:author="PR Preview" w:date="2026-01-01T00:00:00Z">
        <w:r>
          <w:t xml:space="preserve">Wikipedia contributors [16]</w:t>
        </w:r>
      </w:ins>
      <w:ins w:id="1939" w:author="PR Preview" w:date="2026-01-01T00:00:00Z">
        <w:r>
          <w:t xml:space="preserve"> </w:t>
        </w:r>
      </w:ins>
      <w:ins w:id="1940" w:author="PR Preview" w:date="2026-01-01T00:00:00Z">
        <w:r>
          <w:t xml:space="preserve">— finite measures</w:t>
        </w:r>
      </w:ins>
    </w:p>
    <w:p>
      <w:pPr>
        <w:numPr>
          <w:ilvl w:val="0"/>
          <w:numId w:val="1024"/>
        </w:numPr>
      </w:pPr>
      <w:ins w:id="1941" w:author="PR Preview" w:date="2026-01-01T00:00:00Z">
        <w:r>
          <w:t xml:space="preserve">Wikipedia contributors [17]</w:t>
        </w:r>
      </w:ins>
      <w:ins w:id="1942" w:author="PR Preview" w:date="2026-01-01T00:00:00Z">
        <w:r>
          <w:t xml:space="preserve"> </w:t>
        </w:r>
      </w:ins>
      <w:ins w:id="1943" w:author="PR Preview" w:date="2026-01-01T00:00:00Z">
        <w:r>
          <w:t xml:space="preserve">—</w:t>
        </w:r>
      </w:ins>
      <w:ins w:id="1944" w:author="PR Preview" w:date="2026-01-01T00:00:00Z">
        <w:r>
          <w:t xml:space="preserve"> </w:t>
        </w:r>
      </w:ins>
      <m:oMath>
        <m:r>
          <m:t>σ</m:t>
        </m:r>
      </m:oMath>
      <w:ins w:id="1945" w:author="PR Preview" w:date="2026-01-01T00:00:00Z">
        <w:r>
          <w:t xml:space="preserve">-finite measures</w:t>
        </w:r>
      </w:ins>
    </w:p>
    <w:p>
      <w:pPr>
        <w:numPr>
          <w:ilvl w:val="0"/>
          <w:numId w:val="1024"/>
        </w:numPr>
      </w:pPr>
      <w:ins w:id="1946" w:author="PR Preview" w:date="2026-01-01T00:00:00Z">
        <w:r>
          <w:t xml:space="preserve">Wikipedia contributors [18]</w:t>
        </w:r>
      </w:ins>
      <w:ins w:id="1947" w:author="PR Preview" w:date="2026-01-01T00:00:00Z">
        <w:r>
          <w:t xml:space="preserve"> </w:t>
        </w:r>
      </w:ins>
      <w:ins w:id="1948" w:author="PR Preview" w:date="2026-01-01T00:00:00Z">
        <w:r>
          <w:t xml:space="preserve">— probability measures</w:t>
        </w:r>
      </w:ins>
    </w:p>
    <w:p>
      <w:pPr>
        <w:numPr>
          <w:ilvl w:val="0"/>
          <w:numId w:val="1024"/>
        </w:numPr>
      </w:pPr>
      <w:ins w:id="1949" w:author="PR Preview" w:date="2026-01-01T00:00:00Z">
        <w:r>
          <w:t xml:space="preserve">Wikipedia contributors [19]</w:t>
        </w:r>
      </w:ins>
      <w:ins w:id="1950" w:author="PR Preview" w:date="2026-01-01T00:00:00Z">
        <w:r>
          <w:t xml:space="preserve"> </w:t>
        </w:r>
      </w:ins>
      <w:ins w:id="1951" w:author="PR Preview" w:date="2026-01-01T00:00:00Z">
        <w:r>
          <w:t xml:space="preserve">— probability spaces</w:t>
        </w:r>
      </w:ins>
    </w:p>
    <w:p>
      <w:pPr>
        <w:numPr>
          <w:ilvl w:val="0"/>
          <w:numId w:val="1024"/>
        </w:numPr>
      </w:pPr>
      <w:ins w:id="1952" w:author="PR Preview" w:date="2026-01-01T00:00:00Z">
        <w:r>
          <w:t xml:space="preserve">Wikipedia contributors [20]</w:t>
        </w:r>
      </w:ins>
      <w:ins w:id="1953" w:author="PR Preview" w:date="2026-01-01T00:00:00Z">
        <w:r>
          <w:t xml:space="preserve"> </w:t>
        </w:r>
      </w:ins>
      <w:ins w:id="1954" w:author="PR Preview" w:date="2026-01-01T00:00:00Z">
        <w:r>
          <w:t xml:space="preserve">— sample spaces</w:t>
        </w:r>
      </w:ins>
    </w:p>
    <w:p>
      <w:pPr>
        <w:numPr>
          <w:ilvl w:val="0"/>
          <w:numId w:val="1024"/>
        </w:numPr>
      </w:pPr>
      <w:ins w:id="1955" w:author="PR Preview" w:date="2026-01-01T00:00:00Z">
        <w:r>
          <w:t xml:space="preserve">Wikipedia contributors [22]</w:t>
        </w:r>
      </w:ins>
      <w:ins w:id="1956" w:author="PR Preview" w:date="2026-01-01T00:00:00Z">
        <w:r>
          <w:t xml:space="preserve"> </w:t>
        </w:r>
      </w:ins>
      <w:ins w:id="1957" w:author="PR Preview" w:date="2026-01-01T00:00:00Z">
        <w:r>
          <w:t xml:space="preserve">— events</w:t>
        </w:r>
      </w:ins>
    </w:p>
    <w:p>
      <w:pPr>
        <w:numPr>
          <w:ilvl w:val="0"/>
          <w:numId w:val="1024"/>
        </w:numPr>
      </w:pPr>
      <w:ins w:id="1958" w:author="PR Preview" w:date="2026-01-01T00:00:00Z">
        <w:r>
          <w:t xml:space="preserve">Wikipedia contributors [21]</w:t>
        </w:r>
      </w:ins>
      <w:ins w:id="1959" w:author="PR Preview" w:date="2026-01-01T00:00:00Z">
        <w:r>
          <w:t xml:space="preserve"> </w:t>
        </w:r>
      </w:ins>
      <w:ins w:id="1960" w:author="PR Preview" w:date="2026-01-01T00:00:00Z">
        <w:r>
          <w:t xml:space="preserve">— outcomes</w:t>
        </w:r>
      </w:ins>
    </w:p>
    <w:p>
      <w:pPr>
        <w:numPr>
          <w:ilvl w:val="0"/>
          <w:numId w:val="1024"/>
        </w:numPr>
      </w:pPr>
      <w:ins w:id="1961" w:author="PR Preview" w:date="2026-01-01T00:00:00Z">
        <w:r>
          <w:t xml:space="preserve">Wikipedia contributors [23]</w:t>
        </w:r>
      </w:ins>
      <w:ins w:id="1962" w:author="PR Preview" w:date="2026-01-01T00:00:00Z">
        <w:r>
          <w:t xml:space="preserve"> </w:t>
        </w:r>
      </w:ins>
      <w:ins w:id="1963" w:author="PR Preview" w:date="2026-01-01T00:00:00Z">
        <w:r>
          <w:t xml:space="preserve">— measurable functions</w:t>
        </w:r>
      </w:ins>
    </w:p>
    <w:p>
      <w:pPr>
        <w:numPr>
          <w:ilvl w:val="0"/>
          <w:numId w:val="1024"/>
        </w:numPr>
      </w:pPr>
      <w:ins w:id="1964" w:author="PR Preview" w:date="2026-01-01T00:00:00Z">
        <w:r>
          <w:t xml:space="preserve">Wikipedia contributors [24]</w:t>
        </w:r>
      </w:ins>
      <w:ins w:id="1965" w:author="PR Preview" w:date="2026-01-01T00:00:00Z">
        <w:r>
          <w:t xml:space="preserve"> </w:t>
        </w:r>
      </w:ins>
      <w:ins w:id="1966" w:author="PR Preview" w:date="2026-01-01T00:00:00Z">
        <w:r>
          <w:t xml:space="preserve">— the Lebesgue integral</w:t>
        </w:r>
      </w:ins>
    </w:p>
    <w:bookmarkEnd w:id="148"/>
    <w:bookmarkStart w:id="201" w:name="references"/>
    <w:p>
      <w:pPr>
        <w:pStyle w:val="Heading2"/>
      </w:pPr>
      <w:r>
        <w:t xml:space="preserve">References</w:t>
      </w:r>
    </w:p>
    <w:bookmarkStart w:id="200" w:name="refs"/>
    <w:bookmarkStart w:id="150" w:name="ref-wikipedia_sigma_algebra"/>
    <w:p>
      <w:pPr>
        <w:pStyle w:val="Bibliography"/>
      </w:pPr>
      <w:del w:id="1967" w:author="PR Preview" w:date="2026-01-01T00:00:00Z">
        <w:r>
          <w:delText xml:space="preserve">Billingsley, Patrick. 1995.</w:delText>
        </w:r>
      </w:del>
      <w:del w:id="1968" w:author="PR Preview" w:date="2026-01-01T00:00:00Z">
        <w:r>
          <w:delText xml:space="preserve"> </w:delText>
        </w:r>
      </w:del>
      <w:del w:id="1969" w:author="PR Preview" w:date="2026-01-01T00:00:00Z">
        <w:r>
          <w:rPr>
            <w:i/>
            <w:iCs/>
          </w:rPr>
          <w:delText xml:space="preserve">Probability and Measure</w:delText>
        </w:r>
      </w:del>
      <w:del w:id="1970" w:author="PR Preview" w:date="2026-01-01T00:00:00Z">
        <w:r>
          <w:delText xml:space="preserve">. 3rd ed. Wiley Series in Probability and Mathematical Statistics. Wiley.</w:delText>
        </w:r>
      </w:del>
    </w:p>
    <w:p>
      <w:pPr>
        <w:pStyle w:val="Bibliography"/>
      </w:pPr>
      <w:del w:id="1971" w:author="PR Preview" w:date="2026-01-01T00:00:00Z">
        <w:r>
          <w:delText xml:space="preserve">Casella, George, and Roger Berger. 2002.</w:delText>
        </w:r>
      </w:del>
      <w:del w:id="1972" w:author="PR Preview" w:date="2026-01-01T00:00:00Z">
        <w:r>
          <w:delText xml:space="preserve"> </w:delText>
        </w:r>
      </w:del>
      <w:del w:id="1973" w:author="PR Preview" w:date="2026-01-01T00:00:00Z">
        <w:r>
          <w:rPr>
            <w:i/>
            <w:iCs/>
          </w:rPr>
          <w:delText xml:space="preserve">Statistical Inference</w:delText>
        </w:r>
      </w:del>
      <w:del w:id="1974" w:author="PR Preview" w:date="2026-01-01T00:00:00Z">
        <w:r>
          <w:delText xml:space="preserve">. 2nd ed. Cengage Learning.</w:delText>
        </w:r>
      </w:del>
      <w:del w:id="1975" w:author="PR Preview" w:date="2026-01-01T00:00:00Z">
        <w:r>
          <w:delText xml:space="preserve"> </w:delText>
        </w:r>
      </w:del>
      <w:hyperlink r:id="rId152">
        <w:del w:id="1976" w:author="PR Preview" w:date="2026-01-01T00:00:00Z">
          <w:r>
            <w:rPr>
              <w:rStyle w:val="Hyperlink"/>
            </w:rPr>
            <w:delText xml:space="preserve">https://www.cengage.com/c/statistical-inference-2e-casella-berger/9780534243128/</w:delText>
          </w:r>
        </w:del>
      </w:hyperlink>
      <w:del w:id="1977" w:author="PR Preview" w:date="2026-01-01T00:00:00Z">
        <w:r>
          <w:delText xml:space="preserve">.</w:delText>
        </w:r>
      </w:del>
    </w:p>
    <w:p>
      <w:pPr>
        <w:pStyle w:val="Bibliography"/>
      </w:pPr>
      <w:del w:id="1978" w:author="PR Preview" w:date="2026-01-01T00:00:00Z">
        <w:r>
          <w:delText xml:space="preserve">Folland, Gerald B. 1999.</w:delText>
        </w:r>
      </w:del>
      <w:del w:id="1979" w:author="PR Preview" w:date="2026-01-01T00:00:00Z">
        <w:r>
          <w:delText xml:space="preserve"> </w:delText>
        </w:r>
      </w:del>
      <w:del w:id="1980" w:author="PR Preview" w:date="2026-01-01T00:00:00Z">
        <w:r>
          <w:rPr>
            <w:i/>
            <w:iCs/>
          </w:rPr>
          <w:delText xml:space="preserve">Real Analysis: Modern Techniques and Their Applications</w:delText>
        </w:r>
      </w:del>
      <w:del w:id="1981" w:author="PR Preview" w:date="2026-01-01T00:00:00Z">
        <w:r>
          <w:delText xml:space="preserve">. 2nd ed. Wiley.</w:delText>
        </w:r>
      </w:del>
      <w:del w:id="1982" w:author="PR Preview" w:date="2026-01-01T00:00:00Z">
        <w:r>
          <w:delText xml:space="preserve"> </w:delText>
        </w:r>
      </w:del>
      <w:hyperlink r:id="rId196">
        <w:del w:id="1983" w:author="PR Preview" w:date="2026-01-01T00:00:00Z">
          <w:r>
            <w:rPr>
              <w:rStyle w:val="Hyperlink"/>
            </w:rPr>
            <w:delText xml:space="preserve">https://www.wiley.com/en-us/Real+Analysis%3A+Modern+Techniques+and+Their+Applications%2C+2nd+Edition-p-9780471317166</w:delText>
          </w:r>
        </w:del>
      </w:hyperlink>
      <w:del w:id="1984" w:author="PR Preview" w:date="2026-01-01T00:00:00Z">
        <w:r>
          <w:delText xml:space="preserve">.</w:delText>
        </w:r>
      </w:del>
    </w:p>
    <w:p>
      <w:pPr>
        <w:pStyle w:val="Bibliography"/>
      </w:pPr>
      <w:del w:id="1985" w:author="PR Preview" w:date="2026-01-01T00:00:00Z">
        <w:r>
          <w:delText xml:space="preserve">Gut, Allan. 2013.</w:delText>
        </w:r>
      </w:del>
      <w:del w:id="1986" w:author="PR Preview" w:date="2026-01-01T00:00:00Z">
        <w:r>
          <w:delText xml:space="preserve"> </w:delText>
        </w:r>
      </w:del>
      <w:del w:id="1987" w:author="PR Preview" w:date="2026-01-01T00:00:00Z">
        <w:r>
          <w:rPr>
            <w:i/>
            <w:iCs/>
          </w:rPr>
          <w:delText xml:space="preserve">Probability: A Graduate Course</w:delText>
        </w:r>
      </w:del>
      <w:del w:id="1988" w:author="PR Preview" w:date="2026-01-01T00:00:00Z">
        <w:r>
          <w:delText xml:space="preserve">. 2nd ed. Springer Texts in Statistics. Springer.</w:delText>
        </w:r>
      </w:del>
      <w:del w:id="1989" w:author="PR Preview" w:date="2026-01-01T00:00:00Z">
        <w:r>
          <w:delText xml:space="preserve"> </w:delText>
        </w:r>
      </w:del>
      <w:hyperlink r:id="rId198">
        <w:del w:id="1990" w:author="PR Preview" w:date="2026-01-01T00:00:00Z">
          <w:r>
            <w:rPr>
              <w:rStyle w:val="Hyperlink"/>
            </w:rPr>
            <w:delText xml:space="preserve">https://doi.org/10.1007/978-1-4614-4708-5</w:delText>
          </w:r>
        </w:del>
      </w:hyperlink>
      <w:del w:id="1991" w:author="PR Preview" w:date="2026-01-01T00:00:00Z">
        <w:r>
          <w:delText xml:space="preserve">.</w:delText>
        </w:r>
      </w:del>
    </w:p>
    <w:p>
      <w:pPr>
        <w:pStyle w:val="Bibliography"/>
      </w:pPr>
      <w:del w:id="1992" w:author="PR Preview" w:date="2026-01-01T00:00:00Z">
        <w:r>
          <w:delText xml:space="preserve">Wikipedia contributors. 2026a.</w:delText>
        </w:r>
      </w:del>
      <w:del w:id="1993" w:author="PR Preview" w:date="2026-01-01T00:00:00Z">
        <w:r>
          <w:delText xml:space="preserve"> </w:delText>
        </w:r>
      </w:del>
      <w:del w:id="1994" w:author="PR Preview" w:date="2026-01-01T00:00:00Z">
        <w:r>
          <w:rPr>
            <w:i/>
            <w:iCs/>
          </w:rPr>
          <w:delText xml:space="preserve">Almost Everywhere —</w:delText>
        </w:r>
      </w:del>
      <w:del w:id="1995" w:author="PR Preview" w:date="2026-01-01T00:00:00Z">
        <w:r>
          <w:rPr>
            <w:i/>
            <w:iCs/>
          </w:rPr>
          <w:delText xml:space="preserve"> </w:delText>
        </w:r>
      </w:del>
      <w:del w:id="1996" w:author="PR Preview" w:date="2026-01-01T00:00:00Z">
        <w:r>
          <w:rPr>
            <w:i/>
            <w:iCs/>
          </w:rPr>
          <w:delText xml:space="preserve">Wikipedia</w:delText>
        </w:r>
      </w:del>
      <w:del w:id="1997" w:author="PR Preview" w:date="2026-01-01T00:00:00Z">
        <w:r>
          <w:rPr>
            <w:i/>
            <w:iCs/>
          </w:rPr>
          <w:delText xml:space="preserve">,</w:delText>
        </w:r>
      </w:del>
      <w:del w:id="1998" w:author="PR Preview" w:date="2026-01-01T00:00:00Z">
        <w:r>
          <w:rPr>
            <w:i/>
            <w:iCs/>
          </w:rPr>
          <w:delText xml:space="preserve"> </w:delText>
        </w:r>
      </w:del>
      <w:del w:id="1999" w:author="PR Preview" w:date="2026-01-01T00:00:00Z">
        <w:r>
          <w:rPr>
            <w:i/>
            <w:iCs/>
          </w:rPr>
          <w:delText xml:space="preserve">the Free Encyclopedia</w:delText>
        </w:r>
      </w:del>
      <w:del w:id="2000" w:author="PR Preview" w:date="2026-01-01T00:00:00Z">
        <w:r>
          <w:delText xml:space="preserve">.</w:delText>
        </w:r>
      </w:del>
      <w:del w:id="2001" w:author="PR Preview" w:date="2026-01-01T00:00:00Z">
        <w:r>
          <w:delText xml:space="preserve"> </w:delText>
        </w:r>
      </w:del>
      <w:hyperlink r:id="rId176">
        <w:del w:id="2002" w:author="PR Preview" w:date="2026-01-01T00:00:00Z">
          <w:r>
            <w:rPr>
              <w:rStyle w:val="Hyperlink"/>
            </w:rPr>
            <w:delText xml:space="preserve">https://en.wikipedia.org/wiki/Almost_everywhere</w:delText>
          </w:r>
        </w:del>
      </w:hyperlink>
      <w:del w:id="2003" w:author="PR Preview" w:date="2026-01-01T00:00:00Z">
        <w:r>
          <w:delText xml:space="preserve">.</w:delText>
        </w:r>
      </w:del>
    </w:p>
    <w:p>
      <w:pPr>
        <w:pStyle w:val="Bibliography"/>
      </w:pPr>
      <w:del w:id="2004" w:author="PR Preview" w:date="2026-01-01T00:00:00Z">
        <w:r>
          <w:delText xml:space="preserve">Wikipedia contributors. 2026b.</w:delText>
        </w:r>
      </w:del>
      <w:del w:id="2005" w:author="PR Preview" w:date="2026-01-01T00:00:00Z">
        <w:r>
          <w:delText xml:space="preserve"> </w:delText>
        </w:r>
      </w:del>
      <w:del w:id="2006" w:author="PR Preview" w:date="2026-01-01T00:00:00Z">
        <w:r>
          <w:rPr>
            <w:i/>
            <w:iCs/>
          </w:rPr>
          <w:delText xml:space="preserve">Borel Set —</w:delText>
        </w:r>
      </w:del>
      <w:del w:id="2007" w:author="PR Preview" w:date="2026-01-01T00:00:00Z">
        <w:r>
          <w:rPr>
            <w:i/>
            <w:iCs/>
          </w:rPr>
          <w:delText xml:space="preserve"> </w:delText>
        </w:r>
      </w:del>
      <w:del w:id="2008" w:author="PR Preview" w:date="2026-01-01T00:00:00Z">
        <w:r>
          <w:rPr>
            <w:i/>
            <w:iCs/>
          </w:rPr>
          <w:delText xml:space="preserve">Wikipedia</w:delText>
        </w:r>
      </w:del>
      <w:del w:id="2009" w:author="PR Preview" w:date="2026-01-01T00:00:00Z">
        <w:r>
          <w:rPr>
            <w:i/>
            <w:iCs/>
          </w:rPr>
          <w:delText xml:space="preserve">,</w:delText>
        </w:r>
      </w:del>
      <w:del w:id="2010" w:author="PR Preview" w:date="2026-01-01T00:00:00Z">
        <w:r>
          <w:rPr>
            <w:i/>
            <w:iCs/>
          </w:rPr>
          <w:delText xml:space="preserve"> </w:delText>
        </w:r>
      </w:del>
      <w:del w:id="2011" w:author="PR Preview" w:date="2026-01-01T00:00:00Z">
        <w:r>
          <w:rPr>
            <w:i/>
            <w:iCs/>
          </w:rPr>
          <w:delText xml:space="preserve">the Free Encyclopedia</w:delText>
        </w:r>
      </w:del>
      <w:del w:id="2012" w:author="PR Preview" w:date="2026-01-01T00:00:00Z">
        <w:r>
          <w:delText xml:space="preserve">.</w:delText>
        </w:r>
      </w:del>
      <w:del w:id="2013" w:author="PR Preview" w:date="2026-01-01T00:00:00Z">
        <w:r>
          <w:delText xml:space="preserve"> </w:delText>
        </w:r>
      </w:del>
      <w:hyperlink r:id="rId156">
        <w:del w:id="2014" w:author="PR Preview" w:date="2026-01-01T00:00:00Z">
          <w:r>
            <w:rPr>
              <w:rStyle w:val="Hyperlink"/>
            </w:rPr>
            <w:delText xml:space="preserve">https://en.wikipedia.org/wiki/Borel_set</w:delText>
          </w:r>
        </w:del>
      </w:hyperlink>
      <w:del w:id="2015" w:author="PR Preview" w:date="2026-01-01T00:00:00Z">
        <w:r>
          <w:delText xml:space="preserve">.</w:delText>
        </w:r>
      </w:del>
    </w:p>
    <w:p>
      <w:pPr>
        <w:pStyle w:val="Bibliography"/>
      </w:pPr>
      <w:del w:id="2016" w:author="PR Preview" w:date="2026-01-01T00:00:00Z">
        <w:r>
          <w:delText xml:space="preserve">Wikipedia contributors. 2026c.</w:delText>
        </w:r>
      </w:del>
      <w:del w:id="2017" w:author="PR Preview" w:date="2026-01-01T00:00:00Z">
        <w:r>
          <w:delText xml:space="preserve"> </w:delText>
        </w:r>
      </w:del>
      <w:del w:id="2018" w:author="PR Preview" w:date="2026-01-01T00:00:00Z">
        <w:r>
          <w:rPr>
            <w:i/>
            <w:iCs/>
          </w:rPr>
          <w:delText xml:space="preserve">Closure (Mathematics) —</w:delText>
        </w:r>
      </w:del>
      <w:del w:id="2019" w:author="PR Preview" w:date="2026-01-01T00:00:00Z">
        <w:r>
          <w:rPr>
            <w:i/>
            <w:iCs/>
          </w:rPr>
          <w:delText xml:space="preserve"> </w:delText>
        </w:r>
      </w:del>
      <w:del w:id="2020" w:author="PR Preview" w:date="2026-01-01T00:00:00Z">
        <w:r>
          <w:rPr>
            <w:i/>
            <w:iCs/>
          </w:rPr>
          <w:delText xml:space="preserve">Wikipedia</w:delText>
        </w:r>
      </w:del>
      <w:del w:id="2021" w:author="PR Preview" w:date="2026-01-01T00:00:00Z">
        <w:r>
          <w:rPr>
            <w:i/>
            <w:iCs/>
          </w:rPr>
          <w:delText xml:space="preserve">,</w:delText>
        </w:r>
      </w:del>
      <w:del w:id="2022" w:author="PR Preview" w:date="2026-01-01T00:00:00Z">
        <w:r>
          <w:rPr>
            <w:i/>
            <w:iCs/>
          </w:rPr>
          <w:delText xml:space="preserve"> </w:delText>
        </w:r>
      </w:del>
      <w:del w:id="2023" w:author="PR Preview" w:date="2026-01-01T00:00:00Z">
        <w:r>
          <w:rPr>
            <w:i/>
            <w:iCs/>
          </w:rPr>
          <w:delText xml:space="preserve">the Free Encyclopedia</w:delText>
        </w:r>
      </w:del>
      <w:del w:id="2024" w:author="PR Preview" w:date="2026-01-01T00:00:00Z">
        <w:r>
          <w:delText xml:space="preserve">.</w:delText>
        </w:r>
      </w:del>
      <w:del w:id="2025" w:author="PR Preview" w:date="2026-01-01T00:00:00Z">
        <w:r>
          <w:delText xml:space="preserve"> </w:delText>
        </w:r>
      </w:del>
      <w:hyperlink r:id="rId154">
        <w:del w:id="2026" w:author="PR Preview" w:date="2026-01-01T00:00:00Z">
          <w:r>
            <w:rPr>
              <w:rStyle w:val="Hyperlink"/>
            </w:rPr>
            <w:delText xml:space="preserve">https://en.wikipedia.org/wiki/Closure_(mathematics)</w:delText>
          </w:r>
        </w:del>
      </w:hyperlink>
      <w:del w:id="2027" w:author="PR Preview" w:date="2026-01-01T00:00:00Z">
        <w:r>
          <w:delText xml:space="preserve">.</w:delText>
        </w:r>
      </w:del>
    </w:p>
    <w:p>
      <w:pPr>
        <w:pStyle w:val="Bibliography"/>
      </w:pPr>
      <w:del w:id="2028" w:author="PR Preview" w:date="2026-01-01T00:00:00Z">
        <w:r>
          <w:delText xml:space="preserve">Wikipedia contributors. 2026d.</w:delText>
        </w:r>
      </w:del>
      <w:del w:id="2029" w:author="PR Preview" w:date="2026-01-01T00:00:00Z">
        <w:r>
          <w:delText xml:space="preserve"> </w:delText>
        </w:r>
      </w:del>
      <w:del w:id="2030" w:author="PR Preview" w:date="2026-01-01T00:00:00Z">
        <w:r>
          <w:rPr>
            <w:i/>
            <w:iCs/>
          </w:rPr>
          <w:delText xml:space="preserve">Counting Measure —</w:delText>
        </w:r>
      </w:del>
      <w:del w:id="2031" w:author="PR Preview" w:date="2026-01-01T00:00:00Z">
        <w:r>
          <w:rPr>
            <w:i/>
            <w:iCs/>
          </w:rPr>
          <w:delText xml:space="preserve"> </w:delText>
        </w:r>
      </w:del>
      <w:del w:id="2032" w:author="PR Preview" w:date="2026-01-01T00:00:00Z">
        <w:r>
          <w:rPr>
            <w:i/>
            <w:iCs/>
          </w:rPr>
          <w:delText xml:space="preserve">Wikipedia</w:delText>
        </w:r>
      </w:del>
      <w:del w:id="2033" w:author="PR Preview" w:date="2026-01-01T00:00:00Z">
        <w:r>
          <w:rPr>
            <w:i/>
            <w:iCs/>
          </w:rPr>
          <w:delText xml:space="preserve">,</w:delText>
        </w:r>
      </w:del>
      <w:del w:id="2034" w:author="PR Preview" w:date="2026-01-01T00:00:00Z">
        <w:r>
          <w:rPr>
            <w:i/>
            <w:iCs/>
          </w:rPr>
          <w:delText xml:space="preserve"> </w:delText>
        </w:r>
      </w:del>
      <w:del w:id="2035" w:author="PR Preview" w:date="2026-01-01T00:00:00Z">
        <w:r>
          <w:rPr>
            <w:i/>
            <w:iCs/>
          </w:rPr>
          <w:delText xml:space="preserve">the Free Encyclopedia</w:delText>
        </w:r>
      </w:del>
      <w:del w:id="2036" w:author="PR Preview" w:date="2026-01-01T00:00:00Z">
        <w:r>
          <w:delText xml:space="preserve">.</w:delText>
        </w:r>
      </w:del>
      <w:del w:id="2037" w:author="PR Preview" w:date="2026-01-01T00:00:00Z">
        <w:r>
          <w:delText xml:space="preserve"> </w:delText>
        </w:r>
      </w:del>
      <w:hyperlink r:id="rId168">
        <w:del w:id="2038" w:author="PR Preview" w:date="2026-01-01T00:00:00Z">
          <w:r>
            <w:rPr>
              <w:rStyle w:val="Hyperlink"/>
            </w:rPr>
            <w:delText xml:space="preserve">https://en.wikipedia.org/wiki/Counting_measure</w:delText>
          </w:r>
        </w:del>
      </w:hyperlink>
      <w:del w:id="2039" w:author="PR Preview" w:date="2026-01-01T00:00:00Z">
        <w:r>
          <w:delText xml:space="preserve">.</w:delText>
        </w:r>
      </w:del>
    </w:p>
    <w:p>
      <w:pPr>
        <w:pStyle w:val="Bibliography"/>
      </w:pPr>
      <w:del w:id="2040" w:author="PR Preview" w:date="2026-01-01T00:00:00Z">
        <w:r>
          <w:delText xml:space="preserve">Wikipedia contributors. 2026e.</w:delText>
        </w:r>
      </w:del>
      <w:del w:id="2041" w:author="PR Preview" w:date="2026-01-01T00:00:00Z">
        <w:r>
          <w:delText xml:space="preserve"> </w:delText>
        </w:r>
      </w:del>
      <w:del w:id="2042" w:author="PR Preview" w:date="2026-01-01T00:00:00Z">
        <w:r>
          <w:rPr>
            <w:i/>
            <w:iCs/>
          </w:rPr>
          <w:delText xml:space="preserve">Disjoint Sets —</w:delText>
        </w:r>
      </w:del>
      <w:del w:id="2043" w:author="PR Preview" w:date="2026-01-01T00:00:00Z">
        <w:r>
          <w:rPr>
            <w:i/>
            <w:iCs/>
          </w:rPr>
          <w:delText xml:space="preserve"> </w:delText>
        </w:r>
      </w:del>
      <w:del w:id="2044" w:author="PR Preview" w:date="2026-01-01T00:00:00Z">
        <w:r>
          <w:rPr>
            <w:i/>
            <w:iCs/>
          </w:rPr>
          <w:delText xml:space="preserve">Wikipedia</w:delText>
        </w:r>
      </w:del>
      <w:del w:id="2045" w:author="PR Preview" w:date="2026-01-01T00:00:00Z">
        <w:r>
          <w:rPr>
            <w:i/>
            <w:iCs/>
          </w:rPr>
          <w:delText xml:space="preserve">,</w:delText>
        </w:r>
      </w:del>
      <w:del w:id="2046" w:author="PR Preview" w:date="2026-01-01T00:00:00Z">
        <w:r>
          <w:rPr>
            <w:i/>
            <w:iCs/>
          </w:rPr>
          <w:delText xml:space="preserve"> </w:delText>
        </w:r>
      </w:del>
      <w:del w:id="2047" w:author="PR Preview" w:date="2026-01-01T00:00:00Z">
        <w:r>
          <w:rPr>
            <w:i/>
            <w:iCs/>
          </w:rPr>
          <w:delText xml:space="preserve">the Free Encyclopedia</w:delText>
        </w:r>
      </w:del>
      <w:del w:id="2048" w:author="PR Preview" w:date="2026-01-01T00:00:00Z">
        <w:r>
          <w:delText xml:space="preserve">.</w:delText>
        </w:r>
      </w:del>
      <w:del w:id="2049" w:author="PR Preview" w:date="2026-01-01T00:00:00Z">
        <w:r>
          <w:delText xml:space="preserve"> </w:delText>
        </w:r>
      </w:del>
      <w:hyperlink r:id="rId158">
        <w:del w:id="2050" w:author="PR Preview" w:date="2026-01-01T00:00:00Z">
          <w:r>
            <w:rPr>
              <w:rStyle w:val="Hyperlink"/>
            </w:rPr>
            <w:delText xml:space="preserve">https://en.wikipedia.org/wiki/Disjoint_sets</w:delText>
          </w:r>
        </w:del>
      </w:hyperlink>
      <w:del w:id="2051" w:author="PR Preview" w:date="2026-01-01T00:00:00Z">
        <w:r>
          <w:delText xml:space="preserve">.</w:delText>
        </w:r>
      </w:del>
    </w:p>
    <w:p>
      <w:pPr>
        <w:pStyle w:val="Bibliography"/>
      </w:pPr>
      <w:del w:id="2052" w:author="PR Preview" w:date="2026-01-01T00:00:00Z">
        <w:r>
          <w:delText xml:space="preserve">Wikipedia contributors. 2026f.</w:delText>
        </w:r>
      </w:del>
      <w:del w:id="2053" w:author="PR Preview" w:date="2026-01-01T00:00:00Z">
        <w:r>
          <w:delText xml:space="preserve"> </w:delText>
        </w:r>
      </w:del>
      <w:del w:id="2054" w:author="PR Preview" w:date="2026-01-01T00:00:00Z">
        <w:r>
          <w:rPr>
            <w:i/>
            <w:iCs/>
          </w:rPr>
          <w:delText xml:space="preserve">Event (Probability Theory) —</w:delText>
        </w:r>
      </w:del>
      <w:del w:id="2055" w:author="PR Preview" w:date="2026-01-01T00:00:00Z">
        <w:r>
          <w:rPr>
            <w:i/>
            <w:iCs/>
          </w:rPr>
          <w:delText xml:space="preserve"> </w:delText>
        </w:r>
      </w:del>
      <w:del w:id="2056" w:author="PR Preview" w:date="2026-01-01T00:00:00Z">
        <w:r>
          <w:rPr>
            <w:i/>
            <w:iCs/>
          </w:rPr>
          <w:delText xml:space="preserve">Wikipedia</w:delText>
        </w:r>
      </w:del>
      <w:del w:id="2057" w:author="PR Preview" w:date="2026-01-01T00:00:00Z">
        <w:r>
          <w:rPr>
            <w:i/>
            <w:iCs/>
          </w:rPr>
          <w:delText xml:space="preserve">,</w:delText>
        </w:r>
      </w:del>
      <w:del w:id="2058" w:author="PR Preview" w:date="2026-01-01T00:00:00Z">
        <w:r>
          <w:rPr>
            <w:i/>
            <w:iCs/>
          </w:rPr>
          <w:delText xml:space="preserve"> </w:delText>
        </w:r>
      </w:del>
      <w:del w:id="2059" w:author="PR Preview" w:date="2026-01-01T00:00:00Z">
        <w:r>
          <w:rPr>
            <w:i/>
            <w:iCs/>
          </w:rPr>
          <w:delText xml:space="preserve">the Free Encyclopedia</w:delText>
        </w:r>
      </w:del>
      <w:del w:id="2060" w:author="PR Preview" w:date="2026-01-01T00:00:00Z">
        <w:r>
          <w:delText xml:space="preserve">.</w:delText>
        </w:r>
      </w:del>
      <w:del w:id="2061" w:author="PR Preview" w:date="2026-01-01T00:00:00Z">
        <w:r>
          <w:delText xml:space="preserve"> </w:delText>
        </w:r>
      </w:del>
      <w:hyperlink r:id="rId190">
        <w:del w:id="2062" w:author="PR Preview" w:date="2026-01-01T00:00:00Z">
          <w:r>
            <w:rPr>
              <w:rStyle w:val="Hyperlink"/>
            </w:rPr>
            <w:delText xml:space="preserve">https://en.wikipedia.org/wiki/Event_(probability_theory)</w:delText>
          </w:r>
        </w:del>
      </w:hyperlink>
      <w:del w:id="2063" w:author="PR Preview" w:date="2026-01-01T00:00:00Z">
        <w:r>
          <w:delText xml:space="preserve">.</w:delText>
        </w:r>
      </w:del>
    </w:p>
    <w:p>
      <w:pPr>
        <w:pStyle w:val="Bibliography"/>
      </w:pPr>
      <w:del w:id="2064" w:author="PR Preview" w:date="2026-01-01T00:00:00Z">
        <w:r>
          <w:delText xml:space="preserve">Wikipedia contributors. 2026g.</w:delText>
        </w:r>
      </w:del>
      <w:del w:id="2065" w:author="PR Preview" w:date="2026-01-01T00:00:00Z">
        <w:r>
          <w:delText xml:space="preserve"> </w:delText>
        </w:r>
      </w:del>
      <w:del w:id="2066" w:author="PR Preview" w:date="2026-01-01T00:00:00Z">
        <w:r>
          <w:rPr>
            <w:i/>
            <w:iCs/>
          </w:rPr>
          <w:delText xml:space="preserve">Finite Measure —</w:delText>
        </w:r>
      </w:del>
      <w:del w:id="2067" w:author="PR Preview" w:date="2026-01-01T00:00:00Z">
        <w:r>
          <w:rPr>
            <w:i/>
            <w:iCs/>
          </w:rPr>
          <w:delText xml:space="preserve"> </w:delText>
        </w:r>
      </w:del>
      <w:del w:id="2068" w:author="PR Preview" w:date="2026-01-01T00:00:00Z">
        <w:r>
          <w:rPr>
            <w:i/>
            <w:iCs/>
          </w:rPr>
          <w:delText xml:space="preserve">Wikipedia</w:delText>
        </w:r>
      </w:del>
      <w:del w:id="2069" w:author="PR Preview" w:date="2026-01-01T00:00:00Z">
        <w:r>
          <w:rPr>
            <w:i/>
            <w:iCs/>
          </w:rPr>
          <w:delText xml:space="preserve">,</w:delText>
        </w:r>
      </w:del>
      <w:del w:id="2070" w:author="PR Preview" w:date="2026-01-01T00:00:00Z">
        <w:r>
          <w:rPr>
            <w:i/>
            <w:iCs/>
          </w:rPr>
          <w:delText xml:space="preserve"> </w:delText>
        </w:r>
      </w:del>
      <w:del w:id="2071" w:author="PR Preview" w:date="2026-01-01T00:00:00Z">
        <w:r>
          <w:rPr>
            <w:i/>
            <w:iCs/>
          </w:rPr>
          <w:delText xml:space="preserve">the Free Encyclopedia</w:delText>
        </w:r>
      </w:del>
      <w:del w:id="2072" w:author="PR Preview" w:date="2026-01-01T00:00:00Z">
        <w:r>
          <w:delText xml:space="preserve">.</w:delText>
        </w:r>
      </w:del>
      <w:del w:id="2073" w:author="PR Preview" w:date="2026-01-01T00:00:00Z">
        <w:r>
          <w:delText xml:space="preserve"> </w:delText>
        </w:r>
      </w:del>
      <w:hyperlink r:id="rId178">
        <w:del w:id="2074" w:author="PR Preview" w:date="2026-01-01T00:00:00Z">
          <w:r>
            <w:rPr>
              <w:rStyle w:val="Hyperlink"/>
            </w:rPr>
            <w:delText xml:space="preserve">https://en.wikipedia.org/wiki/Finite_measure</w:delText>
          </w:r>
        </w:del>
      </w:hyperlink>
      <w:del w:id="2075" w:author="PR Preview" w:date="2026-01-01T00:00:00Z">
        <w:r>
          <w:delText xml:space="preserve">.</w:delText>
        </w:r>
      </w:del>
    </w:p>
    <w:p>
      <w:pPr>
        <w:pStyle w:val="Bibliography"/>
      </w:pPr>
      <w:del w:id="2076" w:author="PR Preview" w:date="2026-01-01T00:00:00Z">
        <w:r>
          <w:delText xml:space="preserve">Wikipedia contributors. 2026h.</w:delText>
        </w:r>
      </w:del>
      <w:del w:id="2077" w:author="PR Preview" w:date="2026-01-01T00:00:00Z">
        <w:r>
          <w:delText xml:space="preserve"> </w:delText>
        </w:r>
      </w:del>
      <w:del w:id="2078" w:author="PR Preview" w:date="2026-01-01T00:00:00Z">
        <w:r>
          <w:rPr>
            <w:i/>
            <w:iCs/>
          </w:rPr>
          <w:delText xml:space="preserve">Lebesgue Integration —</w:delText>
        </w:r>
      </w:del>
      <w:del w:id="2079" w:author="PR Preview" w:date="2026-01-01T00:00:00Z">
        <w:r>
          <w:rPr>
            <w:i/>
            <w:iCs/>
          </w:rPr>
          <w:delText xml:space="preserve"> </w:delText>
        </w:r>
      </w:del>
      <w:del w:id="2080" w:author="PR Preview" w:date="2026-01-01T00:00:00Z">
        <w:r>
          <w:rPr>
            <w:i/>
            <w:iCs/>
          </w:rPr>
          <w:delText xml:space="preserve">Wikipedia</w:delText>
        </w:r>
      </w:del>
      <w:del w:id="2081" w:author="PR Preview" w:date="2026-01-01T00:00:00Z">
        <w:r>
          <w:rPr>
            <w:i/>
            <w:iCs/>
          </w:rPr>
          <w:delText xml:space="preserve">,</w:delText>
        </w:r>
      </w:del>
      <w:del w:id="2082" w:author="PR Preview" w:date="2026-01-01T00:00:00Z">
        <w:r>
          <w:rPr>
            <w:i/>
            <w:iCs/>
          </w:rPr>
          <w:delText xml:space="preserve"> </w:delText>
        </w:r>
      </w:del>
      <w:del w:id="2083" w:author="PR Preview" w:date="2026-01-01T00:00:00Z">
        <w:r>
          <w:rPr>
            <w:i/>
            <w:iCs/>
          </w:rPr>
          <w:delText xml:space="preserve">the Free Encyclopedia</w:delText>
        </w:r>
      </w:del>
      <w:del w:id="2084" w:author="PR Preview" w:date="2026-01-01T00:00:00Z">
        <w:r>
          <w:delText xml:space="preserve">.</w:delText>
        </w:r>
      </w:del>
      <w:del w:id="2085" w:author="PR Preview" w:date="2026-01-01T00:00:00Z">
        <w:r>
          <w:delText xml:space="preserve"> </w:delText>
        </w:r>
      </w:del>
      <w:hyperlink r:id="rId194">
        <w:del w:id="2086" w:author="PR Preview" w:date="2026-01-01T00:00:00Z">
          <w:r>
            <w:rPr>
              <w:rStyle w:val="Hyperlink"/>
            </w:rPr>
            <w:delText xml:space="preserve">https://en.wikipedia.org/wiki/Lebesgue_integration</w:delText>
          </w:r>
        </w:del>
      </w:hyperlink>
      <w:del w:id="2087" w:author="PR Preview" w:date="2026-01-01T00:00:00Z">
        <w:r>
          <w:delText xml:space="preserve">.</w:delText>
        </w:r>
      </w:del>
    </w:p>
    <w:p>
      <w:pPr>
        <w:pStyle w:val="Bibliography"/>
      </w:pPr>
      <w:del w:id="2088" w:author="PR Preview" w:date="2026-01-01T00:00:00Z">
        <w:r>
          <w:delText xml:space="preserve">Wikipedia contributors. 2026i.</w:delText>
        </w:r>
      </w:del>
      <w:del w:id="2089" w:author="PR Preview" w:date="2026-01-01T00:00:00Z">
        <w:r>
          <w:delText xml:space="preserve"> </w:delText>
        </w:r>
      </w:del>
      <w:del w:id="2090" w:author="PR Preview" w:date="2026-01-01T00:00:00Z">
        <w:r>
          <w:rPr>
            <w:i/>
            <w:iCs/>
          </w:rPr>
          <w:delText xml:space="preserve">Lebesgue Measure —</w:delText>
        </w:r>
      </w:del>
      <w:del w:id="2091" w:author="PR Preview" w:date="2026-01-01T00:00:00Z">
        <w:r>
          <w:rPr>
            <w:i/>
            <w:iCs/>
          </w:rPr>
          <w:delText xml:space="preserve"> </w:delText>
        </w:r>
      </w:del>
      <w:del w:id="2092" w:author="PR Preview" w:date="2026-01-01T00:00:00Z">
        <w:r>
          <w:rPr>
            <w:i/>
            <w:iCs/>
          </w:rPr>
          <w:delText xml:space="preserve">Wikipedia</w:delText>
        </w:r>
      </w:del>
      <w:del w:id="2093" w:author="PR Preview" w:date="2026-01-01T00:00:00Z">
        <w:r>
          <w:rPr>
            <w:i/>
            <w:iCs/>
          </w:rPr>
          <w:delText xml:space="preserve">,</w:delText>
        </w:r>
      </w:del>
      <w:del w:id="2094" w:author="PR Preview" w:date="2026-01-01T00:00:00Z">
        <w:r>
          <w:rPr>
            <w:i/>
            <w:iCs/>
          </w:rPr>
          <w:delText xml:space="preserve"> </w:delText>
        </w:r>
      </w:del>
      <w:del w:id="2095" w:author="PR Preview" w:date="2026-01-01T00:00:00Z">
        <w:r>
          <w:rPr>
            <w:i/>
            <w:iCs/>
          </w:rPr>
          <w:delText xml:space="preserve">the Free Encyclopedia</w:delText>
        </w:r>
      </w:del>
      <w:del w:id="2096" w:author="PR Preview" w:date="2026-01-01T00:00:00Z">
        <w:r>
          <w:delText xml:space="preserve">.</w:delText>
        </w:r>
      </w:del>
      <w:del w:id="2097" w:author="PR Preview" w:date="2026-01-01T00:00:00Z">
        <w:r>
          <w:delText xml:space="preserve"> </w:delText>
        </w:r>
      </w:del>
      <w:hyperlink r:id="rId172">
        <w:del w:id="2098" w:author="PR Preview" w:date="2026-01-01T00:00:00Z">
          <w:r>
            <w:rPr>
              <w:rStyle w:val="Hyperlink"/>
            </w:rPr>
            <w:delText xml:space="preserve">https://en.wikipedia.org/wiki/Lebesgue_measure</w:delText>
          </w:r>
        </w:del>
      </w:hyperlink>
      <w:del w:id="2099" w:author="PR Preview" w:date="2026-01-01T00:00:00Z">
        <w:r>
          <w:delText xml:space="preserve">.</w:delText>
        </w:r>
      </w:del>
    </w:p>
    <w:p>
      <w:pPr>
        <w:pStyle w:val="Bibliography"/>
      </w:pPr>
      <w:del w:id="2100" w:author="PR Preview" w:date="2026-01-01T00:00:00Z">
        <w:r>
          <w:delText xml:space="preserve">Wikipedia contributors. 2026j.</w:delText>
        </w:r>
      </w:del>
      <w:del w:id="2101" w:author="PR Preview" w:date="2026-01-01T00:00:00Z">
        <w:r>
          <w:delText xml:space="preserve"> </w:delText>
        </w:r>
      </w:del>
      <w:del w:id="2102" w:author="PR Preview" w:date="2026-01-01T00:00:00Z">
        <w:r>
          <w:rPr>
            <w:i/>
            <w:iCs/>
          </w:rPr>
          <w:delText xml:space="preserve">Measurable Function —</w:delText>
        </w:r>
      </w:del>
      <w:del w:id="2103" w:author="PR Preview" w:date="2026-01-01T00:00:00Z">
        <w:r>
          <w:rPr>
            <w:i/>
            <w:iCs/>
          </w:rPr>
          <w:delText xml:space="preserve"> </w:delText>
        </w:r>
      </w:del>
      <w:del w:id="2104" w:author="PR Preview" w:date="2026-01-01T00:00:00Z">
        <w:r>
          <w:rPr>
            <w:i/>
            <w:iCs/>
          </w:rPr>
          <w:delText xml:space="preserve">Wikipedia</w:delText>
        </w:r>
      </w:del>
      <w:del w:id="2105" w:author="PR Preview" w:date="2026-01-01T00:00:00Z">
        <w:r>
          <w:rPr>
            <w:i/>
            <w:iCs/>
          </w:rPr>
          <w:delText xml:space="preserve">,</w:delText>
        </w:r>
      </w:del>
      <w:del w:id="2106" w:author="PR Preview" w:date="2026-01-01T00:00:00Z">
        <w:r>
          <w:rPr>
            <w:i/>
            <w:iCs/>
          </w:rPr>
          <w:delText xml:space="preserve"> </w:delText>
        </w:r>
      </w:del>
      <w:del w:id="2107" w:author="PR Preview" w:date="2026-01-01T00:00:00Z">
        <w:r>
          <w:rPr>
            <w:i/>
            <w:iCs/>
          </w:rPr>
          <w:delText xml:space="preserve">the Free Encyclopedia</w:delText>
        </w:r>
      </w:del>
      <w:del w:id="2108" w:author="PR Preview" w:date="2026-01-01T00:00:00Z">
        <w:r>
          <w:delText xml:space="preserve">.</w:delText>
        </w:r>
      </w:del>
      <w:del w:id="2109" w:author="PR Preview" w:date="2026-01-01T00:00:00Z">
        <w:r>
          <w:delText xml:space="preserve"> </w:delText>
        </w:r>
      </w:del>
      <w:hyperlink r:id="rId192">
        <w:del w:id="2110" w:author="PR Preview" w:date="2026-01-01T00:00:00Z">
          <w:r>
            <w:rPr>
              <w:rStyle w:val="Hyperlink"/>
            </w:rPr>
            <w:delText xml:space="preserve">https://en.wikipedia.org/wiki/Measurable_function</w:delText>
          </w:r>
        </w:del>
      </w:hyperlink>
      <w:del w:id="2111" w:author="PR Preview" w:date="2026-01-01T00:00:00Z">
        <w:r>
          <w:delText xml:space="preserve">.</w:delText>
        </w:r>
      </w:del>
    </w:p>
    <w:p>
      <w:pPr>
        <w:pStyle w:val="Bibliography"/>
      </w:pPr>
      <w:del w:id="2112" w:author="PR Preview" w:date="2026-01-01T00:00:00Z">
        <w:r>
          <w:delText xml:space="preserve">Wikipedia contributors. 2026k.</w:delText>
        </w:r>
      </w:del>
      <w:del w:id="2113" w:author="PR Preview" w:date="2026-01-01T00:00:00Z">
        <w:r>
          <w:delText xml:space="preserve"> </w:delText>
        </w:r>
      </w:del>
      <w:del w:id="2114" w:author="PR Preview" w:date="2026-01-01T00:00:00Z">
        <w:r>
          <w:rPr>
            <w:i/>
            <w:iCs/>
          </w:rPr>
          <w:delText xml:space="preserve">Measurable Space —</w:delText>
        </w:r>
      </w:del>
      <w:del w:id="2115" w:author="PR Preview" w:date="2026-01-01T00:00:00Z">
        <w:r>
          <w:rPr>
            <w:i/>
            <w:iCs/>
          </w:rPr>
          <w:delText xml:space="preserve"> </w:delText>
        </w:r>
      </w:del>
      <w:del w:id="2116" w:author="PR Preview" w:date="2026-01-01T00:00:00Z">
        <w:r>
          <w:rPr>
            <w:i/>
            <w:iCs/>
          </w:rPr>
          <w:delText xml:space="preserve">Wikipedia</w:delText>
        </w:r>
      </w:del>
      <w:del w:id="2117" w:author="PR Preview" w:date="2026-01-01T00:00:00Z">
        <w:r>
          <w:rPr>
            <w:i/>
            <w:iCs/>
          </w:rPr>
          <w:delText xml:space="preserve">,</w:delText>
        </w:r>
      </w:del>
      <w:del w:id="2118" w:author="PR Preview" w:date="2026-01-01T00:00:00Z">
        <w:r>
          <w:rPr>
            <w:i/>
            <w:iCs/>
          </w:rPr>
          <w:delText xml:space="preserve"> </w:delText>
        </w:r>
      </w:del>
      <w:del w:id="2119" w:author="PR Preview" w:date="2026-01-01T00:00:00Z">
        <w:r>
          <w:rPr>
            <w:i/>
            <w:iCs/>
          </w:rPr>
          <w:delText xml:space="preserve">the Free Encyclopedia</w:delText>
        </w:r>
      </w:del>
      <w:del w:id="2120" w:author="PR Preview" w:date="2026-01-01T00:00:00Z">
        <w:r>
          <w:delText xml:space="preserve">.</w:delText>
        </w:r>
      </w:del>
      <w:del w:id="2121" w:author="PR Preview" w:date="2026-01-01T00:00:00Z">
        <w:r>
          <w:delText xml:space="preserve"> </w:delText>
        </w:r>
      </w:del>
      <w:hyperlink r:id="rId170">
        <w:del w:id="2122" w:author="PR Preview" w:date="2026-01-01T00:00:00Z">
          <w:r>
            <w:rPr>
              <w:rStyle w:val="Hyperlink"/>
            </w:rPr>
            <w:delText xml:space="preserve">https://en.wikipedia.org/wiki/Measurable_space</w:delText>
          </w:r>
        </w:del>
      </w:hyperlink>
      <w:del w:id="2123" w:author="PR Preview" w:date="2026-01-01T00:00:00Z">
        <w:r>
          <w:delText xml:space="preserve">.</w:delText>
        </w:r>
      </w:del>
    </w:p>
    <w:p>
      <w:pPr>
        <w:pStyle w:val="Bibliography"/>
      </w:pPr>
      <w:del w:id="2124" w:author="PR Preview" w:date="2026-01-01T00:00:00Z">
        <w:r>
          <w:delText xml:space="preserve">Wikipedia contributors. 2026l.</w:delText>
        </w:r>
      </w:del>
      <w:del w:id="2125" w:author="PR Preview" w:date="2026-01-01T00:00:00Z">
        <w:r>
          <w:delText xml:space="preserve"> </w:delText>
        </w:r>
      </w:del>
      <w:del w:id="2126" w:author="PR Preview" w:date="2026-01-01T00:00:00Z">
        <w:r>
          <w:rPr>
            <w:i/>
            <w:iCs/>
          </w:rPr>
          <w:delText xml:space="preserve">Measure (Mathematics) —</w:delText>
        </w:r>
      </w:del>
      <w:del w:id="2127" w:author="PR Preview" w:date="2026-01-01T00:00:00Z">
        <w:r>
          <w:rPr>
            <w:i/>
            <w:iCs/>
          </w:rPr>
          <w:delText xml:space="preserve"> </w:delText>
        </w:r>
      </w:del>
      <w:del w:id="2128" w:author="PR Preview" w:date="2026-01-01T00:00:00Z">
        <w:r>
          <w:rPr>
            <w:i/>
            <w:iCs/>
          </w:rPr>
          <w:delText xml:space="preserve">Wikipedia</w:delText>
        </w:r>
      </w:del>
      <w:del w:id="2129" w:author="PR Preview" w:date="2026-01-01T00:00:00Z">
        <w:r>
          <w:rPr>
            <w:i/>
            <w:iCs/>
          </w:rPr>
          <w:delText xml:space="preserve">,</w:delText>
        </w:r>
      </w:del>
      <w:del w:id="2130" w:author="PR Preview" w:date="2026-01-01T00:00:00Z">
        <w:r>
          <w:rPr>
            <w:i/>
            <w:iCs/>
          </w:rPr>
          <w:delText xml:space="preserve"> </w:delText>
        </w:r>
      </w:del>
      <w:del w:id="2131" w:author="PR Preview" w:date="2026-01-01T00:00:00Z">
        <w:r>
          <w:rPr>
            <w:i/>
            <w:iCs/>
          </w:rPr>
          <w:delText xml:space="preserve">the Free Encyclopedia</w:delText>
        </w:r>
      </w:del>
      <w:del w:id="2132" w:author="PR Preview" w:date="2026-01-01T00:00:00Z">
        <w:r>
          <w:delText xml:space="preserve">.</w:delText>
        </w:r>
      </w:del>
      <w:del w:id="2133" w:author="PR Preview" w:date="2026-01-01T00:00:00Z">
        <w:r>
          <w:delText xml:space="preserve"> </w:delText>
        </w:r>
      </w:del>
      <w:hyperlink r:id="rId166">
        <w:del w:id="2134" w:author="PR Preview" w:date="2026-01-01T00:00:00Z">
          <w:r>
            <w:rPr>
              <w:rStyle w:val="Hyperlink"/>
            </w:rPr>
            <w:delText xml:space="preserve">https://en.wikipedia.org/wiki/Measure_(mathematics)</w:delText>
          </w:r>
        </w:del>
      </w:hyperlink>
      <w:del w:id="2135" w:author="PR Preview" w:date="2026-01-01T00:00:00Z">
        <w:r>
          <w:delText xml:space="preserve">.</w:delText>
        </w:r>
      </w:del>
    </w:p>
    <w:p>
      <w:pPr>
        <w:pStyle w:val="Bibliography"/>
      </w:pPr>
      <w:del w:id="2136" w:author="PR Preview" w:date="2026-01-01T00:00:00Z">
        <w:r>
          <w:delText xml:space="preserve">Wikipedia contributors. 2026m.</w:delText>
        </w:r>
      </w:del>
      <w:del w:id="2137" w:author="PR Preview" w:date="2026-01-01T00:00:00Z">
        <w:r>
          <w:delText xml:space="preserve"> </w:delText>
        </w:r>
      </w:del>
      <w:del w:id="2138" w:author="PR Preview" w:date="2026-01-01T00:00:00Z">
        <w:r>
          <w:rPr>
            <w:i/>
            <w:iCs/>
          </w:rPr>
          <w:delText xml:space="preserve">Monotone Convergence Theorem —</w:delText>
        </w:r>
      </w:del>
      <w:del w:id="2139" w:author="PR Preview" w:date="2026-01-01T00:00:00Z">
        <w:r>
          <w:rPr>
            <w:i/>
            <w:iCs/>
          </w:rPr>
          <w:delText xml:space="preserve"> </w:delText>
        </w:r>
      </w:del>
      <w:del w:id="2140" w:author="PR Preview" w:date="2026-01-01T00:00:00Z">
        <w:r>
          <w:rPr>
            <w:i/>
            <w:iCs/>
          </w:rPr>
          <w:delText xml:space="preserve">Wikipedia</w:delText>
        </w:r>
      </w:del>
      <w:del w:id="2141" w:author="PR Preview" w:date="2026-01-01T00:00:00Z">
        <w:r>
          <w:rPr>
            <w:i/>
            <w:iCs/>
          </w:rPr>
          <w:delText xml:space="preserve">,</w:delText>
        </w:r>
      </w:del>
      <w:del w:id="2142" w:author="PR Preview" w:date="2026-01-01T00:00:00Z">
        <w:r>
          <w:rPr>
            <w:i/>
            <w:iCs/>
          </w:rPr>
          <w:delText xml:space="preserve"> </w:delText>
        </w:r>
      </w:del>
      <w:del w:id="2143" w:author="PR Preview" w:date="2026-01-01T00:00:00Z">
        <w:r>
          <w:rPr>
            <w:i/>
            <w:iCs/>
          </w:rPr>
          <w:delText xml:space="preserve">the Free Encyclopedia</w:delText>
        </w:r>
      </w:del>
      <w:del w:id="2144" w:author="PR Preview" w:date="2026-01-01T00:00:00Z">
        <w:r>
          <w:delText xml:space="preserve">.</w:delText>
        </w:r>
      </w:del>
      <w:del w:id="2145" w:author="PR Preview" w:date="2026-01-01T00:00:00Z">
        <w:r>
          <w:delText xml:space="preserve"> </w:delText>
        </w:r>
      </w:del>
      <w:hyperlink r:id="rId162">
        <w:del w:id="2146" w:author="PR Preview" w:date="2026-01-01T00:00:00Z">
          <w:r>
            <w:rPr>
              <w:rStyle w:val="Hyperlink"/>
            </w:rPr>
            <w:delText xml:space="preserve">https://en.wikipedia.org/wiki/Monotone_convergence_theorem</w:delText>
          </w:r>
        </w:del>
      </w:hyperlink>
      <w:del w:id="2147" w:author="PR Preview" w:date="2026-01-01T00:00:00Z">
        <w:r>
          <w:delText xml:space="preserve">.</w:delText>
        </w:r>
      </w:del>
    </w:p>
    <w:p>
      <w:pPr>
        <w:pStyle w:val="Bibliography"/>
      </w:pPr>
      <w:del w:id="2148" w:author="PR Preview" w:date="2026-01-01T00:00:00Z">
        <w:r>
          <w:delText xml:space="preserve">Wikipedia contributors. 2026n.</w:delText>
        </w:r>
      </w:del>
      <w:del w:id="2149" w:author="PR Preview" w:date="2026-01-01T00:00:00Z">
        <w:r>
          <w:delText xml:space="preserve"> </w:delText>
        </w:r>
      </w:del>
      <w:del w:id="2150" w:author="PR Preview" w:date="2026-01-01T00:00:00Z">
        <w:r>
          <w:rPr>
            <w:i/>
            <w:iCs/>
          </w:rPr>
          <w:delText xml:space="preserve">Null Set —</w:delText>
        </w:r>
      </w:del>
      <w:del w:id="2151" w:author="PR Preview" w:date="2026-01-01T00:00:00Z">
        <w:r>
          <w:rPr>
            <w:i/>
            <w:iCs/>
          </w:rPr>
          <w:delText xml:space="preserve"> </w:delText>
        </w:r>
      </w:del>
      <w:del w:id="2152" w:author="PR Preview" w:date="2026-01-01T00:00:00Z">
        <w:r>
          <w:rPr>
            <w:i/>
            <w:iCs/>
          </w:rPr>
          <w:delText xml:space="preserve">Wikipedia</w:delText>
        </w:r>
      </w:del>
      <w:del w:id="2153" w:author="PR Preview" w:date="2026-01-01T00:00:00Z">
        <w:r>
          <w:rPr>
            <w:i/>
            <w:iCs/>
          </w:rPr>
          <w:delText xml:space="preserve">,</w:delText>
        </w:r>
      </w:del>
      <w:del w:id="2154" w:author="PR Preview" w:date="2026-01-01T00:00:00Z">
        <w:r>
          <w:rPr>
            <w:i/>
            <w:iCs/>
          </w:rPr>
          <w:delText xml:space="preserve"> </w:delText>
        </w:r>
      </w:del>
      <w:del w:id="2155" w:author="PR Preview" w:date="2026-01-01T00:00:00Z">
        <w:r>
          <w:rPr>
            <w:i/>
            <w:iCs/>
          </w:rPr>
          <w:delText xml:space="preserve">the Free Encyclopedia</w:delText>
        </w:r>
      </w:del>
      <w:del w:id="2156" w:author="PR Preview" w:date="2026-01-01T00:00:00Z">
        <w:r>
          <w:delText xml:space="preserve">.</w:delText>
        </w:r>
      </w:del>
      <w:del w:id="2157" w:author="PR Preview" w:date="2026-01-01T00:00:00Z">
        <w:r>
          <w:delText xml:space="preserve"> </w:delText>
        </w:r>
      </w:del>
      <w:hyperlink r:id="rId174">
        <w:del w:id="2158" w:author="PR Preview" w:date="2026-01-01T00:00:00Z">
          <w:r>
            <w:rPr>
              <w:rStyle w:val="Hyperlink"/>
            </w:rPr>
            <w:delText xml:space="preserve">https://en.wikipedia.org/wiki/Null_set</w:delText>
          </w:r>
        </w:del>
      </w:hyperlink>
      <w:del w:id="2159" w:author="PR Preview" w:date="2026-01-01T00:00:00Z">
        <w:r>
          <w:delText xml:space="preserve">.</w:delText>
        </w:r>
      </w:del>
    </w:p>
    <w:p>
      <w:pPr>
        <w:pStyle w:val="Bibliography"/>
      </w:pPr>
      <w:del w:id="2160" w:author="PR Preview" w:date="2026-01-01T00:00:00Z">
        <w:r>
          <w:delText xml:space="preserve">Wikipedia contributors. 2026o.</w:delText>
        </w:r>
      </w:del>
      <w:del w:id="2161" w:author="PR Preview" w:date="2026-01-01T00:00:00Z">
        <w:r>
          <w:delText xml:space="preserve"> </w:delText>
        </w:r>
      </w:del>
      <w:del w:id="2162" w:author="PR Preview" w:date="2026-01-01T00:00:00Z">
        <w:r>
          <w:rPr>
            <w:i/>
            <w:iCs/>
          </w:rPr>
          <w:delText xml:space="preserve">Outcome (Probability) —</w:delText>
        </w:r>
      </w:del>
      <w:del w:id="2163" w:author="PR Preview" w:date="2026-01-01T00:00:00Z">
        <w:r>
          <w:rPr>
            <w:i/>
            <w:iCs/>
          </w:rPr>
          <w:delText xml:space="preserve"> </w:delText>
        </w:r>
      </w:del>
      <w:del w:id="2164" w:author="PR Preview" w:date="2026-01-01T00:00:00Z">
        <w:r>
          <w:rPr>
            <w:i/>
            <w:iCs/>
          </w:rPr>
          <w:delText xml:space="preserve">Wikipedia</w:delText>
        </w:r>
      </w:del>
      <w:del w:id="2165" w:author="PR Preview" w:date="2026-01-01T00:00:00Z">
        <w:r>
          <w:rPr>
            <w:i/>
            <w:iCs/>
          </w:rPr>
          <w:delText xml:space="preserve">,</w:delText>
        </w:r>
      </w:del>
      <w:del w:id="2166" w:author="PR Preview" w:date="2026-01-01T00:00:00Z">
        <w:r>
          <w:rPr>
            <w:i/>
            <w:iCs/>
          </w:rPr>
          <w:delText xml:space="preserve"> </w:delText>
        </w:r>
      </w:del>
      <w:del w:id="2167" w:author="PR Preview" w:date="2026-01-01T00:00:00Z">
        <w:r>
          <w:rPr>
            <w:i/>
            <w:iCs/>
          </w:rPr>
          <w:delText xml:space="preserve">the Free Encyclopedia</w:delText>
        </w:r>
      </w:del>
      <w:del w:id="2168" w:author="PR Preview" w:date="2026-01-01T00:00:00Z">
        <w:r>
          <w:delText xml:space="preserve">.</w:delText>
        </w:r>
      </w:del>
      <w:del w:id="2169" w:author="PR Preview" w:date="2026-01-01T00:00:00Z">
        <w:r>
          <w:delText xml:space="preserve"> </w:delText>
        </w:r>
      </w:del>
      <w:hyperlink r:id="rId188">
        <w:del w:id="2170" w:author="PR Preview" w:date="2026-01-01T00:00:00Z">
          <w:r>
            <w:rPr>
              <w:rStyle w:val="Hyperlink"/>
            </w:rPr>
            <w:delText xml:space="preserve">https://en.wikipedia.org/wiki/Outcome_(probability)</w:delText>
          </w:r>
        </w:del>
      </w:hyperlink>
      <w:del w:id="2171" w:author="PR Preview" w:date="2026-01-01T00:00:00Z">
        <w:r>
          <w:delText xml:space="preserve">.</w:delText>
        </w:r>
      </w:del>
    </w:p>
    <w:p>
      <w:pPr>
        <w:pStyle w:val="Bibliography"/>
      </w:pPr>
      <w:del w:id="2172" w:author="PR Preview" w:date="2026-01-01T00:00:00Z">
        <w:r>
          <w:delText xml:space="preserve">Wikipedia contributors. 2026p.</w:delText>
        </w:r>
      </w:del>
      <w:del w:id="2173" w:author="PR Preview" w:date="2026-01-01T00:00:00Z">
        <w:r>
          <w:delText xml:space="preserve"> </w:delText>
        </w:r>
      </w:del>
      <w:del w:id="2174" w:author="PR Preview" w:date="2026-01-01T00:00:00Z">
        <w:r>
          <w:rPr>
            <w:i/>
            <w:iCs/>
          </w:rPr>
          <w:delText xml:space="preserve">Probability Measure —</w:delText>
        </w:r>
      </w:del>
      <w:del w:id="2175" w:author="PR Preview" w:date="2026-01-01T00:00:00Z">
        <w:r>
          <w:rPr>
            <w:i/>
            <w:iCs/>
          </w:rPr>
          <w:delText xml:space="preserve"> </w:delText>
        </w:r>
      </w:del>
      <w:del w:id="2176" w:author="PR Preview" w:date="2026-01-01T00:00:00Z">
        <w:r>
          <w:rPr>
            <w:i/>
            <w:iCs/>
          </w:rPr>
          <w:delText xml:space="preserve">Wikipedia</w:delText>
        </w:r>
      </w:del>
      <w:del w:id="2177" w:author="PR Preview" w:date="2026-01-01T00:00:00Z">
        <w:r>
          <w:rPr>
            <w:i/>
            <w:iCs/>
          </w:rPr>
          <w:delText xml:space="preserve">,</w:delText>
        </w:r>
      </w:del>
      <w:del w:id="2178" w:author="PR Preview" w:date="2026-01-01T00:00:00Z">
        <w:r>
          <w:rPr>
            <w:i/>
            <w:iCs/>
          </w:rPr>
          <w:delText xml:space="preserve"> </w:delText>
        </w:r>
      </w:del>
      <w:del w:id="2179" w:author="PR Preview" w:date="2026-01-01T00:00:00Z">
        <w:r>
          <w:rPr>
            <w:i/>
            <w:iCs/>
          </w:rPr>
          <w:delText xml:space="preserve">the Free Encyclopedia</w:delText>
        </w:r>
      </w:del>
      <w:del w:id="2180" w:author="PR Preview" w:date="2026-01-01T00:00:00Z">
        <w:r>
          <w:delText xml:space="preserve">.</w:delText>
        </w:r>
      </w:del>
      <w:del w:id="2181" w:author="PR Preview" w:date="2026-01-01T00:00:00Z">
        <w:r>
          <w:delText xml:space="preserve"> </w:delText>
        </w:r>
      </w:del>
      <w:hyperlink r:id="rId182">
        <w:del w:id="2182" w:author="PR Preview" w:date="2026-01-01T00:00:00Z">
          <w:r>
            <w:rPr>
              <w:rStyle w:val="Hyperlink"/>
            </w:rPr>
            <w:delText xml:space="preserve">https://en.wikipedia.org/wiki/Probability_measure</w:delText>
          </w:r>
        </w:del>
      </w:hyperlink>
      <w:del w:id="2183" w:author="PR Preview" w:date="2026-01-01T00:00:00Z">
        <w:r>
          <w:delText xml:space="preserve">.</w:delText>
        </w:r>
      </w:del>
    </w:p>
    <w:p>
      <w:pPr>
        <w:pStyle w:val="Bibliography"/>
      </w:pPr>
      <w:del w:id="2184" w:author="PR Preview" w:date="2026-01-01T00:00:00Z">
        <w:r>
          <w:delText xml:space="preserve">Wikipedia contributors. 2026q.</w:delText>
        </w:r>
      </w:del>
      <w:del w:id="2185" w:author="PR Preview" w:date="2026-01-01T00:00:00Z">
        <w:r>
          <w:delText xml:space="preserve"> </w:delText>
        </w:r>
      </w:del>
      <w:del w:id="2186" w:author="PR Preview" w:date="2026-01-01T00:00:00Z">
        <w:r>
          <w:rPr>
            <w:i/>
            <w:iCs/>
          </w:rPr>
          <w:delText xml:space="preserve">Probability Space —</w:delText>
        </w:r>
      </w:del>
      <w:del w:id="2187" w:author="PR Preview" w:date="2026-01-01T00:00:00Z">
        <w:r>
          <w:rPr>
            <w:i/>
            <w:iCs/>
          </w:rPr>
          <w:delText xml:space="preserve"> </w:delText>
        </w:r>
      </w:del>
      <w:del w:id="2188" w:author="PR Preview" w:date="2026-01-01T00:00:00Z">
        <w:r>
          <w:rPr>
            <w:i/>
            <w:iCs/>
          </w:rPr>
          <w:delText xml:space="preserve">Wikipedia</w:delText>
        </w:r>
      </w:del>
      <w:del w:id="2189" w:author="PR Preview" w:date="2026-01-01T00:00:00Z">
        <w:r>
          <w:rPr>
            <w:i/>
            <w:iCs/>
          </w:rPr>
          <w:delText xml:space="preserve">,</w:delText>
        </w:r>
      </w:del>
      <w:del w:id="2190" w:author="PR Preview" w:date="2026-01-01T00:00:00Z">
        <w:r>
          <w:rPr>
            <w:i/>
            <w:iCs/>
          </w:rPr>
          <w:delText xml:space="preserve"> </w:delText>
        </w:r>
      </w:del>
      <w:del w:id="2191" w:author="PR Preview" w:date="2026-01-01T00:00:00Z">
        <w:r>
          <w:rPr>
            <w:i/>
            <w:iCs/>
          </w:rPr>
          <w:delText xml:space="preserve">the Free Encyclopedia</w:delText>
        </w:r>
      </w:del>
      <w:del w:id="2192" w:author="PR Preview" w:date="2026-01-01T00:00:00Z">
        <w:r>
          <w:delText xml:space="preserve">.</w:delText>
        </w:r>
      </w:del>
      <w:del w:id="2193" w:author="PR Preview" w:date="2026-01-01T00:00:00Z">
        <w:r>
          <w:delText xml:space="preserve"> </w:delText>
        </w:r>
      </w:del>
      <w:hyperlink r:id="rId184">
        <w:del w:id="2194" w:author="PR Preview" w:date="2026-01-01T00:00:00Z">
          <w:r>
            <w:rPr>
              <w:rStyle w:val="Hyperlink"/>
            </w:rPr>
            <w:delText xml:space="preserve">https://en.wikipedia.org/wiki/Probability_space</w:delText>
          </w:r>
        </w:del>
      </w:hyperlink>
      <w:del w:id="2195" w:author="PR Preview" w:date="2026-01-01T00:00:00Z">
        <w:r>
          <w:delText xml:space="preserve">.</w:delText>
        </w:r>
      </w:del>
    </w:p>
    <w:p>
      <w:pPr>
        <w:pStyle w:val="Bibliography"/>
      </w:pPr>
      <w:del w:id="2196" w:author="PR Preview" w:date="2026-01-01T00:00:00Z">
        <w:r>
          <w:delText xml:space="preserve">Wikipedia contributors. 2026r.</w:delText>
        </w:r>
      </w:del>
      <w:del w:id="2197" w:author="PR Preview" w:date="2026-01-01T00:00:00Z">
        <w:r>
          <w:delText xml:space="preserve"> </w:delText>
        </w:r>
      </w:del>
      <w:del w:id="2198" w:author="PR Preview" w:date="2026-01-01T00:00:00Z">
        <w:r>
          <w:rPr>
            <w:i/>
            <w:iCs/>
          </w:rPr>
          <w:delText xml:space="preserve">Sample Space —</w:delText>
        </w:r>
      </w:del>
      <w:del w:id="2199" w:author="PR Preview" w:date="2026-01-01T00:00:00Z">
        <w:r>
          <w:rPr>
            <w:i/>
            <w:iCs/>
          </w:rPr>
          <w:delText xml:space="preserve"> </w:delText>
        </w:r>
      </w:del>
      <w:del w:id="2200" w:author="PR Preview" w:date="2026-01-01T00:00:00Z">
        <w:r>
          <w:rPr>
            <w:i/>
            <w:iCs/>
          </w:rPr>
          <w:delText xml:space="preserve">Wikipedia</w:delText>
        </w:r>
      </w:del>
      <w:del w:id="2201" w:author="PR Preview" w:date="2026-01-01T00:00:00Z">
        <w:r>
          <w:rPr>
            <w:i/>
            <w:iCs/>
          </w:rPr>
          <w:delText xml:space="preserve">,</w:delText>
        </w:r>
      </w:del>
      <w:del w:id="2202" w:author="PR Preview" w:date="2026-01-01T00:00:00Z">
        <w:r>
          <w:rPr>
            <w:i/>
            <w:iCs/>
          </w:rPr>
          <w:delText xml:space="preserve"> </w:delText>
        </w:r>
      </w:del>
      <w:del w:id="2203" w:author="PR Preview" w:date="2026-01-01T00:00:00Z">
        <w:r>
          <w:rPr>
            <w:i/>
            <w:iCs/>
          </w:rPr>
          <w:delText xml:space="preserve">the Free Encyclopedia</w:delText>
        </w:r>
      </w:del>
      <w:del w:id="2204" w:author="PR Preview" w:date="2026-01-01T00:00:00Z">
        <w:r>
          <w:delText xml:space="preserve">.</w:delText>
        </w:r>
      </w:del>
      <w:del w:id="2205" w:author="PR Preview" w:date="2026-01-01T00:00:00Z">
        <w:r>
          <w:delText xml:space="preserve"> </w:delText>
        </w:r>
      </w:del>
      <w:hyperlink r:id="rId186">
        <w:del w:id="2206" w:author="PR Preview" w:date="2026-01-01T00:00:00Z">
          <w:r>
            <w:rPr>
              <w:rStyle w:val="Hyperlink"/>
            </w:rPr>
            <w:delText xml:space="preserve">https://en.wikipedia.org/wiki/Sample_space</w:delText>
          </w:r>
        </w:del>
      </w:hyperlink>
      <w:del w:id="2207" w:author="PR Preview" w:date="2026-01-01T00:00:00Z">
        <w:r>
          <w:delText xml:space="preserve">.</w:delText>
        </w:r>
      </w:del>
    </w:p>
    <w:p>
      <w:pPr>
        <w:pStyle w:val="Bibliography"/>
      </w:pPr>
      <w:del w:id="2208" w:author="PR Preview" w:date="2026-01-01T00:00:00Z">
        <w:r>
          <w:delText xml:space="preserve">Wikipedia contributors. 2026s.</w:delText>
        </w:r>
      </w:del>
      <w:del w:id="2209" w:author="PR Preview" w:date="2026-01-01T00:00:00Z">
        <w:r>
          <w:delText xml:space="preserve"> </w:delText>
        </w:r>
      </w:del>
      <w:del w:id="2210" w:author="PR Preview" w:date="2026-01-01T00:00:00Z">
        <w:r>
          <w:rPr>
            <w:i/>
            <w:iCs/>
          </w:rPr>
          <w:delText xml:space="preserve">Series (Mathematics) —</w:delText>
        </w:r>
      </w:del>
      <w:del w:id="2211" w:author="PR Preview" w:date="2026-01-01T00:00:00Z">
        <w:r>
          <w:rPr>
            <w:i/>
            <w:iCs/>
          </w:rPr>
          <w:delText xml:space="preserve"> </w:delText>
        </w:r>
      </w:del>
      <w:del w:id="2212" w:author="PR Preview" w:date="2026-01-01T00:00:00Z">
        <w:r>
          <w:rPr>
            <w:i/>
            <w:iCs/>
          </w:rPr>
          <w:delText xml:space="preserve">Wikipedia</w:delText>
        </w:r>
      </w:del>
      <w:del w:id="2213" w:author="PR Preview" w:date="2026-01-01T00:00:00Z">
        <w:r>
          <w:rPr>
            <w:i/>
            <w:iCs/>
          </w:rPr>
          <w:delText xml:space="preserve">,</w:delText>
        </w:r>
      </w:del>
      <w:del w:id="2214" w:author="PR Preview" w:date="2026-01-01T00:00:00Z">
        <w:r>
          <w:rPr>
            <w:i/>
            <w:iCs/>
          </w:rPr>
          <w:delText xml:space="preserve"> </w:delText>
        </w:r>
      </w:del>
      <w:del w:id="2215" w:author="PR Preview" w:date="2026-01-01T00:00:00Z">
        <w:r>
          <w:rPr>
            <w:i/>
            <w:iCs/>
          </w:rPr>
          <w:delText xml:space="preserve">the Free Encyclopedia</w:delText>
        </w:r>
      </w:del>
      <w:del w:id="2216" w:author="PR Preview" w:date="2026-01-01T00:00:00Z">
        <w:r>
          <w:delText xml:space="preserve">.</w:delText>
        </w:r>
      </w:del>
      <w:del w:id="2217" w:author="PR Preview" w:date="2026-01-01T00:00:00Z">
        <w:r>
          <w:delText xml:space="preserve"> </w:delText>
        </w:r>
      </w:del>
      <w:hyperlink r:id="rId160">
        <w:del w:id="2218" w:author="PR Preview" w:date="2026-01-01T00:00:00Z">
          <w:r>
            <w:rPr>
              <w:rStyle w:val="Hyperlink"/>
            </w:rPr>
            <w:delText xml:space="preserve">https://en.wikipedia.org/wiki/Series_(mathematics)</w:delText>
          </w:r>
        </w:del>
      </w:hyperlink>
      <w:del w:id="2219" w:author="PR Preview" w:date="2026-01-01T00:00:00Z">
        <w:r>
          <w:delText xml:space="preserve">.</w:delText>
        </w:r>
      </w:del>
    </w:p>
    <w:p>
      <w:pPr>
        <w:pStyle w:val="Bibliography"/>
      </w:pPr>
      <w:del w:id="2220" w:author="PR Preview" w:date="2026-01-01T00:00:00Z">
        <w:r>
          <w:delText xml:space="preserve">Wikipedia contributors. 2026t.</w:delText>
        </w:r>
      </w:del>
      <w:del w:id="2221" w:author="PR Preview" w:date="2026-01-01T00:00:00Z">
        <w:r>
          <w:delText xml:space="preserve"> </w:delText>
        </w:r>
      </w:del>
      <w:del w:id="2222" w:author="PR Preview" w:date="2026-01-01T00:00:00Z">
        <w:r>
          <w:rPr>
            <w:i/>
            <w:iCs/>
          </w:rPr>
          <w:delText xml:space="preserve">Sigma-Additive Set Function —</w:delText>
        </w:r>
      </w:del>
      <w:del w:id="2223" w:author="PR Preview" w:date="2026-01-01T00:00:00Z">
        <w:r>
          <w:rPr>
            <w:i/>
            <w:iCs/>
          </w:rPr>
          <w:delText xml:space="preserve"> </w:delText>
        </w:r>
      </w:del>
      <w:del w:id="2224" w:author="PR Preview" w:date="2026-01-01T00:00:00Z">
        <w:r>
          <w:rPr>
            <w:i/>
            <w:iCs/>
          </w:rPr>
          <w:delText xml:space="preserve">Wikipedia</w:delText>
        </w:r>
      </w:del>
      <w:del w:id="2225" w:author="PR Preview" w:date="2026-01-01T00:00:00Z">
        <w:r>
          <w:rPr>
            <w:i/>
            <w:iCs/>
          </w:rPr>
          <w:delText xml:space="preserve">,</w:delText>
        </w:r>
      </w:del>
      <w:del w:id="2226" w:author="PR Preview" w:date="2026-01-01T00:00:00Z">
        <w:r>
          <w:rPr>
            <w:i/>
            <w:iCs/>
          </w:rPr>
          <w:delText xml:space="preserve"> </w:delText>
        </w:r>
      </w:del>
      <w:del w:id="2227" w:author="PR Preview" w:date="2026-01-01T00:00:00Z">
        <w:r>
          <w:rPr>
            <w:i/>
            <w:iCs/>
          </w:rPr>
          <w:delText xml:space="preserve">the Free Encyclopedia</w:delText>
        </w:r>
      </w:del>
      <w:del w:id="2228" w:author="PR Preview" w:date="2026-01-01T00:00:00Z">
        <w:r>
          <w:delText xml:space="preserve">.</w:delText>
        </w:r>
      </w:del>
      <w:del w:id="2229" w:author="PR Preview" w:date="2026-01-01T00:00:00Z">
        <w:r>
          <w:delText xml:space="preserve"> </w:delText>
        </w:r>
      </w:del>
      <w:hyperlink r:id="rId164">
        <w:del w:id="2230" w:author="PR Preview" w:date="2026-01-01T00:00:00Z">
          <w:r>
            <w:rPr>
              <w:rStyle w:val="Hyperlink"/>
            </w:rPr>
            <w:delText xml:space="preserve">https://en.wikipedia.org/wiki/Sigma-additive_set_function</w:delText>
          </w:r>
        </w:del>
      </w:hyperlink>
      <w:del w:id="2231" w:author="PR Preview" w:date="2026-01-01T00:00:00Z">
        <w:r>
          <w:delText xml:space="preserve">.</w:delText>
        </w:r>
      </w:del>
    </w:p>
    <w:p>
      <w:pPr>
        <w:pStyle w:val="Bibliography"/>
      </w:pPr>
      <w:del w:id="2232" w:author="PR Preview" w:date="2026-01-01T00:00:00Z">
        <w:r>
          <w:delText xml:space="preserve">Wikipedia contributors. 2026u.</w:delText>
        </w:r>
      </w:del>
      <w:del w:id="2233" w:author="PR Preview" w:date="2026-01-01T00:00:00Z">
        <w:r>
          <w:delText xml:space="preserve"> </w:delText>
        </w:r>
      </w:del>
      <w:del w:id="2234" w:author="PR Preview" w:date="2026-01-01T00:00:00Z">
        <w:r>
          <w:rPr>
            <w:i/>
            <w:iCs/>
          </w:rPr>
          <w:delText xml:space="preserve">Sigma-Algebra —</w:delText>
        </w:r>
      </w:del>
      <w:del w:id="2235" w:author="PR Preview" w:date="2026-01-01T00:00:00Z">
        <w:r>
          <w:rPr>
            <w:i/>
            <w:iCs/>
          </w:rPr>
          <w:delText xml:space="preserve"> </w:delText>
        </w:r>
      </w:del>
      <w:del w:id="2236" w:author="PR Preview" w:date="2026-01-01T00:00:00Z">
        <w:r>
          <w:rPr>
            <w:i/>
            <w:iCs/>
          </w:rPr>
          <w:delText xml:space="preserve">Wikipedia</w:delText>
        </w:r>
      </w:del>
      <w:del w:id="2237" w:author="PR Preview" w:date="2026-01-01T00:00:00Z">
        <w:r>
          <w:rPr>
            <w:i/>
            <w:iCs/>
          </w:rPr>
          <w:delText xml:space="preserve">,</w:delText>
        </w:r>
      </w:del>
      <w:del w:id="2238" w:author="PR Preview" w:date="2026-01-01T00:00:00Z">
        <w:r>
          <w:rPr>
            <w:i/>
            <w:iCs/>
          </w:rPr>
          <w:delText xml:space="preserve"> </w:delText>
        </w:r>
      </w:del>
      <w:del w:id="2239" w:author="PR Preview" w:date="2026-01-01T00:00:00Z">
        <w:r>
          <w:rPr>
            <w:i/>
            <w:iCs/>
          </w:rPr>
          <w:delText xml:space="preserve">the Free Encyclopedia</w:delText>
        </w:r>
      </w:del>
      <w:del w:id="2240" w:author="PR Preview" w:date="2026-01-01T00:00:00Z">
        <w:r>
          <w:delText xml:space="preserve">.</w:delText>
        </w:r>
      </w:del>
      <w:del w:id="2241" w:author="PR Preview" w:date="2026-01-01T00:00:00Z">
        <w:r>
          <w:delText xml:space="preserve"> </w:delText>
        </w:r>
      </w:del>
      <w:hyperlink r:id="rId149">
        <w:del w:id="2242" w:author="PR Preview" w:date="2026-01-01T00:00:00Z">
          <w:r>
            <w:rPr>
              <w:rStyle w:val="Hyperlink"/>
            </w:rPr>
            <w:delText xml:space="preserve">https://en.wikipedia.org/wiki/%CF%83-algebra</w:delText>
          </w:r>
        </w:del>
      </w:hyperlink>
      <w:del w:id="2243" w:author="PR Preview" w:date="2026-01-01T00:00:00Z">
        <w:r>
          <w:delText xml:space="preserve">.</w:delText>
        </w:r>
      </w:del>
    </w:p>
    <w:p>
      <w:pPr>
        <w:pStyle w:val="Bibliography"/>
      </w:pPr>
      <w:del w:id="2244" w:author="PR Preview" w:date="2026-01-01T00:00:00Z">
        <w:r>
          <w:delText xml:space="preserve">Wikipedia contributors. 2026v.</w:delText>
        </w:r>
      </w:del>
      <w:del w:id="2245" w:author="PR Preview" w:date="2026-01-01T00:00:00Z">
        <w:r>
          <w:delText xml:space="preserve"> </w:delText>
        </w:r>
      </w:del>
      <w:del w:id="2246" w:author="PR Preview" w:date="2026-01-01T00:00:00Z">
        <w:r>
          <w:rPr>
            <w:i/>
            <w:iCs/>
          </w:rPr>
          <w:delText xml:space="preserve">Sigma-Finite Measure —</w:delText>
        </w:r>
      </w:del>
      <w:del w:id="2247" w:author="PR Preview" w:date="2026-01-01T00:00:00Z">
        <w:r>
          <w:rPr>
            <w:i/>
            <w:iCs/>
          </w:rPr>
          <w:delText xml:space="preserve"> </w:delText>
        </w:r>
      </w:del>
      <w:del w:id="2248" w:author="PR Preview" w:date="2026-01-01T00:00:00Z">
        <w:r>
          <w:rPr>
            <w:i/>
            <w:iCs/>
          </w:rPr>
          <w:delText xml:space="preserve">Wikipedia</w:delText>
        </w:r>
      </w:del>
      <w:del w:id="2249" w:author="PR Preview" w:date="2026-01-01T00:00:00Z">
        <w:r>
          <w:rPr>
            <w:i/>
            <w:iCs/>
          </w:rPr>
          <w:delText xml:space="preserve">,</w:delText>
        </w:r>
      </w:del>
      <w:del w:id="2250" w:author="PR Preview" w:date="2026-01-01T00:00:00Z">
        <w:r>
          <w:rPr>
            <w:i/>
            <w:iCs/>
          </w:rPr>
          <w:delText xml:space="preserve"> </w:delText>
        </w:r>
      </w:del>
      <w:del w:id="2251" w:author="PR Preview" w:date="2026-01-01T00:00:00Z">
        <w:r>
          <w:rPr>
            <w:i/>
            <w:iCs/>
          </w:rPr>
          <w:delText xml:space="preserve">the Free Encyclopedia</w:delText>
        </w:r>
      </w:del>
      <w:del w:id="2252" w:author="PR Preview" w:date="2026-01-01T00:00:00Z">
        <w:r>
          <w:delText xml:space="preserve">.</w:delText>
        </w:r>
      </w:del>
      <w:del w:id="2253" w:author="PR Preview" w:date="2026-01-01T00:00:00Z">
        <w:r>
          <w:delText xml:space="preserve"> </w:delText>
        </w:r>
      </w:del>
      <w:hyperlink r:id="rId180">
        <w:del w:id="2254" w:author="PR Preview" w:date="2026-01-01T00:00:00Z">
          <w:r>
            <w:rPr>
              <w:rStyle w:val="Hyperlink"/>
            </w:rPr>
            <w:delText xml:space="preserve">https://en.wikipedia.org/wiki/Sigma-finite_measure</w:delText>
          </w:r>
        </w:del>
      </w:hyperlink>
      <w:del w:id="2255" w:author="PR Preview" w:date="2026-01-01T00:00:00Z">
        <w:r>
          <w:delText xml:space="preserve">.</w:delText>
        </w:r>
      </w:del>
    </w:p>
    <w:p>
      <w:pPr>
        <w:pStyle w:val="Bibliography"/>
      </w:pPr>
      <w:ins w:id="2256" w:author="PR Preview" w:date="2026-01-01T00:00:00Z">
        <w:r>
          <w:t xml:space="preserve">[1]</w:t>
        </w:r>
      </w:ins>
      <w:ins w:id="2257" w:author="PR Preview" w:date="2026-01-01T00:00:00Z">
        <w:r>
          <w:t xml:space="preserve"> </w:t>
        </w:r>
      </w:ins>
      <w:ins w:id="2258" w:author="PR Preview" w:date="2026-01-01T00:00:00Z">
        <w:r>
          <w:t xml:space="preserve">	</w:t>
        </w:r>
      </w:ins>
      <w:ins w:id="2259" w:author="PR Preview" w:date="2026-01-01T00:00:00Z">
        <w:r>
          <w:t xml:space="preserve">Wikipedia contributors,</w:t>
        </w:r>
      </w:ins>
      <w:ins w:id="2260" w:author="PR Preview" w:date="2026-01-01T00:00:00Z">
        <w:r>
          <w:t xml:space="preserve"> </w:t>
        </w:r>
      </w:ins>
      <w:ins w:id="2261" w:author="PR Preview" w:date="2026-01-01T00:00:00Z">
        <w:r>
          <w:t xml:space="preserve">“Sigma-algebra —</w:t>
        </w:r>
      </w:ins>
      <w:ins w:id="2262" w:author="PR Preview" w:date="2026-01-01T00:00:00Z">
        <w:r>
          <w:t xml:space="preserve"> </w:t>
        </w:r>
      </w:ins>
      <w:ins w:id="2263" w:author="PR Preview" w:date="2026-01-01T00:00:00Z">
        <w:r>
          <w:t xml:space="preserve">Wikipedia</w:t>
        </w:r>
      </w:ins>
      <w:ins w:id="2264" w:author="PR Preview" w:date="2026-01-01T00:00:00Z">
        <w:r>
          <w:t xml:space="preserve">,</w:t>
        </w:r>
      </w:ins>
      <w:ins w:id="2265" w:author="PR Preview" w:date="2026-01-01T00:00:00Z">
        <w:r>
          <w:t xml:space="preserve"> </w:t>
        </w:r>
      </w:ins>
      <w:ins w:id="2266" w:author="PR Preview" w:date="2026-01-01T00:00:00Z">
        <w:r>
          <w:t xml:space="preserve">the free encyclopedia.”</w:t>
        </w:r>
      </w:ins>
      <w:ins w:id="2267" w:author="PR Preview" w:date="2026-01-01T00:00:00Z">
        <w:r>
          <w:t xml:space="preserve"> </w:t>
        </w:r>
      </w:ins>
      <w:ins w:id="2268" w:author="PR Preview" w:date="2026-01-01T00:00:00Z">
        <w:r>
          <w:t xml:space="preserve">2026. Available:</w:t>
        </w:r>
      </w:ins>
      <w:ins w:id="2269" w:author="PR Preview" w:date="2026-01-01T00:00:00Z">
        <w:r>
          <w:t xml:space="preserve"> </w:t>
        </w:r>
      </w:ins>
      <w:hyperlink r:id="rId149">
        <w:ins w:id="2270" w:author="PR Preview" w:date="2026-01-01T00:00:00Z">
          <w:r>
            <w:rPr>
              <w:rStyle w:val="Hyperlink"/>
            </w:rPr>
            <w:t xml:space="preserve">https://en.wikipedia.org/wiki/%CF%83-algebra</w:t>
          </w:r>
        </w:ins>
      </w:hyperlink>
    </w:p>
    <w:bookmarkEnd w:id="150"/>
    <w:bookmarkStart w:id="151" w:name="ref-billingsley1995probability"/>
    <w:p>
      <w:pPr>
        <w:pStyle w:val="Bibliography"/>
      </w:pPr>
      <w:ins w:id="2271" w:author="PR Preview" w:date="2026-01-01T00:00:00Z">
        <w:r>
          <w:t xml:space="preserve">[2]</w:t>
        </w:r>
      </w:ins>
      <w:ins w:id="2272" w:author="PR Preview" w:date="2026-01-01T00:00:00Z">
        <w:r>
          <w:t xml:space="preserve"> </w:t>
        </w:r>
      </w:ins>
      <w:ins w:id="2273" w:author="PR Preview" w:date="2026-01-01T00:00:00Z">
        <w:r>
          <w:t xml:space="preserve">	</w:t>
        </w:r>
      </w:ins>
      <w:ins w:id="2274" w:author="PR Preview" w:date="2026-01-01T00:00:00Z">
        <w:r>
          <w:t xml:space="preserve">P. Billingsley,</w:t>
        </w:r>
      </w:ins>
      <w:ins w:id="2275" w:author="PR Preview" w:date="2026-01-01T00:00:00Z">
        <w:r>
          <w:t xml:space="preserve"> </w:t>
        </w:r>
      </w:ins>
      <w:ins w:id="2276" w:author="PR Preview" w:date="2026-01-01T00:00:00Z">
        <w:r>
          <w:rPr>
            <w:i/>
            <w:iCs/>
          </w:rPr>
          <w:t xml:space="preserve">Probability and measure</w:t>
        </w:r>
      </w:ins>
      <w:ins w:id="2277" w:author="PR Preview" w:date="2026-01-01T00:00:00Z">
        <w:r>
          <w:t xml:space="preserve">, 3rd ed. in Wiley series in probability and mathematical statistics. New York: Wiley, 1995.</w:t>
        </w:r>
      </w:ins>
    </w:p>
    <w:bookmarkEnd w:id="151"/>
    <w:bookmarkStart w:id="153" w:name="ref-CaseBerg01"/>
    <w:p>
      <w:pPr>
        <w:pStyle w:val="Bibliography"/>
      </w:pPr>
      <w:ins w:id="2278" w:author="PR Preview" w:date="2026-01-01T00:00:00Z">
        <w:r>
          <w:t xml:space="preserve">[3]</w:t>
        </w:r>
      </w:ins>
      <w:ins w:id="2279" w:author="PR Preview" w:date="2026-01-01T00:00:00Z">
        <w:r>
          <w:t xml:space="preserve"> </w:t>
        </w:r>
      </w:ins>
      <w:ins w:id="2280" w:author="PR Preview" w:date="2026-01-01T00:00:00Z">
        <w:r>
          <w:t xml:space="preserve">	</w:t>
        </w:r>
      </w:ins>
      <w:ins w:id="2281" w:author="PR Preview" w:date="2026-01-01T00:00:00Z">
        <w:r>
          <w:t xml:space="preserve">G. Casella and R. Berger,</w:t>
        </w:r>
      </w:ins>
      <w:ins w:id="2282" w:author="PR Preview" w:date="2026-01-01T00:00:00Z">
        <w:r>
          <w:t xml:space="preserve"> </w:t>
        </w:r>
      </w:ins>
      <w:ins w:id="2283" w:author="PR Preview" w:date="2026-01-01T00:00:00Z">
        <w:r>
          <w:rPr>
            <w:i/>
            <w:iCs/>
          </w:rPr>
          <w:t xml:space="preserve">Statistical inference</w:t>
        </w:r>
      </w:ins>
      <w:ins w:id="2284" w:author="PR Preview" w:date="2026-01-01T00:00:00Z">
        <w:r>
          <w:t xml:space="preserve">, 2nd ed. Cengage Learning, 2002. Available:</w:t>
        </w:r>
      </w:ins>
      <w:ins w:id="2285" w:author="PR Preview" w:date="2026-01-01T00:00:00Z">
        <w:r>
          <w:t xml:space="preserve"> </w:t>
        </w:r>
      </w:ins>
      <w:hyperlink r:id="rId152">
        <w:ins w:id="2286" w:author="PR Preview" w:date="2026-01-01T00:00:00Z">
          <w:r>
            <w:rPr>
              <w:rStyle w:val="Hyperlink"/>
            </w:rPr>
            <w:t xml:space="preserve">https://www.cengage.com/c/statistical-inference-2e-casella-berger/9780534243128/</w:t>
          </w:r>
        </w:ins>
      </w:hyperlink>
    </w:p>
    <w:bookmarkEnd w:id="153"/>
    <w:bookmarkStart w:id="155" w:name="ref-wikipedia_closure_mathematics"/>
    <w:p>
      <w:pPr>
        <w:pStyle w:val="Bibliography"/>
      </w:pPr>
      <w:ins w:id="2287" w:author="PR Preview" w:date="2026-01-01T00:00:00Z">
        <w:r>
          <w:t xml:space="preserve">[4]</w:t>
        </w:r>
      </w:ins>
      <w:ins w:id="2288" w:author="PR Preview" w:date="2026-01-01T00:00:00Z">
        <w:r>
          <w:t xml:space="preserve"> </w:t>
        </w:r>
      </w:ins>
      <w:ins w:id="2289" w:author="PR Preview" w:date="2026-01-01T00:00:00Z">
        <w:r>
          <w:t xml:space="preserve">	</w:t>
        </w:r>
      </w:ins>
      <w:ins w:id="2290" w:author="PR Preview" w:date="2026-01-01T00:00:00Z">
        <w:r>
          <w:t xml:space="preserve">Wikipedia contributors,</w:t>
        </w:r>
      </w:ins>
      <w:ins w:id="2291" w:author="PR Preview" w:date="2026-01-01T00:00:00Z">
        <w:r>
          <w:t xml:space="preserve"> </w:t>
        </w:r>
      </w:ins>
      <w:ins w:id="2292" w:author="PR Preview" w:date="2026-01-01T00:00:00Z">
        <w:r>
          <w:t xml:space="preserve">“Closure (mathematics) —</w:t>
        </w:r>
      </w:ins>
      <w:ins w:id="2293" w:author="PR Preview" w:date="2026-01-01T00:00:00Z">
        <w:r>
          <w:t xml:space="preserve"> </w:t>
        </w:r>
      </w:ins>
      <w:ins w:id="2294" w:author="PR Preview" w:date="2026-01-01T00:00:00Z">
        <w:r>
          <w:t xml:space="preserve">Wikipedia</w:t>
        </w:r>
      </w:ins>
      <w:ins w:id="2295" w:author="PR Preview" w:date="2026-01-01T00:00:00Z">
        <w:r>
          <w:t xml:space="preserve">,</w:t>
        </w:r>
      </w:ins>
      <w:ins w:id="2296" w:author="PR Preview" w:date="2026-01-01T00:00:00Z">
        <w:r>
          <w:t xml:space="preserve"> </w:t>
        </w:r>
      </w:ins>
      <w:ins w:id="2297" w:author="PR Preview" w:date="2026-01-01T00:00:00Z">
        <w:r>
          <w:t xml:space="preserve">the free encyclopedia.”</w:t>
        </w:r>
      </w:ins>
      <w:ins w:id="2298" w:author="PR Preview" w:date="2026-01-01T00:00:00Z">
        <w:r>
          <w:t xml:space="preserve"> </w:t>
        </w:r>
      </w:ins>
      <w:ins w:id="2299" w:author="PR Preview" w:date="2026-01-01T00:00:00Z">
        <w:r>
          <w:t xml:space="preserve">2026. Available:</w:t>
        </w:r>
      </w:ins>
      <w:ins w:id="2300" w:author="PR Preview" w:date="2026-01-01T00:00:00Z">
        <w:r>
          <w:t xml:space="preserve"> </w:t>
        </w:r>
      </w:ins>
      <w:hyperlink r:id="rId154">
        <w:ins w:id="2301" w:author="PR Preview" w:date="2026-01-01T00:00:00Z">
          <w:r>
            <w:rPr>
              <w:rStyle w:val="Hyperlink"/>
            </w:rPr>
            <w:t xml:space="preserve">https://en.wikipedia.org/wiki/Closure_(mathematics)</w:t>
          </w:r>
        </w:ins>
      </w:hyperlink>
    </w:p>
    <w:bookmarkEnd w:id="155"/>
    <w:bookmarkStart w:id="157" w:name="ref-wikipedia_borel_set"/>
    <w:p>
      <w:pPr>
        <w:pStyle w:val="Bibliography"/>
      </w:pPr>
      <w:ins w:id="2302" w:author="PR Preview" w:date="2026-01-01T00:00:00Z">
        <w:r>
          <w:t xml:space="preserve">[5]</w:t>
        </w:r>
      </w:ins>
      <w:ins w:id="2303" w:author="PR Preview" w:date="2026-01-01T00:00:00Z">
        <w:r>
          <w:t xml:space="preserve"> </w:t>
        </w:r>
      </w:ins>
      <w:ins w:id="2304" w:author="PR Preview" w:date="2026-01-01T00:00:00Z">
        <w:r>
          <w:t xml:space="preserve">	</w:t>
        </w:r>
      </w:ins>
      <w:ins w:id="2305" w:author="PR Preview" w:date="2026-01-01T00:00:00Z">
        <w:r>
          <w:t xml:space="preserve">Wikipedia contributors,</w:t>
        </w:r>
      </w:ins>
      <w:ins w:id="2306" w:author="PR Preview" w:date="2026-01-01T00:00:00Z">
        <w:r>
          <w:t xml:space="preserve"> </w:t>
        </w:r>
      </w:ins>
      <w:ins w:id="2307" w:author="PR Preview" w:date="2026-01-01T00:00:00Z">
        <w:r>
          <w:t xml:space="preserve">“Borel set —</w:t>
        </w:r>
      </w:ins>
      <w:ins w:id="2308" w:author="PR Preview" w:date="2026-01-01T00:00:00Z">
        <w:r>
          <w:t xml:space="preserve"> </w:t>
        </w:r>
      </w:ins>
      <w:ins w:id="2309" w:author="PR Preview" w:date="2026-01-01T00:00:00Z">
        <w:r>
          <w:t xml:space="preserve">Wikipedia</w:t>
        </w:r>
      </w:ins>
      <w:ins w:id="2310" w:author="PR Preview" w:date="2026-01-01T00:00:00Z">
        <w:r>
          <w:t xml:space="preserve">,</w:t>
        </w:r>
      </w:ins>
      <w:ins w:id="2311" w:author="PR Preview" w:date="2026-01-01T00:00:00Z">
        <w:r>
          <w:t xml:space="preserve"> </w:t>
        </w:r>
      </w:ins>
      <w:ins w:id="2312" w:author="PR Preview" w:date="2026-01-01T00:00:00Z">
        <w:r>
          <w:t xml:space="preserve">the free encyclopedia.”</w:t>
        </w:r>
      </w:ins>
      <w:ins w:id="2313" w:author="PR Preview" w:date="2026-01-01T00:00:00Z">
        <w:r>
          <w:t xml:space="preserve"> </w:t>
        </w:r>
      </w:ins>
      <w:ins w:id="2314" w:author="PR Preview" w:date="2026-01-01T00:00:00Z">
        <w:r>
          <w:t xml:space="preserve">2026. Available:</w:t>
        </w:r>
      </w:ins>
      <w:ins w:id="2315" w:author="PR Preview" w:date="2026-01-01T00:00:00Z">
        <w:r>
          <w:t xml:space="preserve"> </w:t>
        </w:r>
      </w:ins>
      <w:hyperlink r:id="rId156">
        <w:ins w:id="2316" w:author="PR Preview" w:date="2026-01-01T00:00:00Z">
          <w:r>
            <w:rPr>
              <w:rStyle w:val="Hyperlink"/>
            </w:rPr>
            <w:t xml:space="preserve">https://en.wikipedia.org/wiki/Borel_set</w:t>
          </w:r>
        </w:ins>
      </w:hyperlink>
    </w:p>
    <w:bookmarkEnd w:id="157"/>
    <w:bookmarkStart w:id="159" w:name="ref-wikipedia_disjoint_sets"/>
    <w:p>
      <w:pPr>
        <w:pStyle w:val="Bibliography"/>
      </w:pPr>
      <w:ins w:id="2317" w:author="PR Preview" w:date="2026-01-01T00:00:00Z">
        <w:r>
          <w:t xml:space="preserve">[6]</w:t>
        </w:r>
      </w:ins>
      <w:ins w:id="2318" w:author="PR Preview" w:date="2026-01-01T00:00:00Z">
        <w:r>
          <w:t xml:space="preserve"> </w:t>
        </w:r>
      </w:ins>
      <w:ins w:id="2319" w:author="PR Preview" w:date="2026-01-01T00:00:00Z">
        <w:r>
          <w:t xml:space="preserve">	</w:t>
        </w:r>
      </w:ins>
      <w:ins w:id="2320" w:author="PR Preview" w:date="2026-01-01T00:00:00Z">
        <w:r>
          <w:t xml:space="preserve">Wikipedia contributors,</w:t>
        </w:r>
      </w:ins>
      <w:ins w:id="2321" w:author="PR Preview" w:date="2026-01-01T00:00:00Z">
        <w:r>
          <w:t xml:space="preserve"> </w:t>
        </w:r>
      </w:ins>
      <w:ins w:id="2322" w:author="PR Preview" w:date="2026-01-01T00:00:00Z">
        <w:r>
          <w:t xml:space="preserve">“Disjoint sets —</w:t>
        </w:r>
      </w:ins>
      <w:ins w:id="2323" w:author="PR Preview" w:date="2026-01-01T00:00:00Z">
        <w:r>
          <w:t xml:space="preserve"> </w:t>
        </w:r>
      </w:ins>
      <w:ins w:id="2324" w:author="PR Preview" w:date="2026-01-01T00:00:00Z">
        <w:r>
          <w:t xml:space="preserve">Wikipedia</w:t>
        </w:r>
      </w:ins>
      <w:ins w:id="2325" w:author="PR Preview" w:date="2026-01-01T00:00:00Z">
        <w:r>
          <w:t xml:space="preserve">,</w:t>
        </w:r>
      </w:ins>
      <w:ins w:id="2326" w:author="PR Preview" w:date="2026-01-01T00:00:00Z">
        <w:r>
          <w:t xml:space="preserve"> </w:t>
        </w:r>
      </w:ins>
      <w:ins w:id="2327" w:author="PR Preview" w:date="2026-01-01T00:00:00Z">
        <w:r>
          <w:t xml:space="preserve">the free encyclopedia.”</w:t>
        </w:r>
      </w:ins>
      <w:ins w:id="2328" w:author="PR Preview" w:date="2026-01-01T00:00:00Z">
        <w:r>
          <w:t xml:space="preserve"> </w:t>
        </w:r>
      </w:ins>
      <w:ins w:id="2329" w:author="PR Preview" w:date="2026-01-01T00:00:00Z">
        <w:r>
          <w:t xml:space="preserve">2026. Available:</w:t>
        </w:r>
      </w:ins>
      <w:ins w:id="2330" w:author="PR Preview" w:date="2026-01-01T00:00:00Z">
        <w:r>
          <w:t xml:space="preserve"> </w:t>
        </w:r>
      </w:ins>
      <w:hyperlink r:id="rId158">
        <w:ins w:id="2331" w:author="PR Preview" w:date="2026-01-01T00:00:00Z">
          <w:r>
            <w:rPr>
              <w:rStyle w:val="Hyperlink"/>
            </w:rPr>
            <w:t xml:space="preserve">https://en.wikipedia.org/wiki/Disjoint_sets</w:t>
          </w:r>
        </w:ins>
      </w:hyperlink>
    </w:p>
    <w:bookmarkEnd w:id="159"/>
    <w:bookmarkStart w:id="161" w:name="ref-wikipedia_series_mathematics"/>
    <w:p>
      <w:pPr>
        <w:pStyle w:val="Bibliography"/>
      </w:pPr>
      <w:ins w:id="2332" w:author="PR Preview" w:date="2026-01-01T00:00:00Z">
        <w:r>
          <w:t xml:space="preserve">[7]</w:t>
        </w:r>
      </w:ins>
      <w:ins w:id="2333" w:author="PR Preview" w:date="2026-01-01T00:00:00Z">
        <w:r>
          <w:t xml:space="preserve"> </w:t>
        </w:r>
      </w:ins>
      <w:ins w:id="2334" w:author="PR Preview" w:date="2026-01-01T00:00:00Z">
        <w:r>
          <w:t xml:space="preserve">	</w:t>
        </w:r>
      </w:ins>
      <w:ins w:id="2335" w:author="PR Preview" w:date="2026-01-01T00:00:00Z">
        <w:r>
          <w:t xml:space="preserve">Wikipedia contributors,</w:t>
        </w:r>
      </w:ins>
      <w:ins w:id="2336" w:author="PR Preview" w:date="2026-01-01T00:00:00Z">
        <w:r>
          <w:t xml:space="preserve"> </w:t>
        </w:r>
      </w:ins>
      <w:ins w:id="2337" w:author="PR Preview" w:date="2026-01-01T00:00:00Z">
        <w:r>
          <w:t xml:space="preserve">“Series (mathematics) —</w:t>
        </w:r>
      </w:ins>
      <w:ins w:id="2338" w:author="PR Preview" w:date="2026-01-01T00:00:00Z">
        <w:r>
          <w:t xml:space="preserve"> </w:t>
        </w:r>
      </w:ins>
      <w:ins w:id="2339" w:author="PR Preview" w:date="2026-01-01T00:00:00Z">
        <w:r>
          <w:t xml:space="preserve">Wikipedia</w:t>
        </w:r>
      </w:ins>
      <w:ins w:id="2340" w:author="PR Preview" w:date="2026-01-01T00:00:00Z">
        <w:r>
          <w:t xml:space="preserve">,</w:t>
        </w:r>
      </w:ins>
      <w:ins w:id="2341" w:author="PR Preview" w:date="2026-01-01T00:00:00Z">
        <w:r>
          <w:t xml:space="preserve"> </w:t>
        </w:r>
      </w:ins>
      <w:ins w:id="2342" w:author="PR Preview" w:date="2026-01-01T00:00:00Z">
        <w:r>
          <w:t xml:space="preserve">the free encyclopedia.”</w:t>
        </w:r>
      </w:ins>
      <w:ins w:id="2343" w:author="PR Preview" w:date="2026-01-01T00:00:00Z">
        <w:r>
          <w:t xml:space="preserve"> </w:t>
        </w:r>
      </w:ins>
      <w:ins w:id="2344" w:author="PR Preview" w:date="2026-01-01T00:00:00Z">
        <w:r>
          <w:t xml:space="preserve">2026. Available:</w:t>
        </w:r>
      </w:ins>
      <w:ins w:id="2345" w:author="PR Preview" w:date="2026-01-01T00:00:00Z">
        <w:r>
          <w:t xml:space="preserve"> </w:t>
        </w:r>
      </w:ins>
      <w:hyperlink r:id="rId160">
        <w:ins w:id="2346" w:author="PR Preview" w:date="2026-01-01T00:00:00Z">
          <w:r>
            <w:rPr>
              <w:rStyle w:val="Hyperlink"/>
            </w:rPr>
            <w:t xml:space="preserve">https://en.wikipedia.org/wiki/Series_(mathematics)</w:t>
          </w:r>
        </w:ins>
      </w:hyperlink>
    </w:p>
    <w:bookmarkEnd w:id="161"/>
    <w:bookmarkStart w:id="163" w:name="X0550f6b86499719df0a5564f859fdf3dd90e1bc"/>
    <w:p>
      <w:pPr>
        <w:pStyle w:val="Bibliography"/>
      </w:pPr>
      <w:ins w:id="2347" w:author="PR Preview" w:date="2026-01-01T00:00:00Z">
        <w:r>
          <w:t xml:space="preserve">[8]</w:t>
        </w:r>
      </w:ins>
      <w:ins w:id="2348" w:author="PR Preview" w:date="2026-01-01T00:00:00Z">
        <w:r>
          <w:t xml:space="preserve"> </w:t>
        </w:r>
      </w:ins>
      <w:ins w:id="2349" w:author="PR Preview" w:date="2026-01-01T00:00:00Z">
        <w:r>
          <w:t xml:space="preserve">	</w:t>
        </w:r>
      </w:ins>
      <w:ins w:id="2350" w:author="PR Preview" w:date="2026-01-01T00:00:00Z">
        <w:r>
          <w:t xml:space="preserve">Wikipedia contributors,</w:t>
        </w:r>
      </w:ins>
      <w:ins w:id="2351" w:author="PR Preview" w:date="2026-01-01T00:00:00Z">
        <w:r>
          <w:t xml:space="preserve"> </w:t>
        </w:r>
      </w:ins>
      <w:ins w:id="2352" w:author="PR Preview" w:date="2026-01-01T00:00:00Z">
        <w:r>
          <w:t xml:space="preserve">“Monotone convergence theorem —</w:t>
        </w:r>
      </w:ins>
      <w:ins w:id="2353" w:author="PR Preview" w:date="2026-01-01T00:00:00Z">
        <w:r>
          <w:t xml:space="preserve"> </w:t>
        </w:r>
      </w:ins>
      <w:ins w:id="2354" w:author="PR Preview" w:date="2026-01-01T00:00:00Z">
        <w:r>
          <w:t xml:space="preserve">Wikipedia</w:t>
        </w:r>
      </w:ins>
      <w:ins w:id="2355" w:author="PR Preview" w:date="2026-01-01T00:00:00Z">
        <w:r>
          <w:t xml:space="preserve">,</w:t>
        </w:r>
      </w:ins>
      <w:ins w:id="2356" w:author="PR Preview" w:date="2026-01-01T00:00:00Z">
        <w:r>
          <w:t xml:space="preserve"> </w:t>
        </w:r>
      </w:ins>
      <w:ins w:id="2357" w:author="PR Preview" w:date="2026-01-01T00:00:00Z">
        <w:r>
          <w:t xml:space="preserve">the free encyclopedia.”</w:t>
        </w:r>
      </w:ins>
      <w:ins w:id="2358" w:author="PR Preview" w:date="2026-01-01T00:00:00Z">
        <w:r>
          <w:t xml:space="preserve"> </w:t>
        </w:r>
      </w:ins>
      <w:ins w:id="2359" w:author="PR Preview" w:date="2026-01-01T00:00:00Z">
        <w:r>
          <w:t xml:space="preserve">2026. Available:</w:t>
        </w:r>
      </w:ins>
      <w:ins w:id="2360" w:author="PR Preview" w:date="2026-01-01T00:00:00Z">
        <w:r>
          <w:t xml:space="preserve"> </w:t>
        </w:r>
      </w:ins>
      <w:hyperlink r:id="rId162">
        <w:ins w:id="2361" w:author="PR Preview" w:date="2026-01-01T00:00:00Z">
          <w:r>
            <w:rPr>
              <w:rStyle w:val="Hyperlink"/>
            </w:rPr>
            <w:t xml:space="preserve">https://en.wikipedia.org/wiki/Monotone_convergence_theorem</w:t>
          </w:r>
        </w:ins>
      </w:hyperlink>
    </w:p>
    <w:bookmarkEnd w:id="163"/>
    <w:bookmarkStart w:id="165" w:name="X595f5cc34e5b9b13d87ce210d35a7329fac5761"/>
    <w:p>
      <w:pPr>
        <w:pStyle w:val="Bibliography"/>
      </w:pPr>
      <w:ins w:id="2362" w:author="PR Preview" w:date="2026-01-01T00:00:00Z">
        <w:r>
          <w:t xml:space="preserve">[9]</w:t>
        </w:r>
      </w:ins>
      <w:ins w:id="2363" w:author="PR Preview" w:date="2026-01-01T00:00:00Z">
        <w:r>
          <w:t xml:space="preserve"> </w:t>
        </w:r>
      </w:ins>
      <w:ins w:id="2364" w:author="PR Preview" w:date="2026-01-01T00:00:00Z">
        <w:r>
          <w:t xml:space="preserve">	</w:t>
        </w:r>
      </w:ins>
      <w:ins w:id="2365" w:author="PR Preview" w:date="2026-01-01T00:00:00Z">
        <w:r>
          <w:t xml:space="preserve">Wikipedia contributors,</w:t>
        </w:r>
      </w:ins>
      <w:ins w:id="2366" w:author="PR Preview" w:date="2026-01-01T00:00:00Z">
        <w:r>
          <w:t xml:space="preserve"> </w:t>
        </w:r>
      </w:ins>
      <w:ins w:id="2367" w:author="PR Preview" w:date="2026-01-01T00:00:00Z">
        <w:r>
          <w:t xml:space="preserve">“Sigma-additive set function —</w:t>
        </w:r>
      </w:ins>
      <w:ins w:id="2368" w:author="PR Preview" w:date="2026-01-01T00:00:00Z">
        <w:r>
          <w:t xml:space="preserve"> </w:t>
        </w:r>
      </w:ins>
      <w:ins w:id="2369" w:author="PR Preview" w:date="2026-01-01T00:00:00Z">
        <w:r>
          <w:t xml:space="preserve">Wikipedia</w:t>
        </w:r>
      </w:ins>
      <w:ins w:id="2370" w:author="PR Preview" w:date="2026-01-01T00:00:00Z">
        <w:r>
          <w:t xml:space="preserve">,</w:t>
        </w:r>
      </w:ins>
      <w:ins w:id="2371" w:author="PR Preview" w:date="2026-01-01T00:00:00Z">
        <w:r>
          <w:t xml:space="preserve"> </w:t>
        </w:r>
      </w:ins>
      <w:ins w:id="2372" w:author="PR Preview" w:date="2026-01-01T00:00:00Z">
        <w:r>
          <w:t xml:space="preserve">the free encyclopedia.”</w:t>
        </w:r>
      </w:ins>
      <w:ins w:id="2373" w:author="PR Preview" w:date="2026-01-01T00:00:00Z">
        <w:r>
          <w:t xml:space="preserve"> </w:t>
        </w:r>
      </w:ins>
      <w:ins w:id="2374" w:author="PR Preview" w:date="2026-01-01T00:00:00Z">
        <w:r>
          <w:t xml:space="preserve">2026. Available:</w:t>
        </w:r>
      </w:ins>
      <w:ins w:id="2375" w:author="PR Preview" w:date="2026-01-01T00:00:00Z">
        <w:r>
          <w:t xml:space="preserve"> </w:t>
        </w:r>
      </w:ins>
      <w:hyperlink r:id="rId164">
        <w:ins w:id="2376" w:author="PR Preview" w:date="2026-01-01T00:00:00Z">
          <w:r>
            <w:rPr>
              <w:rStyle w:val="Hyperlink"/>
            </w:rPr>
            <w:t xml:space="preserve">https://en.wikipedia.org/wiki/Sigma-additive_set_function</w:t>
          </w:r>
        </w:ins>
      </w:hyperlink>
    </w:p>
    <w:bookmarkEnd w:id="165"/>
    <w:bookmarkStart w:id="167" w:name="ref-wikipedia_measure_mathematics"/>
    <w:p>
      <w:pPr>
        <w:pStyle w:val="Bibliography"/>
      </w:pPr>
      <w:ins w:id="2377" w:author="PR Preview" w:date="2026-01-01T00:00:00Z">
        <w:r>
          <w:t xml:space="preserve">[10]</w:t>
        </w:r>
      </w:ins>
      <w:ins w:id="2378" w:author="PR Preview" w:date="2026-01-01T00:00:00Z">
        <w:r>
          <w:t xml:space="preserve"> </w:t>
        </w:r>
      </w:ins>
      <w:ins w:id="2379" w:author="PR Preview" w:date="2026-01-01T00:00:00Z">
        <w:r>
          <w:t xml:space="preserve">	</w:t>
        </w:r>
      </w:ins>
      <w:ins w:id="2380" w:author="PR Preview" w:date="2026-01-01T00:00:00Z">
        <w:r>
          <w:t xml:space="preserve">Wikipedia contributors,</w:t>
        </w:r>
      </w:ins>
      <w:ins w:id="2381" w:author="PR Preview" w:date="2026-01-01T00:00:00Z">
        <w:r>
          <w:t xml:space="preserve"> </w:t>
        </w:r>
      </w:ins>
      <w:ins w:id="2382" w:author="PR Preview" w:date="2026-01-01T00:00:00Z">
        <w:r>
          <w:t xml:space="preserve">“Measure (mathematics) —</w:t>
        </w:r>
      </w:ins>
      <w:ins w:id="2383" w:author="PR Preview" w:date="2026-01-01T00:00:00Z">
        <w:r>
          <w:t xml:space="preserve"> </w:t>
        </w:r>
      </w:ins>
      <w:ins w:id="2384" w:author="PR Preview" w:date="2026-01-01T00:00:00Z">
        <w:r>
          <w:t xml:space="preserve">Wikipedia</w:t>
        </w:r>
      </w:ins>
      <w:ins w:id="2385" w:author="PR Preview" w:date="2026-01-01T00:00:00Z">
        <w:r>
          <w:t xml:space="preserve">,</w:t>
        </w:r>
      </w:ins>
      <w:ins w:id="2386" w:author="PR Preview" w:date="2026-01-01T00:00:00Z">
        <w:r>
          <w:t xml:space="preserve"> </w:t>
        </w:r>
      </w:ins>
      <w:ins w:id="2387" w:author="PR Preview" w:date="2026-01-01T00:00:00Z">
        <w:r>
          <w:t xml:space="preserve">the free encyclopedia.”</w:t>
        </w:r>
      </w:ins>
      <w:ins w:id="2388" w:author="PR Preview" w:date="2026-01-01T00:00:00Z">
        <w:r>
          <w:t xml:space="preserve"> </w:t>
        </w:r>
      </w:ins>
      <w:ins w:id="2389" w:author="PR Preview" w:date="2026-01-01T00:00:00Z">
        <w:r>
          <w:t xml:space="preserve">2026. Available:</w:t>
        </w:r>
      </w:ins>
      <w:ins w:id="2390" w:author="PR Preview" w:date="2026-01-01T00:00:00Z">
        <w:r>
          <w:t xml:space="preserve"> </w:t>
        </w:r>
      </w:ins>
      <w:hyperlink r:id="rId166">
        <w:ins w:id="2391" w:author="PR Preview" w:date="2026-01-01T00:00:00Z">
          <w:r>
            <w:rPr>
              <w:rStyle w:val="Hyperlink"/>
            </w:rPr>
            <w:t xml:space="preserve">https://en.wikipedia.org/wiki/Measure_(mathematics)</w:t>
          </w:r>
        </w:ins>
      </w:hyperlink>
    </w:p>
    <w:bookmarkEnd w:id="167"/>
    <w:bookmarkStart w:id="169" w:name="ref-wikipedia_counting_measure"/>
    <w:p>
      <w:pPr>
        <w:pStyle w:val="Bibliography"/>
      </w:pPr>
      <w:ins w:id="2392" w:author="PR Preview" w:date="2026-01-01T00:00:00Z">
        <w:r>
          <w:t xml:space="preserve">[11]</w:t>
        </w:r>
      </w:ins>
      <w:ins w:id="2393" w:author="PR Preview" w:date="2026-01-01T00:00:00Z">
        <w:r>
          <w:t xml:space="preserve"> </w:t>
        </w:r>
      </w:ins>
      <w:ins w:id="2394" w:author="PR Preview" w:date="2026-01-01T00:00:00Z">
        <w:r>
          <w:t xml:space="preserve">	</w:t>
        </w:r>
      </w:ins>
      <w:ins w:id="2395" w:author="PR Preview" w:date="2026-01-01T00:00:00Z">
        <w:r>
          <w:t xml:space="preserve">Wikipedia contributors,</w:t>
        </w:r>
      </w:ins>
      <w:ins w:id="2396" w:author="PR Preview" w:date="2026-01-01T00:00:00Z">
        <w:r>
          <w:t xml:space="preserve"> </w:t>
        </w:r>
      </w:ins>
      <w:ins w:id="2397" w:author="PR Preview" w:date="2026-01-01T00:00:00Z">
        <w:r>
          <w:t xml:space="preserve">“Counting measure —</w:t>
        </w:r>
      </w:ins>
      <w:ins w:id="2398" w:author="PR Preview" w:date="2026-01-01T00:00:00Z">
        <w:r>
          <w:t xml:space="preserve"> </w:t>
        </w:r>
      </w:ins>
      <w:ins w:id="2399" w:author="PR Preview" w:date="2026-01-01T00:00:00Z">
        <w:r>
          <w:t xml:space="preserve">Wikipedia</w:t>
        </w:r>
      </w:ins>
      <w:ins w:id="2400" w:author="PR Preview" w:date="2026-01-01T00:00:00Z">
        <w:r>
          <w:t xml:space="preserve">,</w:t>
        </w:r>
      </w:ins>
      <w:ins w:id="2401" w:author="PR Preview" w:date="2026-01-01T00:00:00Z">
        <w:r>
          <w:t xml:space="preserve"> </w:t>
        </w:r>
      </w:ins>
      <w:ins w:id="2402" w:author="PR Preview" w:date="2026-01-01T00:00:00Z">
        <w:r>
          <w:t xml:space="preserve">the free encyclopedia.”</w:t>
        </w:r>
      </w:ins>
      <w:ins w:id="2403" w:author="PR Preview" w:date="2026-01-01T00:00:00Z">
        <w:r>
          <w:t xml:space="preserve"> </w:t>
        </w:r>
      </w:ins>
      <w:ins w:id="2404" w:author="PR Preview" w:date="2026-01-01T00:00:00Z">
        <w:r>
          <w:t xml:space="preserve">2026. Available:</w:t>
        </w:r>
      </w:ins>
      <w:ins w:id="2405" w:author="PR Preview" w:date="2026-01-01T00:00:00Z">
        <w:r>
          <w:t xml:space="preserve"> </w:t>
        </w:r>
      </w:ins>
      <w:hyperlink r:id="rId168">
        <w:ins w:id="2406" w:author="PR Preview" w:date="2026-01-01T00:00:00Z">
          <w:r>
            <w:rPr>
              <w:rStyle w:val="Hyperlink"/>
            </w:rPr>
            <w:t xml:space="preserve">https://en.wikipedia.org/wiki/Counting_measure</w:t>
          </w:r>
        </w:ins>
      </w:hyperlink>
    </w:p>
    <w:bookmarkEnd w:id="169"/>
    <w:bookmarkStart w:id="171" w:name="ref-wikipedia_measurable_space"/>
    <w:p>
      <w:pPr>
        <w:pStyle w:val="Bibliography"/>
      </w:pPr>
      <w:ins w:id="2407" w:author="PR Preview" w:date="2026-01-01T00:00:00Z">
        <w:r>
          <w:t xml:space="preserve">[12]</w:t>
        </w:r>
      </w:ins>
      <w:ins w:id="2408" w:author="PR Preview" w:date="2026-01-01T00:00:00Z">
        <w:r>
          <w:t xml:space="preserve"> </w:t>
        </w:r>
      </w:ins>
      <w:ins w:id="2409" w:author="PR Preview" w:date="2026-01-01T00:00:00Z">
        <w:r>
          <w:t xml:space="preserve">	</w:t>
        </w:r>
      </w:ins>
      <w:ins w:id="2410" w:author="PR Preview" w:date="2026-01-01T00:00:00Z">
        <w:r>
          <w:t xml:space="preserve">Wikipedia contributors,</w:t>
        </w:r>
      </w:ins>
      <w:ins w:id="2411" w:author="PR Preview" w:date="2026-01-01T00:00:00Z">
        <w:r>
          <w:t xml:space="preserve"> </w:t>
        </w:r>
      </w:ins>
      <w:ins w:id="2412" w:author="PR Preview" w:date="2026-01-01T00:00:00Z">
        <w:r>
          <w:t xml:space="preserve">“Measurable space —</w:t>
        </w:r>
      </w:ins>
      <w:ins w:id="2413" w:author="PR Preview" w:date="2026-01-01T00:00:00Z">
        <w:r>
          <w:t xml:space="preserve"> </w:t>
        </w:r>
      </w:ins>
      <w:ins w:id="2414" w:author="PR Preview" w:date="2026-01-01T00:00:00Z">
        <w:r>
          <w:t xml:space="preserve">Wikipedia</w:t>
        </w:r>
      </w:ins>
      <w:ins w:id="2415" w:author="PR Preview" w:date="2026-01-01T00:00:00Z">
        <w:r>
          <w:t xml:space="preserve">,</w:t>
        </w:r>
      </w:ins>
      <w:ins w:id="2416" w:author="PR Preview" w:date="2026-01-01T00:00:00Z">
        <w:r>
          <w:t xml:space="preserve"> </w:t>
        </w:r>
      </w:ins>
      <w:ins w:id="2417" w:author="PR Preview" w:date="2026-01-01T00:00:00Z">
        <w:r>
          <w:t xml:space="preserve">the free encyclopedia.”</w:t>
        </w:r>
      </w:ins>
      <w:ins w:id="2418" w:author="PR Preview" w:date="2026-01-01T00:00:00Z">
        <w:r>
          <w:t xml:space="preserve"> </w:t>
        </w:r>
      </w:ins>
      <w:ins w:id="2419" w:author="PR Preview" w:date="2026-01-01T00:00:00Z">
        <w:r>
          <w:t xml:space="preserve">2026. Available:</w:t>
        </w:r>
      </w:ins>
      <w:ins w:id="2420" w:author="PR Preview" w:date="2026-01-01T00:00:00Z">
        <w:r>
          <w:t xml:space="preserve"> </w:t>
        </w:r>
      </w:ins>
      <w:hyperlink r:id="rId170">
        <w:ins w:id="2421" w:author="PR Preview" w:date="2026-01-01T00:00:00Z">
          <w:r>
            <w:rPr>
              <w:rStyle w:val="Hyperlink"/>
            </w:rPr>
            <w:t xml:space="preserve">https://en.wikipedia.org/wiki/Measurable_space</w:t>
          </w:r>
        </w:ins>
      </w:hyperlink>
    </w:p>
    <w:bookmarkEnd w:id="171"/>
    <w:bookmarkStart w:id="173" w:name="ref-wikipedia_lebesgue_measure"/>
    <w:p>
      <w:pPr>
        <w:pStyle w:val="Bibliography"/>
      </w:pPr>
      <w:ins w:id="2422" w:author="PR Preview" w:date="2026-01-01T00:00:00Z">
        <w:r>
          <w:t xml:space="preserve">[13]</w:t>
        </w:r>
      </w:ins>
      <w:ins w:id="2423" w:author="PR Preview" w:date="2026-01-01T00:00:00Z">
        <w:r>
          <w:t xml:space="preserve"> </w:t>
        </w:r>
      </w:ins>
      <w:ins w:id="2424" w:author="PR Preview" w:date="2026-01-01T00:00:00Z">
        <w:r>
          <w:t xml:space="preserve">	</w:t>
        </w:r>
      </w:ins>
      <w:ins w:id="2425" w:author="PR Preview" w:date="2026-01-01T00:00:00Z">
        <w:r>
          <w:t xml:space="preserve">Wikipedia contributors,</w:t>
        </w:r>
      </w:ins>
      <w:ins w:id="2426" w:author="PR Preview" w:date="2026-01-01T00:00:00Z">
        <w:r>
          <w:t xml:space="preserve"> </w:t>
        </w:r>
      </w:ins>
      <w:ins w:id="2427" w:author="PR Preview" w:date="2026-01-01T00:00:00Z">
        <w:r>
          <w:t xml:space="preserve">“Lebesgue measure —</w:t>
        </w:r>
      </w:ins>
      <w:ins w:id="2428" w:author="PR Preview" w:date="2026-01-01T00:00:00Z">
        <w:r>
          <w:t xml:space="preserve"> </w:t>
        </w:r>
      </w:ins>
      <w:ins w:id="2429" w:author="PR Preview" w:date="2026-01-01T00:00:00Z">
        <w:r>
          <w:t xml:space="preserve">Wikipedia</w:t>
        </w:r>
      </w:ins>
      <w:ins w:id="2430" w:author="PR Preview" w:date="2026-01-01T00:00:00Z">
        <w:r>
          <w:t xml:space="preserve">,</w:t>
        </w:r>
      </w:ins>
      <w:ins w:id="2431" w:author="PR Preview" w:date="2026-01-01T00:00:00Z">
        <w:r>
          <w:t xml:space="preserve"> </w:t>
        </w:r>
      </w:ins>
      <w:ins w:id="2432" w:author="PR Preview" w:date="2026-01-01T00:00:00Z">
        <w:r>
          <w:t xml:space="preserve">the free encyclopedia.”</w:t>
        </w:r>
      </w:ins>
      <w:ins w:id="2433" w:author="PR Preview" w:date="2026-01-01T00:00:00Z">
        <w:r>
          <w:t xml:space="preserve"> </w:t>
        </w:r>
      </w:ins>
      <w:ins w:id="2434" w:author="PR Preview" w:date="2026-01-01T00:00:00Z">
        <w:r>
          <w:t xml:space="preserve">2026. Available:</w:t>
        </w:r>
      </w:ins>
      <w:ins w:id="2435" w:author="PR Preview" w:date="2026-01-01T00:00:00Z">
        <w:r>
          <w:t xml:space="preserve"> </w:t>
        </w:r>
      </w:ins>
      <w:hyperlink r:id="rId172">
        <w:ins w:id="2436" w:author="PR Preview" w:date="2026-01-01T00:00:00Z">
          <w:r>
            <w:rPr>
              <w:rStyle w:val="Hyperlink"/>
            </w:rPr>
            <w:t xml:space="preserve">https://en.wikipedia.org/wiki/Lebesgue_measure</w:t>
          </w:r>
        </w:ins>
      </w:hyperlink>
    </w:p>
    <w:bookmarkEnd w:id="173"/>
    <w:bookmarkStart w:id="175" w:name="ref-wikipedia_null_set"/>
    <w:p>
      <w:pPr>
        <w:pStyle w:val="Bibliography"/>
      </w:pPr>
      <w:ins w:id="2437" w:author="PR Preview" w:date="2026-01-01T00:00:00Z">
        <w:r>
          <w:t xml:space="preserve">[14]</w:t>
        </w:r>
      </w:ins>
      <w:ins w:id="2438" w:author="PR Preview" w:date="2026-01-01T00:00:00Z">
        <w:r>
          <w:t xml:space="preserve"> </w:t>
        </w:r>
      </w:ins>
      <w:ins w:id="2439" w:author="PR Preview" w:date="2026-01-01T00:00:00Z">
        <w:r>
          <w:t xml:space="preserve">	</w:t>
        </w:r>
      </w:ins>
      <w:ins w:id="2440" w:author="PR Preview" w:date="2026-01-01T00:00:00Z">
        <w:r>
          <w:t xml:space="preserve">Wikipedia contributors,</w:t>
        </w:r>
      </w:ins>
      <w:ins w:id="2441" w:author="PR Preview" w:date="2026-01-01T00:00:00Z">
        <w:r>
          <w:t xml:space="preserve"> </w:t>
        </w:r>
      </w:ins>
      <w:ins w:id="2442" w:author="PR Preview" w:date="2026-01-01T00:00:00Z">
        <w:r>
          <w:t xml:space="preserve">“Null set —</w:t>
        </w:r>
      </w:ins>
      <w:ins w:id="2443" w:author="PR Preview" w:date="2026-01-01T00:00:00Z">
        <w:r>
          <w:t xml:space="preserve"> </w:t>
        </w:r>
      </w:ins>
      <w:ins w:id="2444" w:author="PR Preview" w:date="2026-01-01T00:00:00Z">
        <w:r>
          <w:t xml:space="preserve">Wikipedia</w:t>
        </w:r>
      </w:ins>
      <w:ins w:id="2445" w:author="PR Preview" w:date="2026-01-01T00:00:00Z">
        <w:r>
          <w:t xml:space="preserve">,</w:t>
        </w:r>
      </w:ins>
      <w:ins w:id="2446" w:author="PR Preview" w:date="2026-01-01T00:00:00Z">
        <w:r>
          <w:t xml:space="preserve"> </w:t>
        </w:r>
      </w:ins>
      <w:ins w:id="2447" w:author="PR Preview" w:date="2026-01-01T00:00:00Z">
        <w:r>
          <w:t xml:space="preserve">the free encyclopedia.”</w:t>
        </w:r>
      </w:ins>
      <w:ins w:id="2448" w:author="PR Preview" w:date="2026-01-01T00:00:00Z">
        <w:r>
          <w:t xml:space="preserve"> </w:t>
        </w:r>
      </w:ins>
      <w:ins w:id="2449" w:author="PR Preview" w:date="2026-01-01T00:00:00Z">
        <w:r>
          <w:t xml:space="preserve">2026. Available:</w:t>
        </w:r>
      </w:ins>
      <w:ins w:id="2450" w:author="PR Preview" w:date="2026-01-01T00:00:00Z">
        <w:r>
          <w:t xml:space="preserve"> </w:t>
        </w:r>
      </w:ins>
      <w:hyperlink r:id="rId174">
        <w:ins w:id="2451" w:author="PR Preview" w:date="2026-01-01T00:00:00Z">
          <w:r>
            <w:rPr>
              <w:rStyle w:val="Hyperlink"/>
            </w:rPr>
            <w:t xml:space="preserve">https://en.wikipedia.org/wiki/Null_set</w:t>
          </w:r>
        </w:ins>
      </w:hyperlink>
    </w:p>
    <w:bookmarkEnd w:id="175"/>
    <w:bookmarkStart w:id="177" w:name="ref-wikipedia_almost_everywhere"/>
    <w:p>
      <w:pPr>
        <w:pStyle w:val="Bibliography"/>
      </w:pPr>
      <w:ins w:id="2452" w:author="PR Preview" w:date="2026-01-01T00:00:00Z">
        <w:r>
          <w:t xml:space="preserve">[15]</w:t>
        </w:r>
      </w:ins>
      <w:ins w:id="2453" w:author="PR Preview" w:date="2026-01-01T00:00:00Z">
        <w:r>
          <w:t xml:space="preserve"> </w:t>
        </w:r>
      </w:ins>
      <w:ins w:id="2454" w:author="PR Preview" w:date="2026-01-01T00:00:00Z">
        <w:r>
          <w:t xml:space="preserve">	</w:t>
        </w:r>
      </w:ins>
      <w:ins w:id="2455" w:author="PR Preview" w:date="2026-01-01T00:00:00Z">
        <w:r>
          <w:t xml:space="preserve">Wikipedia contributors,</w:t>
        </w:r>
      </w:ins>
      <w:ins w:id="2456" w:author="PR Preview" w:date="2026-01-01T00:00:00Z">
        <w:r>
          <w:t xml:space="preserve"> </w:t>
        </w:r>
      </w:ins>
      <w:ins w:id="2457" w:author="PR Preview" w:date="2026-01-01T00:00:00Z">
        <w:r>
          <w:t xml:space="preserve">“Almost everywhere —</w:t>
        </w:r>
      </w:ins>
      <w:ins w:id="2458" w:author="PR Preview" w:date="2026-01-01T00:00:00Z">
        <w:r>
          <w:t xml:space="preserve"> </w:t>
        </w:r>
      </w:ins>
      <w:ins w:id="2459" w:author="PR Preview" w:date="2026-01-01T00:00:00Z">
        <w:r>
          <w:t xml:space="preserve">Wikipedia</w:t>
        </w:r>
      </w:ins>
      <w:ins w:id="2460" w:author="PR Preview" w:date="2026-01-01T00:00:00Z">
        <w:r>
          <w:t xml:space="preserve">,</w:t>
        </w:r>
      </w:ins>
      <w:ins w:id="2461" w:author="PR Preview" w:date="2026-01-01T00:00:00Z">
        <w:r>
          <w:t xml:space="preserve"> </w:t>
        </w:r>
      </w:ins>
      <w:ins w:id="2462" w:author="PR Preview" w:date="2026-01-01T00:00:00Z">
        <w:r>
          <w:t xml:space="preserve">the free encyclopedia.”</w:t>
        </w:r>
      </w:ins>
      <w:ins w:id="2463" w:author="PR Preview" w:date="2026-01-01T00:00:00Z">
        <w:r>
          <w:t xml:space="preserve"> </w:t>
        </w:r>
      </w:ins>
      <w:ins w:id="2464" w:author="PR Preview" w:date="2026-01-01T00:00:00Z">
        <w:r>
          <w:t xml:space="preserve">2026. Available:</w:t>
        </w:r>
      </w:ins>
      <w:ins w:id="2465" w:author="PR Preview" w:date="2026-01-01T00:00:00Z">
        <w:r>
          <w:t xml:space="preserve"> </w:t>
        </w:r>
      </w:ins>
      <w:hyperlink r:id="rId176">
        <w:ins w:id="2466" w:author="PR Preview" w:date="2026-01-01T00:00:00Z">
          <w:r>
            <w:rPr>
              <w:rStyle w:val="Hyperlink"/>
            </w:rPr>
            <w:t xml:space="preserve">https://en.wikipedia.org/wiki/Almost_everywhere</w:t>
          </w:r>
        </w:ins>
      </w:hyperlink>
    </w:p>
    <w:bookmarkEnd w:id="177"/>
    <w:bookmarkStart w:id="179" w:name="ref-wikipedia_finite_measure"/>
    <w:p>
      <w:pPr>
        <w:pStyle w:val="Bibliography"/>
      </w:pPr>
      <w:ins w:id="2467" w:author="PR Preview" w:date="2026-01-01T00:00:00Z">
        <w:r>
          <w:t xml:space="preserve">[16]</w:t>
        </w:r>
      </w:ins>
      <w:ins w:id="2468" w:author="PR Preview" w:date="2026-01-01T00:00:00Z">
        <w:r>
          <w:t xml:space="preserve"> </w:t>
        </w:r>
      </w:ins>
      <w:ins w:id="2469" w:author="PR Preview" w:date="2026-01-01T00:00:00Z">
        <w:r>
          <w:t xml:space="preserve">	</w:t>
        </w:r>
      </w:ins>
      <w:ins w:id="2470" w:author="PR Preview" w:date="2026-01-01T00:00:00Z">
        <w:r>
          <w:t xml:space="preserve">Wikipedia contributors,</w:t>
        </w:r>
      </w:ins>
      <w:ins w:id="2471" w:author="PR Preview" w:date="2026-01-01T00:00:00Z">
        <w:r>
          <w:t xml:space="preserve"> </w:t>
        </w:r>
      </w:ins>
      <w:ins w:id="2472" w:author="PR Preview" w:date="2026-01-01T00:00:00Z">
        <w:r>
          <w:t xml:space="preserve">“Finite measure —</w:t>
        </w:r>
      </w:ins>
      <w:ins w:id="2473" w:author="PR Preview" w:date="2026-01-01T00:00:00Z">
        <w:r>
          <w:t xml:space="preserve"> </w:t>
        </w:r>
      </w:ins>
      <w:ins w:id="2474" w:author="PR Preview" w:date="2026-01-01T00:00:00Z">
        <w:r>
          <w:t xml:space="preserve">Wikipedia</w:t>
        </w:r>
      </w:ins>
      <w:ins w:id="2475" w:author="PR Preview" w:date="2026-01-01T00:00:00Z">
        <w:r>
          <w:t xml:space="preserve">,</w:t>
        </w:r>
      </w:ins>
      <w:ins w:id="2476" w:author="PR Preview" w:date="2026-01-01T00:00:00Z">
        <w:r>
          <w:t xml:space="preserve"> </w:t>
        </w:r>
      </w:ins>
      <w:ins w:id="2477" w:author="PR Preview" w:date="2026-01-01T00:00:00Z">
        <w:r>
          <w:t xml:space="preserve">the free encyclopedia.”</w:t>
        </w:r>
      </w:ins>
      <w:ins w:id="2478" w:author="PR Preview" w:date="2026-01-01T00:00:00Z">
        <w:r>
          <w:t xml:space="preserve"> </w:t>
        </w:r>
      </w:ins>
      <w:ins w:id="2479" w:author="PR Preview" w:date="2026-01-01T00:00:00Z">
        <w:r>
          <w:t xml:space="preserve">2026. Available:</w:t>
        </w:r>
      </w:ins>
      <w:ins w:id="2480" w:author="PR Preview" w:date="2026-01-01T00:00:00Z">
        <w:r>
          <w:t xml:space="preserve"> </w:t>
        </w:r>
      </w:ins>
      <w:hyperlink r:id="rId178">
        <w:ins w:id="2481" w:author="PR Preview" w:date="2026-01-01T00:00:00Z">
          <w:r>
            <w:rPr>
              <w:rStyle w:val="Hyperlink"/>
            </w:rPr>
            <w:t xml:space="preserve">https://en.wikipedia.org/wiki/Finite_measure</w:t>
          </w:r>
        </w:ins>
      </w:hyperlink>
    </w:p>
    <w:bookmarkEnd w:id="179"/>
    <w:bookmarkStart w:id="181" w:name="ref-wikipedia_sigma_finite_measure"/>
    <w:p>
      <w:pPr>
        <w:pStyle w:val="Bibliography"/>
      </w:pPr>
      <w:ins w:id="2482" w:author="PR Preview" w:date="2026-01-01T00:00:00Z">
        <w:r>
          <w:t xml:space="preserve">[17]</w:t>
        </w:r>
      </w:ins>
      <w:ins w:id="2483" w:author="PR Preview" w:date="2026-01-01T00:00:00Z">
        <w:r>
          <w:t xml:space="preserve"> </w:t>
        </w:r>
      </w:ins>
      <w:ins w:id="2484" w:author="PR Preview" w:date="2026-01-01T00:00:00Z">
        <w:r>
          <w:t xml:space="preserve">	</w:t>
        </w:r>
      </w:ins>
      <w:ins w:id="2485" w:author="PR Preview" w:date="2026-01-01T00:00:00Z">
        <w:r>
          <w:t xml:space="preserve">Wikipedia contributors,</w:t>
        </w:r>
      </w:ins>
      <w:ins w:id="2486" w:author="PR Preview" w:date="2026-01-01T00:00:00Z">
        <w:r>
          <w:t xml:space="preserve"> </w:t>
        </w:r>
      </w:ins>
      <w:ins w:id="2487" w:author="PR Preview" w:date="2026-01-01T00:00:00Z">
        <w:r>
          <w:t xml:space="preserve">“Sigma-finite measure —</w:t>
        </w:r>
      </w:ins>
      <w:ins w:id="2488" w:author="PR Preview" w:date="2026-01-01T00:00:00Z">
        <w:r>
          <w:t xml:space="preserve"> </w:t>
        </w:r>
      </w:ins>
      <w:ins w:id="2489" w:author="PR Preview" w:date="2026-01-01T00:00:00Z">
        <w:r>
          <w:t xml:space="preserve">Wikipedia</w:t>
        </w:r>
      </w:ins>
      <w:ins w:id="2490" w:author="PR Preview" w:date="2026-01-01T00:00:00Z">
        <w:r>
          <w:t xml:space="preserve">,</w:t>
        </w:r>
      </w:ins>
      <w:ins w:id="2491" w:author="PR Preview" w:date="2026-01-01T00:00:00Z">
        <w:r>
          <w:t xml:space="preserve"> </w:t>
        </w:r>
      </w:ins>
      <w:ins w:id="2492" w:author="PR Preview" w:date="2026-01-01T00:00:00Z">
        <w:r>
          <w:t xml:space="preserve">the free encyclopedia.”</w:t>
        </w:r>
      </w:ins>
      <w:ins w:id="2493" w:author="PR Preview" w:date="2026-01-01T00:00:00Z">
        <w:r>
          <w:t xml:space="preserve"> </w:t>
        </w:r>
      </w:ins>
      <w:ins w:id="2494" w:author="PR Preview" w:date="2026-01-01T00:00:00Z">
        <w:r>
          <w:t xml:space="preserve">2026. Available:</w:t>
        </w:r>
      </w:ins>
      <w:ins w:id="2495" w:author="PR Preview" w:date="2026-01-01T00:00:00Z">
        <w:r>
          <w:t xml:space="preserve"> </w:t>
        </w:r>
      </w:ins>
      <w:hyperlink r:id="rId180">
        <w:ins w:id="2496" w:author="PR Preview" w:date="2026-01-01T00:00:00Z">
          <w:r>
            <w:rPr>
              <w:rStyle w:val="Hyperlink"/>
            </w:rPr>
            <w:t xml:space="preserve">https://en.wikipedia.org/wiki/Sigma-finite_measure</w:t>
          </w:r>
        </w:ins>
      </w:hyperlink>
    </w:p>
    <w:bookmarkEnd w:id="181"/>
    <w:bookmarkStart w:id="183" w:name="ref-wikipedia_probability_measure"/>
    <w:p>
      <w:pPr>
        <w:pStyle w:val="Bibliography"/>
      </w:pPr>
      <w:ins w:id="2497" w:author="PR Preview" w:date="2026-01-01T00:00:00Z">
        <w:r>
          <w:t xml:space="preserve">[18]</w:t>
        </w:r>
      </w:ins>
      <w:ins w:id="2498" w:author="PR Preview" w:date="2026-01-01T00:00:00Z">
        <w:r>
          <w:t xml:space="preserve"> </w:t>
        </w:r>
      </w:ins>
      <w:ins w:id="2499" w:author="PR Preview" w:date="2026-01-01T00:00:00Z">
        <w:r>
          <w:t xml:space="preserve">	</w:t>
        </w:r>
      </w:ins>
      <w:ins w:id="2500" w:author="PR Preview" w:date="2026-01-01T00:00:00Z">
        <w:r>
          <w:t xml:space="preserve">Wikipedia contributors,</w:t>
        </w:r>
      </w:ins>
      <w:ins w:id="2501" w:author="PR Preview" w:date="2026-01-01T00:00:00Z">
        <w:r>
          <w:t xml:space="preserve"> </w:t>
        </w:r>
      </w:ins>
      <w:ins w:id="2502" w:author="PR Preview" w:date="2026-01-01T00:00:00Z">
        <w:r>
          <w:t xml:space="preserve">“Probability measure —</w:t>
        </w:r>
      </w:ins>
      <w:ins w:id="2503" w:author="PR Preview" w:date="2026-01-01T00:00:00Z">
        <w:r>
          <w:t xml:space="preserve"> </w:t>
        </w:r>
      </w:ins>
      <w:ins w:id="2504" w:author="PR Preview" w:date="2026-01-01T00:00:00Z">
        <w:r>
          <w:t xml:space="preserve">Wikipedia</w:t>
        </w:r>
      </w:ins>
      <w:ins w:id="2505" w:author="PR Preview" w:date="2026-01-01T00:00:00Z">
        <w:r>
          <w:t xml:space="preserve">,</w:t>
        </w:r>
      </w:ins>
      <w:ins w:id="2506" w:author="PR Preview" w:date="2026-01-01T00:00:00Z">
        <w:r>
          <w:t xml:space="preserve"> </w:t>
        </w:r>
      </w:ins>
      <w:ins w:id="2507" w:author="PR Preview" w:date="2026-01-01T00:00:00Z">
        <w:r>
          <w:t xml:space="preserve">the free encyclopedia.”</w:t>
        </w:r>
      </w:ins>
      <w:ins w:id="2508" w:author="PR Preview" w:date="2026-01-01T00:00:00Z">
        <w:r>
          <w:t xml:space="preserve"> </w:t>
        </w:r>
      </w:ins>
      <w:ins w:id="2509" w:author="PR Preview" w:date="2026-01-01T00:00:00Z">
        <w:r>
          <w:t xml:space="preserve">2026. Available:</w:t>
        </w:r>
      </w:ins>
      <w:ins w:id="2510" w:author="PR Preview" w:date="2026-01-01T00:00:00Z">
        <w:r>
          <w:t xml:space="preserve"> </w:t>
        </w:r>
      </w:ins>
      <w:hyperlink r:id="rId182">
        <w:ins w:id="2511" w:author="PR Preview" w:date="2026-01-01T00:00:00Z">
          <w:r>
            <w:rPr>
              <w:rStyle w:val="Hyperlink"/>
            </w:rPr>
            <w:t xml:space="preserve">https://en.wikipedia.org/wiki/Probability_measure</w:t>
          </w:r>
        </w:ins>
      </w:hyperlink>
    </w:p>
    <w:bookmarkEnd w:id="183"/>
    <w:bookmarkStart w:id="185" w:name="ref-wikipedia_probability_space"/>
    <w:p>
      <w:pPr>
        <w:pStyle w:val="Bibliography"/>
      </w:pPr>
      <w:ins w:id="2512" w:author="PR Preview" w:date="2026-01-01T00:00:00Z">
        <w:r>
          <w:t xml:space="preserve">[19]</w:t>
        </w:r>
      </w:ins>
      <w:ins w:id="2513" w:author="PR Preview" w:date="2026-01-01T00:00:00Z">
        <w:r>
          <w:t xml:space="preserve"> </w:t>
        </w:r>
      </w:ins>
      <w:ins w:id="2514" w:author="PR Preview" w:date="2026-01-01T00:00:00Z">
        <w:r>
          <w:t xml:space="preserve">	</w:t>
        </w:r>
      </w:ins>
      <w:ins w:id="2515" w:author="PR Preview" w:date="2026-01-01T00:00:00Z">
        <w:r>
          <w:t xml:space="preserve">Wikipedia contributors,</w:t>
        </w:r>
      </w:ins>
      <w:ins w:id="2516" w:author="PR Preview" w:date="2026-01-01T00:00:00Z">
        <w:r>
          <w:t xml:space="preserve"> </w:t>
        </w:r>
      </w:ins>
      <w:ins w:id="2517" w:author="PR Preview" w:date="2026-01-01T00:00:00Z">
        <w:r>
          <w:t xml:space="preserve">“Probability space —</w:t>
        </w:r>
      </w:ins>
      <w:ins w:id="2518" w:author="PR Preview" w:date="2026-01-01T00:00:00Z">
        <w:r>
          <w:t xml:space="preserve"> </w:t>
        </w:r>
      </w:ins>
      <w:ins w:id="2519" w:author="PR Preview" w:date="2026-01-01T00:00:00Z">
        <w:r>
          <w:t xml:space="preserve">Wikipedia</w:t>
        </w:r>
      </w:ins>
      <w:ins w:id="2520" w:author="PR Preview" w:date="2026-01-01T00:00:00Z">
        <w:r>
          <w:t xml:space="preserve">,</w:t>
        </w:r>
      </w:ins>
      <w:ins w:id="2521" w:author="PR Preview" w:date="2026-01-01T00:00:00Z">
        <w:r>
          <w:t xml:space="preserve"> </w:t>
        </w:r>
      </w:ins>
      <w:ins w:id="2522" w:author="PR Preview" w:date="2026-01-01T00:00:00Z">
        <w:r>
          <w:t xml:space="preserve">the free encyclopedia.”</w:t>
        </w:r>
      </w:ins>
      <w:ins w:id="2523" w:author="PR Preview" w:date="2026-01-01T00:00:00Z">
        <w:r>
          <w:t xml:space="preserve"> </w:t>
        </w:r>
      </w:ins>
      <w:ins w:id="2524" w:author="PR Preview" w:date="2026-01-01T00:00:00Z">
        <w:r>
          <w:t xml:space="preserve">2026. Available:</w:t>
        </w:r>
      </w:ins>
      <w:ins w:id="2525" w:author="PR Preview" w:date="2026-01-01T00:00:00Z">
        <w:r>
          <w:t xml:space="preserve"> </w:t>
        </w:r>
      </w:ins>
      <w:hyperlink r:id="rId184">
        <w:ins w:id="2526" w:author="PR Preview" w:date="2026-01-01T00:00:00Z">
          <w:r>
            <w:rPr>
              <w:rStyle w:val="Hyperlink"/>
            </w:rPr>
            <w:t xml:space="preserve">https://en.wikipedia.org/wiki/Probability_space</w:t>
          </w:r>
        </w:ins>
      </w:hyperlink>
    </w:p>
    <w:bookmarkEnd w:id="185"/>
    <w:bookmarkStart w:id="187" w:name="ref-wikipedia_sample_space"/>
    <w:p>
      <w:pPr>
        <w:pStyle w:val="Bibliography"/>
      </w:pPr>
      <w:ins w:id="2527" w:author="PR Preview" w:date="2026-01-01T00:00:00Z">
        <w:r>
          <w:t xml:space="preserve">[20]</w:t>
        </w:r>
      </w:ins>
      <w:ins w:id="2528" w:author="PR Preview" w:date="2026-01-01T00:00:00Z">
        <w:r>
          <w:t xml:space="preserve"> </w:t>
        </w:r>
      </w:ins>
      <w:ins w:id="2529" w:author="PR Preview" w:date="2026-01-01T00:00:00Z">
        <w:r>
          <w:t xml:space="preserve">	</w:t>
        </w:r>
      </w:ins>
      <w:ins w:id="2530" w:author="PR Preview" w:date="2026-01-01T00:00:00Z">
        <w:r>
          <w:t xml:space="preserve">Wikipedia contributors,</w:t>
        </w:r>
      </w:ins>
      <w:ins w:id="2531" w:author="PR Preview" w:date="2026-01-01T00:00:00Z">
        <w:r>
          <w:t xml:space="preserve"> </w:t>
        </w:r>
      </w:ins>
      <w:ins w:id="2532" w:author="PR Preview" w:date="2026-01-01T00:00:00Z">
        <w:r>
          <w:t xml:space="preserve">“Sample space —</w:t>
        </w:r>
      </w:ins>
      <w:ins w:id="2533" w:author="PR Preview" w:date="2026-01-01T00:00:00Z">
        <w:r>
          <w:t xml:space="preserve"> </w:t>
        </w:r>
      </w:ins>
      <w:ins w:id="2534" w:author="PR Preview" w:date="2026-01-01T00:00:00Z">
        <w:r>
          <w:t xml:space="preserve">Wikipedia</w:t>
        </w:r>
      </w:ins>
      <w:ins w:id="2535" w:author="PR Preview" w:date="2026-01-01T00:00:00Z">
        <w:r>
          <w:t xml:space="preserve">,</w:t>
        </w:r>
      </w:ins>
      <w:ins w:id="2536" w:author="PR Preview" w:date="2026-01-01T00:00:00Z">
        <w:r>
          <w:t xml:space="preserve"> </w:t>
        </w:r>
      </w:ins>
      <w:ins w:id="2537" w:author="PR Preview" w:date="2026-01-01T00:00:00Z">
        <w:r>
          <w:t xml:space="preserve">the free encyclopedia.”</w:t>
        </w:r>
      </w:ins>
      <w:ins w:id="2538" w:author="PR Preview" w:date="2026-01-01T00:00:00Z">
        <w:r>
          <w:t xml:space="preserve"> </w:t>
        </w:r>
      </w:ins>
      <w:ins w:id="2539" w:author="PR Preview" w:date="2026-01-01T00:00:00Z">
        <w:r>
          <w:t xml:space="preserve">2026. Available:</w:t>
        </w:r>
      </w:ins>
      <w:ins w:id="2540" w:author="PR Preview" w:date="2026-01-01T00:00:00Z">
        <w:r>
          <w:t xml:space="preserve"> </w:t>
        </w:r>
      </w:ins>
      <w:hyperlink r:id="rId186">
        <w:ins w:id="2541" w:author="PR Preview" w:date="2026-01-01T00:00:00Z">
          <w:r>
            <w:rPr>
              <w:rStyle w:val="Hyperlink"/>
            </w:rPr>
            <w:t xml:space="preserve">https://en.wikipedia.org/wiki/Sample_space</w:t>
          </w:r>
        </w:ins>
      </w:hyperlink>
    </w:p>
    <w:bookmarkEnd w:id="187"/>
    <w:bookmarkStart w:id="189" w:name="ref-wikipedia_outcome_probability"/>
    <w:p>
      <w:pPr>
        <w:pStyle w:val="Bibliography"/>
      </w:pPr>
      <w:ins w:id="2542" w:author="PR Preview" w:date="2026-01-01T00:00:00Z">
        <w:r>
          <w:t xml:space="preserve">[21]</w:t>
        </w:r>
      </w:ins>
      <w:ins w:id="2543" w:author="PR Preview" w:date="2026-01-01T00:00:00Z">
        <w:r>
          <w:t xml:space="preserve"> </w:t>
        </w:r>
      </w:ins>
      <w:ins w:id="2544" w:author="PR Preview" w:date="2026-01-01T00:00:00Z">
        <w:r>
          <w:t xml:space="preserve">	</w:t>
        </w:r>
      </w:ins>
      <w:ins w:id="2545" w:author="PR Preview" w:date="2026-01-01T00:00:00Z">
        <w:r>
          <w:t xml:space="preserve">Wikipedia contributors,</w:t>
        </w:r>
      </w:ins>
      <w:ins w:id="2546" w:author="PR Preview" w:date="2026-01-01T00:00:00Z">
        <w:r>
          <w:t xml:space="preserve"> </w:t>
        </w:r>
      </w:ins>
      <w:ins w:id="2547" w:author="PR Preview" w:date="2026-01-01T00:00:00Z">
        <w:r>
          <w:t xml:space="preserve">“Outcome (probability) —</w:t>
        </w:r>
      </w:ins>
      <w:ins w:id="2548" w:author="PR Preview" w:date="2026-01-01T00:00:00Z">
        <w:r>
          <w:t xml:space="preserve"> </w:t>
        </w:r>
      </w:ins>
      <w:ins w:id="2549" w:author="PR Preview" w:date="2026-01-01T00:00:00Z">
        <w:r>
          <w:t xml:space="preserve">Wikipedia</w:t>
        </w:r>
      </w:ins>
      <w:ins w:id="2550" w:author="PR Preview" w:date="2026-01-01T00:00:00Z">
        <w:r>
          <w:t xml:space="preserve">,</w:t>
        </w:r>
      </w:ins>
      <w:ins w:id="2551" w:author="PR Preview" w:date="2026-01-01T00:00:00Z">
        <w:r>
          <w:t xml:space="preserve"> </w:t>
        </w:r>
      </w:ins>
      <w:ins w:id="2552" w:author="PR Preview" w:date="2026-01-01T00:00:00Z">
        <w:r>
          <w:t xml:space="preserve">the free encyclopedia.”</w:t>
        </w:r>
      </w:ins>
      <w:ins w:id="2553" w:author="PR Preview" w:date="2026-01-01T00:00:00Z">
        <w:r>
          <w:t xml:space="preserve"> </w:t>
        </w:r>
      </w:ins>
      <w:ins w:id="2554" w:author="PR Preview" w:date="2026-01-01T00:00:00Z">
        <w:r>
          <w:t xml:space="preserve">2026. Available:</w:t>
        </w:r>
      </w:ins>
      <w:ins w:id="2555" w:author="PR Preview" w:date="2026-01-01T00:00:00Z">
        <w:r>
          <w:t xml:space="preserve"> </w:t>
        </w:r>
      </w:ins>
      <w:hyperlink r:id="rId188">
        <w:ins w:id="2556" w:author="PR Preview" w:date="2026-01-01T00:00:00Z">
          <w:r>
            <w:rPr>
              <w:rStyle w:val="Hyperlink"/>
            </w:rPr>
            <w:t xml:space="preserve">https://en.wikipedia.org/wiki/Outcome_(probability)</w:t>
          </w:r>
        </w:ins>
      </w:hyperlink>
    </w:p>
    <w:bookmarkEnd w:id="189"/>
    <w:bookmarkStart w:id="191" w:name="ref-wikipedia_event_probability_theory"/>
    <w:p>
      <w:pPr>
        <w:pStyle w:val="Bibliography"/>
      </w:pPr>
      <w:ins w:id="2557" w:author="PR Preview" w:date="2026-01-01T00:00:00Z">
        <w:r>
          <w:t xml:space="preserve">[22]</w:t>
        </w:r>
      </w:ins>
      <w:ins w:id="2558" w:author="PR Preview" w:date="2026-01-01T00:00:00Z">
        <w:r>
          <w:t xml:space="preserve"> </w:t>
        </w:r>
      </w:ins>
      <w:ins w:id="2559" w:author="PR Preview" w:date="2026-01-01T00:00:00Z">
        <w:r>
          <w:t xml:space="preserve">	</w:t>
        </w:r>
      </w:ins>
      <w:ins w:id="2560" w:author="PR Preview" w:date="2026-01-01T00:00:00Z">
        <w:r>
          <w:t xml:space="preserve">Wikipedia contributors,</w:t>
        </w:r>
      </w:ins>
      <w:ins w:id="2561" w:author="PR Preview" w:date="2026-01-01T00:00:00Z">
        <w:r>
          <w:t xml:space="preserve"> </w:t>
        </w:r>
      </w:ins>
      <w:ins w:id="2562" w:author="PR Preview" w:date="2026-01-01T00:00:00Z">
        <w:r>
          <w:t xml:space="preserve">“Event (probability theory) —</w:t>
        </w:r>
      </w:ins>
      <w:ins w:id="2563" w:author="PR Preview" w:date="2026-01-01T00:00:00Z">
        <w:r>
          <w:t xml:space="preserve"> </w:t>
        </w:r>
      </w:ins>
      <w:ins w:id="2564" w:author="PR Preview" w:date="2026-01-01T00:00:00Z">
        <w:r>
          <w:t xml:space="preserve">Wikipedia</w:t>
        </w:r>
      </w:ins>
      <w:ins w:id="2565" w:author="PR Preview" w:date="2026-01-01T00:00:00Z">
        <w:r>
          <w:t xml:space="preserve">,</w:t>
        </w:r>
      </w:ins>
      <w:ins w:id="2566" w:author="PR Preview" w:date="2026-01-01T00:00:00Z">
        <w:r>
          <w:t xml:space="preserve"> </w:t>
        </w:r>
      </w:ins>
      <w:ins w:id="2567" w:author="PR Preview" w:date="2026-01-01T00:00:00Z">
        <w:r>
          <w:t xml:space="preserve">the free encyclopedia.”</w:t>
        </w:r>
      </w:ins>
      <w:ins w:id="2568" w:author="PR Preview" w:date="2026-01-01T00:00:00Z">
        <w:r>
          <w:t xml:space="preserve"> </w:t>
        </w:r>
      </w:ins>
      <w:ins w:id="2569" w:author="PR Preview" w:date="2026-01-01T00:00:00Z">
        <w:r>
          <w:t xml:space="preserve">2026. Available:</w:t>
        </w:r>
      </w:ins>
      <w:ins w:id="2570" w:author="PR Preview" w:date="2026-01-01T00:00:00Z">
        <w:r>
          <w:t xml:space="preserve"> </w:t>
        </w:r>
      </w:ins>
      <w:hyperlink r:id="rId190">
        <w:ins w:id="2571" w:author="PR Preview" w:date="2026-01-01T00:00:00Z">
          <w:r>
            <w:rPr>
              <w:rStyle w:val="Hyperlink"/>
            </w:rPr>
            <w:t xml:space="preserve">https://en.wikipedia.org/wiki/Event_(probability_theory)</w:t>
          </w:r>
        </w:ins>
      </w:hyperlink>
    </w:p>
    <w:bookmarkEnd w:id="191"/>
    <w:bookmarkStart w:id="193" w:name="ref-wikipedia_measurable_function"/>
    <w:p>
      <w:pPr>
        <w:pStyle w:val="Bibliography"/>
      </w:pPr>
      <w:ins w:id="2572" w:author="PR Preview" w:date="2026-01-01T00:00:00Z">
        <w:r>
          <w:t xml:space="preserve">[23]</w:t>
        </w:r>
      </w:ins>
      <w:ins w:id="2573" w:author="PR Preview" w:date="2026-01-01T00:00:00Z">
        <w:r>
          <w:t xml:space="preserve"> </w:t>
        </w:r>
      </w:ins>
      <w:ins w:id="2574" w:author="PR Preview" w:date="2026-01-01T00:00:00Z">
        <w:r>
          <w:t xml:space="preserve">	</w:t>
        </w:r>
      </w:ins>
      <w:ins w:id="2575" w:author="PR Preview" w:date="2026-01-01T00:00:00Z">
        <w:r>
          <w:t xml:space="preserve">Wikipedia contributors,</w:t>
        </w:r>
      </w:ins>
      <w:ins w:id="2576" w:author="PR Preview" w:date="2026-01-01T00:00:00Z">
        <w:r>
          <w:t xml:space="preserve"> </w:t>
        </w:r>
      </w:ins>
      <w:ins w:id="2577" w:author="PR Preview" w:date="2026-01-01T00:00:00Z">
        <w:r>
          <w:t xml:space="preserve">“Measurable function —</w:t>
        </w:r>
      </w:ins>
      <w:ins w:id="2578" w:author="PR Preview" w:date="2026-01-01T00:00:00Z">
        <w:r>
          <w:t xml:space="preserve"> </w:t>
        </w:r>
      </w:ins>
      <w:ins w:id="2579" w:author="PR Preview" w:date="2026-01-01T00:00:00Z">
        <w:r>
          <w:t xml:space="preserve">Wikipedia</w:t>
        </w:r>
      </w:ins>
      <w:ins w:id="2580" w:author="PR Preview" w:date="2026-01-01T00:00:00Z">
        <w:r>
          <w:t xml:space="preserve">,</w:t>
        </w:r>
      </w:ins>
      <w:ins w:id="2581" w:author="PR Preview" w:date="2026-01-01T00:00:00Z">
        <w:r>
          <w:t xml:space="preserve"> </w:t>
        </w:r>
      </w:ins>
      <w:ins w:id="2582" w:author="PR Preview" w:date="2026-01-01T00:00:00Z">
        <w:r>
          <w:t xml:space="preserve">the free encyclopedia.”</w:t>
        </w:r>
      </w:ins>
      <w:ins w:id="2583" w:author="PR Preview" w:date="2026-01-01T00:00:00Z">
        <w:r>
          <w:t xml:space="preserve"> </w:t>
        </w:r>
      </w:ins>
      <w:ins w:id="2584" w:author="PR Preview" w:date="2026-01-01T00:00:00Z">
        <w:r>
          <w:t xml:space="preserve">2026. Available:</w:t>
        </w:r>
      </w:ins>
      <w:ins w:id="2585" w:author="PR Preview" w:date="2026-01-01T00:00:00Z">
        <w:r>
          <w:t xml:space="preserve"> </w:t>
        </w:r>
      </w:ins>
      <w:hyperlink r:id="rId192">
        <w:ins w:id="2586" w:author="PR Preview" w:date="2026-01-01T00:00:00Z">
          <w:r>
            <w:rPr>
              <w:rStyle w:val="Hyperlink"/>
            </w:rPr>
            <w:t xml:space="preserve">https://en.wikipedia.org/wiki/Measurable_function</w:t>
          </w:r>
        </w:ins>
      </w:hyperlink>
    </w:p>
    <w:bookmarkEnd w:id="193"/>
    <w:bookmarkStart w:id="195" w:name="ref-wikipedia_lebesgue_integration"/>
    <w:p>
      <w:pPr>
        <w:pStyle w:val="Bibliography"/>
      </w:pPr>
      <w:ins w:id="2587" w:author="PR Preview" w:date="2026-01-01T00:00:00Z">
        <w:r>
          <w:t xml:space="preserve">[24]</w:t>
        </w:r>
      </w:ins>
      <w:ins w:id="2588" w:author="PR Preview" w:date="2026-01-01T00:00:00Z">
        <w:r>
          <w:t xml:space="preserve"> </w:t>
        </w:r>
      </w:ins>
      <w:ins w:id="2589" w:author="PR Preview" w:date="2026-01-01T00:00:00Z">
        <w:r>
          <w:t xml:space="preserve">	</w:t>
        </w:r>
      </w:ins>
      <w:ins w:id="2590" w:author="PR Preview" w:date="2026-01-01T00:00:00Z">
        <w:r>
          <w:t xml:space="preserve">Wikipedia contributors,</w:t>
        </w:r>
      </w:ins>
      <w:ins w:id="2591" w:author="PR Preview" w:date="2026-01-01T00:00:00Z">
        <w:r>
          <w:t xml:space="preserve"> </w:t>
        </w:r>
      </w:ins>
      <w:ins w:id="2592" w:author="PR Preview" w:date="2026-01-01T00:00:00Z">
        <w:r>
          <w:t xml:space="preserve">“Lebesgue integration —</w:t>
        </w:r>
      </w:ins>
      <w:ins w:id="2593" w:author="PR Preview" w:date="2026-01-01T00:00:00Z">
        <w:r>
          <w:t xml:space="preserve"> </w:t>
        </w:r>
      </w:ins>
      <w:ins w:id="2594" w:author="PR Preview" w:date="2026-01-01T00:00:00Z">
        <w:r>
          <w:t xml:space="preserve">Wikipedia</w:t>
        </w:r>
      </w:ins>
      <w:ins w:id="2595" w:author="PR Preview" w:date="2026-01-01T00:00:00Z">
        <w:r>
          <w:t xml:space="preserve">,</w:t>
        </w:r>
      </w:ins>
      <w:ins w:id="2596" w:author="PR Preview" w:date="2026-01-01T00:00:00Z">
        <w:r>
          <w:t xml:space="preserve"> </w:t>
        </w:r>
      </w:ins>
      <w:ins w:id="2597" w:author="PR Preview" w:date="2026-01-01T00:00:00Z">
        <w:r>
          <w:t xml:space="preserve">the free encyclopedia.”</w:t>
        </w:r>
      </w:ins>
      <w:ins w:id="2598" w:author="PR Preview" w:date="2026-01-01T00:00:00Z">
        <w:r>
          <w:t xml:space="preserve"> </w:t>
        </w:r>
      </w:ins>
      <w:ins w:id="2599" w:author="PR Preview" w:date="2026-01-01T00:00:00Z">
        <w:r>
          <w:t xml:space="preserve">2026. Available:</w:t>
        </w:r>
      </w:ins>
      <w:ins w:id="2600" w:author="PR Preview" w:date="2026-01-01T00:00:00Z">
        <w:r>
          <w:t xml:space="preserve"> </w:t>
        </w:r>
      </w:ins>
      <w:hyperlink r:id="rId194">
        <w:ins w:id="2601" w:author="PR Preview" w:date="2026-01-01T00:00:00Z">
          <w:r>
            <w:rPr>
              <w:rStyle w:val="Hyperlink"/>
            </w:rPr>
            <w:t xml:space="preserve">https://en.wikipedia.org/wiki/Lebesgue_integration</w:t>
          </w:r>
        </w:ins>
      </w:hyperlink>
    </w:p>
    <w:bookmarkEnd w:id="195"/>
    <w:bookmarkStart w:id="197" w:name="ref-folland1999real"/>
    <w:p>
      <w:pPr>
        <w:pStyle w:val="Bibliography"/>
      </w:pPr>
      <w:ins w:id="2602" w:author="PR Preview" w:date="2026-01-01T00:00:00Z">
        <w:r>
          <w:t xml:space="preserve">[25]</w:t>
        </w:r>
      </w:ins>
      <w:ins w:id="2603" w:author="PR Preview" w:date="2026-01-01T00:00:00Z">
        <w:r>
          <w:t xml:space="preserve"> </w:t>
        </w:r>
      </w:ins>
      <w:ins w:id="2604" w:author="PR Preview" w:date="2026-01-01T00:00:00Z">
        <w:r>
          <w:t xml:space="preserve">	</w:t>
        </w:r>
      </w:ins>
      <w:ins w:id="2605" w:author="PR Preview" w:date="2026-01-01T00:00:00Z">
        <w:r>
          <w:t xml:space="preserve">G. B. Folland,</w:t>
        </w:r>
      </w:ins>
      <w:ins w:id="2606" w:author="PR Preview" w:date="2026-01-01T00:00:00Z">
        <w:r>
          <w:t xml:space="preserve"> </w:t>
        </w:r>
      </w:ins>
      <w:ins w:id="2607" w:author="PR Preview" w:date="2026-01-01T00:00:00Z">
        <w:r>
          <w:rPr>
            <w:i/>
            <w:iCs/>
          </w:rPr>
          <w:t xml:space="preserve">Real analysis: Modern techniques and their applications</w:t>
        </w:r>
      </w:ins>
      <w:ins w:id="2608" w:author="PR Preview" w:date="2026-01-01T00:00:00Z">
        <w:r>
          <w:t xml:space="preserve">, 2nd ed. Wiley, 1999. Available:</w:t>
        </w:r>
      </w:ins>
      <w:ins w:id="2609" w:author="PR Preview" w:date="2026-01-01T00:00:00Z">
        <w:r>
          <w:t xml:space="preserve"> </w:t>
        </w:r>
      </w:ins>
      <w:hyperlink r:id="rId196">
        <w:ins w:id="2610" w:author="PR Preview" w:date="2026-01-01T00:00:00Z">
          <w:r>
            <w:rPr>
              <w:rStyle w:val="Hyperlink"/>
            </w:rPr>
            <w:t xml:space="preserve">https://www.wiley.com/en-us/Real+Analysis%3A+Modern+Techniques+and+Their+Applications%2C+2nd+Edition-p-9780471317166</w:t>
          </w:r>
        </w:ins>
      </w:hyperlink>
    </w:p>
    <w:bookmarkEnd w:id="197"/>
    <w:bookmarkStart w:id="199" w:name="ref-gut2013"/>
    <w:p>
      <w:pPr>
        <w:pStyle w:val="Bibliography"/>
      </w:pPr>
      <w:ins w:id="2611" w:author="PR Preview" w:date="2026-01-01T00:00:00Z">
        <w:r>
          <w:t xml:space="preserve">[26]</w:t>
        </w:r>
      </w:ins>
      <w:ins w:id="2612" w:author="PR Preview" w:date="2026-01-01T00:00:00Z">
        <w:r>
          <w:t xml:space="preserve"> </w:t>
        </w:r>
      </w:ins>
      <w:ins w:id="2613" w:author="PR Preview" w:date="2026-01-01T00:00:00Z">
        <w:r>
          <w:t xml:space="preserve">	</w:t>
        </w:r>
      </w:ins>
      <w:ins w:id="2614" w:author="PR Preview" w:date="2026-01-01T00:00:00Z">
        <w:r>
          <w:t xml:space="preserve">A. Gut,</w:t>
        </w:r>
      </w:ins>
      <w:ins w:id="2615" w:author="PR Preview" w:date="2026-01-01T00:00:00Z">
        <w:r>
          <w:t xml:space="preserve"> </w:t>
        </w:r>
      </w:ins>
      <w:ins w:id="2616" w:author="PR Preview" w:date="2026-01-01T00:00:00Z">
        <w:r>
          <w:rPr>
            <w:i/>
            <w:iCs/>
          </w:rPr>
          <w:t xml:space="preserve">Probability: A graduate course</w:t>
        </w:r>
      </w:ins>
      <w:ins w:id="2617" w:author="PR Preview" w:date="2026-01-01T00:00:00Z">
        <w:r>
          <w:t xml:space="preserve">, 2nd ed. in Springer texts in statistics. New York: Springer, 2013. doi:</w:t>
        </w:r>
      </w:ins>
      <w:ins w:id="2618" w:author="PR Preview" w:date="2026-01-01T00:00:00Z">
        <w:r>
          <w:t xml:space="preserve"> </w:t>
        </w:r>
      </w:ins>
      <w:hyperlink r:id="rId198">
        <w:ins w:id="2619" w:author="PR Preview" w:date="2026-01-01T00:00:00Z">
          <w:r>
            <w:rPr>
              <w:rStyle w:val="Hyperlink"/>
            </w:rPr>
            <w:t xml:space="preserve">10.1007/978-1-4614-4708-5</w:t>
          </w:r>
        </w:ins>
      </w:hyperlink>
      <w:ins w:id="2620" w:author="PR Preview" w:date="2026-01-01T00:00:00Z">
        <w:r>
          <w:t xml:space="preserve">.</w:t>
        </w:r>
      </w:ins>
    </w:p>
    <w:bookmarkEnd w:id="199"/>
    <w:bookmarkEnd w:id="200"/>
    <w:bookmarkEnd w:id="2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4" Type="http://schemas.openxmlformats.org/officeDocument/2006/relationships/hyperlink" Target="algebra-basics.html#def-absolute-value" TargetMode="External"/><Relationship Id="rId49" Type="http://schemas.openxmlformats.org/officeDocument/2006/relationships/hyperlink" Target="algebra-exponentials.html#def-convergent-sequence" TargetMode="External"/><Relationship Id="rId50" Type="http://schemas.openxmlformats.org/officeDocument/2006/relationships/hyperlink" Target="algebra-exponentials.html#def-diverges-to-infinity" TargetMode="External"/><Relationship Id="rId53" Type="http://schemas.openxmlformats.org/officeDocument/2006/relationships/hyperlink" Target="algebra-exponentials.html#def-sequence-limit" TargetMode="External"/><Relationship Id="rId56" Type="http://schemas.openxmlformats.org/officeDocument/2006/relationships/hyperlink" Target="algebra-sums.html#def-bounded-above" TargetMode="External"/><Relationship Id="rId114" Type="http://schemas.openxmlformats.org/officeDocument/2006/relationships/hyperlink" Target="algebra-sums.html#def-infimum" TargetMode="External"/><Relationship Id="rId46" Type="http://schemas.openxmlformats.org/officeDocument/2006/relationships/hyperlink" Target="algebra-sums.html#def-summation" TargetMode="External"/><Relationship Id="rId113" Type="http://schemas.openxmlformats.org/officeDocument/2006/relationships/hyperlink" Target="algebra-sums.html#def-supremum" TargetMode="External"/><Relationship Id="rId137" Type="http://schemas.openxmlformats.org/officeDocument/2006/relationships/hyperlink" Target="algebra-sums.html#thm-jensen" TargetMode="External"/><Relationship Id="rId92" Type="http://schemas.openxmlformats.org/officeDocument/2006/relationships/hyperlink" Target="calculus-double-integrals.qmd#thm-fubini-measure" TargetMode="External"/><Relationship Id="rId91" Type="http://schemas.openxmlformats.org/officeDocument/2006/relationships/hyperlink" Target="calculus-double-integrals.qmd#thm-tonelli-measure" TargetMode="External"/><Relationship Id="rId116" Type="http://schemas.openxmlformats.org/officeDocument/2006/relationships/hyperlink" Target="calculus-integration.html#def-riemann-integral" TargetMode="External"/><Relationship Id="rId11" Type="http://schemas.openxmlformats.org/officeDocument/2006/relationships/hyperlink" Target="functions.qmd" TargetMode="External"/><Relationship Id="rId60" Type="http://schemas.openxmlformats.org/officeDocument/2006/relationships/hyperlink" Target="functions.qmd#def-cardinality" TargetMode="External"/><Relationship Id="rId25" Type="http://schemas.openxmlformats.org/officeDocument/2006/relationships/hyperlink" Target="functions.qmd#def-finite-set" TargetMode="External"/><Relationship Id="rId58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sequence" TargetMode="External"/><Relationship Id="rId37" Type="http://schemas.openxmlformats.org/officeDocument/2006/relationships/hyperlink" Target="functions.qmd#exm-countable-set" TargetMode="External"/><Relationship Id="rId198" Type="http://schemas.openxmlformats.org/officeDocument/2006/relationships/hyperlink" Target="https://doi.org/10.1007/978-1-4614-4708-5" TargetMode="External"/><Relationship Id="rId149" Type="http://schemas.openxmlformats.org/officeDocument/2006/relationships/hyperlink" Target="https://en.wikipedia.org/wiki/%CF%83-algebra" TargetMode="External"/><Relationship Id="rId176" Type="http://schemas.openxmlformats.org/officeDocument/2006/relationships/hyperlink" Target="https://en.wikipedia.org/wiki/Almost_everywhere" TargetMode="External"/><Relationship Id="rId156" Type="http://schemas.openxmlformats.org/officeDocument/2006/relationships/hyperlink" Target="https://en.wikipedia.org/wiki/Borel_set" TargetMode="External"/><Relationship Id="rId154" Type="http://schemas.openxmlformats.org/officeDocument/2006/relationships/hyperlink" Target="https://en.wikipedia.org/wiki/Closure_(mathematics)" TargetMode="External"/><Relationship Id="rId168" Type="http://schemas.openxmlformats.org/officeDocument/2006/relationships/hyperlink" Target="https://en.wikipedia.org/wiki/Counting_measure" TargetMode="External"/><Relationship Id="rId158" Type="http://schemas.openxmlformats.org/officeDocument/2006/relationships/hyperlink" Target="https://en.wikipedia.org/wiki/Disjoint_sets" TargetMode="External"/><Relationship Id="rId190" Type="http://schemas.openxmlformats.org/officeDocument/2006/relationships/hyperlink" Target="https://en.wikipedia.org/wiki/Event_(probability_theory)" TargetMode="External"/><Relationship Id="rId178" Type="http://schemas.openxmlformats.org/officeDocument/2006/relationships/hyperlink" Target="https://en.wikipedia.org/wiki/Finite_measure" TargetMode="External"/><Relationship Id="rId194" Type="http://schemas.openxmlformats.org/officeDocument/2006/relationships/hyperlink" Target="https://en.wikipedia.org/wiki/Lebesgue_integration" TargetMode="External"/><Relationship Id="rId172" Type="http://schemas.openxmlformats.org/officeDocument/2006/relationships/hyperlink" Target="https://en.wikipedia.org/wiki/Lebesgue_measure" TargetMode="External"/><Relationship Id="rId192" Type="http://schemas.openxmlformats.org/officeDocument/2006/relationships/hyperlink" Target="https://en.wikipedia.org/wiki/Measurable_function" TargetMode="External"/><Relationship Id="rId170" Type="http://schemas.openxmlformats.org/officeDocument/2006/relationships/hyperlink" Target="https://en.wikipedia.org/wiki/Measurable_space" TargetMode="External"/><Relationship Id="rId166" Type="http://schemas.openxmlformats.org/officeDocument/2006/relationships/hyperlink" Target="https://en.wikipedia.org/wiki/Measure_(mathematics)" TargetMode="External"/><Relationship Id="rId162" Type="http://schemas.openxmlformats.org/officeDocument/2006/relationships/hyperlink" Target="https://en.wikipedia.org/wiki/Monotone_convergence_theorem" TargetMode="External"/><Relationship Id="rId174" Type="http://schemas.openxmlformats.org/officeDocument/2006/relationships/hyperlink" Target="https://en.wikipedia.org/wiki/Null_set" TargetMode="External"/><Relationship Id="rId188" Type="http://schemas.openxmlformats.org/officeDocument/2006/relationships/hyperlink" Target="https://en.wikipedia.org/wiki/Outcome_(probability)" TargetMode="External"/><Relationship Id="rId182" Type="http://schemas.openxmlformats.org/officeDocument/2006/relationships/hyperlink" Target="https://en.wikipedia.org/wiki/Probability_measure" TargetMode="External"/><Relationship Id="rId184" Type="http://schemas.openxmlformats.org/officeDocument/2006/relationships/hyperlink" Target="https://en.wikipedia.org/wiki/Probability_space" TargetMode="External"/><Relationship Id="rId186" Type="http://schemas.openxmlformats.org/officeDocument/2006/relationships/hyperlink" Target="https://en.wikipedia.org/wiki/Sample_space" TargetMode="External"/><Relationship Id="rId160" Type="http://schemas.openxmlformats.org/officeDocument/2006/relationships/hyperlink" Target="https://en.wikipedia.org/wiki/Series_(mathematics)" TargetMode="External"/><Relationship Id="rId164" Type="http://schemas.openxmlformats.org/officeDocument/2006/relationships/hyperlink" Target="https://en.wikipedia.org/wiki/Sigma-additive_set_function" TargetMode="External"/><Relationship Id="rId180" Type="http://schemas.openxmlformats.org/officeDocument/2006/relationships/hyperlink" Target="https://en.wikipedia.org/wiki/Sigma-finite_measure" TargetMode="External"/><Relationship Id="rId12" Type="http://schemas.openxmlformats.org/officeDocument/2006/relationships/hyperlink" Target="https://morrison-lab.github.io/pds/probability-basics.html#def-probability" TargetMode="External"/><Relationship Id="rId152" Type="http://schemas.openxmlformats.org/officeDocument/2006/relationships/hyperlink" Target="https://www.cengage.com/c/statistical-inference-2e-casella-berger/9780534243128/" TargetMode="External"/><Relationship Id="rId196" Type="http://schemas.openxmlformats.org/officeDocument/2006/relationships/hyperlink" Target="https://www.wiley.com/en-us/Real+Analysis%3A+Modern+Techniques+and+Their+Applications%2C+2nd+Edition-p-9780471317166" TargetMode="External"/><Relationship Id="rId138" Type="http://schemas.openxmlformats.org/officeDocument/2006/relationships/hyperlink" Target="linear-algebra-inner-products.html#def-inner-product-space" TargetMode="External"/><Relationship Id="rId129" Type="http://schemas.openxmlformats.org/officeDocument/2006/relationships/hyperlink" Target="linear-algebra-inner-products.html#def-norm" TargetMode="External"/><Relationship Id="rId135" Type="http://schemas.openxmlformats.org/officeDocument/2006/relationships/hyperlink" Target="linear-algebra-inner-products.html#thm-cauchy-schwarz" TargetMode="External"/><Relationship Id="rId22" Type="http://schemas.openxmlformats.org/officeDocument/2006/relationships/hyperlink" Target="number-systems.qmd#def-even-odd" TargetMode="External"/><Relationship Id="rId36" Type="http://schemas.openxmlformats.org/officeDocument/2006/relationships/hyperlink" Target="number-systems.qmd#def-integers" TargetMode="External"/><Relationship Id="rId80" Type="http://schemas.openxmlformats.org/officeDocument/2006/relationships/hyperlink" Target="number-systems.qmd#def-nonnegative-integers" TargetMode="External"/><Relationship Id="rId55" Type="http://schemas.openxmlformats.org/officeDocument/2006/relationships/hyperlink" Target="number-systems.qmd#def-real-numbers" TargetMode="External"/><Relationship Id="rId73" Type="http://schemas.openxmlformats.org/officeDocument/2006/relationships/hyperlink" Target="proof-writing.qmd#def-converse" TargetMode="External"/><Relationship Id="rId67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.qmd" TargetMode="External"/><Relationship Id="rId141" Type="http://schemas.openxmlformats.org/officeDocument/2006/relationships/hyperlink" Target="sets.qmd#def-cartesian-product" TargetMode="External"/><Relationship Id="rId9" Type="http://schemas.openxmlformats.org/officeDocument/2006/relationships/hyperlink" Target="sets.qmd#def-collection" TargetMode="External"/><Relationship Id="rId14" Type="http://schemas.openxmlformats.org/officeDocument/2006/relationships/hyperlink" Target="sets.qmd#def-complement" TargetMode="External"/><Relationship Id="rId24" Type="http://schemas.openxmlformats.org/officeDocument/2006/relationships/hyperlink" Target="sets.qmd#def-empty-set" TargetMode="External"/><Relationship Id="rId43" Type="http://schemas.openxmlformats.org/officeDocument/2006/relationships/hyperlink" Target="sets.qmd#def-extended-nonneg-reals" TargetMode="External"/><Relationship Id="rId29" Type="http://schemas.openxmlformats.org/officeDocument/2006/relationships/hyperlink" Target="sets.qmd#def-intersection" TargetMode="External"/><Relationship Id="rId34" Type="http://schemas.openxmlformats.org/officeDocument/2006/relationships/hyperlink" Target="sets.qmd#def-interval" TargetMode="External"/><Relationship Id="rId13" Type="http://schemas.openxmlformats.org/officeDocument/2006/relationships/hyperlink" Target="sets.qmd#def-subset" TargetMode="External"/><Relationship Id="rId18" Type="http://schemas.openxmlformats.org/officeDocument/2006/relationships/hyperlink" Target="sets.qmd#exm-set" TargetMode="External"/><Relationship Id="rId27" Type="http://schemas.openxmlformats.org/officeDocument/2006/relationships/hyperlink" Target="sets.qmd#thm-de-morgan" TargetMode="External"/></Relationships>
</file>

<file path=word/_rels/footnotes.xml.rels><?xml version='1.0' encoding='UTF-8' standalone='yes'?>
<Relationships xmlns="http://schemas.openxmlformats.org/package/2006/relationships"><Relationship Id="rId124" Type="http://schemas.openxmlformats.org/officeDocument/2006/relationships/hyperlink" Target="algebra-basics.html#def-absolute-value" TargetMode="External"/><Relationship Id="rId49" Type="http://schemas.openxmlformats.org/officeDocument/2006/relationships/hyperlink" Target="algebra-exponentials.html#def-convergent-sequence" TargetMode="External"/><Relationship Id="rId50" Type="http://schemas.openxmlformats.org/officeDocument/2006/relationships/hyperlink" Target="algebra-exponentials.html#def-diverges-to-infinity" TargetMode="External"/><Relationship Id="rId53" Type="http://schemas.openxmlformats.org/officeDocument/2006/relationships/hyperlink" Target="algebra-exponentials.html#def-sequence-limit" TargetMode="External"/><Relationship Id="rId56" Type="http://schemas.openxmlformats.org/officeDocument/2006/relationships/hyperlink" Target="algebra-sums.html#def-bounded-above" TargetMode="External"/><Relationship Id="rId114" Type="http://schemas.openxmlformats.org/officeDocument/2006/relationships/hyperlink" Target="algebra-sums.html#def-infimum" TargetMode="External"/><Relationship Id="rId46" Type="http://schemas.openxmlformats.org/officeDocument/2006/relationships/hyperlink" Target="algebra-sums.html#def-summation" TargetMode="External"/><Relationship Id="rId113" Type="http://schemas.openxmlformats.org/officeDocument/2006/relationships/hyperlink" Target="algebra-sums.html#def-supremum" TargetMode="External"/><Relationship Id="rId137" Type="http://schemas.openxmlformats.org/officeDocument/2006/relationships/hyperlink" Target="algebra-sums.html#thm-jensen" TargetMode="External"/><Relationship Id="rId92" Type="http://schemas.openxmlformats.org/officeDocument/2006/relationships/hyperlink" Target="calculus-double-integrals.qmd#thm-fubini-measure" TargetMode="External"/><Relationship Id="rId91" Type="http://schemas.openxmlformats.org/officeDocument/2006/relationships/hyperlink" Target="calculus-double-integrals.qmd#thm-tonelli-measure" TargetMode="External"/><Relationship Id="rId116" Type="http://schemas.openxmlformats.org/officeDocument/2006/relationships/hyperlink" Target="calculus-integration.html#def-riemann-integral" TargetMode="External"/><Relationship Id="rId11" Type="http://schemas.openxmlformats.org/officeDocument/2006/relationships/hyperlink" Target="functions.qmd" TargetMode="External"/><Relationship Id="rId60" Type="http://schemas.openxmlformats.org/officeDocument/2006/relationships/hyperlink" Target="functions.qmd#def-cardinality" TargetMode="External"/><Relationship Id="rId25" Type="http://schemas.openxmlformats.org/officeDocument/2006/relationships/hyperlink" Target="functions.qmd#def-finite-set" TargetMode="External"/><Relationship Id="rId58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sequence" TargetMode="External"/><Relationship Id="rId37" Type="http://schemas.openxmlformats.org/officeDocument/2006/relationships/hyperlink" Target="functions.qmd#exm-countable-set" TargetMode="External"/><Relationship Id="rId198" Type="http://schemas.openxmlformats.org/officeDocument/2006/relationships/hyperlink" Target="https://doi.org/10.1007/978-1-4614-4708-5" TargetMode="External"/><Relationship Id="rId149" Type="http://schemas.openxmlformats.org/officeDocument/2006/relationships/hyperlink" Target="https://en.wikipedia.org/wiki/%CF%83-algebra" TargetMode="External"/><Relationship Id="rId176" Type="http://schemas.openxmlformats.org/officeDocument/2006/relationships/hyperlink" Target="https://en.wikipedia.org/wiki/Almost_everywhere" TargetMode="External"/><Relationship Id="rId156" Type="http://schemas.openxmlformats.org/officeDocument/2006/relationships/hyperlink" Target="https://en.wikipedia.org/wiki/Borel_set" TargetMode="External"/><Relationship Id="rId154" Type="http://schemas.openxmlformats.org/officeDocument/2006/relationships/hyperlink" Target="https://en.wikipedia.org/wiki/Closure_(mathematics)" TargetMode="External"/><Relationship Id="rId168" Type="http://schemas.openxmlformats.org/officeDocument/2006/relationships/hyperlink" Target="https://en.wikipedia.org/wiki/Counting_measure" TargetMode="External"/><Relationship Id="rId158" Type="http://schemas.openxmlformats.org/officeDocument/2006/relationships/hyperlink" Target="https://en.wikipedia.org/wiki/Disjoint_sets" TargetMode="External"/><Relationship Id="rId190" Type="http://schemas.openxmlformats.org/officeDocument/2006/relationships/hyperlink" Target="https://en.wikipedia.org/wiki/Event_(probability_theory)" TargetMode="External"/><Relationship Id="rId178" Type="http://schemas.openxmlformats.org/officeDocument/2006/relationships/hyperlink" Target="https://en.wikipedia.org/wiki/Finite_measure" TargetMode="External"/><Relationship Id="rId194" Type="http://schemas.openxmlformats.org/officeDocument/2006/relationships/hyperlink" Target="https://en.wikipedia.org/wiki/Lebesgue_integration" TargetMode="External"/><Relationship Id="rId172" Type="http://schemas.openxmlformats.org/officeDocument/2006/relationships/hyperlink" Target="https://en.wikipedia.org/wiki/Lebesgue_measure" TargetMode="External"/><Relationship Id="rId192" Type="http://schemas.openxmlformats.org/officeDocument/2006/relationships/hyperlink" Target="https://en.wikipedia.org/wiki/Measurable_function" TargetMode="External"/><Relationship Id="rId170" Type="http://schemas.openxmlformats.org/officeDocument/2006/relationships/hyperlink" Target="https://en.wikipedia.org/wiki/Measurable_space" TargetMode="External"/><Relationship Id="rId166" Type="http://schemas.openxmlformats.org/officeDocument/2006/relationships/hyperlink" Target="https://en.wikipedia.org/wiki/Measure_(mathematics)" TargetMode="External"/><Relationship Id="rId162" Type="http://schemas.openxmlformats.org/officeDocument/2006/relationships/hyperlink" Target="https://en.wikipedia.org/wiki/Monotone_convergence_theorem" TargetMode="External"/><Relationship Id="rId174" Type="http://schemas.openxmlformats.org/officeDocument/2006/relationships/hyperlink" Target="https://en.wikipedia.org/wiki/Null_set" TargetMode="External"/><Relationship Id="rId188" Type="http://schemas.openxmlformats.org/officeDocument/2006/relationships/hyperlink" Target="https://en.wikipedia.org/wiki/Outcome_(probability)" TargetMode="External"/><Relationship Id="rId182" Type="http://schemas.openxmlformats.org/officeDocument/2006/relationships/hyperlink" Target="https://en.wikipedia.org/wiki/Probability_measure" TargetMode="External"/><Relationship Id="rId184" Type="http://schemas.openxmlformats.org/officeDocument/2006/relationships/hyperlink" Target="https://en.wikipedia.org/wiki/Probability_space" TargetMode="External"/><Relationship Id="rId186" Type="http://schemas.openxmlformats.org/officeDocument/2006/relationships/hyperlink" Target="https://en.wikipedia.org/wiki/Sample_space" TargetMode="External"/><Relationship Id="rId160" Type="http://schemas.openxmlformats.org/officeDocument/2006/relationships/hyperlink" Target="https://en.wikipedia.org/wiki/Series_(mathematics)" TargetMode="External"/><Relationship Id="rId164" Type="http://schemas.openxmlformats.org/officeDocument/2006/relationships/hyperlink" Target="https://en.wikipedia.org/wiki/Sigma-additive_set_function" TargetMode="External"/><Relationship Id="rId180" Type="http://schemas.openxmlformats.org/officeDocument/2006/relationships/hyperlink" Target="https://en.wikipedia.org/wiki/Sigma-finite_measure" TargetMode="External"/><Relationship Id="rId12" Type="http://schemas.openxmlformats.org/officeDocument/2006/relationships/hyperlink" Target="https://morrison-lab.github.io/pds/probability-basics.html#def-probability" TargetMode="External"/><Relationship Id="rId152" Type="http://schemas.openxmlformats.org/officeDocument/2006/relationships/hyperlink" Target="https://www.cengage.com/c/statistical-inference-2e-casella-berger/9780534243128/" TargetMode="External"/><Relationship Id="rId196" Type="http://schemas.openxmlformats.org/officeDocument/2006/relationships/hyperlink" Target="https://www.wiley.com/en-us/Real+Analysis%3A+Modern+Techniques+and+Their+Applications%2C+2nd+Edition-p-9780471317166" TargetMode="External"/><Relationship Id="rId138" Type="http://schemas.openxmlformats.org/officeDocument/2006/relationships/hyperlink" Target="linear-algebra-inner-products.html#def-inner-product-space" TargetMode="External"/><Relationship Id="rId129" Type="http://schemas.openxmlformats.org/officeDocument/2006/relationships/hyperlink" Target="linear-algebra-inner-products.html#def-norm" TargetMode="External"/><Relationship Id="rId135" Type="http://schemas.openxmlformats.org/officeDocument/2006/relationships/hyperlink" Target="linear-algebra-inner-products.html#thm-cauchy-schwarz" TargetMode="External"/><Relationship Id="rId22" Type="http://schemas.openxmlformats.org/officeDocument/2006/relationships/hyperlink" Target="number-systems.qmd#def-even-odd" TargetMode="External"/><Relationship Id="rId36" Type="http://schemas.openxmlformats.org/officeDocument/2006/relationships/hyperlink" Target="number-systems.qmd#def-integers" TargetMode="External"/><Relationship Id="rId80" Type="http://schemas.openxmlformats.org/officeDocument/2006/relationships/hyperlink" Target="number-systems.qmd#def-nonnegative-integers" TargetMode="External"/><Relationship Id="rId55" Type="http://schemas.openxmlformats.org/officeDocument/2006/relationships/hyperlink" Target="number-systems.qmd#def-real-numbers" TargetMode="External"/><Relationship Id="rId73" Type="http://schemas.openxmlformats.org/officeDocument/2006/relationships/hyperlink" Target="proof-writing.qmd#def-converse" TargetMode="External"/><Relationship Id="rId67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.qmd" TargetMode="External"/><Relationship Id="rId141" Type="http://schemas.openxmlformats.org/officeDocument/2006/relationships/hyperlink" Target="sets.qmd#def-cartesian-product" TargetMode="External"/><Relationship Id="rId9" Type="http://schemas.openxmlformats.org/officeDocument/2006/relationships/hyperlink" Target="sets.qmd#def-collection" TargetMode="External"/><Relationship Id="rId14" Type="http://schemas.openxmlformats.org/officeDocument/2006/relationships/hyperlink" Target="sets.qmd#def-complement" TargetMode="External"/><Relationship Id="rId24" Type="http://schemas.openxmlformats.org/officeDocument/2006/relationships/hyperlink" Target="sets.qmd#def-empty-set" TargetMode="External"/><Relationship Id="rId43" Type="http://schemas.openxmlformats.org/officeDocument/2006/relationships/hyperlink" Target="sets.qmd#def-extended-nonneg-reals" TargetMode="External"/><Relationship Id="rId29" Type="http://schemas.openxmlformats.org/officeDocument/2006/relationships/hyperlink" Target="sets.qmd#def-intersection" TargetMode="External"/><Relationship Id="rId34" Type="http://schemas.openxmlformats.org/officeDocument/2006/relationships/hyperlink" Target="sets.qmd#def-interval" TargetMode="External"/><Relationship Id="rId13" Type="http://schemas.openxmlformats.org/officeDocument/2006/relationships/hyperlink" Target="sets.qmd#def-subset" TargetMode="External"/><Relationship Id="rId18" Type="http://schemas.openxmlformats.org/officeDocument/2006/relationships/hyperlink" Target="sets.qmd#exm-set" TargetMode="External"/><Relationship Id="rId27" Type="http://schemas.openxmlformats.org/officeDocument/2006/relationships/hyperlink" Target="sets.qmd#thm-de-morg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2026-10-18T09:04:50Z</dcterms:created>
  <dcterms:modified xsi:type="dcterms:W3CDTF">2026-10-18T09:04:50Z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01:02:57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