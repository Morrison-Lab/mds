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(Unit circle)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unit circle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2026e)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set of points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in the plane with</w:delText>
        </w:r>
      </w:del>
      <w:del w:id="1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Definition 1 (Unit circle)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unit circle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[1]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the set of points</w:t>
        </w:r>
      </w:ins>
      <w:ins w:id="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in the plane with</w:t>
        </w:r>
      </w:ins>
      <w:ins w:id="2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30" w:author="PR Preview" w:date="2026-01-01T00:00:00Z">
        <w:r>
          <w:t xml:space="preserve">.</w:t>
        </w:r>
      </w:ins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2 (The number</w:delText>
        </w:r>
      </w:del>
      <w:del w:id="32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33" w:author="PR Preview" w:date="2026-01-01T00:00:00Z">
        <w:r>
          <w:rPr>
            <w:b/>
            <w:bCs/>
          </w:rPr>
          <w:delText xml:space="preserve">)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The number</w:delText>
        </w:r>
      </w:del>
      <w:del w:id="3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(Wikipedia contributors 2026a)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 half of the circumference of the unit circle (</w:delText>
        </w:r>
      </w:del>
      <w:hyperlink w:anchor="def-unit-circle">
        <w:del w:id="4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2" w:author="PR Preview" w:date="2026-01-01T00:00:00Z">
        <w:r>
          <w:delText xml:space="preserve">).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2 (The number</w:t>
        </w:r>
      </w:ins>
      <w:ins w:id="4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45" w:author="PR Preview" w:date="2026-01-01T00:00:00Z">
        <w:r>
          <w:rPr>
            <w:b/>
            <w:bCs/>
          </w:rPr>
          <w:t xml:space="preserve">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number</w:t>
        </w:r>
      </w:ins>
      <w:ins w:id="4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[2]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half of the circumference of the unit circle (</w:t>
        </w:r>
      </w:ins>
      <w:hyperlink w:anchor="def-unit-circle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).</w:t>
        </w:r>
      </w:ins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del w:id="55" w:author="PR Preview" w:date="2026-01-01T00:00:00Z">
        <w:r>
          <w:rPr>
            <w:b/>
            <w:bCs/>
          </w:rPr>
          <w:delText xml:space="preserve">Definition 3 (Cosine)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 a real number</w:delText>
        </w:r>
      </w:del>
      <w:del w:id="58" w:author="PR Preview" w:date="2026-01-01T00:00:00Z">
        <w:r>
          <w:delText xml:space="preserve"> </w:delText>
        </w:r>
      </w:del>
      <m:oMath>
        <m:r>
          <m:t>θ</m:t>
        </m:r>
      </m:oMath>
      <w:del w:id="59" w:author="PR Preview" w:date="2026-01-01T00:00:00Z">
        <w:r>
          <w:delText xml:space="preserve">, start at the point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 the unit circle (</w:delText>
        </w:r>
      </w:del>
      <w:hyperlink w:anchor="def-unit-circle">
        <w:del w:id="6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4" w:author="PR Preview" w:date="2026-01-01T00:00:00Z">
        <w:r>
          <w:delText xml:space="preserve">)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 move a distance</w:delText>
        </w:r>
      </w:del>
      <w:del w:id="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along the circle,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counterclockwise if</w:delText>
        </w:r>
      </w:del>
      <w:del w:id="7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and clockwise if</w:delText>
        </w:r>
      </w:del>
      <w:del w:id="7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76" w:author="PR Preview" w:date="2026-01-01T00:00:00Z">
        <w:r>
          <w:delText xml:space="preserve">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 first coordinate of the point reached is 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cosine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r>
          <m:t>θ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(Wikipedia contributors 2026c)</w:delText>
        </w:r>
      </w:del>
      <w:del w:id="86" w:author="PR Preview" w:date="2026-01-01T00:00:00Z">
        <w:r>
          <w:delText xml:space="preserve">, written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88" w:author="PR Preview" w:date="2026-01-01T00:00:00Z">
        <w:r>
          <w:delText xml:space="preserve">.</w:delText>
        </w:r>
      </w:del>
    </w:p>
    <w:p>
      <w:pPr>
        <w:pStyle w:val="BodyText"/>
      </w:pPr>
      <w:ins w:id="89" w:author="PR Preview" w:date="2026-01-01T00:00:00Z">
        <w:r>
          <w:rPr>
            <w:b/>
            <w:bCs/>
          </w:rPr>
          <w:t xml:space="preserve">Definition 3 (Cosine)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For a real number</w:t>
        </w:r>
      </w:ins>
      <w:ins w:id="92" w:author="PR Preview" w:date="2026-01-01T00:00:00Z">
        <w:r>
          <w:t xml:space="preserve"> </w:t>
        </w:r>
      </w:ins>
      <m:oMath>
        <m:r>
          <m:t>θ</m:t>
        </m:r>
      </m:oMath>
      <w:ins w:id="93" w:author="PR Preview" w:date="2026-01-01T00:00:00Z">
        <w:r>
          <w:t xml:space="preserve">, start at the point</w:t>
        </w:r>
      </w:ins>
      <w:ins w:id="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of the unit circle (</w:t>
        </w:r>
      </w:ins>
      <w:hyperlink w:anchor="def-unit-circle">
        <w:ins w:id="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8" w:author="PR Preview" w:date="2026-01-01T00:00:00Z">
        <w:r>
          <w:t xml:space="preserve">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 move a distance</w:t>
        </w:r>
      </w:ins>
      <w:ins w:id="10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along the circle,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counterclockwise if</w:t>
        </w:r>
      </w:ins>
      <w:ins w:id="10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clockwise if</w:t>
        </w:r>
      </w:ins>
      <w:ins w:id="10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first coordinate of the point reached is the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cosine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of</w:t>
        </w:r>
      </w:ins>
      <w:ins w:id="117" w:author="PR Preview" w:date="2026-01-01T00:00:00Z">
        <w:r>
          <w:t xml:space="preserve"> </w:t>
        </w:r>
      </w:ins>
      <m:oMath>
        <m:r>
          <m:t>θ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[3]</w:t>
        </w:r>
      </w:ins>
      <w:ins w:id="120" w:author="PR Preview" w:date="2026-01-01T00:00:00Z">
        <w:r>
          <w:t xml:space="preserve">, written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22" w:author="PR Preview" w:date="2026-01-01T00:00:00Z">
        <w:r>
          <w:t xml:space="preserve">.</w:t>
        </w:r>
      </w:ins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del w:id="123" w:author="PR Preview" w:date="2026-01-01T00:00:00Z">
        <w:r>
          <w:rPr>
            <w:b/>
            <w:bCs/>
          </w:rPr>
          <w:delText xml:space="preserve">Definition 4 (Sine)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For a real number</w:delText>
        </w:r>
      </w:del>
      <w:del w:id="126" w:author="PR Preview" w:date="2026-01-01T00:00:00Z">
        <w:r>
          <w:delText xml:space="preserve"> </w:delText>
        </w:r>
      </w:del>
      <m:oMath>
        <m:r>
          <m:t>θ</m:t>
        </m:r>
      </m:oMath>
      <w:del w:id="127" w:author="PR Preview" w:date="2026-01-01T00:00:00Z">
        <w:r>
          <w:delText xml:space="preserve">, the second coordinate of the point reached from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by moving a distance</w:delText>
        </w:r>
      </w:del>
      <w:del w:id="1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along the unit circle (</w:delText>
        </w:r>
      </w:del>
      <w:hyperlink w:anchor="def-cosine-sine">
        <w:del w:id="13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35" w:author="PR Preview" w:date="2026-01-01T00:00:00Z">
        <w:r>
          <w:delText xml:space="preserve">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is the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rPr>
            <w:b/>
            <w:bCs/>
          </w:rPr>
          <w:delText xml:space="preserve">sine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of</w:delText>
        </w:r>
      </w:del>
      <w:del w:id="142" w:author="PR Preview" w:date="2026-01-01T00:00:00Z">
        <w:r>
          <w:delText xml:space="preserve"> </w:delText>
        </w:r>
      </w:del>
      <m:oMath>
        <m:r>
          <m:t>θ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(Wikipedia contributors 2026c)</w:delText>
        </w:r>
      </w:del>
      <w:del w:id="145" w:author="PR Preview" w:date="2026-01-01T00:00:00Z">
        <w:r>
          <w:delText xml:space="preserve">, written</w:delText>
        </w:r>
      </w:del>
      <w:del w:id="146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47" w:author="PR Preview" w:date="2026-01-01T00:00:00Z">
        <w:r>
          <w:delText xml:space="preserve">.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4 (Sine)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For a real number</w:t>
        </w:r>
      </w:ins>
      <w:ins w:id="151" w:author="PR Preview" w:date="2026-01-01T00:00:00Z">
        <w:r>
          <w:t xml:space="preserve"> </w:t>
        </w:r>
      </w:ins>
      <m:oMath>
        <m:r>
          <m:t>θ</m:t>
        </m:r>
      </m:oMath>
      <w:ins w:id="152" w:author="PR Preview" w:date="2026-01-01T00:00:00Z">
        <w:r>
          <w:t xml:space="preserve">, the second coordinate of the point reached from</w:t>
        </w:r>
      </w:ins>
      <w:ins w:id="1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by moving a distance</w:t>
        </w:r>
      </w:ins>
      <w:ins w:id="15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along the unit circle (</w:t>
        </w:r>
      </w:ins>
      <w:hyperlink w:anchor="def-cosine-sine">
        <w:ins w:id="15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60" w:author="PR Preview" w:date="2026-01-01T00:00:00Z">
        <w:r>
          <w:t xml:space="preserve">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sine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</w:t>
        </w:r>
      </w:ins>
      <w:ins w:id="167" w:author="PR Preview" w:date="2026-01-01T00:00:00Z">
        <w:r>
          <w:t xml:space="preserve"> </w:t>
        </w:r>
      </w:ins>
      <m:oMath>
        <m:r>
          <m:t>θ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[3]</w:t>
        </w:r>
      </w:ins>
      <w:ins w:id="170" w:author="PR Preview" w:date="2026-01-01T00:00:00Z">
        <w:r>
          <w:t xml:space="preserve">, written</w:t>
        </w:r>
      </w:ins>
      <w:ins w:id="17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172" w:author="PR Preview" w:date="2026-01-01T00:00:00Z">
        <w:r>
          <w:t xml:space="preserve">.</w:t>
        </w:r>
      </w:ins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del w:id="173" w:author="PR Preview" w:date="2026-01-01T00:00:00Z">
        <w:r>
          <w:rPr>
            <w:b/>
            <w:bCs/>
          </w:rPr>
          <w:delText xml:space="preserve">Theorem 1 (The Pythagorean identity)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 every real number</w:delText>
        </w:r>
      </w:del>
      <w:del w:id="176" w:author="PR Preview" w:date="2026-01-01T00:00:00Z">
        <w:r>
          <w:delText xml:space="preserve"> </w:delText>
        </w:r>
      </w:del>
      <m:oMath>
        <m:r>
          <m:t>θ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(Wikipedia contributors 2026b)</w:delText>
        </w:r>
      </w:del>
      <w:del w:id="179" w:author="PR Preview" w:date="2026-01-01T00:00:00Z">
        <w:r>
          <w:delText xml:space="preserve">,</w:delText>
        </w:r>
      </w:del>
    </w:p>
    <w:p>
      <w:pPr>
        <w:pStyle w:val="FirstParagraph"/>
      </w:pPr>
      <w:ins w:id="180" w:author="PR Preview" w:date="2026-01-01T00:00:00Z">
        <w:r>
          <w:rPr>
            <w:b/>
            <w:bCs/>
          </w:rPr>
          <w:t xml:space="preserve">Theorem 1 (The Pythagorean identity)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For every real number</w:t>
        </w:r>
      </w:ins>
      <w:ins w:id="183" w:author="PR Preview" w:date="2026-01-01T00:00:00Z">
        <w:r>
          <w:t xml:space="preserve"> </w:t>
        </w:r>
      </w:ins>
      <m:oMath>
        <m:r>
          <m:t>θ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[4]</w:t>
        </w:r>
      </w:ins>
      <w:ins w:id="18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bookmarkStart w:id="3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del w:id="187" w:author="PR Preview" w:date="2026-01-01T00:00:00Z">
        <w:r>
          <w:delText xml:space="preserve">Wikipedia contributors (2026e)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— the unit circle and its uses in trigonometry</w:delText>
        </w:r>
      </w:del>
    </w:p>
    <w:p>
      <w:pPr>
        <w:numPr>
          <w:ilvl w:val="0"/>
          <w:numId w:val="1004"/>
        </w:numPr>
      </w:pPr>
      <w:del w:id="190" w:author="PR Preview" w:date="2026-01-01T00:00:00Z">
        <w:r>
          <w:delText xml:space="preserve">Wikipedia contributors (2026a)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— the number pi, its definition and history</w:delText>
        </w:r>
      </w:del>
    </w:p>
    <w:p>
      <w:pPr>
        <w:numPr>
          <w:ilvl w:val="0"/>
          <w:numId w:val="1004"/>
        </w:numPr>
      </w:pPr>
      <w:del w:id="193" w:author="PR Preview" w:date="2026-01-01T00:00:00Z">
        <w:r>
          <w:delText xml:space="preserve">Wikipedia contributors (2026c)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— sine and cosine, with their properties and graphs</w:delText>
        </w:r>
      </w:del>
    </w:p>
    <w:p>
      <w:pPr>
        <w:numPr>
          <w:ilvl w:val="0"/>
          <w:numId w:val="1004"/>
        </w:numPr>
      </w:pPr>
      <w:del w:id="196" w:author="PR Preview" w:date="2026-01-01T00:00:00Z">
        <w:r>
          <w:delText xml:space="preserve">Wikipedia contributors (2026b)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— the identity and its proofs</w:delText>
        </w:r>
      </w:del>
    </w:p>
    <w:p>
      <w:pPr>
        <w:numPr>
          <w:ilvl w:val="0"/>
          <w:numId w:val="1004"/>
        </w:numPr>
      </w:pPr>
      <w:del w:id="199" w:author="PR Preview" w:date="2026-01-01T00:00:00Z">
        <w:r>
          <w:delText xml:space="preserve">Wikipedia contributors (2026d)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— all six trigonometric functions</w:delText>
        </w:r>
      </w:del>
    </w:p>
    <w:p>
      <w:pPr>
        <w:pStyle w:val="Bibliography"/>
      </w:pPr>
      <w:del w:id="202" w:author="PR Preview" w:date="2026-01-01T00:00:00Z">
        <w:r>
          <w:delText xml:space="preserve">Wikipedia contributors. 2026a.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rPr>
            <w:i/>
            <w:iCs/>
          </w:rPr>
          <w:delText xml:space="preserve">Pi —</w:delText>
        </w:r>
      </w:del>
      <w:del w:id="205" w:author="PR Preview" w:date="2026-01-01T00:00:00Z">
        <w:r>
          <w:rPr>
            <w:i/>
            <w:iCs/>
          </w:rPr>
          <w:delText xml:space="preserve"> </w:delText>
        </w:r>
      </w:del>
      <w:del w:id="206" w:author="PR Preview" w:date="2026-01-01T00:00:00Z">
        <w:r>
          <w:rPr>
            <w:i/>
            <w:iCs/>
          </w:rPr>
          <w:delText xml:space="preserve">Wikipedia</w:delText>
        </w:r>
      </w:del>
      <w:del w:id="207" w:author="PR Preview" w:date="2026-01-01T00:00:00Z">
        <w:r>
          <w:rPr>
            <w:i/>
            <w:iCs/>
          </w:rPr>
          <w:delText xml:space="preserve">,</w:delText>
        </w:r>
      </w:del>
      <w:del w:id="208" w:author="PR Preview" w:date="2026-01-01T00:00:00Z">
        <w:r>
          <w:rPr>
            <w:i/>
            <w:iCs/>
          </w:rPr>
          <w:delText xml:space="preserve"> </w:delText>
        </w:r>
      </w:del>
      <w:del w:id="209" w:author="PR Preview" w:date="2026-01-01T00:00:00Z">
        <w:r>
          <w:rPr>
            <w:i/>
            <w:iCs/>
          </w:rPr>
          <w:delText xml:space="preserve">the Free Encyclopedia</w:delText>
        </w:r>
      </w:del>
      <w:del w:id="210" w:author="PR Preview" w:date="2026-01-01T00:00:00Z">
        <w:r>
          <w:delText xml:space="preserve">.</w:delText>
        </w:r>
      </w:del>
      <w:del w:id="211" w:author="PR Preview" w:date="2026-01-01T00:00:00Z">
        <w:r>
          <w:delText xml:space="preserve"> </w:delText>
        </w:r>
      </w:del>
      <w:hyperlink r:id="rId27">
        <w:del w:id="212" w:author="PR Preview" w:date="2026-01-01T00:00:00Z">
          <w:r>
            <w:rPr>
              <w:rStyle w:val="Hyperlink"/>
            </w:rPr>
            <w:delText xml:space="preserve">https://en.wikipedia.org/wiki/Pi</w:delText>
          </w:r>
        </w:del>
      </w:hyperlink>
      <w:del w:id="213" w:author="PR Preview" w:date="2026-01-01T00:00:00Z">
        <w:r>
          <w:delText xml:space="preserve">.</w:delText>
        </w:r>
      </w:del>
    </w:p>
    <w:p>
      <w:pPr>
        <w:pStyle w:val="Bibliography"/>
      </w:pPr>
      <w:del w:id="214" w:author="PR Preview" w:date="2026-01-01T00:00:00Z">
        <w:r>
          <w:delText xml:space="preserve">Wikipedia contributors. 2026b.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i/>
            <w:iCs/>
          </w:rPr>
          <w:delText xml:space="preserve">Pythagorean Trigonometric Identity —</w:delText>
        </w:r>
      </w:del>
      <w:del w:id="217" w:author="PR Preview" w:date="2026-01-01T00:00:00Z">
        <w:r>
          <w:rPr>
            <w:i/>
            <w:iCs/>
          </w:rPr>
          <w:delText xml:space="preserve"> </w:delText>
        </w:r>
      </w:del>
      <w:del w:id="218" w:author="PR Preview" w:date="2026-01-01T00:00:00Z">
        <w:r>
          <w:rPr>
            <w:i/>
            <w:iCs/>
          </w:rPr>
          <w:delText xml:space="preserve">Wikipedia</w:delText>
        </w:r>
      </w:del>
      <w:del w:id="219" w:author="PR Preview" w:date="2026-01-01T00:00:00Z">
        <w:r>
          <w:rPr>
            <w:i/>
            <w:iCs/>
          </w:rPr>
          <w:delText xml:space="preserve">,</w:delText>
        </w:r>
      </w:del>
      <w:del w:id="220" w:author="PR Preview" w:date="2026-01-01T00:00:00Z">
        <w:r>
          <w:rPr>
            <w:i/>
            <w:iCs/>
          </w:rPr>
          <w:delText xml:space="preserve"> </w:delText>
        </w:r>
      </w:del>
      <w:del w:id="221" w:author="PR Preview" w:date="2026-01-01T00:00:00Z">
        <w:r>
          <w:rPr>
            <w:i/>
            <w:iCs/>
          </w:rPr>
          <w:delText xml:space="preserve">the Free Encyclopedia</w:delText>
        </w:r>
      </w:del>
      <w:del w:id="222" w:author="PR Preview" w:date="2026-01-01T00:00:00Z">
        <w:r>
          <w:delText xml:space="preserve">.</w:delText>
        </w:r>
      </w:del>
      <w:del w:id="223" w:author="PR Preview" w:date="2026-01-01T00:00:00Z">
        <w:r>
          <w:delText xml:space="preserve"> </w:delText>
        </w:r>
      </w:del>
      <w:hyperlink r:id="rId31">
        <w:del w:id="224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  <w:del w:id="225" w:author="PR Preview" w:date="2026-01-01T00:00:00Z">
        <w:r>
          <w:delText xml:space="preserve">.</w:delText>
        </w:r>
      </w:del>
    </w:p>
    <w:p>
      <w:pPr>
        <w:pStyle w:val="Bibliography"/>
      </w:pPr>
      <w:del w:id="226" w:author="PR Preview" w:date="2026-01-01T00:00:00Z">
        <w:r>
          <w:delText xml:space="preserve">Wikipedia contributors. 2026c.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i/>
            <w:iCs/>
          </w:rPr>
          <w:delText xml:space="preserve">Sine and Cosine —</w:delText>
        </w:r>
      </w:del>
      <w:del w:id="229" w:author="PR Preview" w:date="2026-01-01T00:00:00Z">
        <w:r>
          <w:rPr>
            <w:i/>
            <w:iCs/>
          </w:rPr>
          <w:delText xml:space="preserve"> </w:delText>
        </w:r>
      </w:del>
      <w:del w:id="230" w:author="PR Preview" w:date="2026-01-01T00:00:00Z">
        <w:r>
          <w:rPr>
            <w:i/>
            <w:iCs/>
          </w:rPr>
          <w:delText xml:space="preserve">Wikipedia</w:delText>
        </w:r>
      </w:del>
      <w:del w:id="231" w:author="PR Preview" w:date="2026-01-01T00:00:00Z">
        <w:r>
          <w:rPr>
            <w:i/>
            <w:iCs/>
          </w:rPr>
          <w:delText xml:space="preserve">,</w:delText>
        </w:r>
      </w:del>
      <w:del w:id="232" w:author="PR Preview" w:date="2026-01-01T00:00:00Z">
        <w:r>
          <w:rPr>
            <w:i/>
            <w:iCs/>
          </w:rPr>
          <w:delText xml:space="preserve"> </w:delText>
        </w:r>
      </w:del>
      <w:del w:id="233" w:author="PR Preview" w:date="2026-01-01T00:00:00Z">
        <w:r>
          <w:rPr>
            <w:i/>
            <w:iCs/>
          </w:rPr>
          <w:delText xml:space="preserve">the Free Encyclopedia</w:delText>
        </w:r>
      </w:del>
      <w:del w:id="234" w:author="PR Preview" w:date="2026-01-01T00:00:00Z">
        <w:r>
          <w:delText xml:space="preserve">.</w:delText>
        </w:r>
      </w:del>
      <w:del w:id="235" w:author="PR Preview" w:date="2026-01-01T00:00:00Z">
        <w:r>
          <w:delText xml:space="preserve"> </w:delText>
        </w:r>
      </w:del>
      <w:hyperlink r:id="rId29">
        <w:del w:id="236" w:author="PR Preview" w:date="2026-01-01T00:00:00Z">
          <w:r>
            <w:rPr>
              <w:rStyle w:val="Hyperlink"/>
            </w:rPr>
            <w:delText xml:space="preserve">https://en.wikipedia.org/wiki/Sine_and_cosine</w:delText>
          </w:r>
        </w:del>
      </w:hyperlink>
      <w:del w:id="237" w:author="PR Preview" w:date="2026-01-01T00:00:00Z">
        <w:r>
          <w:delText xml:space="preserve">.</w:delText>
        </w:r>
      </w:del>
    </w:p>
    <w:p>
      <w:pPr>
        <w:pStyle w:val="Bibliography"/>
      </w:pPr>
      <w:del w:id="238" w:author="PR Preview" w:date="2026-01-01T00:00:00Z">
        <w:r>
          <w:delText xml:space="preserve">Wikipedia contributors. 2026d.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i/>
            <w:iCs/>
          </w:rPr>
          <w:delText xml:space="preserve">Trigonometric Functions —</w:delText>
        </w:r>
      </w:del>
      <w:del w:id="241" w:author="PR Preview" w:date="2026-01-01T00:00:00Z">
        <w:r>
          <w:rPr>
            <w:i/>
            <w:iCs/>
          </w:rPr>
          <w:delText xml:space="preserve"> </w:delText>
        </w:r>
      </w:del>
      <w:del w:id="242" w:author="PR Preview" w:date="2026-01-01T00:00:00Z">
        <w:r>
          <w:rPr>
            <w:i/>
            <w:iCs/>
          </w:rPr>
          <w:delText xml:space="preserve">Wikipedia</w:delText>
        </w:r>
      </w:del>
      <w:del w:id="243" w:author="PR Preview" w:date="2026-01-01T00:00:00Z">
        <w:r>
          <w:rPr>
            <w:i/>
            <w:iCs/>
          </w:rPr>
          <w:delText xml:space="preserve">,</w:delText>
        </w:r>
      </w:del>
      <w:del w:id="244" w:author="PR Preview" w:date="2026-01-01T00:00:00Z">
        <w:r>
          <w:rPr>
            <w:i/>
            <w:iCs/>
          </w:rPr>
          <w:delText xml:space="preserve"> </w:delText>
        </w:r>
      </w:del>
      <w:del w:id="245" w:author="PR Preview" w:date="2026-01-01T00:00:00Z">
        <w:r>
          <w:rPr>
            <w:i/>
            <w:iCs/>
          </w:rPr>
          <w:delText xml:space="preserve">the Free Encyclopedia</w:delText>
        </w:r>
      </w:del>
      <w:del w:id="246" w:author="PR Preview" w:date="2026-01-01T00:00:00Z">
        <w:r>
          <w:delText xml:space="preserve">.</w:delText>
        </w:r>
      </w:del>
      <w:del w:id="247" w:author="PR Preview" w:date="2026-01-01T00:00:00Z">
        <w:r>
          <w:delText xml:space="preserve"> </w:delText>
        </w:r>
      </w:del>
      <w:hyperlink r:id="rId33">
        <w:del w:id="248" w:author="PR Preview" w:date="2026-01-01T00:00:00Z">
          <w:r>
            <w:rPr>
              <w:rStyle w:val="Hyperlink"/>
            </w:rPr>
            <w:delText xml:space="preserve">https://en.wikipedia.org/wiki/Trigonometric_functions</w:delText>
          </w:r>
        </w:del>
      </w:hyperlink>
      <w:del w:id="249" w:author="PR Preview" w:date="2026-01-01T00:00:00Z">
        <w:r>
          <w:delText xml:space="preserve">.</w:delText>
        </w:r>
      </w:del>
    </w:p>
    <w:p>
      <w:pPr>
        <w:pStyle w:val="Bibliography"/>
      </w:pPr>
      <w:del w:id="250" w:author="PR Preview" w:date="2026-01-01T00:00:00Z">
        <w:r>
          <w:delText xml:space="preserve">Wikipedia contributors. 2026e.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rPr>
            <w:i/>
            <w:iCs/>
          </w:rPr>
          <w:delText xml:space="preserve">Unit Circle —</w:delText>
        </w:r>
      </w:del>
      <w:del w:id="253" w:author="PR Preview" w:date="2026-01-01T00:00:00Z">
        <w:r>
          <w:rPr>
            <w:i/>
            <w:iCs/>
          </w:rPr>
          <w:delText xml:space="preserve"> </w:delText>
        </w:r>
      </w:del>
      <w:del w:id="254" w:author="PR Preview" w:date="2026-01-01T00:00:00Z">
        <w:r>
          <w:rPr>
            <w:i/>
            <w:iCs/>
          </w:rPr>
          <w:delText xml:space="preserve">Wikipedia</w:delText>
        </w:r>
      </w:del>
      <w:del w:id="255" w:author="PR Preview" w:date="2026-01-01T00:00:00Z">
        <w:r>
          <w:rPr>
            <w:i/>
            <w:iCs/>
          </w:rPr>
          <w:delText xml:space="preserve">,</w:delText>
        </w:r>
      </w:del>
      <w:del w:id="256" w:author="PR Preview" w:date="2026-01-01T00:00:00Z">
        <w:r>
          <w:rPr>
            <w:i/>
            <w:iCs/>
          </w:rPr>
          <w:delText xml:space="preserve"> </w:delText>
        </w:r>
      </w:del>
      <w:del w:id="257" w:author="PR Preview" w:date="2026-01-01T00:00:00Z">
        <w:r>
          <w:rPr>
            <w:i/>
            <w:iCs/>
          </w:rPr>
          <w:delText xml:space="preserve">the Free Encyclopedia</w:delText>
        </w:r>
      </w:del>
      <w:del w:id="258" w:author="PR Preview" w:date="2026-01-01T00:00:00Z">
        <w:r>
          <w:delText xml:space="preserve">.</w:delText>
        </w:r>
      </w:del>
      <w:del w:id="259" w:author="PR Preview" w:date="2026-01-01T00:00:00Z">
        <w:r>
          <w:delText xml:space="preserve"> </w:delText>
        </w:r>
      </w:del>
      <w:hyperlink r:id="rId25">
        <w:del w:id="260" w:author="PR Preview" w:date="2026-01-01T00:00:00Z">
          <w:r>
            <w:rPr>
              <w:rStyle w:val="Hyperlink"/>
            </w:rPr>
            <w:delText xml:space="preserve">https://en.wikipedia.org/wiki/Unit_circle</w:delText>
          </w:r>
        </w:del>
      </w:hyperlink>
      <w:del w:id="261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w:ins w:id="262" w:author="PR Preview" w:date="2026-01-01T00:00:00Z">
        <w:r>
          <w:t xml:space="preserve">Wikipedia contributors [1]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— the unit circle and its uses in trigonometry</w:t>
        </w:r>
      </w:ins>
    </w:p>
    <w:p>
      <w:pPr>
        <w:numPr>
          <w:ilvl w:val="0"/>
          <w:numId w:val="1004"/>
        </w:numPr>
      </w:pPr>
      <w:ins w:id="265" w:author="PR Preview" w:date="2026-01-01T00:00:00Z">
        <w:r>
          <w:t xml:space="preserve">Wikipedia contributors [2]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— the number pi, its definition and history</w:t>
        </w:r>
      </w:ins>
    </w:p>
    <w:p>
      <w:pPr>
        <w:numPr>
          <w:ilvl w:val="0"/>
          <w:numId w:val="1004"/>
        </w:numPr>
      </w:pPr>
      <w:ins w:id="268" w:author="PR Preview" w:date="2026-01-01T00:00:00Z">
        <w:r>
          <w:t xml:space="preserve">Wikipedia contributors [3]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— sine and cosine, with their properties and graphs</w:t>
        </w:r>
      </w:ins>
    </w:p>
    <w:p>
      <w:pPr>
        <w:numPr>
          <w:ilvl w:val="0"/>
          <w:numId w:val="1004"/>
        </w:numPr>
      </w:pPr>
      <w:ins w:id="271" w:author="PR Preview" w:date="2026-01-01T00:00:00Z">
        <w:r>
          <w:t xml:space="preserve">Wikipedia contributors [4]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— the identity and its proofs</w:t>
        </w:r>
      </w:ins>
    </w:p>
    <w:p>
      <w:pPr>
        <w:numPr>
          <w:ilvl w:val="0"/>
          <w:numId w:val="1004"/>
        </w:numPr>
      </w:pPr>
      <w:ins w:id="274" w:author="PR Preview" w:date="2026-01-01T00:00:00Z">
        <w:r>
          <w:t xml:space="preserve">Wikipedia contributors [5]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— all six trigonometric functions</w:t>
        </w:r>
      </w:ins>
    </w:p>
    <w:bookmarkStart w:id="35" w:name="refs"/>
    <w:bookmarkStart w:id="26" w:name="ref-wikipedia_unit_circle"/>
    <w:p>
      <w:pPr>
        <w:pStyle w:val="Bibliography"/>
      </w:pPr>
      <w:ins w:id="277" w:author="PR Preview" w:date="2026-01-01T00:00:00Z">
        <w:r>
          <w:t xml:space="preserve">[1]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	</w:t>
        </w:r>
      </w:ins>
      <w:ins w:id="280" w:author="PR Preview" w:date="2026-01-01T00:00:00Z">
        <w:r>
          <w:t xml:space="preserve">Wikipedia contributors,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“Unit circle —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Wikipedia</w:t>
        </w:r>
      </w:ins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 free encyclopedia.”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2026. Available:</w:t>
        </w:r>
      </w:ins>
      <w:ins w:id="290" w:author="PR Preview" w:date="2026-01-01T00:00:00Z">
        <w:r>
          <w:t xml:space="preserve"> </w:t>
        </w:r>
      </w:ins>
      <w:hyperlink r:id="rId25">
        <w:ins w:id="291" w:author="PR Preview" w:date="2026-01-01T00:00:00Z">
          <w:r>
            <w:rPr>
              <w:rStyle w:val="Hyperlink"/>
            </w:rPr>
            <w:t xml:space="preserve">https://en.wikipedia.org/wiki/Unit_circle</w:t>
          </w:r>
        </w:ins>
      </w:hyperlink>
    </w:p>
    <w:bookmarkEnd w:id="26"/>
    <w:bookmarkStart w:id="28" w:name="ref-wikipedia_pi"/>
    <w:p>
      <w:pPr>
        <w:pStyle w:val="Bibliography"/>
      </w:pPr>
      <w:ins w:id="292" w:author="PR Preview" w:date="2026-01-01T00:00:00Z">
        <w:r>
          <w:t xml:space="preserve">[2]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	</w:t>
        </w:r>
      </w:ins>
      <w:ins w:id="295" w:author="PR Preview" w:date="2026-01-01T00:00:00Z">
        <w:r>
          <w:t xml:space="preserve">Wikipedia contributors,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“Pi —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Wikipedia</w:t>
        </w:r>
      </w:ins>
      <w:ins w:id="300" w:author="PR Preview" w:date="2026-01-01T00:00:00Z">
        <w:r>
          <w:t xml:space="preserve">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the free encyclopedia.”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2026. Available:</w:t>
        </w:r>
      </w:ins>
      <w:ins w:id="305" w:author="PR Preview" w:date="2026-01-01T00:00:00Z">
        <w:r>
          <w:t xml:space="preserve"> </w:t>
        </w:r>
      </w:ins>
      <w:hyperlink r:id="rId27">
        <w:ins w:id="306" w:author="PR Preview" w:date="2026-01-01T00:00:00Z">
          <w:r>
            <w:rPr>
              <w:rStyle w:val="Hyperlink"/>
            </w:rPr>
            <w:t xml:space="preserve">https://en.wikipedia.org/wiki/Pi</w:t>
          </w:r>
        </w:ins>
      </w:hyperlink>
    </w:p>
    <w:bookmarkEnd w:id="28"/>
    <w:bookmarkStart w:id="30" w:name="ref-wikipedia_sine_and_cosine"/>
    <w:p>
      <w:pPr>
        <w:pStyle w:val="Bibliography"/>
      </w:pPr>
      <w:ins w:id="307" w:author="PR Preview" w:date="2026-01-01T00:00:00Z">
        <w:r>
          <w:t xml:space="preserve">[3]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	</w:t>
        </w:r>
      </w:ins>
      <w:ins w:id="310" w:author="PR Preview" w:date="2026-01-01T00:00:00Z">
        <w:r>
          <w:t xml:space="preserve">Wikipedia contributors,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“Sine and cosine —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Wikipedia</w:t>
        </w:r>
      </w:ins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 free encyclopedia.”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2026. Available:</w:t>
        </w:r>
      </w:ins>
      <w:ins w:id="320" w:author="PR Preview" w:date="2026-01-01T00:00:00Z">
        <w:r>
          <w:t xml:space="preserve"> </w:t>
        </w:r>
      </w:ins>
      <w:hyperlink r:id="rId29">
        <w:ins w:id="321" w:author="PR Preview" w:date="2026-01-01T00:00:00Z">
          <w:r>
            <w:rPr>
              <w:rStyle w:val="Hyperlink"/>
            </w:rPr>
            <w:t xml:space="preserve">https://en.wikipedia.org/wiki/Sine_and_cosine</w:t>
          </w:r>
        </w:ins>
      </w:hyperlink>
    </w:p>
    <w:bookmarkEnd w:id="30"/>
    <w:bookmarkStart w:id="32" w:name="X5a2f2f32a394dfa9ade54906000e256a4416e3c"/>
    <w:p>
      <w:pPr>
        <w:pStyle w:val="Bibliography"/>
      </w:pPr>
      <w:ins w:id="322" w:author="PR Preview" w:date="2026-01-01T00:00:00Z">
        <w:r>
          <w:t xml:space="preserve">[4]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	</w:t>
        </w:r>
      </w:ins>
      <w:ins w:id="325" w:author="PR Preview" w:date="2026-01-01T00:00:00Z">
        <w:r>
          <w:t xml:space="preserve">Wikipedia contributors,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“Pythagorean trigonometric identity —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Wikipedia</w:t>
        </w:r>
      </w:ins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the free encyclopedia.”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2026. Available:</w:t>
        </w:r>
      </w:ins>
      <w:ins w:id="335" w:author="PR Preview" w:date="2026-01-01T00:00:00Z">
        <w:r>
          <w:t xml:space="preserve"> </w:t>
        </w:r>
      </w:ins>
      <w:hyperlink r:id="rId31">
        <w:ins w:id="336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32"/>
    <w:bookmarkStart w:id="34" w:name="ref-wikipedia_trigonometric_functions"/>
    <w:p>
      <w:pPr>
        <w:pStyle w:val="Bibliography"/>
      </w:pPr>
      <w:ins w:id="337" w:author="PR Preview" w:date="2026-01-01T00:00:00Z">
        <w:r>
          <w:t xml:space="preserve">[5]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	</w:t>
        </w:r>
      </w:ins>
      <w:ins w:id="340" w:author="PR Preview" w:date="2026-01-01T00:00:00Z">
        <w:r>
          <w:t xml:space="preserve">Wikipedia contributors,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“Trigonometric functions —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Wikipedia</w:t>
        </w:r>
      </w:ins>
      <w:ins w:id="345" w:author="PR Preview" w:date="2026-01-01T00:00:00Z">
        <w:r>
          <w:t xml:space="preserve">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 free encyclopedia.”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2026. Available:</w:t>
        </w:r>
      </w:ins>
      <w:ins w:id="350" w:author="PR Preview" w:date="2026-01-01T00:00:00Z">
        <w:r>
          <w:t xml:space="preserve"> </w:t>
        </w:r>
      </w:ins>
      <w:hyperlink r:id="rId33">
        <w:ins w:id="351" w:author="PR Preview" w:date="2026-01-01T00:00:00Z">
          <w:r>
            <w:rPr>
              <w:rStyle w:val="Hyperlink"/>
            </w:rPr>
            <w:t xml:space="preserve">https://en.wikipedia.org/wiki/Trigonometric_functions</w:t>
          </w:r>
        </w:ins>
      </w:hyperlink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7" Type="http://schemas.openxmlformats.org/officeDocument/2006/relationships/hyperlink" Target="https://en.wikipedia.org/wiki/Pi" TargetMode="External"/><Relationship Id="rId31" Type="http://schemas.openxmlformats.org/officeDocument/2006/relationships/hyperlink" Target="https://en.wikipedia.org/wiki/Pythagorean_trigonometric_identity" TargetMode="External"/><Relationship Id="rId29" Type="http://schemas.openxmlformats.org/officeDocument/2006/relationships/hyperlink" Target="https://en.wikipedia.org/wiki/Sine_and_cosine" TargetMode="External"/><Relationship Id="rId33" Type="http://schemas.openxmlformats.org/officeDocument/2006/relationships/hyperlink" Target="https://en.wikipedia.org/wiki/Trigonometric_functions" TargetMode="External"/><Relationship Id="rId25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en.wikipedia.org/wiki/Pi" TargetMode="External"/><Relationship Id="rId31" Type="http://schemas.openxmlformats.org/officeDocument/2006/relationships/hyperlink" Target="https://en.wikipedia.org/wiki/Pythagorean_trigonometric_identity" TargetMode="External"/><Relationship Id="rId29" Type="http://schemas.openxmlformats.org/officeDocument/2006/relationships/hyperlink" Target="https://en.wikipedia.org/wiki/Sine_and_cosine" TargetMode="External"/><Relationship Id="rId33" Type="http://schemas.openxmlformats.org/officeDocument/2006/relationships/hyperlink" Target="https://en.wikipedia.org/wiki/Trigonometric_functions" TargetMode="External"/><Relationship Id="rId25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2026-10-18T08:20:21Z</dcterms:created>
  <dcterms:modified xsi:type="dcterms:W3CDTF">2026-10-18T08:20:21Z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