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(Direct sum)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are complementary in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w:anchor="def-complementary-subspaces">
        <w:del w:id="1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6" w:author="PR Preview" w:date="2026-01-01T00:00:00Z">
        <w:r>
          <w:delText xml:space="preserve">),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then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the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b/>
            <w:bCs/>
          </w:rPr>
          <w:delText xml:space="preserve">direct sum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(Wikipedia contributors 2026a)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3 (Direct sum)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If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are complementary in</w:t>
        </w:r>
      </w:ins>
      <w:ins w:id="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hyperlink w:anchor="def-complementary-subspaces">
        <w:ins w:id="4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0" w:author="PR Preview" w:date="2026-01-01T00:00:00Z">
        <w:r>
          <w:t xml:space="preserve">),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then</w:t>
        </w:r>
      </w:ins>
      <w:ins w:id="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 the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direct sum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[2]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of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written</w:t>
        </w:r>
      </w:ins>
      <w:ins w:id="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70" w:author="PR Preview" w:date="2026-01-01T00:00:00Z">
        <w:r>
          <w:t xml:space="preserve">.</w:t>
        </w:r>
      </w:ins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del w:id="71" w:author="PR Preview" w:date="2026-01-01T00:00:00Z">
        <w:r>
          <w:rPr>
            <w:b/>
            <w:bCs/>
          </w:rPr>
          <w:delText xml:space="preserve">Definition 4 (Projection onto a subspace along a complement)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Let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be subspaces of</w:delText>
        </w:r>
      </w:del>
      <w:del w:id="8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with</w:delText>
        </w:r>
      </w:del>
      <w:del w:id="8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(</w:delText>
        </w:r>
      </w:del>
      <w:hyperlink w:anchor="def-direct-sum">
        <w:del w:id="8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87" w:author="PR Preview" w:date="2026-01-01T00:00:00Z">
        <w:r>
          <w:delText xml:space="preserve">),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 let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$\mathord{\smash[b]{\underset{\raise.3ex\hbox{$\scriptstyle\sim$}}{y}}\vphantom{y}} \in \mathbb{R}^p$</w:delText>
        </w:r>
      </w:del>
      <w:del w:id="92" w:author="PR Preview" w:date="2026-01-01T00:00:00Z">
        <w:r>
          <w:delText xml:space="preserve">.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By</w:delText>
        </w:r>
      </w:del>
      <w:del w:id="95" w:author="PR Preview" w:date="2026-01-01T00:00:00Z">
        <w:r>
          <w:delText xml:space="preserve"> </w:delText>
        </w:r>
      </w:del>
      <w:hyperlink w:anchor="thm-direct-sum-equiv">
        <w:del w:id="9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for exactly one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$\mathord{\smash[b]{\underset{\raise.3ex\hbox{$\scriptstyle\sim$}}{u}}\vphantom{u}} \in \mathcal{S}$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$\mathord{\smash[b]{\underset{\raise.3ex\hbox{$\scriptstyle\sim$}}{v}}\vphantom{v}} \in \mathcal{T}$</w:delText>
        </w:r>
      </w:del>
      <w:del w:id="108" w:author="PR Preview" w:date="2026-01-01T00:00:00Z">
        <w:r>
          <w:delText xml:space="preserve">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 vector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$\mathord{\smash[b]{\underset{\raise.3ex\hbox{$\scriptstyle\sim$}}{u}}\vphantom{u}}$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the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projection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(Wikipedia contributors 2026d)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of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$\mathord{\smash[b]{\underset{\raise.3ex\hbox{$\scriptstyle\sim$}}{y}}\vphantom{y}}$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onto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along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(Banerjee and Roy 2014, Definition 6.3, p. 163)</w:delText>
        </w:r>
      </w:del>
      <w:del w:id="131" w:author="PR Preview" w:date="2026-01-01T00:00:00Z">
        <w:r>
          <w:delText xml:space="preserve">.</w:delText>
        </w:r>
      </w:del>
    </w:p>
    <w:p>
      <w:pPr>
        <w:pStyle w:val="BodyText"/>
      </w:pPr>
      <w:ins w:id="132" w:author="PR Preview" w:date="2026-01-01T00:00:00Z">
        <w:r>
          <w:rPr>
            <w:b/>
            <w:bCs/>
          </w:rPr>
          <w:t xml:space="preserve">Definition 4 (Projection onto a subspace along a complement)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Let</w:t>
        </w:r>
      </w:ins>
      <w:ins w:id="1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be subspaces of</w:t>
        </w:r>
      </w:ins>
      <w:ins w:id="14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with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</w:t>
        </w:r>
      </w:ins>
      <w:hyperlink w:anchor="def-direct-sum">
        <w:ins w:id="1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8" w:author="PR Preview" w:date="2026-01-01T00:00:00Z">
        <w:r>
          <w:t xml:space="preserve">),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and let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$\mathord{\smash[b]{\underset{\raise.3ex\hbox{$\scriptstyle\sim$}}{y}}\vphantom{y}} \in \mathbb{R}^p$</w:t>
        </w:r>
      </w:ins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By</w:t>
        </w:r>
      </w:ins>
      <w:ins w:id="156" w:author="PR Preview" w:date="2026-01-01T00:00:00Z">
        <w:r>
          <w:t xml:space="preserve"> </w:t>
        </w:r>
      </w:ins>
      <w:hyperlink w:anchor="thm-direct-sum-equiv">
        <w:ins w:id="15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for exactly one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$\mathord{\smash[b]{\underset{\raise.3ex\hbox{$\scriptstyle\sim$}}{u}}\vphantom{u}} \in \mathcal{S}$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$\mathord{\smash[b]{\underset{\raise.3ex\hbox{$\scriptstyle\sim$}}{v}}\vphantom{v}} \in \mathcal{T}$</w:t>
        </w:r>
      </w:ins>
      <w:ins w:id="169" w:author="PR Preview" w:date="2026-01-01T00:00:00Z">
        <w:r>
          <w:t xml:space="preserve">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 vector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$\mathord{\smash[b]{\underset{\raise.3ex\hbox{$\scriptstyle\sim$}}{u}}\vphantom{u}}$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the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projection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[3]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of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$\mathord{\smash[b]{\underset{\raise.3ex\hbox{$\scriptstyle\sim$}}{y}}\vphantom{y}}$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onto</w:t>
        </w:r>
      </w:ins>
      <w:ins w:id="1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along</w:t>
        </w:r>
      </w:ins>
      <w:ins w:id="1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[4], Definition 6.3, p. 163</w:t>
        </w:r>
      </w:ins>
      <w:ins w:id="192" w:author="PR Preview" w:date="2026-01-01T00:00:00Z">
        <w:r>
          <w:t xml:space="preserve">.</w:t>
        </w:r>
      </w:ins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del w:id="193" w:author="PR Preview" w:date="2026-01-01T00:00:00Z">
        <w:r>
          <w:rPr>
            <w:b/>
            <w:bCs/>
          </w:rPr>
          <w:delText xml:space="preserve">Definition 5 (Orthogonal complement)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rPr>
            <w:b/>
            <w:bCs/>
          </w:rPr>
          <w:delText xml:space="preserve">orthogonal complement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(Wikipedia contributors 2026c)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of a set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of vectors in</w:delText>
        </w:r>
      </w:del>
      <w:del w:id="2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the set of vectors orthogonal (</w:delText>
        </w:r>
      </w:del>
      <w:hyperlink r:id="rId50">
        <w:del w:id="208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09" w:author="PR Preview" w:date="2026-01-01T00:00:00Z">
        <w:r>
          <w:delText xml:space="preserve">)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to every vector of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213" w:author="PR Preview" w:date="2026-01-01T00:00:00Z">
        <w:r>
          <w:delText xml:space="preserve">:</w:delText>
        </w:r>
      </w:del>
    </w:p>
    <w:p>
      <w:pPr>
        <w:pStyle w:val="BodyText"/>
      </w:pPr>
      <w:ins w:id="214" w:author="PR Preview" w:date="2026-01-01T00:00:00Z">
        <w:r>
          <w:rPr>
            <w:b/>
            <w:bCs/>
          </w:rPr>
          <w:t xml:space="preserve">Definition 5 (Orthogonal complement)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rPr>
            <w:b/>
            <w:bCs/>
          </w:rPr>
          <w:t xml:space="preserve">orthogonal complement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[5]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 a set</w:t>
        </w:r>
      </w:ins>
      <w:ins w:id="2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of vectors in</w:t>
        </w:r>
      </w:ins>
      <w:ins w:id="2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is the set of vectors orthogonal (</w:t>
        </w:r>
      </w:ins>
      <w:hyperlink r:id="rId50">
        <w:ins w:id="229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30" w:author="PR Preview" w:date="2026-01-01T00:00:00Z">
        <w:r>
          <w:t xml:space="preserve">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to every vector of</w:t>
        </w:r>
      </w:ins>
      <w:ins w:id="2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234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0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End w:id="80"/>
    <w:bookmarkStart w:id="9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del w:id="235" w:author="PR Preview" w:date="2026-01-01T00:00:00Z">
        <w:r>
          <w:delText xml:space="preserve">Wikipedia contributors (2026a)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— direct sums of vector spaces and modules</w:delText>
        </w:r>
      </w:del>
    </w:p>
    <w:p>
      <w:pPr>
        <w:numPr>
          <w:ilvl w:val="0"/>
          <w:numId w:val="1013"/>
        </w:numPr>
      </w:pPr>
      <w:del w:id="238" w:author="PR Preview" w:date="2026-01-01T00:00:00Z">
        <w:r>
          <w:delText xml:space="preserve">Wikipedia contributors (2026d)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— projections, with their matrices and properties</w:delText>
        </w:r>
      </w:del>
    </w:p>
    <w:p>
      <w:pPr>
        <w:numPr>
          <w:ilvl w:val="0"/>
          <w:numId w:val="1013"/>
        </w:numPr>
      </w:pPr>
      <w:del w:id="241" w:author="PR Preview" w:date="2026-01-01T00:00:00Z">
        <w:r>
          <w:delText xml:space="preserve">Wikipedia contributors (2026c)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— orthogonal complements and their properties</w:delText>
        </w:r>
      </w:del>
    </w:p>
    <w:p>
      <w:pPr>
        <w:numPr>
          <w:ilvl w:val="0"/>
          <w:numId w:val="1013"/>
        </w:numPr>
      </w:pPr>
      <w:del w:id="244" w:author="PR Preview" w:date="2026-01-01T00:00:00Z">
        <w:r>
          <w:delText xml:space="preserve">Wikipedia contributors (2026b)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— the four fundamental subspaces</w:delText>
        </w:r>
      </w:del>
    </w:p>
    <w:p>
      <w:pPr>
        <w:pStyle w:val="Bibliography"/>
      </w:pPr>
      <w:del w:id="247" w:author="PR Preview" w:date="2026-01-01T00:00:00Z">
        <w:r>
          <w:delText xml:space="preserve">Banerjee, Sudipto, and Anindya Roy. 2014.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rPr>
            <w:i/>
            <w:iCs/>
          </w:rPr>
          <w:delText xml:space="preserve">Linear Algebra and Matrix Analysis for Statistics</w:delText>
        </w:r>
      </w:del>
      <w:del w:id="250" w:author="PR Preview" w:date="2026-01-01T00:00:00Z">
        <w:r>
          <w:delText xml:space="preserve">. Vol. 181. Crc Press Boca Raton.</w:delText>
        </w:r>
      </w:del>
      <w:del w:id="251" w:author="PR Preview" w:date="2026-01-01T00:00:00Z">
        <w:r>
          <w:delText xml:space="preserve"> </w:delText>
        </w:r>
      </w:del>
      <w:hyperlink r:id="rId87">
        <w:del w:id="252" w:author="PR Preview" w:date="2026-01-01T00:00:00Z">
          <w:r>
            <w:rPr>
              <w:rStyle w:val="Hyperlink"/>
            </w:rPr>
            <w:delText xml:space="preserve">https://www.routledge.com/Linear-Algebra-and-Matrix-Analysis-for-Statistics/Banerjee-Roy/p/book/9781420095388</w:delText>
          </w:r>
        </w:del>
      </w:hyperlink>
      <w:del w:id="253" w:author="PR Preview" w:date="2026-01-01T00:00:00Z">
        <w:r>
          <w:delText xml:space="preserve">.</w:delText>
        </w:r>
      </w:del>
    </w:p>
    <w:p>
      <w:pPr>
        <w:pStyle w:val="Bibliography"/>
      </w:pPr>
      <w:del w:id="254" w:author="PR Preview" w:date="2026-01-01T00:00:00Z">
        <w:r>
          <w:delText xml:space="preserve">Wikipedia contributors. 2026a.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rPr>
            <w:i/>
            <w:iCs/>
          </w:rPr>
          <w:delText xml:space="preserve">Direct Sum —</w:delText>
        </w:r>
      </w:del>
      <w:del w:id="257" w:author="PR Preview" w:date="2026-01-01T00:00:00Z">
        <w:r>
          <w:rPr>
            <w:i/>
            <w:iCs/>
          </w:rPr>
          <w:delText xml:space="preserve"> </w:delText>
        </w:r>
      </w:del>
      <w:del w:id="258" w:author="PR Preview" w:date="2026-01-01T00:00:00Z">
        <w:r>
          <w:rPr>
            <w:i/>
            <w:iCs/>
          </w:rPr>
          <w:delText xml:space="preserve">Wikipedia</w:delText>
        </w:r>
      </w:del>
      <w:del w:id="259" w:author="PR Preview" w:date="2026-01-01T00:00:00Z">
        <w:r>
          <w:rPr>
            <w:i/>
            <w:iCs/>
          </w:rPr>
          <w:delText xml:space="preserve">,</w:delText>
        </w:r>
      </w:del>
      <w:del w:id="260" w:author="PR Preview" w:date="2026-01-01T00:00:00Z">
        <w:r>
          <w:rPr>
            <w:i/>
            <w:iCs/>
          </w:rPr>
          <w:delText xml:space="preserve"> </w:delText>
        </w:r>
      </w:del>
      <w:del w:id="261" w:author="PR Preview" w:date="2026-01-01T00:00:00Z">
        <w:r>
          <w:rPr>
            <w:i/>
            <w:iCs/>
          </w:rPr>
          <w:delText xml:space="preserve">the Free Encyclopedia</w:delText>
        </w:r>
      </w:del>
      <w:del w:id="262" w:author="PR Preview" w:date="2026-01-01T00:00:00Z">
        <w:r>
          <w:delText xml:space="preserve">.</w:delText>
        </w:r>
      </w:del>
      <w:del w:id="263" w:author="PR Preview" w:date="2026-01-01T00:00:00Z">
        <w:r>
          <w:delText xml:space="preserve"> </w:delText>
        </w:r>
      </w:del>
      <w:hyperlink r:id="rId83">
        <w:del w:id="264" w:author="PR Preview" w:date="2026-01-01T00:00:00Z">
          <w:r>
            <w:rPr>
              <w:rStyle w:val="Hyperlink"/>
            </w:rPr>
            <w:delText xml:space="preserve">https://en.wikipedia.org/wiki/Direct_sum</w:delText>
          </w:r>
        </w:del>
      </w:hyperlink>
      <w:del w:id="265" w:author="PR Preview" w:date="2026-01-01T00:00:00Z">
        <w:r>
          <w:delText xml:space="preserve">.</w:delText>
        </w:r>
      </w:del>
    </w:p>
    <w:p>
      <w:pPr>
        <w:pStyle w:val="Bibliography"/>
      </w:pPr>
      <w:del w:id="266" w:author="PR Preview" w:date="2026-01-01T00:00:00Z">
        <w:r>
          <w:delText xml:space="preserve">Wikipedia contributors. 2026b.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i/>
            <w:iCs/>
          </w:rPr>
          <w:delText xml:space="preserve">Fundamental Theorem of Linear Algebra —</w:delText>
        </w:r>
      </w:del>
      <w:del w:id="269" w:author="PR Preview" w:date="2026-01-01T00:00:00Z">
        <w:r>
          <w:rPr>
            <w:i/>
            <w:iCs/>
          </w:rPr>
          <w:delText xml:space="preserve"> </w:delText>
        </w:r>
      </w:del>
      <w:del w:id="270" w:author="PR Preview" w:date="2026-01-01T00:00:00Z">
        <w:r>
          <w:rPr>
            <w:i/>
            <w:iCs/>
          </w:rPr>
          <w:delText xml:space="preserve">Wikipedia</w:delText>
        </w:r>
      </w:del>
      <w:del w:id="271" w:author="PR Preview" w:date="2026-01-01T00:00:00Z">
        <w:r>
          <w:rPr>
            <w:i/>
            <w:iCs/>
          </w:rPr>
          <w:delText xml:space="preserve">,</w:delText>
        </w:r>
      </w:del>
      <w:del w:id="272" w:author="PR Preview" w:date="2026-01-01T00:00:00Z">
        <w:r>
          <w:rPr>
            <w:i/>
            <w:iCs/>
          </w:rPr>
          <w:delText xml:space="preserve"> </w:delText>
        </w:r>
      </w:del>
      <w:del w:id="273" w:author="PR Preview" w:date="2026-01-01T00:00:00Z">
        <w:r>
          <w:rPr>
            <w:i/>
            <w:iCs/>
          </w:rPr>
          <w:delText xml:space="preserve">the Free Encyclopedia</w:delText>
        </w:r>
      </w:del>
      <w:del w:id="274" w:author="PR Preview" w:date="2026-01-01T00:00:00Z">
        <w:r>
          <w:delText xml:space="preserve">.</w:delText>
        </w:r>
      </w:del>
      <w:del w:id="275" w:author="PR Preview" w:date="2026-01-01T00:00:00Z">
        <w:r>
          <w:delText xml:space="preserve"> </w:delText>
        </w:r>
      </w:del>
      <w:hyperlink r:id="rId91">
        <w:del w:id="276" w:author="PR Preview" w:date="2026-01-01T00:00:00Z">
          <w:r>
            <w:rPr>
              <w:rStyle w:val="Hyperlink"/>
            </w:rPr>
            <w:delText xml:space="preserve">https://en.wikipedia.org/wiki/Fundamental_theorem_of_linear_algebra</w:delText>
          </w:r>
        </w:del>
      </w:hyperlink>
      <w:del w:id="277" w:author="PR Preview" w:date="2026-01-01T00:00:00Z">
        <w:r>
          <w:delText xml:space="preserve">.</w:delText>
        </w:r>
      </w:del>
    </w:p>
    <w:p>
      <w:pPr>
        <w:pStyle w:val="Bibliography"/>
      </w:pPr>
      <w:del w:id="278" w:author="PR Preview" w:date="2026-01-01T00:00:00Z">
        <w:r>
          <w:delText xml:space="preserve">Wikipedia contributors. 2026c.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rPr>
            <w:i/>
            <w:iCs/>
          </w:rPr>
          <w:delText xml:space="preserve">Orthogonal Complement —</w:delText>
        </w:r>
      </w:del>
      <w:del w:id="281" w:author="PR Preview" w:date="2026-01-01T00:00:00Z">
        <w:r>
          <w:rPr>
            <w:i/>
            <w:iCs/>
          </w:rPr>
          <w:delText xml:space="preserve"> </w:delText>
        </w:r>
      </w:del>
      <w:del w:id="282" w:author="PR Preview" w:date="2026-01-01T00:00:00Z">
        <w:r>
          <w:rPr>
            <w:i/>
            <w:iCs/>
          </w:rPr>
          <w:delText xml:space="preserve">Wikipedia</w:delText>
        </w:r>
      </w:del>
      <w:del w:id="283" w:author="PR Preview" w:date="2026-01-01T00:00:00Z">
        <w:r>
          <w:rPr>
            <w:i/>
            <w:iCs/>
          </w:rPr>
          <w:delText xml:space="preserve">,</w:delText>
        </w:r>
      </w:del>
      <w:del w:id="284" w:author="PR Preview" w:date="2026-01-01T00:00:00Z">
        <w:r>
          <w:rPr>
            <w:i/>
            <w:iCs/>
          </w:rPr>
          <w:delText xml:space="preserve"> </w:delText>
        </w:r>
      </w:del>
      <w:del w:id="285" w:author="PR Preview" w:date="2026-01-01T00:00:00Z">
        <w:r>
          <w:rPr>
            <w:i/>
            <w:iCs/>
          </w:rPr>
          <w:delText xml:space="preserve">the Free Encyclopedia</w:delText>
        </w:r>
      </w:del>
      <w:del w:id="286" w:author="PR Preview" w:date="2026-01-01T00:00:00Z">
        <w:r>
          <w:delText xml:space="preserve">.</w:delText>
        </w:r>
      </w:del>
      <w:del w:id="287" w:author="PR Preview" w:date="2026-01-01T00:00:00Z">
        <w:r>
          <w:delText xml:space="preserve"> </w:delText>
        </w:r>
      </w:del>
      <w:hyperlink r:id="rId89">
        <w:del w:id="288" w:author="PR Preview" w:date="2026-01-01T00:00:00Z">
          <w:r>
            <w:rPr>
              <w:rStyle w:val="Hyperlink"/>
            </w:rPr>
            <w:delText xml:space="preserve">https://en.wikipedia.org/wiki/Orthogonal_complement</w:delText>
          </w:r>
        </w:del>
      </w:hyperlink>
      <w:del w:id="289" w:author="PR Preview" w:date="2026-01-01T00:00:00Z">
        <w:r>
          <w:delText xml:space="preserve">.</w:delText>
        </w:r>
      </w:del>
    </w:p>
    <w:p>
      <w:pPr>
        <w:pStyle w:val="Bibliography"/>
      </w:pPr>
      <w:del w:id="290" w:author="PR Preview" w:date="2026-01-01T00:00:00Z">
        <w:r>
          <w:delText xml:space="preserve">Wikipedia contributors. 2026d.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i/>
            <w:iCs/>
          </w:rPr>
          <w:delText xml:space="preserve">Projection (Linear Algebra) —</w:delText>
        </w:r>
      </w:del>
      <w:del w:id="293" w:author="PR Preview" w:date="2026-01-01T00:00:00Z">
        <w:r>
          <w:rPr>
            <w:i/>
            <w:iCs/>
          </w:rPr>
          <w:delText xml:space="preserve"> </w:delText>
        </w:r>
      </w:del>
      <w:del w:id="294" w:author="PR Preview" w:date="2026-01-01T00:00:00Z">
        <w:r>
          <w:rPr>
            <w:i/>
            <w:iCs/>
          </w:rPr>
          <w:delText xml:space="preserve">Wikipedia</w:delText>
        </w:r>
      </w:del>
      <w:del w:id="295" w:author="PR Preview" w:date="2026-01-01T00:00:00Z">
        <w:r>
          <w:rPr>
            <w:i/>
            <w:iCs/>
          </w:rPr>
          <w:delText xml:space="preserve">,</w:delText>
        </w:r>
      </w:del>
      <w:del w:id="296" w:author="PR Preview" w:date="2026-01-01T00:00:00Z">
        <w:r>
          <w:rPr>
            <w:i/>
            <w:iCs/>
          </w:rPr>
          <w:delText xml:space="preserve"> </w:delText>
        </w:r>
      </w:del>
      <w:del w:id="297" w:author="PR Preview" w:date="2026-01-01T00:00:00Z">
        <w:r>
          <w:rPr>
            <w:i/>
            <w:iCs/>
          </w:rPr>
          <w:delText xml:space="preserve">the Free Encyclopedia</w:delText>
        </w:r>
      </w:del>
      <w:del w:id="298" w:author="PR Preview" w:date="2026-01-01T00:00:00Z">
        <w:r>
          <w:delText xml:space="preserve">.</w:delText>
        </w:r>
      </w:del>
      <w:del w:id="299" w:author="PR Preview" w:date="2026-01-01T00:00:00Z">
        <w:r>
          <w:delText xml:space="preserve"> </w:delText>
        </w:r>
      </w:del>
      <w:hyperlink r:id="rId85">
        <w:del w:id="300" w:author="PR Preview" w:date="2026-01-01T00:00:00Z">
          <w:r>
            <w:rPr>
              <w:rStyle w:val="Hyperlink"/>
            </w:rPr>
            <w:delText xml:space="preserve">https://en.wikipedia.org/wiki/Projection_(linear_algebra)</w:delText>
          </w:r>
        </w:del>
      </w:hyperlink>
      <w:del w:id="301" w:author="PR Preview" w:date="2026-01-01T00:00:00Z">
        <w:r>
          <w:delText xml:space="preserve">.</w:delText>
        </w:r>
      </w:del>
    </w:p>
    <w:p>
      <w:pPr>
        <w:pStyle w:val="Bibliography"/>
      </w:pPr>
      <w:del w:id="302" w:author="PR Preview" w:date="2026-01-01T00:00:00Z">
        <w:r>
          <w:delText xml:space="preserve">Zhou, Hua. 2024.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rPr>
            <w:i/>
            <w:iCs/>
          </w:rPr>
          <w:delText xml:space="preserve">Orthogonal Projections</w:delText>
        </w:r>
      </w:del>
      <w:del w:id="305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306" w:author="PR Preview" w:date="2026-01-01T00:00:00Z">
        <w:r>
          <w:delText xml:space="preserve"> </w:delText>
        </w:r>
      </w:del>
      <w:hyperlink r:id="rId81">
        <w:del w:id="307" w:author="PR Preview" w:date="2026-01-01T00:00:00Z">
          <w:r>
            <w:rPr>
              <w:rStyle w:val="Hyperlink"/>
            </w:rPr>
            <w:delText xml:space="preserve">https://ucla-biostat-216.github.io/2024fall/slides/06-orthproj/06-orthproj.html</w:delText>
          </w:r>
        </w:del>
      </w:hyperlink>
      <w:del w:id="308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ins w:id="309" w:author="PR Preview" w:date="2026-01-01T00:00:00Z">
        <w:r>
          <w:t xml:space="preserve">Wikipedia contributors [2]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— direct sums of vector spaces and modules</w:t>
        </w:r>
      </w:ins>
    </w:p>
    <w:p>
      <w:pPr>
        <w:numPr>
          <w:ilvl w:val="0"/>
          <w:numId w:val="1013"/>
        </w:numPr>
      </w:pPr>
      <w:ins w:id="312" w:author="PR Preview" w:date="2026-01-01T00:00:00Z">
        <w:r>
          <w:t xml:space="preserve">Wikipedia contributors [3]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— projections, with their matrices and properties</w:t>
        </w:r>
      </w:ins>
    </w:p>
    <w:p>
      <w:pPr>
        <w:numPr>
          <w:ilvl w:val="0"/>
          <w:numId w:val="1013"/>
        </w:numPr>
      </w:pPr>
      <w:ins w:id="315" w:author="PR Preview" w:date="2026-01-01T00:00:00Z">
        <w:r>
          <w:t xml:space="preserve">Wikipedia contributors [5]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— orthogonal complements and their properties</w:t>
        </w:r>
      </w:ins>
    </w:p>
    <w:p>
      <w:pPr>
        <w:numPr>
          <w:ilvl w:val="0"/>
          <w:numId w:val="1013"/>
        </w:numPr>
      </w:pPr>
      <w:ins w:id="318" w:author="PR Preview" w:date="2026-01-01T00:00:00Z">
        <w:r>
          <w:t xml:space="preserve">Wikipedia contributors [6]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— the four fundamental subspaces</w:t>
        </w:r>
      </w:ins>
    </w:p>
    <w:bookmarkStart w:id="93" w:name="refs"/>
    <w:bookmarkStart w:id="82" w:name="ref-zhou2024orthproj"/>
    <w:p>
      <w:pPr>
        <w:pStyle w:val="Bibliography"/>
      </w:pPr>
      <w:ins w:id="321" w:author="PR Preview" w:date="2026-01-01T00:00:00Z">
        <w:r>
          <w:t xml:space="preserve">[1]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	</w:t>
        </w:r>
      </w:ins>
      <w:ins w:id="324" w:author="PR Preview" w:date="2026-01-01T00:00:00Z">
        <w:r>
          <w:t xml:space="preserve">H. Zhou,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“Orthogonal projections.”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329" w:author="PR Preview" w:date="2026-01-01T00:00:00Z">
        <w:r>
          <w:t xml:space="preserve"> </w:t>
        </w:r>
      </w:ins>
      <w:hyperlink r:id="rId81">
        <w:ins w:id="330" w:author="PR Preview" w:date="2026-01-01T00:00:00Z">
          <w:r>
            <w:rPr>
              <w:rStyle w:val="Hyperlink"/>
            </w:rPr>
            <w:t xml:space="preserve">https://ucla-biostat-216.github.io/2024fall/slides/06-orthproj/06-orthproj.html</w:t>
          </w:r>
        </w:ins>
      </w:hyperlink>
    </w:p>
    <w:bookmarkEnd w:id="82"/>
    <w:bookmarkStart w:id="84" w:name="ref-wikipedia_direct_sum"/>
    <w:p>
      <w:pPr>
        <w:pStyle w:val="Bibliography"/>
      </w:pPr>
      <w:ins w:id="331" w:author="PR Preview" w:date="2026-01-01T00:00:00Z">
        <w:r>
          <w:t xml:space="preserve">[2]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	</w:t>
        </w:r>
      </w:ins>
      <w:ins w:id="334" w:author="PR Preview" w:date="2026-01-01T00:00:00Z">
        <w:r>
          <w:t xml:space="preserve">Wikipedia contributors,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“Direct sum —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Wikipedia</w:t>
        </w:r>
      </w:ins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the free encyclopedia.”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2026. Available:</w:t>
        </w:r>
      </w:ins>
      <w:ins w:id="344" w:author="PR Preview" w:date="2026-01-01T00:00:00Z">
        <w:r>
          <w:t xml:space="preserve"> </w:t>
        </w:r>
      </w:ins>
      <w:hyperlink r:id="rId83">
        <w:ins w:id="345" w:author="PR Preview" w:date="2026-01-01T00:00:00Z">
          <w:r>
            <w:rPr>
              <w:rStyle w:val="Hyperlink"/>
            </w:rPr>
            <w:t xml:space="preserve">https://en.wikipedia.org/wiki/Direct_sum</w:t>
          </w:r>
        </w:ins>
      </w:hyperlink>
    </w:p>
    <w:bookmarkEnd w:id="84"/>
    <w:bookmarkStart w:id="86" w:name="ref-wikipedia_projection_linear_algebra"/>
    <w:p>
      <w:pPr>
        <w:pStyle w:val="Bibliography"/>
      </w:pPr>
      <w:ins w:id="346" w:author="PR Preview" w:date="2026-01-01T00:00:00Z">
        <w:r>
          <w:t xml:space="preserve">[3]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	</w:t>
        </w:r>
      </w:ins>
      <w:ins w:id="349" w:author="PR Preview" w:date="2026-01-01T00:00:00Z">
        <w:r>
          <w:t xml:space="preserve">Wikipedia contributors,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“Projection (linear algebra) —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Wikipedia</w:t>
        </w:r>
      </w:ins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the free encyclopedia.”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2026. Available:</w:t>
        </w:r>
      </w:ins>
      <w:ins w:id="359" w:author="PR Preview" w:date="2026-01-01T00:00:00Z">
        <w:r>
          <w:t xml:space="preserve"> </w:t>
        </w:r>
      </w:ins>
      <w:hyperlink r:id="rId85">
        <w:ins w:id="360" w:author="PR Preview" w:date="2026-01-01T00:00:00Z">
          <w:r>
            <w:rPr>
              <w:rStyle w:val="Hyperlink"/>
            </w:rPr>
            <w:t xml:space="preserve">https://en.wikipedia.org/wiki/Projection_(linear_algebra)</w:t>
          </w:r>
        </w:ins>
      </w:hyperlink>
    </w:p>
    <w:bookmarkEnd w:id="86"/>
    <w:bookmarkStart w:id="88" w:name="ref-banerjee2014linear"/>
    <w:p>
      <w:pPr>
        <w:pStyle w:val="Bibliography"/>
      </w:pPr>
      <w:ins w:id="361" w:author="PR Preview" w:date="2026-01-01T00:00:00Z">
        <w:r>
          <w:t xml:space="preserve">[4]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	</w:t>
        </w:r>
      </w:ins>
      <w:ins w:id="364" w:author="PR Preview" w:date="2026-01-01T00:00:00Z">
        <w:r>
          <w:t xml:space="preserve">S. Banerjee and A. Roy,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367" w:author="PR Preview" w:date="2026-01-01T00:00:00Z">
        <w:r>
          <w:t xml:space="preserve">, vol. 181. Crc Press Boca Raton, 2014. Available:</w:t>
        </w:r>
      </w:ins>
      <w:ins w:id="368" w:author="PR Preview" w:date="2026-01-01T00:00:00Z">
        <w:r>
          <w:t xml:space="preserve"> </w:t>
        </w:r>
      </w:ins>
      <w:hyperlink r:id="rId87">
        <w:ins w:id="369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</w:p>
    <w:bookmarkEnd w:id="88"/>
    <w:bookmarkStart w:id="90" w:name="ref-wikipedia_orthogonal_complement"/>
    <w:p>
      <w:pPr>
        <w:pStyle w:val="Bibliography"/>
      </w:pPr>
      <w:ins w:id="370" w:author="PR Preview" w:date="2026-01-01T00:00:00Z">
        <w:r>
          <w:t xml:space="preserve">[5]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	</w:t>
        </w:r>
      </w:ins>
      <w:ins w:id="373" w:author="PR Preview" w:date="2026-01-01T00:00:00Z">
        <w:r>
          <w:t xml:space="preserve">Wikipedia contributors,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“Orthogonal complement —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Wikipedia</w:t>
        </w:r>
      </w:ins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free encyclopedia.”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2026. Available:</w:t>
        </w:r>
      </w:ins>
      <w:ins w:id="383" w:author="PR Preview" w:date="2026-01-01T00:00:00Z">
        <w:r>
          <w:t xml:space="preserve"> </w:t>
        </w:r>
      </w:ins>
      <w:hyperlink r:id="rId89">
        <w:ins w:id="384" w:author="PR Preview" w:date="2026-01-01T00:00:00Z">
          <w:r>
            <w:rPr>
              <w:rStyle w:val="Hyperlink"/>
            </w:rPr>
            <w:t xml:space="preserve">https://en.wikipedia.org/wiki/Orthogonal_complement</w:t>
          </w:r>
        </w:ins>
      </w:hyperlink>
    </w:p>
    <w:bookmarkEnd w:id="90"/>
    <w:bookmarkStart w:id="92" w:name="X6db1b3a473bb23b810c62bff97828170c502335"/>
    <w:p>
      <w:pPr>
        <w:pStyle w:val="Bibliography"/>
      </w:pPr>
      <w:ins w:id="385" w:author="PR Preview" w:date="2026-01-01T00:00:00Z">
        <w:r>
          <w:t xml:space="preserve">[6]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	</w:t>
        </w:r>
      </w:ins>
      <w:ins w:id="388" w:author="PR Preview" w:date="2026-01-01T00:00:00Z">
        <w:r>
          <w:t xml:space="preserve">Wikipedia contributors,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“Fundamental theorem of linear algebra —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Wikipedia</w:t>
        </w:r>
      </w:ins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the free encyclopedia.”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2026. Available:</w:t>
        </w:r>
      </w:ins>
      <w:ins w:id="398" w:author="PR Preview" w:date="2026-01-01T00:00:00Z">
        <w:r>
          <w:t xml:space="preserve"> </w:t>
        </w:r>
      </w:ins>
      <w:hyperlink r:id="rId91">
        <w:ins w:id="399" w:author="PR Preview" w:date="2026-01-01T00:00:00Z">
          <w:r>
            <w:rPr>
              <w:rStyle w:val="Hyperlink"/>
            </w:rPr>
            <w:t xml:space="preserve">https://en.wikipedia.org/wiki/Fundamental_theorem_of_linear_algebra</w:t>
          </w:r>
        </w:ins>
      </w:hyperlink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3" Type="http://schemas.openxmlformats.org/officeDocument/2006/relationships/hyperlink" Target="https://en.wikipedia.org/wiki/Direct_sum" TargetMode="External"/><Relationship Id="rId91" Type="http://schemas.openxmlformats.org/officeDocument/2006/relationships/hyperlink" Target="https://en.wikipedia.org/wiki/Fundamental_theorem_of_linear_algebra" TargetMode="External"/><Relationship Id="rId89" Type="http://schemas.openxmlformats.org/officeDocument/2006/relationships/hyperlink" Target="https://en.wikipedia.org/wiki/Orthogonal_complement" TargetMode="External"/><Relationship Id="rId85" Type="http://schemas.openxmlformats.org/officeDocument/2006/relationships/hyperlink" Target="https://en.wikipedia.org/wiki/Projection_(linear_algebra)" TargetMode="External"/><Relationship Id="rId81" Type="http://schemas.openxmlformats.org/officeDocument/2006/relationships/hyperlink" Target="https://ucla-biostat-216.github.io/2024fall/slides/06-orthproj/06-orthproj.html" TargetMode="External"/><Relationship Id="rId87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3" Type="http://schemas.openxmlformats.org/officeDocument/2006/relationships/hyperlink" Target="https://en.wikipedia.org/wiki/Direct_sum" TargetMode="External"/><Relationship Id="rId91" Type="http://schemas.openxmlformats.org/officeDocument/2006/relationships/hyperlink" Target="https://en.wikipedia.org/wiki/Fundamental_theorem_of_linear_algebra" TargetMode="External"/><Relationship Id="rId89" Type="http://schemas.openxmlformats.org/officeDocument/2006/relationships/hyperlink" Target="https://en.wikipedia.org/wiki/Orthogonal_complement" TargetMode="External"/><Relationship Id="rId85" Type="http://schemas.openxmlformats.org/officeDocument/2006/relationships/hyperlink" Target="https://en.wikipedia.org/wiki/Projection_(linear_algebra)" TargetMode="External"/><Relationship Id="rId81" Type="http://schemas.openxmlformats.org/officeDocument/2006/relationships/hyperlink" Target="https://ucla-biostat-216.github.io/2024fall/slides/06-orthproj/06-orthproj.html" TargetMode="External"/><Relationship Id="rId87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2026-10-18T08:42:56Z</dcterms:created>
  <dcterms:modified xsi:type="dcterms:W3CDTF">2026-10-18T08:42:56Z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