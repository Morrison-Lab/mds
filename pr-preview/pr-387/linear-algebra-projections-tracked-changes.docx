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142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(Design matrix (model matrix))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a regression model with</w:delText>
        </w:r>
      </w:del>
      <w:del w:id="6" w:author="PR Preview" w:date="2026-01-01T00:00:00Z">
        <w:r>
          <w:delText xml:space="preserve"> </w:delText>
        </w:r>
      </w:del>
      <m:oMath>
        <m:r>
          <m:t>n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observations and</w:delText>
        </w:r>
      </w:del>
      <w:del w:id="9" w:author="PR Preview" w:date="2026-01-01T00:00:00Z">
        <w:r>
          <w:delText xml:space="preserve"> </w:delText>
        </w:r>
      </w:del>
      <m:oMath>
        <m:r>
          <m:t>p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predictors,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design matrix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(Wikipedia contributors 2026b)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(or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model matrix</w:delText>
        </w:r>
      </w:del>
      <w:del w:id="22" w:author="PR Preview" w:date="2026-01-01T00:00:00Z">
        <w:r>
          <w:delText xml:space="preserve">)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 the</w:delText>
        </w:r>
      </w:del>
      <w:del w:id="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matrix whose</w:delText>
        </w:r>
      </w:del>
      <w:del w:id="29" w:author="PR Preview" w:date="2026-01-01T00:00:00Z">
        <w:r>
          <w:delText xml:space="preserve"> </w:delText>
        </w:r>
      </w:del>
      <m:oMath>
        <m:r>
          <m:t>i</m:t>
        </m:r>
      </m:oMath>
      <w:del w:id="30" w:author="PR Preview" w:date="2026-01-01T00:00:00Z">
        <w:r>
          <w:delText xml:space="preserve">-th row is the covariate vector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${\mathord{\smash[b]{\underset{\raise.3ex\hbox{$\scriptstyle\sim$}}{x}}\vphantom{x}}_i}^{\top}$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for observation</w:delText>
        </w:r>
      </w:del>
      <w:del w:id="35" w:author="PR Preview" w:date="2026-01-01T00:00:00Z">
        <w:r>
          <w:delText xml:space="preserve"> </w:delText>
        </w:r>
      </w:del>
      <m:oMath>
        <m:r>
          <m:t>i</m:t>
        </m:r>
      </m:oMath>
      <w:del w:id="36" w:author="PR Preview" w:date="2026-01-01T00:00:00Z">
        <w:r>
          <w:delText xml:space="preserve">:</w:delText>
        </w:r>
      </w:del>
    </w:p>
    <w:p>
      <w:pPr>
        <w:pStyle w:val="FirstParagraph"/>
      </w:pPr>
      <w:ins w:id="37" w:author="PR Preview" w:date="2026-01-01T00:00:00Z">
        <w:r>
          <w:rPr>
            <w:b/>
            <w:bCs/>
          </w:rPr>
          <w:t xml:space="preserve">Definition 1 (Design matrix (model matrix))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In a regression model with</w:t>
        </w:r>
      </w:ins>
      <w:ins w:id="40" w:author="PR Preview" w:date="2026-01-01T00:00:00Z">
        <w:r>
          <w:t xml:space="preserve"> </w:t>
        </w:r>
      </w:ins>
      <m:oMath>
        <m:r>
          <m:t>n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observations and</w:t>
        </w:r>
      </w:ins>
      <w:ins w:id="43" w:author="PR Preview" w:date="2026-01-01T00:00:00Z">
        <w:r>
          <w:t xml:space="preserve"> </w:t>
        </w:r>
      </w:ins>
      <m:oMath>
        <m:r>
          <m:t>p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predictors,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design matrix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[1]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(or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b/>
            <w:bCs/>
          </w:rPr>
          <w:t xml:space="preserve">model matrix</w:t>
        </w:r>
      </w:ins>
      <w:ins w:id="56" w:author="PR Preview" w:date="2026-01-01T00:00:00Z">
        <w:r>
          <w:t xml:space="preserve">)</w:t>
        </w:r>
      </w:ins>
      <w:ins w:id="5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the</w:t>
        </w:r>
      </w:ins>
      <w:ins w:id="6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matrix whose</w:t>
        </w:r>
      </w:ins>
      <w:ins w:id="63" w:author="PR Preview" w:date="2026-01-01T00:00:00Z">
        <w:r>
          <w:t xml:space="preserve"> </w:t>
        </w:r>
      </w:ins>
      <m:oMath>
        <m:r>
          <m:t>i</m:t>
        </m:r>
      </m:oMath>
      <w:ins w:id="64" w:author="PR Preview" w:date="2026-01-01T00:00:00Z">
        <w:r>
          <w:t xml:space="preserve">-th row is the covariate vector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${\mathord{\smash[b]{\underset{\raise.3ex\hbox{$\scriptstyle\sim$}}{x}}\vphantom{x}}_i}^{\top}$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for observation</w:t>
        </w:r>
      </w:ins>
      <w:ins w:id="69" w:author="PR Preview" w:date="2026-01-01T00:00:00Z">
        <w:r>
          <w:t xml:space="preserve"> </w:t>
        </w:r>
      </w:ins>
      <m:oMath>
        <m:r>
          <m:t>i</m:t>
        </m:r>
      </m:oMath>
      <w:ins w:id="70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del w:id="71" w:author="PR Preview" w:date="2026-01-01T00:00:00Z">
        <w:r>
          <w:delText xml:space="preserve">so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$\mathbf{X}\mathord{\smash[b]{\underset{\raise.3ex\hbox{$\scriptstyle\sim$}}{c}}\vphantom{c}} = \mathord{\smash[b]{\underset{\raise.3ex\hbox{$\scriptstyle\sim$}}{0}}\vphantom{0}}$</w:delText>
        </w:r>
      </w:del>
      <w:del w:id="74" w:author="PR Preview" w:date="2026-01-01T00:00:00Z">
        <w:r>
          <w:delText xml:space="preserve">.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Because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$\mathbf{X}\mathord{\smash[b]{\underset{\raise.3ex\hbox{$\scriptstyle\sim$}}{c}}\vphantom{c}} = c_1 (\text{column } 1) + \cdots + c_p (\text{column } p)$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 the columns of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are linearly independent,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$\mathord{\smash[b]{\underset{\raise.3ex\hbox{$\scriptstyle\sim$}}{c}}\vphantom{c}} = \mathord{\smash[b]{\underset{\raise.3ex\hbox{$\scriptstyle\sim$}}{0}}\vphantom{0}}$</w:delText>
        </w:r>
      </w:del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So the only solution of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${\mathbf{X}}^{\top}\mathbf{X}\mathord{\smash[b]{\underset{\raise.3ex\hbox{$\scriptstyle\sim$}}{c}}\vphantom{c}} = \mathord{\smash[b]{\underset{\raise.3ex\hbox{$\scriptstyle\sim$}}{0}}\vphantom{0}}$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is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$\mathord{\smash[b]{\underset{\raise.3ex\hbox{$\scriptstyle\sim$}}{c}}\vphantom{c}} = \mathord{\smash[b]{\underset{\raise.3ex\hbox{$\scriptstyle\sim$}}{0}}\vphantom{0}}$</w:delText>
        </w:r>
      </w:del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which says that the columns of the square matrix</w:delText>
        </w:r>
      </w:del>
      <w:del w:id="9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are linearly independent,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 a square matrix with linearly independent columns is invertible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(Banerjee and Roy 2014, Corollary 5.7, p. 143)</w:delText>
        </w:r>
      </w:del>
      <w:del w:id="105" w:author="PR Preview" w:date="2026-01-01T00:00:00Z">
        <w:r>
          <w:delText xml:space="preserve">.</w:delText>
        </w:r>
      </w:del>
    </w:p>
    <w:p>
      <w:pPr>
        <w:pStyle w:val="FirstParagraph"/>
      </w:pPr>
      <w:ins w:id="106" w:author="PR Preview" w:date="2026-01-01T00:00:00Z">
        <w:r>
          <w:t xml:space="preserve">so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$\mathbf{X}\mathord{\smash[b]{\underset{\raise.3ex\hbox{$\scriptstyle\sim$}}{c}}\vphantom{c}} = \mathord{\smash[b]{\underset{\raise.3ex\hbox{$\scriptstyle\sim$}}{0}}\vphantom{0}}$</w:t>
        </w:r>
      </w:ins>
      <w:ins w:id="109" w:author="PR Preview" w:date="2026-01-01T00:00:00Z">
        <w:r>
          <w:t xml:space="preserve">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Because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$\mathbf{X}\mathord{\smash[b]{\underset{\raise.3ex\hbox{$\scriptstyle\sim$}}{c}}\vphantom{c}} = c_1 (\text{column } 1) + \cdots + c_p (\text{column } p)$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 the columns of</w:t>
        </w:r>
      </w:ins>
      <w:ins w:id="11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are linearly independent,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$\mathord{\smash[b]{\underset{\raise.3ex\hbox{$\scriptstyle\sim$}}{c}}\vphantom{c}} = \mathord{\smash[b]{\underset{\raise.3ex\hbox{$\scriptstyle\sim$}}{0}}\vphantom{0}}$</w:t>
        </w:r>
      </w:ins>
      <w:ins w:id="121" w:author="PR Preview" w:date="2026-01-01T00:00:00Z">
        <w:r>
          <w:t xml:space="preserve">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So the only solution of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${\mathbf{X}}^{\top}\mathbf{X}\mathord{\smash[b]{\underset{\raise.3ex\hbox{$\scriptstyle\sim$}}{c}}\vphantom{c}} = \mathord{\smash[b]{\underset{\raise.3ex\hbox{$\scriptstyle\sim$}}{0}}\vphantom{0}}$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$\mathord{\smash[b]{\underset{\raise.3ex\hbox{$\scriptstyle\sim$}}{c}}\vphantom{c}} = \mathord{\smash[b]{\underset{\raise.3ex\hbox{$\scriptstyle\sim$}}{0}}\vphantom{0}}$</w:t>
        </w:r>
      </w:ins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which says that the columns of the square matrix</w:t>
        </w:r>
      </w:ins>
      <w:ins w:id="1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are linearly independent,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 a square matrix with linearly independent columns is invertible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[2], Corollary 5.7, p. 143</w:t>
        </w:r>
      </w:ins>
      <w:ins w:id="140" w:author="PR Preview" w:date="2026-01-01T00:00:00Z">
        <w:r>
          <w:t xml:space="preserve">.</w:t>
        </w:r>
      </w:ins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del w:id="141" w:author="PR Preview" w:date="2026-01-01T00:00:00Z">
        <w:r>
          <w:rPr>
            <w:b/>
            <w:bCs/>
          </w:rPr>
          <w:delText xml:space="preserve">Definition 2 (Hat matrix)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For an</w:delText>
        </w:r>
      </w:del>
      <w:del w:id="14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design matrix</w:delText>
        </w:r>
      </w:del>
      <w:del w:id="14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(</w:delText>
        </w:r>
      </w:del>
      <w:hyperlink w:anchor="def-design-matrix">
        <w:del w:id="15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51" w:author="PR Preview" w:date="2026-01-01T00:00:00Z">
        <w:r>
          <w:delText xml:space="preserve">)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with</w:delText>
        </w:r>
      </w:del>
      <w:del w:id="15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rPr>
            <w:b/>
            <w:bCs/>
          </w:rPr>
          <w:delText xml:space="preserve">hat matrix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(Wikipedia contributors 2026h)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is the</w:delText>
        </w:r>
      </w:del>
      <w:del w:id="16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matrix</w:delText>
        </w:r>
      </w:del>
    </w:p>
    <w:p>
      <w:pPr>
        <w:pStyle w:val="BodyText"/>
      </w:pPr>
      <w:ins w:id="167" w:author="PR Preview" w:date="2026-01-01T00:00:00Z">
        <w:r>
          <w:rPr>
            <w:b/>
            <w:bCs/>
          </w:rPr>
          <w:t xml:space="preserve">Definition 2 (Hat matrix)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For an</w:t>
        </w:r>
      </w:ins>
      <w:ins w:id="1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design matrix</w:t>
        </w:r>
      </w:ins>
      <w:ins w:id="17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(</w:t>
        </w:r>
      </w:ins>
      <w:hyperlink w:anchor="def-design-matrix">
        <w:ins w:id="17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7" w:author="PR Preview" w:date="2026-01-01T00:00:00Z">
        <w:r>
          <w:t xml:space="preserve">)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with</w:t>
        </w:r>
      </w:ins>
      <w:ins w:id="18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81" w:author="PR Preview" w:date="2026-01-01T00:00:00Z">
        <w:r>
          <w:t xml:space="preserve">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b/>
            <w:bCs/>
          </w:rPr>
          <w:t xml:space="preserve">hat matrix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[3]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the</w:t>
        </w:r>
      </w:ins>
      <w:ins w:id="1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matrix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del w:id="193" w:author="PR Preview" w:date="2026-01-01T00:00:00Z">
        <w:r>
          <w:rPr>
            <w:b/>
            <w:bCs/>
          </w:rPr>
          <w:delText xml:space="preserve">Definition 4 (Generalized inverse)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A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rPr>
            <w:b/>
            <w:bCs/>
          </w:rPr>
          <w:delText xml:space="preserve">generalized inverse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(Wikipedia contributors 2026c)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of an</w:delText>
        </w:r>
      </w:del>
      <w:del w:id="20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matrix</w:delText>
        </w:r>
      </w:del>
      <w:del w:id="2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is an</w:delText>
        </w:r>
      </w:del>
      <w:del w:id="20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matrix</w:delText>
        </w:r>
      </w:del>
      <w:del w:id="211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such that</w:delText>
        </w:r>
      </w:del>
    </w:p>
    <w:p>
      <w:pPr>
        <w:pStyle w:val="FirstParagraph"/>
      </w:pPr>
      <w:ins w:id="214" w:author="PR Preview" w:date="2026-01-01T00:00:00Z">
        <w:r>
          <w:rPr>
            <w:b/>
            <w:bCs/>
          </w:rPr>
          <w:t xml:space="preserve">Definition 4 (Generalized inverse)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rPr>
            <w:b/>
            <w:bCs/>
          </w:rPr>
          <w:t xml:space="preserve">generalized inverse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[6]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of an</w:t>
        </w:r>
      </w:ins>
      <w:ins w:id="22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matrix</w:t>
        </w:r>
      </w:ins>
      <w:ins w:id="2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is an</w:t>
        </w:r>
      </w:ins>
      <w:ins w:id="22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matrix</w:t>
        </w:r>
      </w:ins>
      <w:ins w:id="232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del w:id="235" w:author="PR Preview" w:date="2026-01-01T00:00:00Z">
        <w:r>
          <w:rPr>
            <w:b/>
            <w:bCs/>
          </w:rPr>
          <w:delText xml:space="preserve">Definition 5 (Moore-Penrose inverse)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rPr>
            <w:b/>
            <w:bCs/>
          </w:rPr>
          <w:delText xml:space="preserve">Moore-Penrose inverse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(Wikipedia contributors 2026f)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of an</w:delText>
        </w:r>
      </w:del>
      <w:del w:id="24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matrix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an</w:delText>
        </w:r>
      </w:del>
      <w:del w:id="25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matrix</w:delText>
        </w:r>
      </w:del>
      <w:del w:id="253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satisfying all four conditions</w:delText>
        </w:r>
      </w:del>
    </w:p>
    <w:p>
      <w:pPr>
        <w:pStyle w:val="BodyText"/>
      </w:pPr>
      <w:ins w:id="256" w:author="PR Preview" w:date="2026-01-01T00:00:00Z">
        <w:r>
          <w:rPr>
            <w:b/>
            <w:bCs/>
          </w:rPr>
          <w:t xml:space="preserve">Definition 5 (Moore-Penrose inverse)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rPr>
            <w:b/>
            <w:bCs/>
          </w:rPr>
          <w:t xml:space="preserve">Moore-Penrose inverse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[7]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of an</w:t>
        </w:r>
      </w:ins>
      <w:ins w:id="26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matrix</w:t>
        </w:r>
      </w:ins>
      <w:ins w:id="2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is an</w:t>
        </w:r>
      </w:ins>
      <w:ins w:id="2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matrix</w:t>
        </w:r>
      </w:ins>
      <w:ins w:id="27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satisfying all four conditions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del w:id="277" w:author="PR Preview" w:date="2026-01-01T00:00:00Z">
        <w:r>
          <w:rPr>
            <w:b/>
            <w:bCs/>
          </w:rPr>
          <w:delText xml:space="preserve">Definition 6 (Consistent linear system)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 linear system (</w:delText>
        </w:r>
      </w:del>
      <w:hyperlink r:id="rId92">
        <w:del w:id="280" w:author="PR Preview" w:date="2026-01-01T00:00:00Z">
          <w:r>
            <w:rPr>
              <w:rStyle w:val="Hyperlink"/>
            </w:rPr>
            <w:delText xml:space="preserve">Definition 14 in Matrices</w:delText>
          </w:r>
        </w:del>
      </w:hyperlink>
      <w:del w:id="281" w:author="PR Preview" w:date="2026-01-01T00:00:00Z">
        <w:r>
          <w:delText xml:space="preserve">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$\mathbf{A} \mathord{\smash[b]{\underset{\raise.3ex\hbox{$\scriptstyle\sim$}}{x}}\vphantom{x}} = \mathord{\smash[b]{\underset{\raise.3ex\hbox{$\scriptstyle\sim$}}{b}}\vphantom{b}}$</w:delText>
        </w:r>
      </w:del>
      <w:del w:id="284" w:author="PR Preview" w:date="2026-01-01T00:00:00Z">
        <w:r>
          <w:delText xml:space="preserve">,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with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</w:delText>
        </w:r>
      </w:del>
      <w:del w:id="29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matrix and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$\mathord{\smash[b]{\underset{\raise.3ex\hbox{$\scriptstyle\sim$}}{b}}\vphantom{b}} \in \mathbb{R}^m$</w:delText>
        </w:r>
      </w:del>
      <w:del w:id="295" w:author="PR Preview" w:date="2026-01-01T00:00:00Z">
        <w:r>
          <w:delText xml:space="preserve">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is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rPr>
            <w:b/>
            <w:bCs/>
          </w:rPr>
          <w:delText xml:space="preserve">consistent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(Wikipedia contributors 2026a)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if it has at least one solution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$\mathord{\smash[b]{\underset{\raise.3ex\hbox{$\scriptstyle\sim$}}{x}}\vphantom{x}} \in \mathbb{R}^n$</w:delText>
        </w:r>
      </w:del>
      <w:del w:id="306" w:author="PR Preview" w:date="2026-01-01T00:00:00Z">
        <w:r>
          <w:delText xml:space="preserve">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rPr>
            <w:b/>
            <w:bCs/>
          </w:rPr>
          <w:delText xml:space="preserve">inconsistent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otherwise.</w:delText>
        </w:r>
      </w:del>
    </w:p>
    <w:p>
      <w:pPr>
        <w:pStyle w:val="BodyText"/>
      </w:pPr>
      <w:ins w:id="313" w:author="PR Preview" w:date="2026-01-01T00:00:00Z">
        <w:r>
          <w:rPr>
            <w:b/>
            <w:bCs/>
          </w:rPr>
          <w:t xml:space="preserve">Definition 6 (Consistent linear system)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 linear system (</w:t>
        </w:r>
      </w:ins>
      <w:hyperlink r:id="rId92">
        <w:ins w:id="316" w:author="PR Preview" w:date="2026-01-01T00:00:00Z">
          <w:r>
            <w:rPr>
              <w:rStyle w:val="Hyperlink"/>
            </w:rPr>
            <w:t xml:space="preserve">Definition 14 in Matrices</w:t>
          </w:r>
        </w:ins>
      </w:hyperlink>
      <w:ins w:id="317" w:author="PR Preview" w:date="2026-01-01T00:00:00Z">
        <w:r>
          <w:t xml:space="preserve">)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with</w:t>
        </w:r>
      </w:ins>
      <w:ins w:id="3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</w:t>
        </w:r>
      </w:ins>
      <w:ins w:id="32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matrix and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$\mathord{\smash[b]{\underset{\raise.3ex\hbox{$\scriptstyle\sim$}}{b}}\vphantom{b}} \in \mathbb{R}^m$</w:t>
        </w:r>
      </w:ins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is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rPr>
            <w:b/>
            <w:bCs/>
          </w:rPr>
          <w:t xml:space="preserve">consistent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[8]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if it has at least one solution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$\mathord{\smash[b]{\underset{\raise.3ex\hbox{$\scriptstyle\sim$}}{x}}\vphantom{x}} \in \mathbb{R}^n$</w:t>
        </w:r>
      </w:ins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and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rPr>
            <w:b/>
            <w:bCs/>
          </w:rPr>
          <w:t xml:space="preserve">inconsistent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otherwise.</w:t>
        </w:r>
      </w:ins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1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del w:id="349" w:author="PR Preview" w:date="2026-01-01T00:00:00Z">
        <w:r>
          <w:rPr>
            <w:b/>
            <w:bCs/>
          </w:rPr>
          <w:delText xml:space="preserve">Definition 7 (Upper triangular matrix)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A square matrix</w:delText>
        </w:r>
      </w:del>
      <w:del w:id="352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is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rPr>
            <w:b/>
            <w:bCs/>
          </w:rPr>
          <w:delText xml:space="preserve">upper triangular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(Wikipedia contributors 2026i)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if every entry below the diagonal is</w:delText>
        </w:r>
      </w:del>
      <w:del w:id="361" w:author="PR Preview" w:date="2026-01-01T00:00:00Z">
        <w:r>
          <w:delText xml:space="preserve"> </w:delText>
        </w:r>
      </w:del>
      <m:oMath>
        <m:r>
          <m:t>0</m:t>
        </m:r>
      </m:oMath>
      <w:del w:id="362" w:author="PR Preview" w:date="2026-01-01T00:00:00Z">
        <w:r>
          <w:delText xml:space="preserve">:</w:delText>
        </w:r>
      </w:del>
      <w:del w:id="363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whenever</w:delText>
        </w:r>
      </w:del>
      <w:del w:id="36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j</m:t>
        </m:r>
      </m:oMath>
      <w:del w:id="367" w:author="PR Preview" w:date="2026-01-01T00:00:00Z">
        <w:r>
          <w:delText xml:space="preserve">.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Definition 7 (Upper triangular matrix)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 square matrix</w:t>
        </w:r>
      </w:ins>
      <w:ins w:id="37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rPr>
            <w:b/>
            <w:bCs/>
          </w:rPr>
          <w:t xml:space="preserve">upper triangular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[10]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if every entry below the diagonal is</w:t>
        </w:r>
      </w:ins>
      <w:ins w:id="380" w:author="PR Preview" w:date="2026-01-01T00:00:00Z">
        <w:r>
          <w:t xml:space="preserve"> </w:t>
        </w:r>
      </w:ins>
      <m:oMath>
        <m:r>
          <m:t>0</m:t>
        </m:r>
      </m:oMath>
      <w:ins w:id="381" w:author="PR Preview" w:date="2026-01-01T00:00:00Z">
        <w:r>
          <w:t xml:space="preserve">:</w:t>
        </w:r>
      </w:ins>
      <w:ins w:id="382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whenever</w:t>
        </w:r>
      </w:ins>
      <w:ins w:id="38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j</m:t>
        </m:r>
      </m:oMath>
      <w:ins w:id="386" w:author="PR Preview" w:date="2026-01-01T00:00:00Z">
        <w:r>
          <w:t xml:space="preserve">.</w:t>
        </w:r>
      </w:ins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del w:id="387" w:author="PR Preview" w:date="2026-01-01T00:00:00Z">
        <w:r>
          <w:rPr>
            <w:b/>
            <w:bCs/>
          </w:rPr>
          <w:delText xml:space="preserve">Definition 10 (Least squares solution)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Let</w:delText>
        </w:r>
      </w:del>
      <w:del w:id="39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be</w:delText>
        </w:r>
      </w:del>
      <w:del w:id="39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and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$\mathord{\smash[b]{\underset{\raise.3ex\hbox{$\scriptstyle\sim$}}{b}}\vphantom{b}} \in \mathbb{R}^m$</w:delText>
        </w:r>
      </w:del>
      <w:del w:id="398" w:author="PR Preview" w:date="2026-01-01T00:00:00Z">
        <w:r>
          <w:delText xml:space="preserve">.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A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rPr>
            <w:b/>
            <w:bCs/>
          </w:rPr>
          <w:delText xml:space="preserve">least squares solution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(Wikipedia contributors 2026d)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of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$\mathbf{A} \mathord{\smash[b]{\underset{\raise.3ex\hbox{$\scriptstyle\sim$}}{x}}\vphantom{x}} = \mathord{\smash[b]{\underset{\raise.3ex\hbox{$\scriptstyle\sim$}}{b}}\vphantom{b}}$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is a vector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$\hat{\mathord{\smash[b]{\underset{\raise.3ex\hbox{$\scriptstyle\sim$}}{x}}\vphantom{x}}} \in \mathbb{R}^n$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such that</w:delText>
        </w:r>
      </w:del>
    </w:p>
    <w:p>
      <w:pPr>
        <w:pStyle w:val="FirstParagraph"/>
      </w:pPr>
      <w:ins w:id="415" w:author="PR Preview" w:date="2026-01-01T00:00:00Z">
        <w:r>
          <w:rPr>
            <w:b/>
            <w:bCs/>
          </w:rPr>
          <w:t xml:space="preserve">Definition 10 (Least squares solution)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Let</w:t>
        </w:r>
      </w:ins>
      <w:ins w:id="4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be</w:t>
        </w:r>
      </w:ins>
      <w:ins w:id="42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$\mathord{\smash[b]{\underset{\raise.3ex\hbox{$\scriptstyle\sim$}}{b}}\vphantom{b}} \in \mathbb{R}^m$</w:t>
        </w:r>
      </w:ins>
      <w:ins w:id="426" w:author="PR Preview" w:date="2026-01-01T00:00:00Z">
        <w:r>
          <w:t xml:space="preserve">.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rPr>
            <w:b/>
            <w:bCs/>
          </w:rPr>
          <w:t xml:space="preserve">least squares solution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[11]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of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is a vector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$\hat{\mathord{\smash[b]{\underset{\raise.3ex\hbox{$\scriptstyle\sim$}}{x}}\vphantom{x}}} \in \mathbb{R}^n$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such that</w:t>
        </w:r>
      </w:ins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del w:id="443" w:author="PR Preview" w:date="2026-01-01T00:00:00Z">
        <w:r>
          <w:rPr>
            <w:b/>
            <w:bCs/>
          </w:rPr>
          <w:delText xml:space="preserve">Definition 11 (Normal equations)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For</w:delText>
        </w:r>
      </w:del>
      <w:del w:id="4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and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$\mathord{\smash[b]{\underset{\raise.3ex\hbox{$\scriptstyle\sim$}}{b}}\vphantom{b}}$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as in</w:delText>
        </w:r>
      </w:del>
      <w:del w:id="453" w:author="PR Preview" w:date="2026-01-01T00:00:00Z">
        <w:r>
          <w:delText xml:space="preserve"> </w:delText>
        </w:r>
      </w:del>
      <w:hyperlink w:anchor="def-least-squares">
        <w:del w:id="45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55" w:author="PR Preview" w:date="2026-01-01T00:00:00Z">
        <w:r>
          <w:delText xml:space="preserve">,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the equations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${\mathbf{A}}^{\top} \mathbf{A} \mathord{\smash[b]{\underset{\raise.3ex\hbox{$\scriptstyle\sim$}}{x}}\vphantom{x}} = {\mathbf{A}}^{\top} \mathord{\smash[b]{\underset{\raise.3ex\hbox{$\scriptstyle\sim$}}{b}}\vphantom{b}}$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are the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rPr>
            <w:b/>
            <w:bCs/>
          </w:rPr>
          <w:delText xml:space="preserve">normal equations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(Wikipedia contributors 2026g)</w:delText>
        </w:r>
      </w:del>
      <w:del w:id="466" w:author="PR Preview" w:date="2026-01-01T00:00:00Z">
        <w:r>
          <w:delText xml:space="preserve">.</w:delText>
        </w:r>
      </w:del>
    </w:p>
    <w:p>
      <w:pPr>
        <w:pStyle w:val="BodyText"/>
      </w:pPr>
      <w:ins w:id="467" w:author="PR Preview" w:date="2026-01-01T00:00:00Z">
        <w:r>
          <w:rPr>
            <w:b/>
            <w:bCs/>
          </w:rPr>
          <w:t xml:space="preserve">Definition 11 (Normal equations)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For</w:t>
        </w:r>
      </w:ins>
      <w:ins w:id="4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and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$\mathord{\smash[b]{\underset{\raise.3ex\hbox{$\scriptstyle\sim$}}{b}}\vphantom{b}}$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as in</w:t>
        </w:r>
      </w:ins>
      <w:ins w:id="477" w:author="PR Preview" w:date="2026-01-01T00:00:00Z">
        <w:r>
          <w:t xml:space="preserve"> </w:t>
        </w:r>
      </w:ins>
      <w:hyperlink w:anchor="def-least-squares">
        <w:ins w:id="47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79" w:author="PR Preview" w:date="2026-01-01T00:00:00Z">
        <w:r>
          <w:t xml:space="preserve">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 equations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${\mathbf{A}}^{\top} \mathbf{A} \mathord{\smash[b]{\underset{\raise.3ex\hbox{$\scriptstyle\sim$}}{x}}\vphantom{x}} = {\mathbf{A}}^{\top} \mathord{\smash[b]{\underset{\raise.3ex\hbox{$\scriptstyle\sim$}}{b}}\vphantom{b}}$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are the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rPr>
            <w:b/>
            <w:bCs/>
          </w:rPr>
          <w:t xml:space="preserve">normal equations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[12]</w:t>
        </w:r>
      </w:ins>
      <w:ins w:id="490" w:author="PR Preview" w:date="2026-01-01T00:00:00Z">
        <w:r>
          <w:t xml:space="preserve">.</w:t>
        </w:r>
      </w:ins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del w:id="491" w:author="PR Preview" w:date="2026-01-01T00:00:00Z">
        <w:r>
          <w:rPr>
            <w:b/>
            <w:bCs/>
          </w:rPr>
          <w:delText xml:space="preserve">Definition 12 (LU factorization)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An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rPr>
            <w:b/>
            <w:bCs/>
          </w:rPr>
          <w:delText xml:space="preserve">LU factorization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(Wikipedia contributors 2026e)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of an</w:delText>
        </w:r>
      </w:del>
      <w:del w:id="50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matrix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is a product</w:delText>
        </w:r>
      </w:del>
      <w:del w:id="5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with</w:delText>
        </w:r>
      </w:del>
      <w:del w:id="509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unit lower triangular (</w:delText>
        </w:r>
      </w:del>
      <w:hyperlink w:anchor="def-unit-lower-triangular-matrix">
        <w:del w:id="512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13" w:author="PR Preview" w:date="2026-01-01T00:00:00Z">
        <w:r>
          <w:delText xml:space="preserve">) and</w:delText>
        </w:r>
      </w:del>
      <w:del w:id="51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upper triangular (</w:delText>
        </w:r>
      </w:del>
      <w:hyperlink w:anchor="def-triangular-matrix">
        <w:del w:id="51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18" w:author="PR Preview" w:date="2026-01-01T00:00:00Z">
        <w:r>
          <w:delText xml:space="preserve">).</w:delText>
        </w:r>
      </w:del>
    </w:p>
    <w:p>
      <w:pPr>
        <w:pStyle w:val="BodyText"/>
      </w:pPr>
      <w:ins w:id="519" w:author="PR Preview" w:date="2026-01-01T00:00:00Z">
        <w:r>
          <w:rPr>
            <w:b/>
            <w:bCs/>
          </w:rPr>
          <w:t xml:space="preserve">Definition 12 (LU factorization)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rPr>
            <w:b/>
            <w:bCs/>
          </w:rPr>
          <w:t xml:space="preserve">LU factorization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[13]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of an</w:t>
        </w:r>
      </w:ins>
      <w:ins w:id="5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matrix</w:t>
        </w:r>
      </w:ins>
      <w:ins w:id="5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is a product</w:t>
        </w:r>
      </w:ins>
      <w:ins w:id="5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with</w:t>
        </w:r>
      </w:ins>
      <w:ins w:id="537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unit lower triangular (</w:t>
        </w:r>
      </w:ins>
      <w:hyperlink w:anchor="def-unit-lower-triangular-matrix">
        <w:ins w:id="54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41" w:author="PR Preview" w:date="2026-01-01T00:00:00Z">
        <w:r>
          <w:t xml:space="preserve">) and</w:t>
        </w:r>
      </w:ins>
      <w:ins w:id="54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upper triangular (</w:t>
        </w:r>
      </w:ins>
      <w:hyperlink w:anchor="def-triangular-matrix">
        <w:ins w:id="54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46" w:author="PR Preview" w:date="2026-01-01T00:00:00Z">
        <w:r>
          <w:t xml:space="preserve">).</w:t>
        </w:r>
      </w:ins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End w:id="142"/>
    <w:bookmarkStart w:id="17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del w:id="547" w:author="PR Preview" w:date="2026-01-01T00:00:00Z">
        <w:r>
          <w:delText xml:space="preserve">Wikipedia contributors (2026b)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— design matrices in regression</w:delText>
        </w:r>
      </w:del>
    </w:p>
    <w:p>
      <w:pPr>
        <w:numPr>
          <w:ilvl w:val="0"/>
          <w:numId w:val="1013"/>
        </w:numPr>
      </w:pPr>
      <w:del w:id="550" w:author="PR Preview" w:date="2026-01-01T00:00:00Z">
        <w:r>
          <w:delText xml:space="preserve">Wikipedia contributors (2026h)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— the projection (hat) matrix</w:delText>
        </w:r>
      </w:del>
    </w:p>
    <w:p>
      <w:pPr>
        <w:numPr>
          <w:ilvl w:val="0"/>
          <w:numId w:val="1013"/>
        </w:numPr>
      </w:pPr>
      <w:del w:id="553" w:author="PR Preview" w:date="2026-01-01T00:00:00Z">
        <w:r>
          <w:delText xml:space="preserve">Wikipedia contributors (2026c)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— generalized inverses and their types</w:delText>
        </w:r>
      </w:del>
    </w:p>
    <w:p>
      <w:pPr>
        <w:numPr>
          <w:ilvl w:val="0"/>
          <w:numId w:val="1013"/>
        </w:numPr>
      </w:pPr>
      <w:del w:id="556" w:author="PR Preview" w:date="2026-01-01T00:00:00Z">
        <w:r>
          <w:delText xml:space="preserve">Wikipedia contributors (2026f)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— the Moore-Penrose inverse and its properties</w:delText>
        </w:r>
      </w:del>
    </w:p>
    <w:p>
      <w:pPr>
        <w:numPr>
          <w:ilvl w:val="0"/>
          <w:numId w:val="1013"/>
        </w:numPr>
      </w:pPr>
      <w:del w:id="559" w:author="PR Preview" w:date="2026-01-01T00:00:00Z">
        <w:r>
          <w:delText xml:space="preserve">Wikipedia contributors (2026d)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— least squares, with its history and variants</w:delText>
        </w:r>
      </w:del>
    </w:p>
    <w:p>
      <w:pPr>
        <w:numPr>
          <w:ilvl w:val="0"/>
          <w:numId w:val="1013"/>
        </w:numPr>
      </w:pPr>
      <w:del w:id="562" w:author="PR Preview" w:date="2026-01-01T00:00:00Z">
        <w:r>
          <w:delText xml:space="preserve">Wikipedia contributors (2026g)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— the normal equations</w:delText>
        </w:r>
      </w:del>
    </w:p>
    <w:p>
      <w:pPr>
        <w:numPr>
          <w:ilvl w:val="0"/>
          <w:numId w:val="1013"/>
        </w:numPr>
      </w:pPr>
      <w:del w:id="565" w:author="PR Preview" w:date="2026-01-01T00:00:00Z">
        <w:r>
          <w:delText xml:space="preserve">Wikipedia contributors (2026i)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— triangular matrices and back substitution</w:delText>
        </w:r>
      </w:del>
    </w:p>
    <w:p>
      <w:pPr>
        <w:numPr>
          <w:ilvl w:val="0"/>
          <w:numId w:val="1013"/>
        </w:numPr>
      </w:pPr>
      <w:del w:id="568" w:author="PR Preview" w:date="2026-01-01T00:00:00Z">
        <w:r>
          <w:delText xml:space="preserve">Wikipedia contributors (2026e)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— the LU decomposition</w:delText>
        </w:r>
      </w:del>
    </w:p>
    <w:p>
      <w:pPr>
        <w:numPr>
          <w:ilvl w:val="0"/>
          <w:numId w:val="1013"/>
        </w:numPr>
      </w:pPr>
      <w:del w:id="571" w:author="PR Preview" w:date="2026-01-01T00:00:00Z">
        <w:r>
          <w:delText xml:space="preserve">Wikipedia contributors (2026a)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— consistent and inconsistent systems of equations</w:delText>
        </w:r>
      </w:del>
    </w:p>
    <w:p>
      <w:pPr>
        <w:pStyle w:val="Bibliography"/>
      </w:pPr>
      <w:del w:id="574" w:author="PR Preview" w:date="2026-01-01T00:00:00Z">
        <w:r>
          <w:delText xml:space="preserve">Banerjee, Sudipto, and Anindya Roy. 2014.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rPr>
            <w:i/>
            <w:iCs/>
          </w:rPr>
          <w:delText xml:space="preserve">Linear Algebra and Matrix Analysis for Statistics</w:delText>
        </w:r>
      </w:del>
      <w:del w:id="577" w:author="PR Preview" w:date="2026-01-01T00:00:00Z">
        <w:r>
          <w:delText xml:space="preserve">. Vol. 181. Crc Press Boca Raton.</w:delText>
        </w:r>
      </w:del>
      <w:del w:id="578" w:author="PR Preview" w:date="2026-01-01T00:00:00Z">
        <w:r>
          <w:delText xml:space="preserve"> </w:delText>
        </w:r>
      </w:del>
      <w:hyperlink r:id="rId145">
        <w:del w:id="579" w:author="PR Preview" w:date="2026-01-01T00:00:00Z">
          <w:r>
            <w:rPr>
              <w:rStyle w:val="Hyperlink"/>
            </w:rPr>
            <w:delText xml:space="preserve">https://www.routledge.com/Linear-Algebra-and-Matrix-Analysis-for-Statistics/Banerjee-Roy/p/book/9781420095388</w:delText>
          </w:r>
        </w:del>
      </w:hyperlink>
      <w:del w:id="580" w:author="PR Preview" w:date="2026-01-01T00:00:00Z">
        <w:r>
          <w:delText xml:space="preserve">.</w:delText>
        </w:r>
      </w:del>
    </w:p>
    <w:p>
      <w:pPr>
        <w:pStyle w:val="Bibliography"/>
      </w:pPr>
      <w:del w:id="581" w:author="PR Preview" w:date="2026-01-01T00:00:00Z">
        <w:r>
          <w:delText xml:space="preserve">Wikipedia contributors. 2026a.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rPr>
            <w:i/>
            <w:iCs/>
          </w:rPr>
          <w:delText xml:space="preserve">Consistent and Inconsistent Equations —</w:delText>
        </w:r>
      </w:del>
      <w:del w:id="584" w:author="PR Preview" w:date="2026-01-01T00:00:00Z">
        <w:r>
          <w:rPr>
            <w:i/>
            <w:iCs/>
          </w:rPr>
          <w:delText xml:space="preserve"> </w:delText>
        </w:r>
      </w:del>
      <w:del w:id="585" w:author="PR Preview" w:date="2026-01-01T00:00:00Z">
        <w:r>
          <w:rPr>
            <w:i/>
            <w:iCs/>
          </w:rPr>
          <w:delText xml:space="preserve">Wikipedia</w:delText>
        </w:r>
      </w:del>
      <w:del w:id="586" w:author="PR Preview" w:date="2026-01-01T00:00:00Z">
        <w:r>
          <w:rPr>
            <w:i/>
            <w:iCs/>
          </w:rPr>
          <w:delText xml:space="preserve">,</w:delText>
        </w:r>
      </w:del>
      <w:del w:id="587" w:author="PR Preview" w:date="2026-01-01T00:00:00Z">
        <w:r>
          <w:rPr>
            <w:i/>
            <w:iCs/>
          </w:rPr>
          <w:delText xml:space="preserve"> </w:delText>
        </w:r>
      </w:del>
      <w:del w:id="588" w:author="PR Preview" w:date="2026-01-01T00:00:00Z">
        <w:r>
          <w:rPr>
            <w:i/>
            <w:iCs/>
          </w:rPr>
          <w:delText xml:space="preserve">the Free Encyclopedia</w:delText>
        </w:r>
      </w:del>
      <w:del w:id="589" w:author="PR Preview" w:date="2026-01-01T00:00:00Z">
        <w:r>
          <w:delText xml:space="preserve">.</w:delText>
        </w:r>
      </w:del>
      <w:del w:id="590" w:author="PR Preview" w:date="2026-01-01T00:00:00Z">
        <w:r>
          <w:delText xml:space="preserve"> </w:delText>
        </w:r>
      </w:del>
      <w:hyperlink r:id="rId157">
        <w:del w:id="591" w:author="PR Preview" w:date="2026-01-01T00:00:00Z">
          <w:r>
            <w:rPr>
              <w:rStyle w:val="Hyperlink"/>
            </w:rPr>
            <w:delText xml:space="preserve">https://en.wikipedia.org/wiki/Consistent_and_inconsistent_equations</w:delText>
          </w:r>
        </w:del>
      </w:hyperlink>
      <w:del w:id="592" w:author="PR Preview" w:date="2026-01-01T00:00:00Z">
        <w:r>
          <w:delText xml:space="preserve">.</w:delText>
        </w:r>
      </w:del>
    </w:p>
    <w:p>
      <w:pPr>
        <w:pStyle w:val="Bibliography"/>
      </w:pPr>
      <w:del w:id="593" w:author="PR Preview" w:date="2026-01-01T00:00:00Z">
        <w:r>
          <w:delText xml:space="preserve">Wikipedia contributors. 2026b.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rPr>
            <w:i/>
            <w:iCs/>
          </w:rPr>
          <w:delText xml:space="preserve">Design Matrix —</w:delText>
        </w:r>
      </w:del>
      <w:del w:id="596" w:author="PR Preview" w:date="2026-01-01T00:00:00Z">
        <w:r>
          <w:rPr>
            <w:i/>
            <w:iCs/>
          </w:rPr>
          <w:delText xml:space="preserve"> </w:delText>
        </w:r>
      </w:del>
      <w:del w:id="597" w:author="PR Preview" w:date="2026-01-01T00:00:00Z">
        <w:r>
          <w:rPr>
            <w:i/>
            <w:iCs/>
          </w:rPr>
          <w:delText xml:space="preserve">Wikipedia</w:delText>
        </w:r>
      </w:del>
      <w:del w:id="598" w:author="PR Preview" w:date="2026-01-01T00:00:00Z">
        <w:r>
          <w:rPr>
            <w:i/>
            <w:iCs/>
          </w:rPr>
          <w:delText xml:space="preserve">,</w:delText>
        </w:r>
      </w:del>
      <w:del w:id="599" w:author="PR Preview" w:date="2026-01-01T00:00:00Z">
        <w:r>
          <w:rPr>
            <w:i/>
            <w:iCs/>
          </w:rPr>
          <w:delText xml:space="preserve"> </w:delText>
        </w:r>
      </w:del>
      <w:del w:id="600" w:author="PR Preview" w:date="2026-01-01T00:00:00Z">
        <w:r>
          <w:rPr>
            <w:i/>
            <w:iCs/>
          </w:rPr>
          <w:delText xml:space="preserve">the Free Encyclopedia</w:delText>
        </w:r>
      </w:del>
      <w:del w:id="601" w:author="PR Preview" w:date="2026-01-01T00:00:00Z">
        <w:r>
          <w:delText xml:space="preserve">.</w:delText>
        </w:r>
      </w:del>
      <w:del w:id="602" w:author="PR Preview" w:date="2026-01-01T00:00:00Z">
        <w:r>
          <w:delText xml:space="preserve"> </w:delText>
        </w:r>
      </w:del>
      <w:hyperlink r:id="rId143">
        <w:del w:id="603" w:author="PR Preview" w:date="2026-01-01T00:00:00Z">
          <w:r>
            <w:rPr>
              <w:rStyle w:val="Hyperlink"/>
            </w:rPr>
            <w:delText xml:space="preserve">https://en.wikipedia.org/wiki/Design_matrix</w:delText>
          </w:r>
        </w:del>
      </w:hyperlink>
      <w:del w:id="604" w:author="PR Preview" w:date="2026-01-01T00:00:00Z">
        <w:r>
          <w:delText xml:space="preserve">.</w:delText>
        </w:r>
      </w:del>
    </w:p>
    <w:p>
      <w:pPr>
        <w:pStyle w:val="Bibliography"/>
      </w:pPr>
      <w:del w:id="605" w:author="PR Preview" w:date="2026-01-01T00:00:00Z">
        <w:r>
          <w:delText xml:space="preserve">Wikipedia contributors. 2026c.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rPr>
            <w:i/>
            <w:iCs/>
          </w:rPr>
          <w:delText xml:space="preserve">Generalized Inverse —</w:delText>
        </w:r>
      </w:del>
      <w:del w:id="608" w:author="PR Preview" w:date="2026-01-01T00:00:00Z">
        <w:r>
          <w:rPr>
            <w:i/>
            <w:iCs/>
          </w:rPr>
          <w:delText xml:space="preserve"> </w:delText>
        </w:r>
      </w:del>
      <w:del w:id="609" w:author="PR Preview" w:date="2026-01-01T00:00:00Z">
        <w:r>
          <w:rPr>
            <w:i/>
            <w:iCs/>
          </w:rPr>
          <w:delText xml:space="preserve">Wikipedia</w:delText>
        </w:r>
      </w:del>
      <w:del w:id="610" w:author="PR Preview" w:date="2026-01-01T00:00:00Z">
        <w:r>
          <w:rPr>
            <w:i/>
            <w:iCs/>
          </w:rPr>
          <w:delText xml:space="preserve">,</w:delText>
        </w:r>
      </w:del>
      <w:del w:id="611" w:author="PR Preview" w:date="2026-01-01T00:00:00Z">
        <w:r>
          <w:rPr>
            <w:i/>
            <w:iCs/>
          </w:rPr>
          <w:delText xml:space="preserve"> </w:delText>
        </w:r>
      </w:del>
      <w:del w:id="612" w:author="PR Preview" w:date="2026-01-01T00:00:00Z">
        <w:r>
          <w:rPr>
            <w:i/>
            <w:iCs/>
          </w:rPr>
          <w:delText xml:space="preserve">the Free Encyclopedia</w:delText>
        </w:r>
      </w:del>
      <w:del w:id="613" w:author="PR Preview" w:date="2026-01-01T00:00:00Z">
        <w:r>
          <w:delText xml:space="preserve">.</w:delText>
        </w:r>
      </w:del>
      <w:del w:id="614" w:author="PR Preview" w:date="2026-01-01T00:00:00Z">
        <w:r>
          <w:delText xml:space="preserve"> </w:delText>
        </w:r>
      </w:del>
      <w:hyperlink r:id="rId153">
        <w:del w:id="615" w:author="PR Preview" w:date="2026-01-01T00:00:00Z">
          <w:r>
            <w:rPr>
              <w:rStyle w:val="Hyperlink"/>
            </w:rPr>
            <w:delText xml:space="preserve">https://en.wikipedia.org/wiki/Generalized_inverse</w:delText>
          </w:r>
        </w:del>
      </w:hyperlink>
      <w:del w:id="616" w:author="PR Preview" w:date="2026-01-01T00:00:00Z">
        <w:r>
          <w:delText xml:space="preserve">.</w:delText>
        </w:r>
      </w:del>
    </w:p>
    <w:p>
      <w:pPr>
        <w:pStyle w:val="Bibliography"/>
      </w:pPr>
      <w:del w:id="617" w:author="PR Preview" w:date="2026-01-01T00:00:00Z">
        <w:r>
          <w:delText xml:space="preserve">Wikipedia contributors. 2026d.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rPr>
            <w:i/>
            <w:iCs/>
          </w:rPr>
          <w:delText xml:space="preserve">Least Squares —</w:delText>
        </w:r>
      </w:del>
      <w:del w:id="620" w:author="PR Preview" w:date="2026-01-01T00:00:00Z">
        <w:r>
          <w:rPr>
            <w:i/>
            <w:iCs/>
          </w:rPr>
          <w:delText xml:space="preserve"> </w:delText>
        </w:r>
      </w:del>
      <w:del w:id="621" w:author="PR Preview" w:date="2026-01-01T00:00:00Z">
        <w:r>
          <w:rPr>
            <w:i/>
            <w:iCs/>
          </w:rPr>
          <w:delText xml:space="preserve">Wikipedia</w:delText>
        </w:r>
      </w:del>
      <w:del w:id="622" w:author="PR Preview" w:date="2026-01-01T00:00:00Z">
        <w:r>
          <w:rPr>
            <w:i/>
            <w:iCs/>
          </w:rPr>
          <w:delText xml:space="preserve">,</w:delText>
        </w:r>
      </w:del>
      <w:del w:id="623" w:author="PR Preview" w:date="2026-01-01T00:00:00Z">
        <w:r>
          <w:rPr>
            <w:i/>
            <w:iCs/>
          </w:rPr>
          <w:delText xml:space="preserve"> </w:delText>
        </w:r>
      </w:del>
      <w:del w:id="624" w:author="PR Preview" w:date="2026-01-01T00:00:00Z">
        <w:r>
          <w:rPr>
            <w:i/>
            <w:iCs/>
          </w:rPr>
          <w:delText xml:space="preserve">the Free Encyclopedia</w:delText>
        </w:r>
      </w:del>
      <w:del w:id="625" w:author="PR Preview" w:date="2026-01-01T00:00:00Z">
        <w:r>
          <w:delText xml:space="preserve">.</w:delText>
        </w:r>
      </w:del>
      <w:del w:id="626" w:author="PR Preview" w:date="2026-01-01T00:00:00Z">
        <w:r>
          <w:delText xml:space="preserve"> </w:delText>
        </w:r>
      </w:del>
      <w:hyperlink r:id="rId163">
        <w:del w:id="627" w:author="PR Preview" w:date="2026-01-01T00:00:00Z">
          <w:r>
            <w:rPr>
              <w:rStyle w:val="Hyperlink"/>
            </w:rPr>
            <w:delText xml:space="preserve">https://en.wikipedia.org/wiki/Least_squares</w:delText>
          </w:r>
        </w:del>
      </w:hyperlink>
      <w:del w:id="628" w:author="PR Preview" w:date="2026-01-01T00:00:00Z">
        <w:r>
          <w:delText xml:space="preserve">.</w:delText>
        </w:r>
      </w:del>
    </w:p>
    <w:p>
      <w:pPr>
        <w:pStyle w:val="Bibliography"/>
      </w:pPr>
      <w:del w:id="629" w:author="PR Preview" w:date="2026-01-01T00:00:00Z">
        <w:r>
          <w:delText xml:space="preserve">Wikipedia contributors. 2026e.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rPr>
            <w:i/>
            <w:iCs/>
          </w:rPr>
          <w:delText xml:space="preserve">LU Decomposition —</w:delText>
        </w:r>
      </w:del>
      <w:del w:id="632" w:author="PR Preview" w:date="2026-01-01T00:00:00Z">
        <w:r>
          <w:rPr>
            <w:i/>
            <w:iCs/>
          </w:rPr>
          <w:delText xml:space="preserve"> </w:delText>
        </w:r>
      </w:del>
      <w:del w:id="633" w:author="PR Preview" w:date="2026-01-01T00:00:00Z">
        <w:r>
          <w:rPr>
            <w:i/>
            <w:iCs/>
          </w:rPr>
          <w:delText xml:space="preserve">Wikipedia</w:delText>
        </w:r>
      </w:del>
      <w:del w:id="634" w:author="PR Preview" w:date="2026-01-01T00:00:00Z">
        <w:r>
          <w:rPr>
            <w:i/>
            <w:iCs/>
          </w:rPr>
          <w:delText xml:space="preserve">,</w:delText>
        </w:r>
      </w:del>
      <w:del w:id="635" w:author="PR Preview" w:date="2026-01-01T00:00:00Z">
        <w:r>
          <w:rPr>
            <w:i/>
            <w:iCs/>
          </w:rPr>
          <w:delText xml:space="preserve"> </w:delText>
        </w:r>
      </w:del>
      <w:del w:id="636" w:author="PR Preview" w:date="2026-01-01T00:00:00Z">
        <w:r>
          <w:rPr>
            <w:i/>
            <w:iCs/>
          </w:rPr>
          <w:delText xml:space="preserve">the Free Encyclopedia</w:delText>
        </w:r>
      </w:del>
      <w:del w:id="637" w:author="PR Preview" w:date="2026-01-01T00:00:00Z">
        <w:r>
          <w:delText xml:space="preserve">.</w:delText>
        </w:r>
      </w:del>
      <w:del w:id="638" w:author="PR Preview" w:date="2026-01-01T00:00:00Z">
        <w:r>
          <w:delText xml:space="preserve"> </w:delText>
        </w:r>
      </w:del>
      <w:hyperlink r:id="rId167">
        <w:del w:id="639" w:author="PR Preview" w:date="2026-01-01T00:00:00Z">
          <w:r>
            <w:rPr>
              <w:rStyle w:val="Hyperlink"/>
            </w:rPr>
            <w:delText xml:space="preserve">https://en.wikipedia.org/wiki/LU_decomposition</w:delText>
          </w:r>
        </w:del>
      </w:hyperlink>
      <w:del w:id="640" w:author="PR Preview" w:date="2026-01-01T00:00:00Z">
        <w:r>
          <w:delText xml:space="preserve">.</w:delText>
        </w:r>
      </w:del>
    </w:p>
    <w:p>
      <w:pPr>
        <w:pStyle w:val="Bibliography"/>
      </w:pPr>
      <w:del w:id="641" w:author="PR Preview" w:date="2026-01-01T00:00:00Z">
        <w:r>
          <w:delText xml:space="preserve">Wikipedia contributors. 2026f.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rPr>
            <w:i/>
            <w:iCs/>
          </w:rPr>
          <w:delText xml:space="preserve">Moore–Penrose Inverse —</w:delText>
        </w:r>
      </w:del>
      <w:del w:id="644" w:author="PR Preview" w:date="2026-01-01T00:00:00Z">
        <w:r>
          <w:rPr>
            <w:i/>
            <w:iCs/>
          </w:rPr>
          <w:delText xml:space="preserve"> </w:delText>
        </w:r>
      </w:del>
      <w:del w:id="645" w:author="PR Preview" w:date="2026-01-01T00:00:00Z">
        <w:r>
          <w:rPr>
            <w:i/>
            <w:iCs/>
          </w:rPr>
          <w:delText xml:space="preserve">Wikipedia</w:delText>
        </w:r>
      </w:del>
      <w:del w:id="646" w:author="PR Preview" w:date="2026-01-01T00:00:00Z">
        <w:r>
          <w:rPr>
            <w:i/>
            <w:iCs/>
          </w:rPr>
          <w:delText xml:space="preserve">,</w:delText>
        </w:r>
      </w:del>
      <w:del w:id="647" w:author="PR Preview" w:date="2026-01-01T00:00:00Z">
        <w:r>
          <w:rPr>
            <w:i/>
            <w:iCs/>
          </w:rPr>
          <w:delText xml:space="preserve"> </w:delText>
        </w:r>
      </w:del>
      <w:del w:id="648" w:author="PR Preview" w:date="2026-01-01T00:00:00Z">
        <w:r>
          <w:rPr>
            <w:i/>
            <w:iCs/>
          </w:rPr>
          <w:delText xml:space="preserve">the Free Encyclopedia</w:delText>
        </w:r>
      </w:del>
      <w:del w:id="649" w:author="PR Preview" w:date="2026-01-01T00:00:00Z">
        <w:r>
          <w:delText xml:space="preserve">.</w:delText>
        </w:r>
      </w:del>
      <w:del w:id="650" w:author="PR Preview" w:date="2026-01-01T00:00:00Z">
        <w:r>
          <w:delText xml:space="preserve"> </w:delText>
        </w:r>
      </w:del>
      <w:hyperlink r:id="rId155">
        <w:del w:id="651" w:author="PR Preview" w:date="2026-01-01T00:00:00Z">
          <w:r>
            <w:rPr>
              <w:rStyle w:val="Hyperlink"/>
            </w:rPr>
            <w:delText xml:space="preserve">https://en.wikipedia.org/wiki/Moore%E2%80%93Penrose_inverse</w:delText>
          </w:r>
        </w:del>
      </w:hyperlink>
      <w:del w:id="652" w:author="PR Preview" w:date="2026-01-01T00:00:00Z">
        <w:r>
          <w:delText xml:space="preserve">.</w:delText>
        </w:r>
      </w:del>
    </w:p>
    <w:p>
      <w:pPr>
        <w:pStyle w:val="Bibliography"/>
      </w:pPr>
      <w:del w:id="653" w:author="PR Preview" w:date="2026-01-01T00:00:00Z">
        <w:r>
          <w:delText xml:space="preserve">Wikipedia contributors. 2026g.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rPr>
            <w:i/>
            <w:iCs/>
          </w:rPr>
          <w:delText xml:space="preserve">Normal Equations —</w:delText>
        </w:r>
      </w:del>
      <w:del w:id="656" w:author="PR Preview" w:date="2026-01-01T00:00:00Z">
        <w:r>
          <w:rPr>
            <w:i/>
            <w:iCs/>
          </w:rPr>
          <w:delText xml:space="preserve"> </w:delText>
        </w:r>
      </w:del>
      <w:del w:id="657" w:author="PR Preview" w:date="2026-01-01T00:00:00Z">
        <w:r>
          <w:rPr>
            <w:i/>
            <w:iCs/>
          </w:rPr>
          <w:delText xml:space="preserve">Wikipedia</w:delText>
        </w:r>
      </w:del>
      <w:del w:id="658" w:author="PR Preview" w:date="2026-01-01T00:00:00Z">
        <w:r>
          <w:rPr>
            <w:i/>
            <w:iCs/>
          </w:rPr>
          <w:delText xml:space="preserve">,</w:delText>
        </w:r>
      </w:del>
      <w:del w:id="659" w:author="PR Preview" w:date="2026-01-01T00:00:00Z">
        <w:r>
          <w:rPr>
            <w:i/>
            <w:iCs/>
          </w:rPr>
          <w:delText xml:space="preserve"> </w:delText>
        </w:r>
      </w:del>
      <w:del w:id="660" w:author="PR Preview" w:date="2026-01-01T00:00:00Z">
        <w:r>
          <w:rPr>
            <w:i/>
            <w:iCs/>
          </w:rPr>
          <w:delText xml:space="preserve">the Free Encyclopedia</w:delText>
        </w:r>
      </w:del>
      <w:del w:id="661" w:author="PR Preview" w:date="2026-01-01T00:00:00Z">
        <w:r>
          <w:delText xml:space="preserve">.</w:delText>
        </w:r>
      </w:del>
      <w:del w:id="662" w:author="PR Preview" w:date="2026-01-01T00:00:00Z">
        <w:r>
          <w:delText xml:space="preserve"> </w:delText>
        </w:r>
      </w:del>
      <w:hyperlink r:id="rId165">
        <w:del w:id="663" w:author="PR Preview" w:date="2026-01-01T00:00:00Z">
          <w:r>
            <w:rPr>
              <w:rStyle w:val="Hyperlink"/>
            </w:rPr>
            <w:delText xml:space="preserve">https://en.wikipedia.org/wiki/Normal_equations</w:delText>
          </w:r>
        </w:del>
      </w:hyperlink>
      <w:del w:id="664" w:author="PR Preview" w:date="2026-01-01T00:00:00Z">
        <w:r>
          <w:delText xml:space="preserve">.</w:delText>
        </w:r>
      </w:del>
    </w:p>
    <w:p>
      <w:pPr>
        <w:pStyle w:val="Bibliography"/>
      </w:pPr>
      <w:del w:id="665" w:author="PR Preview" w:date="2026-01-01T00:00:00Z">
        <w:r>
          <w:delText xml:space="preserve">Wikipedia contributors. 2026h.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rPr>
            <w:i/>
            <w:iCs/>
          </w:rPr>
          <w:delText xml:space="preserve">Projection Matrix —</w:delText>
        </w:r>
      </w:del>
      <w:del w:id="668" w:author="PR Preview" w:date="2026-01-01T00:00:00Z">
        <w:r>
          <w:rPr>
            <w:i/>
            <w:iCs/>
          </w:rPr>
          <w:delText xml:space="preserve"> </w:delText>
        </w:r>
      </w:del>
      <w:del w:id="669" w:author="PR Preview" w:date="2026-01-01T00:00:00Z">
        <w:r>
          <w:rPr>
            <w:i/>
            <w:iCs/>
          </w:rPr>
          <w:delText xml:space="preserve">Wikipedia</w:delText>
        </w:r>
      </w:del>
      <w:del w:id="670" w:author="PR Preview" w:date="2026-01-01T00:00:00Z">
        <w:r>
          <w:rPr>
            <w:i/>
            <w:iCs/>
          </w:rPr>
          <w:delText xml:space="preserve">,</w:delText>
        </w:r>
      </w:del>
      <w:del w:id="671" w:author="PR Preview" w:date="2026-01-01T00:00:00Z">
        <w:r>
          <w:rPr>
            <w:i/>
            <w:iCs/>
          </w:rPr>
          <w:delText xml:space="preserve"> </w:delText>
        </w:r>
      </w:del>
      <w:del w:id="672" w:author="PR Preview" w:date="2026-01-01T00:00:00Z">
        <w:r>
          <w:rPr>
            <w:i/>
            <w:iCs/>
          </w:rPr>
          <w:delText xml:space="preserve">the Free Encyclopedia</w:delText>
        </w:r>
      </w:del>
      <w:del w:id="673" w:author="PR Preview" w:date="2026-01-01T00:00:00Z">
        <w:r>
          <w:delText xml:space="preserve">.</w:delText>
        </w:r>
      </w:del>
      <w:del w:id="674" w:author="PR Preview" w:date="2026-01-01T00:00:00Z">
        <w:r>
          <w:delText xml:space="preserve"> </w:delText>
        </w:r>
      </w:del>
      <w:hyperlink r:id="rId147">
        <w:del w:id="675" w:author="PR Preview" w:date="2026-01-01T00:00:00Z">
          <w:r>
            <w:rPr>
              <w:rStyle w:val="Hyperlink"/>
            </w:rPr>
            <w:delText xml:space="preserve">https://en.wikipedia.org/wiki/Projection_matrix</w:delText>
          </w:r>
        </w:del>
      </w:hyperlink>
      <w:del w:id="676" w:author="PR Preview" w:date="2026-01-01T00:00:00Z">
        <w:r>
          <w:delText xml:space="preserve">.</w:delText>
        </w:r>
      </w:del>
    </w:p>
    <w:p>
      <w:pPr>
        <w:pStyle w:val="Bibliography"/>
      </w:pPr>
      <w:del w:id="677" w:author="PR Preview" w:date="2026-01-01T00:00:00Z">
        <w:r>
          <w:delText xml:space="preserve">Wikipedia contributors. 2026i.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rPr>
            <w:i/>
            <w:iCs/>
          </w:rPr>
          <w:delText xml:space="preserve">Triangular Matrix —</w:delText>
        </w:r>
      </w:del>
      <w:del w:id="680" w:author="PR Preview" w:date="2026-01-01T00:00:00Z">
        <w:r>
          <w:rPr>
            <w:i/>
            <w:iCs/>
          </w:rPr>
          <w:delText xml:space="preserve"> </w:delText>
        </w:r>
      </w:del>
      <w:del w:id="681" w:author="PR Preview" w:date="2026-01-01T00:00:00Z">
        <w:r>
          <w:rPr>
            <w:i/>
            <w:iCs/>
          </w:rPr>
          <w:delText xml:space="preserve">Wikipedia</w:delText>
        </w:r>
      </w:del>
      <w:del w:id="682" w:author="PR Preview" w:date="2026-01-01T00:00:00Z">
        <w:r>
          <w:rPr>
            <w:i/>
            <w:iCs/>
          </w:rPr>
          <w:delText xml:space="preserve">,</w:delText>
        </w:r>
      </w:del>
      <w:del w:id="683" w:author="PR Preview" w:date="2026-01-01T00:00:00Z">
        <w:r>
          <w:rPr>
            <w:i/>
            <w:iCs/>
          </w:rPr>
          <w:delText xml:space="preserve"> </w:delText>
        </w:r>
      </w:del>
      <w:del w:id="684" w:author="PR Preview" w:date="2026-01-01T00:00:00Z">
        <w:r>
          <w:rPr>
            <w:i/>
            <w:iCs/>
          </w:rPr>
          <w:delText xml:space="preserve">the Free Encyclopedia</w:delText>
        </w:r>
      </w:del>
      <w:del w:id="685" w:author="PR Preview" w:date="2026-01-01T00:00:00Z">
        <w:r>
          <w:delText xml:space="preserve">.</w:delText>
        </w:r>
      </w:del>
      <w:del w:id="686" w:author="PR Preview" w:date="2026-01-01T00:00:00Z">
        <w:r>
          <w:delText xml:space="preserve"> </w:delText>
        </w:r>
      </w:del>
      <w:hyperlink r:id="rId161">
        <w:del w:id="687" w:author="PR Preview" w:date="2026-01-01T00:00:00Z">
          <w:r>
            <w:rPr>
              <w:rStyle w:val="Hyperlink"/>
            </w:rPr>
            <w:delText xml:space="preserve">https://en.wikipedia.org/wiki/Triangular_matrix</w:delText>
          </w:r>
        </w:del>
      </w:hyperlink>
      <w:del w:id="688" w:author="PR Preview" w:date="2026-01-01T00:00:00Z">
        <w:r>
          <w:delText xml:space="preserve">.</w:delText>
        </w:r>
      </w:del>
    </w:p>
    <w:p>
      <w:pPr>
        <w:pStyle w:val="Bibliography"/>
      </w:pPr>
      <w:del w:id="689" w:author="PR Preview" w:date="2026-01-01T00:00:00Z">
        <w:r>
          <w:delText xml:space="preserve">Zhou, Hua. 2024a.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rPr>
            <w:i/>
            <w:iCs/>
          </w:rPr>
          <w:delText xml:space="preserve">Least Squares</w:delText>
        </w:r>
      </w:del>
      <w:del w:id="692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693" w:author="PR Preview" w:date="2026-01-01T00:00:00Z">
        <w:r>
          <w:delText xml:space="preserve"> </w:delText>
        </w:r>
      </w:del>
      <w:hyperlink r:id="rId159">
        <w:del w:id="694" w:author="PR Preview" w:date="2026-01-01T00:00:00Z">
          <w:r>
            <w:rPr>
              <w:rStyle w:val="Hyperlink"/>
            </w:rPr>
            <w:delText xml:space="preserve">https://ucla-biostat-216.github.io/2024fall/slides/08-ls/08-ls.html</w:delText>
          </w:r>
        </w:del>
      </w:hyperlink>
      <w:del w:id="695" w:author="PR Preview" w:date="2026-01-01T00:00:00Z">
        <w:r>
          <w:delText xml:space="preserve">.</w:delText>
        </w:r>
      </w:del>
    </w:p>
    <w:p>
      <w:pPr>
        <w:pStyle w:val="Bibliography"/>
      </w:pPr>
      <w:del w:id="696" w:author="PR Preview" w:date="2026-01-01T00:00:00Z">
        <w:r>
          <w:delText xml:space="preserve">Zhou, Hua. 2024b.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rPr>
            <w:i/>
            <w:iCs/>
          </w:rPr>
          <w:delText xml:space="preserve">Linear Equations and Matrix Inverses</w:delText>
        </w:r>
      </w:del>
      <w:del w:id="699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700" w:author="PR Preview" w:date="2026-01-01T00:00:00Z">
        <w:r>
          <w:delText xml:space="preserve"> </w:delText>
        </w:r>
      </w:del>
      <w:hyperlink r:id="rId151">
        <w:del w:id="701" w:author="PR Preview" w:date="2026-01-01T00:00:00Z">
          <w:r>
            <w:rPr>
              <w:rStyle w:val="Hyperlink"/>
            </w:rPr>
            <w:delText xml:space="preserve">https://ucla-biostat-216.github.io/2024fall/slides/07-matinv/07-matinv.html</w:delText>
          </w:r>
        </w:del>
      </w:hyperlink>
      <w:del w:id="702" w:author="PR Preview" w:date="2026-01-01T00:00:00Z">
        <w:r>
          <w:delText xml:space="preserve">.</w:delText>
        </w:r>
      </w:del>
    </w:p>
    <w:p>
      <w:pPr>
        <w:pStyle w:val="Bibliography"/>
      </w:pPr>
      <w:del w:id="703" w:author="PR Preview" w:date="2026-01-01T00:00:00Z">
        <w:r>
          <w:delText xml:space="preserve">Zhou, Hua. 2024c.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rPr>
            <w:i/>
            <w:iCs/>
          </w:rPr>
          <w:delText xml:space="preserve">Orthogonal Projections</w:delText>
        </w:r>
      </w:del>
      <w:del w:id="706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707" w:author="PR Preview" w:date="2026-01-01T00:00:00Z">
        <w:r>
          <w:delText xml:space="preserve"> </w:delText>
        </w:r>
      </w:del>
      <w:hyperlink r:id="rId149">
        <w:del w:id="708" w:author="PR Preview" w:date="2026-01-01T00:00:00Z">
          <w:r>
            <w:rPr>
              <w:rStyle w:val="Hyperlink"/>
            </w:rPr>
            <w:delText xml:space="preserve">https://ucla-biostat-216.github.io/2024fall/slides/06-orthproj/06-orthproj.html</w:delText>
          </w:r>
        </w:del>
      </w:hyperlink>
      <w:del w:id="709" w:author="PR Preview" w:date="2026-01-01T00:00:00Z">
        <w:r>
          <w:delText xml:space="preserve">.</w:delText>
        </w:r>
      </w:del>
    </w:p>
    <w:p>
      <w:pPr>
        <w:numPr>
          <w:ilvl w:val="0"/>
          <w:numId w:val="1013"/>
        </w:numPr>
      </w:pPr>
      <w:ins w:id="710" w:author="PR Preview" w:date="2026-01-01T00:00:00Z">
        <w:r>
          <w:t xml:space="preserve">Wikipedia contributors [1]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— design matrices in regression</w:t>
        </w:r>
      </w:ins>
    </w:p>
    <w:p>
      <w:pPr>
        <w:numPr>
          <w:ilvl w:val="0"/>
          <w:numId w:val="1013"/>
        </w:numPr>
      </w:pPr>
      <w:ins w:id="713" w:author="PR Preview" w:date="2026-01-01T00:00:00Z">
        <w:r>
          <w:t xml:space="preserve">Wikipedia contributors [3]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— the projection (hat) matrix</w:t>
        </w:r>
      </w:ins>
    </w:p>
    <w:p>
      <w:pPr>
        <w:numPr>
          <w:ilvl w:val="0"/>
          <w:numId w:val="1013"/>
        </w:numPr>
      </w:pPr>
      <w:ins w:id="716" w:author="PR Preview" w:date="2026-01-01T00:00:00Z">
        <w:r>
          <w:t xml:space="preserve">Wikipedia contributors [6]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— generalized inverses and their types</w:t>
        </w:r>
      </w:ins>
    </w:p>
    <w:p>
      <w:pPr>
        <w:numPr>
          <w:ilvl w:val="0"/>
          <w:numId w:val="1013"/>
        </w:numPr>
      </w:pPr>
      <w:ins w:id="719" w:author="PR Preview" w:date="2026-01-01T00:00:00Z">
        <w:r>
          <w:t xml:space="preserve">Wikipedia contributors [7]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— the Moore-Penrose inverse and its properties</w:t>
        </w:r>
      </w:ins>
    </w:p>
    <w:p>
      <w:pPr>
        <w:numPr>
          <w:ilvl w:val="0"/>
          <w:numId w:val="1013"/>
        </w:numPr>
      </w:pPr>
      <w:ins w:id="722" w:author="PR Preview" w:date="2026-01-01T00:00:00Z">
        <w:r>
          <w:t xml:space="preserve">Wikipedia contributors [11]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— least squares, with its history and variants</w:t>
        </w:r>
      </w:ins>
    </w:p>
    <w:p>
      <w:pPr>
        <w:numPr>
          <w:ilvl w:val="0"/>
          <w:numId w:val="1013"/>
        </w:numPr>
      </w:pPr>
      <w:ins w:id="725" w:author="PR Preview" w:date="2026-01-01T00:00:00Z">
        <w:r>
          <w:t xml:space="preserve">Wikipedia contributors [12]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— the normal equations</w:t>
        </w:r>
      </w:ins>
    </w:p>
    <w:p>
      <w:pPr>
        <w:numPr>
          <w:ilvl w:val="0"/>
          <w:numId w:val="1013"/>
        </w:numPr>
      </w:pPr>
      <w:ins w:id="728" w:author="PR Preview" w:date="2026-01-01T00:00:00Z">
        <w:r>
          <w:t xml:space="preserve">Wikipedia contributors [10]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— triangular matrices and back substitution</w:t>
        </w:r>
      </w:ins>
    </w:p>
    <w:p>
      <w:pPr>
        <w:numPr>
          <w:ilvl w:val="0"/>
          <w:numId w:val="1013"/>
        </w:numPr>
      </w:pPr>
      <w:ins w:id="731" w:author="PR Preview" w:date="2026-01-01T00:00:00Z">
        <w:r>
          <w:t xml:space="preserve">Wikipedia contributors [13]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— the LU decomposition</w:t>
        </w:r>
      </w:ins>
    </w:p>
    <w:p>
      <w:pPr>
        <w:numPr>
          <w:ilvl w:val="0"/>
          <w:numId w:val="1013"/>
        </w:numPr>
      </w:pPr>
      <w:ins w:id="734" w:author="PR Preview" w:date="2026-01-01T00:00:00Z">
        <w:r>
          <w:t xml:space="preserve">Wikipedia contributors [8]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— consistent and inconsistent systems of equations</w:t>
        </w:r>
      </w:ins>
    </w:p>
    <w:bookmarkStart w:id="169" w:name="refs"/>
    <w:bookmarkStart w:id="144" w:name="ref-wikipedia_design_matrix"/>
    <w:p>
      <w:pPr>
        <w:pStyle w:val="Bibliography"/>
      </w:pPr>
      <w:ins w:id="737" w:author="PR Preview" w:date="2026-01-01T00:00:00Z">
        <w:r>
          <w:t xml:space="preserve">[1]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	</w:t>
        </w:r>
      </w:ins>
      <w:ins w:id="740" w:author="PR Preview" w:date="2026-01-01T00:00:00Z">
        <w:r>
          <w:t xml:space="preserve">Wikipedia contributors,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“Design matrix —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Wikipedia</w:t>
        </w:r>
      </w:ins>
      <w:ins w:id="745" w:author="PR Preview" w:date="2026-01-01T00:00:00Z">
        <w:r>
          <w:t xml:space="preserve">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the free encyclopedia.”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2026. Available:</w:t>
        </w:r>
      </w:ins>
      <w:ins w:id="750" w:author="PR Preview" w:date="2026-01-01T00:00:00Z">
        <w:r>
          <w:t xml:space="preserve"> </w:t>
        </w:r>
      </w:ins>
      <w:hyperlink r:id="rId143">
        <w:ins w:id="751" w:author="PR Preview" w:date="2026-01-01T00:00:00Z">
          <w:r>
            <w:rPr>
              <w:rStyle w:val="Hyperlink"/>
            </w:rPr>
            <w:t xml:space="preserve">https://en.wikipedia.org/wiki/Design_matrix</w:t>
          </w:r>
        </w:ins>
      </w:hyperlink>
    </w:p>
    <w:bookmarkEnd w:id="144"/>
    <w:bookmarkStart w:id="146" w:name="ref-banerjee2014linear"/>
    <w:p>
      <w:pPr>
        <w:pStyle w:val="Bibliography"/>
      </w:pPr>
      <w:ins w:id="752" w:author="PR Preview" w:date="2026-01-01T00:00:00Z">
        <w:r>
          <w:t xml:space="preserve">[2]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	</w:t>
        </w:r>
      </w:ins>
      <w:ins w:id="755" w:author="PR Preview" w:date="2026-01-01T00:00:00Z">
        <w:r>
          <w:t xml:space="preserve">S. Banerjee and A. Roy,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rPr>
            <w:i/>
            <w:iCs/>
          </w:rPr>
          <w:t xml:space="preserve">Linear algebra and matrix analysis for statistics</w:t>
        </w:r>
      </w:ins>
      <w:ins w:id="758" w:author="PR Preview" w:date="2026-01-01T00:00:00Z">
        <w:r>
          <w:t xml:space="preserve">, vol. 181. Crc Press Boca Raton, 2014. Available:</w:t>
        </w:r>
      </w:ins>
      <w:ins w:id="759" w:author="PR Preview" w:date="2026-01-01T00:00:00Z">
        <w:r>
          <w:t xml:space="preserve"> </w:t>
        </w:r>
      </w:ins>
      <w:hyperlink r:id="rId145">
        <w:ins w:id="760" w:author="PR Preview" w:date="2026-01-01T00:00:00Z">
          <w:r>
            <w:rPr>
              <w:rStyle w:val="Hyperlink"/>
            </w:rPr>
            <w:t xml:space="preserve">https://www.routledge.com/Linear-Algebra-and-Matrix-Analysis-for-Statistics/Banerjee-Roy/p/book/9781420095388</w:t>
          </w:r>
        </w:ins>
      </w:hyperlink>
    </w:p>
    <w:bookmarkEnd w:id="146"/>
    <w:bookmarkStart w:id="148" w:name="ref-wikipedia_projection_matrix"/>
    <w:p>
      <w:pPr>
        <w:pStyle w:val="Bibliography"/>
      </w:pPr>
      <w:ins w:id="761" w:author="PR Preview" w:date="2026-01-01T00:00:00Z">
        <w:r>
          <w:t xml:space="preserve">[3]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	</w:t>
        </w:r>
      </w:ins>
      <w:ins w:id="764" w:author="PR Preview" w:date="2026-01-01T00:00:00Z">
        <w:r>
          <w:t xml:space="preserve">Wikipedia contributors,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“Projection matrix —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Wikipedia</w:t>
        </w:r>
      </w:ins>
      <w:ins w:id="769" w:author="PR Preview" w:date="2026-01-01T00:00:00Z">
        <w:r>
          <w:t xml:space="preserve">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the free encyclopedia.”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2026. Available:</w:t>
        </w:r>
      </w:ins>
      <w:ins w:id="774" w:author="PR Preview" w:date="2026-01-01T00:00:00Z">
        <w:r>
          <w:t xml:space="preserve"> </w:t>
        </w:r>
      </w:ins>
      <w:hyperlink r:id="rId147">
        <w:ins w:id="775" w:author="PR Preview" w:date="2026-01-01T00:00:00Z">
          <w:r>
            <w:rPr>
              <w:rStyle w:val="Hyperlink"/>
            </w:rPr>
            <w:t xml:space="preserve">https://en.wikipedia.org/wiki/Projection_matrix</w:t>
          </w:r>
        </w:ins>
      </w:hyperlink>
    </w:p>
    <w:bookmarkEnd w:id="148"/>
    <w:bookmarkStart w:id="150" w:name="ref-zhou2024orthproj"/>
    <w:p>
      <w:pPr>
        <w:pStyle w:val="Bibliography"/>
      </w:pPr>
      <w:ins w:id="776" w:author="PR Preview" w:date="2026-01-01T00:00:00Z">
        <w:r>
          <w:t xml:space="preserve">[4]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	</w:t>
        </w:r>
      </w:ins>
      <w:ins w:id="779" w:author="PR Preview" w:date="2026-01-01T00:00:00Z">
        <w:r>
          <w:t xml:space="preserve">H. Zhou,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“Orthogonal projections.”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784" w:author="PR Preview" w:date="2026-01-01T00:00:00Z">
        <w:r>
          <w:t xml:space="preserve"> </w:t>
        </w:r>
      </w:ins>
      <w:hyperlink r:id="rId149">
        <w:ins w:id="785" w:author="PR Preview" w:date="2026-01-01T00:00:00Z">
          <w:r>
            <w:rPr>
              <w:rStyle w:val="Hyperlink"/>
            </w:rPr>
            <w:t xml:space="preserve">https://ucla-biostat-216.github.io/2024fall/slides/06-orthproj/06-orthproj.html</w:t>
          </w:r>
        </w:ins>
      </w:hyperlink>
    </w:p>
    <w:bookmarkEnd w:id="150"/>
    <w:bookmarkStart w:id="152" w:name="ref-zhou2024matinv"/>
    <w:p>
      <w:pPr>
        <w:pStyle w:val="Bibliography"/>
      </w:pPr>
      <w:ins w:id="786" w:author="PR Preview" w:date="2026-01-01T00:00:00Z">
        <w:r>
          <w:t xml:space="preserve">[5]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	</w:t>
        </w:r>
      </w:ins>
      <w:ins w:id="789" w:author="PR Preview" w:date="2026-01-01T00:00:00Z">
        <w:r>
          <w:t xml:space="preserve">H. Zhou,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“Linear equations and matrix inverses.”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794" w:author="PR Preview" w:date="2026-01-01T00:00:00Z">
        <w:r>
          <w:t xml:space="preserve"> </w:t>
        </w:r>
      </w:ins>
      <w:hyperlink r:id="rId151">
        <w:ins w:id="795" w:author="PR Preview" w:date="2026-01-01T00:00:00Z">
          <w:r>
            <w:rPr>
              <w:rStyle w:val="Hyperlink"/>
            </w:rPr>
            <w:t xml:space="preserve">https://ucla-biostat-216.github.io/2024fall/slides/07-matinv/07-matinv.html</w:t>
          </w:r>
        </w:ins>
      </w:hyperlink>
    </w:p>
    <w:bookmarkEnd w:id="152"/>
    <w:bookmarkStart w:id="154" w:name="ref-wikipedia_generalized_inverse"/>
    <w:p>
      <w:pPr>
        <w:pStyle w:val="Bibliography"/>
      </w:pPr>
      <w:ins w:id="796" w:author="PR Preview" w:date="2026-01-01T00:00:00Z">
        <w:r>
          <w:t xml:space="preserve">[6]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	</w:t>
        </w:r>
      </w:ins>
      <w:ins w:id="799" w:author="PR Preview" w:date="2026-01-01T00:00:00Z">
        <w:r>
          <w:t xml:space="preserve">Wikipedia contributors,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“Generalized inverse —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Wikipedia</w:t>
        </w:r>
      </w:ins>
      <w:ins w:id="804" w:author="PR Preview" w:date="2026-01-01T00:00:00Z">
        <w:r>
          <w:t xml:space="preserve">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the free encyclopedia.”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2026. Available:</w:t>
        </w:r>
      </w:ins>
      <w:ins w:id="809" w:author="PR Preview" w:date="2026-01-01T00:00:00Z">
        <w:r>
          <w:t xml:space="preserve"> </w:t>
        </w:r>
      </w:ins>
      <w:hyperlink r:id="rId153">
        <w:ins w:id="810" w:author="PR Preview" w:date="2026-01-01T00:00:00Z">
          <w:r>
            <w:rPr>
              <w:rStyle w:val="Hyperlink"/>
            </w:rPr>
            <w:t xml:space="preserve">https://en.wikipedia.org/wiki/Generalized_inverse</w:t>
          </w:r>
        </w:ins>
      </w:hyperlink>
    </w:p>
    <w:bookmarkEnd w:id="154"/>
    <w:bookmarkStart w:id="156" w:name="ref-wikipedia_moore_penrose_inverse"/>
    <w:p>
      <w:pPr>
        <w:pStyle w:val="Bibliography"/>
      </w:pPr>
      <w:ins w:id="811" w:author="PR Preview" w:date="2026-01-01T00:00:00Z">
        <w:r>
          <w:t xml:space="preserve">[7]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	</w:t>
        </w:r>
      </w:ins>
      <w:ins w:id="814" w:author="PR Preview" w:date="2026-01-01T00:00:00Z">
        <w:r>
          <w:t xml:space="preserve">Wikipedia contributors,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“Moore–penrose inverse —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Wikipedia</w:t>
        </w:r>
      </w:ins>
      <w:ins w:id="819" w:author="PR Preview" w:date="2026-01-01T00:00:00Z">
        <w:r>
          <w:t xml:space="preserve">,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the free encyclopedia.”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2026. Available:</w:t>
        </w:r>
      </w:ins>
      <w:ins w:id="824" w:author="PR Preview" w:date="2026-01-01T00:00:00Z">
        <w:r>
          <w:t xml:space="preserve"> </w:t>
        </w:r>
      </w:ins>
      <w:hyperlink r:id="rId155">
        <w:ins w:id="825" w:author="PR Preview" w:date="2026-01-01T00:00:00Z">
          <w:r>
            <w:rPr>
              <w:rStyle w:val="Hyperlink"/>
            </w:rPr>
            <w:t xml:space="preserve">https://en.wikipedia.org/wiki/Moore%E2%80%93Penrose_inverse</w:t>
          </w:r>
        </w:ins>
      </w:hyperlink>
    </w:p>
    <w:bookmarkEnd w:id="156"/>
    <w:bookmarkStart w:id="158" w:name="X97fe57415e7e267285131d5509dc48aaa6368b8"/>
    <w:p>
      <w:pPr>
        <w:pStyle w:val="Bibliography"/>
      </w:pPr>
      <w:ins w:id="826" w:author="PR Preview" w:date="2026-01-01T00:00:00Z">
        <w:r>
          <w:t xml:space="preserve">[8]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	</w:t>
        </w:r>
      </w:ins>
      <w:ins w:id="829" w:author="PR Preview" w:date="2026-01-01T00:00:00Z">
        <w:r>
          <w:t xml:space="preserve">Wikipedia contributors,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“Consistent and inconsistent equations —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Wikipedia</w:t>
        </w:r>
      </w:ins>
      <w:ins w:id="834" w:author="PR Preview" w:date="2026-01-01T00:00:00Z">
        <w:r>
          <w:t xml:space="preserve">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the free encyclopedia.”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2026. Available:</w:t>
        </w:r>
      </w:ins>
      <w:ins w:id="839" w:author="PR Preview" w:date="2026-01-01T00:00:00Z">
        <w:r>
          <w:t xml:space="preserve"> </w:t>
        </w:r>
      </w:ins>
      <w:hyperlink r:id="rId157">
        <w:ins w:id="840" w:author="PR Preview" w:date="2026-01-01T00:00:00Z">
          <w:r>
            <w:rPr>
              <w:rStyle w:val="Hyperlink"/>
            </w:rPr>
            <w:t xml:space="preserve">https://en.wikipedia.org/wiki/Consistent_and_inconsistent_equations</w:t>
          </w:r>
        </w:ins>
      </w:hyperlink>
    </w:p>
    <w:bookmarkEnd w:id="158"/>
    <w:bookmarkStart w:id="160" w:name="ref-zhou2024ls"/>
    <w:p>
      <w:pPr>
        <w:pStyle w:val="Bibliography"/>
      </w:pPr>
      <w:ins w:id="841" w:author="PR Preview" w:date="2026-01-01T00:00:00Z">
        <w:r>
          <w:t xml:space="preserve">[9]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	</w:t>
        </w:r>
      </w:ins>
      <w:ins w:id="844" w:author="PR Preview" w:date="2026-01-01T00:00:00Z">
        <w:r>
          <w:t xml:space="preserve">H. Zhou,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“Least squares.”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849" w:author="PR Preview" w:date="2026-01-01T00:00:00Z">
        <w:r>
          <w:t xml:space="preserve"> </w:t>
        </w:r>
      </w:ins>
      <w:hyperlink r:id="rId159">
        <w:ins w:id="850" w:author="PR Preview" w:date="2026-01-01T00:00:00Z">
          <w:r>
            <w:rPr>
              <w:rStyle w:val="Hyperlink"/>
            </w:rPr>
            <w:t xml:space="preserve">https://ucla-biostat-216.github.io/2024fall/slides/08-ls/08-ls.html</w:t>
          </w:r>
        </w:ins>
      </w:hyperlink>
    </w:p>
    <w:bookmarkEnd w:id="160"/>
    <w:bookmarkStart w:id="162" w:name="ref-wikipedia_triangular_matrix"/>
    <w:p>
      <w:pPr>
        <w:pStyle w:val="Bibliography"/>
      </w:pPr>
      <w:ins w:id="851" w:author="PR Preview" w:date="2026-01-01T00:00:00Z">
        <w:r>
          <w:t xml:space="preserve">[10]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	</w:t>
        </w:r>
      </w:ins>
      <w:ins w:id="854" w:author="PR Preview" w:date="2026-01-01T00:00:00Z">
        <w:r>
          <w:t xml:space="preserve">Wikipedia contributors,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“Triangular matrix —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Wikipedia</w:t>
        </w:r>
      </w:ins>
      <w:ins w:id="859" w:author="PR Preview" w:date="2026-01-01T00:00:00Z">
        <w:r>
          <w:t xml:space="preserve">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the free encyclopedia.”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2026. Available:</w:t>
        </w:r>
      </w:ins>
      <w:ins w:id="864" w:author="PR Preview" w:date="2026-01-01T00:00:00Z">
        <w:r>
          <w:t xml:space="preserve"> </w:t>
        </w:r>
      </w:ins>
      <w:hyperlink r:id="rId161">
        <w:ins w:id="865" w:author="PR Preview" w:date="2026-01-01T00:00:00Z">
          <w:r>
            <w:rPr>
              <w:rStyle w:val="Hyperlink"/>
            </w:rPr>
            <w:t xml:space="preserve">https://en.wikipedia.org/wiki/Triangular_matrix</w:t>
          </w:r>
        </w:ins>
      </w:hyperlink>
    </w:p>
    <w:bookmarkEnd w:id="162"/>
    <w:bookmarkStart w:id="164" w:name="ref-wikipedia_least_squares"/>
    <w:p>
      <w:pPr>
        <w:pStyle w:val="Bibliography"/>
      </w:pPr>
      <w:ins w:id="866" w:author="PR Preview" w:date="2026-01-01T00:00:00Z">
        <w:r>
          <w:t xml:space="preserve">[11]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	</w:t>
        </w:r>
      </w:ins>
      <w:ins w:id="869" w:author="PR Preview" w:date="2026-01-01T00:00:00Z">
        <w:r>
          <w:t xml:space="preserve">Wikipedia contributors,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“Least squares —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Wikipedia</w:t>
        </w:r>
      </w:ins>
      <w:ins w:id="874" w:author="PR Preview" w:date="2026-01-01T00:00:00Z">
        <w:r>
          <w:t xml:space="preserve">,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the free encyclopedia.”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2026. Available:</w:t>
        </w:r>
      </w:ins>
      <w:ins w:id="879" w:author="PR Preview" w:date="2026-01-01T00:00:00Z">
        <w:r>
          <w:t xml:space="preserve"> </w:t>
        </w:r>
      </w:ins>
      <w:hyperlink r:id="rId163">
        <w:ins w:id="880" w:author="PR Preview" w:date="2026-01-01T00:00:00Z">
          <w:r>
            <w:rPr>
              <w:rStyle w:val="Hyperlink"/>
            </w:rPr>
            <w:t xml:space="preserve">https://en.wikipedia.org/wiki/Least_squares</w:t>
          </w:r>
        </w:ins>
      </w:hyperlink>
    </w:p>
    <w:bookmarkEnd w:id="164"/>
    <w:bookmarkStart w:id="166" w:name="ref-wikipedia_normal_equations"/>
    <w:p>
      <w:pPr>
        <w:pStyle w:val="Bibliography"/>
      </w:pPr>
      <w:ins w:id="881" w:author="PR Preview" w:date="2026-01-01T00:00:00Z">
        <w:r>
          <w:t xml:space="preserve">[12]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	</w:t>
        </w:r>
      </w:ins>
      <w:ins w:id="884" w:author="PR Preview" w:date="2026-01-01T00:00:00Z">
        <w:r>
          <w:t xml:space="preserve">Wikipedia contributors,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“Normal equations —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Wikipedia</w:t>
        </w:r>
      </w:ins>
      <w:ins w:id="889" w:author="PR Preview" w:date="2026-01-01T00:00:00Z">
        <w:r>
          <w:t xml:space="preserve">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the free encyclopedia.”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2026. Available:</w:t>
        </w:r>
      </w:ins>
      <w:ins w:id="894" w:author="PR Preview" w:date="2026-01-01T00:00:00Z">
        <w:r>
          <w:t xml:space="preserve"> </w:t>
        </w:r>
      </w:ins>
      <w:hyperlink r:id="rId165">
        <w:ins w:id="895" w:author="PR Preview" w:date="2026-01-01T00:00:00Z">
          <w:r>
            <w:rPr>
              <w:rStyle w:val="Hyperlink"/>
            </w:rPr>
            <w:t xml:space="preserve">https://en.wikipedia.org/wiki/Normal_equations</w:t>
          </w:r>
        </w:ins>
      </w:hyperlink>
    </w:p>
    <w:bookmarkEnd w:id="166"/>
    <w:bookmarkStart w:id="168" w:name="ref-wikipedia_lu_decomposition"/>
    <w:p>
      <w:pPr>
        <w:pStyle w:val="Bibliography"/>
      </w:pPr>
      <w:ins w:id="896" w:author="PR Preview" w:date="2026-01-01T00:00:00Z">
        <w:r>
          <w:t xml:space="preserve">[13]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	</w:t>
        </w:r>
      </w:ins>
      <w:ins w:id="899" w:author="PR Preview" w:date="2026-01-01T00:00:00Z">
        <w:r>
          <w:t xml:space="preserve">Wikipedia contributors,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“LU decomposition —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Wikipedia</w:t>
        </w:r>
      </w:ins>
      <w:ins w:id="904" w:author="PR Preview" w:date="2026-01-01T00:00:00Z">
        <w:r>
          <w:t xml:space="preserve">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 free encyclopedia.”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2026. Available:</w:t>
        </w:r>
      </w:ins>
      <w:ins w:id="909" w:author="PR Preview" w:date="2026-01-01T00:00:00Z">
        <w:r>
          <w:t xml:space="preserve"> </w:t>
        </w:r>
      </w:ins>
      <w:hyperlink r:id="rId167">
        <w:ins w:id="910" w:author="PR Preview" w:date="2026-01-01T00:00:00Z">
          <w:r>
            <w:rPr>
              <w:rStyle w:val="Hyperlink"/>
            </w:rPr>
            <w:t xml:space="preserve">https://en.wikipedia.org/wiki/LU_decomposition</w:t>
          </w:r>
        </w:ins>
      </w:hyperlink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7" Type="http://schemas.openxmlformats.org/officeDocument/2006/relationships/hyperlink" Target="https://en.wikipedia.org/wiki/Consistent_and_inconsistent_equations" TargetMode="External"/><Relationship Id="rId143" Type="http://schemas.openxmlformats.org/officeDocument/2006/relationships/hyperlink" Target="https://en.wikipedia.org/wiki/Design_matrix" TargetMode="External"/><Relationship Id="rId153" Type="http://schemas.openxmlformats.org/officeDocument/2006/relationships/hyperlink" Target="https://en.wikipedia.org/wiki/Generalized_inverse" TargetMode="External"/><Relationship Id="rId167" Type="http://schemas.openxmlformats.org/officeDocument/2006/relationships/hyperlink" Target="https://en.wikipedia.org/wiki/LU_decomposition" TargetMode="External"/><Relationship Id="rId163" Type="http://schemas.openxmlformats.org/officeDocument/2006/relationships/hyperlink" Target="https://en.wikipedia.org/wiki/Least_squares" TargetMode="External"/><Relationship Id="rId155" Type="http://schemas.openxmlformats.org/officeDocument/2006/relationships/hyperlink" Target="https://en.wikipedia.org/wiki/Moore%E2%80%93Penrose_inverse" TargetMode="External"/><Relationship Id="rId165" Type="http://schemas.openxmlformats.org/officeDocument/2006/relationships/hyperlink" Target="https://en.wikipedia.org/wiki/Normal_equations" TargetMode="External"/><Relationship Id="rId147" Type="http://schemas.openxmlformats.org/officeDocument/2006/relationships/hyperlink" Target="https://en.wikipedia.org/wiki/Projection_matrix" TargetMode="External"/><Relationship Id="rId161" Type="http://schemas.openxmlformats.org/officeDocument/2006/relationships/hyperlink" Target="https://en.wikipedia.org/wiki/Triangular_matrix" TargetMode="External"/><Relationship Id="rId149" Type="http://schemas.openxmlformats.org/officeDocument/2006/relationships/hyperlink" Target="https://ucla-biostat-216.github.io/2024fall/slides/06-orthproj/06-orthproj.html" TargetMode="External"/><Relationship Id="rId151" Type="http://schemas.openxmlformats.org/officeDocument/2006/relationships/hyperlink" Target="https://ucla-biostat-216.github.io/2024fall/slides/07-matinv/07-matinv.html" TargetMode="External"/><Relationship Id="rId159" Type="http://schemas.openxmlformats.org/officeDocument/2006/relationships/hyperlink" Target="https://ucla-biostat-216.github.io/2024fall/slides/08-ls/08-ls.html" TargetMode="External"/><Relationship Id="rId145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https://en.wikipedia.org/wiki/Consistent_and_inconsistent_equations" TargetMode="External"/><Relationship Id="rId143" Type="http://schemas.openxmlformats.org/officeDocument/2006/relationships/hyperlink" Target="https://en.wikipedia.org/wiki/Design_matrix" TargetMode="External"/><Relationship Id="rId153" Type="http://schemas.openxmlformats.org/officeDocument/2006/relationships/hyperlink" Target="https://en.wikipedia.org/wiki/Generalized_inverse" TargetMode="External"/><Relationship Id="rId167" Type="http://schemas.openxmlformats.org/officeDocument/2006/relationships/hyperlink" Target="https://en.wikipedia.org/wiki/LU_decomposition" TargetMode="External"/><Relationship Id="rId163" Type="http://schemas.openxmlformats.org/officeDocument/2006/relationships/hyperlink" Target="https://en.wikipedia.org/wiki/Least_squares" TargetMode="External"/><Relationship Id="rId155" Type="http://schemas.openxmlformats.org/officeDocument/2006/relationships/hyperlink" Target="https://en.wikipedia.org/wiki/Moore%E2%80%93Penrose_inverse" TargetMode="External"/><Relationship Id="rId165" Type="http://schemas.openxmlformats.org/officeDocument/2006/relationships/hyperlink" Target="https://en.wikipedia.org/wiki/Normal_equations" TargetMode="External"/><Relationship Id="rId147" Type="http://schemas.openxmlformats.org/officeDocument/2006/relationships/hyperlink" Target="https://en.wikipedia.org/wiki/Projection_matrix" TargetMode="External"/><Relationship Id="rId161" Type="http://schemas.openxmlformats.org/officeDocument/2006/relationships/hyperlink" Target="https://en.wikipedia.org/wiki/Triangular_matrix" TargetMode="External"/><Relationship Id="rId149" Type="http://schemas.openxmlformats.org/officeDocument/2006/relationships/hyperlink" Target="https://ucla-biostat-216.github.io/2024fall/slides/06-orthproj/06-orthproj.html" TargetMode="External"/><Relationship Id="rId151" Type="http://schemas.openxmlformats.org/officeDocument/2006/relationships/hyperlink" Target="https://ucla-biostat-216.github.io/2024fall/slides/07-matinv/07-matinv.html" TargetMode="External"/><Relationship Id="rId159" Type="http://schemas.openxmlformats.org/officeDocument/2006/relationships/hyperlink" Target="https://ucla-biostat-216.github.io/2024fall/slides/08-ls/08-ls.html" TargetMode="External"/><Relationship Id="rId145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2026-10-18T08:48:50Z</dcterms:created>
  <dcterms:modified xsi:type="dcterms:W3CDTF">2026-10-18T08:48:50Z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