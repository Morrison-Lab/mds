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22:01:17 (PDT)</w:delText>
        </w:r>
      </w:del>
    </w:p>
    <w:p>
      <w:pPr>
        <w:pStyle w:val="Date"/>
      </w:pPr>
      <w:ins w:id="2" w:author="PR Preview" w:date="2026-01-01T00:00:00Z">
        <w:r>
          <w:t xml:space="preserve">Last modified: 2026-10-18 01:02:57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del w:id="3" w:author="PR Preview" w:date="2026-01-01T00:00:00Z">
        <w:r>
          <w:rPr>
            <w:b/>
            <w:bCs/>
          </w:rPr>
          <w:delText xml:space="preserve">Definition 1 (Column vector)</w:delText>
        </w:r>
      </w:del>
      <w:del w:id="4" w:author="PR Preview" w:date="2026-01-01T00:00:00Z">
        <w:r>
          <w:delText xml:space="preserve"> </w:delText>
        </w:r>
      </w:del>
      <w:del w:id="5" w:author="PR Preview" w:date="2026-01-01T00:00:00Z">
        <w:r>
          <w:delText xml:space="preserve">A</w:delText>
        </w:r>
      </w:del>
      <w:del w:id="6" w:author="PR Preview" w:date="2026-01-01T00:00:00Z">
        <w:r>
          <w:delText xml:space="preserve"> </w:delText>
        </w:r>
      </w:del>
      <w:del w:id="7" w:author="PR Preview" w:date="2026-01-01T00:00:00Z">
        <w:r>
          <w:rPr>
            <w:b/>
            <w:bCs/>
          </w:rPr>
          <w:delText xml:space="preserve">column vector</w:delText>
        </w:r>
      </w:del>
      <w:del w:id="8" w:author="PR Preview" w:date="2026-01-01T00:00:00Z">
        <w:r>
          <w:delText xml:space="preserve"> </w:delText>
        </w:r>
      </w:del>
      <w:del w:id="9" w:author="PR Preview" w:date="2026-01-01T00:00:00Z">
        <w:r>
          <w:delText xml:space="preserve">of length</w:delText>
        </w:r>
      </w:del>
      <w:del w:id="10" w:author="PR Preview" w:date="2026-01-01T00:00:00Z">
        <w:r>
          <w:delText xml:space="preserve"> </w:delText>
        </w:r>
      </w:del>
      <m:oMath>
        <m:r>
          <m:t>p</m:t>
        </m:r>
      </m:oMath>
      <w:del w:id="11" w:author="PR Preview" w:date="2026-01-01T00:00:00Z">
        <w:r>
          <w:delText xml:space="preserve"> </w:delText>
        </w:r>
      </w:del>
      <w:del w:id="12" w:author="PR Preview" w:date="2026-01-01T00:00:00Z">
        <w:r>
          <w:delText xml:space="preserve">is an ordered list of</w:delText>
        </w:r>
      </w:del>
      <w:del w:id="13" w:author="PR Preview" w:date="2026-01-01T00:00:00Z">
        <w:r>
          <w:delText xml:space="preserve"> </w:delText>
        </w:r>
      </w:del>
      <m:oMath>
        <m:r>
          <m:t>p</m:t>
        </m:r>
      </m:oMath>
      <w:del w:id="14" w:author="PR Preview" w:date="2026-01-01T00:00:00Z">
        <w:r>
          <w:delText xml:space="preserve"> </w:delText>
        </w:r>
      </w:del>
      <w:hyperlink r:id="rId11">
        <w:del w:id="15" w:author="PR Preview" w:date="2026-01-01T00:00:00Z">
          <w:r>
            <w:rPr>
              <w:rStyle w:val="Hyperlink"/>
            </w:rPr>
            <w:delText xml:space="preserve">real numbers</w:delText>
          </w:r>
        </w:del>
      </w:hyperlink>
      <w:del w:id="16" w:author="PR Preview" w:date="2026-01-01T00:00:00Z">
        <w:r>
          <w:delText xml:space="preserve">,</w:delText>
        </w:r>
      </w:del>
      <w:del w:id="17" w:author="PR Preview" w:date="2026-01-01T00:00:00Z">
        <w:r>
          <w:delText xml:space="preserve"> </w:delText>
        </w:r>
      </w:del>
      <w:del w:id="18" w:author="PR Preview" w:date="2026-01-01T00:00:00Z">
        <w:r>
          <w:delText xml:space="preserve">written vertically as a</w:delText>
        </w:r>
      </w:del>
      <w:del w:id="19" w:author="PR Preview" w:date="2026-01-01T00:00:00Z">
        <w:r>
          <w:delText xml:space="preserve"> </w:delText>
        </w:r>
      </w:del>
      <m:oMath>
        <m:r>
          <m:t>p</m:t>
        </m:r>
        <m:r>
          <m:rPr>
            <m:sty m:val="p"/>
          </m:rPr>
          <m:t>×</m:t>
        </m:r>
        <m:r>
          <m:t>1</m:t>
        </m:r>
      </m:oMath>
      <w:del w:id="20" w:author="PR Preview" w:date="2026-01-01T00:00:00Z">
        <w:r>
          <w:delText xml:space="preserve"> </w:delText>
        </w:r>
      </w:del>
      <w:del w:id="21" w:author="PR Preview" w:date="2026-01-01T00:00:00Z">
        <w:r>
          <w:delText xml:space="preserve">array:</w:delText>
        </w:r>
      </w:del>
    </w:p>
    <w:p>
      <w:pPr>
        <w:pStyle w:val="FirstParagraph"/>
      </w:pPr>
      <w:ins w:id="22" w:author="PR Preview" w:date="2026-01-01T00:00:00Z">
        <w:r>
          <w:rPr>
            <w:b/>
            <w:bCs/>
          </w:rPr>
          <w:t xml:space="preserve">Definition 1 (Column vector)</w:t>
        </w:r>
      </w:ins>
      <w:ins w:id="23" w:author="PR Preview" w:date="2026-01-01T00:00:00Z">
        <w:r>
          <w:t xml:space="preserve"> </w:t>
        </w:r>
      </w:ins>
      <w:ins w:id="24" w:author="PR Preview" w:date="2026-01-01T00:00:00Z">
        <w:r>
          <w:t xml:space="preserve">A</w:t>
        </w:r>
      </w:ins>
      <w:ins w:id="25" w:author="PR Preview" w:date="2026-01-01T00:00:00Z">
        <w:r>
          <w:t xml:space="preserve"> </w:t>
        </w:r>
      </w:ins>
      <w:ins w:id="26" w:author="PR Preview" w:date="2026-01-01T00:00:00Z">
        <w:r>
          <w:rPr>
            <w:b/>
            <w:bCs/>
          </w:rPr>
          <w:t xml:space="preserve">column vector</w:t>
        </w:r>
      </w:ins>
      <w:ins w:id="27" w:author="PR Preview" w:date="2026-01-01T00:00:00Z">
        <w:r>
          <w:t xml:space="preserve"> </w:t>
        </w:r>
      </w:ins>
      <w:ins w:id="28" w:author="PR Preview" w:date="2026-01-01T00:00:00Z">
        <w:r>
          <w:t xml:space="preserve">[1]</w:t>
        </w:r>
      </w:ins>
      <w:ins w:id="29" w:author="PR Preview" w:date="2026-01-01T00:00:00Z">
        <w:r>
          <w:t xml:space="preserve"> </w:t>
        </w:r>
      </w:ins>
      <w:ins w:id="30" w:author="PR Preview" w:date="2026-01-01T00:00:00Z">
        <w:r>
          <w:t xml:space="preserve">of length</w:t>
        </w:r>
      </w:ins>
      <w:ins w:id="31" w:author="PR Preview" w:date="2026-01-01T00:00:00Z">
        <w:r>
          <w:t xml:space="preserve"> </w:t>
        </w:r>
      </w:ins>
      <m:oMath>
        <m:r>
          <m:t>p</m:t>
        </m:r>
      </m:oMath>
      <w:ins w:id="32" w:author="PR Preview" w:date="2026-01-01T00:00:00Z">
        <w:r>
          <w:t xml:space="preserve"> </w:t>
        </w:r>
      </w:ins>
      <w:ins w:id="33" w:author="PR Preview" w:date="2026-01-01T00:00:00Z">
        <w:r>
          <w:t xml:space="preserve">is an ordered list of</w:t>
        </w:r>
      </w:ins>
      <w:ins w:id="34" w:author="PR Preview" w:date="2026-01-01T00:00:00Z">
        <w:r>
          <w:t xml:space="preserve"> </w:t>
        </w:r>
      </w:ins>
      <m:oMath>
        <m:r>
          <m:t>p</m:t>
        </m:r>
      </m:oMath>
      <w:ins w:id="35" w:author="PR Preview" w:date="2026-01-01T00:00:00Z">
        <w:r>
          <w:t xml:space="preserve"> </w:t>
        </w:r>
      </w:ins>
      <w:hyperlink r:id="rId11">
        <w:ins w:id="36" w:author="PR Preview" w:date="2026-01-01T00:00:00Z">
          <w:r>
            <w:rPr>
              <w:rStyle w:val="Hyperlink"/>
            </w:rPr>
            <w:t xml:space="preserve">real numbers</w:t>
          </w:r>
        </w:ins>
      </w:hyperlink>
      <w:ins w:id="37" w:author="PR Preview" w:date="2026-01-01T00:00:00Z">
        <w:r>
          <w:t xml:space="preserve">,</w:t>
        </w:r>
      </w:ins>
      <w:ins w:id="38" w:author="PR Preview" w:date="2026-01-01T00:00:00Z">
        <w:r>
          <w:t xml:space="preserve"> </w:t>
        </w:r>
      </w:ins>
      <w:ins w:id="39" w:author="PR Preview" w:date="2026-01-01T00:00:00Z">
        <w:r>
          <w:t xml:space="preserve">written vertically as a</w:t>
        </w:r>
      </w:ins>
      <w:ins w:id="40" w:author="PR Preview" w:date="2026-01-01T00:00:00Z">
        <w:r>
          <w:t xml:space="preserve"> </w:t>
        </w:r>
      </w:ins>
      <m:oMath>
        <m:r>
          <m:t>p</m:t>
        </m:r>
        <m:r>
          <m:rPr>
            <m:sty m:val="p"/>
          </m:rPr>
          <m:t>×</m:t>
        </m:r>
        <m:r>
          <m:t>1</m:t>
        </m:r>
      </m:oMath>
      <w:ins w:id="41" w:author="PR Preview" w:date="2026-01-01T00:00:00Z">
        <w:r>
          <w:t xml:space="preserve"> </w:t>
        </w:r>
      </w:ins>
      <w:ins w:id="42" w:author="PR Preview" w:date="2026-01-01T00:00:00Z">
        <w:r>
          <w:t xml:space="preserve">array:</w:t>
        </w:r>
      </w:ins>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ins w:id="43" w:author="PR Preview" w:date="2026-01-01T00:00:00Z">
        <w:r>
          <w:rPr>
            <w:i/>
            <w:iCs/>
          </w:rPr>
          <w:t xml:space="preserve">Remark 2</w:t>
        </w:r>
      </w:ins>
      <w:ins w:id="44" w:author="PR Preview" w:date="2026-01-01T00:00:00Z">
        <w:r>
          <w:t xml:space="preserve"> (Why the vector mark sits under the symbol). </w:t>
        </w:r>
      </w:ins>
      <w:ins w:id="45" w:author="PR Preview" w:date="2026-01-01T00:00:00Z">
        <w:r>
          <w:t xml:space="preserve">In these notes, the mark that shows a symbol is a vector is a tilde under the letter, as in</w:t>
        </w:r>
      </w:ins>
      <w:ins w:id="46" w:author="PR Preview" w:date="2026-01-01T00:00:00Z">
        <w:r>
          <w:t xml:space="preserve"> </w:t>
        </w:r>
      </w:ins>
      <w:ins w:id="47" w:author="PR Preview" w:date="2026-01-01T00:00:00Z">
        <w:r>
          <w:t xml:space="preserve">$\mathord{\smash[b]{\underset{\raise.3ex\hbox{$\scriptstyle\sim$}}{x}}\vphantom{x}}$</w:t>
        </w:r>
      </w:ins>
      <w:ins w:id="48" w:author="PR Preview" w:date="2026-01-01T00:00:00Z">
        <w:r>
          <w:t xml:space="preserve">.</w:t>
        </w:r>
      </w:ins>
      <w:ins w:id="49" w:author="PR Preview" w:date="2026-01-01T00:00:00Z">
        <w:r>
          <w:t xml:space="preserve"> </w:t>
        </w:r>
      </w:ins>
      <w:ins w:id="50" w:author="PR Preview" w:date="2026-01-01T00:00:00Z">
        <w:r>
          <w:t xml:space="preserve">Many books instead use a bold letter or an arrow over the letter.</w:t>
        </w:r>
      </w:ins>
      <w:ins w:id="51" w:author="PR Preview" w:date="2026-01-01T00:00:00Z">
        <w:r>
          <w:t xml:space="preserve"> </w:t>
        </w:r>
      </w:ins>
      <w:ins w:id="52" w:author="PR Preview" w:date="2026-01-01T00:00:00Z">
        <w:r>
          <w:t xml:space="preserve">We chose a mark underneath because bold letters are hard to write by hand on a board,</w:t>
        </w:r>
      </w:ins>
      <w:ins w:id="53" w:author="PR Preview" w:date="2026-01-01T00:00:00Z">
        <w:r>
          <w:t xml:space="preserve"> </w:t>
        </w:r>
      </w:ins>
      <w:ins w:id="54" w:author="PR Preview" w:date="2026-01-01T00:00:00Z">
        <w:r>
          <w:t xml:space="preserve">and because the space above a letter is already used by the hat that marks an estimated value, as in</w:t>
        </w:r>
      </w:ins>
      <w:ins w:id="55" w:author="PR Preview" w:date="2026-01-01T00:00:00Z">
        <w:r>
          <w:t xml:space="preserve"> </w:t>
        </w:r>
      </w:ins>
      <w:ins w:id="56" w:author="PR Preview" w:date="2026-01-01T00:00:00Z">
        <w:r>
          <w:t xml:space="preserve">$\hat{\mathord{\smash[b]{\underset{\raise.3ex\hbox{$\scriptstyle\sim$}}{\beta}}\vphantom{\beta}}}$</w:t>
        </w:r>
      </w:ins>
      <w:ins w:id="57" w:author="PR Preview" w:date="2026-01-01T00:00:00Z">
        <w:r>
          <w:t xml:space="preserve">.</w:t>
        </w:r>
      </w:ins>
      <w:ins w:id="58" w:author="PR Preview" w:date="2026-01-01T00:00:00Z">
        <w:r>
          <w:t xml:space="preserve"> </w:t>
        </w:r>
      </w:ins>
      <w:ins w:id="59" w:author="PR Preview" w:date="2026-01-01T00:00:00Z">
        <w:r>
          <w:t xml:space="preserve">The</w:t>
        </w:r>
      </w:ins>
      <w:ins w:id="60" w:author="PR Preview" w:date="2026-01-01T00:00:00Z">
        <w:r>
          <w:t xml:space="preserve"> </w:t>
        </w:r>
      </w:ins>
      <w:hyperlink r:id="rId14">
        <w:ins w:id="61" w:author="PR Preview" w:date="2026-01-01T00:00:00Z">
          <w:r>
            <w:rPr>
              <w:rStyle w:val="Hyperlink"/>
            </w:rPr>
            <w:t xml:space="preserve">notation choices page</w:t>
          </w:r>
        </w:ins>
      </w:hyperlink>
      <w:ins w:id="62" w:author="PR Preview" w:date="2026-01-01T00:00:00Z">
        <w:r>
          <w:t xml:space="preserve"> </w:t>
        </w:r>
      </w:ins>
      <w:ins w:id="63" w:author="PR Preview" w:date="2026-01-01T00:00:00Z">
        <w:r>
          <w:t xml:space="preserve">gives the full reasons and an example of an estimated vector.</w:t>
        </w:r>
      </w:ins>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del w:id="64" w:author="PR Preview" w:date="2026-01-01T00:00:00Z">
        <w:r>
          <w:rPr>
            <w:i/>
            <w:iCs/>
          </w:rPr>
          <w:delText xml:space="preserve">Remark 2</w:delText>
        </w:r>
      </w:del>
      <w:del w:id="65" w:author="PR Preview" w:date="2026-01-01T00:00:00Z">
        <w:r>
          <w:delText xml:space="preserve"> (Reading</w:delText>
        </w:r>
      </w:del>
      <w:del w:id="66" w:author="PR Preview" w:date="2026-01-01T00:00:00Z">
        <w:r>
          <w:delText xml:space="preserve"> </w:delText>
        </w:r>
      </w:del>
      <w:del w:id="67" w:author="PR Preview" w:date="2026-01-01T00:00:00Z">
        <w:r>
          <w:delText xml:space="preserve">$\mathord{\smash[b]{\underset{\raise.3ex\hbox{$\scriptstyle\sim$}}{x}}\vphantom{x}}\in \mathbb{R}^p$</w:delText>
        </w:r>
      </w:del>
      <w:del w:id="68" w:author="PR Preview" w:date="2026-01-01T00:00:00Z">
        <w:r>
          <w:delText xml:space="preserve">). </w:delText>
        </w:r>
      </w:del>
      <w:del w:id="69" w:author="PR Preview" w:date="2026-01-01T00:00:00Z">
        <w:r>
          <w:delText xml:space="preserve">Writing</w:delText>
        </w:r>
      </w:del>
      <w:del w:id="70" w:author="PR Preview" w:date="2026-01-01T00:00:00Z">
        <w:r>
          <w:delText xml:space="preserve"> </w:delText>
        </w:r>
      </w:del>
      <w:del w:id="71" w:author="PR Preview" w:date="2026-01-01T00:00:00Z">
        <w:r>
          <w:delText xml:space="preserve">$\mathord{\smash[b]{\underset{\raise.3ex\hbox{$\scriptstyle\sim$}}{x}}\vphantom{x}}\in \mathbb{R}^p$</w:delText>
        </w:r>
      </w:del>
      <w:del w:id="72" w:author="PR Preview" w:date="2026-01-01T00:00:00Z">
        <w:r>
          <w:delText xml:space="preserve"> </w:delText>
        </w:r>
      </w:del>
      <w:del w:id="73" w:author="PR Preview" w:date="2026-01-01T00:00:00Z">
        <w:r>
          <w:delText xml:space="preserve">says, in one symbol,</w:delText>
        </w:r>
      </w:del>
      <w:del w:id="74" w:author="PR Preview" w:date="2026-01-01T00:00:00Z">
        <w:r>
          <w:delText xml:space="preserve"> </w:delText>
        </w:r>
      </w:del>
      <w:del w:id="75" w:author="PR Preview" w:date="2026-01-01T00:00:00Z">
        <w:r>
          <w:delText xml:space="preserve">that</w:delText>
        </w:r>
      </w:del>
      <w:del w:id="76" w:author="PR Preview" w:date="2026-01-01T00:00:00Z">
        <w:r>
          <w:delText xml:space="preserve"> </w:delText>
        </w:r>
      </w:del>
      <w:del w:id="77" w:author="PR Preview" w:date="2026-01-01T00:00:00Z">
        <w:r>
          <w:delText xml:space="preserve">$\mathord{\smash[b]{\underset{\raise.3ex\hbox{$\scriptstyle\sim$}}{x}}\vphantom{x}}$</w:delText>
        </w:r>
      </w:del>
      <w:del w:id="78" w:author="PR Preview" w:date="2026-01-01T00:00:00Z">
        <w:r>
          <w:delText xml:space="preserve"> </w:delText>
        </w:r>
      </w:del>
      <w:del w:id="79" w:author="PR Preview" w:date="2026-01-01T00:00:00Z">
        <w:r>
          <w:delText xml:space="preserve">is a column vector with</w:delText>
        </w:r>
      </w:del>
      <w:del w:id="80" w:author="PR Preview" w:date="2026-01-01T00:00:00Z">
        <w:r>
          <w:delText xml:space="preserve"> </w:delText>
        </w:r>
      </w:del>
      <m:oMath>
        <m:r>
          <m:t>p</m:t>
        </m:r>
      </m:oMath>
      <w:del w:id="81" w:author="PR Preview" w:date="2026-01-01T00:00:00Z">
        <w:r>
          <w:delText xml:space="preserve"> </w:delText>
        </w:r>
      </w:del>
      <w:del w:id="82" w:author="PR Preview" w:date="2026-01-01T00:00:00Z">
        <w:r>
          <w:delText xml:space="preserve">real entries.</w:delText>
        </w:r>
      </w:del>
      <w:del w:id="83" w:author="PR Preview" w:date="2026-01-01T00:00:00Z">
        <w:r>
          <w:delText xml:space="preserve"> </w:delText>
        </w:r>
      </w:del>
      <w:del w:id="84" w:author="PR Preview" w:date="2026-01-01T00:00:00Z">
        <w:r>
          <w:delText xml:space="preserve">For example,</w:delText>
        </w:r>
      </w:del>
      <w:del w:id="85" w:author="PR Preview" w:date="2026-01-01T00:00:00Z">
        <w:r>
          <w:delText xml:space="preserve"> </w:delText>
        </w:r>
      </w:del>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del w:id="86" w:author="PR Preview" w:date="2026-01-01T00:00:00Z">
        <w:r>
          <w:delText xml:space="preserve">.</w:delText>
        </w:r>
      </w:del>
      <w:del w:id="87" w:author="PR Preview" w:date="2026-01-01T00:00:00Z">
        <w:r>
          <w:delText xml:space="preserve"> </w:delText>
        </w:r>
      </w:del>
      <w:del w:id="88" w:author="PR Preview" w:date="2026-01-01T00:00:00Z">
        <w:r>
          <w:delText xml:space="preserve">The vector</w:delText>
        </w:r>
      </w:del>
      <w:del w:id="89" w:author="PR Preview" w:date="2026-01-01T00:00:00Z">
        <w:r>
          <w:delText xml:space="preserve"> </w:delText>
        </w:r>
      </w:del>
      <m:oMath>
        <m:r>
          <m:rPr>
            <m:sty m:val="p"/>
          </m:rPr>
          <m:t>(</m:t>
        </m:r>
        <m:r>
          <m:t>1</m:t>
        </m:r>
        <m:r>
          <m:rPr>
            <m:sty m:val="p"/>
          </m:rPr>
          <m:t>,</m:t>
        </m:r>
        <m:r>
          <m:t>2</m:t>
        </m:r>
        <m:r>
          <m:rPr>
            <m:sty m:val="p"/>
          </m:rPr>
          <m:t>)</m:t>
        </m:r>
      </m:oMath>
      <w:del w:id="90" w:author="PR Preview" w:date="2026-01-01T00:00:00Z">
        <w:r>
          <w:delText xml:space="preserve"> </w:delText>
        </w:r>
      </w:del>
      <w:del w:id="91" w:author="PR Preview" w:date="2026-01-01T00:00:00Z">
        <w:r>
          <w:delText xml:space="preserve">is not in</w:delText>
        </w:r>
      </w:del>
      <w:del w:id="92" w:author="PR Preview" w:date="2026-01-01T00:00:00Z">
        <w:r>
          <w:delText xml:space="preserve"> </w:delText>
        </w:r>
      </w:del>
      <m:oMath>
        <m:sSup>
          <m:e>
            <m:r>
              <m:rPr>
                <m:scr m:val="double-struck"/>
                <m:sty m:val="p"/>
              </m:rPr>
              <m:t>R</m:t>
            </m:r>
          </m:e>
          <m:sup>
            <m:r>
              <m:t>3</m:t>
            </m:r>
          </m:sup>
        </m:sSup>
      </m:oMath>
      <w:del w:id="93" w:author="PR Preview" w:date="2026-01-01T00:00:00Z">
        <w:r>
          <w:delText xml:space="preserve">, because it has only</w:delText>
        </w:r>
      </w:del>
      <w:del w:id="94" w:author="PR Preview" w:date="2026-01-01T00:00:00Z">
        <w:r>
          <w:delText xml:space="preserve"> </w:delText>
        </w:r>
      </w:del>
      <m:oMath>
        <m:r>
          <m:t>2</m:t>
        </m:r>
      </m:oMath>
      <w:del w:id="95" w:author="PR Preview" w:date="2026-01-01T00:00:00Z">
        <w:r>
          <w:delText xml:space="preserve"> </w:delText>
        </w:r>
      </w:del>
      <w:del w:id="96" w:author="PR Preview" w:date="2026-01-01T00:00:00Z">
        <w:r>
          <w:delText xml:space="preserve">entries;</w:delText>
        </w:r>
      </w:del>
      <w:del w:id="97" w:author="PR Preview" w:date="2026-01-01T00:00:00Z">
        <w:r>
          <w:delText xml:space="preserve"> </w:delText>
        </w:r>
      </w:del>
      <w:del w:id="98" w:author="PR Preview" w:date="2026-01-01T00:00:00Z">
        <w:r>
          <w:delText xml:space="preserve">it is in</w:delText>
        </w:r>
      </w:del>
      <w:del w:id="99" w:author="PR Preview" w:date="2026-01-01T00:00:00Z">
        <w:r>
          <w:delText xml:space="preserve"> </w:delText>
        </w:r>
      </w:del>
      <m:oMath>
        <m:sSup>
          <m:e>
            <m:r>
              <m:rPr>
                <m:scr m:val="double-struck"/>
                <m:sty m:val="p"/>
              </m:rPr>
              <m:t>R</m:t>
            </m:r>
          </m:e>
          <m:sup>
            <m:r>
              <m:t>2</m:t>
            </m:r>
          </m:sup>
        </m:sSup>
      </m:oMath>
      <w:del w:id="100" w:author="PR Preview" w:date="2026-01-01T00:00:00Z">
        <w:r>
          <w:delText xml:space="preserve">.</w:delText>
        </w:r>
      </w:del>
      <w:del w:id="101" w:author="PR Preview" w:date="2026-01-01T00:00:00Z">
        <w:r>
          <w:delText xml:space="preserve"> </w:delText>
        </w:r>
      </w:del>
      <w:del w:id="102" w:author="PR Preview" w:date="2026-01-01T00:00:00Z">
        <w:r>
          <w:delText xml:space="preserve">In</w:delText>
        </w:r>
      </w:del>
      <w:del w:id="103" w:author="PR Preview" w:date="2026-01-01T00:00:00Z">
        <w:r>
          <w:delText xml:space="preserve"> </w:delText>
        </w:r>
      </w:del>
      <w:hyperlink w:anchor="exr-list-as-vector">
        <w:del w:id="104" w:author="PR Preview" w:date="2026-01-01T00:00:00Z">
          <w:r>
            <w:rPr>
              <w:rStyle w:val="Hyperlink"/>
            </w:rPr>
            <w:delText xml:space="preserve">Exercise 1</w:delText>
          </w:r>
        </w:del>
      </w:hyperlink>
      <w:del w:id="105" w:author="PR Preview" w:date="2026-01-01T00:00:00Z">
        <w:r>
          <w:delText xml:space="preserve">,</w:delText>
        </w:r>
      </w:del>
      <w:del w:id="106" w:author="PR Preview" w:date="2026-01-01T00:00:00Z">
        <w:r>
          <w:delText xml:space="preserve"> </w:delText>
        </w:r>
      </w:del>
      <w:del w:id="107" w:author="PR Preview" w:date="2026-01-01T00:00:00Z">
        <w:r>
          <w:delText xml:space="preserve">$\mathord{\smash[b]{\underset{\raise.3ex\hbox{$\scriptstyle\sim$}}{x}}\vphantom{x}}\in \mathbb{R}^3$</w:delText>
        </w:r>
      </w:del>
      <w:del w:id="108" w:author="PR Preview" w:date="2026-01-01T00:00:00Z">
        <w:r>
          <w:delText xml:space="preserve">.</w:delText>
        </w:r>
      </w:del>
    </w:p>
    <w:p>
      <w:pPr>
        <w:pStyle w:val="BodyText"/>
      </w:pPr>
      <w:del w:id="109" w:author="PR Preview" w:date="2026-01-01T00:00:00Z">
        <w:r>
          <w:rPr>
            <w:b/>
            <w:bCs/>
          </w:rPr>
          <w:delText xml:space="preserve">Definition 3 (Scalar)</w:delText>
        </w:r>
      </w:del>
      <w:del w:id="110" w:author="PR Preview" w:date="2026-01-01T00:00:00Z">
        <w:r>
          <w:delText xml:space="preserve"> </w:delText>
        </w:r>
      </w:del>
      <w:del w:id="111" w:author="PR Preview" w:date="2026-01-01T00:00:00Z">
        <w:r>
          <w:delText xml:space="preserve">In linear algebra, a</w:delText>
        </w:r>
      </w:del>
      <w:del w:id="112" w:author="PR Preview" w:date="2026-01-01T00:00:00Z">
        <w:r>
          <w:delText xml:space="preserve"> </w:delText>
        </w:r>
      </w:del>
      <w:del w:id="113" w:author="PR Preview" w:date="2026-01-01T00:00:00Z">
        <w:r>
          <w:rPr>
            <w:b/>
            <w:bCs/>
          </w:rPr>
          <w:delText xml:space="preserve">scalar</w:delText>
        </w:r>
      </w:del>
      <w:del w:id="114" w:author="PR Preview" w:date="2026-01-01T00:00:00Z">
        <w:r>
          <w:delText xml:space="preserve"> </w:delText>
        </w:r>
      </w:del>
      <w:del w:id="115" w:author="PR Preview" w:date="2026-01-01T00:00:00Z">
        <w:r>
          <w:delText xml:space="preserve">is a single</w:delText>
        </w:r>
      </w:del>
      <w:del w:id="116" w:author="PR Preview" w:date="2026-01-01T00:00:00Z">
        <w:r>
          <w:delText xml:space="preserve"> </w:delText>
        </w:r>
      </w:del>
      <w:hyperlink r:id="rId11">
        <w:del w:id="117" w:author="PR Preview" w:date="2026-01-01T00:00:00Z">
          <w:r>
            <w:rPr>
              <w:rStyle w:val="Hyperlink"/>
            </w:rPr>
            <w:delText xml:space="preserve">real number</w:delText>
          </w:r>
        </w:del>
      </w:hyperlink>
      <w:del w:id="118" w:author="PR Preview" w:date="2026-01-01T00:00:00Z">
        <w:r>
          <w:delText xml:space="preserve">,</w:delText>
        </w:r>
      </w:del>
      <w:del w:id="119" w:author="PR Preview" w:date="2026-01-01T00:00:00Z">
        <w:r>
          <w:delText xml:space="preserve"> </w:delText>
        </w:r>
      </w:del>
      <w:del w:id="120" w:author="PR Preview" w:date="2026-01-01T00:00:00Z">
        <w:r>
          <w:delText xml:space="preserve">as opposed to a vector or a matrix, which holds several numbers.</w:delText>
        </w:r>
      </w:del>
    </w:p>
    <w:p>
      <w:pPr>
        <w:pStyle w:val="BodyText"/>
      </w:pPr>
      <w:ins w:id="121" w:author="PR Preview" w:date="2026-01-01T00:00:00Z">
        <w:r>
          <w:rPr>
            <w:i/>
            <w:iCs/>
          </w:rPr>
          <w:t xml:space="preserve">Remark 3</w:t>
        </w:r>
      </w:ins>
      <w:ins w:id="122" w:author="PR Preview" w:date="2026-01-01T00:00:00Z">
        <w:r>
          <w:t xml:space="preserve"> (Reading</w:t>
        </w:r>
      </w:ins>
      <w:ins w:id="123" w:author="PR Preview" w:date="2026-01-01T00:00:00Z">
        <w:r>
          <w:t xml:space="preserve"> </w:t>
        </w:r>
      </w:ins>
      <w:ins w:id="124" w:author="PR Preview" w:date="2026-01-01T00:00:00Z">
        <w:r>
          <w:t xml:space="preserve">$\mathord{\smash[b]{\underset{\raise.3ex\hbox{$\scriptstyle\sim$}}{x}}\vphantom{x}}\in \mathbb{R}^p$</w:t>
        </w:r>
      </w:ins>
      <w:ins w:id="125" w:author="PR Preview" w:date="2026-01-01T00:00:00Z">
        <w:r>
          <w:t xml:space="preserve">). </w:t>
        </w:r>
      </w:ins>
      <w:ins w:id="126" w:author="PR Preview" w:date="2026-01-01T00:00:00Z">
        <w:r>
          <w:t xml:space="preserve">Writing</w:t>
        </w:r>
      </w:ins>
      <w:ins w:id="127" w:author="PR Preview" w:date="2026-01-01T00:00:00Z">
        <w:r>
          <w:t xml:space="preserve"> </w:t>
        </w:r>
      </w:ins>
      <w:ins w:id="128" w:author="PR Preview" w:date="2026-01-01T00:00:00Z">
        <w:r>
          <w:t xml:space="preserve">$\mathord{\smash[b]{\underset{\raise.3ex\hbox{$\scriptstyle\sim$}}{x}}\vphantom{x}}\in \mathbb{R}^p$</w:t>
        </w:r>
      </w:ins>
      <w:ins w:id="129" w:author="PR Preview" w:date="2026-01-01T00:00:00Z">
        <w:r>
          <w:t xml:space="preserve"> </w:t>
        </w:r>
      </w:ins>
      <w:ins w:id="130" w:author="PR Preview" w:date="2026-01-01T00:00:00Z">
        <w:r>
          <w:t xml:space="preserve">says, in one symbol,</w:t>
        </w:r>
      </w:ins>
      <w:ins w:id="131" w:author="PR Preview" w:date="2026-01-01T00:00:00Z">
        <w:r>
          <w:t xml:space="preserve"> </w:t>
        </w:r>
      </w:ins>
      <w:ins w:id="132" w:author="PR Preview" w:date="2026-01-01T00:00:00Z">
        <w:r>
          <w:t xml:space="preserve">that</w:t>
        </w:r>
      </w:ins>
      <w:ins w:id="133" w:author="PR Preview" w:date="2026-01-01T00:00:00Z">
        <w:r>
          <w:t xml:space="preserve"> </w:t>
        </w:r>
      </w:ins>
      <w:ins w:id="134" w:author="PR Preview" w:date="2026-01-01T00:00:00Z">
        <w:r>
          <w:t xml:space="preserve">$\mathord{\smash[b]{\underset{\raise.3ex\hbox{$\scriptstyle\sim$}}{x}}\vphantom{x}}$</w:t>
        </w:r>
      </w:ins>
      <w:ins w:id="135" w:author="PR Preview" w:date="2026-01-01T00:00:00Z">
        <w:r>
          <w:t xml:space="preserve"> </w:t>
        </w:r>
      </w:ins>
      <w:ins w:id="136" w:author="PR Preview" w:date="2026-01-01T00:00:00Z">
        <w:r>
          <w:t xml:space="preserve">is a column vector with</w:t>
        </w:r>
      </w:ins>
      <w:ins w:id="137" w:author="PR Preview" w:date="2026-01-01T00:00:00Z">
        <w:r>
          <w:t xml:space="preserve"> </w:t>
        </w:r>
      </w:ins>
      <m:oMath>
        <m:r>
          <m:t>p</m:t>
        </m:r>
      </m:oMath>
      <w:ins w:id="138" w:author="PR Preview" w:date="2026-01-01T00:00:00Z">
        <w:r>
          <w:t xml:space="preserve"> </w:t>
        </w:r>
      </w:ins>
      <w:ins w:id="139" w:author="PR Preview" w:date="2026-01-01T00:00:00Z">
        <w:r>
          <w:t xml:space="preserve">real entries.</w:t>
        </w:r>
      </w:ins>
      <w:ins w:id="140" w:author="PR Preview" w:date="2026-01-01T00:00:00Z">
        <w:r>
          <w:t xml:space="preserve"> </w:t>
        </w:r>
      </w:ins>
      <w:ins w:id="141" w:author="PR Preview" w:date="2026-01-01T00:00:00Z">
        <w:r>
          <w:t xml:space="preserve">For example,</w:t>
        </w:r>
      </w:ins>
      <w:ins w:id="142" w:author="PR Preview" w:date="2026-01-01T00:00:00Z">
        <w:r>
          <w:t xml:space="preserve"> </w:t>
        </w:r>
      </w:ins>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ins w:id="143" w:author="PR Preview" w:date="2026-01-01T00:00:00Z">
        <w:r>
          <w:t xml:space="preserve">.</w:t>
        </w:r>
      </w:ins>
      <w:ins w:id="144" w:author="PR Preview" w:date="2026-01-01T00:00:00Z">
        <w:r>
          <w:t xml:space="preserve"> </w:t>
        </w:r>
      </w:ins>
      <w:ins w:id="145" w:author="PR Preview" w:date="2026-01-01T00:00:00Z">
        <w:r>
          <w:t xml:space="preserve">The vector</w:t>
        </w:r>
      </w:ins>
      <w:ins w:id="146" w:author="PR Preview" w:date="2026-01-01T00:00:00Z">
        <w:r>
          <w:t xml:space="preserve"> </w:t>
        </w:r>
      </w:ins>
      <m:oMath>
        <m:r>
          <m:rPr>
            <m:sty m:val="p"/>
          </m:rPr>
          <m:t>(</m:t>
        </m:r>
        <m:r>
          <m:t>1</m:t>
        </m:r>
        <m:r>
          <m:rPr>
            <m:sty m:val="p"/>
          </m:rPr>
          <m:t>,</m:t>
        </m:r>
        <m:r>
          <m:t>2</m:t>
        </m:r>
        <m:r>
          <m:rPr>
            <m:sty m:val="p"/>
          </m:rPr>
          <m:t>)</m:t>
        </m:r>
      </m:oMath>
      <w:ins w:id="147" w:author="PR Preview" w:date="2026-01-01T00:00:00Z">
        <w:r>
          <w:t xml:space="preserve"> </w:t>
        </w:r>
      </w:ins>
      <w:ins w:id="148" w:author="PR Preview" w:date="2026-01-01T00:00:00Z">
        <w:r>
          <w:t xml:space="preserve">is not in</w:t>
        </w:r>
      </w:ins>
      <w:ins w:id="149" w:author="PR Preview" w:date="2026-01-01T00:00:00Z">
        <w:r>
          <w:t xml:space="preserve"> </w:t>
        </w:r>
      </w:ins>
      <m:oMath>
        <m:sSup>
          <m:e>
            <m:r>
              <m:rPr>
                <m:scr m:val="double-struck"/>
                <m:sty m:val="p"/>
              </m:rPr>
              <m:t>R</m:t>
            </m:r>
          </m:e>
          <m:sup>
            <m:r>
              <m:t>3</m:t>
            </m:r>
          </m:sup>
        </m:sSup>
      </m:oMath>
      <w:ins w:id="150" w:author="PR Preview" w:date="2026-01-01T00:00:00Z">
        <w:r>
          <w:t xml:space="preserve">, because it has only</w:t>
        </w:r>
      </w:ins>
      <w:ins w:id="151" w:author="PR Preview" w:date="2026-01-01T00:00:00Z">
        <w:r>
          <w:t xml:space="preserve"> </w:t>
        </w:r>
      </w:ins>
      <m:oMath>
        <m:r>
          <m:t>2</m:t>
        </m:r>
      </m:oMath>
      <w:ins w:id="152" w:author="PR Preview" w:date="2026-01-01T00:00:00Z">
        <w:r>
          <w:t xml:space="preserve"> </w:t>
        </w:r>
      </w:ins>
      <w:ins w:id="153" w:author="PR Preview" w:date="2026-01-01T00:00:00Z">
        <w:r>
          <w:t xml:space="preserve">entries;</w:t>
        </w:r>
      </w:ins>
      <w:ins w:id="154" w:author="PR Preview" w:date="2026-01-01T00:00:00Z">
        <w:r>
          <w:t xml:space="preserve"> </w:t>
        </w:r>
      </w:ins>
      <w:ins w:id="155" w:author="PR Preview" w:date="2026-01-01T00:00:00Z">
        <w:r>
          <w:t xml:space="preserve">it is in</w:t>
        </w:r>
      </w:ins>
      <w:ins w:id="156" w:author="PR Preview" w:date="2026-01-01T00:00:00Z">
        <w:r>
          <w:t xml:space="preserve"> </w:t>
        </w:r>
      </w:ins>
      <m:oMath>
        <m:sSup>
          <m:e>
            <m:r>
              <m:rPr>
                <m:scr m:val="double-struck"/>
                <m:sty m:val="p"/>
              </m:rPr>
              <m:t>R</m:t>
            </m:r>
          </m:e>
          <m:sup>
            <m:r>
              <m:t>2</m:t>
            </m:r>
          </m:sup>
        </m:sSup>
      </m:oMath>
      <w:ins w:id="157" w:author="PR Preview" w:date="2026-01-01T00:00:00Z">
        <w:r>
          <w:t xml:space="preserve">.</w:t>
        </w:r>
      </w:ins>
      <w:ins w:id="158" w:author="PR Preview" w:date="2026-01-01T00:00:00Z">
        <w:r>
          <w:t xml:space="preserve"> </w:t>
        </w:r>
      </w:ins>
      <w:ins w:id="159" w:author="PR Preview" w:date="2026-01-01T00:00:00Z">
        <w:r>
          <w:t xml:space="preserve">In</w:t>
        </w:r>
      </w:ins>
      <w:ins w:id="160" w:author="PR Preview" w:date="2026-01-01T00:00:00Z">
        <w:r>
          <w:t xml:space="preserve"> </w:t>
        </w:r>
      </w:ins>
      <w:hyperlink w:anchor="exr-list-as-vector">
        <w:ins w:id="161" w:author="PR Preview" w:date="2026-01-01T00:00:00Z">
          <w:r>
            <w:rPr>
              <w:rStyle w:val="Hyperlink"/>
            </w:rPr>
            <w:t xml:space="preserve">Exercise 1</w:t>
          </w:r>
        </w:ins>
      </w:hyperlink>
      <w:ins w:id="162" w:author="PR Preview" w:date="2026-01-01T00:00:00Z">
        <w:r>
          <w:t xml:space="preserve">,</w:t>
        </w:r>
      </w:ins>
      <w:ins w:id="163" w:author="PR Preview" w:date="2026-01-01T00:00:00Z">
        <w:r>
          <w:t xml:space="preserve"> </w:t>
        </w:r>
      </w:ins>
      <w:ins w:id="164" w:author="PR Preview" w:date="2026-01-01T00:00:00Z">
        <w:r>
          <w:t xml:space="preserve">$\mathord{\smash[b]{\underset{\raise.3ex\hbox{$\scriptstyle\sim$}}{x}}\vphantom{x}}\in \mathbb{R}^3$</w:t>
        </w:r>
      </w:ins>
      <w:ins w:id="165" w:author="PR Preview" w:date="2026-01-01T00:00:00Z">
        <w:r>
          <w:t xml:space="preserve">.</w:t>
        </w:r>
      </w:ins>
    </w:p>
    <w:bookmarkEnd w:id="18"/>
    <w:bookmarkStart w:id="19" w:name="def-scalar"/>
    <w:p>
      <w:pPr>
        <w:pStyle w:val="BodyText"/>
      </w:pPr>
      <w:ins w:id="166" w:author="PR Preview" w:date="2026-01-01T00:00:00Z">
        <w:r>
          <w:rPr>
            <w:b/>
            <w:bCs/>
          </w:rPr>
          <w:t xml:space="preserve">Definition 3 (Scalar)</w:t>
        </w:r>
      </w:ins>
      <w:ins w:id="167" w:author="PR Preview" w:date="2026-01-01T00:00:00Z">
        <w:r>
          <w:t xml:space="preserve"> </w:t>
        </w:r>
      </w:ins>
      <w:ins w:id="168" w:author="PR Preview" w:date="2026-01-01T00:00:00Z">
        <w:r>
          <w:t xml:space="preserve">In linear algebra, a</w:t>
        </w:r>
      </w:ins>
      <w:ins w:id="169" w:author="PR Preview" w:date="2026-01-01T00:00:00Z">
        <w:r>
          <w:t xml:space="preserve"> </w:t>
        </w:r>
      </w:ins>
      <w:ins w:id="170" w:author="PR Preview" w:date="2026-01-01T00:00:00Z">
        <w:r>
          <w:rPr>
            <w:b/>
            <w:bCs/>
          </w:rPr>
          <w:t xml:space="preserve">scalar</w:t>
        </w:r>
      </w:ins>
      <w:ins w:id="171" w:author="PR Preview" w:date="2026-01-01T00:00:00Z">
        <w:r>
          <w:t xml:space="preserve"> </w:t>
        </w:r>
      </w:ins>
      <w:ins w:id="172" w:author="PR Preview" w:date="2026-01-01T00:00:00Z">
        <w:r>
          <w:t xml:space="preserve">[2]</w:t>
        </w:r>
      </w:ins>
      <w:ins w:id="173" w:author="PR Preview" w:date="2026-01-01T00:00:00Z">
        <w:r>
          <w:t xml:space="preserve"> </w:t>
        </w:r>
      </w:ins>
      <w:ins w:id="174" w:author="PR Preview" w:date="2026-01-01T00:00:00Z">
        <w:r>
          <w:t xml:space="preserve">is a single</w:t>
        </w:r>
      </w:ins>
      <w:ins w:id="175" w:author="PR Preview" w:date="2026-01-01T00:00:00Z">
        <w:r>
          <w:t xml:space="preserve"> </w:t>
        </w:r>
      </w:ins>
      <w:hyperlink r:id="rId11">
        <w:ins w:id="176" w:author="PR Preview" w:date="2026-01-01T00:00:00Z">
          <w:r>
            <w:rPr>
              <w:rStyle w:val="Hyperlink"/>
            </w:rPr>
            <w:t xml:space="preserve">real number</w:t>
          </w:r>
        </w:ins>
      </w:hyperlink>
      <w:ins w:id="177" w:author="PR Preview" w:date="2026-01-01T00:00:00Z">
        <w:r>
          <w:t xml:space="preserve">,</w:t>
        </w:r>
      </w:ins>
      <w:ins w:id="178" w:author="PR Preview" w:date="2026-01-01T00:00:00Z">
        <w:r>
          <w:t xml:space="preserve"> </w:t>
        </w:r>
      </w:ins>
      <w:ins w:id="179" w:author="PR Preview" w:date="2026-01-01T00:00:00Z">
        <w:r>
          <w:t xml:space="preserve">as opposed to a vector or a matrix, which holds several numbers.</w:t>
        </w:r>
      </w:ins>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del w:id="180" w:author="PR Preview" w:date="2026-01-01T00:00:00Z">
        <w:r>
          <w:delText xml:space="preserve">Dobson and Barnett (2018)</w:delText>
        </w:r>
      </w:del>
      <w:del w:id="181" w:author="PR Preview" w:date="2026-01-01T00:00:00Z">
        <w:r>
          <w:delText xml:space="preserve">, Section 1.3 (equation 1.1, page 7)</w:delText>
        </w:r>
      </w:del>
    </w:p>
    <w:p>
      <w:pPr>
        <w:numPr>
          <w:ilvl w:val="0"/>
          <w:numId w:val="1003"/>
        </w:numPr>
      </w:pPr>
      <w:del w:id="182" w:author="PR Preview" w:date="2026-01-01T00:00:00Z">
        <w:r>
          <w:delText xml:space="preserve">Kaplan (2022)</w:delText>
        </w:r>
      </w:del>
      <w:del w:id="183" w:author="PR Preview" w:date="2026-01-01T00:00:00Z">
        <w:r>
          <w:delText xml:space="preserve">, chapter on vectors</w:delText>
        </w:r>
      </w:del>
      <w:del w:id="184" w:author="PR Preview" w:date="2026-01-01T00:00:00Z">
        <w:r>
          <w:delText xml:space="preserve"> </w:delText>
        </w:r>
      </w:del>
    </w:p>
    <w:p>
      <w:pPr>
        <w:numPr>
          <w:ilvl w:val="0"/>
          <w:numId w:val="1003"/>
        </w:numPr>
      </w:pPr>
      <w:ins w:id="185" w:author="PR Preview" w:date="2026-01-01T00:00:00Z">
        <w:r>
          <w:t xml:space="preserve">Dobson and Barnett [3]</w:t>
        </w:r>
      </w:ins>
      <w:ins w:id="186" w:author="PR Preview" w:date="2026-01-01T00:00:00Z">
        <w:r>
          <w:t xml:space="preserve">, Section 1.3 (equation 1.1, page 7)</w:t>
        </w:r>
      </w:ins>
    </w:p>
    <w:p>
      <w:pPr>
        <w:numPr>
          <w:ilvl w:val="0"/>
          <w:numId w:val="1003"/>
        </w:numPr>
      </w:pPr>
      <w:ins w:id="187" w:author="PR Preview" w:date="2026-01-01T00:00:00Z">
        <w:r>
          <w:t xml:space="preserve">Kaplan [4]</w:t>
        </w:r>
      </w:ins>
      <w:ins w:id="188" w:author="PR Preview" w:date="2026-01-01T00:00:00Z">
        <w:r>
          <w:t xml:space="preserve">, chapter on vectors</w:t>
        </w:r>
      </w:ins>
      <w:ins w:id="189" w:author="PR Preview" w:date="2026-01-01T00:00:00Z">
        <w:r>
          <w:t xml:space="preserve"> </w:t>
        </w:r>
      </w:ins>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del w:id="190" w:author="PR Preview" w:date="2026-01-01T00:00:00Z">
        <w:r>
          <w:rPr>
            <w:i/>
            <w:iCs/>
          </w:rPr>
          <w:delText xml:space="preserve">Remark 3</w:delText>
        </w:r>
      </w:del>
      <w:del w:id="191" w:author="PR Preview" w:date="2026-01-01T00:00:00Z">
        <w:r>
          <w:delText xml:space="preserve"> (The dot product is a linear combination). </w:delText>
        </w:r>
      </w:del>
      <w:del w:id="192" w:author="PR Preview" w:date="2026-01-01T00:00:00Z">
        <w:r>
          <w:delText xml:space="preserve">The dot product</w:delText>
        </w:r>
      </w:del>
      <w:del w:id="193" w:author="PR Preview" w:date="2026-01-01T00:00:00Z">
        <w:r>
          <w:delText xml:space="preserve"> </w:delText>
        </w:r>
      </w:del>
      <w:del w:id="194" w:author="PR Preview" w:date="2026-01-01T00:00:00Z">
        <w:r>
          <w:delText xml:space="preserve">$\mathord{\smash[b]{\underset{\raise.3ex\hbox{$\scriptstyle\sim$}}{x}}\vphantom{x}}\cdot \mathord{\smash[b]{\underset{\raise.3ex\hbox{$\scriptstyle\sim$}}{y}}\vphantom{y}}$</w:delText>
        </w:r>
      </w:del>
      <w:del w:id="195" w:author="PR Preview" w:date="2026-01-01T00:00:00Z">
        <w:r>
          <w:delText xml:space="preserve"> </w:delText>
        </w:r>
      </w:del>
      <w:del w:id="196" w:author="PR Preview" w:date="2026-01-01T00:00:00Z">
        <w:r>
          <w:delText xml:space="preserve">is a linear combination (</w:delText>
        </w:r>
      </w:del>
      <w:hyperlink w:anchor="def-linear-combination">
        <w:del w:id="197" w:author="PR Preview" w:date="2026-01-01T00:00:00Z">
          <w:r>
            <w:rPr>
              <w:rStyle w:val="Hyperlink"/>
            </w:rPr>
            <w:delText xml:space="preserve">Definition 9</w:delText>
          </w:r>
        </w:del>
      </w:hyperlink>
      <w:del w:id="198" w:author="PR Preview" w:date="2026-01-01T00:00:00Z">
        <w:r>
          <w:delText xml:space="preserve">)</w:delText>
        </w:r>
      </w:del>
      <w:del w:id="199" w:author="PR Preview" w:date="2026-01-01T00:00:00Z">
        <w:r>
          <w:delText xml:space="preserve"> </w:delText>
        </w:r>
      </w:del>
      <w:del w:id="200" w:author="PR Preview" w:date="2026-01-01T00:00:00Z">
        <w:r>
          <w:delText xml:space="preserve">of the entries of</w:delText>
        </w:r>
      </w:del>
      <w:del w:id="201" w:author="PR Preview" w:date="2026-01-01T00:00:00Z">
        <w:r>
          <w:delText xml:space="preserve"> </w:delText>
        </w:r>
      </w:del>
      <w:del w:id="202" w:author="PR Preview" w:date="2026-01-01T00:00:00Z">
        <w:r>
          <w:delText xml:space="preserve">$\mathord{\smash[b]{\underset{\raise.3ex\hbox{$\scriptstyle\sim$}}{y}}\vphantom{y}}$</w:delText>
        </w:r>
      </w:del>
      <w:del w:id="203" w:author="PR Preview" w:date="2026-01-01T00:00:00Z">
        <w:r>
          <w:delText xml:space="preserve">, with coefficients</w:delText>
        </w:r>
      </w:del>
      <w:del w:id="204"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205" w:author="PR Preview" w:date="2026-01-01T00:00:00Z">
        <w:r>
          <w:delText xml:space="preserve">.</w:delText>
        </w:r>
      </w:del>
      <w:del w:id="206" w:author="PR Preview" w:date="2026-01-01T00:00:00Z">
        <w:r>
          <w:delText xml:space="preserve"> </w:delText>
        </w:r>
      </w:del>
      <w:del w:id="207" w:author="PR Preview" w:date="2026-01-01T00:00:00Z">
        <w:r>
          <w:delText xml:space="preserve">In</w:delText>
        </w:r>
      </w:del>
      <w:del w:id="208" w:author="PR Preview" w:date="2026-01-01T00:00:00Z">
        <w:r>
          <w:delText xml:space="preserve"> </w:delText>
        </w:r>
      </w:del>
      <w:hyperlink w:anchor="exm-dot-product">
        <w:del w:id="209" w:author="PR Preview" w:date="2026-01-01T00:00:00Z">
          <w:r>
            <w:rPr>
              <w:rStyle w:val="Hyperlink"/>
            </w:rPr>
            <w:delText xml:space="preserve">Example 5</w:delText>
          </w:r>
        </w:del>
      </w:hyperlink>
      <w:del w:id="210" w:author="PR Preview" w:date="2026-01-01T00:00:00Z">
        <w:r>
          <w:delText xml:space="preserve">,</w:delText>
        </w:r>
      </w:del>
      <w:del w:id="211" w:author="PR Preview" w:date="2026-01-01T00:00:00Z">
        <w:r>
          <w:delText xml:space="preserve"> </w:delText>
        </w:r>
      </w:del>
      <w:del w:id="212" w:author="PR Preview" w:date="2026-01-01T00:00:00Z">
        <w:r>
          <w:delText xml:space="preserve">$\mathord{\smash[b]{\underset{\raise.3ex\hbox{$\scriptstyle\sim$}}{x}}\vphantom{x}}\cdot \mathord{\smash[b]{\underset{\raise.3ex\hbox{$\scriptstyle\sim$}}{y}}\vphantom{y}}= 1 \cdot 4 + 2 \cdot 5 + 3 \cdot 6$</w:delText>
        </w:r>
      </w:del>
      <w:del w:id="213" w:author="PR Preview" w:date="2026-01-01T00:00:00Z">
        <w:r>
          <w:delText xml:space="preserve"> </w:delText>
        </w:r>
      </w:del>
      <w:del w:id="214" w:author="PR Preview" w:date="2026-01-01T00:00:00Z">
        <w:r>
          <w:delText xml:space="preserve">is the linear combination of</w:delText>
        </w:r>
      </w:del>
      <w:del w:id="215" w:author="PR Preview" w:date="2026-01-01T00:00:00Z">
        <w:r>
          <w:delText xml:space="preserve"> </w:delText>
        </w:r>
      </w:del>
      <m:oMath>
        <m:r>
          <m:t>4</m:t>
        </m:r>
      </m:oMath>
      <w:del w:id="216" w:author="PR Preview" w:date="2026-01-01T00:00:00Z">
        <w:r>
          <w:delText xml:space="preserve">,</w:delText>
        </w:r>
      </w:del>
      <w:del w:id="217" w:author="PR Preview" w:date="2026-01-01T00:00:00Z">
        <w:r>
          <w:delText xml:space="preserve"> </w:delText>
        </w:r>
      </w:del>
      <m:oMath>
        <m:r>
          <m:t>5</m:t>
        </m:r>
      </m:oMath>
      <w:del w:id="218" w:author="PR Preview" w:date="2026-01-01T00:00:00Z">
        <w:r>
          <w:delText xml:space="preserve">, and</w:delText>
        </w:r>
      </w:del>
      <w:del w:id="219" w:author="PR Preview" w:date="2026-01-01T00:00:00Z">
        <w:r>
          <w:delText xml:space="preserve"> </w:delText>
        </w:r>
      </w:del>
      <m:oMath>
        <m:r>
          <m:t>6</m:t>
        </m:r>
      </m:oMath>
      <w:del w:id="220" w:author="PR Preview" w:date="2026-01-01T00:00:00Z">
        <w:r>
          <w:delText xml:space="preserve"> </w:delText>
        </w:r>
      </w:del>
      <w:del w:id="221" w:author="PR Preview" w:date="2026-01-01T00:00:00Z">
        <w:r>
          <w:delText xml:space="preserve">with coefficients</w:delText>
        </w:r>
      </w:del>
      <w:del w:id="222" w:author="PR Preview" w:date="2026-01-01T00:00:00Z">
        <w:r>
          <w:delText xml:space="preserve"> </w:delText>
        </w:r>
      </w:del>
      <m:oMath>
        <m:r>
          <m:t>1</m:t>
        </m:r>
      </m:oMath>
      <w:del w:id="223" w:author="PR Preview" w:date="2026-01-01T00:00:00Z">
        <w:r>
          <w:delText xml:space="preserve">,</w:delText>
        </w:r>
      </w:del>
      <w:del w:id="224" w:author="PR Preview" w:date="2026-01-01T00:00:00Z">
        <w:r>
          <w:delText xml:space="preserve"> </w:delText>
        </w:r>
      </w:del>
      <m:oMath>
        <m:r>
          <m:t>2</m:t>
        </m:r>
      </m:oMath>
      <w:del w:id="225" w:author="PR Preview" w:date="2026-01-01T00:00:00Z">
        <w:r>
          <w:delText xml:space="preserve">, and</w:delText>
        </w:r>
      </w:del>
      <w:del w:id="226" w:author="PR Preview" w:date="2026-01-01T00:00:00Z">
        <w:r>
          <w:delText xml:space="preserve"> </w:delText>
        </w:r>
      </w:del>
      <m:oMath>
        <m:r>
          <m:t>3</m:t>
        </m:r>
      </m:oMath>
      <w:del w:id="227" w:author="PR Preview" w:date="2026-01-01T00:00:00Z">
        <w:r>
          <w:delText xml:space="preserve">.</w:delText>
        </w:r>
      </w:del>
    </w:p>
    <w:p>
      <w:pPr>
        <w:pStyle w:val="BodyText"/>
      </w:pPr>
      <w:ins w:id="228" w:author="PR Preview" w:date="2026-01-01T00:00:00Z">
        <w:r>
          <w:rPr>
            <w:i/>
            <w:iCs/>
          </w:rPr>
          <w:t xml:space="preserve">Remark 4</w:t>
        </w:r>
      </w:ins>
      <w:ins w:id="229" w:author="PR Preview" w:date="2026-01-01T00:00:00Z">
        <w:r>
          <w:t xml:space="preserve"> (The dot product is a linear combination). </w:t>
        </w:r>
      </w:ins>
      <w:ins w:id="230" w:author="PR Preview" w:date="2026-01-01T00:00:00Z">
        <w:r>
          <w:t xml:space="preserve">The dot product</w:t>
        </w:r>
      </w:ins>
      <w:ins w:id="231" w:author="PR Preview" w:date="2026-01-01T00:00:00Z">
        <w:r>
          <w:t xml:space="preserve"> </w:t>
        </w:r>
      </w:ins>
      <w:ins w:id="232" w:author="PR Preview" w:date="2026-01-01T00:00:00Z">
        <w:r>
          <w:t xml:space="preserve">$\mathord{\smash[b]{\underset{\raise.3ex\hbox{$\scriptstyle\sim$}}{x}}\vphantom{x}}\cdot \mathord{\smash[b]{\underset{\raise.3ex\hbox{$\scriptstyle\sim$}}{y}}\vphantom{y}}$</w:t>
        </w:r>
      </w:ins>
      <w:ins w:id="233" w:author="PR Preview" w:date="2026-01-01T00:00:00Z">
        <w:r>
          <w:t xml:space="preserve"> </w:t>
        </w:r>
      </w:ins>
      <w:ins w:id="234" w:author="PR Preview" w:date="2026-01-01T00:00:00Z">
        <w:r>
          <w:t xml:space="preserve">is a linear combination (</w:t>
        </w:r>
      </w:ins>
      <w:hyperlink w:anchor="def-linear-combination">
        <w:ins w:id="235" w:author="PR Preview" w:date="2026-01-01T00:00:00Z">
          <w:r>
            <w:rPr>
              <w:rStyle w:val="Hyperlink"/>
            </w:rPr>
            <w:t xml:space="preserve">Definition 9</w:t>
          </w:r>
        </w:ins>
      </w:hyperlink>
      <w:ins w:id="236" w:author="PR Preview" w:date="2026-01-01T00:00:00Z">
        <w:r>
          <w:t xml:space="preserve">)</w:t>
        </w:r>
      </w:ins>
      <w:ins w:id="237" w:author="PR Preview" w:date="2026-01-01T00:00:00Z">
        <w:r>
          <w:t xml:space="preserve"> </w:t>
        </w:r>
      </w:ins>
      <w:ins w:id="238" w:author="PR Preview" w:date="2026-01-01T00:00:00Z">
        <w:r>
          <w:t xml:space="preserve">of the entries of</w:t>
        </w:r>
      </w:ins>
      <w:ins w:id="239" w:author="PR Preview" w:date="2026-01-01T00:00:00Z">
        <w:r>
          <w:t xml:space="preserve"> </w:t>
        </w:r>
      </w:ins>
      <w:ins w:id="240" w:author="PR Preview" w:date="2026-01-01T00:00:00Z">
        <w:r>
          <w:t xml:space="preserve">$\mathord{\smash[b]{\underset{\raise.3ex\hbox{$\scriptstyle\sim$}}{y}}\vphantom{y}}$</w:t>
        </w:r>
      </w:ins>
      <w:ins w:id="241" w:author="PR Preview" w:date="2026-01-01T00:00:00Z">
        <w:r>
          <w:t xml:space="preserve">, with coefficients</w:t>
        </w:r>
      </w:ins>
      <w:ins w:id="242"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243" w:author="PR Preview" w:date="2026-01-01T00:00:00Z">
        <w:r>
          <w:t xml:space="preserve">.</w:t>
        </w:r>
      </w:ins>
      <w:ins w:id="244" w:author="PR Preview" w:date="2026-01-01T00:00:00Z">
        <w:r>
          <w:t xml:space="preserve"> </w:t>
        </w:r>
      </w:ins>
      <w:ins w:id="245" w:author="PR Preview" w:date="2026-01-01T00:00:00Z">
        <w:r>
          <w:t xml:space="preserve">In</w:t>
        </w:r>
      </w:ins>
      <w:ins w:id="246" w:author="PR Preview" w:date="2026-01-01T00:00:00Z">
        <w:r>
          <w:t xml:space="preserve"> </w:t>
        </w:r>
      </w:ins>
      <w:hyperlink w:anchor="exm-dot-product">
        <w:ins w:id="247" w:author="PR Preview" w:date="2026-01-01T00:00:00Z">
          <w:r>
            <w:rPr>
              <w:rStyle w:val="Hyperlink"/>
            </w:rPr>
            <w:t xml:space="preserve">Example 5</w:t>
          </w:r>
        </w:ins>
      </w:hyperlink>
      <w:ins w:id="248" w:author="PR Preview" w:date="2026-01-01T00:00:00Z">
        <w:r>
          <w:t xml:space="preserve">,</w:t>
        </w:r>
      </w:ins>
      <w:ins w:id="249" w:author="PR Preview" w:date="2026-01-01T00:00:00Z">
        <w:r>
          <w:t xml:space="preserve"> </w:t>
        </w:r>
      </w:ins>
      <w:ins w:id="250" w:author="PR Preview" w:date="2026-01-01T00:00:00Z">
        <w:r>
          <w:t xml:space="preserve">$\mathord{\smash[b]{\underset{\raise.3ex\hbox{$\scriptstyle\sim$}}{x}}\vphantom{x}}\cdot \mathord{\smash[b]{\underset{\raise.3ex\hbox{$\scriptstyle\sim$}}{y}}\vphantom{y}}= 1 \cdot 4 + 2 \cdot 5 + 3 \cdot 6$</w:t>
        </w:r>
      </w:ins>
      <w:ins w:id="251" w:author="PR Preview" w:date="2026-01-01T00:00:00Z">
        <w:r>
          <w:t xml:space="preserve"> </w:t>
        </w:r>
      </w:ins>
      <w:ins w:id="252" w:author="PR Preview" w:date="2026-01-01T00:00:00Z">
        <w:r>
          <w:t xml:space="preserve">is the linear combination of</w:t>
        </w:r>
      </w:ins>
      <w:ins w:id="253" w:author="PR Preview" w:date="2026-01-01T00:00:00Z">
        <w:r>
          <w:t xml:space="preserve"> </w:t>
        </w:r>
      </w:ins>
      <m:oMath>
        <m:r>
          <m:t>4</m:t>
        </m:r>
      </m:oMath>
      <w:ins w:id="254" w:author="PR Preview" w:date="2026-01-01T00:00:00Z">
        <w:r>
          <w:t xml:space="preserve">,</w:t>
        </w:r>
      </w:ins>
      <w:ins w:id="255" w:author="PR Preview" w:date="2026-01-01T00:00:00Z">
        <w:r>
          <w:t xml:space="preserve"> </w:t>
        </w:r>
      </w:ins>
      <m:oMath>
        <m:r>
          <m:t>5</m:t>
        </m:r>
      </m:oMath>
      <w:ins w:id="256" w:author="PR Preview" w:date="2026-01-01T00:00:00Z">
        <w:r>
          <w:t xml:space="preserve">, and</w:t>
        </w:r>
      </w:ins>
      <w:ins w:id="257" w:author="PR Preview" w:date="2026-01-01T00:00:00Z">
        <w:r>
          <w:t xml:space="preserve"> </w:t>
        </w:r>
      </w:ins>
      <m:oMath>
        <m:r>
          <m:t>6</m:t>
        </m:r>
      </m:oMath>
      <w:ins w:id="258" w:author="PR Preview" w:date="2026-01-01T00:00:00Z">
        <w:r>
          <w:t xml:space="preserve"> </w:t>
        </w:r>
      </w:ins>
      <w:ins w:id="259" w:author="PR Preview" w:date="2026-01-01T00:00:00Z">
        <w:r>
          <w:t xml:space="preserve">with coefficients</w:t>
        </w:r>
      </w:ins>
      <w:ins w:id="260" w:author="PR Preview" w:date="2026-01-01T00:00:00Z">
        <w:r>
          <w:t xml:space="preserve"> </w:t>
        </w:r>
      </w:ins>
      <m:oMath>
        <m:r>
          <m:t>1</m:t>
        </m:r>
      </m:oMath>
      <w:ins w:id="261" w:author="PR Preview" w:date="2026-01-01T00:00:00Z">
        <w:r>
          <w:t xml:space="preserve">,</w:t>
        </w:r>
      </w:ins>
      <w:ins w:id="262" w:author="PR Preview" w:date="2026-01-01T00:00:00Z">
        <w:r>
          <w:t xml:space="preserve"> </w:t>
        </w:r>
      </w:ins>
      <m:oMath>
        <m:r>
          <m:t>2</m:t>
        </m:r>
      </m:oMath>
      <w:ins w:id="263" w:author="PR Preview" w:date="2026-01-01T00:00:00Z">
        <w:r>
          <w:t xml:space="preserve">, and</w:t>
        </w:r>
      </w:ins>
      <w:ins w:id="264" w:author="PR Preview" w:date="2026-01-01T00:00:00Z">
        <w:r>
          <w:t xml:space="preserve"> </w:t>
        </w:r>
      </w:ins>
      <m:oMath>
        <m:r>
          <m:t>3</m:t>
        </m:r>
      </m:oMath>
      <w:ins w:id="265" w:author="PR Preview" w:date="2026-01-01T00:00:00Z">
        <w:r>
          <w:t xml:space="preserve">.</w:t>
        </w:r>
      </w:ins>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del w:id="266" w:author="PR Preview" w:date="2026-01-01T00:00:00Z">
        <w:r>
          <w:rPr>
            <w:i/>
            <w:iCs/>
          </w:rPr>
          <w:delText xml:space="preserve">Remark 4</w:delText>
        </w:r>
      </w:del>
      <w:del w:id="267" w:author="PR Preview" w:date="2026-01-01T00:00:00Z">
        <w:r>
          <w:delText xml:space="preserve"> (The zero vector is the additive identity). </w:delText>
        </w:r>
      </w:del>
      <w:del w:id="268" w:author="PR Preview" w:date="2026-01-01T00:00:00Z">
        <w:r>
          <w:delText xml:space="preserve">Adding the zero vector to a vector leaves it unchanged</w:delText>
        </w:r>
      </w:del>
      <w:del w:id="269" w:author="PR Preview" w:date="2026-01-01T00:00:00Z">
        <w:r>
          <w:delText xml:space="preserve"> </w:delText>
        </w:r>
      </w:del>
      <w:del w:id="270" w:author="PR Preview" w:date="2026-01-01T00:00:00Z">
        <w:r>
          <w:delText xml:space="preserve">(</w:delText>
        </w:r>
      </w:del>
      <w:hyperlink w:anchor="def-vector-addition">
        <w:del w:id="271" w:author="PR Preview" w:date="2026-01-01T00:00:00Z">
          <w:r>
            <w:rPr>
              <w:rStyle w:val="Hyperlink"/>
            </w:rPr>
            <w:delText xml:space="preserve">Definition 7</w:delText>
          </w:r>
        </w:del>
      </w:hyperlink>
      <w:del w:id="272" w:author="PR Preview" w:date="2026-01-01T00:00:00Z">
        <w:r>
          <w:delText xml:space="preserve">):</w:delText>
        </w:r>
      </w:del>
      <w:del w:id="273" w:author="PR Preview" w:date="2026-01-01T00:00:00Z">
        <w:r>
          <w:delText xml:space="preserve"> </w:delText>
        </w:r>
      </w:del>
      <w:del w:id="274" w:author="PR Preview" w:date="2026-01-01T00:00:00Z">
        <w:r>
          <w:delText xml:space="preserve">$\mathord{\smash[b]{\underset{\raise.3ex\hbox{$\scriptstyle\sim$}}{x}}\vphantom{x}}+ \mathord{\smash[b]{\underset{\raise.3ex\hbox{$\scriptstyle\sim$}}{0}}\vphantom{0}}= \mathord{\smash[b]{\underset{\raise.3ex\hbox{$\scriptstyle\sim$}}{x}}\vphantom{x}}$</w:delText>
        </w:r>
      </w:del>
      <w:del w:id="275" w:author="PR Preview" w:date="2026-01-01T00:00:00Z">
        <w:r>
          <w:delText xml:space="preserve"> </w:delText>
        </w:r>
      </w:del>
      <w:del w:id="276" w:author="PR Preview" w:date="2026-01-01T00:00:00Z">
        <w:r>
          <w:delText xml:space="preserve">for any vector</w:delText>
        </w:r>
      </w:del>
      <w:del w:id="277" w:author="PR Preview" w:date="2026-01-01T00:00:00Z">
        <w:r>
          <w:delText xml:space="preserve"> </w:delText>
        </w:r>
      </w:del>
      <w:del w:id="278" w:author="PR Preview" w:date="2026-01-01T00:00:00Z">
        <w:r>
          <w:delText xml:space="preserve">$\mathord{\smash[b]{\underset{\raise.3ex\hbox{$\scriptstyle\sim$}}{x}}\vphantom{x}}$</w:delText>
        </w:r>
      </w:del>
      <w:del w:id="279" w:author="PR Preview" w:date="2026-01-01T00:00:00Z">
        <w:r>
          <w:delText xml:space="preserve"> </w:delText>
        </w:r>
      </w:del>
      <w:del w:id="280" w:author="PR Preview" w:date="2026-01-01T00:00:00Z">
        <w:r>
          <w:delText xml:space="preserve">of the same length,</w:delText>
        </w:r>
      </w:del>
      <w:del w:id="281" w:author="PR Preview" w:date="2026-01-01T00:00:00Z">
        <w:r>
          <w:delText xml:space="preserve"> </w:delText>
        </w:r>
      </w:del>
      <w:del w:id="282" w:author="PR Preview" w:date="2026-01-01T00:00:00Z">
        <w:r>
          <w:delText xml:space="preserve">so</w:delText>
        </w:r>
      </w:del>
      <w:del w:id="283" w:author="PR Preview" w:date="2026-01-01T00:00:00Z">
        <w:r>
          <w:delText xml:space="preserve"> </w:delText>
        </w:r>
      </w:del>
      <w:del w:id="284" w:author="PR Preview" w:date="2026-01-01T00:00:00Z">
        <w:r>
          <w:delText xml:space="preserve">$\mathord{\smash[b]{\underset{\raise.3ex\hbox{$\scriptstyle\sim$}}{0}}\vphantom{0}}$</w:delText>
        </w:r>
      </w:del>
      <w:del w:id="285" w:author="PR Preview" w:date="2026-01-01T00:00:00Z">
        <w:r>
          <w:delText xml:space="preserve"> </w:delText>
        </w:r>
      </w:del>
      <w:del w:id="286" w:author="PR Preview" w:date="2026-01-01T00:00:00Z">
        <w:r>
          <w:delText xml:space="preserve">is the</w:delText>
        </w:r>
      </w:del>
      <w:del w:id="287" w:author="PR Preview" w:date="2026-01-01T00:00:00Z">
        <w:r>
          <w:delText xml:space="preserve"> </w:delText>
        </w:r>
      </w:del>
      <w:hyperlink r:id="rId42">
        <w:del w:id="288" w:author="PR Preview" w:date="2026-01-01T00:00:00Z">
          <w:r>
            <w:rPr>
              <w:rStyle w:val="Hyperlink"/>
            </w:rPr>
            <w:delText xml:space="preserve">identity element</w:delText>
          </w:r>
        </w:del>
      </w:hyperlink>
      <w:del w:id="289" w:author="PR Preview" w:date="2026-01-01T00:00:00Z">
        <w:r>
          <w:delText xml:space="preserve"> </w:delText>
        </w:r>
      </w:del>
      <w:del w:id="290" w:author="PR Preview" w:date="2026-01-01T00:00:00Z">
        <w:r>
          <w:delText xml:space="preserve">for vector addition.</w:delText>
        </w:r>
      </w:del>
      <w:del w:id="291" w:author="PR Preview" w:date="2026-01-01T00:00:00Z">
        <w:r>
          <w:delText xml:space="preserve"> </w:delText>
        </w:r>
      </w:del>
      <w:del w:id="292" w:author="PR Preview" w:date="2026-01-01T00:00:00Z">
        <w:r>
          <w:delText xml:space="preserve">For example,</w:delText>
        </w:r>
      </w:del>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p>
      <w:pPr>
        <w:pStyle w:val="FirstParagraph"/>
      </w:pPr>
      <w:del w:id="293" w:author="PR Preview" w:date="2026-01-01T00:00:00Z">
        <w:r>
          <w:rPr>
            <w:b/>
            <w:bCs/>
          </w:rPr>
          <w:delText xml:space="preserve">Definition 12 (Mean (average, sample mean))</w:delText>
        </w:r>
      </w:del>
      <w:del w:id="294" w:author="PR Preview" w:date="2026-01-01T00:00:00Z">
        <w:r>
          <w:delText xml:space="preserve"> </w:delText>
        </w:r>
      </w:del>
      <w:del w:id="295" w:author="PR Preview" w:date="2026-01-01T00:00:00Z">
        <w:r>
          <w:delText xml:space="preserve">The</w:delText>
        </w:r>
      </w:del>
      <w:del w:id="296" w:author="PR Preview" w:date="2026-01-01T00:00:00Z">
        <w:r>
          <w:delText xml:space="preserve"> </w:delText>
        </w:r>
      </w:del>
      <w:del w:id="297" w:author="PR Preview" w:date="2026-01-01T00:00:00Z">
        <w:r>
          <w:rPr>
            <w:b/>
            <w:bCs/>
          </w:rPr>
          <w:delText xml:space="preserve">mean</w:delText>
        </w:r>
      </w:del>
      <w:del w:id="298" w:author="PR Preview" w:date="2026-01-01T00:00:00Z">
        <w:r>
          <w:delText xml:space="preserve"> </w:delText>
        </w:r>
      </w:del>
      <w:del w:id="299" w:author="PR Preview" w:date="2026-01-01T00:00:00Z">
        <w:r>
          <w:delText xml:space="preserve">(or</w:delText>
        </w:r>
      </w:del>
      <w:del w:id="300" w:author="PR Preview" w:date="2026-01-01T00:00:00Z">
        <w:r>
          <w:delText xml:space="preserve"> </w:delText>
        </w:r>
      </w:del>
      <w:del w:id="301" w:author="PR Preview" w:date="2026-01-01T00:00:00Z">
        <w:r>
          <w:rPr>
            <w:b/>
            <w:bCs/>
          </w:rPr>
          <w:delText xml:space="preserve">average</w:delText>
        </w:r>
      </w:del>
      <w:del w:id="302" w:author="PR Preview" w:date="2026-01-01T00:00:00Z">
        <w:r>
          <w:delText xml:space="preserve">) of</w:delText>
        </w:r>
      </w:del>
      <w:del w:id="303" w:author="PR Preview" w:date="2026-01-01T00:00:00Z">
        <w:r>
          <w:delText xml:space="preserve"> </w:delText>
        </w:r>
      </w:del>
      <m:oMath>
        <m:r>
          <m:t>n</m:t>
        </m:r>
      </m:oMath>
      <w:del w:id="304" w:author="PR Preview" w:date="2026-01-01T00:00:00Z">
        <w:r>
          <w:delText xml:space="preserve"> </w:delText>
        </w:r>
      </w:del>
      <w:del w:id="305" w:author="PR Preview" w:date="2026-01-01T00:00:00Z">
        <w:r>
          <w:delText xml:space="preserve">numbers</w:delText>
        </w:r>
      </w:del>
      <w:del w:id="306" w:author="PR Preview" w:date="2026-01-01T00:00:00Z">
        <w:r>
          <w:delText xml:space="preserve"> </w:delText>
        </w:r>
      </w:del>
      <m:oMath>
        <m:sSub>
          <m:e>
            <m:r>
              <m:t>y</m:t>
            </m:r>
          </m:e>
          <m:sub>
            <m:r>
              <m:t>1</m:t>
            </m:r>
          </m:sub>
        </m:sSub>
        <m:r>
          <m:rPr>
            <m:sty m:val="p"/>
          </m:rPr>
          <m:t>,</m:t>
        </m:r>
        <m:r>
          <m:rPr>
            <m:sty m:val="p"/>
          </m:rPr>
          <m:t>…</m:t>
        </m:r>
        <m:r>
          <m:rPr>
            <m:sty m:val="p"/>
          </m:rPr>
          <m:t>,</m:t>
        </m:r>
        <m:sSub>
          <m:e>
            <m:r>
              <m:t>y</m:t>
            </m:r>
          </m:e>
          <m:sub>
            <m:r>
              <m:t>n</m:t>
            </m:r>
          </m:sub>
        </m:sSub>
      </m:oMath>
      <w:del w:id="307" w:author="PR Preview" w:date="2026-01-01T00:00:00Z">
        <w:r>
          <w:delText xml:space="preserve"> </w:delText>
        </w:r>
      </w:del>
      <w:del w:id="308" w:author="PR Preview" w:date="2026-01-01T00:00:00Z">
        <w:r>
          <w:delText xml:space="preserve">is</w:delText>
        </w:r>
      </w:del>
      <w:del w:id="309" w:author="PR Preview" w:date="2026-01-01T00:00:00Z">
        <w:r>
          <w:delText xml:space="preserve"> </w:delText>
        </w:r>
      </w:del>
      <w:del w:id="310" w:author="PR Preview" w:date="2026-01-01T00:00:00Z">
        <w:r>
          <w:delText xml:space="preserve">their</w:delText>
        </w:r>
      </w:del>
      <w:del w:id="311" w:author="PR Preview" w:date="2026-01-01T00:00:00Z">
        <w:r>
          <w:delText xml:space="preserve"> </w:delText>
        </w:r>
      </w:del>
      <w:hyperlink r:id="rId44">
        <w:del w:id="312" w:author="PR Preview" w:date="2026-01-01T00:00:00Z">
          <w:r>
            <w:rPr>
              <w:rStyle w:val="Hyperlink"/>
            </w:rPr>
            <w:delText xml:space="preserve">sum</w:delText>
          </w:r>
        </w:del>
      </w:hyperlink>
      <w:del w:id="313" w:author="PR Preview" w:date="2026-01-01T00:00:00Z">
        <w:r>
          <w:delText xml:space="preserve"> </w:delText>
        </w:r>
      </w:del>
      <w:del w:id="314" w:author="PR Preview" w:date="2026-01-01T00:00:00Z">
        <w:r>
          <w:delText xml:space="preserve">divided by how many there are:</w:delText>
        </w:r>
      </w:del>
    </w:p>
    <w:p>
      <w:pPr>
        <w:pStyle w:val="FirstParagraph"/>
      </w:pPr>
      <w:ins w:id="315" w:author="PR Preview" w:date="2026-01-01T00:00:00Z">
        <w:r>
          <w:rPr>
            <w:i/>
            <w:iCs/>
          </w:rPr>
          <w:t xml:space="preserve">Remark 5</w:t>
        </w:r>
      </w:ins>
      <w:ins w:id="316" w:author="PR Preview" w:date="2026-01-01T00:00:00Z">
        <w:r>
          <w:t xml:space="preserve"> (The zero vector is the additive identity). </w:t>
        </w:r>
      </w:ins>
      <w:ins w:id="317" w:author="PR Preview" w:date="2026-01-01T00:00:00Z">
        <w:r>
          <w:t xml:space="preserve">Adding the zero vector to a vector leaves it unchanged</w:t>
        </w:r>
      </w:ins>
      <w:ins w:id="318" w:author="PR Preview" w:date="2026-01-01T00:00:00Z">
        <w:r>
          <w:t xml:space="preserve"> </w:t>
        </w:r>
      </w:ins>
      <w:ins w:id="319" w:author="PR Preview" w:date="2026-01-01T00:00:00Z">
        <w:r>
          <w:t xml:space="preserve">(</w:t>
        </w:r>
      </w:ins>
      <w:hyperlink w:anchor="def-vector-addition">
        <w:ins w:id="320" w:author="PR Preview" w:date="2026-01-01T00:00:00Z">
          <w:r>
            <w:rPr>
              <w:rStyle w:val="Hyperlink"/>
            </w:rPr>
            <w:t xml:space="preserve">Definition 7</w:t>
          </w:r>
        </w:ins>
      </w:hyperlink>
      <w:ins w:id="321" w:author="PR Preview" w:date="2026-01-01T00:00:00Z">
        <w:r>
          <w:t xml:space="preserve">):</w:t>
        </w:r>
      </w:ins>
      <w:ins w:id="322" w:author="PR Preview" w:date="2026-01-01T00:00:00Z">
        <w:r>
          <w:t xml:space="preserve"> </w:t>
        </w:r>
      </w:ins>
      <w:ins w:id="323" w:author="PR Preview" w:date="2026-01-01T00:00:00Z">
        <w:r>
          <w:t xml:space="preserve">$\mathord{\smash[b]{\underset{\raise.3ex\hbox{$\scriptstyle\sim$}}{x}}\vphantom{x}}+ \mathord{\smash[b]{\underset{\raise.3ex\hbox{$\scriptstyle\sim$}}{0}}\vphantom{0}}= \mathord{\smash[b]{\underset{\raise.3ex\hbox{$\scriptstyle\sim$}}{x}}\vphantom{x}}$</w:t>
        </w:r>
      </w:ins>
      <w:ins w:id="324" w:author="PR Preview" w:date="2026-01-01T00:00:00Z">
        <w:r>
          <w:t xml:space="preserve"> </w:t>
        </w:r>
      </w:ins>
      <w:ins w:id="325" w:author="PR Preview" w:date="2026-01-01T00:00:00Z">
        <w:r>
          <w:t xml:space="preserve">for any vector</w:t>
        </w:r>
      </w:ins>
      <w:ins w:id="326" w:author="PR Preview" w:date="2026-01-01T00:00:00Z">
        <w:r>
          <w:t xml:space="preserve"> </w:t>
        </w:r>
      </w:ins>
      <w:ins w:id="327" w:author="PR Preview" w:date="2026-01-01T00:00:00Z">
        <w:r>
          <w:t xml:space="preserve">$\mathord{\smash[b]{\underset{\raise.3ex\hbox{$\scriptstyle\sim$}}{x}}\vphantom{x}}$</w:t>
        </w:r>
      </w:ins>
      <w:ins w:id="328" w:author="PR Preview" w:date="2026-01-01T00:00:00Z">
        <w:r>
          <w:t xml:space="preserve"> </w:t>
        </w:r>
      </w:ins>
      <w:ins w:id="329" w:author="PR Preview" w:date="2026-01-01T00:00:00Z">
        <w:r>
          <w:t xml:space="preserve">of the same length,</w:t>
        </w:r>
      </w:ins>
      <w:ins w:id="330" w:author="PR Preview" w:date="2026-01-01T00:00:00Z">
        <w:r>
          <w:t xml:space="preserve"> </w:t>
        </w:r>
      </w:ins>
      <w:ins w:id="331" w:author="PR Preview" w:date="2026-01-01T00:00:00Z">
        <w:r>
          <w:t xml:space="preserve">so</w:t>
        </w:r>
      </w:ins>
      <w:ins w:id="332" w:author="PR Preview" w:date="2026-01-01T00:00:00Z">
        <w:r>
          <w:t xml:space="preserve"> </w:t>
        </w:r>
      </w:ins>
      <w:ins w:id="333" w:author="PR Preview" w:date="2026-01-01T00:00:00Z">
        <w:r>
          <w:t xml:space="preserve">$\mathord{\smash[b]{\underset{\raise.3ex\hbox{$\scriptstyle\sim$}}{0}}\vphantom{0}}$</w:t>
        </w:r>
      </w:ins>
      <w:ins w:id="334" w:author="PR Preview" w:date="2026-01-01T00:00:00Z">
        <w:r>
          <w:t xml:space="preserve"> </w:t>
        </w:r>
      </w:ins>
      <w:ins w:id="335" w:author="PR Preview" w:date="2026-01-01T00:00:00Z">
        <w:r>
          <w:t xml:space="preserve">is the</w:t>
        </w:r>
      </w:ins>
      <w:ins w:id="336" w:author="PR Preview" w:date="2026-01-01T00:00:00Z">
        <w:r>
          <w:t xml:space="preserve"> </w:t>
        </w:r>
      </w:ins>
      <w:hyperlink r:id="rId42">
        <w:ins w:id="337" w:author="PR Preview" w:date="2026-01-01T00:00:00Z">
          <w:r>
            <w:rPr>
              <w:rStyle w:val="Hyperlink"/>
            </w:rPr>
            <w:t xml:space="preserve">identity element</w:t>
          </w:r>
        </w:ins>
      </w:hyperlink>
      <w:ins w:id="338" w:author="PR Preview" w:date="2026-01-01T00:00:00Z">
        <w:r>
          <w:t xml:space="preserve"> </w:t>
        </w:r>
      </w:ins>
      <w:ins w:id="339" w:author="PR Preview" w:date="2026-01-01T00:00:00Z">
        <w:r>
          <w:t xml:space="preserve">for vector addition.</w:t>
        </w:r>
      </w:ins>
      <w:ins w:id="340" w:author="PR Preview" w:date="2026-01-01T00:00:00Z">
        <w:r>
          <w:t xml:space="preserve"> </w:t>
        </w:r>
      </w:ins>
      <w:ins w:id="341" w:author="PR Preview" w:date="2026-01-01T00:00:00Z">
        <w:r>
          <w:t xml:space="preserve">For example,</w:t>
        </w:r>
      </w:ins>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ins w:id="342" w:author="PR Preview" w:date="2026-01-01T00:00:00Z">
        <w:r>
          <w:rPr>
            <w:b/>
            <w:bCs/>
          </w:rPr>
          <w:t xml:space="preserve">Definition 12 (Mean (average, sample mean))</w:t>
        </w:r>
      </w:ins>
      <w:ins w:id="343" w:author="PR Preview" w:date="2026-01-01T00:00:00Z">
        <w:r>
          <w:t xml:space="preserve"> </w:t>
        </w:r>
      </w:ins>
      <w:ins w:id="344" w:author="PR Preview" w:date="2026-01-01T00:00:00Z">
        <w:r>
          <w:t xml:space="preserve">The</w:t>
        </w:r>
      </w:ins>
      <w:ins w:id="345" w:author="PR Preview" w:date="2026-01-01T00:00:00Z">
        <w:r>
          <w:t xml:space="preserve"> </w:t>
        </w:r>
      </w:ins>
      <w:ins w:id="346" w:author="PR Preview" w:date="2026-01-01T00:00:00Z">
        <w:r>
          <w:rPr>
            <w:b/>
            <w:bCs/>
          </w:rPr>
          <w:t xml:space="preserve">mean</w:t>
        </w:r>
      </w:ins>
      <w:ins w:id="347" w:author="PR Preview" w:date="2026-01-01T00:00:00Z">
        <w:r>
          <w:t xml:space="preserve"> </w:t>
        </w:r>
      </w:ins>
      <w:ins w:id="348" w:author="PR Preview" w:date="2026-01-01T00:00:00Z">
        <w:r>
          <w:t xml:space="preserve">[5]</w:t>
        </w:r>
      </w:ins>
      <w:ins w:id="349" w:author="PR Preview" w:date="2026-01-01T00:00:00Z">
        <w:r>
          <w:t xml:space="preserve"> </w:t>
        </w:r>
      </w:ins>
      <w:ins w:id="350" w:author="PR Preview" w:date="2026-01-01T00:00:00Z">
        <w:r>
          <w:t xml:space="preserve">(or</w:t>
        </w:r>
      </w:ins>
      <w:ins w:id="351" w:author="PR Preview" w:date="2026-01-01T00:00:00Z">
        <w:r>
          <w:t xml:space="preserve"> </w:t>
        </w:r>
      </w:ins>
      <w:ins w:id="352" w:author="PR Preview" w:date="2026-01-01T00:00:00Z">
        <w:r>
          <w:rPr>
            <w:b/>
            <w:bCs/>
          </w:rPr>
          <w:t xml:space="preserve">average</w:t>
        </w:r>
      </w:ins>
      <w:ins w:id="353" w:author="PR Preview" w:date="2026-01-01T00:00:00Z">
        <w:r>
          <w:t xml:space="preserve">) of</w:t>
        </w:r>
      </w:ins>
      <w:ins w:id="354" w:author="PR Preview" w:date="2026-01-01T00:00:00Z">
        <w:r>
          <w:t xml:space="preserve"> </w:t>
        </w:r>
      </w:ins>
      <m:oMath>
        <m:r>
          <m:t>n</m:t>
        </m:r>
      </m:oMath>
      <w:ins w:id="355" w:author="PR Preview" w:date="2026-01-01T00:00:00Z">
        <w:r>
          <w:t xml:space="preserve"> </w:t>
        </w:r>
      </w:ins>
      <w:ins w:id="356" w:author="PR Preview" w:date="2026-01-01T00:00:00Z">
        <w:r>
          <w:t xml:space="preserve">numbers</w:t>
        </w:r>
      </w:ins>
      <w:ins w:id="357" w:author="PR Preview" w:date="2026-01-01T00:00:00Z">
        <w:r>
          <w:t xml:space="preserve"> </w:t>
        </w:r>
      </w:ins>
      <m:oMath>
        <m:sSub>
          <m:e>
            <m:r>
              <m:t>y</m:t>
            </m:r>
          </m:e>
          <m:sub>
            <m:r>
              <m:t>1</m:t>
            </m:r>
          </m:sub>
        </m:sSub>
        <m:r>
          <m:rPr>
            <m:sty m:val="p"/>
          </m:rPr>
          <m:t>,</m:t>
        </m:r>
        <m:r>
          <m:rPr>
            <m:sty m:val="p"/>
          </m:rPr>
          <m:t>…</m:t>
        </m:r>
        <m:r>
          <m:rPr>
            <m:sty m:val="p"/>
          </m:rPr>
          <m:t>,</m:t>
        </m:r>
        <m:sSub>
          <m:e>
            <m:r>
              <m:t>y</m:t>
            </m:r>
          </m:e>
          <m:sub>
            <m:r>
              <m:t>n</m:t>
            </m:r>
          </m:sub>
        </m:sSub>
      </m:oMath>
      <w:ins w:id="358" w:author="PR Preview" w:date="2026-01-01T00:00:00Z">
        <w:r>
          <w:t xml:space="preserve"> </w:t>
        </w:r>
      </w:ins>
      <w:ins w:id="359" w:author="PR Preview" w:date="2026-01-01T00:00:00Z">
        <w:r>
          <w:t xml:space="preserve">is</w:t>
        </w:r>
      </w:ins>
      <w:ins w:id="360" w:author="PR Preview" w:date="2026-01-01T00:00:00Z">
        <w:r>
          <w:t xml:space="preserve"> </w:t>
        </w:r>
      </w:ins>
      <w:ins w:id="361" w:author="PR Preview" w:date="2026-01-01T00:00:00Z">
        <w:r>
          <w:t xml:space="preserve">their</w:t>
        </w:r>
      </w:ins>
      <w:ins w:id="362" w:author="PR Preview" w:date="2026-01-01T00:00:00Z">
        <w:r>
          <w:t xml:space="preserve"> </w:t>
        </w:r>
      </w:ins>
      <w:hyperlink r:id="rId44">
        <w:ins w:id="363" w:author="PR Preview" w:date="2026-01-01T00:00:00Z">
          <w:r>
            <w:rPr>
              <w:rStyle w:val="Hyperlink"/>
            </w:rPr>
            <w:t xml:space="preserve">sum</w:t>
          </w:r>
        </w:ins>
      </w:hyperlink>
      <w:ins w:id="364" w:author="PR Preview" w:date="2026-01-01T00:00:00Z">
        <w:r>
          <w:t xml:space="preserve"> </w:t>
        </w:r>
      </w:ins>
      <w:ins w:id="365" w:author="PR Preview" w:date="2026-01-01T00:00:00Z">
        <w:r>
          <w:t xml:space="preserve">divided by how many there are:</w:t>
        </w:r>
      </w:ins>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del w:id="366" w:author="PR Preview" w:date="2026-01-01T00:00:00Z">
        <w:r>
          <w:rPr>
            <w:i/>
            <w:iCs/>
          </w:rPr>
          <w:delText xml:space="preserve">Remark 5</w:delText>
        </w:r>
      </w:del>
      <w:del w:id="367" w:author="PR Preview" w:date="2026-01-01T00:00:00Z">
        <w:r>
          <w:delText xml:space="preserve"> (The sample mean estimates the population mean). </w:delText>
        </w:r>
      </w:del>
      <w:del w:id="368" w:author="PR Preview" w:date="2026-01-01T00:00:00Z">
        <w:r>
          <w:delText xml:space="preserve">When the numbers are observed data values,</w:delText>
        </w:r>
      </w:del>
      <w:del w:id="369" w:author="PR Preview" w:date="2026-01-01T00:00:00Z">
        <w:r>
          <w:delText xml:space="preserve"> </w:delText>
        </w:r>
      </w:del>
      <m:oMath>
        <m:acc>
          <m:accPr>
            <m:chr m:val="‾"/>
          </m:accPr>
          <m:e>
            <m:r>
              <m:t>y</m:t>
            </m:r>
          </m:e>
        </m:acc>
      </m:oMath>
      <w:del w:id="370" w:author="PR Preview" w:date="2026-01-01T00:00:00Z">
        <w:r>
          <w:delText xml:space="preserve"> </w:delText>
        </w:r>
      </w:del>
      <w:del w:id="371" w:author="PR Preview" w:date="2026-01-01T00:00:00Z">
        <w:r>
          <w:delText xml:space="preserve">is also called the sample mean,</w:delText>
        </w:r>
      </w:del>
      <w:del w:id="372" w:author="PR Preview" w:date="2026-01-01T00:00:00Z">
        <w:r>
          <w:delText xml:space="preserve"> </w:delText>
        </w:r>
      </w:del>
      <w:del w:id="373" w:author="PR Preview" w:date="2026-01-01T00:00:00Z">
        <w:r>
          <w:delText xml:space="preserve">an estimator of the</w:delText>
        </w:r>
      </w:del>
      <w:del w:id="374" w:author="PR Preview" w:date="2026-01-01T00:00:00Z">
        <w:r>
          <w:delText xml:space="preserve"> </w:delText>
        </w:r>
      </w:del>
      <w:hyperlink r:id="rId47">
        <w:del w:id="375" w:author="PR Preview" w:date="2026-01-01T00:00:00Z">
          <w:r>
            <w:rPr>
              <w:rStyle w:val="Hyperlink"/>
            </w:rPr>
            <w:delText xml:space="preserve">population mean</w:delText>
          </w:r>
        </w:del>
      </w:hyperlink>
      <w:del w:id="376" w:author="PR Preview" w:date="2026-01-01T00:00:00Z">
        <w:r>
          <w:delText xml:space="preserve">.</w:delText>
        </w:r>
      </w:del>
    </w:p>
    <w:p>
      <w:pPr>
        <w:pStyle w:val="FirstParagraph"/>
      </w:pPr>
      <w:ins w:id="377" w:author="PR Preview" w:date="2026-01-01T00:00:00Z">
        <w:r>
          <w:rPr>
            <w:i/>
            <w:iCs/>
          </w:rPr>
          <w:t xml:space="preserve">Remark 6</w:t>
        </w:r>
      </w:ins>
      <w:ins w:id="378" w:author="PR Preview" w:date="2026-01-01T00:00:00Z">
        <w:r>
          <w:t xml:space="preserve"> (The sample mean estimates the population mean). </w:t>
        </w:r>
      </w:ins>
      <w:ins w:id="379" w:author="PR Preview" w:date="2026-01-01T00:00:00Z">
        <w:r>
          <w:t xml:space="preserve">When the numbers are observed data values,</w:t>
        </w:r>
      </w:ins>
      <w:ins w:id="380" w:author="PR Preview" w:date="2026-01-01T00:00:00Z">
        <w:r>
          <w:t xml:space="preserve"> </w:t>
        </w:r>
      </w:ins>
      <m:oMath>
        <m:acc>
          <m:accPr>
            <m:chr m:val="‾"/>
          </m:accPr>
          <m:e>
            <m:r>
              <m:t>y</m:t>
            </m:r>
          </m:e>
        </m:acc>
      </m:oMath>
      <w:ins w:id="381" w:author="PR Preview" w:date="2026-01-01T00:00:00Z">
        <w:r>
          <w:t xml:space="preserve"> </w:t>
        </w:r>
      </w:ins>
      <w:ins w:id="382" w:author="PR Preview" w:date="2026-01-01T00:00:00Z">
        <w:r>
          <w:t xml:space="preserve">is also called the sample mean,</w:t>
        </w:r>
      </w:ins>
      <w:ins w:id="383" w:author="PR Preview" w:date="2026-01-01T00:00:00Z">
        <w:r>
          <w:t xml:space="preserve"> </w:t>
        </w:r>
      </w:ins>
      <w:ins w:id="384" w:author="PR Preview" w:date="2026-01-01T00:00:00Z">
        <w:r>
          <w:t xml:space="preserve">an estimator of the</w:t>
        </w:r>
      </w:ins>
      <w:ins w:id="385" w:author="PR Preview" w:date="2026-01-01T00:00:00Z">
        <w:r>
          <w:t xml:space="preserve"> </w:t>
        </w:r>
      </w:ins>
      <w:hyperlink r:id="rId47">
        <w:ins w:id="386" w:author="PR Preview" w:date="2026-01-01T00:00:00Z">
          <w:r>
            <w:rPr>
              <w:rStyle w:val="Hyperlink"/>
            </w:rPr>
            <w:t xml:space="preserve">population mean</w:t>
          </w:r>
        </w:ins>
      </w:hyperlink>
      <w:ins w:id="387" w:author="PR Preview" w:date="2026-01-01T00:00:00Z">
        <w:r>
          <w:t xml:space="preserve">.</w:t>
        </w:r>
      </w:ins>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del w:id="388" w:author="PR Preview" w:date="2026-01-01T00:00:00Z">
        <w:r>
          <w:rPr>
            <w:i/>
            <w:iCs/>
          </w:rPr>
          <w:delText xml:space="preserve">Remark 6</w:delText>
        </w:r>
      </w:del>
      <w:del w:id="389" w:author="PR Preview" w:date="2026-01-01T00:00:00Z">
        <w:r>
          <w:delText xml:space="preserve"> (The ones vector sums the entries). </w:delText>
        </w:r>
      </w:del>
      <w:del w:id="390" w:author="PR Preview" w:date="2026-01-01T00:00:00Z">
        <w:r>
          <w:delText xml:space="preserve">The dot product (2) of</w:delText>
        </w:r>
      </w:del>
      <w:del w:id="391" w:author="PR Preview" w:date="2026-01-01T00:00:00Z">
        <w:r>
          <w:delText xml:space="preserve"> </w:delText>
        </w:r>
      </w:del>
      <w:del w:id="392" w:author="PR Preview" w:date="2026-01-01T00:00:00Z">
        <w:r>
          <w:delText xml:space="preserve">$\mathord{\smash[b]{\underset{\raise.3ex\hbox{$\scriptstyle\sim$}}{1}}\vphantom{1}}$</w:delText>
        </w:r>
      </w:del>
      <w:del w:id="393" w:author="PR Preview" w:date="2026-01-01T00:00:00Z">
        <w:r>
          <w:delText xml:space="preserve"> </w:delText>
        </w:r>
      </w:del>
      <w:del w:id="394" w:author="PR Preview" w:date="2026-01-01T00:00:00Z">
        <w:r>
          <w:delText xml:space="preserve">with</w:delText>
        </w:r>
      </w:del>
      <w:del w:id="395" w:author="PR Preview" w:date="2026-01-01T00:00:00Z">
        <w:r>
          <w:delText xml:space="preserve"> </w:delText>
        </w:r>
      </w:del>
      <w:del w:id="396" w:author="PR Preview" w:date="2026-01-01T00:00:00Z">
        <w:r>
          <w:delText xml:space="preserve">$\mathord{\smash[b]{\underset{\raise.3ex\hbox{$\scriptstyle\sim$}}{x}}\vphantom{x}}$</w:delText>
        </w:r>
      </w:del>
      <w:del w:id="397" w:author="PR Preview" w:date="2026-01-01T00:00:00Z">
        <w:r>
          <w:delText xml:space="preserve"> </w:delText>
        </w:r>
      </w:del>
      <w:del w:id="398" w:author="PR Preview" w:date="2026-01-01T00:00:00Z">
        <w:r>
          <w:delText xml:space="preserve">is the sum of the entries of</w:delText>
        </w:r>
      </w:del>
      <w:del w:id="399" w:author="PR Preview" w:date="2026-01-01T00:00:00Z">
        <w:r>
          <w:delText xml:space="preserve"> </w:delText>
        </w:r>
      </w:del>
      <w:del w:id="400" w:author="PR Preview" w:date="2026-01-01T00:00:00Z">
        <w:r>
          <w:delText xml:space="preserve">$\mathord{\smash[b]{\underset{\raise.3ex\hbox{$\scriptstyle\sim$}}{x}}\vphantom{x}}$</w:delText>
        </w:r>
      </w:del>
      <w:del w:id="401" w:author="PR Preview" w:date="2026-01-01T00:00:00Z">
        <w:r>
          <w:delText xml:space="preserve">:</w:delText>
        </w:r>
      </w:del>
    </w:p>
    <w:p>
      <w:pPr>
        <w:pStyle w:val="FirstParagraph"/>
      </w:pPr>
      <w:ins w:id="402" w:author="PR Preview" w:date="2026-01-01T00:00:00Z">
        <w:r>
          <w:rPr>
            <w:i/>
            <w:iCs/>
          </w:rPr>
          <w:t xml:space="preserve">Remark 7</w:t>
        </w:r>
      </w:ins>
      <w:ins w:id="403" w:author="PR Preview" w:date="2026-01-01T00:00:00Z">
        <w:r>
          <w:t xml:space="preserve"> (The ones vector sums the entries). </w:t>
        </w:r>
      </w:ins>
      <w:ins w:id="404" w:author="PR Preview" w:date="2026-01-01T00:00:00Z">
        <w:r>
          <w:t xml:space="preserve">The dot product (2) of</w:t>
        </w:r>
      </w:ins>
      <w:ins w:id="405" w:author="PR Preview" w:date="2026-01-01T00:00:00Z">
        <w:r>
          <w:t xml:space="preserve"> </w:t>
        </w:r>
      </w:ins>
      <w:ins w:id="406" w:author="PR Preview" w:date="2026-01-01T00:00:00Z">
        <w:r>
          <w:t xml:space="preserve">$\mathord{\smash[b]{\underset{\raise.3ex\hbox{$\scriptstyle\sim$}}{1}}\vphantom{1}}$</w:t>
        </w:r>
      </w:ins>
      <w:ins w:id="407" w:author="PR Preview" w:date="2026-01-01T00:00:00Z">
        <w:r>
          <w:t xml:space="preserve"> </w:t>
        </w:r>
      </w:ins>
      <w:ins w:id="408" w:author="PR Preview" w:date="2026-01-01T00:00:00Z">
        <w:r>
          <w:t xml:space="preserve">with</w:t>
        </w:r>
      </w:ins>
      <w:ins w:id="409" w:author="PR Preview" w:date="2026-01-01T00:00:00Z">
        <w:r>
          <w:t xml:space="preserve"> </w:t>
        </w:r>
      </w:ins>
      <w:ins w:id="410" w:author="PR Preview" w:date="2026-01-01T00:00:00Z">
        <w:r>
          <w:t xml:space="preserve">$\mathord{\smash[b]{\underset{\raise.3ex\hbox{$\scriptstyle\sim$}}{x}}\vphantom{x}}$</w:t>
        </w:r>
      </w:ins>
      <w:ins w:id="411" w:author="PR Preview" w:date="2026-01-01T00:00:00Z">
        <w:r>
          <w:t xml:space="preserve"> </w:t>
        </w:r>
      </w:ins>
      <w:ins w:id="412" w:author="PR Preview" w:date="2026-01-01T00:00:00Z">
        <w:r>
          <w:t xml:space="preserve">is the sum of the entries of</w:t>
        </w:r>
      </w:ins>
      <w:ins w:id="413" w:author="PR Preview" w:date="2026-01-01T00:00:00Z">
        <w:r>
          <w:t xml:space="preserve"> </w:t>
        </w:r>
      </w:ins>
      <w:ins w:id="414" w:author="PR Preview" w:date="2026-01-01T00:00:00Z">
        <w:r>
          <w:t xml:space="preserve">$\mathord{\smash[b]{\underset{\raise.3ex\hbox{$\scriptstyle\sim$}}{x}}\vphantom{x}}$</w:t>
        </w:r>
      </w:ins>
      <w:ins w:id="415" w:author="PR Preview" w:date="2026-01-01T00:00:00Z">
        <w:r>
          <w:t xml:space="preserve">:</w:t>
        </w:r>
      </w:ins>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del w:id="416" w:author="PR Preview" w:date="2026-01-01T00:00:00Z">
        <w:r>
          <w:rPr>
            <w:b/>
            <w:bCs/>
          </w:rPr>
          <w:delText xml:space="preserve">Definition 14 (Indicator vector (standard basis vector))</w:delText>
        </w:r>
      </w:del>
      <w:del w:id="417" w:author="PR Preview" w:date="2026-01-01T00:00:00Z">
        <w:r>
          <w:delText xml:space="preserve"> </w:delText>
        </w:r>
      </w:del>
      <w:del w:id="418" w:author="PR Preview" w:date="2026-01-01T00:00:00Z">
        <w:r>
          <w:delText xml:space="preserve">The</w:delText>
        </w:r>
      </w:del>
      <w:del w:id="419" w:author="PR Preview" w:date="2026-01-01T00:00:00Z">
        <w:r>
          <w:delText xml:space="preserve"> </w:delText>
        </w:r>
      </w:del>
      <m:oMath>
        <m:r>
          <m:t>j</m:t>
        </m:r>
      </m:oMath>
      <w:del w:id="420" w:author="PR Preview" w:date="2026-01-01T00:00:00Z">
        <w:r>
          <w:delText xml:space="preserve">-th</w:delText>
        </w:r>
      </w:del>
      <w:del w:id="421" w:author="PR Preview" w:date="2026-01-01T00:00:00Z">
        <w:r>
          <w:delText xml:space="preserve"> </w:delText>
        </w:r>
      </w:del>
      <w:del w:id="422" w:author="PR Preview" w:date="2026-01-01T00:00:00Z">
        <w:r>
          <w:rPr>
            <w:b/>
            <w:bCs/>
          </w:rPr>
          <w:delText xml:space="preserve">indicator vector</w:delText>
        </w:r>
      </w:del>
      <w:del w:id="423" w:author="PR Preview" w:date="2026-01-01T00:00:00Z">
        <w:r>
          <w:delText xml:space="preserve"> </w:delText>
        </w:r>
      </w:del>
      <w:del w:id="424" w:author="PR Preview" w:date="2026-01-01T00:00:00Z">
        <w:r>
          <w:delText xml:space="preserve">(or</w:delText>
        </w:r>
      </w:del>
      <w:del w:id="425" w:author="PR Preview" w:date="2026-01-01T00:00:00Z">
        <w:r>
          <w:delText xml:space="preserve"> </w:delText>
        </w:r>
      </w:del>
      <w:del w:id="426" w:author="PR Preview" w:date="2026-01-01T00:00:00Z">
        <w:r>
          <w:rPr>
            <w:b/>
            <w:bCs/>
          </w:rPr>
          <w:delText xml:space="preserve">standard basis vector</w:delText>
        </w:r>
      </w:del>
      <w:del w:id="427" w:author="PR Preview" w:date="2026-01-01T00:00:00Z">
        <w:r>
          <w:delText xml:space="preserve">)</w:delText>
        </w:r>
      </w:del>
      <w:del w:id="428" w:author="PR Preview" w:date="2026-01-01T00:00:00Z">
        <w:r>
          <w:delText xml:space="preserve"> </w:delText>
        </w:r>
      </w:del>
      <w:del w:id="429" w:author="PR Preview" w:date="2026-01-01T00:00:00Z">
        <w:r>
          <w:delText xml:space="preserve">$\mathord{\smash[b]{\underset{\raise.3ex\hbox{$\scriptstyle\sim$}}{e}}\vphantom{e}}_j$</w:delText>
        </w:r>
      </w:del>
      <w:del w:id="430" w:author="PR Preview" w:date="2026-01-01T00:00:00Z">
        <w:r>
          <w:delText xml:space="preserve"> </w:delText>
        </w:r>
      </w:del>
      <w:del w:id="431" w:author="PR Preview" w:date="2026-01-01T00:00:00Z">
        <w:r>
          <w:delText xml:space="preserve">of length</w:delText>
        </w:r>
      </w:del>
      <w:del w:id="432" w:author="PR Preview" w:date="2026-01-01T00:00:00Z">
        <w:r>
          <w:delText xml:space="preserve"> </w:delText>
        </w:r>
      </w:del>
      <m:oMath>
        <m:r>
          <m:t>p</m:t>
        </m:r>
      </m:oMath>
      <w:del w:id="433" w:author="PR Preview" w:date="2026-01-01T00:00:00Z">
        <w:r>
          <w:delText xml:space="preserve"> </w:delText>
        </w:r>
      </w:del>
      <w:del w:id="434" w:author="PR Preview" w:date="2026-01-01T00:00:00Z">
        <w:r>
          <w:delText xml:space="preserve">has a</w:delText>
        </w:r>
      </w:del>
      <w:del w:id="435" w:author="PR Preview" w:date="2026-01-01T00:00:00Z">
        <w:r>
          <w:delText xml:space="preserve"> </w:delText>
        </w:r>
      </w:del>
      <m:oMath>
        <m:r>
          <m:t>1</m:t>
        </m:r>
      </m:oMath>
      <w:del w:id="436" w:author="PR Preview" w:date="2026-01-01T00:00:00Z">
        <w:r>
          <w:delText xml:space="preserve"> </w:delText>
        </w:r>
      </w:del>
      <w:del w:id="437" w:author="PR Preview" w:date="2026-01-01T00:00:00Z">
        <w:r>
          <w:delText xml:space="preserve">in position</w:delText>
        </w:r>
      </w:del>
      <w:del w:id="438" w:author="PR Preview" w:date="2026-01-01T00:00:00Z">
        <w:r>
          <w:delText xml:space="preserve"> </w:delText>
        </w:r>
      </w:del>
      <m:oMath>
        <m:r>
          <m:t>j</m:t>
        </m:r>
      </m:oMath>
      <w:del w:id="439" w:author="PR Preview" w:date="2026-01-01T00:00:00Z">
        <w:r>
          <w:delText xml:space="preserve"> </w:delText>
        </w:r>
      </w:del>
      <w:del w:id="440" w:author="PR Preview" w:date="2026-01-01T00:00:00Z">
        <w:r>
          <w:delText xml:space="preserve">and</w:delText>
        </w:r>
      </w:del>
      <w:del w:id="441" w:author="PR Preview" w:date="2026-01-01T00:00:00Z">
        <w:r>
          <w:delText xml:space="preserve"> </w:delText>
        </w:r>
      </w:del>
      <m:oMath>
        <m:r>
          <m:t>0</m:t>
        </m:r>
      </m:oMath>
      <w:del w:id="442" w:author="PR Preview" w:date="2026-01-01T00:00:00Z">
        <w:r>
          <w:delText xml:space="preserve">s elsewhere:</w:delText>
        </w:r>
      </w:del>
    </w:p>
    <w:p>
      <w:pPr>
        <w:pStyle w:val="BodyText"/>
      </w:pPr>
      <w:ins w:id="443" w:author="PR Preview" w:date="2026-01-01T00:00:00Z">
        <w:r>
          <w:rPr>
            <w:b/>
            <w:bCs/>
          </w:rPr>
          <w:t xml:space="preserve">Definition 14 (Indicator vector (standard basis vector))</w:t>
        </w:r>
      </w:ins>
      <w:ins w:id="444" w:author="PR Preview" w:date="2026-01-01T00:00:00Z">
        <w:r>
          <w:t xml:space="preserve"> </w:t>
        </w:r>
      </w:ins>
      <w:ins w:id="445" w:author="PR Preview" w:date="2026-01-01T00:00:00Z">
        <w:r>
          <w:t xml:space="preserve">The</w:t>
        </w:r>
      </w:ins>
      <w:ins w:id="446" w:author="PR Preview" w:date="2026-01-01T00:00:00Z">
        <w:r>
          <w:t xml:space="preserve"> </w:t>
        </w:r>
      </w:ins>
      <m:oMath>
        <m:r>
          <m:t>j</m:t>
        </m:r>
      </m:oMath>
      <w:ins w:id="447" w:author="PR Preview" w:date="2026-01-01T00:00:00Z">
        <w:r>
          <w:t xml:space="preserve">-th</w:t>
        </w:r>
      </w:ins>
      <w:ins w:id="448" w:author="PR Preview" w:date="2026-01-01T00:00:00Z">
        <w:r>
          <w:t xml:space="preserve"> </w:t>
        </w:r>
      </w:ins>
      <w:ins w:id="449" w:author="PR Preview" w:date="2026-01-01T00:00:00Z">
        <w:r>
          <w:rPr>
            <w:b/>
            <w:bCs/>
          </w:rPr>
          <w:t xml:space="preserve">indicator vector</w:t>
        </w:r>
      </w:ins>
      <w:ins w:id="450" w:author="PR Preview" w:date="2026-01-01T00:00:00Z">
        <w:r>
          <w:t xml:space="preserve"> </w:t>
        </w:r>
      </w:ins>
      <w:ins w:id="451" w:author="PR Preview" w:date="2026-01-01T00:00:00Z">
        <w:r>
          <w:t xml:space="preserve">(or</w:t>
        </w:r>
      </w:ins>
      <w:ins w:id="452" w:author="PR Preview" w:date="2026-01-01T00:00:00Z">
        <w:r>
          <w:t xml:space="preserve"> </w:t>
        </w:r>
      </w:ins>
      <w:ins w:id="453" w:author="PR Preview" w:date="2026-01-01T00:00:00Z">
        <w:r>
          <w:rPr>
            <w:b/>
            <w:bCs/>
          </w:rPr>
          <w:t xml:space="preserve">standard basis vector</w:t>
        </w:r>
      </w:ins>
      <w:ins w:id="454" w:author="PR Preview" w:date="2026-01-01T00:00:00Z">
        <w:r>
          <w:t xml:space="preserve"> </w:t>
        </w:r>
      </w:ins>
      <w:ins w:id="455" w:author="PR Preview" w:date="2026-01-01T00:00:00Z">
        <w:r>
          <w:t xml:space="preserve">[6]</w:t>
        </w:r>
      </w:ins>
      <w:ins w:id="456" w:author="PR Preview" w:date="2026-01-01T00:00:00Z">
        <w:r>
          <w:t xml:space="preserve"> </w:t>
        </w:r>
      </w:ins>
      <w:ins w:id="457" w:author="PR Preview" w:date="2026-01-01T00:00:00Z">
        <w:r>
          <w:t xml:space="preserve">)</w:t>
        </w:r>
      </w:ins>
      <w:ins w:id="458" w:author="PR Preview" w:date="2026-01-01T00:00:00Z">
        <w:r>
          <w:t xml:space="preserve"> </w:t>
        </w:r>
      </w:ins>
      <w:ins w:id="459" w:author="PR Preview" w:date="2026-01-01T00:00:00Z">
        <w:r>
          <w:t xml:space="preserve">$\mathord{\smash[b]{\underset{\raise.3ex\hbox{$\scriptstyle\sim$}}{e}}\vphantom{e}}_j$</w:t>
        </w:r>
      </w:ins>
      <w:ins w:id="460" w:author="PR Preview" w:date="2026-01-01T00:00:00Z">
        <w:r>
          <w:t xml:space="preserve"> </w:t>
        </w:r>
      </w:ins>
      <w:ins w:id="461" w:author="PR Preview" w:date="2026-01-01T00:00:00Z">
        <w:r>
          <w:t xml:space="preserve">of length</w:t>
        </w:r>
      </w:ins>
      <w:ins w:id="462" w:author="PR Preview" w:date="2026-01-01T00:00:00Z">
        <w:r>
          <w:t xml:space="preserve"> </w:t>
        </w:r>
      </w:ins>
      <m:oMath>
        <m:r>
          <m:t>p</m:t>
        </m:r>
      </m:oMath>
      <w:ins w:id="463" w:author="PR Preview" w:date="2026-01-01T00:00:00Z">
        <w:r>
          <w:t xml:space="preserve"> </w:t>
        </w:r>
      </w:ins>
      <w:ins w:id="464" w:author="PR Preview" w:date="2026-01-01T00:00:00Z">
        <w:r>
          <w:t xml:space="preserve">has a</w:t>
        </w:r>
      </w:ins>
      <w:ins w:id="465" w:author="PR Preview" w:date="2026-01-01T00:00:00Z">
        <w:r>
          <w:t xml:space="preserve"> </w:t>
        </w:r>
      </w:ins>
      <m:oMath>
        <m:r>
          <m:t>1</m:t>
        </m:r>
      </m:oMath>
      <w:ins w:id="466" w:author="PR Preview" w:date="2026-01-01T00:00:00Z">
        <w:r>
          <w:t xml:space="preserve"> </w:t>
        </w:r>
      </w:ins>
      <w:ins w:id="467" w:author="PR Preview" w:date="2026-01-01T00:00:00Z">
        <w:r>
          <w:t xml:space="preserve">in position</w:t>
        </w:r>
      </w:ins>
      <w:ins w:id="468" w:author="PR Preview" w:date="2026-01-01T00:00:00Z">
        <w:r>
          <w:t xml:space="preserve"> </w:t>
        </w:r>
      </w:ins>
      <m:oMath>
        <m:r>
          <m:t>j</m:t>
        </m:r>
      </m:oMath>
      <w:ins w:id="469" w:author="PR Preview" w:date="2026-01-01T00:00:00Z">
        <w:r>
          <w:t xml:space="preserve"> </w:t>
        </w:r>
      </w:ins>
      <w:ins w:id="470" w:author="PR Preview" w:date="2026-01-01T00:00:00Z">
        <w:r>
          <w:t xml:space="preserve">and</w:t>
        </w:r>
      </w:ins>
      <w:ins w:id="471" w:author="PR Preview" w:date="2026-01-01T00:00:00Z">
        <w:r>
          <w:t xml:space="preserve"> </w:t>
        </w:r>
      </w:ins>
      <m:oMath>
        <m:r>
          <m:t>0</m:t>
        </m:r>
      </m:oMath>
      <w:ins w:id="472" w:author="PR Preview" w:date="2026-01-01T00:00:00Z">
        <w:r>
          <w:t xml:space="preserve">s elsewhere:</w:t>
        </w:r>
      </w:ins>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del w:id="473" w:author="PR Preview" w:date="2026-01-01T00:00:00Z">
        <w:r>
          <w:rPr>
            <w:i/>
            <w:iCs/>
          </w:rPr>
          <w:delText xml:space="preserve">Remark 7</w:delText>
        </w:r>
      </w:del>
      <w:del w:id="474" w:author="PR Preview" w:date="2026-01-01T00:00:00Z">
        <w:r>
          <w:delText xml:space="preserve"> (Indicator vectors build every vector). </w:delText>
        </w:r>
      </w:del>
      <w:del w:id="475" w:author="PR Preview" w:date="2026-01-01T00:00:00Z">
        <w:r>
          <w:delText xml:space="preserve">For</w:delText>
        </w:r>
      </w:del>
      <w:del w:id="476" w:author="PR Preview" w:date="2026-01-01T00:00:00Z">
        <w:r>
          <w:delText xml:space="preserve"> </w:delText>
        </w:r>
      </w:del>
      <m:oMath>
        <m:r>
          <m:t>p</m:t>
        </m:r>
        <m:r>
          <m:rPr>
            <m:sty m:val="p"/>
          </m:rPr>
          <m:t>=</m:t>
        </m:r>
        <m:r>
          <m:t>3</m:t>
        </m:r>
      </m:oMath>
      <w:del w:id="477" w:author="PR Preview" w:date="2026-01-01T00:00:00Z">
        <w:r>
          <w:delText xml:space="preserve">, the indicator vectors are</w:delText>
        </w:r>
      </w:del>
      <w:del w:id="478" w:author="PR Preview" w:date="2026-01-01T00:00:00Z">
        <w:r>
          <w:delText xml:space="preserve"> </w:delText>
        </w:r>
      </w:del>
      <w:del w:id="479" w:author="PR Preview" w:date="2026-01-01T00:00:00Z">
        <w:r>
          <w:delText xml:space="preserve">$\mathord{\smash[b]{\underset{\raise.3ex\hbox{$\scriptstyle\sim$}}{e}}\vphantom{e}}_1 = (1, 0, 0)$</w:delText>
        </w:r>
      </w:del>
      <w:del w:id="480" w:author="PR Preview" w:date="2026-01-01T00:00:00Z">
        <w:r>
          <w:delText xml:space="preserve">,</w:delText>
        </w:r>
      </w:del>
      <w:del w:id="481" w:author="PR Preview" w:date="2026-01-01T00:00:00Z">
        <w:r>
          <w:delText xml:space="preserve"> </w:delText>
        </w:r>
      </w:del>
      <w:del w:id="482" w:author="PR Preview" w:date="2026-01-01T00:00:00Z">
        <w:r>
          <w:delText xml:space="preserve">$\mathord{\smash[b]{\underset{\raise.3ex\hbox{$\scriptstyle\sim$}}{e}}\vphantom{e}}_2 = (0, 1, 0)$</w:delText>
        </w:r>
      </w:del>
      <w:del w:id="483" w:author="PR Preview" w:date="2026-01-01T00:00:00Z">
        <w:r>
          <w:delText xml:space="preserve">, and</w:delText>
        </w:r>
      </w:del>
      <w:del w:id="484" w:author="PR Preview" w:date="2026-01-01T00:00:00Z">
        <w:r>
          <w:delText xml:space="preserve"> </w:delText>
        </w:r>
      </w:del>
      <w:del w:id="485" w:author="PR Preview" w:date="2026-01-01T00:00:00Z">
        <w:r>
          <w:delText xml:space="preserve">$\mathord{\smash[b]{\underset{\raise.3ex\hbox{$\scriptstyle\sim$}}{e}}\vphantom{e}}_3 = (0, 0, 1)$</w:delText>
        </w:r>
      </w:del>
      <w:del w:id="486" w:author="PR Preview" w:date="2026-01-01T00:00:00Z">
        <w:r>
          <w:delText xml:space="preserve">.</w:delText>
        </w:r>
      </w:del>
      <w:del w:id="487" w:author="PR Preview" w:date="2026-01-01T00:00:00Z">
        <w:r>
          <w:delText xml:space="preserve"> </w:delText>
        </w:r>
      </w:del>
      <w:del w:id="488" w:author="PR Preview" w:date="2026-01-01T00:00:00Z">
        <w:r>
          <w:delText xml:space="preserve">Every vector of length</w:delText>
        </w:r>
      </w:del>
      <w:del w:id="489" w:author="PR Preview" w:date="2026-01-01T00:00:00Z">
        <w:r>
          <w:delText xml:space="preserve"> </w:delText>
        </w:r>
      </w:del>
      <m:oMath>
        <m:r>
          <m:t>3</m:t>
        </m:r>
      </m:oMath>
      <w:del w:id="490" w:author="PR Preview" w:date="2026-01-01T00:00:00Z">
        <w:r>
          <w:delText xml:space="preserve"> </w:delText>
        </w:r>
      </w:del>
      <w:del w:id="491" w:author="PR Preview" w:date="2026-01-01T00:00:00Z">
        <w:r>
          <w:delText xml:space="preserve">is a weighted sum</w:delText>
        </w:r>
      </w:del>
      <w:del w:id="492" w:author="PR Preview" w:date="2026-01-01T00:00:00Z">
        <w:r>
          <w:delText xml:space="preserve"> </w:delText>
        </w:r>
      </w:del>
      <w:del w:id="493"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494" w:author="PR Preview" w:date="2026-01-01T00:00:00Z">
        <w:r>
          <w:delText xml:space="preserve"> </w:delText>
        </w:r>
      </w:del>
      <w:del w:id="495" w:author="PR Preview" w:date="2026-01-01T00:00:00Z">
        <w:r>
          <w:delText xml:space="preserve">of them,</w:delText>
        </w:r>
      </w:del>
      <w:del w:id="496" w:author="PR Preview" w:date="2026-01-01T00:00:00Z">
        <w:r>
          <w:delText xml:space="preserve"> </w:delText>
        </w:r>
      </w:del>
      <w:del w:id="497" w:author="PR Preview" w:date="2026-01-01T00:00:00Z">
        <w:r>
          <w:delText xml:space="preserve">with weights equal to its entries;</w:delText>
        </w:r>
      </w:del>
      <w:del w:id="498" w:author="PR Preview" w:date="2026-01-01T00:00:00Z">
        <w:r>
          <w:delText xml:space="preserve"> </w:delText>
        </w:r>
      </w:del>
      <w:del w:id="499" w:author="PR Preview" w:date="2026-01-01T00:00:00Z">
        <w:r>
          <w:delText xml:space="preserve">for example,</w:delText>
        </w:r>
      </w:del>
      <w:del w:id="500" w:author="PR Preview" w:date="2026-01-01T00:00:00Z">
        <w:r>
          <w:delText xml:space="preserve"> </w:delText>
        </w:r>
      </w:del>
      <w:del w:id="501" w:author="PR Preview" w:date="2026-01-01T00:00:00Z">
        <w:r>
          <w:delText xml:space="preserve">$(2, -1, 5) = 2\mathord{\smash[b]{\underset{\raise.3ex\hbox{$\scriptstyle\sim$}}{e}}\vphantom{e}}_1 - 1\mathord{\smash[b]{\underset{\raise.3ex\hbox{$\scriptstyle\sim$}}{e}}\vphantom{e}}_2 + 5\mathord{\smash[b]{\underset{\raise.3ex\hbox{$\scriptstyle\sim$}}{e}}\vphantom{e}}_3$</w:delText>
        </w:r>
      </w:del>
      <w:del w:id="502" w:author="PR Preview" w:date="2026-01-01T00:00:00Z">
        <w:r>
          <w:delText xml:space="preserve">.</w:delText>
        </w:r>
      </w:del>
      <w:del w:id="503" w:author="PR Preview" w:date="2026-01-01T00:00:00Z">
        <w:r>
          <w:delText xml:space="preserve"> </w:delText>
        </w:r>
      </w:del>
      <w:del w:id="504" w:author="PR Preview" w:date="2026-01-01T00:00:00Z">
        <w:r>
          <w:delText xml:space="preserve">No other weights work:</w:delText>
        </w:r>
      </w:del>
      <w:del w:id="505" w:author="PR Preview" w:date="2026-01-01T00:00:00Z">
        <w:r>
          <w:delText xml:space="preserve"> </w:delText>
        </w:r>
      </w:del>
      <w:del w:id="506" w:author="PR Preview" w:date="2026-01-01T00:00:00Z">
        <w:r>
          <w:delText xml:space="preserve">entry</w:delText>
        </w:r>
      </w:del>
      <w:del w:id="507" w:author="PR Preview" w:date="2026-01-01T00:00:00Z">
        <w:r>
          <w:delText xml:space="preserve"> </w:delText>
        </w:r>
      </w:del>
      <m:oMath>
        <m:r>
          <m:t>j</m:t>
        </m:r>
      </m:oMath>
      <w:del w:id="508" w:author="PR Preview" w:date="2026-01-01T00:00:00Z">
        <w:r>
          <w:delText xml:space="preserve"> </w:delText>
        </w:r>
      </w:del>
      <w:del w:id="509" w:author="PR Preview" w:date="2026-01-01T00:00:00Z">
        <w:r>
          <w:delText xml:space="preserve">of</w:delText>
        </w:r>
      </w:del>
      <w:del w:id="510" w:author="PR Preview" w:date="2026-01-01T00:00:00Z">
        <w:r>
          <w:delText xml:space="preserve"> </w:delText>
        </w:r>
      </w:del>
      <w:del w:id="511" w:author="PR Preview" w:date="2026-01-01T00:00:00Z">
        <w:r>
          <w:delText xml:space="preserve">$c_1\mathord{\smash[b]{\underset{\raise.3ex\hbox{$\scriptstyle\sim$}}{e}}\vphantom{e}}_1 + c_2\mathord{\smash[b]{\underset{\raise.3ex\hbox{$\scriptstyle\sim$}}{e}}\vphantom{e}}_2 + c_3\mathord{\smash[b]{\underset{\raise.3ex\hbox{$\scriptstyle\sim$}}{e}}\vphantom{e}}_3$</w:delText>
        </w:r>
      </w:del>
      <w:del w:id="512" w:author="PR Preview" w:date="2026-01-01T00:00:00Z">
        <w:r>
          <w:delText xml:space="preserve"> </w:delText>
        </w:r>
      </w:del>
      <w:del w:id="513" w:author="PR Preview" w:date="2026-01-01T00:00:00Z">
        <w:r>
          <w:delText xml:space="preserve">is</w:delText>
        </w:r>
      </w:del>
      <w:del w:id="514" w:author="PR Preview" w:date="2026-01-01T00:00:00Z">
        <w:r>
          <w:delText xml:space="preserve"> </w:delText>
        </w:r>
      </w:del>
      <m:oMath>
        <m:sSub>
          <m:e>
            <m:r>
              <m:t>c</m:t>
            </m:r>
          </m:e>
          <m:sub>
            <m:r>
              <m:t>j</m:t>
            </m:r>
          </m:sub>
        </m:sSub>
      </m:oMath>
      <w:del w:id="515" w:author="PR Preview" w:date="2026-01-01T00:00:00Z">
        <w:r>
          <w:delText xml:space="preserve">,</w:delText>
        </w:r>
      </w:del>
      <w:del w:id="516" w:author="PR Preview" w:date="2026-01-01T00:00:00Z">
        <w:r>
          <w:delText xml:space="preserve"> </w:delText>
        </w:r>
      </w:del>
      <w:del w:id="517" w:author="PR Preview" w:date="2026-01-01T00:00:00Z">
        <w:r>
          <w:delText xml:space="preserve">so each weight</w:delText>
        </w:r>
      </w:del>
      <w:del w:id="518" w:author="PR Preview" w:date="2026-01-01T00:00:00Z">
        <w:r>
          <w:delText xml:space="preserve"> </w:delText>
        </w:r>
      </w:del>
      <m:oMath>
        <m:sSub>
          <m:e>
            <m:r>
              <m:t>c</m:t>
            </m:r>
          </m:e>
          <m:sub>
            <m:r>
              <m:t>j</m:t>
            </m:r>
          </m:sub>
        </m:sSub>
      </m:oMath>
      <w:del w:id="519" w:author="PR Preview" w:date="2026-01-01T00:00:00Z">
        <w:r>
          <w:delText xml:space="preserve"> </w:delText>
        </w:r>
      </w:del>
      <w:del w:id="520" w:author="PR Preview" w:date="2026-01-01T00:00:00Z">
        <w:r>
          <w:delText xml:space="preserve">must equal entry</w:delText>
        </w:r>
      </w:del>
      <w:del w:id="521" w:author="PR Preview" w:date="2026-01-01T00:00:00Z">
        <w:r>
          <w:delText xml:space="preserve"> </w:delText>
        </w:r>
      </w:del>
      <m:oMath>
        <m:r>
          <m:t>j</m:t>
        </m:r>
      </m:oMath>
      <w:del w:id="522" w:author="PR Preview" w:date="2026-01-01T00:00:00Z">
        <w:r>
          <w:delText xml:space="preserve"> </w:delText>
        </w:r>
      </w:del>
      <w:del w:id="523" w:author="PR Preview" w:date="2026-01-01T00:00:00Z">
        <w:r>
          <w:delText xml:space="preserve">of the vector.</w:delText>
        </w:r>
      </w:del>
    </w:p>
    <w:p>
      <w:pPr>
        <w:pStyle w:val="FirstParagraph"/>
      </w:pPr>
      <w:ins w:id="524" w:author="PR Preview" w:date="2026-01-01T00:00:00Z">
        <w:r>
          <w:rPr>
            <w:i/>
            <w:iCs/>
          </w:rPr>
          <w:t xml:space="preserve">Remark 8</w:t>
        </w:r>
      </w:ins>
      <w:ins w:id="525" w:author="PR Preview" w:date="2026-01-01T00:00:00Z">
        <w:r>
          <w:t xml:space="preserve"> (Indicator vectors build every vector). </w:t>
        </w:r>
      </w:ins>
      <w:ins w:id="526" w:author="PR Preview" w:date="2026-01-01T00:00:00Z">
        <w:r>
          <w:t xml:space="preserve">For</w:t>
        </w:r>
      </w:ins>
      <w:ins w:id="527" w:author="PR Preview" w:date="2026-01-01T00:00:00Z">
        <w:r>
          <w:t xml:space="preserve"> </w:t>
        </w:r>
      </w:ins>
      <m:oMath>
        <m:r>
          <m:t>p</m:t>
        </m:r>
        <m:r>
          <m:rPr>
            <m:sty m:val="p"/>
          </m:rPr>
          <m:t>=</m:t>
        </m:r>
        <m:r>
          <m:t>3</m:t>
        </m:r>
      </m:oMath>
      <w:ins w:id="528" w:author="PR Preview" w:date="2026-01-01T00:00:00Z">
        <w:r>
          <w:t xml:space="preserve">, the indicator vectors are</w:t>
        </w:r>
      </w:ins>
      <w:ins w:id="529" w:author="PR Preview" w:date="2026-01-01T00:00:00Z">
        <w:r>
          <w:t xml:space="preserve"> </w:t>
        </w:r>
      </w:ins>
      <w:ins w:id="530" w:author="PR Preview" w:date="2026-01-01T00:00:00Z">
        <w:r>
          <w:t xml:space="preserve">$\mathord{\smash[b]{\underset{\raise.3ex\hbox{$\scriptstyle\sim$}}{e}}\vphantom{e}}_1 = (1, 0, 0)$</w:t>
        </w:r>
      </w:ins>
      <w:ins w:id="531" w:author="PR Preview" w:date="2026-01-01T00:00:00Z">
        <w:r>
          <w:t xml:space="preserve">,</w:t>
        </w:r>
      </w:ins>
      <w:ins w:id="532" w:author="PR Preview" w:date="2026-01-01T00:00:00Z">
        <w:r>
          <w:t xml:space="preserve"> </w:t>
        </w:r>
      </w:ins>
      <w:ins w:id="533" w:author="PR Preview" w:date="2026-01-01T00:00:00Z">
        <w:r>
          <w:t xml:space="preserve">$\mathord{\smash[b]{\underset{\raise.3ex\hbox{$\scriptstyle\sim$}}{e}}\vphantom{e}}_2 = (0, 1, 0)$</w:t>
        </w:r>
      </w:ins>
      <w:ins w:id="534" w:author="PR Preview" w:date="2026-01-01T00:00:00Z">
        <w:r>
          <w:t xml:space="preserve">, and</w:t>
        </w:r>
      </w:ins>
      <w:ins w:id="535" w:author="PR Preview" w:date="2026-01-01T00:00:00Z">
        <w:r>
          <w:t xml:space="preserve"> </w:t>
        </w:r>
      </w:ins>
      <w:ins w:id="536" w:author="PR Preview" w:date="2026-01-01T00:00:00Z">
        <w:r>
          <w:t xml:space="preserve">$\mathord{\smash[b]{\underset{\raise.3ex\hbox{$\scriptstyle\sim$}}{e}}\vphantom{e}}_3 = (0, 0, 1)$</w:t>
        </w:r>
      </w:ins>
      <w:ins w:id="537" w:author="PR Preview" w:date="2026-01-01T00:00:00Z">
        <w:r>
          <w:t xml:space="preserve">.</w:t>
        </w:r>
      </w:ins>
      <w:ins w:id="538" w:author="PR Preview" w:date="2026-01-01T00:00:00Z">
        <w:r>
          <w:t xml:space="preserve"> </w:t>
        </w:r>
      </w:ins>
      <w:ins w:id="539" w:author="PR Preview" w:date="2026-01-01T00:00:00Z">
        <w:r>
          <w:t xml:space="preserve">Every vector of length</w:t>
        </w:r>
      </w:ins>
      <w:ins w:id="540" w:author="PR Preview" w:date="2026-01-01T00:00:00Z">
        <w:r>
          <w:t xml:space="preserve"> </w:t>
        </w:r>
      </w:ins>
      <m:oMath>
        <m:r>
          <m:t>3</m:t>
        </m:r>
      </m:oMath>
      <w:ins w:id="541" w:author="PR Preview" w:date="2026-01-01T00:00:00Z">
        <w:r>
          <w:t xml:space="preserve"> </w:t>
        </w:r>
      </w:ins>
      <w:ins w:id="542" w:author="PR Preview" w:date="2026-01-01T00:00:00Z">
        <w:r>
          <w:t xml:space="preserve">is a weighted sum</w:t>
        </w:r>
      </w:ins>
      <w:ins w:id="543" w:author="PR Preview" w:date="2026-01-01T00:00:00Z">
        <w:r>
          <w:t xml:space="preserve"> </w:t>
        </w:r>
      </w:ins>
      <w:ins w:id="544" w:author="PR Preview" w:date="2026-01-01T00:00:00Z">
        <w:r>
          <w:t xml:space="preserve">$c_1\mathord{\smash[b]{\underset{\raise.3ex\hbox{$\scriptstyle\sim$}}{e}}\vphantom{e}}_1 + c_2\mathord{\smash[b]{\underset{\raise.3ex\hbox{$\scriptstyle\sim$}}{e}}\vphantom{e}}_2 + c_3\mathord{\smash[b]{\underset{\raise.3ex\hbox{$\scriptstyle\sim$}}{e}}\vphantom{e}}_3$</w:t>
        </w:r>
      </w:ins>
      <w:ins w:id="545" w:author="PR Preview" w:date="2026-01-01T00:00:00Z">
        <w:r>
          <w:t xml:space="preserve"> </w:t>
        </w:r>
      </w:ins>
      <w:ins w:id="546" w:author="PR Preview" w:date="2026-01-01T00:00:00Z">
        <w:r>
          <w:t xml:space="preserve">of them,</w:t>
        </w:r>
      </w:ins>
      <w:ins w:id="547" w:author="PR Preview" w:date="2026-01-01T00:00:00Z">
        <w:r>
          <w:t xml:space="preserve"> </w:t>
        </w:r>
      </w:ins>
      <w:ins w:id="548" w:author="PR Preview" w:date="2026-01-01T00:00:00Z">
        <w:r>
          <w:t xml:space="preserve">with weights equal to its entries;</w:t>
        </w:r>
      </w:ins>
      <w:ins w:id="549" w:author="PR Preview" w:date="2026-01-01T00:00:00Z">
        <w:r>
          <w:t xml:space="preserve"> </w:t>
        </w:r>
      </w:ins>
      <w:ins w:id="550" w:author="PR Preview" w:date="2026-01-01T00:00:00Z">
        <w:r>
          <w:t xml:space="preserve">for example,</w:t>
        </w:r>
      </w:ins>
      <w:ins w:id="551" w:author="PR Preview" w:date="2026-01-01T00:00:00Z">
        <w:r>
          <w:t xml:space="preserve"> </w:t>
        </w:r>
      </w:ins>
      <w:ins w:id="552" w:author="PR Preview" w:date="2026-01-01T00:00:00Z">
        <w:r>
          <w:t xml:space="preserve">$(2, -1, 5) = 2\mathord{\smash[b]{\underset{\raise.3ex\hbox{$\scriptstyle\sim$}}{e}}\vphantom{e}}_1 - 1\mathord{\smash[b]{\underset{\raise.3ex\hbox{$\scriptstyle\sim$}}{e}}\vphantom{e}}_2 + 5\mathord{\smash[b]{\underset{\raise.3ex\hbox{$\scriptstyle\sim$}}{e}}\vphantom{e}}_3$</w:t>
        </w:r>
      </w:ins>
      <w:ins w:id="553" w:author="PR Preview" w:date="2026-01-01T00:00:00Z">
        <w:r>
          <w:t xml:space="preserve">.</w:t>
        </w:r>
      </w:ins>
      <w:ins w:id="554" w:author="PR Preview" w:date="2026-01-01T00:00:00Z">
        <w:r>
          <w:t xml:space="preserve"> </w:t>
        </w:r>
      </w:ins>
      <w:ins w:id="555" w:author="PR Preview" w:date="2026-01-01T00:00:00Z">
        <w:r>
          <w:t xml:space="preserve">No other weights work:</w:t>
        </w:r>
      </w:ins>
      <w:ins w:id="556" w:author="PR Preview" w:date="2026-01-01T00:00:00Z">
        <w:r>
          <w:t xml:space="preserve"> </w:t>
        </w:r>
      </w:ins>
      <w:ins w:id="557" w:author="PR Preview" w:date="2026-01-01T00:00:00Z">
        <w:r>
          <w:t xml:space="preserve">entry</w:t>
        </w:r>
      </w:ins>
      <w:ins w:id="558" w:author="PR Preview" w:date="2026-01-01T00:00:00Z">
        <w:r>
          <w:t xml:space="preserve"> </w:t>
        </w:r>
      </w:ins>
      <m:oMath>
        <m:r>
          <m:t>j</m:t>
        </m:r>
      </m:oMath>
      <w:ins w:id="559" w:author="PR Preview" w:date="2026-01-01T00:00:00Z">
        <w:r>
          <w:t xml:space="preserve"> </w:t>
        </w:r>
      </w:ins>
      <w:ins w:id="560" w:author="PR Preview" w:date="2026-01-01T00:00:00Z">
        <w:r>
          <w:t xml:space="preserve">of</w:t>
        </w:r>
      </w:ins>
      <w:ins w:id="561" w:author="PR Preview" w:date="2026-01-01T00:00:00Z">
        <w:r>
          <w:t xml:space="preserve"> </w:t>
        </w:r>
      </w:ins>
      <w:ins w:id="562" w:author="PR Preview" w:date="2026-01-01T00:00:00Z">
        <w:r>
          <w:t xml:space="preserve">$c_1\mathord{\smash[b]{\underset{\raise.3ex\hbox{$\scriptstyle\sim$}}{e}}\vphantom{e}}_1 + c_2\mathord{\smash[b]{\underset{\raise.3ex\hbox{$\scriptstyle\sim$}}{e}}\vphantom{e}}_2 + c_3\mathord{\smash[b]{\underset{\raise.3ex\hbox{$\scriptstyle\sim$}}{e}}\vphantom{e}}_3$</w:t>
        </w:r>
      </w:ins>
      <w:ins w:id="563" w:author="PR Preview" w:date="2026-01-01T00:00:00Z">
        <w:r>
          <w:t xml:space="preserve"> </w:t>
        </w:r>
      </w:ins>
      <w:ins w:id="564" w:author="PR Preview" w:date="2026-01-01T00:00:00Z">
        <w:r>
          <w:t xml:space="preserve">is</w:t>
        </w:r>
      </w:ins>
      <w:ins w:id="565" w:author="PR Preview" w:date="2026-01-01T00:00:00Z">
        <w:r>
          <w:t xml:space="preserve"> </w:t>
        </w:r>
      </w:ins>
      <m:oMath>
        <m:sSub>
          <m:e>
            <m:r>
              <m:t>c</m:t>
            </m:r>
          </m:e>
          <m:sub>
            <m:r>
              <m:t>j</m:t>
            </m:r>
          </m:sub>
        </m:sSub>
      </m:oMath>
      <w:ins w:id="566" w:author="PR Preview" w:date="2026-01-01T00:00:00Z">
        <w:r>
          <w:t xml:space="preserve">,</w:t>
        </w:r>
      </w:ins>
      <w:ins w:id="567" w:author="PR Preview" w:date="2026-01-01T00:00:00Z">
        <w:r>
          <w:t xml:space="preserve"> </w:t>
        </w:r>
      </w:ins>
      <w:ins w:id="568" w:author="PR Preview" w:date="2026-01-01T00:00:00Z">
        <w:r>
          <w:t xml:space="preserve">so each weight</w:t>
        </w:r>
      </w:ins>
      <w:ins w:id="569" w:author="PR Preview" w:date="2026-01-01T00:00:00Z">
        <w:r>
          <w:t xml:space="preserve"> </w:t>
        </w:r>
      </w:ins>
      <m:oMath>
        <m:sSub>
          <m:e>
            <m:r>
              <m:t>c</m:t>
            </m:r>
          </m:e>
          <m:sub>
            <m:r>
              <m:t>j</m:t>
            </m:r>
          </m:sub>
        </m:sSub>
      </m:oMath>
      <w:ins w:id="570" w:author="PR Preview" w:date="2026-01-01T00:00:00Z">
        <w:r>
          <w:t xml:space="preserve"> </w:t>
        </w:r>
      </w:ins>
      <w:ins w:id="571" w:author="PR Preview" w:date="2026-01-01T00:00:00Z">
        <w:r>
          <w:t xml:space="preserve">must equal entry</w:t>
        </w:r>
      </w:ins>
      <w:ins w:id="572" w:author="PR Preview" w:date="2026-01-01T00:00:00Z">
        <w:r>
          <w:t xml:space="preserve"> </w:t>
        </w:r>
      </w:ins>
      <m:oMath>
        <m:r>
          <m:t>j</m:t>
        </m:r>
      </m:oMath>
      <w:ins w:id="573" w:author="PR Preview" w:date="2026-01-01T00:00:00Z">
        <w:r>
          <w:t xml:space="preserve"> </w:t>
        </w:r>
      </w:ins>
      <w:ins w:id="574" w:author="PR Preview" w:date="2026-01-01T00:00:00Z">
        <w:r>
          <w:t xml:space="preserve">of the vector.</w:t>
        </w:r>
      </w:ins>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del w:id="575" w:author="PR Preview" w:date="2026-01-01T00:00:00Z">
        <w:r>
          <w:rPr>
            <w:b/>
            <w:bCs/>
          </w:rPr>
          <w:delText xml:space="preserve">Definition 15 (Orthogonal vectors)</w:delText>
        </w:r>
      </w:del>
      <w:del w:id="576" w:author="PR Preview" w:date="2026-01-01T00:00:00Z">
        <w:r>
          <w:delText xml:space="preserve"> </w:delText>
        </w:r>
      </w:del>
      <w:del w:id="577" w:author="PR Preview" w:date="2026-01-01T00:00:00Z">
        <w:r>
          <w:delText xml:space="preserve">Two vectors</w:delText>
        </w:r>
      </w:del>
      <w:del w:id="578" w:author="PR Preview" w:date="2026-01-01T00:00:00Z">
        <w:r>
          <w:delText xml:space="preserve"> </w:delText>
        </w:r>
      </w:del>
      <w:del w:id="579" w:author="PR Preview" w:date="2026-01-01T00:00:00Z">
        <w:r>
          <w:delText xml:space="preserve">$\mathord{\smash[b]{\underset{\raise.3ex\hbox{$\scriptstyle\sim$}}{x}}\vphantom{x}}$</w:delText>
        </w:r>
      </w:del>
      <w:del w:id="580" w:author="PR Preview" w:date="2026-01-01T00:00:00Z">
        <w:r>
          <w:delText xml:space="preserve"> </w:delText>
        </w:r>
      </w:del>
      <w:del w:id="581" w:author="PR Preview" w:date="2026-01-01T00:00:00Z">
        <w:r>
          <w:delText xml:space="preserve">and</w:delText>
        </w:r>
      </w:del>
      <w:del w:id="582" w:author="PR Preview" w:date="2026-01-01T00:00:00Z">
        <w:r>
          <w:delText xml:space="preserve"> </w:delText>
        </w:r>
      </w:del>
      <w:del w:id="583" w:author="PR Preview" w:date="2026-01-01T00:00:00Z">
        <w:r>
          <w:delText xml:space="preserve">$\mathord{\smash[b]{\underset{\raise.3ex\hbox{$\scriptstyle\sim$}}{y}}\vphantom{y}}$</w:delText>
        </w:r>
      </w:del>
      <w:del w:id="584" w:author="PR Preview" w:date="2026-01-01T00:00:00Z">
        <w:r>
          <w:delText xml:space="preserve"> </w:delText>
        </w:r>
      </w:del>
      <w:del w:id="585" w:author="PR Preview" w:date="2026-01-01T00:00:00Z">
        <w:r>
          <w:delText xml:space="preserve">of the same length are</w:delText>
        </w:r>
      </w:del>
      <w:del w:id="586" w:author="PR Preview" w:date="2026-01-01T00:00:00Z">
        <w:r>
          <w:delText xml:space="preserve"> </w:delText>
        </w:r>
      </w:del>
      <w:del w:id="587" w:author="PR Preview" w:date="2026-01-01T00:00:00Z">
        <w:r>
          <w:rPr>
            <w:b/>
            <w:bCs/>
          </w:rPr>
          <w:delText xml:space="preserve">orthogonal</w:delText>
        </w:r>
      </w:del>
      <w:del w:id="588" w:author="PR Preview" w:date="2026-01-01T00:00:00Z">
        <w:r>
          <w:delText xml:space="preserve"> </w:delText>
        </w:r>
      </w:del>
      <w:del w:id="589" w:author="PR Preview" w:date="2026-01-01T00:00:00Z">
        <w:r>
          <w:delText xml:space="preserve">(written</w:delText>
        </w:r>
      </w:del>
      <w:del w:id="590" w:author="PR Preview" w:date="2026-01-01T00:00:00Z">
        <w:r>
          <w:delText xml:space="preserve"> </w:delText>
        </w:r>
      </w:del>
      <w:del w:id="591" w:author="PR Preview" w:date="2026-01-01T00:00:00Z">
        <w:r>
          <w:delText xml:space="preserve">$\mathord{\smash[b]{\underset{\raise.3ex\hbox{$\scriptstyle\sim$}}{x}}\vphantom{x}}\perp \mathord{\smash[b]{\underset{\raise.3ex\hbox{$\scriptstyle\sim$}}{y}}\vphantom{y}}$</w:delText>
        </w:r>
      </w:del>
      <w:del w:id="592" w:author="PR Preview" w:date="2026-01-01T00:00:00Z">
        <w:r>
          <w:delText xml:space="preserve">) if their dot product (2) is zero:</w:delText>
        </w:r>
      </w:del>
    </w:p>
    <w:p>
      <w:pPr>
        <w:pStyle w:val="FirstParagraph"/>
      </w:pPr>
      <w:ins w:id="593" w:author="PR Preview" w:date="2026-01-01T00:00:00Z">
        <w:r>
          <w:rPr>
            <w:b/>
            <w:bCs/>
          </w:rPr>
          <w:t xml:space="preserve">Definition 15 (Orthogonal vectors)</w:t>
        </w:r>
      </w:ins>
      <w:ins w:id="594" w:author="PR Preview" w:date="2026-01-01T00:00:00Z">
        <w:r>
          <w:t xml:space="preserve"> </w:t>
        </w:r>
      </w:ins>
      <w:ins w:id="595" w:author="PR Preview" w:date="2026-01-01T00:00:00Z">
        <w:r>
          <w:t xml:space="preserve">Two vectors</w:t>
        </w:r>
      </w:ins>
      <w:ins w:id="596" w:author="PR Preview" w:date="2026-01-01T00:00:00Z">
        <w:r>
          <w:t xml:space="preserve"> </w:t>
        </w:r>
      </w:ins>
      <w:ins w:id="597" w:author="PR Preview" w:date="2026-01-01T00:00:00Z">
        <w:r>
          <w:t xml:space="preserve">$\mathord{\smash[b]{\underset{\raise.3ex\hbox{$\scriptstyle\sim$}}{x}}\vphantom{x}}$</w:t>
        </w:r>
      </w:ins>
      <w:ins w:id="598" w:author="PR Preview" w:date="2026-01-01T00:00:00Z">
        <w:r>
          <w:t xml:space="preserve"> </w:t>
        </w:r>
      </w:ins>
      <w:ins w:id="599" w:author="PR Preview" w:date="2026-01-01T00:00:00Z">
        <w:r>
          <w:t xml:space="preserve">and</w:t>
        </w:r>
      </w:ins>
      <w:ins w:id="600" w:author="PR Preview" w:date="2026-01-01T00:00:00Z">
        <w:r>
          <w:t xml:space="preserve"> </w:t>
        </w:r>
      </w:ins>
      <w:ins w:id="601" w:author="PR Preview" w:date="2026-01-01T00:00:00Z">
        <w:r>
          <w:t xml:space="preserve">$\mathord{\smash[b]{\underset{\raise.3ex\hbox{$\scriptstyle\sim$}}{y}}\vphantom{y}}$</w:t>
        </w:r>
      </w:ins>
      <w:ins w:id="602" w:author="PR Preview" w:date="2026-01-01T00:00:00Z">
        <w:r>
          <w:t xml:space="preserve"> </w:t>
        </w:r>
      </w:ins>
      <w:ins w:id="603" w:author="PR Preview" w:date="2026-01-01T00:00:00Z">
        <w:r>
          <w:t xml:space="preserve">of the same length are</w:t>
        </w:r>
      </w:ins>
      <w:ins w:id="604" w:author="PR Preview" w:date="2026-01-01T00:00:00Z">
        <w:r>
          <w:t xml:space="preserve"> </w:t>
        </w:r>
      </w:ins>
      <w:ins w:id="605" w:author="PR Preview" w:date="2026-01-01T00:00:00Z">
        <w:r>
          <w:rPr>
            <w:b/>
            <w:bCs/>
          </w:rPr>
          <w:t xml:space="preserve">orthogonal</w:t>
        </w:r>
      </w:ins>
      <w:ins w:id="606" w:author="PR Preview" w:date="2026-01-01T00:00:00Z">
        <w:r>
          <w:t xml:space="preserve"> </w:t>
        </w:r>
      </w:ins>
      <w:ins w:id="607" w:author="PR Preview" w:date="2026-01-01T00:00:00Z">
        <w:r>
          <w:t xml:space="preserve">[7]</w:t>
        </w:r>
      </w:ins>
      <w:ins w:id="608" w:author="PR Preview" w:date="2026-01-01T00:00:00Z">
        <w:r>
          <w:t xml:space="preserve"> </w:t>
        </w:r>
      </w:ins>
      <w:ins w:id="609" w:author="PR Preview" w:date="2026-01-01T00:00:00Z">
        <w:r>
          <w:t xml:space="preserve">(written</w:t>
        </w:r>
      </w:ins>
      <w:ins w:id="610" w:author="PR Preview" w:date="2026-01-01T00:00:00Z">
        <w:r>
          <w:t xml:space="preserve"> </w:t>
        </w:r>
      </w:ins>
      <w:ins w:id="611" w:author="PR Preview" w:date="2026-01-01T00:00:00Z">
        <w:r>
          <w:t xml:space="preserve">$\mathord{\smash[b]{\underset{\raise.3ex\hbox{$\scriptstyle\sim$}}{x}}\vphantom{x}}\perp \mathord{\smash[b]{\underset{\raise.3ex\hbox{$\scriptstyle\sim$}}{y}}\vphantom{y}}$</w:t>
        </w:r>
      </w:ins>
      <w:ins w:id="612" w:author="PR Preview" w:date="2026-01-01T00:00:00Z">
        <w:r>
          <w:t xml:space="preserve">) if their dot product (2) is zero:</w:t>
        </w:r>
      </w:ins>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del w:id="613" w:author="PR Preview" w:date="2026-01-01T00:00:00Z">
        <w:r>
          <w:rPr>
            <w:i/>
            <w:iCs/>
          </w:rPr>
          <w:delText xml:space="preserve">Remark 8</w:delText>
        </w:r>
      </w:del>
      <w:del w:id="614" w:author="PR Preview" w:date="2026-01-01T00:00:00Z">
        <w:r>
          <w:delText xml:space="preserve"> (Orthogonal means perpendicular). </w:delText>
        </w:r>
      </w:del>
      <w:del w:id="615" w:author="PR Preview" w:date="2026-01-01T00:00:00Z">
        <w:r>
          <w:delText xml:space="preserve">Orthogonality extends the geometric idea of perpendicular lines</w:delText>
        </w:r>
      </w:del>
      <w:del w:id="616" w:author="PR Preview" w:date="2026-01-01T00:00:00Z">
        <w:r>
          <w:delText xml:space="preserve"> </w:delText>
        </w:r>
      </w:del>
      <w:del w:id="617" w:author="PR Preview" w:date="2026-01-01T00:00:00Z">
        <w:r>
          <w:delText xml:space="preserve">to vectors with any number of entries.</w:delText>
        </w:r>
      </w:del>
      <w:del w:id="618" w:author="PR Preview" w:date="2026-01-01T00:00:00Z">
        <w:r>
          <w:delText xml:space="preserve"> </w:delText>
        </w:r>
      </w:del>
      <w:del w:id="619" w:author="PR Preview" w:date="2026-01-01T00:00:00Z">
        <w:r>
          <w:delText xml:space="preserve">In the plane,</w:delText>
        </w:r>
      </w:del>
      <w:del w:id="620" w:author="PR Preview" w:date="2026-01-01T00:00:00Z">
        <w:r>
          <w:delText xml:space="preserve"> </w:delText>
        </w:r>
      </w:del>
      <m:oMath>
        <m:r>
          <m:rPr>
            <m:sty m:val="p"/>
          </m:rPr>
          <m:t>(</m:t>
        </m:r>
        <m:r>
          <m:t>1</m:t>
        </m:r>
        <m:r>
          <m:rPr>
            <m:sty m:val="p"/>
          </m:rPr>
          <m:t>,</m:t>
        </m:r>
        <m:r>
          <m:t>2</m:t>
        </m:r>
        <m:r>
          <m:rPr>
            <m:sty m:val="p"/>
          </m:rPr>
          <m:t>)</m:t>
        </m:r>
      </m:oMath>
      <w:del w:id="621" w:author="PR Preview" w:date="2026-01-01T00:00:00Z">
        <w:r>
          <w:delText xml:space="preserve"> </w:delText>
        </w:r>
      </w:del>
      <w:del w:id="622" w:author="PR Preview" w:date="2026-01-01T00:00:00Z">
        <w:r>
          <w:delText xml:space="preserve">and</w:delText>
        </w:r>
      </w:del>
      <w:del w:id="623" w:author="PR Preview" w:date="2026-01-01T00:00:00Z">
        <w:r>
          <w:delText xml:space="preserve"> </w:delText>
        </w:r>
      </w:del>
      <m:oMath>
        <m:r>
          <m:rPr>
            <m:sty m:val="p"/>
          </m:rPr>
          <m:t>(</m:t>
        </m:r>
        <m:r>
          <m:rPr>
            <m:sty m:val="p"/>
          </m:rPr>
          <m:t>−</m:t>
        </m:r>
        <m:r>
          <m:t>2</m:t>
        </m:r>
        <m:r>
          <m:rPr>
            <m:sty m:val="p"/>
          </m:rPr>
          <m:t>,</m:t>
        </m:r>
        <m:r>
          <m:t>1</m:t>
        </m:r>
        <m:r>
          <m:rPr>
            <m:sty m:val="p"/>
          </m:rPr>
          <m:t>)</m:t>
        </m:r>
      </m:oMath>
      <w:del w:id="624" w:author="PR Preview" w:date="2026-01-01T00:00:00Z">
        <w:r>
          <w:delText xml:space="preserve"> </w:delText>
        </w:r>
      </w:del>
      <w:del w:id="625" w:author="PR Preview" w:date="2026-01-01T00:00:00Z">
        <w:r>
          <w:delText xml:space="preserve">are perpendicular,</w:delText>
        </w:r>
      </w:del>
      <w:del w:id="626" w:author="PR Preview" w:date="2026-01-01T00:00:00Z">
        <w:r>
          <w:delText xml:space="preserve"> </w:delText>
        </w:r>
      </w:del>
      <w:del w:id="627" w:author="PR Preview" w:date="2026-01-01T00:00:00Z">
        <w:r>
          <w:delText xml:space="preserve">and their dot product is</w:delText>
        </w:r>
      </w:del>
      <w:del w:id="628" w:author="PR Preview" w:date="2026-01-01T00:00:00Z">
        <w:r>
          <w:delText xml:space="preserve"> </w:delText>
        </w:r>
      </w:del>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del w:id="629" w:author="PR Preview" w:date="2026-01-01T00:00:00Z">
        <w:r>
          <w:delText xml:space="preserve">.</w:delText>
        </w:r>
      </w:del>
      <w:del w:id="630" w:author="PR Preview" w:date="2026-01-01T00:00:00Z">
        <w:r>
          <w:delText xml:space="preserve"> </w:delText>
        </w:r>
      </w:del>
      <w:del w:id="631" w:author="PR Preview" w:date="2026-01-01T00:00:00Z">
        <w:r>
          <w:delText xml:space="preserve">The same test works in</w:delText>
        </w:r>
      </w:del>
      <w:del w:id="632" w:author="PR Preview" w:date="2026-01-01T00:00:00Z">
        <w:r>
          <w:delText xml:space="preserve"> </w:delText>
        </w:r>
      </w:del>
      <m:oMath>
        <m:sSup>
          <m:e>
            <m:r>
              <m:rPr>
                <m:scr m:val="double-struck"/>
                <m:sty m:val="p"/>
              </m:rPr>
              <m:t>R</m:t>
            </m:r>
          </m:e>
          <m:sup>
            <m:r>
              <m:t>3</m:t>
            </m:r>
          </m:sup>
        </m:sSup>
      </m:oMath>
      <w:del w:id="633" w:author="PR Preview" w:date="2026-01-01T00:00:00Z">
        <w:r>
          <w:delText xml:space="preserve">, where pictures are harder to draw:</w:delText>
        </w:r>
      </w:del>
    </w:p>
    <w:p>
      <w:pPr>
        <w:pStyle w:val="FirstParagraph"/>
      </w:pPr>
      <w:ins w:id="634" w:author="PR Preview" w:date="2026-01-01T00:00:00Z">
        <w:r>
          <w:rPr>
            <w:i/>
            <w:iCs/>
          </w:rPr>
          <w:t xml:space="preserve">Remark 9</w:t>
        </w:r>
      </w:ins>
      <w:ins w:id="635" w:author="PR Preview" w:date="2026-01-01T00:00:00Z">
        <w:r>
          <w:t xml:space="preserve"> (Orthogonal means perpendicular). </w:t>
        </w:r>
      </w:ins>
      <w:ins w:id="636" w:author="PR Preview" w:date="2026-01-01T00:00:00Z">
        <w:r>
          <w:t xml:space="preserve">Orthogonality extends the geometric idea of perpendicular lines</w:t>
        </w:r>
      </w:ins>
      <w:ins w:id="637" w:author="PR Preview" w:date="2026-01-01T00:00:00Z">
        <w:r>
          <w:t xml:space="preserve"> </w:t>
        </w:r>
      </w:ins>
      <w:ins w:id="638" w:author="PR Preview" w:date="2026-01-01T00:00:00Z">
        <w:r>
          <w:t xml:space="preserve">to vectors with any number of entries.</w:t>
        </w:r>
      </w:ins>
      <w:ins w:id="639" w:author="PR Preview" w:date="2026-01-01T00:00:00Z">
        <w:r>
          <w:t xml:space="preserve"> </w:t>
        </w:r>
      </w:ins>
      <w:ins w:id="640" w:author="PR Preview" w:date="2026-01-01T00:00:00Z">
        <w:r>
          <w:t xml:space="preserve">In the plane,</w:t>
        </w:r>
      </w:ins>
      <w:ins w:id="641" w:author="PR Preview" w:date="2026-01-01T00:00:00Z">
        <w:r>
          <w:t xml:space="preserve"> </w:t>
        </w:r>
      </w:ins>
      <m:oMath>
        <m:r>
          <m:rPr>
            <m:sty m:val="p"/>
          </m:rPr>
          <m:t>(</m:t>
        </m:r>
        <m:r>
          <m:t>1</m:t>
        </m:r>
        <m:r>
          <m:rPr>
            <m:sty m:val="p"/>
          </m:rPr>
          <m:t>,</m:t>
        </m:r>
        <m:r>
          <m:t>2</m:t>
        </m:r>
        <m:r>
          <m:rPr>
            <m:sty m:val="p"/>
          </m:rPr>
          <m:t>)</m:t>
        </m:r>
      </m:oMath>
      <w:ins w:id="642" w:author="PR Preview" w:date="2026-01-01T00:00:00Z">
        <w:r>
          <w:t xml:space="preserve"> </w:t>
        </w:r>
      </w:ins>
      <w:ins w:id="643" w:author="PR Preview" w:date="2026-01-01T00:00:00Z">
        <w:r>
          <w:t xml:space="preserve">and</w:t>
        </w:r>
      </w:ins>
      <w:ins w:id="644" w:author="PR Preview" w:date="2026-01-01T00:00:00Z">
        <w:r>
          <w:t xml:space="preserve"> </w:t>
        </w:r>
      </w:ins>
      <m:oMath>
        <m:r>
          <m:rPr>
            <m:sty m:val="p"/>
          </m:rPr>
          <m:t>(</m:t>
        </m:r>
        <m:r>
          <m:rPr>
            <m:sty m:val="p"/>
          </m:rPr>
          <m:t>−</m:t>
        </m:r>
        <m:r>
          <m:t>2</m:t>
        </m:r>
        <m:r>
          <m:rPr>
            <m:sty m:val="p"/>
          </m:rPr>
          <m:t>,</m:t>
        </m:r>
        <m:r>
          <m:t>1</m:t>
        </m:r>
        <m:r>
          <m:rPr>
            <m:sty m:val="p"/>
          </m:rPr>
          <m:t>)</m:t>
        </m:r>
      </m:oMath>
      <w:ins w:id="645" w:author="PR Preview" w:date="2026-01-01T00:00:00Z">
        <w:r>
          <w:t xml:space="preserve"> </w:t>
        </w:r>
      </w:ins>
      <w:ins w:id="646" w:author="PR Preview" w:date="2026-01-01T00:00:00Z">
        <w:r>
          <w:t xml:space="preserve">are perpendicular,</w:t>
        </w:r>
      </w:ins>
      <w:ins w:id="647" w:author="PR Preview" w:date="2026-01-01T00:00:00Z">
        <w:r>
          <w:t xml:space="preserve"> </w:t>
        </w:r>
      </w:ins>
      <w:ins w:id="648" w:author="PR Preview" w:date="2026-01-01T00:00:00Z">
        <w:r>
          <w:t xml:space="preserve">and their dot product is</w:t>
        </w:r>
      </w:ins>
      <w:ins w:id="649" w:author="PR Preview" w:date="2026-01-01T00:00:00Z">
        <w:r>
          <w:t xml:space="preserve"> </w:t>
        </w:r>
      </w:ins>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ins w:id="650" w:author="PR Preview" w:date="2026-01-01T00:00:00Z">
        <w:r>
          <w:t xml:space="preserve">.</w:t>
        </w:r>
      </w:ins>
      <w:ins w:id="651" w:author="PR Preview" w:date="2026-01-01T00:00:00Z">
        <w:r>
          <w:t xml:space="preserve"> </w:t>
        </w:r>
      </w:ins>
      <w:ins w:id="652" w:author="PR Preview" w:date="2026-01-01T00:00:00Z">
        <w:r>
          <w:t xml:space="preserve">The same test works in</w:t>
        </w:r>
      </w:ins>
      <w:ins w:id="653" w:author="PR Preview" w:date="2026-01-01T00:00:00Z">
        <w:r>
          <w:t xml:space="preserve"> </w:t>
        </w:r>
      </w:ins>
      <m:oMath>
        <m:sSup>
          <m:e>
            <m:r>
              <m:rPr>
                <m:scr m:val="double-struck"/>
                <m:sty m:val="p"/>
              </m:rPr>
              <m:t>R</m:t>
            </m:r>
          </m:e>
          <m:sup>
            <m:r>
              <m:t>3</m:t>
            </m:r>
          </m:sup>
        </m:sSup>
      </m:oMath>
      <w:ins w:id="654" w:author="PR Preview" w:date="2026-01-01T00:00:00Z">
        <w:r>
          <w:t xml:space="preserve">, where pictures are harder to draw:</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del w:id="655" w:author="PR Preview" w:date="2026-01-01T00:00:00Z">
        <w:r>
          <w:rPr>
            <w:b/>
            <w:bCs/>
          </w:rPr>
          <w:delText xml:space="preserve">Definition 16 (Euclidean norm (length,</w:delText>
        </w:r>
      </w:del>
      <w:del w:id="656" w:author="PR Preview" w:date="2026-01-01T00:00:00Z">
        <w:r>
          <w:rPr>
            <w:b/>
            <w:bCs/>
          </w:rPr>
          <w:delText xml:space="preserve"> </w:delText>
        </w:r>
      </w:del>
      <m:oMath>
        <m:sSub>
          <m:e>
            <m:r>
              <m:t>L</m:t>
            </m:r>
          </m:e>
          <m:sub>
            <m:r>
              <m:t>2</m:t>
            </m:r>
          </m:sub>
        </m:sSub>
      </m:oMath>
      <w:del w:id="657" w:author="PR Preview" w:date="2026-01-01T00:00:00Z">
        <w:r>
          <w:rPr>
            <w:b/>
            <w:bCs/>
          </w:rPr>
          <w:delText xml:space="preserve"> </w:delText>
        </w:r>
      </w:del>
      <w:del w:id="658" w:author="PR Preview" w:date="2026-01-01T00:00:00Z">
        <w:r>
          <w:rPr>
            <w:b/>
            <w:bCs/>
          </w:rPr>
          <w:delText xml:space="preserve">norm))</w:delText>
        </w:r>
      </w:del>
      <w:del w:id="659" w:author="PR Preview" w:date="2026-01-01T00:00:00Z">
        <w:r>
          <w:delText xml:space="preserve"> </w:delText>
        </w:r>
      </w:del>
      <w:del w:id="660" w:author="PR Preview" w:date="2026-01-01T00:00:00Z">
        <w:r>
          <w:delText xml:space="preserve">The</w:delText>
        </w:r>
      </w:del>
      <w:del w:id="661" w:author="PR Preview" w:date="2026-01-01T00:00:00Z">
        <w:r>
          <w:delText xml:space="preserve"> </w:delText>
        </w:r>
      </w:del>
      <w:del w:id="662" w:author="PR Preview" w:date="2026-01-01T00:00:00Z">
        <w:r>
          <w:rPr>
            <w:b/>
            <w:bCs/>
          </w:rPr>
          <w:delText xml:space="preserve">Euclidean norm</w:delText>
        </w:r>
      </w:del>
      <w:del w:id="663" w:author="PR Preview" w:date="2026-01-01T00:00:00Z">
        <w:r>
          <w:delText xml:space="preserve"> </w:delText>
        </w:r>
      </w:del>
      <w:del w:id="664" w:author="PR Preview" w:date="2026-01-01T00:00:00Z">
        <w:r>
          <w:delText xml:space="preserve">(or</w:delText>
        </w:r>
      </w:del>
      <w:del w:id="665" w:author="PR Preview" w:date="2026-01-01T00:00:00Z">
        <w:r>
          <w:delText xml:space="preserve"> </w:delText>
        </w:r>
      </w:del>
      <w:del w:id="666" w:author="PR Preview" w:date="2026-01-01T00:00:00Z">
        <w:r>
          <w:rPr>
            <w:b/>
            <w:bCs/>
          </w:rPr>
          <w:delText xml:space="preserve">length</w:delText>
        </w:r>
      </w:del>
      <w:del w:id="667" w:author="PR Preview" w:date="2026-01-01T00:00:00Z">
        <w:r>
          <w:delText xml:space="preserve">, also called the</w:delText>
        </w:r>
      </w:del>
      <w:del w:id="668" w:author="PR Preview" w:date="2026-01-01T00:00:00Z">
        <w:r>
          <w:delText xml:space="preserve"> </w:delText>
        </w:r>
      </w:del>
      <m:oMath>
        <m:sSub>
          <m:e>
            <m:r>
              <m:t>L</m:t>
            </m:r>
          </m:e>
          <m:sub>
            <m:r>
              <m:t>2</m:t>
            </m:r>
          </m:sub>
        </m:sSub>
      </m:oMath>
      <w:del w:id="669" w:author="PR Preview" w:date="2026-01-01T00:00:00Z">
        <w:r>
          <w:rPr>
            <w:b/>
            <w:bCs/>
          </w:rPr>
          <w:delText xml:space="preserve"> </w:delText>
        </w:r>
      </w:del>
      <w:del w:id="670" w:author="PR Preview" w:date="2026-01-01T00:00:00Z">
        <w:r>
          <w:rPr>
            <w:b/>
            <w:bCs/>
          </w:rPr>
          <w:delText xml:space="preserve">norm</w:delText>
        </w:r>
      </w:del>
      <w:del w:id="671" w:author="PR Preview" w:date="2026-01-01T00:00:00Z">
        <w:r>
          <w:delText xml:space="preserve"> </w:delText>
        </w:r>
      </w:del>
      <w:del w:id="672" w:author="PR Preview" w:date="2026-01-01T00:00:00Z">
        <w:r>
          <w:delText xml:space="preserve">and written</w:delText>
        </w:r>
      </w:del>
      <w:del w:id="673" w:author="PR Preview" w:date="2026-01-01T00:00:00Z">
        <w:r>
          <w:delText xml:space="preserve"> </w:delText>
        </w:r>
      </w:del>
      <w:del w:id="674" w:author="PR Preview" w:date="2026-01-01T00:00:00Z">
        <w:r>
          <w:delText xml:space="preserve">$\mathopen{}\left\lVert\mathord{\smash[b]{\underset{\raise.3ex\hbox{$\scriptstyle\sim$}}{x}}\vphantom{x}}\right\rVert\mathclose{}_2$</w:delText>
        </w:r>
      </w:del>
      <w:del w:id="675" w:author="PR Preview" w:date="2026-01-01T00:00:00Z">
        <w:r>
          <w:delText xml:space="preserve">) of a vector</w:delText>
        </w:r>
      </w:del>
      <w:del w:id="676" w:author="PR Preview" w:date="2026-01-01T00:00:00Z">
        <w:r>
          <w:delText xml:space="preserve"> </w:delText>
        </w:r>
      </w:del>
      <w:del w:id="677" w:author="PR Preview" w:date="2026-01-01T00:00:00Z">
        <w:r>
          <w:delText xml:space="preserve">$\mathord{\smash[b]{\underset{\raise.3ex\hbox{$\scriptstyle\sim$}}{x}}\vphantom{x}}$</w:delText>
        </w:r>
      </w:del>
      <w:del w:id="678" w:author="PR Preview" w:date="2026-01-01T00:00:00Z">
        <w:r>
          <w:delText xml:space="preserve"> </w:delText>
        </w:r>
      </w:del>
      <w:del w:id="679" w:author="PR Preview" w:date="2026-01-01T00:00:00Z">
        <w:r>
          <w:delText xml:space="preserve">of length</w:delText>
        </w:r>
      </w:del>
      <w:del w:id="680" w:author="PR Preview" w:date="2026-01-01T00:00:00Z">
        <w:r>
          <w:delText xml:space="preserve"> </w:delText>
        </w:r>
      </w:del>
      <m:oMath>
        <m:r>
          <m:t>p</m:t>
        </m:r>
      </m:oMath>
      <w:del w:id="681" w:author="PR Preview" w:date="2026-01-01T00:00:00Z">
        <w:r>
          <w:delText xml:space="preserve"> </w:delText>
        </w:r>
      </w:del>
      <w:del w:id="682" w:author="PR Preview" w:date="2026-01-01T00:00:00Z">
        <w:r>
          <w:delText xml:space="preserve">is</w:delText>
        </w:r>
      </w:del>
    </w:p>
    <w:p>
      <w:pPr>
        <w:pStyle w:val="BodyText"/>
      </w:pPr>
      <w:ins w:id="683" w:author="PR Preview" w:date="2026-01-01T00:00:00Z">
        <w:r>
          <w:rPr>
            <w:b/>
            <w:bCs/>
          </w:rPr>
          <w:t xml:space="preserve">Definition 16 (Euclidean norm (length,</w:t>
        </w:r>
      </w:ins>
      <w:ins w:id="684" w:author="PR Preview" w:date="2026-01-01T00:00:00Z">
        <w:r>
          <w:rPr>
            <w:b/>
            <w:bCs/>
          </w:rPr>
          <w:t xml:space="preserve"> </w:t>
        </w:r>
      </w:ins>
      <m:oMath>
        <m:sSub>
          <m:e>
            <m:r>
              <m:t>L</m:t>
            </m:r>
          </m:e>
          <m:sub>
            <m:r>
              <m:t>2</m:t>
            </m:r>
          </m:sub>
        </m:sSub>
      </m:oMath>
      <w:ins w:id="685" w:author="PR Preview" w:date="2026-01-01T00:00:00Z">
        <w:r>
          <w:rPr>
            <w:b/>
            <w:bCs/>
          </w:rPr>
          <w:t xml:space="preserve"> </w:t>
        </w:r>
      </w:ins>
      <w:ins w:id="686" w:author="PR Preview" w:date="2026-01-01T00:00:00Z">
        <w:r>
          <w:rPr>
            <w:b/>
            <w:bCs/>
          </w:rPr>
          <w:t xml:space="preserve">norm))</w:t>
        </w:r>
      </w:ins>
      <w:ins w:id="687" w:author="PR Preview" w:date="2026-01-01T00:00:00Z">
        <w:r>
          <w:t xml:space="preserve"> </w:t>
        </w:r>
      </w:ins>
      <w:ins w:id="688" w:author="PR Preview" w:date="2026-01-01T00:00:00Z">
        <w:r>
          <w:t xml:space="preserve">The</w:t>
        </w:r>
      </w:ins>
      <w:ins w:id="689" w:author="PR Preview" w:date="2026-01-01T00:00:00Z">
        <w:r>
          <w:t xml:space="preserve"> </w:t>
        </w:r>
      </w:ins>
      <w:ins w:id="690" w:author="PR Preview" w:date="2026-01-01T00:00:00Z">
        <w:r>
          <w:rPr>
            <w:b/>
            <w:bCs/>
          </w:rPr>
          <w:t xml:space="preserve">Euclidean norm</w:t>
        </w:r>
      </w:ins>
      <w:ins w:id="691" w:author="PR Preview" w:date="2026-01-01T00:00:00Z">
        <w:r>
          <w:t xml:space="preserve"> </w:t>
        </w:r>
      </w:ins>
      <w:ins w:id="692" w:author="PR Preview" w:date="2026-01-01T00:00:00Z">
        <w:r>
          <w:t xml:space="preserve">[8]</w:t>
        </w:r>
      </w:ins>
      <w:ins w:id="693" w:author="PR Preview" w:date="2026-01-01T00:00:00Z">
        <w:r>
          <w:t xml:space="preserve"> </w:t>
        </w:r>
      </w:ins>
      <w:ins w:id="694" w:author="PR Preview" w:date="2026-01-01T00:00:00Z">
        <w:r>
          <w:t xml:space="preserve">(or</w:t>
        </w:r>
      </w:ins>
      <w:ins w:id="695" w:author="PR Preview" w:date="2026-01-01T00:00:00Z">
        <w:r>
          <w:t xml:space="preserve"> </w:t>
        </w:r>
      </w:ins>
      <w:ins w:id="696" w:author="PR Preview" w:date="2026-01-01T00:00:00Z">
        <w:r>
          <w:rPr>
            <w:b/>
            <w:bCs/>
          </w:rPr>
          <w:t xml:space="preserve">length</w:t>
        </w:r>
      </w:ins>
      <w:ins w:id="697" w:author="PR Preview" w:date="2026-01-01T00:00:00Z">
        <w:r>
          <w:t xml:space="preserve">, also called the</w:t>
        </w:r>
      </w:ins>
      <w:ins w:id="698" w:author="PR Preview" w:date="2026-01-01T00:00:00Z">
        <w:r>
          <w:t xml:space="preserve"> </w:t>
        </w:r>
      </w:ins>
      <m:oMath>
        <m:sSub>
          <m:e>
            <m:r>
              <m:t>L</m:t>
            </m:r>
          </m:e>
          <m:sub>
            <m:r>
              <m:t>2</m:t>
            </m:r>
          </m:sub>
        </m:sSub>
      </m:oMath>
      <w:ins w:id="699" w:author="PR Preview" w:date="2026-01-01T00:00:00Z">
        <w:r>
          <w:rPr>
            <w:b/>
            <w:bCs/>
          </w:rPr>
          <w:t xml:space="preserve"> </w:t>
        </w:r>
      </w:ins>
      <w:ins w:id="700" w:author="PR Preview" w:date="2026-01-01T00:00:00Z">
        <w:r>
          <w:rPr>
            <w:b/>
            <w:bCs/>
          </w:rPr>
          <w:t xml:space="preserve">norm</w:t>
        </w:r>
      </w:ins>
      <w:ins w:id="701" w:author="PR Preview" w:date="2026-01-01T00:00:00Z">
        <w:r>
          <w:t xml:space="preserve"> </w:t>
        </w:r>
      </w:ins>
      <w:ins w:id="702" w:author="PR Preview" w:date="2026-01-01T00:00:00Z">
        <w:r>
          <w:t xml:space="preserve">and written</w:t>
        </w:r>
      </w:ins>
      <w:ins w:id="703" w:author="PR Preview" w:date="2026-01-01T00:00:00Z">
        <w:r>
          <w:t xml:space="preserve"> </w:t>
        </w:r>
      </w:ins>
      <w:ins w:id="704" w:author="PR Preview" w:date="2026-01-01T00:00:00Z">
        <w:r>
          <w:t xml:space="preserve">$\mathopen{}\left\lVert\mathord{\smash[b]{\underset{\raise.3ex\hbox{$\scriptstyle\sim$}}{x}}\vphantom{x}}\right\rVert\mathclose{}_2$</w:t>
        </w:r>
      </w:ins>
      <w:ins w:id="705" w:author="PR Preview" w:date="2026-01-01T00:00:00Z">
        <w:r>
          <w:t xml:space="preserve">) of a vector</w:t>
        </w:r>
      </w:ins>
      <w:ins w:id="706" w:author="PR Preview" w:date="2026-01-01T00:00:00Z">
        <w:r>
          <w:t xml:space="preserve"> </w:t>
        </w:r>
      </w:ins>
      <w:ins w:id="707" w:author="PR Preview" w:date="2026-01-01T00:00:00Z">
        <w:r>
          <w:t xml:space="preserve">$\mathord{\smash[b]{\underset{\raise.3ex\hbox{$\scriptstyle\sim$}}{x}}\vphantom{x}}$</w:t>
        </w:r>
      </w:ins>
      <w:ins w:id="708" w:author="PR Preview" w:date="2026-01-01T00:00:00Z">
        <w:r>
          <w:t xml:space="preserve"> </w:t>
        </w:r>
      </w:ins>
      <w:ins w:id="709" w:author="PR Preview" w:date="2026-01-01T00:00:00Z">
        <w:r>
          <w:t xml:space="preserve">of length</w:t>
        </w:r>
      </w:ins>
      <w:ins w:id="710" w:author="PR Preview" w:date="2026-01-01T00:00:00Z">
        <w:r>
          <w:t xml:space="preserve"> </w:t>
        </w:r>
      </w:ins>
      <m:oMath>
        <m:r>
          <m:t>p</m:t>
        </m:r>
      </m:oMath>
      <w:ins w:id="711" w:author="PR Preview" w:date="2026-01-01T00:00:00Z">
        <w:r>
          <w:t xml:space="preserve"> </w:t>
        </w:r>
      </w:ins>
      <w:ins w:id="712" w:author="PR Preview" w:date="2026-01-01T00:00:00Z">
        <w:r>
          <w:t xml:space="preserve">is</w:t>
        </w:r>
      </w:ins>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del w:id="713" w:author="PR Preview" w:date="2026-01-01T00:00:00Z">
        <w:r>
          <w:rPr>
            <w:b/>
            <w:bCs/>
          </w:rPr>
          <w:delText xml:space="preserve">Definition 17 (Unit vector)</w:delText>
        </w:r>
      </w:del>
      <w:del w:id="714" w:author="PR Preview" w:date="2026-01-01T00:00:00Z">
        <w:r>
          <w:delText xml:space="preserve"> </w:delText>
        </w:r>
      </w:del>
      <w:del w:id="715" w:author="PR Preview" w:date="2026-01-01T00:00:00Z">
        <w:r>
          <w:delText xml:space="preserve">A</w:delText>
        </w:r>
      </w:del>
      <w:del w:id="716" w:author="PR Preview" w:date="2026-01-01T00:00:00Z">
        <w:r>
          <w:delText xml:space="preserve"> </w:delText>
        </w:r>
      </w:del>
      <w:del w:id="717" w:author="PR Preview" w:date="2026-01-01T00:00:00Z">
        <w:r>
          <w:rPr>
            <w:b/>
            <w:bCs/>
          </w:rPr>
          <w:delText xml:space="preserve">unit vector</w:delText>
        </w:r>
      </w:del>
      <w:del w:id="718" w:author="PR Preview" w:date="2026-01-01T00:00:00Z">
        <w:r>
          <w:delText xml:space="preserve"> </w:delText>
        </w:r>
      </w:del>
      <w:del w:id="719" w:author="PR Preview" w:date="2026-01-01T00:00:00Z">
        <w:r>
          <w:delText xml:space="preserve">is a vector whose Euclidean norm (</w:delText>
        </w:r>
      </w:del>
      <w:hyperlink w:anchor="def-euclidean-norm">
        <w:del w:id="720" w:author="PR Preview" w:date="2026-01-01T00:00:00Z">
          <w:r>
            <w:rPr>
              <w:rStyle w:val="Hyperlink"/>
            </w:rPr>
            <w:delText xml:space="preserve">Definition 16</w:delText>
          </w:r>
        </w:del>
      </w:hyperlink>
      <w:del w:id="721" w:author="PR Preview" w:date="2026-01-01T00:00:00Z">
        <w:r>
          <w:delText xml:space="preserve">) is</w:delText>
        </w:r>
      </w:del>
      <w:del w:id="722" w:author="PR Preview" w:date="2026-01-01T00:00:00Z">
        <w:r>
          <w:delText xml:space="preserve"> </w:delText>
        </w:r>
      </w:del>
      <m:oMath>
        <m:r>
          <m:t>1</m:t>
        </m:r>
      </m:oMath>
      <w:del w:id="723" w:author="PR Preview" w:date="2026-01-01T00:00:00Z">
        <w:r>
          <w:delText xml:space="preserve">.</w:delText>
        </w:r>
      </w:del>
      <w:del w:id="724" w:author="PR Preview" w:date="2026-01-01T00:00:00Z">
        <w:r>
          <w:delText xml:space="preserve"> </w:delText>
        </w:r>
      </w:del>
      <w:del w:id="725" w:author="PR Preview" w:date="2026-01-01T00:00:00Z">
        <w:r>
          <w:delText xml:space="preserve">A unit vector is said to have</w:delText>
        </w:r>
      </w:del>
      <w:del w:id="726" w:author="PR Preview" w:date="2026-01-01T00:00:00Z">
        <w:r>
          <w:delText xml:space="preserve"> </w:delText>
        </w:r>
      </w:del>
      <w:del w:id="727" w:author="PR Preview" w:date="2026-01-01T00:00:00Z">
        <w:r>
          <w:rPr>
            <w:i/>
            <w:iCs/>
          </w:rPr>
          <w:delText xml:space="preserve">unit length</w:delText>
        </w:r>
      </w:del>
      <w:del w:id="728" w:author="PR Preview" w:date="2026-01-01T00:00:00Z">
        <w:r>
          <w:delText xml:space="preserve">.</w:delText>
        </w:r>
      </w:del>
    </w:p>
    <w:p>
      <w:pPr>
        <w:pStyle w:val="BodyText"/>
      </w:pPr>
      <w:ins w:id="729" w:author="PR Preview" w:date="2026-01-01T00:00:00Z">
        <w:r>
          <w:rPr>
            <w:b/>
            <w:bCs/>
          </w:rPr>
          <w:t xml:space="preserve">Definition 17 (Unit vector)</w:t>
        </w:r>
      </w:ins>
      <w:ins w:id="730" w:author="PR Preview" w:date="2026-01-01T00:00:00Z">
        <w:r>
          <w:t xml:space="preserve"> </w:t>
        </w:r>
      </w:ins>
      <w:ins w:id="731" w:author="PR Preview" w:date="2026-01-01T00:00:00Z">
        <w:r>
          <w:t xml:space="preserve">A</w:t>
        </w:r>
      </w:ins>
      <w:ins w:id="732" w:author="PR Preview" w:date="2026-01-01T00:00:00Z">
        <w:r>
          <w:t xml:space="preserve"> </w:t>
        </w:r>
      </w:ins>
      <w:ins w:id="733" w:author="PR Preview" w:date="2026-01-01T00:00:00Z">
        <w:r>
          <w:rPr>
            <w:b/>
            <w:bCs/>
          </w:rPr>
          <w:t xml:space="preserve">unit vector</w:t>
        </w:r>
      </w:ins>
      <w:ins w:id="734" w:author="PR Preview" w:date="2026-01-01T00:00:00Z">
        <w:r>
          <w:t xml:space="preserve"> </w:t>
        </w:r>
      </w:ins>
      <w:ins w:id="735" w:author="PR Preview" w:date="2026-01-01T00:00:00Z">
        <w:r>
          <w:t xml:space="preserve">[9]</w:t>
        </w:r>
      </w:ins>
      <w:ins w:id="736" w:author="PR Preview" w:date="2026-01-01T00:00:00Z">
        <w:r>
          <w:t xml:space="preserve"> </w:t>
        </w:r>
      </w:ins>
      <w:ins w:id="737" w:author="PR Preview" w:date="2026-01-01T00:00:00Z">
        <w:r>
          <w:t xml:space="preserve">is a vector whose Euclidean norm (</w:t>
        </w:r>
      </w:ins>
      <w:hyperlink w:anchor="def-euclidean-norm">
        <w:ins w:id="738" w:author="PR Preview" w:date="2026-01-01T00:00:00Z">
          <w:r>
            <w:rPr>
              <w:rStyle w:val="Hyperlink"/>
            </w:rPr>
            <w:t xml:space="preserve">Definition 16</w:t>
          </w:r>
        </w:ins>
      </w:hyperlink>
      <w:ins w:id="739" w:author="PR Preview" w:date="2026-01-01T00:00:00Z">
        <w:r>
          <w:t xml:space="preserve">) is</w:t>
        </w:r>
      </w:ins>
      <w:ins w:id="740" w:author="PR Preview" w:date="2026-01-01T00:00:00Z">
        <w:r>
          <w:t xml:space="preserve"> </w:t>
        </w:r>
      </w:ins>
      <m:oMath>
        <m:r>
          <m:t>1</m:t>
        </m:r>
      </m:oMath>
      <w:ins w:id="741" w:author="PR Preview" w:date="2026-01-01T00:00:00Z">
        <w:r>
          <w:t xml:space="preserve">.</w:t>
        </w:r>
      </w:ins>
      <w:ins w:id="742" w:author="PR Preview" w:date="2026-01-01T00:00:00Z">
        <w:r>
          <w:t xml:space="preserve"> </w:t>
        </w:r>
      </w:ins>
      <w:ins w:id="743" w:author="PR Preview" w:date="2026-01-01T00:00:00Z">
        <w:r>
          <w:t xml:space="preserve">A unit vector is said to have</w:t>
        </w:r>
      </w:ins>
      <w:ins w:id="744" w:author="PR Preview" w:date="2026-01-01T00:00:00Z">
        <w:r>
          <w:t xml:space="preserve"> </w:t>
        </w:r>
      </w:ins>
      <w:ins w:id="745" w:author="PR Preview" w:date="2026-01-01T00:00:00Z">
        <w:r>
          <w:rPr>
            <w:i/>
            <w:iCs/>
          </w:rPr>
          <w:t xml:space="preserve">unit length</w:t>
        </w:r>
      </w:ins>
      <w:ins w:id="746" w:author="PR Preview" w:date="2026-01-01T00:00:00Z">
        <w:r>
          <w:t xml:space="preserve">.</w:t>
        </w:r>
      </w:ins>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del w:id="747" w:author="PR Preview" w:date="2026-01-01T00:00:00Z">
        <w:r>
          <w:rPr>
            <w:b/>
            <w:bCs/>
          </w:rPr>
          <w:delText xml:space="preserve">Definition 18 (Euclidean distance)</w:delText>
        </w:r>
      </w:del>
      <w:del w:id="748" w:author="PR Preview" w:date="2026-01-01T00:00:00Z">
        <w:r>
          <w:delText xml:space="preserve"> </w:delText>
        </w:r>
      </w:del>
      <w:del w:id="749" w:author="PR Preview" w:date="2026-01-01T00:00:00Z">
        <w:r>
          <w:delText xml:space="preserve">The</w:delText>
        </w:r>
      </w:del>
      <w:del w:id="750" w:author="PR Preview" w:date="2026-01-01T00:00:00Z">
        <w:r>
          <w:delText xml:space="preserve"> </w:delText>
        </w:r>
      </w:del>
      <w:del w:id="751" w:author="PR Preview" w:date="2026-01-01T00:00:00Z">
        <w:r>
          <w:rPr>
            <w:b/>
            <w:bCs/>
          </w:rPr>
          <w:delText xml:space="preserve">Euclidean distance</w:delText>
        </w:r>
      </w:del>
      <w:del w:id="752" w:author="PR Preview" w:date="2026-01-01T00:00:00Z">
        <w:r>
          <w:delText xml:space="preserve"> </w:delText>
        </w:r>
      </w:del>
      <w:del w:id="753" w:author="PR Preview" w:date="2026-01-01T00:00:00Z">
        <w:r>
          <w:delText xml:space="preserve">between two vectors</w:delText>
        </w:r>
      </w:del>
      <w:del w:id="754" w:author="PR Preview" w:date="2026-01-01T00:00:00Z">
        <w:r>
          <w:delText xml:space="preserve"> </w:delText>
        </w:r>
      </w:del>
      <w:del w:id="755" w:author="PR Preview" w:date="2026-01-01T00:00:00Z">
        <w:r>
          <w:delText xml:space="preserve">$\mathord{\smash[b]{\underset{\raise.3ex\hbox{$\scriptstyle\sim$}}{x}}\vphantom{x}}$</w:delText>
        </w:r>
      </w:del>
      <w:del w:id="756" w:author="PR Preview" w:date="2026-01-01T00:00:00Z">
        <w:r>
          <w:delText xml:space="preserve"> </w:delText>
        </w:r>
      </w:del>
      <w:del w:id="757" w:author="PR Preview" w:date="2026-01-01T00:00:00Z">
        <w:r>
          <w:delText xml:space="preserve">and</w:delText>
        </w:r>
      </w:del>
      <w:del w:id="758" w:author="PR Preview" w:date="2026-01-01T00:00:00Z">
        <w:r>
          <w:delText xml:space="preserve"> </w:delText>
        </w:r>
      </w:del>
      <w:del w:id="759" w:author="PR Preview" w:date="2026-01-01T00:00:00Z">
        <w:r>
          <w:delText xml:space="preserve">$\mathord{\smash[b]{\underset{\raise.3ex\hbox{$\scriptstyle\sim$}}{y}}\vphantom{y}}$</w:delText>
        </w:r>
      </w:del>
      <w:del w:id="760" w:author="PR Preview" w:date="2026-01-01T00:00:00Z">
        <w:r>
          <w:delText xml:space="preserve"> </w:delText>
        </w:r>
      </w:del>
      <w:del w:id="761" w:author="PR Preview" w:date="2026-01-01T00:00:00Z">
        <w:r>
          <w:delText xml:space="preserve">of length</w:delText>
        </w:r>
      </w:del>
      <w:del w:id="762" w:author="PR Preview" w:date="2026-01-01T00:00:00Z">
        <w:r>
          <w:delText xml:space="preserve"> </w:delText>
        </w:r>
      </w:del>
      <m:oMath>
        <m:r>
          <m:t>p</m:t>
        </m:r>
      </m:oMath>
      <w:del w:id="763" w:author="PR Preview" w:date="2026-01-01T00:00:00Z">
        <w:r>
          <w:delText xml:space="preserve"> </w:delText>
        </w:r>
      </w:del>
      <w:del w:id="764" w:author="PR Preview" w:date="2026-01-01T00:00:00Z">
        <w:r>
          <w:delText xml:space="preserve">is the</w:delText>
        </w:r>
      </w:del>
      <w:del w:id="765" w:author="PR Preview" w:date="2026-01-01T00:00:00Z">
        <w:r>
          <w:delText xml:space="preserve"> </w:delText>
        </w:r>
      </w:del>
      <w:hyperlink w:anchor="def-euclidean-norm">
        <w:del w:id="766" w:author="PR Preview" w:date="2026-01-01T00:00:00Z">
          <w:r>
            <w:rPr>
              <w:rStyle w:val="Hyperlink"/>
            </w:rPr>
            <w:delText xml:space="preserve">Euclidean norm</w:delText>
          </w:r>
        </w:del>
      </w:hyperlink>
      <w:del w:id="767" w:author="PR Preview" w:date="2026-01-01T00:00:00Z">
        <w:r>
          <w:delText xml:space="preserve"> </w:delText>
        </w:r>
      </w:del>
      <w:del w:id="768" w:author="PR Preview" w:date="2026-01-01T00:00:00Z">
        <w:r>
          <w:delText xml:space="preserve">of their difference:</w:delText>
        </w:r>
      </w:del>
    </w:p>
    <w:p>
      <w:pPr>
        <w:pStyle w:val="FirstParagraph"/>
      </w:pPr>
      <w:ins w:id="769" w:author="PR Preview" w:date="2026-01-01T00:00:00Z">
        <w:r>
          <w:rPr>
            <w:b/>
            <w:bCs/>
          </w:rPr>
          <w:t xml:space="preserve">Definition 18 (Euclidean distance)</w:t>
        </w:r>
      </w:ins>
      <w:ins w:id="770" w:author="PR Preview" w:date="2026-01-01T00:00:00Z">
        <w:r>
          <w:t xml:space="preserve"> </w:t>
        </w:r>
      </w:ins>
      <w:ins w:id="771" w:author="PR Preview" w:date="2026-01-01T00:00:00Z">
        <w:r>
          <w:t xml:space="preserve">The</w:t>
        </w:r>
      </w:ins>
      <w:ins w:id="772" w:author="PR Preview" w:date="2026-01-01T00:00:00Z">
        <w:r>
          <w:t xml:space="preserve"> </w:t>
        </w:r>
      </w:ins>
      <w:ins w:id="773" w:author="PR Preview" w:date="2026-01-01T00:00:00Z">
        <w:r>
          <w:rPr>
            <w:b/>
            <w:bCs/>
          </w:rPr>
          <w:t xml:space="preserve">Euclidean distance</w:t>
        </w:r>
      </w:ins>
      <w:ins w:id="774" w:author="PR Preview" w:date="2026-01-01T00:00:00Z">
        <w:r>
          <w:t xml:space="preserve"> </w:t>
        </w:r>
      </w:ins>
      <w:ins w:id="775" w:author="PR Preview" w:date="2026-01-01T00:00:00Z">
        <w:r>
          <w:t xml:space="preserve">[10]</w:t>
        </w:r>
      </w:ins>
      <w:ins w:id="776" w:author="PR Preview" w:date="2026-01-01T00:00:00Z">
        <w:r>
          <w:t xml:space="preserve"> </w:t>
        </w:r>
      </w:ins>
      <w:ins w:id="777" w:author="PR Preview" w:date="2026-01-01T00:00:00Z">
        <w:r>
          <w:t xml:space="preserve">between two vectors</w:t>
        </w:r>
      </w:ins>
      <w:ins w:id="778" w:author="PR Preview" w:date="2026-01-01T00:00:00Z">
        <w:r>
          <w:t xml:space="preserve"> </w:t>
        </w:r>
      </w:ins>
      <w:ins w:id="779" w:author="PR Preview" w:date="2026-01-01T00:00:00Z">
        <w:r>
          <w:t xml:space="preserve">$\mathord{\smash[b]{\underset{\raise.3ex\hbox{$\scriptstyle\sim$}}{x}}\vphantom{x}}$</w:t>
        </w:r>
      </w:ins>
      <w:ins w:id="780" w:author="PR Preview" w:date="2026-01-01T00:00:00Z">
        <w:r>
          <w:t xml:space="preserve"> </w:t>
        </w:r>
      </w:ins>
      <w:ins w:id="781" w:author="PR Preview" w:date="2026-01-01T00:00:00Z">
        <w:r>
          <w:t xml:space="preserve">and</w:t>
        </w:r>
      </w:ins>
      <w:ins w:id="782" w:author="PR Preview" w:date="2026-01-01T00:00:00Z">
        <w:r>
          <w:t xml:space="preserve"> </w:t>
        </w:r>
      </w:ins>
      <w:ins w:id="783" w:author="PR Preview" w:date="2026-01-01T00:00:00Z">
        <w:r>
          <w:t xml:space="preserve">$\mathord{\smash[b]{\underset{\raise.3ex\hbox{$\scriptstyle\sim$}}{y}}\vphantom{y}}$</w:t>
        </w:r>
      </w:ins>
      <w:ins w:id="784" w:author="PR Preview" w:date="2026-01-01T00:00:00Z">
        <w:r>
          <w:t xml:space="preserve"> </w:t>
        </w:r>
      </w:ins>
      <w:ins w:id="785" w:author="PR Preview" w:date="2026-01-01T00:00:00Z">
        <w:r>
          <w:t xml:space="preserve">of length</w:t>
        </w:r>
      </w:ins>
      <w:ins w:id="786" w:author="PR Preview" w:date="2026-01-01T00:00:00Z">
        <w:r>
          <w:t xml:space="preserve"> </w:t>
        </w:r>
      </w:ins>
      <m:oMath>
        <m:r>
          <m:t>p</m:t>
        </m:r>
      </m:oMath>
      <w:ins w:id="787" w:author="PR Preview" w:date="2026-01-01T00:00:00Z">
        <w:r>
          <w:t xml:space="preserve"> </w:t>
        </w:r>
      </w:ins>
      <w:ins w:id="788" w:author="PR Preview" w:date="2026-01-01T00:00:00Z">
        <w:r>
          <w:t xml:space="preserve">is the</w:t>
        </w:r>
      </w:ins>
      <w:ins w:id="789" w:author="PR Preview" w:date="2026-01-01T00:00:00Z">
        <w:r>
          <w:t xml:space="preserve"> </w:t>
        </w:r>
      </w:ins>
      <w:hyperlink w:anchor="def-euclidean-norm">
        <w:ins w:id="790" w:author="PR Preview" w:date="2026-01-01T00:00:00Z">
          <w:r>
            <w:rPr>
              <w:rStyle w:val="Hyperlink"/>
            </w:rPr>
            <w:t xml:space="preserve">Euclidean norm</w:t>
          </w:r>
        </w:ins>
      </w:hyperlink>
      <w:ins w:id="791" w:author="PR Preview" w:date="2026-01-01T00:00:00Z">
        <w:r>
          <w:t xml:space="preserve"> </w:t>
        </w:r>
      </w:ins>
      <w:ins w:id="792" w:author="PR Preview" w:date="2026-01-01T00:00:00Z">
        <w:r>
          <w:t xml:space="preserve">of their difference:</w:t>
        </w:r>
      </w:ins>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del w:id="793" w:author="PR Preview" w:date="2026-01-01T00:00:00Z">
        <w:r>
          <w:rPr>
            <w:i/>
            <w:iCs/>
          </w:rPr>
          <w:delText xml:space="preserve">Remark 9</w:delText>
        </w:r>
      </w:del>
      <w:del w:id="794" w:author="PR Preview" w:date="2026-01-01T00:00:00Z">
        <w:r>
          <w:delText xml:space="preserve"> (Distance from the origin). </w:delText>
        </w:r>
      </w:del>
      <w:del w:id="795" w:author="PR Preview" w:date="2026-01-01T00:00:00Z">
        <w:r>
          <w:delText xml:space="preserve">The distance from the origin</w:delText>
        </w:r>
      </w:del>
      <w:del w:id="796" w:author="PR Preview" w:date="2026-01-01T00:00:00Z">
        <w:r>
          <w:delText xml:space="preserve"> </w:delText>
        </w:r>
      </w:del>
      <w:del w:id="797" w:author="PR Preview" w:date="2026-01-01T00:00:00Z">
        <w:r>
          <w:delText xml:space="preserve">$\mathord{\smash[b]{\underset{\raise.3ex\hbox{$\scriptstyle\sim$}}{0}}\vphantom{0}}$</w:delText>
        </w:r>
      </w:del>
      <w:del w:id="798" w:author="PR Preview" w:date="2026-01-01T00:00:00Z">
        <w:r>
          <w:delText xml:space="preserve"> </w:delText>
        </w:r>
      </w:del>
      <w:del w:id="799" w:author="PR Preview" w:date="2026-01-01T00:00:00Z">
        <w:r>
          <w:delText xml:space="preserve">to a vector</w:delText>
        </w:r>
      </w:del>
      <w:del w:id="800" w:author="PR Preview" w:date="2026-01-01T00:00:00Z">
        <w:r>
          <w:delText xml:space="preserve"> </w:delText>
        </w:r>
      </w:del>
      <w:del w:id="801" w:author="PR Preview" w:date="2026-01-01T00:00:00Z">
        <w:r>
          <w:delText xml:space="preserve">$\mathord{\smash[b]{\underset{\raise.3ex\hbox{$\scriptstyle\sim$}}{x}}\vphantom{x}}$</w:delText>
        </w:r>
      </w:del>
      <w:del w:id="802" w:author="PR Preview" w:date="2026-01-01T00:00:00Z">
        <w:r>
          <w:delText xml:space="preserve"> </w:delText>
        </w:r>
      </w:del>
      <w:del w:id="803" w:author="PR Preview" w:date="2026-01-01T00:00:00Z">
        <w:r>
          <w:delText xml:space="preserve">is the norm of</w:delText>
        </w:r>
      </w:del>
      <w:del w:id="804" w:author="PR Preview" w:date="2026-01-01T00:00:00Z">
        <w:r>
          <w:delText xml:space="preserve"> </w:delText>
        </w:r>
      </w:del>
      <w:del w:id="805" w:author="PR Preview" w:date="2026-01-01T00:00:00Z">
        <w:r>
          <w:delText xml:space="preserve">$\mathord{\smash[b]{\underset{\raise.3ex\hbox{$\scriptstyle\sim$}}{x}}\vphantom{x}}$</w:delText>
        </w:r>
      </w:del>
      <w:del w:id="806" w:author="PR Preview" w:date="2026-01-01T00:00:00Z">
        <w:r>
          <w:delText xml:space="preserve">:</w:delText>
        </w:r>
      </w:del>
    </w:p>
    <w:p>
      <w:pPr>
        <w:pStyle w:val="FirstParagraph"/>
      </w:pPr>
      <w:ins w:id="807" w:author="PR Preview" w:date="2026-01-01T00:00:00Z">
        <w:r>
          <w:rPr>
            <w:i/>
            <w:iCs/>
          </w:rPr>
          <w:t xml:space="preserve">Remark 10</w:t>
        </w:r>
      </w:ins>
      <w:ins w:id="808" w:author="PR Preview" w:date="2026-01-01T00:00:00Z">
        <w:r>
          <w:t xml:space="preserve"> (Distance from the origin). </w:t>
        </w:r>
      </w:ins>
      <w:ins w:id="809" w:author="PR Preview" w:date="2026-01-01T00:00:00Z">
        <w:r>
          <w:t xml:space="preserve">The distance from the origin</w:t>
        </w:r>
      </w:ins>
      <w:ins w:id="810" w:author="PR Preview" w:date="2026-01-01T00:00:00Z">
        <w:r>
          <w:t xml:space="preserve"> </w:t>
        </w:r>
      </w:ins>
      <w:ins w:id="811" w:author="PR Preview" w:date="2026-01-01T00:00:00Z">
        <w:r>
          <w:t xml:space="preserve">$\mathord{\smash[b]{\underset{\raise.3ex\hbox{$\scriptstyle\sim$}}{0}}\vphantom{0}}$</w:t>
        </w:r>
      </w:ins>
      <w:ins w:id="812" w:author="PR Preview" w:date="2026-01-01T00:00:00Z">
        <w:r>
          <w:t xml:space="preserve"> </w:t>
        </w:r>
      </w:ins>
      <w:ins w:id="813" w:author="PR Preview" w:date="2026-01-01T00:00:00Z">
        <w:r>
          <w:t xml:space="preserve">to a vector</w:t>
        </w:r>
      </w:ins>
      <w:ins w:id="814" w:author="PR Preview" w:date="2026-01-01T00:00:00Z">
        <w:r>
          <w:t xml:space="preserve"> </w:t>
        </w:r>
      </w:ins>
      <w:ins w:id="815" w:author="PR Preview" w:date="2026-01-01T00:00:00Z">
        <w:r>
          <w:t xml:space="preserve">$\mathord{\smash[b]{\underset{\raise.3ex\hbox{$\scriptstyle\sim$}}{x}}\vphantom{x}}$</w:t>
        </w:r>
      </w:ins>
      <w:ins w:id="816" w:author="PR Preview" w:date="2026-01-01T00:00:00Z">
        <w:r>
          <w:t xml:space="preserve"> </w:t>
        </w:r>
      </w:ins>
      <w:ins w:id="817" w:author="PR Preview" w:date="2026-01-01T00:00:00Z">
        <w:r>
          <w:t xml:space="preserve">is the norm of</w:t>
        </w:r>
      </w:ins>
      <w:ins w:id="818" w:author="PR Preview" w:date="2026-01-01T00:00:00Z">
        <w:r>
          <w:t xml:space="preserve"> </w:t>
        </w:r>
      </w:ins>
      <w:ins w:id="819" w:author="PR Preview" w:date="2026-01-01T00:00:00Z">
        <w:r>
          <w:t xml:space="preserve">$\mathord{\smash[b]{\underset{\raise.3ex\hbox{$\scriptstyle\sim$}}{x}}\vphantom{x}}$</w:t>
        </w:r>
      </w:ins>
      <w:ins w:id="820" w:author="PR Preview" w:date="2026-01-01T00:00:00Z">
        <w:r>
          <w:t xml:space="preserve">:</w:t>
        </w:r>
      </w:ins>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del w:id="821" w:author="PR Preview" w:date="2026-01-01T00:00:00Z">
        <w:r>
          <w:delText xml:space="preserve">(Goodfellow et al. 2016, 39)</w:delText>
        </w:r>
      </w:del>
      <w:del w:id="822" w:author="PR Preview" w:date="2026-01-01T00:00:00Z">
        <w:r>
          <w:delText xml:space="preserve">.</w:delText>
        </w:r>
      </w:del>
    </w:p>
    <w:p>
      <w:pPr>
        <w:pStyle w:val="FirstParagraph"/>
      </w:pPr>
      <w:ins w:id="823" w:author="PR Preview" w:date="2026-01-01T00:00:00Z">
        <w:r>
          <w:t xml:space="preserve">[11, p. 39]</w:t>
        </w:r>
      </w:ins>
      <w:ins w:id="824" w:author="PR Preview" w:date="2026-01-01T00:00:00Z">
        <w:r>
          <w:t xml:space="preserve">.</w:t>
        </w:r>
      </w:ins>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0" w:name="matrices"/>
    <w:p>
      <w:pPr>
        <w:pStyle w:val="Heading2"/>
      </w:pPr>
      <w:r>
        <w:t xml:space="preserve">2 Matrices</w:t>
      </w:r>
    </w:p>
    <w:bookmarkStart w:id="84" w:name="def-matrix"/>
    <w:p>
      <w:pPr>
        <w:pStyle w:val="FirstParagraph"/>
      </w:pPr>
      <w:del w:id="825" w:author="PR Preview" w:date="2026-01-01T00:00:00Z">
        <w:r>
          <w:rPr>
            <w:b/>
            <w:bCs/>
          </w:rPr>
          <w:delText xml:space="preserve">Definition 20 (Matrix)</w:delText>
        </w:r>
      </w:del>
      <w:del w:id="826" w:author="PR Preview" w:date="2026-01-01T00:00:00Z">
        <w:r>
          <w:delText xml:space="preserve"> </w:delText>
        </w:r>
      </w:del>
      <w:del w:id="827" w:author="PR Preview" w:date="2026-01-01T00:00:00Z">
        <w:r>
          <w:delText xml:space="preserve">A</w:delText>
        </w:r>
      </w:del>
      <w:del w:id="828" w:author="PR Preview" w:date="2026-01-01T00:00:00Z">
        <w:r>
          <w:delText xml:space="preserve"> </w:delText>
        </w:r>
      </w:del>
      <w:del w:id="829" w:author="PR Preview" w:date="2026-01-01T00:00:00Z">
        <w:r>
          <w:rPr>
            <w:b/>
            <w:bCs/>
          </w:rPr>
          <w:delText xml:space="preserve">matrix</w:delText>
        </w:r>
      </w:del>
      <w:del w:id="830" w:author="PR Preview" w:date="2026-01-01T00:00:00Z">
        <w:r>
          <w:delText xml:space="preserve"> </w:delText>
        </w:r>
      </w:del>
      <w:del w:id="831" w:author="PR Preview" w:date="2026-01-01T00:00:00Z">
        <w:r>
          <w:delText xml:space="preserve">of dimensions</w:delText>
        </w:r>
      </w:del>
      <w:del w:id="832" w:author="PR Preview" w:date="2026-01-01T00:00:00Z">
        <w:r>
          <w:delText xml:space="preserve"> </w:delText>
        </w:r>
      </w:del>
      <m:oMath>
        <m:r>
          <m:t>m</m:t>
        </m:r>
        <m:r>
          <m:rPr>
            <m:sty m:val="p"/>
          </m:rPr>
          <m:t>×</m:t>
        </m:r>
        <m:r>
          <m:t>n</m:t>
        </m:r>
      </m:oMath>
      <w:del w:id="833" w:author="PR Preview" w:date="2026-01-01T00:00:00Z">
        <w:r>
          <w:delText xml:space="preserve"> </w:delText>
        </w:r>
      </w:del>
      <w:del w:id="834" w:author="PR Preview" w:date="2026-01-01T00:00:00Z">
        <w:r>
          <w:delText xml:space="preserve">is a rectangular array of</w:delText>
        </w:r>
      </w:del>
      <w:del w:id="835" w:author="PR Preview" w:date="2026-01-01T00:00:00Z">
        <w:r>
          <w:delText xml:space="preserve"> </w:delText>
        </w:r>
      </w:del>
      <m:oMath>
        <m:r>
          <m:t>m</m:t>
        </m:r>
        <m:r>
          <m:rPr>
            <m:sty m:val="p"/>
          </m:rPr>
          <m:t>⋅</m:t>
        </m:r>
        <m:r>
          <m:t>n</m:t>
        </m:r>
      </m:oMath>
      <w:del w:id="836" w:author="PR Preview" w:date="2026-01-01T00:00:00Z">
        <w:r>
          <w:delText xml:space="preserve"> </w:delText>
        </w:r>
      </w:del>
      <w:del w:id="837" w:author="PR Preview" w:date="2026-01-01T00:00:00Z">
        <w:r>
          <w:delText xml:space="preserve">numbers,</w:delText>
        </w:r>
      </w:del>
      <w:del w:id="838" w:author="PR Preview" w:date="2026-01-01T00:00:00Z">
        <w:r>
          <w:delText xml:space="preserve"> </w:delText>
        </w:r>
      </w:del>
      <w:del w:id="839" w:author="PR Preview" w:date="2026-01-01T00:00:00Z">
        <w:r>
          <w:delText xml:space="preserve">arranged in</w:delText>
        </w:r>
      </w:del>
      <w:del w:id="840" w:author="PR Preview" w:date="2026-01-01T00:00:00Z">
        <w:r>
          <w:delText xml:space="preserve"> </w:delText>
        </w:r>
      </w:del>
      <m:oMath>
        <m:r>
          <m:t>m</m:t>
        </m:r>
      </m:oMath>
      <w:del w:id="841" w:author="PR Preview" w:date="2026-01-01T00:00:00Z">
        <w:r>
          <w:delText xml:space="preserve"> </w:delText>
        </w:r>
      </w:del>
      <w:del w:id="842" w:author="PR Preview" w:date="2026-01-01T00:00:00Z">
        <w:r>
          <w:delText xml:space="preserve">rows and</w:delText>
        </w:r>
      </w:del>
      <w:del w:id="843" w:author="PR Preview" w:date="2026-01-01T00:00:00Z">
        <w:r>
          <w:delText xml:space="preserve"> </w:delText>
        </w:r>
      </w:del>
      <m:oMath>
        <m:r>
          <m:t>n</m:t>
        </m:r>
      </m:oMath>
      <w:del w:id="844" w:author="PR Preview" w:date="2026-01-01T00:00:00Z">
        <w:r>
          <w:delText xml:space="preserve"> </w:delText>
        </w:r>
      </w:del>
      <w:del w:id="845" w:author="PR Preview" w:date="2026-01-01T00:00:00Z">
        <w:r>
          <w:delText xml:space="preserve">columns:</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p>
      <w:pPr>
        <w:pStyle w:val="FirstParagraph"/>
      </w:pPr>
      <w:del w:id="846" w:author="PR Preview" w:date="2026-01-01T00:00:00Z">
        <w:r>
          <w:rPr>
            <w:i/>
            <w:iCs/>
          </w:rPr>
          <w:delText xml:space="preserve">Remark 10</w:delText>
        </w:r>
      </w:del>
      <w:del w:id="847" w:author="PR Preview" w:date="2026-01-01T00:00:00Z">
        <w:r>
          <w:delText xml:space="preserve"> (Matrix entries, and vectors as matrices). </w:delText>
        </w:r>
      </w:del>
      <w:del w:id="848" w:author="PR Preview" w:date="2026-01-01T00:00:00Z">
        <w:r>
          <w:delText xml:space="preserve">The entry in row</w:delText>
        </w:r>
      </w:del>
      <w:del w:id="849" w:author="PR Preview" w:date="2026-01-01T00:00:00Z">
        <w:r>
          <w:delText xml:space="preserve"> </w:delText>
        </w:r>
      </w:del>
      <m:oMath>
        <m:r>
          <m:t>i</m:t>
        </m:r>
      </m:oMath>
      <w:del w:id="850" w:author="PR Preview" w:date="2026-01-01T00:00:00Z">
        <w:r>
          <w:delText xml:space="preserve"> </w:delText>
        </w:r>
      </w:del>
      <w:del w:id="851" w:author="PR Preview" w:date="2026-01-01T00:00:00Z">
        <w:r>
          <w:delText xml:space="preserve">and column</w:delText>
        </w:r>
      </w:del>
      <w:del w:id="852" w:author="PR Preview" w:date="2026-01-01T00:00:00Z">
        <w:r>
          <w:delText xml:space="preserve"> </w:delText>
        </w:r>
      </w:del>
      <m:oMath>
        <m:r>
          <m:t>j</m:t>
        </m:r>
      </m:oMath>
      <w:del w:id="853" w:author="PR Preview" w:date="2026-01-01T00:00:00Z">
        <w:r>
          <w:delText xml:space="preserve"> </w:delText>
        </w:r>
      </w:del>
      <w:del w:id="854" w:author="PR Preview" w:date="2026-01-01T00:00:00Z">
        <w:r>
          <w:delText xml:space="preserve">of</w:delText>
        </w:r>
      </w:del>
      <w:del w:id="855" w:author="PR Preview" w:date="2026-01-01T00:00:00Z">
        <w:r>
          <w:delText xml:space="preserve"> </w:delText>
        </w:r>
      </w:del>
      <m:oMath>
        <m:r>
          <m:rPr>
            <m:sty m:val="bi"/>
          </m:rPr>
          <m:t>A</m:t>
        </m:r>
      </m:oMath>
      <w:del w:id="856" w:author="PR Preview" w:date="2026-01-01T00:00:00Z">
        <w:r>
          <w:delText xml:space="preserve"> </w:delText>
        </w:r>
      </w:del>
      <w:del w:id="857" w:author="PR Preview" w:date="2026-01-01T00:00:00Z">
        <w:r>
          <w:delText xml:space="preserve">is written</w:delText>
        </w:r>
      </w:del>
      <w:del w:id="858" w:author="PR Preview" w:date="2026-01-01T00:00:00Z">
        <w:r>
          <w:delText xml:space="preserve"> </w:delText>
        </w:r>
      </w:del>
      <m:oMath>
        <m:sSub>
          <m:e>
            <m:r>
              <m:t>a</m:t>
            </m:r>
          </m:e>
          <m:sub>
            <m:r>
              <m:t>i</m:t>
            </m:r>
            <m:r>
              <m:t>j</m:t>
            </m:r>
          </m:sub>
        </m:sSub>
      </m:oMath>
      <w:del w:id="859" w:author="PR Preview" w:date="2026-01-01T00:00:00Z">
        <w:r>
          <w:delText xml:space="preserve"> </w:delText>
        </w:r>
      </w:del>
      <w:del w:id="860" w:author="PR Preview" w:date="2026-01-01T00:00:00Z">
        <w:r>
          <w:delText xml:space="preserve">or</w:delText>
        </w:r>
      </w:del>
      <w:del w:id="861" w:author="PR Preview" w:date="2026-01-01T00:00:00Z">
        <w:r>
          <w:delText xml:space="preserve"> </w:delText>
        </w:r>
      </w:del>
      <m:oMath>
        <m:r>
          <m:rPr>
            <m:sty m:val="p"/>
          </m:rPr>
          <m:t>(</m:t>
        </m:r>
        <m:r>
          <m:rPr>
            <m:sty m:val="bi"/>
          </m:rPr>
          <m:t>A</m:t>
        </m:r>
        <m:sSub>
          <m:e>
            <m:r>
              <m:rPr>
                <m:sty m:val="p"/>
              </m:rPr>
              <m:t>)</m:t>
            </m:r>
          </m:e>
          <m:sub>
            <m:r>
              <m:t>i</m:t>
            </m:r>
            <m:r>
              <m:t>j</m:t>
            </m:r>
          </m:sub>
        </m:sSub>
      </m:oMath>
      <w:del w:id="862" w:author="PR Preview" w:date="2026-01-01T00:00:00Z">
        <w:r>
          <w:delText xml:space="preserve">.</w:delText>
        </w:r>
      </w:del>
      <w:del w:id="863" w:author="PR Preview" w:date="2026-01-01T00:00:00Z">
        <w:r>
          <w:delText xml:space="preserve"> </w:delText>
        </w:r>
      </w:del>
      <w:del w:id="864" w:author="PR Preview" w:date="2026-01-01T00:00:00Z">
        <w:r>
          <w:delText xml:space="preserve">For example, for the</w:delText>
        </w:r>
      </w:del>
      <w:del w:id="865" w:author="PR Preview" w:date="2026-01-01T00:00:00Z">
        <w:r>
          <w:delText xml:space="preserve"> </w:delText>
        </w:r>
      </w:del>
      <m:oMath>
        <m:r>
          <m:t>2</m:t>
        </m:r>
        <m:r>
          <m:rPr>
            <m:sty m:val="p"/>
          </m:rPr>
          <m:t>×</m:t>
        </m:r>
        <m:r>
          <m:t>3</m:t>
        </m:r>
      </m:oMath>
      <w:del w:id="866" w:author="PR Preview" w:date="2026-01-01T00:00:00Z">
        <w:r>
          <w:delText xml:space="preserve"> </w:delText>
        </w:r>
      </w:del>
      <w:del w:id="867" w:author="PR Preview" w:date="2026-01-01T00:00:00Z">
        <w:r>
          <w:delText xml:space="preserve">matrix</w:delText>
        </w:r>
      </w:del>
    </w:p>
    <w:p>
      <w:pPr>
        <w:pStyle w:val="FirstParagraph"/>
      </w:pPr>
      <w:ins w:id="868" w:author="PR Preview" w:date="2026-01-01T00:00:00Z">
        <w:r>
          <w:rPr>
            <w:b/>
            <w:bCs/>
          </w:rPr>
          <w:t xml:space="preserve">Definition 20 (Matrix)</w:t>
        </w:r>
      </w:ins>
      <w:ins w:id="869" w:author="PR Preview" w:date="2026-01-01T00:00:00Z">
        <w:r>
          <w:t xml:space="preserve"> </w:t>
        </w:r>
      </w:ins>
      <w:ins w:id="870" w:author="PR Preview" w:date="2026-01-01T00:00:00Z">
        <w:r>
          <w:t xml:space="preserve">A</w:t>
        </w:r>
      </w:ins>
      <w:ins w:id="871" w:author="PR Preview" w:date="2026-01-01T00:00:00Z">
        <w:r>
          <w:t xml:space="preserve"> </w:t>
        </w:r>
      </w:ins>
      <w:ins w:id="872" w:author="PR Preview" w:date="2026-01-01T00:00:00Z">
        <w:r>
          <w:rPr>
            <w:b/>
            <w:bCs/>
          </w:rPr>
          <w:t xml:space="preserve">matrix</w:t>
        </w:r>
      </w:ins>
      <w:ins w:id="873" w:author="PR Preview" w:date="2026-01-01T00:00:00Z">
        <w:r>
          <w:t xml:space="preserve"> </w:t>
        </w:r>
      </w:ins>
      <w:ins w:id="874" w:author="PR Preview" w:date="2026-01-01T00:00:00Z">
        <w:r>
          <w:t xml:space="preserve">[13]</w:t>
        </w:r>
      </w:ins>
      <w:ins w:id="875" w:author="PR Preview" w:date="2026-01-01T00:00:00Z">
        <w:r>
          <w:t xml:space="preserve"> </w:t>
        </w:r>
      </w:ins>
      <w:ins w:id="876" w:author="PR Preview" w:date="2026-01-01T00:00:00Z">
        <w:r>
          <w:t xml:space="preserve">of dimensions</w:t>
        </w:r>
      </w:ins>
      <w:ins w:id="877" w:author="PR Preview" w:date="2026-01-01T00:00:00Z">
        <w:r>
          <w:t xml:space="preserve"> </w:t>
        </w:r>
      </w:ins>
      <m:oMath>
        <m:r>
          <m:t>m</m:t>
        </m:r>
        <m:r>
          <m:rPr>
            <m:sty m:val="p"/>
          </m:rPr>
          <m:t>×</m:t>
        </m:r>
        <m:r>
          <m:t>n</m:t>
        </m:r>
      </m:oMath>
      <w:ins w:id="878" w:author="PR Preview" w:date="2026-01-01T00:00:00Z">
        <w:r>
          <w:t xml:space="preserve"> </w:t>
        </w:r>
      </w:ins>
      <w:ins w:id="879" w:author="PR Preview" w:date="2026-01-01T00:00:00Z">
        <w:r>
          <w:t xml:space="preserve">is a rectangular array of</w:t>
        </w:r>
      </w:ins>
      <w:ins w:id="880" w:author="PR Preview" w:date="2026-01-01T00:00:00Z">
        <w:r>
          <w:t xml:space="preserve"> </w:t>
        </w:r>
      </w:ins>
      <m:oMath>
        <m:r>
          <m:t>m</m:t>
        </m:r>
        <m:r>
          <m:rPr>
            <m:sty m:val="p"/>
          </m:rPr>
          <m:t>⋅</m:t>
        </m:r>
        <m:r>
          <m:t>n</m:t>
        </m:r>
      </m:oMath>
      <w:ins w:id="881" w:author="PR Preview" w:date="2026-01-01T00:00:00Z">
        <w:r>
          <w:t xml:space="preserve"> </w:t>
        </w:r>
      </w:ins>
      <w:ins w:id="882" w:author="PR Preview" w:date="2026-01-01T00:00:00Z">
        <w:r>
          <w:t xml:space="preserve">numbers,</w:t>
        </w:r>
      </w:ins>
      <w:ins w:id="883" w:author="PR Preview" w:date="2026-01-01T00:00:00Z">
        <w:r>
          <w:t xml:space="preserve"> </w:t>
        </w:r>
      </w:ins>
      <w:ins w:id="884" w:author="PR Preview" w:date="2026-01-01T00:00:00Z">
        <w:r>
          <w:t xml:space="preserve">arranged in</w:t>
        </w:r>
      </w:ins>
      <w:ins w:id="885" w:author="PR Preview" w:date="2026-01-01T00:00:00Z">
        <w:r>
          <w:t xml:space="preserve"> </w:t>
        </w:r>
      </w:ins>
      <m:oMath>
        <m:r>
          <m:t>m</m:t>
        </m:r>
      </m:oMath>
      <w:ins w:id="886" w:author="PR Preview" w:date="2026-01-01T00:00:00Z">
        <w:r>
          <w:t xml:space="preserve"> </w:t>
        </w:r>
      </w:ins>
      <w:ins w:id="887" w:author="PR Preview" w:date="2026-01-01T00:00:00Z">
        <w:r>
          <w:t xml:space="preserve">rows and</w:t>
        </w:r>
      </w:ins>
      <w:ins w:id="888" w:author="PR Preview" w:date="2026-01-01T00:00:00Z">
        <w:r>
          <w:t xml:space="preserve"> </w:t>
        </w:r>
      </w:ins>
      <m:oMath>
        <m:r>
          <m:t>n</m:t>
        </m:r>
      </m:oMath>
      <w:ins w:id="889" w:author="PR Preview" w:date="2026-01-01T00:00:00Z">
        <w:r>
          <w:t xml:space="preserve"> </w:t>
        </w:r>
      </w:ins>
      <w:ins w:id="890" w:author="PR Preview" w:date="2026-01-01T00:00:00Z">
        <w:r>
          <w:t xml:space="preserve">columns:</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ins w:id="891" w:author="PR Preview" w:date="2026-01-01T00:00:00Z">
        <w:r>
          <w:rPr>
            <w:i/>
            <w:iCs/>
          </w:rPr>
          <w:t xml:space="preserve">Remark 11</w:t>
        </w:r>
      </w:ins>
      <w:ins w:id="892" w:author="PR Preview" w:date="2026-01-01T00:00:00Z">
        <w:r>
          <w:t xml:space="preserve"> (Matrix entries, and vectors as matrices). </w:t>
        </w:r>
      </w:ins>
      <w:ins w:id="893" w:author="PR Preview" w:date="2026-01-01T00:00:00Z">
        <w:r>
          <w:t xml:space="preserve">The entry in row</w:t>
        </w:r>
      </w:ins>
      <w:ins w:id="894" w:author="PR Preview" w:date="2026-01-01T00:00:00Z">
        <w:r>
          <w:t xml:space="preserve"> </w:t>
        </w:r>
      </w:ins>
      <m:oMath>
        <m:r>
          <m:t>i</m:t>
        </m:r>
      </m:oMath>
      <w:ins w:id="895" w:author="PR Preview" w:date="2026-01-01T00:00:00Z">
        <w:r>
          <w:t xml:space="preserve"> </w:t>
        </w:r>
      </w:ins>
      <w:ins w:id="896" w:author="PR Preview" w:date="2026-01-01T00:00:00Z">
        <w:r>
          <w:t xml:space="preserve">and column</w:t>
        </w:r>
      </w:ins>
      <w:ins w:id="897" w:author="PR Preview" w:date="2026-01-01T00:00:00Z">
        <w:r>
          <w:t xml:space="preserve"> </w:t>
        </w:r>
      </w:ins>
      <m:oMath>
        <m:r>
          <m:t>j</m:t>
        </m:r>
      </m:oMath>
      <w:ins w:id="898" w:author="PR Preview" w:date="2026-01-01T00:00:00Z">
        <w:r>
          <w:t xml:space="preserve"> </w:t>
        </w:r>
      </w:ins>
      <w:ins w:id="899" w:author="PR Preview" w:date="2026-01-01T00:00:00Z">
        <w:r>
          <w:t xml:space="preserve">of</w:t>
        </w:r>
      </w:ins>
      <w:ins w:id="900" w:author="PR Preview" w:date="2026-01-01T00:00:00Z">
        <w:r>
          <w:t xml:space="preserve"> </w:t>
        </w:r>
      </w:ins>
      <m:oMath>
        <m:r>
          <m:rPr>
            <m:sty m:val="bi"/>
          </m:rPr>
          <m:t>A</m:t>
        </m:r>
      </m:oMath>
      <w:ins w:id="901" w:author="PR Preview" w:date="2026-01-01T00:00:00Z">
        <w:r>
          <w:t xml:space="preserve"> </w:t>
        </w:r>
      </w:ins>
      <w:ins w:id="902" w:author="PR Preview" w:date="2026-01-01T00:00:00Z">
        <w:r>
          <w:t xml:space="preserve">is written</w:t>
        </w:r>
      </w:ins>
      <w:ins w:id="903" w:author="PR Preview" w:date="2026-01-01T00:00:00Z">
        <w:r>
          <w:t xml:space="preserve"> </w:t>
        </w:r>
      </w:ins>
      <m:oMath>
        <m:sSub>
          <m:e>
            <m:r>
              <m:t>a</m:t>
            </m:r>
          </m:e>
          <m:sub>
            <m:r>
              <m:t>i</m:t>
            </m:r>
            <m:r>
              <m:t>j</m:t>
            </m:r>
          </m:sub>
        </m:sSub>
      </m:oMath>
      <w:ins w:id="904" w:author="PR Preview" w:date="2026-01-01T00:00:00Z">
        <w:r>
          <w:t xml:space="preserve"> </w:t>
        </w:r>
      </w:ins>
      <w:ins w:id="905" w:author="PR Preview" w:date="2026-01-01T00:00:00Z">
        <w:r>
          <w:t xml:space="preserve">or</w:t>
        </w:r>
      </w:ins>
      <w:ins w:id="906" w:author="PR Preview" w:date="2026-01-01T00:00:00Z">
        <w:r>
          <w:t xml:space="preserve"> </w:t>
        </w:r>
      </w:ins>
      <m:oMath>
        <m:r>
          <m:rPr>
            <m:sty m:val="p"/>
          </m:rPr>
          <m:t>(</m:t>
        </m:r>
        <m:r>
          <m:rPr>
            <m:sty m:val="bi"/>
          </m:rPr>
          <m:t>A</m:t>
        </m:r>
        <m:sSub>
          <m:e>
            <m:r>
              <m:rPr>
                <m:sty m:val="p"/>
              </m:rPr>
              <m:t>)</m:t>
            </m:r>
          </m:e>
          <m:sub>
            <m:r>
              <m:t>i</m:t>
            </m:r>
            <m:r>
              <m:t>j</m:t>
            </m:r>
          </m:sub>
        </m:sSub>
      </m:oMath>
      <w:ins w:id="907" w:author="PR Preview" w:date="2026-01-01T00:00:00Z">
        <w:r>
          <w:t xml:space="preserve">.</w:t>
        </w:r>
      </w:ins>
      <w:ins w:id="908" w:author="PR Preview" w:date="2026-01-01T00:00:00Z">
        <w:r>
          <w:t xml:space="preserve"> </w:t>
        </w:r>
      </w:ins>
      <w:ins w:id="909" w:author="PR Preview" w:date="2026-01-01T00:00:00Z">
        <w:r>
          <w:t xml:space="preserve">For example, for the</w:t>
        </w:r>
      </w:ins>
      <w:ins w:id="910" w:author="PR Preview" w:date="2026-01-01T00:00:00Z">
        <w:r>
          <w:t xml:space="preserve"> </w:t>
        </w:r>
      </w:ins>
      <m:oMath>
        <m:r>
          <m:t>2</m:t>
        </m:r>
        <m:r>
          <m:rPr>
            <m:sty m:val="p"/>
          </m:rPr>
          <m:t>×</m:t>
        </m:r>
        <m:r>
          <m:t>3</m:t>
        </m:r>
      </m:oMath>
      <w:ins w:id="911" w:author="PR Preview" w:date="2026-01-01T00:00:00Z">
        <w:r>
          <w:t xml:space="preserve"> </w:t>
        </w:r>
      </w:ins>
      <w:ins w:id="912" w:author="PR Preview" w:date="2026-01-01T00:00:00Z">
        <w:r>
          <w:t xml:space="preserve">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del w:id="913" w:author="PR Preview" w:date="2026-01-01T00:00:00Z">
        <w:r>
          <w:rPr>
            <w:b/>
            <w:bCs/>
          </w:rPr>
          <w:delText xml:space="preserve">Definition 21 (Tensor)</w:delText>
        </w:r>
      </w:del>
      <w:del w:id="914" w:author="PR Preview" w:date="2026-01-01T00:00:00Z">
        <w:r>
          <w:delText xml:space="preserve"> </w:delText>
        </w:r>
      </w:del>
      <w:del w:id="915" w:author="PR Preview" w:date="2026-01-01T00:00:00Z">
        <w:r>
          <w:delText xml:space="preserve">A</w:delText>
        </w:r>
      </w:del>
      <w:del w:id="916" w:author="PR Preview" w:date="2026-01-01T00:00:00Z">
        <w:r>
          <w:delText xml:space="preserve"> </w:delText>
        </w:r>
      </w:del>
      <w:del w:id="917" w:author="PR Preview" w:date="2026-01-01T00:00:00Z">
        <w:r>
          <w:rPr>
            <w:b/>
            <w:bCs/>
          </w:rPr>
          <w:delText xml:space="preserve">tensor</w:delText>
        </w:r>
      </w:del>
      <w:del w:id="918" w:author="PR Preview" w:date="2026-01-01T00:00:00Z">
        <w:r>
          <w:delText xml:space="preserve"> </w:delText>
        </w:r>
      </w:del>
      <w:del w:id="919" w:author="PR Preview" w:date="2026-01-01T00:00:00Z">
        <w:r>
          <w:delText xml:space="preserve">of order</w:delText>
        </w:r>
      </w:del>
      <w:del w:id="920" w:author="PR Preview" w:date="2026-01-01T00:00:00Z">
        <w:r>
          <w:delText xml:space="preserve"> </w:delText>
        </w:r>
      </w:del>
      <m:oMath>
        <m:r>
          <m:t>k</m:t>
        </m:r>
        <m:r>
          <m:rPr>
            <m:sty m:val="p"/>
          </m:rPr>
          <m:t>≥</m:t>
        </m:r>
        <m:r>
          <m:t>1</m:t>
        </m:r>
      </m:oMath>
      <w:del w:id="921" w:author="PR Preview" w:date="2026-01-01T00:00:00Z">
        <w:r>
          <w:delText xml:space="preserve"> </w:delText>
        </w:r>
      </w:del>
      <w:del w:id="922" w:author="PR Preview" w:date="2026-01-01T00:00:00Z">
        <w:r>
          <w:delText xml:space="preserve">is an array of numbers</w:delText>
        </w:r>
      </w:del>
      <w:del w:id="923" w:author="PR Preview" w:date="2026-01-01T00:00:00Z">
        <w:r>
          <w:delText xml:space="preserve"> </w:delText>
        </w:r>
      </w:del>
      <w:del w:id="924" w:author="PR Preview" w:date="2026-01-01T00:00:00Z">
        <w:r>
          <w:delText xml:space="preserve">with</w:delText>
        </w:r>
      </w:del>
      <w:del w:id="925" w:author="PR Preview" w:date="2026-01-01T00:00:00Z">
        <w:r>
          <w:delText xml:space="preserve"> </w:delText>
        </w:r>
      </w:del>
      <m:oMath>
        <m:r>
          <m:t>k</m:t>
        </m:r>
      </m:oMath>
      <w:del w:id="926" w:author="PR Preview" w:date="2026-01-01T00:00:00Z">
        <w:r>
          <w:delText xml:space="preserve"> </w:delText>
        </w:r>
      </w:del>
      <w:del w:id="927" w:author="PR Preview" w:date="2026-01-01T00:00:00Z">
        <w:r>
          <w:delText xml:space="preserve">indices,</w:delText>
        </w:r>
      </w:del>
    </w:p>
    <w:p>
      <w:pPr>
        <w:pStyle w:val="BodyText"/>
      </w:pPr>
      <w:ins w:id="928" w:author="PR Preview" w:date="2026-01-01T00:00:00Z">
        <w:r>
          <w:rPr>
            <w:b/>
            <w:bCs/>
          </w:rPr>
          <w:t xml:space="preserve">Definition 21 (Tensor)</w:t>
        </w:r>
      </w:ins>
      <w:ins w:id="929" w:author="PR Preview" w:date="2026-01-01T00:00:00Z">
        <w:r>
          <w:t xml:space="preserve"> </w:t>
        </w:r>
      </w:ins>
      <w:ins w:id="930" w:author="PR Preview" w:date="2026-01-01T00:00:00Z">
        <w:r>
          <w:t xml:space="preserve">A</w:t>
        </w:r>
      </w:ins>
      <w:ins w:id="931" w:author="PR Preview" w:date="2026-01-01T00:00:00Z">
        <w:r>
          <w:t xml:space="preserve"> </w:t>
        </w:r>
      </w:ins>
      <w:ins w:id="932" w:author="PR Preview" w:date="2026-01-01T00:00:00Z">
        <w:r>
          <w:rPr>
            <w:b/>
            <w:bCs/>
          </w:rPr>
          <w:t xml:space="preserve">tensor</w:t>
        </w:r>
      </w:ins>
      <w:ins w:id="933" w:author="PR Preview" w:date="2026-01-01T00:00:00Z">
        <w:r>
          <w:t xml:space="preserve"> </w:t>
        </w:r>
      </w:ins>
      <w:ins w:id="934" w:author="PR Preview" w:date="2026-01-01T00:00:00Z">
        <w:r>
          <w:t xml:space="preserve">[14]</w:t>
        </w:r>
      </w:ins>
      <w:ins w:id="935" w:author="PR Preview" w:date="2026-01-01T00:00:00Z">
        <w:r>
          <w:t xml:space="preserve"> </w:t>
        </w:r>
      </w:ins>
      <w:ins w:id="936" w:author="PR Preview" w:date="2026-01-01T00:00:00Z">
        <w:r>
          <w:t xml:space="preserve">of order</w:t>
        </w:r>
      </w:ins>
      <w:ins w:id="937" w:author="PR Preview" w:date="2026-01-01T00:00:00Z">
        <w:r>
          <w:t xml:space="preserve"> </w:t>
        </w:r>
      </w:ins>
      <m:oMath>
        <m:r>
          <m:t>k</m:t>
        </m:r>
        <m:r>
          <m:rPr>
            <m:sty m:val="p"/>
          </m:rPr>
          <m:t>≥</m:t>
        </m:r>
        <m:r>
          <m:t>1</m:t>
        </m:r>
      </m:oMath>
      <w:ins w:id="938" w:author="PR Preview" w:date="2026-01-01T00:00:00Z">
        <w:r>
          <w:t xml:space="preserve"> </w:t>
        </w:r>
      </w:ins>
      <w:ins w:id="939" w:author="PR Preview" w:date="2026-01-01T00:00:00Z">
        <w:r>
          <w:t xml:space="preserve">is an array of numbers</w:t>
        </w:r>
      </w:ins>
      <w:ins w:id="940" w:author="PR Preview" w:date="2026-01-01T00:00:00Z">
        <w:r>
          <w:t xml:space="preserve"> </w:t>
        </w:r>
      </w:ins>
      <w:ins w:id="941" w:author="PR Preview" w:date="2026-01-01T00:00:00Z">
        <w:r>
          <w:t xml:space="preserve">with</w:t>
        </w:r>
      </w:ins>
      <w:ins w:id="942" w:author="PR Preview" w:date="2026-01-01T00:00:00Z">
        <w:r>
          <w:t xml:space="preserve"> </w:t>
        </w:r>
      </w:ins>
      <m:oMath>
        <m:r>
          <m:t>k</m:t>
        </m:r>
      </m:oMath>
      <w:ins w:id="943" w:author="PR Preview" w:date="2026-01-01T00:00:00Z">
        <w:r>
          <w:t xml:space="preserve"> </w:t>
        </w:r>
      </w:ins>
      <w:ins w:id="944" w:author="PR Preview" w:date="2026-01-01T00:00:00Z">
        <w:r>
          <w:t xml:space="preserve">indices,</w:t>
        </w:r>
      </w:ins>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del w:id="945" w:author="PR Preview" w:date="2026-01-01T00:00:00Z">
        <w:r>
          <w:rPr>
            <w:b/>
            <w:bCs/>
          </w:rPr>
          <w:delText xml:space="preserve">Definition 22 (Matrix transpose)</w:delText>
        </w:r>
      </w:del>
      <w:del w:id="946" w:author="PR Preview" w:date="2026-01-01T00:00:00Z">
        <w:r>
          <w:delText xml:space="preserve"> </w:delText>
        </w:r>
      </w:del>
      <w:del w:id="947" w:author="PR Preview" w:date="2026-01-01T00:00:00Z">
        <w:r>
          <w:delText xml:space="preserve">The</w:delText>
        </w:r>
      </w:del>
      <w:del w:id="948" w:author="PR Preview" w:date="2026-01-01T00:00:00Z">
        <w:r>
          <w:delText xml:space="preserve"> </w:delText>
        </w:r>
      </w:del>
      <w:del w:id="949" w:author="PR Preview" w:date="2026-01-01T00:00:00Z">
        <w:r>
          <w:rPr>
            <w:b/>
            <w:bCs/>
          </w:rPr>
          <w:delText xml:space="preserve">transpose</w:delText>
        </w:r>
      </w:del>
      <w:del w:id="950" w:author="PR Preview" w:date="2026-01-01T00:00:00Z">
        <w:r>
          <w:delText xml:space="preserve"> </w:delText>
        </w:r>
      </w:del>
      <w:del w:id="951" w:author="PR Preview" w:date="2026-01-01T00:00:00Z">
        <w:r>
          <w:delText xml:space="preserve">of an</w:delText>
        </w:r>
      </w:del>
      <w:del w:id="952" w:author="PR Preview" w:date="2026-01-01T00:00:00Z">
        <w:r>
          <w:delText xml:space="preserve"> </w:delText>
        </w:r>
      </w:del>
      <m:oMath>
        <m:r>
          <m:t>m</m:t>
        </m:r>
        <m:r>
          <m:rPr>
            <m:sty m:val="p"/>
          </m:rPr>
          <m:t>×</m:t>
        </m:r>
        <m:r>
          <m:t>n</m:t>
        </m:r>
      </m:oMath>
      <w:del w:id="953" w:author="PR Preview" w:date="2026-01-01T00:00:00Z">
        <w:r>
          <w:delText xml:space="preserve"> </w:delText>
        </w:r>
      </w:del>
      <w:del w:id="954" w:author="PR Preview" w:date="2026-01-01T00:00:00Z">
        <w:r>
          <w:delText xml:space="preserve">matrix</w:delText>
        </w:r>
      </w:del>
      <w:del w:id="955" w:author="PR Preview" w:date="2026-01-01T00:00:00Z">
        <w:r>
          <w:delText xml:space="preserve"> </w:delText>
        </w:r>
      </w:del>
      <m:oMath>
        <m:r>
          <m:rPr>
            <m:sty m:val="bi"/>
          </m:rPr>
          <m:t>A</m:t>
        </m:r>
      </m:oMath>
      <w:del w:id="956" w:author="PR Preview" w:date="2026-01-01T00:00:00Z">
        <w:r>
          <w:delText xml:space="preserve"> </w:delText>
        </w:r>
      </w:del>
      <w:del w:id="957" w:author="PR Preview" w:date="2026-01-01T00:00:00Z">
        <w:r>
          <w:delText xml:space="preserve">is the</w:delText>
        </w:r>
      </w:del>
      <w:del w:id="958" w:author="PR Preview" w:date="2026-01-01T00:00:00Z">
        <w:r>
          <w:delText xml:space="preserve"> </w:delText>
        </w:r>
      </w:del>
      <m:oMath>
        <m:r>
          <m:t>n</m:t>
        </m:r>
        <m:r>
          <m:rPr>
            <m:sty m:val="p"/>
          </m:rPr>
          <m:t>×</m:t>
        </m:r>
        <m:r>
          <m:t>m</m:t>
        </m:r>
      </m:oMath>
      <w:del w:id="959" w:author="PR Preview" w:date="2026-01-01T00:00:00Z">
        <w:r>
          <w:delText xml:space="preserve"> </w:delText>
        </w:r>
      </w:del>
      <w:del w:id="960" w:author="PR Preview" w:date="2026-01-01T00:00:00Z">
        <w:r>
          <w:delText xml:space="preserve">matrix</w:delText>
        </w:r>
      </w:del>
      <w:del w:id="961" w:author="PR Preview" w:date="2026-01-01T00:00:00Z">
        <w:r>
          <w:delText xml:space="preserve"> </w:delText>
        </w:r>
      </w:del>
      <m:oMath>
        <m:sSup>
          <m:e>
            <m:r>
              <m:rPr>
                <m:sty m:val="bi"/>
              </m:rPr>
              <m:t>A</m:t>
            </m:r>
          </m:e>
          <m:sup>
            <m:r>
              <m:rPr>
                <m:sty m:val="p"/>
              </m:rPr>
              <m:t>⊤</m:t>
            </m:r>
          </m:sup>
        </m:sSup>
      </m:oMath>
      <w:del w:id="962" w:author="PR Preview" w:date="2026-01-01T00:00:00Z">
        <w:r>
          <w:delText xml:space="preserve"> </w:delText>
        </w:r>
      </w:del>
      <w:del w:id="963" w:author="PR Preview" w:date="2026-01-01T00:00:00Z">
        <w:r>
          <w:delText xml:space="preserve">obtained by</w:delText>
        </w:r>
      </w:del>
      <w:del w:id="964" w:author="PR Preview" w:date="2026-01-01T00:00:00Z">
        <w:r>
          <w:delText xml:space="preserve"> </w:delText>
        </w:r>
      </w:del>
      <w:del w:id="965" w:author="PR Preview" w:date="2026-01-01T00:00:00Z">
        <w:r>
          <w:delText xml:space="preserve">swapping the rows and columns of</w:delText>
        </w:r>
      </w:del>
      <w:del w:id="966" w:author="PR Preview" w:date="2026-01-01T00:00:00Z">
        <w:r>
          <w:delText xml:space="preserve"> </w:delText>
        </w:r>
      </w:del>
      <m:oMath>
        <m:r>
          <m:rPr>
            <m:sty m:val="bi"/>
          </m:rPr>
          <m:t>A</m:t>
        </m:r>
      </m:oMath>
      <w:del w:id="967" w:author="PR Preview" w:date="2026-01-01T00:00:00Z">
        <w:r>
          <w:delText xml:space="preserve">:</w:delText>
        </w:r>
      </w:del>
    </w:p>
    <w:p>
      <w:pPr>
        <w:pStyle w:val="FirstParagraph"/>
      </w:pPr>
      <w:ins w:id="968" w:author="PR Preview" w:date="2026-01-01T00:00:00Z">
        <w:r>
          <w:rPr>
            <w:b/>
            <w:bCs/>
          </w:rPr>
          <w:t xml:space="preserve">Definition 22 (Matrix transpose)</w:t>
        </w:r>
      </w:ins>
      <w:ins w:id="969" w:author="PR Preview" w:date="2026-01-01T00:00:00Z">
        <w:r>
          <w:t xml:space="preserve"> </w:t>
        </w:r>
      </w:ins>
      <w:ins w:id="970" w:author="PR Preview" w:date="2026-01-01T00:00:00Z">
        <w:r>
          <w:t xml:space="preserve">The</w:t>
        </w:r>
      </w:ins>
      <w:ins w:id="971" w:author="PR Preview" w:date="2026-01-01T00:00:00Z">
        <w:r>
          <w:t xml:space="preserve"> </w:t>
        </w:r>
      </w:ins>
      <w:ins w:id="972" w:author="PR Preview" w:date="2026-01-01T00:00:00Z">
        <w:r>
          <w:rPr>
            <w:b/>
            <w:bCs/>
          </w:rPr>
          <w:t xml:space="preserve">transpose</w:t>
        </w:r>
      </w:ins>
      <w:ins w:id="973" w:author="PR Preview" w:date="2026-01-01T00:00:00Z">
        <w:r>
          <w:t xml:space="preserve"> </w:t>
        </w:r>
      </w:ins>
      <w:ins w:id="974" w:author="PR Preview" w:date="2026-01-01T00:00:00Z">
        <w:r>
          <w:t xml:space="preserve">[15]</w:t>
        </w:r>
      </w:ins>
      <w:ins w:id="975" w:author="PR Preview" w:date="2026-01-01T00:00:00Z">
        <w:r>
          <w:t xml:space="preserve"> </w:t>
        </w:r>
      </w:ins>
      <w:ins w:id="976" w:author="PR Preview" w:date="2026-01-01T00:00:00Z">
        <w:r>
          <w:t xml:space="preserve">of an</w:t>
        </w:r>
      </w:ins>
      <w:ins w:id="977" w:author="PR Preview" w:date="2026-01-01T00:00:00Z">
        <w:r>
          <w:t xml:space="preserve"> </w:t>
        </w:r>
      </w:ins>
      <m:oMath>
        <m:r>
          <m:t>m</m:t>
        </m:r>
        <m:r>
          <m:rPr>
            <m:sty m:val="p"/>
          </m:rPr>
          <m:t>×</m:t>
        </m:r>
        <m:r>
          <m:t>n</m:t>
        </m:r>
      </m:oMath>
      <w:ins w:id="978" w:author="PR Preview" w:date="2026-01-01T00:00:00Z">
        <w:r>
          <w:t xml:space="preserve"> </w:t>
        </w:r>
      </w:ins>
      <w:ins w:id="979" w:author="PR Preview" w:date="2026-01-01T00:00:00Z">
        <w:r>
          <w:t xml:space="preserve">matrix</w:t>
        </w:r>
      </w:ins>
      <w:ins w:id="980" w:author="PR Preview" w:date="2026-01-01T00:00:00Z">
        <w:r>
          <w:t xml:space="preserve"> </w:t>
        </w:r>
      </w:ins>
      <m:oMath>
        <m:r>
          <m:rPr>
            <m:sty m:val="bi"/>
          </m:rPr>
          <m:t>A</m:t>
        </m:r>
      </m:oMath>
      <w:ins w:id="981" w:author="PR Preview" w:date="2026-01-01T00:00:00Z">
        <w:r>
          <w:t xml:space="preserve"> </w:t>
        </w:r>
      </w:ins>
      <w:ins w:id="982" w:author="PR Preview" w:date="2026-01-01T00:00:00Z">
        <w:r>
          <w:t xml:space="preserve">is the</w:t>
        </w:r>
      </w:ins>
      <w:ins w:id="983" w:author="PR Preview" w:date="2026-01-01T00:00:00Z">
        <w:r>
          <w:t xml:space="preserve"> </w:t>
        </w:r>
      </w:ins>
      <m:oMath>
        <m:r>
          <m:t>n</m:t>
        </m:r>
        <m:r>
          <m:rPr>
            <m:sty m:val="p"/>
          </m:rPr>
          <m:t>×</m:t>
        </m:r>
        <m:r>
          <m:t>m</m:t>
        </m:r>
      </m:oMath>
      <w:ins w:id="984" w:author="PR Preview" w:date="2026-01-01T00:00:00Z">
        <w:r>
          <w:t xml:space="preserve"> </w:t>
        </w:r>
      </w:ins>
      <w:ins w:id="985" w:author="PR Preview" w:date="2026-01-01T00:00:00Z">
        <w:r>
          <w:t xml:space="preserve">matrix</w:t>
        </w:r>
      </w:ins>
      <w:ins w:id="986" w:author="PR Preview" w:date="2026-01-01T00:00:00Z">
        <w:r>
          <w:t xml:space="preserve"> </w:t>
        </w:r>
      </w:ins>
      <m:oMath>
        <m:sSup>
          <m:e>
            <m:r>
              <m:rPr>
                <m:sty m:val="bi"/>
              </m:rPr>
              <m:t>A</m:t>
            </m:r>
          </m:e>
          <m:sup>
            <m:r>
              <m:rPr>
                <m:sty m:val="p"/>
              </m:rPr>
              <m:t>⊤</m:t>
            </m:r>
          </m:sup>
        </m:sSup>
      </m:oMath>
      <w:ins w:id="987" w:author="PR Preview" w:date="2026-01-01T00:00:00Z">
        <w:r>
          <w:t xml:space="preserve"> </w:t>
        </w:r>
      </w:ins>
      <w:ins w:id="988" w:author="PR Preview" w:date="2026-01-01T00:00:00Z">
        <w:r>
          <w:t xml:space="preserve">obtained by</w:t>
        </w:r>
      </w:ins>
      <w:ins w:id="989" w:author="PR Preview" w:date="2026-01-01T00:00:00Z">
        <w:r>
          <w:t xml:space="preserve"> </w:t>
        </w:r>
      </w:ins>
      <w:ins w:id="990" w:author="PR Preview" w:date="2026-01-01T00:00:00Z">
        <w:r>
          <w:t xml:space="preserve">swapping the rows and columns of</w:t>
        </w:r>
      </w:ins>
      <w:ins w:id="991" w:author="PR Preview" w:date="2026-01-01T00:00:00Z">
        <w:r>
          <w:t xml:space="preserve"> </w:t>
        </w:r>
      </w:ins>
      <m:oMath>
        <m:r>
          <m:rPr>
            <m:sty m:val="bi"/>
          </m:rPr>
          <m:t>A</m:t>
        </m:r>
      </m:oMath>
      <w:ins w:id="992" w:author="PR Preview" w:date="2026-01-01T00:00:00Z">
        <w:r>
          <w:t xml:space="preserve">:</w:t>
        </w:r>
      </w:ins>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del w:id="993" w:author="PR Preview" w:date="2026-01-01T00:00:00Z">
        <w:r>
          <w:rPr>
            <w:b/>
            <w:bCs/>
          </w:rPr>
          <w:delText xml:space="preserve">Definition 23 (Zero matrix)</w:delText>
        </w:r>
      </w:del>
      <w:del w:id="994" w:author="PR Preview" w:date="2026-01-01T00:00:00Z">
        <w:r>
          <w:delText xml:space="preserve"> </w:delText>
        </w:r>
      </w:del>
      <w:del w:id="995" w:author="PR Preview" w:date="2026-01-01T00:00:00Z">
        <w:r>
          <w:delText xml:space="preserve">The</w:delText>
        </w:r>
      </w:del>
      <w:del w:id="996" w:author="PR Preview" w:date="2026-01-01T00:00:00Z">
        <w:r>
          <w:delText xml:space="preserve"> </w:delText>
        </w:r>
      </w:del>
      <m:oMath>
        <m:r>
          <m:t>m</m:t>
        </m:r>
        <m:r>
          <m:rPr>
            <m:sty m:val="p"/>
          </m:rPr>
          <m:t>×</m:t>
        </m:r>
        <m:r>
          <m:t>n</m:t>
        </m:r>
      </m:oMath>
      <w:del w:id="997" w:author="PR Preview" w:date="2026-01-01T00:00:00Z">
        <w:r>
          <w:delText xml:space="preserve"> </w:delText>
        </w:r>
      </w:del>
      <w:del w:id="998" w:author="PR Preview" w:date="2026-01-01T00:00:00Z">
        <w:r>
          <w:rPr>
            <w:b/>
            <w:bCs/>
          </w:rPr>
          <w:delText xml:space="preserve">zero matrix</w:delText>
        </w:r>
      </w:del>
      <w:del w:id="999" w:author="PR Preview" w:date="2026-01-01T00:00:00Z">
        <w:r>
          <w:delText xml:space="preserve"> </w:delText>
        </w:r>
      </w:del>
      <m:oMath>
        <m:sSub>
          <m:e>
            <m:r>
              <m:rPr>
                <m:sty m:val="b"/>
              </m:rPr>
              <m:t>0</m:t>
            </m:r>
          </m:e>
          <m:sub>
            <m:r>
              <m:t>m</m:t>
            </m:r>
            <m:r>
              <m:rPr>
                <m:sty m:val="p"/>
              </m:rPr>
              <m:t>×</m:t>
            </m:r>
            <m:r>
              <m:t>n</m:t>
            </m:r>
          </m:sub>
        </m:sSub>
      </m:oMath>
      <w:del w:id="1000" w:author="PR Preview" w:date="2026-01-01T00:00:00Z">
        <w:r>
          <w:delText xml:space="preserve"> </w:delText>
        </w:r>
      </w:del>
      <w:del w:id="1001" w:author="PR Preview" w:date="2026-01-01T00:00:00Z">
        <w:r>
          <w:delText xml:space="preserve">(or</w:delText>
        </w:r>
      </w:del>
      <w:del w:id="1002" w:author="PR Preview" w:date="2026-01-01T00:00:00Z">
        <w:r>
          <w:delText xml:space="preserve"> </w:delText>
        </w:r>
      </w:del>
      <m:oMath>
        <m:r>
          <m:rPr>
            <m:sty m:val="b"/>
          </m:rPr>
          <m:t>0</m:t>
        </m:r>
      </m:oMath>
      <w:del w:id="1003" w:author="PR Preview" w:date="2026-01-01T00:00:00Z">
        <w:r>
          <w:delText xml:space="preserve"> </w:delText>
        </w:r>
      </w:del>
      <w:del w:id="1004" w:author="PR Preview" w:date="2026-01-01T00:00:00Z">
        <w:r>
          <w:delText xml:space="preserve">when dimensions are clear from context)</w:delText>
        </w:r>
      </w:del>
      <w:del w:id="1005" w:author="PR Preview" w:date="2026-01-01T00:00:00Z">
        <w:r>
          <w:delText xml:space="preserve"> </w:delText>
        </w:r>
      </w:del>
      <w:del w:id="1006" w:author="PR Preview" w:date="2026-01-01T00:00:00Z">
        <w:r>
          <w:delText xml:space="preserve">has all entries equal to zero:</w:delText>
        </w:r>
      </w:del>
    </w:p>
    <w:p>
      <w:pPr>
        <w:pStyle w:val="FirstParagraph"/>
      </w:pPr>
      <w:ins w:id="1007" w:author="PR Preview" w:date="2026-01-01T00:00:00Z">
        <w:r>
          <w:rPr>
            <w:b/>
            <w:bCs/>
          </w:rPr>
          <w:t xml:space="preserve">Definition 23 (Zero matrix)</w:t>
        </w:r>
      </w:ins>
      <w:ins w:id="1008" w:author="PR Preview" w:date="2026-01-01T00:00:00Z">
        <w:r>
          <w:t xml:space="preserve"> </w:t>
        </w:r>
      </w:ins>
      <w:ins w:id="1009" w:author="PR Preview" w:date="2026-01-01T00:00:00Z">
        <w:r>
          <w:t xml:space="preserve">The</w:t>
        </w:r>
      </w:ins>
      <w:ins w:id="1010" w:author="PR Preview" w:date="2026-01-01T00:00:00Z">
        <w:r>
          <w:t xml:space="preserve"> </w:t>
        </w:r>
      </w:ins>
      <m:oMath>
        <m:r>
          <m:t>m</m:t>
        </m:r>
        <m:r>
          <m:rPr>
            <m:sty m:val="p"/>
          </m:rPr>
          <m:t>×</m:t>
        </m:r>
        <m:r>
          <m:t>n</m:t>
        </m:r>
      </m:oMath>
      <w:ins w:id="1011" w:author="PR Preview" w:date="2026-01-01T00:00:00Z">
        <w:r>
          <w:t xml:space="preserve"> </w:t>
        </w:r>
      </w:ins>
      <w:ins w:id="1012" w:author="PR Preview" w:date="2026-01-01T00:00:00Z">
        <w:r>
          <w:rPr>
            <w:b/>
            <w:bCs/>
          </w:rPr>
          <w:t xml:space="preserve">zero matrix</w:t>
        </w:r>
      </w:ins>
      <w:ins w:id="1013" w:author="PR Preview" w:date="2026-01-01T00:00:00Z">
        <w:r>
          <w:t xml:space="preserve"> </w:t>
        </w:r>
      </w:ins>
      <w:ins w:id="1014" w:author="PR Preview" w:date="2026-01-01T00:00:00Z">
        <w:r>
          <w:t xml:space="preserve">[16]</w:t>
        </w:r>
      </w:ins>
      <w:ins w:id="1015" w:author="PR Preview" w:date="2026-01-01T00:00:00Z">
        <w:r>
          <w:t xml:space="preserve"> </w:t>
        </w:r>
      </w:ins>
      <m:oMath>
        <m:sSub>
          <m:e>
            <m:r>
              <m:rPr>
                <m:sty m:val="b"/>
              </m:rPr>
              <m:t>0</m:t>
            </m:r>
          </m:e>
          <m:sub>
            <m:r>
              <m:t>m</m:t>
            </m:r>
            <m:r>
              <m:rPr>
                <m:sty m:val="p"/>
              </m:rPr>
              <m:t>×</m:t>
            </m:r>
            <m:r>
              <m:t>n</m:t>
            </m:r>
          </m:sub>
        </m:sSub>
      </m:oMath>
      <w:ins w:id="1016" w:author="PR Preview" w:date="2026-01-01T00:00:00Z">
        <w:r>
          <w:t xml:space="preserve"> </w:t>
        </w:r>
      </w:ins>
      <w:ins w:id="1017" w:author="PR Preview" w:date="2026-01-01T00:00:00Z">
        <w:r>
          <w:t xml:space="preserve">(or</w:t>
        </w:r>
      </w:ins>
      <w:ins w:id="1018" w:author="PR Preview" w:date="2026-01-01T00:00:00Z">
        <w:r>
          <w:t xml:space="preserve"> </w:t>
        </w:r>
      </w:ins>
      <m:oMath>
        <m:r>
          <m:rPr>
            <m:sty m:val="b"/>
          </m:rPr>
          <m:t>0</m:t>
        </m:r>
      </m:oMath>
      <w:ins w:id="1019" w:author="PR Preview" w:date="2026-01-01T00:00:00Z">
        <w:r>
          <w:t xml:space="preserve"> </w:t>
        </w:r>
      </w:ins>
      <w:ins w:id="1020" w:author="PR Preview" w:date="2026-01-01T00:00:00Z">
        <w:r>
          <w:t xml:space="preserve">when dimensions are clear from context)</w:t>
        </w:r>
      </w:ins>
      <w:ins w:id="1021" w:author="PR Preview" w:date="2026-01-01T00:00:00Z">
        <w:r>
          <w:t xml:space="preserve"> </w:t>
        </w:r>
      </w:ins>
      <w:ins w:id="1022" w:author="PR Preview" w:date="2026-01-01T00:00:00Z">
        <w:r>
          <w:t xml:space="preserve">has all entries equal to zero:</w:t>
        </w:r>
      </w:ins>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del w:id="1023" w:author="PR Preview" w:date="2026-01-01T00:00:00Z">
        <w:r>
          <w:rPr>
            <w:b/>
            <w:bCs/>
          </w:rPr>
          <w:delText xml:space="preserve">Definition 24 (Matrix addition)</w:delText>
        </w:r>
      </w:del>
      <w:del w:id="1024" w:author="PR Preview" w:date="2026-01-01T00:00:00Z">
        <w:r>
          <w:delText xml:space="preserve"> </w:delText>
        </w:r>
      </w:del>
      <w:del w:id="1025" w:author="PR Preview" w:date="2026-01-01T00:00:00Z">
        <w:r>
          <w:delText xml:space="preserve">Two matrices</w:delText>
        </w:r>
      </w:del>
      <w:del w:id="1026" w:author="PR Preview" w:date="2026-01-01T00:00:00Z">
        <w:r>
          <w:delText xml:space="preserve"> </w:delText>
        </w:r>
      </w:del>
      <m:oMath>
        <m:r>
          <m:rPr>
            <m:sty m:val="bi"/>
          </m:rPr>
          <m:t>A</m:t>
        </m:r>
      </m:oMath>
      <w:del w:id="1027" w:author="PR Preview" w:date="2026-01-01T00:00:00Z">
        <w:r>
          <w:delText xml:space="preserve"> </w:delText>
        </w:r>
      </w:del>
      <w:del w:id="1028" w:author="PR Preview" w:date="2026-01-01T00:00:00Z">
        <w:r>
          <w:delText xml:space="preserve">and</w:delText>
        </w:r>
      </w:del>
      <w:del w:id="1029" w:author="PR Preview" w:date="2026-01-01T00:00:00Z">
        <w:r>
          <w:delText xml:space="preserve"> </w:delText>
        </w:r>
      </w:del>
      <m:oMath>
        <m:r>
          <m:rPr>
            <m:sty m:val="bi"/>
          </m:rPr>
          <m:t>B</m:t>
        </m:r>
      </m:oMath>
      <w:del w:id="1030" w:author="PR Preview" w:date="2026-01-01T00:00:00Z">
        <w:r>
          <w:delText xml:space="preserve"> </w:delText>
        </w:r>
      </w:del>
      <w:del w:id="1031" w:author="PR Preview" w:date="2026-01-01T00:00:00Z">
        <w:r>
          <w:delText xml:space="preserve">of the same dimensions</w:delText>
        </w:r>
      </w:del>
      <w:del w:id="1032" w:author="PR Preview" w:date="2026-01-01T00:00:00Z">
        <w:r>
          <w:delText xml:space="preserve"> </w:delText>
        </w:r>
      </w:del>
      <m:oMath>
        <m:r>
          <m:t>m</m:t>
        </m:r>
        <m:r>
          <m:rPr>
            <m:sty m:val="p"/>
          </m:rPr>
          <m:t>×</m:t>
        </m:r>
        <m:r>
          <m:t>n</m:t>
        </m:r>
      </m:oMath>
      <w:del w:id="1033" w:author="PR Preview" w:date="2026-01-01T00:00:00Z">
        <w:r>
          <w:delText xml:space="preserve"> </w:delText>
        </w:r>
      </w:del>
      <w:del w:id="1034" w:author="PR Preview" w:date="2026-01-01T00:00:00Z">
        <w:r>
          <w:delText xml:space="preserve">can be added element-wise; their</w:delText>
        </w:r>
      </w:del>
      <w:del w:id="1035" w:author="PR Preview" w:date="2026-01-01T00:00:00Z">
        <w:r>
          <w:delText xml:space="preserve"> </w:delText>
        </w:r>
      </w:del>
      <w:del w:id="1036" w:author="PR Preview" w:date="2026-01-01T00:00:00Z">
        <w:r>
          <w:rPr>
            <w:b/>
            <w:bCs/>
          </w:rPr>
          <w:delText xml:space="preserve">matrix sum</w:delText>
        </w:r>
      </w:del>
      <w:del w:id="1037" w:author="PR Preview" w:date="2026-01-01T00:00:00Z">
        <w:r>
          <w:delText xml:space="preserve"> </w:delText>
        </w:r>
      </w:del>
      <w:del w:id="1038" w:author="PR Preview" w:date="2026-01-01T00:00:00Z">
        <w:r>
          <w:delText xml:space="preserve">is:</w:delText>
        </w:r>
      </w:del>
    </w:p>
    <w:p>
      <w:pPr>
        <w:pStyle w:val="BodyText"/>
      </w:pPr>
      <w:ins w:id="1039" w:author="PR Preview" w:date="2026-01-01T00:00:00Z">
        <w:r>
          <w:rPr>
            <w:b/>
            <w:bCs/>
          </w:rPr>
          <w:t xml:space="preserve">Definition 24 (Matrix addition)</w:t>
        </w:r>
      </w:ins>
      <w:ins w:id="1040" w:author="PR Preview" w:date="2026-01-01T00:00:00Z">
        <w:r>
          <w:t xml:space="preserve"> </w:t>
        </w:r>
      </w:ins>
      <w:ins w:id="1041" w:author="PR Preview" w:date="2026-01-01T00:00:00Z">
        <w:r>
          <w:t xml:space="preserve">Two matrices</w:t>
        </w:r>
      </w:ins>
      <w:ins w:id="1042" w:author="PR Preview" w:date="2026-01-01T00:00:00Z">
        <w:r>
          <w:t xml:space="preserve"> </w:t>
        </w:r>
      </w:ins>
      <m:oMath>
        <m:r>
          <m:rPr>
            <m:sty m:val="bi"/>
          </m:rPr>
          <m:t>A</m:t>
        </m:r>
      </m:oMath>
      <w:ins w:id="1043" w:author="PR Preview" w:date="2026-01-01T00:00:00Z">
        <w:r>
          <w:t xml:space="preserve"> </w:t>
        </w:r>
      </w:ins>
      <w:ins w:id="1044" w:author="PR Preview" w:date="2026-01-01T00:00:00Z">
        <w:r>
          <w:t xml:space="preserve">and</w:t>
        </w:r>
      </w:ins>
      <w:ins w:id="1045" w:author="PR Preview" w:date="2026-01-01T00:00:00Z">
        <w:r>
          <w:t xml:space="preserve"> </w:t>
        </w:r>
      </w:ins>
      <m:oMath>
        <m:r>
          <m:rPr>
            <m:sty m:val="bi"/>
          </m:rPr>
          <m:t>B</m:t>
        </m:r>
      </m:oMath>
      <w:ins w:id="1046" w:author="PR Preview" w:date="2026-01-01T00:00:00Z">
        <w:r>
          <w:t xml:space="preserve"> </w:t>
        </w:r>
      </w:ins>
      <w:ins w:id="1047" w:author="PR Preview" w:date="2026-01-01T00:00:00Z">
        <w:r>
          <w:t xml:space="preserve">of the same dimensions</w:t>
        </w:r>
      </w:ins>
      <w:ins w:id="1048" w:author="PR Preview" w:date="2026-01-01T00:00:00Z">
        <w:r>
          <w:t xml:space="preserve"> </w:t>
        </w:r>
      </w:ins>
      <m:oMath>
        <m:r>
          <m:t>m</m:t>
        </m:r>
        <m:r>
          <m:rPr>
            <m:sty m:val="p"/>
          </m:rPr>
          <m:t>×</m:t>
        </m:r>
        <m:r>
          <m:t>n</m:t>
        </m:r>
      </m:oMath>
      <w:ins w:id="1049" w:author="PR Preview" w:date="2026-01-01T00:00:00Z">
        <w:r>
          <w:t xml:space="preserve"> </w:t>
        </w:r>
      </w:ins>
      <w:ins w:id="1050" w:author="PR Preview" w:date="2026-01-01T00:00:00Z">
        <w:r>
          <w:t xml:space="preserve">can be added element-wise; their</w:t>
        </w:r>
      </w:ins>
      <w:ins w:id="1051" w:author="PR Preview" w:date="2026-01-01T00:00:00Z">
        <w:r>
          <w:t xml:space="preserve"> </w:t>
        </w:r>
      </w:ins>
      <w:ins w:id="1052" w:author="PR Preview" w:date="2026-01-01T00:00:00Z">
        <w:r>
          <w:rPr>
            <w:b/>
            <w:bCs/>
          </w:rPr>
          <w:t xml:space="preserve">matrix sum</w:t>
        </w:r>
      </w:ins>
      <w:ins w:id="1053" w:author="PR Preview" w:date="2026-01-01T00:00:00Z">
        <w:r>
          <w:t xml:space="preserve"> </w:t>
        </w:r>
      </w:ins>
      <w:ins w:id="1054" w:author="PR Preview" w:date="2026-01-01T00:00:00Z">
        <w:r>
          <w:t xml:space="preserve">[17]</w:t>
        </w:r>
      </w:ins>
      <w:ins w:id="1055" w:author="PR Preview" w:date="2026-01-01T00:00:00Z">
        <w:r>
          <w:t xml:space="preserve"> </w:t>
        </w:r>
      </w:ins>
      <w:ins w:id="1056" w:author="PR Preview" w:date="2026-01-01T00:00:00Z">
        <w:r>
          <w:t xml:space="preserve">is:</w:t>
        </w:r>
      </w:ins>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del w:id="1057" w:author="PR Preview" w:date="2026-01-01T00:00:00Z">
        <w:r>
          <w:rPr>
            <w:b/>
            <w:bCs/>
          </w:rPr>
          <w:delText xml:space="preserve">Definition 25 (Scalar multiplication)</w:delText>
        </w:r>
      </w:del>
      <w:del w:id="1058" w:author="PR Preview" w:date="2026-01-01T00:00:00Z">
        <w:r>
          <w:delText xml:space="preserve"> </w:delText>
        </w:r>
      </w:del>
      <w:del w:id="1059" w:author="PR Preview" w:date="2026-01-01T00:00:00Z">
        <w:r>
          <w:delText xml:space="preserve">The</w:delText>
        </w:r>
      </w:del>
      <w:del w:id="1060" w:author="PR Preview" w:date="2026-01-01T00:00:00Z">
        <w:r>
          <w:delText xml:space="preserve"> </w:delText>
        </w:r>
      </w:del>
      <w:del w:id="1061" w:author="PR Preview" w:date="2026-01-01T00:00:00Z">
        <w:r>
          <w:rPr>
            <w:b/>
            <w:bCs/>
          </w:rPr>
          <w:delText xml:space="preserve">scalar multiple</w:delText>
        </w:r>
      </w:del>
      <w:del w:id="1062" w:author="PR Preview" w:date="2026-01-01T00:00:00Z">
        <w:r>
          <w:delText xml:space="preserve"> </w:delText>
        </w:r>
      </w:del>
      <w:del w:id="1063" w:author="PR Preview" w:date="2026-01-01T00:00:00Z">
        <w:r>
          <w:delText xml:space="preserve">of a matrix</w:delText>
        </w:r>
      </w:del>
      <w:del w:id="1064" w:author="PR Preview" w:date="2026-01-01T00:00:00Z">
        <w:r>
          <w:delText xml:space="preserve"> </w:delText>
        </w:r>
      </w:del>
      <m:oMath>
        <m:r>
          <m:rPr>
            <m:sty m:val="bi"/>
          </m:rPr>
          <m:t>A</m:t>
        </m:r>
      </m:oMath>
      <w:del w:id="1065" w:author="PR Preview" w:date="2026-01-01T00:00:00Z">
        <w:r>
          <w:delText xml:space="preserve"> </w:delText>
        </w:r>
      </w:del>
      <w:del w:id="1066" w:author="PR Preview" w:date="2026-01-01T00:00:00Z">
        <w:r>
          <w:delText xml:space="preserve">by a scalar</w:delText>
        </w:r>
      </w:del>
      <w:del w:id="1067" w:author="PR Preview" w:date="2026-01-01T00:00:00Z">
        <w:r>
          <w:delText xml:space="preserve"> </w:delText>
        </w:r>
      </w:del>
      <m:oMath>
        <m:r>
          <m:t>c</m:t>
        </m:r>
      </m:oMath>
      <w:del w:id="1068" w:author="PR Preview" w:date="2026-01-01T00:00:00Z">
        <w:r>
          <w:delText xml:space="preserve"> </w:delText>
        </w:r>
      </w:del>
      <w:del w:id="1069" w:author="PR Preview" w:date="2026-01-01T00:00:00Z">
        <w:r>
          <w:delText xml:space="preserve">is:</w:delText>
        </w:r>
      </w:del>
    </w:p>
    <w:p>
      <w:pPr>
        <w:pStyle w:val="FirstParagraph"/>
      </w:pPr>
      <w:ins w:id="1070" w:author="PR Preview" w:date="2026-01-01T00:00:00Z">
        <w:r>
          <w:rPr>
            <w:b/>
            <w:bCs/>
          </w:rPr>
          <w:t xml:space="preserve">Definition 25 (Scalar multiplication)</w:t>
        </w:r>
      </w:ins>
      <w:ins w:id="1071" w:author="PR Preview" w:date="2026-01-01T00:00:00Z">
        <w:r>
          <w:t xml:space="preserve"> </w:t>
        </w:r>
      </w:ins>
      <w:ins w:id="1072" w:author="PR Preview" w:date="2026-01-01T00:00:00Z">
        <w:r>
          <w:t xml:space="preserve">The</w:t>
        </w:r>
      </w:ins>
      <w:ins w:id="1073" w:author="PR Preview" w:date="2026-01-01T00:00:00Z">
        <w:r>
          <w:t xml:space="preserve"> </w:t>
        </w:r>
      </w:ins>
      <w:ins w:id="1074" w:author="PR Preview" w:date="2026-01-01T00:00:00Z">
        <w:r>
          <w:rPr>
            <w:b/>
            <w:bCs/>
          </w:rPr>
          <w:t xml:space="preserve">scalar multiple</w:t>
        </w:r>
      </w:ins>
      <w:ins w:id="1075" w:author="PR Preview" w:date="2026-01-01T00:00:00Z">
        <w:r>
          <w:t xml:space="preserve"> </w:t>
        </w:r>
      </w:ins>
      <w:ins w:id="1076" w:author="PR Preview" w:date="2026-01-01T00:00:00Z">
        <w:r>
          <w:t xml:space="preserve">[18]</w:t>
        </w:r>
      </w:ins>
      <w:ins w:id="1077" w:author="PR Preview" w:date="2026-01-01T00:00:00Z">
        <w:r>
          <w:t xml:space="preserve"> </w:t>
        </w:r>
      </w:ins>
      <w:ins w:id="1078" w:author="PR Preview" w:date="2026-01-01T00:00:00Z">
        <w:r>
          <w:t xml:space="preserve">of a matrix</w:t>
        </w:r>
      </w:ins>
      <w:ins w:id="1079" w:author="PR Preview" w:date="2026-01-01T00:00:00Z">
        <w:r>
          <w:t xml:space="preserve"> </w:t>
        </w:r>
      </w:ins>
      <m:oMath>
        <m:r>
          <m:rPr>
            <m:sty m:val="bi"/>
          </m:rPr>
          <m:t>A</m:t>
        </m:r>
      </m:oMath>
      <w:ins w:id="1080" w:author="PR Preview" w:date="2026-01-01T00:00:00Z">
        <w:r>
          <w:t xml:space="preserve"> </w:t>
        </w:r>
      </w:ins>
      <w:ins w:id="1081" w:author="PR Preview" w:date="2026-01-01T00:00:00Z">
        <w:r>
          <w:t xml:space="preserve">by a scalar</w:t>
        </w:r>
      </w:ins>
      <w:ins w:id="1082" w:author="PR Preview" w:date="2026-01-01T00:00:00Z">
        <w:r>
          <w:t xml:space="preserve"> </w:t>
        </w:r>
      </w:ins>
      <m:oMath>
        <m:r>
          <m:t>c</m:t>
        </m:r>
      </m:oMath>
      <w:ins w:id="1083" w:author="PR Preview" w:date="2026-01-01T00:00:00Z">
        <w:r>
          <w:t xml:space="preserve"> </w:t>
        </w:r>
      </w:ins>
      <w:ins w:id="1084" w:author="PR Preview" w:date="2026-01-01T00:00:00Z">
        <w:r>
          <w:t xml:space="preserve">is:</w:t>
        </w:r>
      </w:ins>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3" w:name="matrix-multiplication"/>
    <w:p>
      <w:pPr>
        <w:pStyle w:val="Heading3"/>
      </w:pPr>
      <w:r>
        <w:t xml:space="preserve">2.4 Matrix multiplication</w:t>
      </w:r>
    </w:p>
    <w:bookmarkStart w:id="105" w:name="def-matrix-mult"/>
    <w:p>
      <w:pPr>
        <w:pStyle w:val="FirstParagraph"/>
      </w:pPr>
      <w:del w:id="1085" w:author="PR Preview" w:date="2026-01-01T00:00:00Z">
        <w:r>
          <w:rPr>
            <w:b/>
            <w:bCs/>
          </w:rPr>
          <w:delText xml:space="preserve">Definition 26 (Matrix multiplication)</w:delText>
        </w:r>
      </w:del>
      <w:del w:id="1086" w:author="PR Preview" w:date="2026-01-01T00:00:00Z">
        <w:r>
          <w:delText xml:space="preserve"> </w:delText>
        </w:r>
      </w:del>
      <w:del w:id="1087" w:author="PR Preview" w:date="2026-01-01T00:00:00Z">
        <w:r>
          <w:delText xml:space="preserve">The</w:delText>
        </w:r>
      </w:del>
      <w:del w:id="1088" w:author="PR Preview" w:date="2026-01-01T00:00:00Z">
        <w:r>
          <w:delText xml:space="preserve"> </w:delText>
        </w:r>
      </w:del>
      <w:del w:id="1089" w:author="PR Preview" w:date="2026-01-01T00:00:00Z">
        <w:r>
          <w:rPr>
            <w:b/>
            <w:bCs/>
          </w:rPr>
          <w:delText xml:space="preserve">product</w:delText>
        </w:r>
      </w:del>
      <w:del w:id="1090" w:author="PR Preview" w:date="2026-01-01T00:00:00Z">
        <w:r>
          <w:delText xml:space="preserve"> </w:delText>
        </w:r>
      </w:del>
      <w:del w:id="1091" w:author="PR Preview" w:date="2026-01-01T00:00:00Z">
        <w:r>
          <w:delText xml:space="preserve">of an</w:delText>
        </w:r>
      </w:del>
      <w:del w:id="1092" w:author="PR Preview" w:date="2026-01-01T00:00:00Z">
        <w:r>
          <w:delText xml:space="preserve"> </w:delText>
        </w:r>
      </w:del>
      <m:oMath>
        <m:r>
          <m:t>m</m:t>
        </m:r>
        <m:r>
          <m:rPr>
            <m:sty m:val="p"/>
          </m:rPr>
          <m:t>×</m:t>
        </m:r>
        <m:r>
          <m:t>k</m:t>
        </m:r>
      </m:oMath>
      <w:del w:id="1093" w:author="PR Preview" w:date="2026-01-01T00:00:00Z">
        <w:r>
          <w:delText xml:space="preserve"> </w:delText>
        </w:r>
      </w:del>
      <w:del w:id="1094" w:author="PR Preview" w:date="2026-01-01T00:00:00Z">
        <w:r>
          <w:delText xml:space="preserve">matrix</w:delText>
        </w:r>
      </w:del>
      <w:del w:id="1095" w:author="PR Preview" w:date="2026-01-01T00:00:00Z">
        <w:r>
          <w:delText xml:space="preserve"> </w:delText>
        </w:r>
      </w:del>
      <m:oMath>
        <m:r>
          <m:rPr>
            <m:sty m:val="bi"/>
          </m:rPr>
          <m:t>A</m:t>
        </m:r>
      </m:oMath>
      <w:del w:id="1096" w:author="PR Preview" w:date="2026-01-01T00:00:00Z">
        <w:r>
          <w:delText xml:space="preserve"> </w:delText>
        </w:r>
      </w:del>
      <w:del w:id="1097" w:author="PR Preview" w:date="2026-01-01T00:00:00Z">
        <w:r>
          <w:delText xml:space="preserve">and a</w:delText>
        </w:r>
      </w:del>
      <w:del w:id="1098" w:author="PR Preview" w:date="2026-01-01T00:00:00Z">
        <w:r>
          <w:delText xml:space="preserve"> </w:delText>
        </w:r>
      </w:del>
      <m:oMath>
        <m:r>
          <m:t>k</m:t>
        </m:r>
        <m:r>
          <m:rPr>
            <m:sty m:val="p"/>
          </m:rPr>
          <m:t>×</m:t>
        </m:r>
        <m:r>
          <m:t>n</m:t>
        </m:r>
      </m:oMath>
      <w:del w:id="1099" w:author="PR Preview" w:date="2026-01-01T00:00:00Z">
        <w:r>
          <w:delText xml:space="preserve"> </w:delText>
        </w:r>
      </w:del>
      <w:del w:id="1100" w:author="PR Preview" w:date="2026-01-01T00:00:00Z">
        <w:r>
          <w:delText xml:space="preserve">matrix</w:delText>
        </w:r>
      </w:del>
      <w:del w:id="1101" w:author="PR Preview" w:date="2026-01-01T00:00:00Z">
        <w:r>
          <w:delText xml:space="preserve"> </w:delText>
        </w:r>
      </w:del>
      <m:oMath>
        <m:r>
          <m:rPr>
            <m:sty m:val="bi"/>
          </m:rPr>
          <m:t>B</m:t>
        </m:r>
      </m:oMath>
      <w:del w:id="1102" w:author="PR Preview" w:date="2026-01-01T00:00:00Z">
        <w:r>
          <w:delText xml:space="preserve"> </w:delText>
        </w:r>
      </w:del>
      <w:del w:id="1103" w:author="PR Preview" w:date="2026-01-01T00:00:00Z">
        <w:r>
          <w:delText xml:space="preserve">is the</w:delText>
        </w:r>
      </w:del>
      <w:del w:id="1104" w:author="PR Preview" w:date="2026-01-01T00:00:00Z">
        <w:r>
          <w:delText xml:space="preserve"> </w:delText>
        </w:r>
      </w:del>
      <m:oMath>
        <m:r>
          <m:t>m</m:t>
        </m:r>
        <m:r>
          <m:rPr>
            <m:sty m:val="p"/>
          </m:rPr>
          <m:t>×</m:t>
        </m:r>
        <m:r>
          <m:t>n</m:t>
        </m:r>
      </m:oMath>
      <w:del w:id="1105" w:author="PR Preview" w:date="2026-01-01T00:00:00Z">
        <w:r>
          <w:delText xml:space="preserve"> </w:delText>
        </w:r>
      </w:del>
      <w:del w:id="1106" w:author="PR Preview" w:date="2026-01-01T00:00:00Z">
        <w:r>
          <w:delText xml:space="preserve">matrix</w:delText>
        </w:r>
      </w:del>
      <w:del w:id="1107" w:author="PR Preview" w:date="2026-01-01T00:00:00Z">
        <w:r>
          <w:delText xml:space="preserve"> </w:delText>
        </w:r>
      </w:del>
      <m:oMath>
        <m:r>
          <m:rPr>
            <m:sty m:val="bi"/>
          </m:rPr>
          <m:t>C</m:t>
        </m:r>
        <m:r>
          <m:rPr>
            <m:sty m:val="p"/>
          </m:rPr>
          <m:t>=</m:t>
        </m:r>
        <m:r>
          <m:rPr>
            <m:sty m:val="bi"/>
          </m:rPr>
          <m:t>A</m:t>
        </m:r>
        <m:r>
          <m:rPr>
            <m:sty m:val="bi"/>
          </m:rPr>
          <m:t>B</m:t>
        </m:r>
      </m:oMath>
      <w:del w:id="1108" w:author="PR Preview" w:date="2026-01-01T00:00:00Z">
        <w:r>
          <w:delText xml:space="preserve"> </w:delText>
        </w:r>
      </w:del>
      <w:del w:id="1109" w:author="PR Preview" w:date="2026-01-01T00:00:00Z">
        <w:r>
          <w:delText xml:space="preserve">with entries:</w:delText>
        </w:r>
      </w:del>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p>
      <w:pPr>
        <w:pStyle w:val="FirstParagraph"/>
      </w:pPr>
      <w:del w:id="1110" w:author="PR Preview" w:date="2026-01-01T00:00:00Z">
        <w:r>
          <w:rPr>
            <w:i/>
            <w:iCs/>
          </w:rPr>
          <w:delText xml:space="preserve">Remark 11</w:delText>
        </w:r>
      </w:del>
      <w:del w:id="1111" w:author="PR Preview" w:date="2026-01-01T00:00:00Z">
        <w:r>
          <w:delText xml:space="preserve"> (Matrix multiplication is not commutative). </w:delText>
        </w:r>
      </w:del>
      <w:del w:id="1112" w:author="PR Preview" w:date="2026-01-01T00:00:00Z">
        <w:r>
          <w:delText xml:space="preserve">When</w:delText>
        </w:r>
      </w:del>
      <w:del w:id="1113" w:author="PR Preview" w:date="2026-01-01T00:00:00Z">
        <w:r>
          <w:delText xml:space="preserve"> </w:delText>
        </w:r>
      </w:del>
      <m:oMath>
        <m:r>
          <m:rPr>
            <m:sty m:val="bi"/>
          </m:rPr>
          <m:t>A</m:t>
        </m:r>
        <m:r>
          <m:rPr>
            <m:sty m:val="bi"/>
          </m:rPr>
          <m:t>B</m:t>
        </m:r>
      </m:oMath>
      <w:del w:id="1114" w:author="PR Preview" w:date="2026-01-01T00:00:00Z">
        <w:r>
          <w:delText xml:space="preserve"> </w:delText>
        </w:r>
      </w:del>
      <w:del w:id="1115" w:author="PR Preview" w:date="2026-01-01T00:00:00Z">
        <w:r>
          <w:delText xml:space="preserve">and</w:delText>
        </w:r>
      </w:del>
      <w:del w:id="1116" w:author="PR Preview" w:date="2026-01-01T00:00:00Z">
        <w:r>
          <w:delText xml:space="preserve"> </w:delText>
        </w:r>
      </w:del>
      <m:oMath>
        <m:r>
          <m:rPr>
            <m:sty m:val="bi"/>
          </m:rPr>
          <m:t>B</m:t>
        </m:r>
        <m:r>
          <m:rPr>
            <m:sty m:val="bi"/>
          </m:rPr>
          <m:t>A</m:t>
        </m:r>
      </m:oMath>
      <w:del w:id="1117" w:author="PR Preview" w:date="2026-01-01T00:00:00Z">
        <w:r>
          <w:delText xml:space="preserve"> </w:delText>
        </w:r>
      </w:del>
      <w:del w:id="1118" w:author="PR Preview" w:date="2026-01-01T00:00:00Z">
        <w:r>
          <w:delText xml:space="preserve">are both defined,</w:delText>
        </w:r>
      </w:del>
      <w:del w:id="1119" w:author="PR Preview" w:date="2026-01-01T00:00:00Z">
        <w:r>
          <w:delText xml:space="preserve"> </w:delText>
        </w:r>
      </w:del>
      <w:del w:id="1120" w:author="PR Preview" w:date="2026-01-01T00:00:00Z">
        <w:r>
          <w:delText xml:space="preserve">they are usually different.</w:delText>
        </w:r>
      </w:del>
      <w:del w:id="1121" w:author="PR Preview" w:date="2026-01-01T00:00:00Z">
        <w:r>
          <w:delText xml:space="preserve"> </w:delText>
        </w:r>
      </w:del>
      <w:del w:id="1122" w:author="PR Preview" w:date="2026-01-01T00:00:00Z">
        <w:r>
          <w:delText xml:space="preserve">For example, with</w:delText>
        </w:r>
      </w:del>
    </w:p>
    <w:p>
      <w:pPr>
        <w:pStyle w:val="FirstParagraph"/>
      </w:pPr>
      <w:ins w:id="1123" w:author="PR Preview" w:date="2026-01-01T00:00:00Z">
        <w:r>
          <w:rPr>
            <w:b/>
            <w:bCs/>
          </w:rPr>
          <w:t xml:space="preserve">Definition 26 (Matrix multiplication)</w:t>
        </w:r>
      </w:ins>
      <w:ins w:id="1124" w:author="PR Preview" w:date="2026-01-01T00:00:00Z">
        <w:r>
          <w:t xml:space="preserve"> </w:t>
        </w:r>
      </w:ins>
      <w:ins w:id="1125" w:author="PR Preview" w:date="2026-01-01T00:00:00Z">
        <w:r>
          <w:t xml:space="preserve">The</w:t>
        </w:r>
      </w:ins>
      <w:ins w:id="1126" w:author="PR Preview" w:date="2026-01-01T00:00:00Z">
        <w:r>
          <w:t xml:space="preserve"> </w:t>
        </w:r>
      </w:ins>
      <w:ins w:id="1127" w:author="PR Preview" w:date="2026-01-01T00:00:00Z">
        <w:r>
          <w:rPr>
            <w:b/>
            <w:bCs/>
          </w:rPr>
          <w:t xml:space="preserve">product</w:t>
        </w:r>
      </w:ins>
      <w:ins w:id="1128" w:author="PR Preview" w:date="2026-01-01T00:00:00Z">
        <w:r>
          <w:t xml:space="preserve"> </w:t>
        </w:r>
      </w:ins>
      <w:ins w:id="1129" w:author="PR Preview" w:date="2026-01-01T00:00:00Z">
        <w:r>
          <w:t xml:space="preserve">[19]</w:t>
        </w:r>
      </w:ins>
      <w:ins w:id="1130" w:author="PR Preview" w:date="2026-01-01T00:00:00Z">
        <w:r>
          <w:t xml:space="preserve"> </w:t>
        </w:r>
      </w:ins>
      <w:ins w:id="1131" w:author="PR Preview" w:date="2026-01-01T00:00:00Z">
        <w:r>
          <w:t xml:space="preserve">of an</w:t>
        </w:r>
      </w:ins>
      <w:ins w:id="1132" w:author="PR Preview" w:date="2026-01-01T00:00:00Z">
        <w:r>
          <w:t xml:space="preserve"> </w:t>
        </w:r>
      </w:ins>
      <m:oMath>
        <m:r>
          <m:t>m</m:t>
        </m:r>
        <m:r>
          <m:rPr>
            <m:sty m:val="p"/>
          </m:rPr>
          <m:t>×</m:t>
        </m:r>
        <m:r>
          <m:t>k</m:t>
        </m:r>
      </m:oMath>
      <w:ins w:id="1133" w:author="PR Preview" w:date="2026-01-01T00:00:00Z">
        <w:r>
          <w:t xml:space="preserve"> </w:t>
        </w:r>
      </w:ins>
      <w:ins w:id="1134" w:author="PR Preview" w:date="2026-01-01T00:00:00Z">
        <w:r>
          <w:t xml:space="preserve">matrix</w:t>
        </w:r>
      </w:ins>
      <w:ins w:id="1135" w:author="PR Preview" w:date="2026-01-01T00:00:00Z">
        <w:r>
          <w:t xml:space="preserve"> </w:t>
        </w:r>
      </w:ins>
      <m:oMath>
        <m:r>
          <m:rPr>
            <m:sty m:val="bi"/>
          </m:rPr>
          <m:t>A</m:t>
        </m:r>
      </m:oMath>
      <w:ins w:id="1136" w:author="PR Preview" w:date="2026-01-01T00:00:00Z">
        <w:r>
          <w:t xml:space="preserve"> </w:t>
        </w:r>
      </w:ins>
      <w:ins w:id="1137" w:author="PR Preview" w:date="2026-01-01T00:00:00Z">
        <w:r>
          <w:t xml:space="preserve">and a</w:t>
        </w:r>
      </w:ins>
      <w:ins w:id="1138" w:author="PR Preview" w:date="2026-01-01T00:00:00Z">
        <w:r>
          <w:t xml:space="preserve"> </w:t>
        </w:r>
      </w:ins>
      <m:oMath>
        <m:r>
          <m:t>k</m:t>
        </m:r>
        <m:r>
          <m:rPr>
            <m:sty m:val="p"/>
          </m:rPr>
          <m:t>×</m:t>
        </m:r>
        <m:r>
          <m:t>n</m:t>
        </m:r>
      </m:oMath>
      <w:ins w:id="1139" w:author="PR Preview" w:date="2026-01-01T00:00:00Z">
        <w:r>
          <w:t xml:space="preserve"> </w:t>
        </w:r>
      </w:ins>
      <w:ins w:id="1140" w:author="PR Preview" w:date="2026-01-01T00:00:00Z">
        <w:r>
          <w:t xml:space="preserve">matrix</w:t>
        </w:r>
      </w:ins>
      <w:ins w:id="1141" w:author="PR Preview" w:date="2026-01-01T00:00:00Z">
        <w:r>
          <w:t xml:space="preserve"> </w:t>
        </w:r>
      </w:ins>
      <m:oMath>
        <m:r>
          <m:rPr>
            <m:sty m:val="bi"/>
          </m:rPr>
          <m:t>B</m:t>
        </m:r>
      </m:oMath>
      <w:ins w:id="1142" w:author="PR Preview" w:date="2026-01-01T00:00:00Z">
        <w:r>
          <w:t xml:space="preserve"> </w:t>
        </w:r>
      </w:ins>
      <w:ins w:id="1143" w:author="PR Preview" w:date="2026-01-01T00:00:00Z">
        <w:r>
          <w:t xml:space="preserve">is the</w:t>
        </w:r>
      </w:ins>
      <w:ins w:id="1144" w:author="PR Preview" w:date="2026-01-01T00:00:00Z">
        <w:r>
          <w:t xml:space="preserve"> </w:t>
        </w:r>
      </w:ins>
      <m:oMath>
        <m:r>
          <m:t>m</m:t>
        </m:r>
        <m:r>
          <m:rPr>
            <m:sty m:val="p"/>
          </m:rPr>
          <m:t>×</m:t>
        </m:r>
        <m:r>
          <m:t>n</m:t>
        </m:r>
      </m:oMath>
      <w:ins w:id="1145" w:author="PR Preview" w:date="2026-01-01T00:00:00Z">
        <w:r>
          <w:t xml:space="preserve"> </w:t>
        </w:r>
      </w:ins>
      <w:ins w:id="1146" w:author="PR Preview" w:date="2026-01-01T00:00:00Z">
        <w:r>
          <w:t xml:space="preserve">matrix</w:t>
        </w:r>
      </w:ins>
      <w:ins w:id="1147" w:author="PR Preview" w:date="2026-01-01T00:00:00Z">
        <w:r>
          <w:t xml:space="preserve"> </w:t>
        </w:r>
      </w:ins>
      <m:oMath>
        <m:r>
          <m:rPr>
            <m:sty m:val="bi"/>
          </m:rPr>
          <m:t>C</m:t>
        </m:r>
        <m:r>
          <m:rPr>
            <m:sty m:val="p"/>
          </m:rPr>
          <m:t>=</m:t>
        </m:r>
        <m:r>
          <m:rPr>
            <m:sty m:val="bi"/>
          </m:rPr>
          <m:t>A</m:t>
        </m:r>
        <m:r>
          <m:rPr>
            <m:sty m:val="bi"/>
          </m:rPr>
          <m:t>B</m:t>
        </m:r>
      </m:oMath>
      <w:ins w:id="1148" w:author="PR Preview" w:date="2026-01-01T00:00:00Z">
        <w:r>
          <w:t xml:space="preserve"> </w:t>
        </w:r>
      </w:ins>
      <w:ins w:id="1149" w:author="PR Preview" w:date="2026-01-01T00:00:00Z">
        <w:r>
          <w:t xml:space="preserve">with entries:</w:t>
        </w:r>
      </w:ins>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ins w:id="1150" w:author="PR Preview" w:date="2026-01-01T00:00:00Z">
        <w:r>
          <w:rPr>
            <w:i/>
            <w:iCs/>
          </w:rPr>
          <w:t xml:space="preserve">Remark 12</w:t>
        </w:r>
      </w:ins>
      <w:ins w:id="1151" w:author="PR Preview" w:date="2026-01-01T00:00:00Z">
        <w:r>
          <w:t xml:space="preserve"> (Matrix multiplication is not commutative). </w:t>
        </w:r>
      </w:ins>
      <w:ins w:id="1152" w:author="PR Preview" w:date="2026-01-01T00:00:00Z">
        <w:r>
          <w:t xml:space="preserve">When</w:t>
        </w:r>
      </w:ins>
      <w:ins w:id="1153" w:author="PR Preview" w:date="2026-01-01T00:00:00Z">
        <w:r>
          <w:t xml:space="preserve"> </w:t>
        </w:r>
      </w:ins>
      <m:oMath>
        <m:r>
          <m:rPr>
            <m:sty m:val="bi"/>
          </m:rPr>
          <m:t>A</m:t>
        </m:r>
        <m:r>
          <m:rPr>
            <m:sty m:val="bi"/>
          </m:rPr>
          <m:t>B</m:t>
        </m:r>
      </m:oMath>
      <w:ins w:id="1154" w:author="PR Preview" w:date="2026-01-01T00:00:00Z">
        <w:r>
          <w:t xml:space="preserve"> </w:t>
        </w:r>
      </w:ins>
      <w:ins w:id="1155" w:author="PR Preview" w:date="2026-01-01T00:00:00Z">
        <w:r>
          <w:t xml:space="preserve">and</w:t>
        </w:r>
      </w:ins>
      <w:ins w:id="1156" w:author="PR Preview" w:date="2026-01-01T00:00:00Z">
        <w:r>
          <w:t xml:space="preserve"> </w:t>
        </w:r>
      </w:ins>
      <m:oMath>
        <m:r>
          <m:rPr>
            <m:sty m:val="bi"/>
          </m:rPr>
          <m:t>B</m:t>
        </m:r>
        <m:r>
          <m:rPr>
            <m:sty m:val="bi"/>
          </m:rPr>
          <m:t>A</m:t>
        </m:r>
      </m:oMath>
      <w:ins w:id="1157" w:author="PR Preview" w:date="2026-01-01T00:00:00Z">
        <w:r>
          <w:t xml:space="preserve"> </w:t>
        </w:r>
      </w:ins>
      <w:ins w:id="1158" w:author="PR Preview" w:date="2026-01-01T00:00:00Z">
        <w:r>
          <w:t xml:space="preserve">are both defined,</w:t>
        </w:r>
      </w:ins>
      <w:ins w:id="1159" w:author="PR Preview" w:date="2026-01-01T00:00:00Z">
        <w:r>
          <w:t xml:space="preserve"> </w:t>
        </w:r>
      </w:ins>
      <w:ins w:id="1160" w:author="PR Preview" w:date="2026-01-01T00:00:00Z">
        <w:r>
          <w:t xml:space="preserve">they are usually different.</w:t>
        </w:r>
      </w:ins>
      <w:ins w:id="1161" w:author="PR Preview" w:date="2026-01-01T00:00:00Z">
        <w:r>
          <w:t xml:space="preserve"> </w:t>
        </w:r>
      </w:ins>
      <w:ins w:id="1162" w:author="PR Preview" w:date="2026-01-01T00:00:00Z">
        <w:r>
          <w:t xml:space="preserve">For example, 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1"/>
    <w:bookmarkStart w:id="112"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2"/>
    <w:bookmarkEnd w:id="113"/>
    <w:bookmarkStart w:id="125" w:name="square-and-identity-matrices"/>
    <w:p>
      <w:pPr>
        <w:pStyle w:val="Heading3"/>
      </w:pPr>
      <w:r>
        <w:t xml:space="preserve">2.5 Square and identity matrices</w:t>
      </w:r>
    </w:p>
    <w:bookmarkStart w:id="114" w:name="def-square-matrix"/>
    <w:p>
      <w:pPr>
        <w:pStyle w:val="FirstParagraph"/>
      </w:pPr>
      <w:del w:id="1163" w:author="PR Preview" w:date="2026-01-01T00:00:00Z">
        <w:r>
          <w:rPr>
            <w:b/>
            <w:bCs/>
          </w:rPr>
          <w:delText xml:space="preserve">Definition 27 (Square matrix)</w:delText>
        </w:r>
      </w:del>
      <w:del w:id="1164" w:author="PR Preview" w:date="2026-01-01T00:00:00Z">
        <w:r>
          <w:delText xml:space="preserve"> </w:delText>
        </w:r>
      </w:del>
      <w:del w:id="1165" w:author="PR Preview" w:date="2026-01-01T00:00:00Z">
        <w:r>
          <w:delText xml:space="preserve">A matrix is</w:delText>
        </w:r>
      </w:del>
      <w:del w:id="1166" w:author="PR Preview" w:date="2026-01-01T00:00:00Z">
        <w:r>
          <w:delText xml:space="preserve"> </w:delText>
        </w:r>
      </w:del>
      <w:del w:id="1167" w:author="PR Preview" w:date="2026-01-01T00:00:00Z">
        <w:r>
          <w:rPr>
            <w:b/>
            <w:bCs/>
          </w:rPr>
          <w:delText xml:space="preserve">square</w:delText>
        </w:r>
      </w:del>
      <w:del w:id="1168" w:author="PR Preview" w:date="2026-01-01T00:00:00Z">
        <w:r>
          <w:delText xml:space="preserve"> </w:delText>
        </w:r>
      </w:del>
      <w:del w:id="1169" w:author="PR Preview" w:date="2026-01-01T00:00:00Z">
        <w:r>
          <w:delText xml:space="preserve">if it has the same number of rows as columns.</w:delText>
        </w:r>
      </w:del>
    </w:p>
    <w:p>
      <w:pPr>
        <w:pStyle w:val="FirstParagraph"/>
      </w:pPr>
      <w:ins w:id="1170" w:author="PR Preview" w:date="2026-01-01T00:00:00Z">
        <w:r>
          <w:rPr>
            <w:b/>
            <w:bCs/>
          </w:rPr>
          <w:t xml:space="preserve">Definition 27 (Square matrix)</w:t>
        </w:r>
      </w:ins>
      <w:ins w:id="1171" w:author="PR Preview" w:date="2026-01-01T00:00:00Z">
        <w:r>
          <w:t xml:space="preserve"> </w:t>
        </w:r>
      </w:ins>
      <w:ins w:id="1172" w:author="PR Preview" w:date="2026-01-01T00:00:00Z">
        <w:r>
          <w:t xml:space="preserve">A matrix is</w:t>
        </w:r>
      </w:ins>
      <w:ins w:id="1173" w:author="PR Preview" w:date="2026-01-01T00:00:00Z">
        <w:r>
          <w:t xml:space="preserve"> </w:t>
        </w:r>
      </w:ins>
      <w:ins w:id="1174" w:author="PR Preview" w:date="2026-01-01T00:00:00Z">
        <w:r>
          <w:rPr>
            <w:b/>
            <w:bCs/>
          </w:rPr>
          <w:t xml:space="preserve">square</w:t>
        </w:r>
      </w:ins>
      <w:ins w:id="1175" w:author="PR Preview" w:date="2026-01-01T00:00:00Z">
        <w:r>
          <w:t xml:space="preserve"> </w:t>
        </w:r>
      </w:ins>
      <w:ins w:id="1176" w:author="PR Preview" w:date="2026-01-01T00:00:00Z">
        <w:r>
          <w:t xml:space="preserve">[20]</w:t>
        </w:r>
      </w:ins>
      <w:ins w:id="1177" w:author="PR Preview" w:date="2026-01-01T00:00:00Z">
        <w:r>
          <w:t xml:space="preserve"> </w:t>
        </w:r>
      </w:ins>
      <w:ins w:id="1178" w:author="PR Preview" w:date="2026-01-01T00:00:00Z">
        <w:r>
          <w:t xml:space="preserve">if it has the same number of rows as columns.</w:t>
        </w:r>
      </w:ins>
    </w:p>
    <w:bookmarkEnd w:id="114"/>
    <w:bookmarkStart w:id="115"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5"/>
    <w:bookmarkStart w:id="116" w:name="def-main-diagonal"/>
    <w:p>
      <w:pPr>
        <w:pStyle w:val="BodyText"/>
      </w:pPr>
      <w:del w:id="1179" w:author="PR Preview" w:date="2026-01-01T00:00:00Z">
        <w:r>
          <w:rPr>
            <w:b/>
            <w:bCs/>
          </w:rPr>
          <w:delText xml:space="preserve">Definition 28 (Main diagonal)</w:delText>
        </w:r>
      </w:del>
      <w:del w:id="1180" w:author="PR Preview" w:date="2026-01-01T00:00:00Z">
        <w:r>
          <w:delText xml:space="preserve"> </w:delText>
        </w:r>
      </w:del>
      <w:del w:id="1181" w:author="PR Preview" w:date="2026-01-01T00:00:00Z">
        <w:r>
          <w:delText xml:space="preserve">The</w:delText>
        </w:r>
      </w:del>
      <w:del w:id="1182" w:author="PR Preview" w:date="2026-01-01T00:00:00Z">
        <w:r>
          <w:delText xml:space="preserve"> </w:delText>
        </w:r>
      </w:del>
      <w:del w:id="1183" w:author="PR Preview" w:date="2026-01-01T00:00:00Z">
        <w:r>
          <w:rPr>
            <w:b/>
            <w:bCs/>
          </w:rPr>
          <w:delText xml:space="preserve">main diagonal</w:delText>
        </w:r>
      </w:del>
      <w:del w:id="1184" w:author="PR Preview" w:date="2026-01-01T00:00:00Z">
        <w:r>
          <w:delText xml:space="preserve"> </w:delText>
        </w:r>
      </w:del>
      <w:del w:id="1185" w:author="PR Preview" w:date="2026-01-01T00:00:00Z">
        <w:r>
          <w:delText xml:space="preserve">of an</w:delText>
        </w:r>
      </w:del>
      <w:del w:id="1186" w:author="PR Preview" w:date="2026-01-01T00:00:00Z">
        <w:r>
          <w:delText xml:space="preserve"> </w:delText>
        </w:r>
      </w:del>
      <m:oMath>
        <m:r>
          <m:t>m</m:t>
        </m:r>
        <m:r>
          <m:rPr>
            <m:sty m:val="p"/>
          </m:rPr>
          <m:t>×</m:t>
        </m:r>
        <m:r>
          <m:t>n</m:t>
        </m:r>
      </m:oMath>
      <w:del w:id="1187" w:author="PR Preview" w:date="2026-01-01T00:00:00Z">
        <w:r>
          <w:delText xml:space="preserve"> </w:delText>
        </w:r>
      </w:del>
      <w:del w:id="1188" w:author="PR Preview" w:date="2026-01-01T00:00:00Z">
        <w:r>
          <w:delText xml:space="preserve">matrix</w:delText>
        </w:r>
      </w:del>
      <w:del w:id="1189" w:author="PR Preview" w:date="2026-01-01T00:00:00Z">
        <w:r>
          <w:delText xml:space="preserve"> </w:delText>
        </w:r>
      </w:del>
      <m:oMath>
        <m:r>
          <m:rPr>
            <m:sty m:val="bi"/>
          </m:rPr>
          <m:t>A</m:t>
        </m:r>
      </m:oMath>
      <w:del w:id="1190" w:author="PR Preview" w:date="2026-01-01T00:00:00Z">
        <w:r>
          <w:delText xml:space="preserve"> </w:delText>
        </w:r>
      </w:del>
      <w:del w:id="1191" w:author="PR Preview" w:date="2026-01-01T00:00:00Z">
        <w:r>
          <w:delText xml:space="preserve">is the list of its entries</w:delText>
        </w:r>
      </w:del>
      <w:del w:id="1192" w:author="PR Preview" w:date="2026-01-01T00:00:00Z">
        <w:r>
          <w:delText xml:space="preserve"> </w:delText>
        </w:r>
      </w:del>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del w:id="1193" w:author="PR Preview" w:date="2026-01-01T00:00:00Z">
        <w:r>
          <w:delText xml:space="preserve">,</w:delText>
        </w:r>
      </w:del>
      <w:del w:id="1194" w:author="PR Preview" w:date="2026-01-01T00:00:00Z">
        <w:r>
          <w:delText xml:space="preserve"> </w:delText>
        </w:r>
      </w:del>
      <w:del w:id="1195" w:author="PR Preview" w:date="2026-01-01T00:00:00Z">
        <w:r>
          <w:delText xml:space="preserve">where</w:delText>
        </w:r>
      </w:del>
      <w:del w:id="1196" w:author="PR Preview" w:date="2026-01-01T00:00:00Z">
        <w:r>
          <w:delText xml:space="preserve"> </w:delText>
        </w:r>
      </w:del>
      <m:oMath>
        <m:r>
          <m:t>k</m:t>
        </m:r>
      </m:oMath>
      <w:del w:id="1197" w:author="PR Preview" w:date="2026-01-01T00:00:00Z">
        <w:r>
          <w:delText xml:space="preserve"> </w:delText>
        </w:r>
      </w:del>
      <w:del w:id="1198" w:author="PR Preview" w:date="2026-01-01T00:00:00Z">
        <w:r>
          <w:delText xml:space="preserve">is the smaller of</w:delText>
        </w:r>
      </w:del>
      <w:del w:id="1199" w:author="PR Preview" w:date="2026-01-01T00:00:00Z">
        <w:r>
          <w:delText xml:space="preserve"> </w:delText>
        </w:r>
      </w:del>
      <m:oMath>
        <m:r>
          <m:t>m</m:t>
        </m:r>
      </m:oMath>
      <w:del w:id="1200" w:author="PR Preview" w:date="2026-01-01T00:00:00Z">
        <w:r>
          <w:delText xml:space="preserve"> </w:delText>
        </w:r>
      </w:del>
      <w:del w:id="1201" w:author="PR Preview" w:date="2026-01-01T00:00:00Z">
        <w:r>
          <w:delText xml:space="preserve">and</w:delText>
        </w:r>
      </w:del>
      <w:del w:id="1202" w:author="PR Preview" w:date="2026-01-01T00:00:00Z">
        <w:r>
          <w:delText xml:space="preserve"> </w:delText>
        </w:r>
      </w:del>
      <m:oMath>
        <m:r>
          <m:t>n</m:t>
        </m:r>
      </m:oMath>
      <w:del w:id="1203" w:author="PR Preview" w:date="2026-01-01T00:00:00Z">
        <w:r>
          <w:delText xml:space="preserve">.</w:delText>
        </w:r>
      </w:del>
    </w:p>
    <w:p>
      <w:pPr>
        <w:pStyle w:val="BodyText"/>
      </w:pPr>
      <w:ins w:id="1204" w:author="PR Preview" w:date="2026-01-01T00:00:00Z">
        <w:r>
          <w:rPr>
            <w:b/>
            <w:bCs/>
          </w:rPr>
          <w:t xml:space="preserve">Definition 28 (Main diagonal)</w:t>
        </w:r>
      </w:ins>
      <w:ins w:id="1205" w:author="PR Preview" w:date="2026-01-01T00:00:00Z">
        <w:r>
          <w:t xml:space="preserve"> </w:t>
        </w:r>
      </w:ins>
      <w:ins w:id="1206" w:author="PR Preview" w:date="2026-01-01T00:00:00Z">
        <w:r>
          <w:t xml:space="preserve">The</w:t>
        </w:r>
      </w:ins>
      <w:ins w:id="1207" w:author="PR Preview" w:date="2026-01-01T00:00:00Z">
        <w:r>
          <w:t xml:space="preserve"> </w:t>
        </w:r>
      </w:ins>
      <w:ins w:id="1208" w:author="PR Preview" w:date="2026-01-01T00:00:00Z">
        <w:r>
          <w:rPr>
            <w:b/>
            <w:bCs/>
          </w:rPr>
          <w:t xml:space="preserve">main diagonal</w:t>
        </w:r>
      </w:ins>
      <w:ins w:id="1209" w:author="PR Preview" w:date="2026-01-01T00:00:00Z">
        <w:r>
          <w:t xml:space="preserve"> </w:t>
        </w:r>
      </w:ins>
      <w:ins w:id="1210" w:author="PR Preview" w:date="2026-01-01T00:00:00Z">
        <w:r>
          <w:t xml:space="preserve">[21]</w:t>
        </w:r>
      </w:ins>
      <w:ins w:id="1211" w:author="PR Preview" w:date="2026-01-01T00:00:00Z">
        <w:r>
          <w:t xml:space="preserve"> </w:t>
        </w:r>
      </w:ins>
      <w:ins w:id="1212" w:author="PR Preview" w:date="2026-01-01T00:00:00Z">
        <w:r>
          <w:t xml:space="preserve">of an</w:t>
        </w:r>
      </w:ins>
      <w:ins w:id="1213" w:author="PR Preview" w:date="2026-01-01T00:00:00Z">
        <w:r>
          <w:t xml:space="preserve"> </w:t>
        </w:r>
      </w:ins>
      <m:oMath>
        <m:r>
          <m:t>m</m:t>
        </m:r>
        <m:r>
          <m:rPr>
            <m:sty m:val="p"/>
          </m:rPr>
          <m:t>×</m:t>
        </m:r>
        <m:r>
          <m:t>n</m:t>
        </m:r>
      </m:oMath>
      <w:ins w:id="1214" w:author="PR Preview" w:date="2026-01-01T00:00:00Z">
        <w:r>
          <w:t xml:space="preserve"> </w:t>
        </w:r>
      </w:ins>
      <w:ins w:id="1215" w:author="PR Preview" w:date="2026-01-01T00:00:00Z">
        <w:r>
          <w:t xml:space="preserve">matrix</w:t>
        </w:r>
      </w:ins>
      <w:ins w:id="1216" w:author="PR Preview" w:date="2026-01-01T00:00:00Z">
        <w:r>
          <w:t xml:space="preserve"> </w:t>
        </w:r>
      </w:ins>
      <m:oMath>
        <m:r>
          <m:rPr>
            <m:sty m:val="bi"/>
          </m:rPr>
          <m:t>A</m:t>
        </m:r>
      </m:oMath>
      <w:ins w:id="1217" w:author="PR Preview" w:date="2026-01-01T00:00:00Z">
        <w:r>
          <w:t xml:space="preserve"> </w:t>
        </w:r>
      </w:ins>
      <w:ins w:id="1218" w:author="PR Preview" w:date="2026-01-01T00:00:00Z">
        <w:r>
          <w:t xml:space="preserve">is the list of its entries</w:t>
        </w:r>
      </w:ins>
      <w:ins w:id="1219" w:author="PR Preview" w:date="2026-01-01T00:00:00Z">
        <w:r>
          <w:t xml:space="preserve"> </w:t>
        </w:r>
      </w:ins>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ins w:id="1220" w:author="PR Preview" w:date="2026-01-01T00:00:00Z">
        <w:r>
          <w:t xml:space="preserve">,</w:t>
        </w:r>
      </w:ins>
      <w:ins w:id="1221" w:author="PR Preview" w:date="2026-01-01T00:00:00Z">
        <w:r>
          <w:t xml:space="preserve"> </w:t>
        </w:r>
      </w:ins>
      <w:ins w:id="1222" w:author="PR Preview" w:date="2026-01-01T00:00:00Z">
        <w:r>
          <w:t xml:space="preserve">where</w:t>
        </w:r>
      </w:ins>
      <w:ins w:id="1223" w:author="PR Preview" w:date="2026-01-01T00:00:00Z">
        <w:r>
          <w:t xml:space="preserve"> </w:t>
        </w:r>
      </w:ins>
      <m:oMath>
        <m:r>
          <m:t>k</m:t>
        </m:r>
      </m:oMath>
      <w:ins w:id="1224" w:author="PR Preview" w:date="2026-01-01T00:00:00Z">
        <w:r>
          <w:t xml:space="preserve"> </w:t>
        </w:r>
      </w:ins>
      <w:ins w:id="1225" w:author="PR Preview" w:date="2026-01-01T00:00:00Z">
        <w:r>
          <w:t xml:space="preserve">is the smaller of</w:t>
        </w:r>
      </w:ins>
      <w:ins w:id="1226" w:author="PR Preview" w:date="2026-01-01T00:00:00Z">
        <w:r>
          <w:t xml:space="preserve"> </w:t>
        </w:r>
      </w:ins>
      <m:oMath>
        <m:r>
          <m:t>m</m:t>
        </m:r>
      </m:oMath>
      <w:ins w:id="1227" w:author="PR Preview" w:date="2026-01-01T00:00:00Z">
        <w:r>
          <w:t xml:space="preserve"> </w:t>
        </w:r>
      </w:ins>
      <w:ins w:id="1228" w:author="PR Preview" w:date="2026-01-01T00:00:00Z">
        <w:r>
          <w:t xml:space="preserve">and</w:t>
        </w:r>
      </w:ins>
      <w:ins w:id="1229" w:author="PR Preview" w:date="2026-01-01T00:00:00Z">
        <w:r>
          <w:t xml:space="preserve"> </w:t>
        </w:r>
      </w:ins>
      <m:oMath>
        <m:r>
          <m:t>n</m:t>
        </m:r>
      </m:oMath>
      <w:ins w:id="1230" w:author="PR Preview" w:date="2026-01-01T00:00:00Z">
        <w:r>
          <w:t xml:space="preserve">.</w:t>
        </w:r>
      </w:ins>
    </w:p>
    <w:bookmarkEnd w:id="116"/>
    <w:bookmarkStart w:id="117"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7"/>
    <w:bookmarkStart w:id="118"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8"/>
    <w:bookmarkStart w:id="119"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9"/>
    <w:bookmarkStart w:id="120" w:name="def-identity-matrix"/>
    <w:p>
      <w:pPr>
        <w:pStyle w:val="FirstParagraph"/>
      </w:pPr>
      <w:del w:id="1231" w:author="PR Preview" w:date="2026-01-01T00:00:00Z">
        <w:r>
          <w:rPr>
            <w:b/>
            <w:bCs/>
          </w:rPr>
          <w:delText xml:space="preserve">Definition 31 (Identity matrix)</w:delText>
        </w:r>
      </w:del>
      <w:del w:id="1232" w:author="PR Preview" w:date="2026-01-01T00:00:00Z">
        <w:r>
          <w:delText xml:space="preserve"> </w:delText>
        </w:r>
      </w:del>
      <w:del w:id="1233" w:author="PR Preview" w:date="2026-01-01T00:00:00Z">
        <w:r>
          <w:delText xml:space="preserve">The</w:delText>
        </w:r>
      </w:del>
      <w:del w:id="1234" w:author="PR Preview" w:date="2026-01-01T00:00:00Z">
        <w:r>
          <w:delText xml:space="preserve"> </w:delText>
        </w:r>
      </w:del>
      <m:oMath>
        <m:r>
          <m:t>p</m:t>
        </m:r>
        <m:r>
          <m:rPr>
            <m:sty m:val="p"/>
          </m:rPr>
          <m:t>×</m:t>
        </m:r>
        <m:r>
          <m:t>p</m:t>
        </m:r>
      </m:oMath>
      <w:del w:id="1235" w:author="PR Preview" w:date="2026-01-01T00:00:00Z">
        <w:r>
          <w:delText xml:space="preserve"> </w:delText>
        </w:r>
      </w:del>
      <w:del w:id="1236" w:author="PR Preview" w:date="2026-01-01T00:00:00Z">
        <w:r>
          <w:rPr>
            <w:b/>
            <w:bCs/>
          </w:rPr>
          <w:delText xml:space="preserve">identity matrix</w:delText>
        </w:r>
      </w:del>
      <w:del w:id="1237" w:author="PR Preview" w:date="2026-01-01T00:00:00Z">
        <w:r>
          <w:delText xml:space="preserve"> </w:delText>
        </w:r>
      </w:del>
      <m:oMath>
        <m:sSub>
          <m:e>
            <m:r>
              <m:rPr>
                <m:sty m:val="bi"/>
              </m:rPr>
              <m:t>I</m:t>
            </m:r>
          </m:e>
          <m:sub>
            <m:r>
              <m:t>p</m:t>
            </m:r>
          </m:sub>
        </m:sSub>
      </m:oMath>
      <w:del w:id="1238" w:author="PR Preview" w:date="2026-01-01T00:00:00Z">
        <w:r>
          <w:delText xml:space="preserve"> </w:delText>
        </w:r>
      </w:del>
      <w:del w:id="1239" w:author="PR Preview" w:date="2026-01-01T00:00:00Z">
        <w:r>
          <w:delText xml:space="preserve">(or</w:delText>
        </w:r>
      </w:del>
      <w:del w:id="1240" w:author="PR Preview" w:date="2026-01-01T00:00:00Z">
        <w:r>
          <w:delText xml:space="preserve"> </w:delText>
        </w:r>
      </w:del>
      <m:oMath>
        <m:r>
          <m:rPr>
            <m:sty m:val="bi"/>
          </m:rPr>
          <m:t>I</m:t>
        </m:r>
      </m:oMath>
      <w:del w:id="1241" w:author="PR Preview" w:date="2026-01-01T00:00:00Z">
        <w:r>
          <w:delText xml:space="preserve"> </w:delText>
        </w:r>
      </w:del>
      <w:del w:id="1242" w:author="PR Preview" w:date="2026-01-01T00:00:00Z">
        <w:r>
          <w:delText xml:space="preserve">when the size is clear from context)</w:delText>
        </w:r>
      </w:del>
      <w:del w:id="1243" w:author="PR Preview" w:date="2026-01-01T00:00:00Z">
        <w:r>
          <w:delText xml:space="preserve"> </w:delText>
        </w:r>
      </w:del>
      <w:del w:id="1244" w:author="PR Preview" w:date="2026-01-01T00:00:00Z">
        <w:r>
          <w:delText xml:space="preserve">has ones on the</w:delText>
        </w:r>
      </w:del>
      <w:del w:id="1245" w:author="PR Preview" w:date="2026-01-01T00:00:00Z">
        <w:r>
          <w:delText xml:space="preserve"> </w:delText>
        </w:r>
      </w:del>
      <w:hyperlink w:anchor="def-main-diagonal">
        <w:del w:id="1246" w:author="PR Preview" w:date="2026-01-01T00:00:00Z">
          <w:r>
            <w:rPr>
              <w:rStyle w:val="Hyperlink"/>
            </w:rPr>
            <w:delText xml:space="preserve">main diagonal</w:delText>
          </w:r>
        </w:del>
      </w:hyperlink>
      <w:del w:id="1247" w:author="PR Preview" w:date="2026-01-01T00:00:00Z">
        <w:r>
          <w:delText xml:space="preserve"> </w:delText>
        </w:r>
      </w:del>
      <w:del w:id="1248" w:author="PR Preview" w:date="2026-01-01T00:00:00Z">
        <w:r>
          <w:delText xml:space="preserve">and zeros elsewhere:</w:delText>
        </w:r>
      </w:del>
    </w:p>
    <w:p>
      <w:pPr>
        <w:pStyle w:val="FirstParagraph"/>
      </w:pPr>
      <w:ins w:id="1249" w:author="PR Preview" w:date="2026-01-01T00:00:00Z">
        <w:r>
          <w:rPr>
            <w:b/>
            <w:bCs/>
          </w:rPr>
          <w:t xml:space="preserve">Definition 31 (Identity matrix)</w:t>
        </w:r>
      </w:ins>
      <w:ins w:id="1250" w:author="PR Preview" w:date="2026-01-01T00:00:00Z">
        <w:r>
          <w:t xml:space="preserve"> </w:t>
        </w:r>
      </w:ins>
      <w:ins w:id="1251" w:author="PR Preview" w:date="2026-01-01T00:00:00Z">
        <w:r>
          <w:t xml:space="preserve">The</w:t>
        </w:r>
      </w:ins>
      <w:ins w:id="1252" w:author="PR Preview" w:date="2026-01-01T00:00:00Z">
        <w:r>
          <w:t xml:space="preserve"> </w:t>
        </w:r>
      </w:ins>
      <m:oMath>
        <m:r>
          <m:t>p</m:t>
        </m:r>
        <m:r>
          <m:rPr>
            <m:sty m:val="p"/>
          </m:rPr>
          <m:t>×</m:t>
        </m:r>
        <m:r>
          <m:t>p</m:t>
        </m:r>
      </m:oMath>
      <w:ins w:id="1253" w:author="PR Preview" w:date="2026-01-01T00:00:00Z">
        <w:r>
          <w:t xml:space="preserve"> </w:t>
        </w:r>
      </w:ins>
      <w:ins w:id="1254" w:author="PR Preview" w:date="2026-01-01T00:00:00Z">
        <w:r>
          <w:rPr>
            <w:b/>
            <w:bCs/>
          </w:rPr>
          <w:t xml:space="preserve">identity matrix</w:t>
        </w:r>
      </w:ins>
      <w:ins w:id="1255" w:author="PR Preview" w:date="2026-01-01T00:00:00Z">
        <w:r>
          <w:t xml:space="preserve"> </w:t>
        </w:r>
      </w:ins>
      <w:ins w:id="1256" w:author="PR Preview" w:date="2026-01-01T00:00:00Z">
        <w:r>
          <w:t xml:space="preserve">[22]</w:t>
        </w:r>
      </w:ins>
      <w:ins w:id="1257" w:author="PR Preview" w:date="2026-01-01T00:00:00Z">
        <w:r>
          <w:t xml:space="preserve"> </w:t>
        </w:r>
      </w:ins>
      <m:oMath>
        <m:sSub>
          <m:e>
            <m:r>
              <m:rPr>
                <m:sty m:val="bi"/>
              </m:rPr>
              <m:t>I</m:t>
            </m:r>
          </m:e>
          <m:sub>
            <m:r>
              <m:t>p</m:t>
            </m:r>
          </m:sub>
        </m:sSub>
      </m:oMath>
      <w:ins w:id="1258" w:author="PR Preview" w:date="2026-01-01T00:00:00Z">
        <w:r>
          <w:t xml:space="preserve"> </w:t>
        </w:r>
      </w:ins>
      <w:ins w:id="1259" w:author="PR Preview" w:date="2026-01-01T00:00:00Z">
        <w:r>
          <w:t xml:space="preserve">(or</w:t>
        </w:r>
      </w:ins>
      <w:ins w:id="1260" w:author="PR Preview" w:date="2026-01-01T00:00:00Z">
        <w:r>
          <w:t xml:space="preserve"> </w:t>
        </w:r>
      </w:ins>
      <m:oMath>
        <m:r>
          <m:rPr>
            <m:sty m:val="bi"/>
          </m:rPr>
          <m:t>I</m:t>
        </m:r>
      </m:oMath>
      <w:ins w:id="1261" w:author="PR Preview" w:date="2026-01-01T00:00:00Z">
        <w:r>
          <w:t xml:space="preserve"> </w:t>
        </w:r>
      </w:ins>
      <w:ins w:id="1262" w:author="PR Preview" w:date="2026-01-01T00:00:00Z">
        <w:r>
          <w:t xml:space="preserve">when the size is clear from context)</w:t>
        </w:r>
      </w:ins>
      <w:ins w:id="1263" w:author="PR Preview" w:date="2026-01-01T00:00:00Z">
        <w:r>
          <w:t xml:space="preserve"> </w:t>
        </w:r>
      </w:ins>
      <w:ins w:id="1264" w:author="PR Preview" w:date="2026-01-01T00:00:00Z">
        <w:r>
          <w:t xml:space="preserve">has ones on the</w:t>
        </w:r>
      </w:ins>
      <w:ins w:id="1265" w:author="PR Preview" w:date="2026-01-01T00:00:00Z">
        <w:r>
          <w:t xml:space="preserve"> </w:t>
        </w:r>
      </w:ins>
      <w:hyperlink w:anchor="def-main-diagonal">
        <w:ins w:id="1266" w:author="PR Preview" w:date="2026-01-01T00:00:00Z">
          <w:r>
            <w:rPr>
              <w:rStyle w:val="Hyperlink"/>
            </w:rPr>
            <w:t xml:space="preserve">main diagonal</w:t>
          </w:r>
        </w:ins>
      </w:hyperlink>
      <w:ins w:id="1267" w:author="PR Preview" w:date="2026-01-01T00:00:00Z">
        <w:r>
          <w:t xml:space="preserve"> </w:t>
        </w:r>
      </w:ins>
      <w:ins w:id="1268" w:author="PR Preview" w:date="2026-01-01T00:00:00Z">
        <w:r>
          <w:t xml:space="preserve">and zeros elsewhere:</w:t>
        </w:r>
      </w:ins>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0"/>
    <w:bookmarkStart w:id="121"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1"/>
    <w:bookmarkStart w:id="123" w:name="rem-identity-matrix-kronecker-delta"/>
    <w:p>
      <w:pPr>
        <w:pStyle w:val="BodyText"/>
      </w:pPr>
      <w:del w:id="1269" w:author="PR Preview" w:date="2026-01-01T00:00:00Z">
        <w:r>
          <w:rPr>
            <w:i/>
            <w:iCs/>
          </w:rPr>
          <w:delText xml:space="preserve">Remark 12</w:delText>
        </w:r>
      </w:del>
      <w:del w:id="1270" w:author="PR Preview" w:date="2026-01-01T00:00:00Z">
        <w:r>
          <w:delText xml:space="preserve"> (The identity matrix and the Kronecker delta). </w:delText>
        </w:r>
      </w:del>
      <w:del w:id="1271" w:author="PR Preview" w:date="2026-01-01T00:00:00Z">
        <w:r>
          <w:delText xml:space="preserve">The entries of the identity matrix are given by the</w:delText>
        </w:r>
      </w:del>
      <w:del w:id="1272" w:author="PR Preview" w:date="2026-01-01T00:00:00Z">
        <w:r>
          <w:delText xml:space="preserve"> </w:delText>
        </w:r>
      </w:del>
      <w:hyperlink r:id="rId122">
        <w:del w:id="1273" w:author="PR Preview" w:date="2026-01-01T00:00:00Z">
          <w:r>
            <w:rPr>
              <w:rStyle w:val="Hyperlink"/>
            </w:rPr>
            <w:delText xml:space="preserve">Kronecker delta</w:delText>
          </w:r>
        </w:del>
      </w:hyperlink>
      <w:del w:id="1274" w:author="PR Preview" w:date="2026-01-01T00:00:00Z">
        <w:r>
          <w:delText xml:space="preserve">:</w:delText>
        </w:r>
      </w:del>
      <w:del w:id="1275" w:author="PR Preview" w:date="2026-01-01T00:00:00Z">
        <w:r>
          <w:delText xml:space="preserve"> </w:delText>
        </w:r>
      </w:del>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del w:id="1276" w:author="PR Preview" w:date="2026-01-01T00:00:00Z">
        <w:r>
          <w:delText xml:space="preserve">.</w:delText>
        </w:r>
      </w:del>
    </w:p>
    <w:p>
      <w:pPr>
        <w:pStyle w:val="BodyText"/>
      </w:pPr>
      <w:ins w:id="1277" w:author="PR Preview" w:date="2026-01-01T00:00:00Z">
        <w:r>
          <w:rPr>
            <w:i/>
            <w:iCs/>
          </w:rPr>
          <w:t xml:space="preserve">Remark 13</w:t>
        </w:r>
      </w:ins>
      <w:ins w:id="1278" w:author="PR Preview" w:date="2026-01-01T00:00:00Z">
        <w:r>
          <w:t xml:space="preserve"> (The identity matrix and the Kronecker delta). </w:t>
        </w:r>
      </w:ins>
      <w:ins w:id="1279" w:author="PR Preview" w:date="2026-01-01T00:00:00Z">
        <w:r>
          <w:t xml:space="preserve">The entries of the identity matrix are given by the</w:t>
        </w:r>
      </w:ins>
      <w:ins w:id="1280" w:author="PR Preview" w:date="2026-01-01T00:00:00Z">
        <w:r>
          <w:t xml:space="preserve"> </w:t>
        </w:r>
      </w:ins>
      <w:hyperlink r:id="rId122">
        <w:ins w:id="1281" w:author="PR Preview" w:date="2026-01-01T00:00:00Z">
          <w:r>
            <w:rPr>
              <w:rStyle w:val="Hyperlink"/>
            </w:rPr>
            <w:t xml:space="preserve">Kronecker delta</w:t>
          </w:r>
        </w:ins>
      </w:hyperlink>
      <w:ins w:id="1282" w:author="PR Preview" w:date="2026-01-01T00:00:00Z">
        <w:r>
          <w:t xml:space="preserve">:</w:t>
        </w:r>
      </w:ins>
      <w:ins w:id="1283" w:author="PR Preview" w:date="2026-01-01T00:00:00Z">
        <w:r>
          <w:t xml:space="preserve"> </w:t>
        </w:r>
      </w:ins>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ins w:id="1284" w:author="PR Preview" w:date="2026-01-01T00:00:00Z">
        <w:r>
          <w:t xml:space="preserve">.</w:t>
        </w:r>
      </w:ins>
    </w:p>
    <w:bookmarkEnd w:id="123"/>
    <w:bookmarkStart w:id="124"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4"/>
    <w:bookmarkEnd w:id="125"/>
    <w:bookmarkStart w:id="130" w:name="matrix-vector-multiplication"/>
    <w:p>
      <w:pPr>
        <w:pStyle w:val="Heading3"/>
      </w:pPr>
      <w:r>
        <w:t xml:space="preserve">2.6 Matrix-vector multiplication</w:t>
      </w:r>
    </w:p>
    <w:bookmarkStart w:id="126"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6"/>
    <w:bookmarkStart w:id="127" w:name="rem-matvec-row-dot-products"/>
    <w:p>
      <w:pPr>
        <w:pStyle w:val="FirstParagraph"/>
      </w:pPr>
      <w:del w:id="1285" w:author="PR Preview" w:date="2026-01-01T00:00:00Z">
        <w:r>
          <w:rPr>
            <w:i/>
            <w:iCs/>
          </w:rPr>
          <w:delText xml:space="preserve">Remark 13</w:delText>
        </w:r>
      </w:del>
      <w:del w:id="1286" w:author="PR Preview" w:date="2026-01-01T00:00:00Z">
        <w:r>
          <w:delText xml:space="preserve"> (Each entry is a dot product). </w:delText>
        </w:r>
      </w:del>
      <w:del w:id="1287" w:author="PR Preview" w:date="2026-01-01T00:00:00Z">
        <w:r>
          <w:delText xml:space="preserve">Matrix-vector multiplication extends the dot product (2):</w:delText>
        </w:r>
      </w:del>
      <w:del w:id="1288" w:author="PR Preview" w:date="2026-01-01T00:00:00Z">
        <w:r>
          <w:delText xml:space="preserve"> </w:delText>
        </w:r>
      </w:del>
      <w:del w:id="1289" w:author="PR Preview" w:date="2026-01-01T00:00:00Z">
        <w:r>
          <w:delText xml:space="preserve">entry</w:delText>
        </w:r>
      </w:del>
      <w:del w:id="1290" w:author="PR Preview" w:date="2026-01-01T00:00:00Z">
        <w:r>
          <w:delText xml:space="preserve"> </w:delText>
        </w:r>
      </w:del>
      <m:oMath>
        <m:r>
          <m:t>i</m:t>
        </m:r>
      </m:oMath>
      <w:del w:id="1291" w:author="PR Preview" w:date="2026-01-01T00:00:00Z">
        <w:r>
          <w:delText xml:space="preserve"> </w:delText>
        </w:r>
      </w:del>
      <w:del w:id="1292" w:author="PR Preview" w:date="2026-01-01T00:00:00Z">
        <w:r>
          <w:delText xml:space="preserve">of</w:delText>
        </w:r>
      </w:del>
      <w:del w:id="1293" w:author="PR Preview" w:date="2026-01-01T00:00:00Z">
        <w:r>
          <w:delText xml:space="preserve"> </w:delText>
        </w:r>
      </w:del>
      <w:del w:id="1294" w:author="PR Preview" w:date="2026-01-01T00:00:00Z">
        <w:r>
          <w:delText xml:space="preserve">$\mathbf{A}\mathord{\smash[b]{\underset{\raise.3ex\hbox{$\scriptstyle\sim$}}{x}}\vphantom{x}}$</w:delText>
        </w:r>
      </w:del>
      <w:del w:id="1295" w:author="PR Preview" w:date="2026-01-01T00:00:00Z">
        <w:r>
          <w:delText xml:space="preserve"> </w:delText>
        </w:r>
      </w:del>
      <w:del w:id="1296" w:author="PR Preview" w:date="2026-01-01T00:00:00Z">
        <w:r>
          <w:delText xml:space="preserve">is the dot product of row</w:delText>
        </w:r>
      </w:del>
      <w:del w:id="1297" w:author="PR Preview" w:date="2026-01-01T00:00:00Z">
        <w:r>
          <w:delText xml:space="preserve"> </w:delText>
        </w:r>
      </w:del>
      <m:oMath>
        <m:r>
          <m:t>i</m:t>
        </m:r>
      </m:oMath>
      <w:del w:id="1298" w:author="PR Preview" w:date="2026-01-01T00:00:00Z">
        <w:r>
          <w:delText xml:space="preserve"> </w:delText>
        </w:r>
      </w:del>
      <w:del w:id="1299" w:author="PR Preview" w:date="2026-01-01T00:00:00Z">
        <w:r>
          <w:delText xml:space="preserve">of</w:delText>
        </w:r>
      </w:del>
      <w:del w:id="1300" w:author="PR Preview" w:date="2026-01-01T00:00:00Z">
        <w:r>
          <w:delText xml:space="preserve"> </w:delText>
        </w:r>
      </w:del>
      <m:oMath>
        <m:r>
          <m:rPr>
            <m:sty m:val="bi"/>
          </m:rPr>
          <m:t>A</m:t>
        </m:r>
      </m:oMath>
      <w:del w:id="1301" w:author="PR Preview" w:date="2026-01-01T00:00:00Z">
        <w:r>
          <w:delText xml:space="preserve"> </w:delText>
        </w:r>
      </w:del>
      <w:del w:id="1302" w:author="PR Preview" w:date="2026-01-01T00:00:00Z">
        <w:r>
          <w:delText xml:space="preserve">with</w:delText>
        </w:r>
      </w:del>
      <w:del w:id="1303" w:author="PR Preview" w:date="2026-01-01T00:00:00Z">
        <w:r>
          <w:delText xml:space="preserve"> </w:delText>
        </w:r>
      </w:del>
      <w:del w:id="1304" w:author="PR Preview" w:date="2026-01-01T00:00:00Z">
        <w:r>
          <w:delText xml:space="preserve">$\mathord{\smash[b]{\underset{\raise.3ex\hbox{$\scriptstyle\sim$}}{x}}\vphantom{x}}$</w:delText>
        </w:r>
      </w:del>
      <w:del w:id="1305" w:author="PR Preview" w:date="2026-01-01T00:00:00Z">
        <w:r>
          <w:delText xml:space="preserve">.</w:delText>
        </w:r>
      </w:del>
      <w:del w:id="1306" w:author="PR Preview" w:date="2026-01-01T00:00:00Z">
        <w:r>
          <w:delText xml:space="preserve"> </w:delText>
        </w:r>
      </w:del>
      <w:del w:id="1307"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1308" w:author="PR Preview" w:date="2026-01-01T00:00:00Z">
        <w:r>
          <w:rPr>
            <w:b/>
            <w:bCs/>
          </w:rPr>
          <w:delText xml:space="preserve">Definition 33 (Linear system (system of linear equations))</w:delText>
        </w:r>
      </w:del>
      <w:del w:id="1309" w:author="PR Preview" w:date="2026-01-01T00:00:00Z">
        <w:r>
          <w:delText xml:space="preserve"> </w:delText>
        </w:r>
      </w:del>
      <w:del w:id="1310" w:author="PR Preview" w:date="2026-01-01T00:00:00Z">
        <w:r>
          <w:delText xml:space="preserve">A</w:delText>
        </w:r>
      </w:del>
      <w:del w:id="1311" w:author="PR Preview" w:date="2026-01-01T00:00:00Z">
        <w:r>
          <w:delText xml:space="preserve"> </w:delText>
        </w:r>
      </w:del>
      <w:del w:id="1312" w:author="PR Preview" w:date="2026-01-01T00:00:00Z">
        <w:r>
          <w:rPr>
            <w:b/>
            <w:bCs/>
          </w:rPr>
          <w:delText xml:space="preserve">linear system</w:delText>
        </w:r>
      </w:del>
      <w:del w:id="1313" w:author="PR Preview" w:date="2026-01-01T00:00:00Z">
        <w:r>
          <w:delText xml:space="preserve"> </w:delText>
        </w:r>
      </w:del>
      <w:del w:id="1314" w:author="PR Preview" w:date="2026-01-01T00:00:00Z">
        <w:r>
          <w:delText xml:space="preserve">(or</w:delText>
        </w:r>
      </w:del>
      <w:del w:id="1315" w:author="PR Preview" w:date="2026-01-01T00:00:00Z">
        <w:r>
          <w:delText xml:space="preserve"> </w:delText>
        </w:r>
      </w:del>
      <w:del w:id="1316" w:author="PR Preview" w:date="2026-01-01T00:00:00Z">
        <w:r>
          <w:rPr>
            <w:b/>
            <w:bCs/>
          </w:rPr>
          <w:delText xml:space="preserve">system of linear equations</w:delText>
        </w:r>
      </w:del>
      <w:del w:id="1317" w:author="PR Preview" w:date="2026-01-01T00:00:00Z">
        <w:r>
          <w:delText xml:space="preserve">)</w:delText>
        </w:r>
      </w:del>
      <w:del w:id="1318" w:author="PR Preview" w:date="2026-01-01T00:00:00Z">
        <w:r>
          <w:delText xml:space="preserve"> </w:delText>
        </w:r>
      </w:del>
      <w:del w:id="1319" w:author="PR Preview" w:date="2026-01-01T00:00:00Z">
        <w:r>
          <w:delText xml:space="preserve">with</w:delText>
        </w:r>
      </w:del>
      <w:del w:id="1320" w:author="PR Preview" w:date="2026-01-01T00:00:00Z">
        <w:r>
          <w:delText xml:space="preserve"> </w:delText>
        </w:r>
      </w:del>
      <m:oMath>
        <m:r>
          <m:t>m</m:t>
        </m:r>
      </m:oMath>
      <w:del w:id="1321" w:author="PR Preview" w:date="2026-01-01T00:00:00Z">
        <w:r>
          <w:delText xml:space="preserve"> </w:delText>
        </w:r>
      </w:del>
      <w:del w:id="1322" w:author="PR Preview" w:date="2026-01-01T00:00:00Z">
        <w:r>
          <w:delText xml:space="preserve">equations in</w:delText>
        </w:r>
      </w:del>
      <w:del w:id="1323" w:author="PR Preview" w:date="2026-01-01T00:00:00Z">
        <w:r>
          <w:delText xml:space="preserve"> </w:delText>
        </w:r>
      </w:del>
      <m:oMath>
        <m:r>
          <m:t>n</m:t>
        </m:r>
      </m:oMath>
      <w:del w:id="1324" w:author="PR Preview" w:date="2026-01-01T00:00:00Z">
        <w:r>
          <w:delText xml:space="preserve"> </w:delText>
        </w:r>
      </w:del>
      <w:del w:id="1325" w:author="PR Preview" w:date="2026-01-01T00:00:00Z">
        <w:r>
          <w:delText xml:space="preserve">unknowns is an equation</w:delText>
        </w:r>
      </w:del>
      <w:del w:id="1326" w:author="PR Preview" w:date="2026-01-01T00:00:00Z">
        <w:r>
          <w:delText xml:space="preserve"> </w:delText>
        </w:r>
      </w:del>
      <w:del w:id="1327" w:author="PR Preview" w:date="2026-01-01T00:00:00Z">
        <w:r>
          <w:delText xml:space="preserve">$\mathbf{A} \mathord{\smash[b]{\underset{\raise.3ex\hbox{$\scriptstyle\sim$}}{x}}\vphantom{x}}= \mathord{\smash[b]{\underset{\raise.3ex\hbox{$\scriptstyle\sim$}}{b}}\vphantom{b}}$</w:delText>
        </w:r>
      </w:del>
      <w:del w:id="1328" w:author="PR Preview" w:date="2026-01-01T00:00:00Z">
        <w:r>
          <w:delText xml:space="preserve"> </w:delText>
        </w:r>
      </w:del>
      <w:del w:id="1329" w:author="PR Preview" w:date="2026-01-01T00:00:00Z">
        <w:r>
          <w:delText xml:space="preserve">in which the</w:delText>
        </w:r>
      </w:del>
      <w:del w:id="1330" w:author="PR Preview" w:date="2026-01-01T00:00:00Z">
        <w:r>
          <w:delText xml:space="preserve"> </w:delText>
        </w:r>
      </w:del>
      <m:oMath>
        <m:r>
          <m:t>m</m:t>
        </m:r>
        <m:r>
          <m:rPr>
            <m:sty m:val="p"/>
          </m:rPr>
          <m:t>×</m:t>
        </m:r>
        <m:r>
          <m:t>n</m:t>
        </m:r>
      </m:oMath>
      <w:del w:id="1331" w:author="PR Preview" w:date="2026-01-01T00:00:00Z">
        <w:r>
          <w:delText xml:space="preserve"> </w:delText>
        </w:r>
      </w:del>
      <w:del w:id="1332" w:author="PR Preview" w:date="2026-01-01T00:00:00Z">
        <w:r>
          <w:delText xml:space="preserve">matrix</w:delText>
        </w:r>
      </w:del>
      <w:del w:id="1333" w:author="PR Preview" w:date="2026-01-01T00:00:00Z">
        <w:r>
          <w:delText xml:space="preserve"> </w:delText>
        </w:r>
      </w:del>
      <m:oMath>
        <m:r>
          <m:rPr>
            <m:sty m:val="bi"/>
          </m:rPr>
          <m:t>A</m:t>
        </m:r>
      </m:oMath>
      <w:del w:id="1334" w:author="PR Preview" w:date="2026-01-01T00:00:00Z">
        <w:r>
          <w:delText xml:space="preserve"> </w:delText>
        </w:r>
      </w:del>
      <w:del w:id="1335" w:author="PR Preview" w:date="2026-01-01T00:00:00Z">
        <w:r>
          <w:delText xml:space="preserve">and the vector</w:delText>
        </w:r>
      </w:del>
      <w:del w:id="1336" w:author="PR Preview" w:date="2026-01-01T00:00:00Z">
        <w:r>
          <w:delText xml:space="preserve"> </w:delText>
        </w:r>
      </w:del>
      <w:del w:id="1337" w:author="PR Preview" w:date="2026-01-01T00:00:00Z">
        <w:r>
          <w:delText xml:space="preserve">$\mathord{\smash[b]{\underset{\raise.3ex\hbox{$\scriptstyle\sim$}}{b}}\vphantom{b}} \in \mathbb{R}^m$</w:delText>
        </w:r>
      </w:del>
      <w:del w:id="1338" w:author="PR Preview" w:date="2026-01-01T00:00:00Z">
        <w:r>
          <w:delText xml:space="preserve"> </w:delText>
        </w:r>
      </w:del>
      <w:del w:id="1339" w:author="PR Preview" w:date="2026-01-01T00:00:00Z">
        <w:r>
          <w:delText xml:space="preserve">are given.</w:delText>
        </w:r>
      </w:del>
      <w:del w:id="1340" w:author="PR Preview" w:date="2026-01-01T00:00:00Z">
        <w:r>
          <w:delText xml:space="preserve"> </w:delText>
        </w:r>
      </w:del>
      <w:del w:id="1341" w:author="PR Preview" w:date="2026-01-01T00:00:00Z">
        <w:r>
          <w:delText xml:space="preserve">A</w:delText>
        </w:r>
      </w:del>
      <w:del w:id="1342" w:author="PR Preview" w:date="2026-01-01T00:00:00Z">
        <w:r>
          <w:delText xml:space="preserve"> </w:delText>
        </w:r>
      </w:del>
      <w:del w:id="1343" w:author="PR Preview" w:date="2026-01-01T00:00:00Z">
        <w:r>
          <w:rPr>
            <w:b/>
            <w:bCs/>
          </w:rPr>
          <w:delText xml:space="preserve">solution</w:delText>
        </w:r>
      </w:del>
      <w:del w:id="1344" w:author="PR Preview" w:date="2026-01-01T00:00:00Z">
        <w:r>
          <w:delText xml:space="preserve"> </w:delText>
        </w:r>
      </w:del>
      <w:del w:id="1345" w:author="PR Preview" w:date="2026-01-01T00:00:00Z">
        <w:r>
          <w:delText xml:space="preserve">of the system is a vector</w:delText>
        </w:r>
      </w:del>
      <w:del w:id="1346" w:author="PR Preview" w:date="2026-01-01T00:00:00Z">
        <w:r>
          <w:delText xml:space="preserve"> </w:delText>
        </w:r>
      </w:del>
      <w:del w:id="1347" w:author="PR Preview" w:date="2026-01-01T00:00:00Z">
        <w:r>
          <w:delText xml:space="preserve">$\mathord{\smash[b]{\underset{\raise.3ex\hbox{$\scriptstyle\sim$}}{x}}\vphantom{x}}\in \mathbb{R}^n$</w:delText>
        </w:r>
      </w:del>
      <w:del w:id="1348" w:author="PR Preview" w:date="2026-01-01T00:00:00Z">
        <w:r>
          <w:delText xml:space="preserve"> </w:delText>
        </w:r>
      </w:del>
      <w:del w:id="1349" w:author="PR Preview" w:date="2026-01-01T00:00:00Z">
        <w:r>
          <w:delText xml:space="preserve">for which</w:delText>
        </w:r>
      </w:del>
      <w:del w:id="1350" w:author="PR Preview" w:date="2026-01-01T00:00:00Z">
        <w:r>
          <w:delText xml:space="preserve"> </w:delText>
        </w:r>
      </w:del>
      <w:del w:id="1351" w:author="PR Preview" w:date="2026-01-01T00:00:00Z">
        <w:r>
          <w:delText xml:space="preserve">$\mathbf{A} \mathord{\smash[b]{\underset{\raise.3ex\hbox{$\scriptstyle\sim$}}{x}}\vphantom{x}}= \mathord{\smash[b]{\underset{\raise.3ex\hbox{$\scriptstyle\sim$}}{b}}\vphantom{b}}$</w:delText>
        </w:r>
      </w:del>
      <w:del w:id="1352" w:author="PR Preview" w:date="2026-01-01T00:00:00Z">
        <w:r>
          <w:delText xml:space="preserve"> </w:delText>
        </w:r>
      </w:del>
      <w:del w:id="1353" w:author="PR Preview" w:date="2026-01-01T00:00:00Z">
        <w:r>
          <w:delText xml:space="preserve">holds.</w:delText>
        </w:r>
      </w:del>
    </w:p>
    <w:p>
      <w:pPr>
        <w:pStyle w:val="FirstParagraph"/>
      </w:pPr>
      <w:ins w:id="1354" w:author="PR Preview" w:date="2026-01-01T00:00:00Z">
        <w:r>
          <w:rPr>
            <w:i/>
            <w:iCs/>
          </w:rPr>
          <w:t xml:space="preserve">Remark 14</w:t>
        </w:r>
      </w:ins>
      <w:ins w:id="1355" w:author="PR Preview" w:date="2026-01-01T00:00:00Z">
        <w:r>
          <w:t xml:space="preserve"> (Each entry is a dot product). </w:t>
        </w:r>
      </w:ins>
      <w:ins w:id="1356" w:author="PR Preview" w:date="2026-01-01T00:00:00Z">
        <w:r>
          <w:t xml:space="preserve">Matrix-vector multiplication extends the dot product (2):</w:t>
        </w:r>
      </w:ins>
      <w:ins w:id="1357" w:author="PR Preview" w:date="2026-01-01T00:00:00Z">
        <w:r>
          <w:t xml:space="preserve"> </w:t>
        </w:r>
      </w:ins>
      <w:ins w:id="1358" w:author="PR Preview" w:date="2026-01-01T00:00:00Z">
        <w:r>
          <w:t xml:space="preserve">entry</w:t>
        </w:r>
      </w:ins>
      <w:ins w:id="1359" w:author="PR Preview" w:date="2026-01-01T00:00:00Z">
        <w:r>
          <w:t xml:space="preserve"> </w:t>
        </w:r>
      </w:ins>
      <m:oMath>
        <m:r>
          <m:t>i</m:t>
        </m:r>
      </m:oMath>
      <w:ins w:id="1360" w:author="PR Preview" w:date="2026-01-01T00:00:00Z">
        <w:r>
          <w:t xml:space="preserve"> </w:t>
        </w:r>
      </w:ins>
      <w:ins w:id="1361" w:author="PR Preview" w:date="2026-01-01T00:00:00Z">
        <w:r>
          <w:t xml:space="preserve">of</w:t>
        </w:r>
      </w:ins>
      <w:ins w:id="1362" w:author="PR Preview" w:date="2026-01-01T00:00:00Z">
        <w:r>
          <w:t xml:space="preserve"> </w:t>
        </w:r>
      </w:ins>
      <w:ins w:id="1363" w:author="PR Preview" w:date="2026-01-01T00:00:00Z">
        <w:r>
          <w:t xml:space="preserve">$\mathbf{A}\mathord{\smash[b]{\underset{\raise.3ex\hbox{$\scriptstyle\sim$}}{x}}\vphantom{x}}$</w:t>
        </w:r>
      </w:ins>
      <w:ins w:id="1364" w:author="PR Preview" w:date="2026-01-01T00:00:00Z">
        <w:r>
          <w:t xml:space="preserve"> </w:t>
        </w:r>
      </w:ins>
      <w:ins w:id="1365" w:author="PR Preview" w:date="2026-01-01T00:00:00Z">
        <w:r>
          <w:t xml:space="preserve">is the dot product of row</w:t>
        </w:r>
      </w:ins>
      <w:ins w:id="1366" w:author="PR Preview" w:date="2026-01-01T00:00:00Z">
        <w:r>
          <w:t xml:space="preserve"> </w:t>
        </w:r>
      </w:ins>
      <m:oMath>
        <m:r>
          <m:t>i</m:t>
        </m:r>
      </m:oMath>
      <w:ins w:id="1367" w:author="PR Preview" w:date="2026-01-01T00:00:00Z">
        <w:r>
          <w:t xml:space="preserve"> </w:t>
        </w:r>
      </w:ins>
      <w:ins w:id="1368" w:author="PR Preview" w:date="2026-01-01T00:00:00Z">
        <w:r>
          <w:t xml:space="preserve">of</w:t>
        </w:r>
      </w:ins>
      <w:ins w:id="1369" w:author="PR Preview" w:date="2026-01-01T00:00:00Z">
        <w:r>
          <w:t xml:space="preserve"> </w:t>
        </w:r>
      </w:ins>
      <m:oMath>
        <m:r>
          <m:rPr>
            <m:sty m:val="bi"/>
          </m:rPr>
          <m:t>A</m:t>
        </m:r>
      </m:oMath>
      <w:ins w:id="1370" w:author="PR Preview" w:date="2026-01-01T00:00:00Z">
        <w:r>
          <w:t xml:space="preserve"> </w:t>
        </w:r>
      </w:ins>
      <w:ins w:id="1371" w:author="PR Preview" w:date="2026-01-01T00:00:00Z">
        <w:r>
          <w:t xml:space="preserve">with</w:t>
        </w:r>
      </w:ins>
      <w:ins w:id="1372" w:author="PR Preview" w:date="2026-01-01T00:00:00Z">
        <w:r>
          <w:t xml:space="preserve"> </w:t>
        </w:r>
      </w:ins>
      <w:ins w:id="1373" w:author="PR Preview" w:date="2026-01-01T00:00:00Z">
        <w:r>
          <w:t xml:space="preserve">$\mathord{\smash[b]{\underset{\raise.3ex\hbox{$\scriptstyle\sim$}}{x}}\vphantom{x}}$</w:t>
        </w:r>
      </w:ins>
      <w:ins w:id="1374" w:author="PR Preview" w:date="2026-01-01T00:00:00Z">
        <w:r>
          <w:t xml:space="preserve">.</w:t>
        </w:r>
      </w:ins>
      <w:ins w:id="1375" w:author="PR Preview" w:date="2026-01-01T00:00:00Z">
        <w:r>
          <w:t xml:space="preserve"> </w:t>
        </w:r>
      </w:ins>
      <w:ins w:id="1376"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7"/>
    <w:bookmarkStart w:id="128" w:name="def-linear-system"/>
    <w:p>
      <w:pPr>
        <w:pStyle w:val="FirstParagraph"/>
      </w:pPr>
      <w:ins w:id="1377" w:author="PR Preview" w:date="2026-01-01T00:00:00Z">
        <w:r>
          <w:rPr>
            <w:b/>
            <w:bCs/>
          </w:rPr>
          <w:t xml:space="preserve">Definition 33 (Linear system (system of linear equations))</w:t>
        </w:r>
      </w:ins>
      <w:ins w:id="1378" w:author="PR Preview" w:date="2026-01-01T00:00:00Z">
        <w:r>
          <w:t xml:space="preserve"> </w:t>
        </w:r>
      </w:ins>
      <w:ins w:id="1379" w:author="PR Preview" w:date="2026-01-01T00:00:00Z">
        <w:r>
          <w:t xml:space="preserve">A</w:t>
        </w:r>
      </w:ins>
      <w:ins w:id="1380" w:author="PR Preview" w:date="2026-01-01T00:00:00Z">
        <w:r>
          <w:t xml:space="preserve"> </w:t>
        </w:r>
      </w:ins>
      <w:ins w:id="1381" w:author="PR Preview" w:date="2026-01-01T00:00:00Z">
        <w:r>
          <w:rPr>
            <w:b/>
            <w:bCs/>
          </w:rPr>
          <w:t xml:space="preserve">linear system</w:t>
        </w:r>
      </w:ins>
      <w:ins w:id="1382" w:author="PR Preview" w:date="2026-01-01T00:00:00Z">
        <w:r>
          <w:t xml:space="preserve"> </w:t>
        </w:r>
      </w:ins>
      <w:ins w:id="1383" w:author="PR Preview" w:date="2026-01-01T00:00:00Z">
        <w:r>
          <w:t xml:space="preserve">[23]</w:t>
        </w:r>
      </w:ins>
      <w:ins w:id="1384" w:author="PR Preview" w:date="2026-01-01T00:00:00Z">
        <w:r>
          <w:t xml:space="preserve"> </w:t>
        </w:r>
      </w:ins>
      <w:ins w:id="1385" w:author="PR Preview" w:date="2026-01-01T00:00:00Z">
        <w:r>
          <w:t xml:space="preserve">(or</w:t>
        </w:r>
      </w:ins>
      <w:ins w:id="1386" w:author="PR Preview" w:date="2026-01-01T00:00:00Z">
        <w:r>
          <w:t xml:space="preserve"> </w:t>
        </w:r>
      </w:ins>
      <w:ins w:id="1387" w:author="PR Preview" w:date="2026-01-01T00:00:00Z">
        <w:r>
          <w:rPr>
            <w:b/>
            <w:bCs/>
          </w:rPr>
          <w:t xml:space="preserve">system of linear equations</w:t>
        </w:r>
      </w:ins>
      <w:ins w:id="1388" w:author="PR Preview" w:date="2026-01-01T00:00:00Z">
        <w:r>
          <w:t xml:space="preserve">)</w:t>
        </w:r>
      </w:ins>
      <w:ins w:id="1389" w:author="PR Preview" w:date="2026-01-01T00:00:00Z">
        <w:r>
          <w:t xml:space="preserve"> </w:t>
        </w:r>
      </w:ins>
      <w:ins w:id="1390" w:author="PR Preview" w:date="2026-01-01T00:00:00Z">
        <w:r>
          <w:t xml:space="preserve">with</w:t>
        </w:r>
      </w:ins>
      <w:ins w:id="1391" w:author="PR Preview" w:date="2026-01-01T00:00:00Z">
        <w:r>
          <w:t xml:space="preserve"> </w:t>
        </w:r>
      </w:ins>
      <m:oMath>
        <m:r>
          <m:t>m</m:t>
        </m:r>
      </m:oMath>
      <w:ins w:id="1392" w:author="PR Preview" w:date="2026-01-01T00:00:00Z">
        <w:r>
          <w:t xml:space="preserve"> </w:t>
        </w:r>
      </w:ins>
      <w:ins w:id="1393" w:author="PR Preview" w:date="2026-01-01T00:00:00Z">
        <w:r>
          <w:t xml:space="preserve">equations in</w:t>
        </w:r>
      </w:ins>
      <w:ins w:id="1394" w:author="PR Preview" w:date="2026-01-01T00:00:00Z">
        <w:r>
          <w:t xml:space="preserve"> </w:t>
        </w:r>
      </w:ins>
      <m:oMath>
        <m:r>
          <m:t>n</m:t>
        </m:r>
      </m:oMath>
      <w:ins w:id="1395" w:author="PR Preview" w:date="2026-01-01T00:00:00Z">
        <w:r>
          <w:t xml:space="preserve"> </w:t>
        </w:r>
      </w:ins>
      <w:ins w:id="1396" w:author="PR Preview" w:date="2026-01-01T00:00:00Z">
        <w:r>
          <w:t xml:space="preserve">unknowns is an equation</w:t>
        </w:r>
      </w:ins>
      <w:ins w:id="1397" w:author="PR Preview" w:date="2026-01-01T00:00:00Z">
        <w:r>
          <w:t xml:space="preserve"> </w:t>
        </w:r>
      </w:ins>
      <w:ins w:id="1398" w:author="PR Preview" w:date="2026-01-01T00:00:00Z">
        <w:r>
          <w:t xml:space="preserve">$\mathbf{A} \mathord{\smash[b]{\underset{\raise.3ex\hbox{$\scriptstyle\sim$}}{x}}\vphantom{x}}= \mathord{\smash[b]{\underset{\raise.3ex\hbox{$\scriptstyle\sim$}}{b}}\vphantom{b}}$</w:t>
        </w:r>
      </w:ins>
      <w:ins w:id="1399" w:author="PR Preview" w:date="2026-01-01T00:00:00Z">
        <w:r>
          <w:t xml:space="preserve"> </w:t>
        </w:r>
      </w:ins>
      <w:ins w:id="1400" w:author="PR Preview" w:date="2026-01-01T00:00:00Z">
        <w:r>
          <w:t xml:space="preserve">in which the</w:t>
        </w:r>
      </w:ins>
      <w:ins w:id="1401" w:author="PR Preview" w:date="2026-01-01T00:00:00Z">
        <w:r>
          <w:t xml:space="preserve"> </w:t>
        </w:r>
      </w:ins>
      <m:oMath>
        <m:r>
          <m:t>m</m:t>
        </m:r>
        <m:r>
          <m:rPr>
            <m:sty m:val="p"/>
          </m:rPr>
          <m:t>×</m:t>
        </m:r>
        <m:r>
          <m:t>n</m:t>
        </m:r>
      </m:oMath>
      <w:ins w:id="1402" w:author="PR Preview" w:date="2026-01-01T00:00:00Z">
        <w:r>
          <w:t xml:space="preserve"> </w:t>
        </w:r>
      </w:ins>
      <w:ins w:id="1403" w:author="PR Preview" w:date="2026-01-01T00:00:00Z">
        <w:r>
          <w:t xml:space="preserve">matrix</w:t>
        </w:r>
      </w:ins>
      <w:ins w:id="1404" w:author="PR Preview" w:date="2026-01-01T00:00:00Z">
        <w:r>
          <w:t xml:space="preserve"> </w:t>
        </w:r>
      </w:ins>
      <m:oMath>
        <m:r>
          <m:rPr>
            <m:sty m:val="bi"/>
          </m:rPr>
          <m:t>A</m:t>
        </m:r>
      </m:oMath>
      <w:ins w:id="1405" w:author="PR Preview" w:date="2026-01-01T00:00:00Z">
        <w:r>
          <w:t xml:space="preserve"> </w:t>
        </w:r>
      </w:ins>
      <w:ins w:id="1406" w:author="PR Preview" w:date="2026-01-01T00:00:00Z">
        <w:r>
          <w:t xml:space="preserve">and the vector</w:t>
        </w:r>
      </w:ins>
      <w:ins w:id="1407" w:author="PR Preview" w:date="2026-01-01T00:00:00Z">
        <w:r>
          <w:t xml:space="preserve"> </w:t>
        </w:r>
      </w:ins>
      <w:ins w:id="1408" w:author="PR Preview" w:date="2026-01-01T00:00:00Z">
        <w:r>
          <w:t xml:space="preserve">$\mathord{\smash[b]{\underset{\raise.3ex\hbox{$\scriptstyle\sim$}}{b}}\vphantom{b}} \in \mathbb{R}^m$</w:t>
        </w:r>
      </w:ins>
      <w:ins w:id="1409" w:author="PR Preview" w:date="2026-01-01T00:00:00Z">
        <w:r>
          <w:t xml:space="preserve"> </w:t>
        </w:r>
      </w:ins>
      <w:ins w:id="1410" w:author="PR Preview" w:date="2026-01-01T00:00:00Z">
        <w:r>
          <w:t xml:space="preserve">are given.</w:t>
        </w:r>
      </w:ins>
      <w:ins w:id="1411" w:author="PR Preview" w:date="2026-01-01T00:00:00Z">
        <w:r>
          <w:t xml:space="preserve"> </w:t>
        </w:r>
      </w:ins>
      <w:ins w:id="1412" w:author="PR Preview" w:date="2026-01-01T00:00:00Z">
        <w:r>
          <w:t xml:space="preserve">A</w:t>
        </w:r>
      </w:ins>
      <w:ins w:id="1413" w:author="PR Preview" w:date="2026-01-01T00:00:00Z">
        <w:r>
          <w:t xml:space="preserve"> </w:t>
        </w:r>
      </w:ins>
      <w:ins w:id="1414" w:author="PR Preview" w:date="2026-01-01T00:00:00Z">
        <w:r>
          <w:rPr>
            <w:b/>
            <w:bCs/>
          </w:rPr>
          <w:t xml:space="preserve">solution</w:t>
        </w:r>
      </w:ins>
      <w:ins w:id="1415" w:author="PR Preview" w:date="2026-01-01T00:00:00Z">
        <w:r>
          <w:t xml:space="preserve"> </w:t>
        </w:r>
      </w:ins>
      <w:ins w:id="1416" w:author="PR Preview" w:date="2026-01-01T00:00:00Z">
        <w:r>
          <w:t xml:space="preserve">of the system is a vector</w:t>
        </w:r>
      </w:ins>
      <w:ins w:id="1417" w:author="PR Preview" w:date="2026-01-01T00:00:00Z">
        <w:r>
          <w:t xml:space="preserve"> </w:t>
        </w:r>
      </w:ins>
      <w:ins w:id="1418" w:author="PR Preview" w:date="2026-01-01T00:00:00Z">
        <w:r>
          <w:t xml:space="preserve">$\mathord{\smash[b]{\underset{\raise.3ex\hbox{$\scriptstyle\sim$}}{x}}\vphantom{x}}\in \mathbb{R}^n$</w:t>
        </w:r>
      </w:ins>
      <w:ins w:id="1419" w:author="PR Preview" w:date="2026-01-01T00:00:00Z">
        <w:r>
          <w:t xml:space="preserve"> </w:t>
        </w:r>
      </w:ins>
      <w:ins w:id="1420" w:author="PR Preview" w:date="2026-01-01T00:00:00Z">
        <w:r>
          <w:t xml:space="preserve">for which</w:t>
        </w:r>
      </w:ins>
      <w:ins w:id="1421" w:author="PR Preview" w:date="2026-01-01T00:00:00Z">
        <w:r>
          <w:t xml:space="preserve"> </w:t>
        </w:r>
      </w:ins>
      <w:ins w:id="1422" w:author="PR Preview" w:date="2026-01-01T00:00:00Z">
        <w:r>
          <w:t xml:space="preserve">$\mathbf{A} \mathord{\smash[b]{\underset{\raise.3ex\hbox{$\scriptstyle\sim$}}{x}}\vphantom{x}}= \mathord{\smash[b]{\underset{\raise.3ex\hbox{$\scriptstyle\sim$}}{b}}\vphantom{b}}$</w:t>
        </w:r>
      </w:ins>
      <w:ins w:id="1423" w:author="PR Preview" w:date="2026-01-01T00:00:00Z">
        <w:r>
          <w:t xml:space="preserve"> </w:t>
        </w:r>
      </w:ins>
      <w:ins w:id="1424" w:author="PR Preview" w:date="2026-01-01T00:00:00Z">
        <w:r>
          <w:t xml:space="preserve">holds.</w:t>
        </w:r>
      </w:ins>
    </w:p>
    <w:bookmarkEnd w:id="128"/>
    <w:bookmarkStart w:id="129"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9"/>
    <w:bookmarkEnd w:id="130"/>
    <w:bookmarkStart w:id="183" w:name="linear-and-affine-maps"/>
    <w:p>
      <w:pPr>
        <w:pStyle w:val="Heading3"/>
      </w:pPr>
      <w:r>
        <w:t xml:space="preserve">2.7 Linear and affine maps</w:t>
      </w:r>
    </w:p>
    <w:bookmarkStart w:id="131" w:name="def-linear-map"/>
    <w:p>
      <w:pPr>
        <w:pStyle w:val="FirstParagraph"/>
      </w:pPr>
      <w:del w:id="1425" w:author="PR Preview" w:date="2026-01-01T00:00:00Z">
        <w:r>
          <w:rPr>
            <w:b/>
            <w:bCs/>
          </w:rPr>
          <w:delText xml:space="preserve">Definition 34 (Linear map (linear transformation, linear function))</w:delText>
        </w:r>
      </w:del>
      <w:del w:id="1426" w:author="PR Preview" w:date="2026-01-01T00:00:00Z">
        <w:r>
          <w:delText xml:space="preserve"> </w:delText>
        </w:r>
      </w:del>
      <w:del w:id="1427" w:author="PR Preview" w:date="2026-01-01T00:00:00Z">
        <w:r>
          <w:delText xml:space="preserve">A</w:delText>
        </w:r>
      </w:del>
      <w:del w:id="1428" w:author="PR Preview" w:date="2026-01-01T00:00:00Z">
        <w:r>
          <w:delText xml:space="preserve"> </w:delText>
        </w:r>
      </w:del>
      <w:hyperlink r:id="rId21">
        <w:del w:id="1429" w:author="PR Preview" w:date="2026-01-01T00:00:00Z">
          <w:r>
            <w:rPr>
              <w:rStyle w:val="Hyperlink"/>
            </w:rPr>
            <w:delText xml:space="preserve">function</w:delText>
          </w:r>
        </w:del>
      </w:hyperlink>
      <w:del w:id="1430"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431" w:author="PR Preview" w:date="2026-01-01T00:00:00Z">
        <w:r>
          <w:delText xml:space="preserve"> </w:delText>
        </w:r>
      </w:del>
      <w:del w:id="1432" w:author="PR Preview" w:date="2026-01-01T00:00:00Z">
        <w:r>
          <w:delText xml:space="preserve">is a</w:delText>
        </w:r>
      </w:del>
      <w:del w:id="1433" w:author="PR Preview" w:date="2026-01-01T00:00:00Z">
        <w:r>
          <w:delText xml:space="preserve"> </w:delText>
        </w:r>
      </w:del>
      <w:del w:id="1434" w:author="PR Preview" w:date="2026-01-01T00:00:00Z">
        <w:r>
          <w:rPr>
            <w:b/>
            <w:bCs/>
          </w:rPr>
          <w:delText xml:space="preserve">linear map</w:delText>
        </w:r>
      </w:del>
      <w:del w:id="1435" w:author="PR Preview" w:date="2026-01-01T00:00:00Z">
        <w:r>
          <w:delText xml:space="preserve"> </w:delText>
        </w:r>
      </w:del>
      <w:del w:id="1436" w:author="PR Preview" w:date="2026-01-01T00:00:00Z">
        <w:r>
          <w:delText xml:space="preserve">(also called a</w:delText>
        </w:r>
      </w:del>
      <w:del w:id="1437" w:author="PR Preview" w:date="2026-01-01T00:00:00Z">
        <w:r>
          <w:delText xml:space="preserve"> </w:delText>
        </w:r>
      </w:del>
      <w:del w:id="1438" w:author="PR Preview" w:date="2026-01-01T00:00:00Z">
        <w:r>
          <w:rPr>
            <w:b/>
            <w:bCs/>
          </w:rPr>
          <w:delText xml:space="preserve">linear transformation</w:delText>
        </w:r>
      </w:del>
      <w:del w:id="1439" w:author="PR Preview" w:date="2026-01-01T00:00:00Z">
        <w:r>
          <w:delText xml:space="preserve"> </w:delText>
        </w:r>
      </w:del>
      <w:del w:id="1440" w:author="PR Preview" w:date="2026-01-01T00:00:00Z">
        <w:r>
          <w:delText xml:space="preserve">or</w:delText>
        </w:r>
      </w:del>
      <w:del w:id="1441" w:author="PR Preview" w:date="2026-01-01T00:00:00Z">
        <w:r>
          <w:delText xml:space="preserve"> </w:delText>
        </w:r>
      </w:del>
      <w:del w:id="1442" w:author="PR Preview" w:date="2026-01-01T00:00:00Z">
        <w:r>
          <w:rPr>
            <w:b/>
            <w:bCs/>
          </w:rPr>
          <w:delText xml:space="preserve">linear function</w:delText>
        </w:r>
      </w:del>
      <w:del w:id="1443" w:author="PR Preview" w:date="2026-01-01T00:00:00Z">
        <w:r>
          <w:delText xml:space="preserve">)</w:delText>
        </w:r>
      </w:del>
      <w:del w:id="1444" w:author="PR Preview" w:date="2026-01-01T00:00:00Z">
        <w:r>
          <w:delText xml:space="preserve"> </w:delText>
        </w:r>
      </w:del>
      <w:del w:id="1445" w:author="PR Preview" w:date="2026-01-01T00:00:00Z">
        <w:r>
          <w:delText xml:space="preserve">if it preserves vector addition and scalar multiplication:</w:delText>
        </w:r>
      </w:del>
      <w:del w:id="1446" w:author="PR Preview" w:date="2026-01-01T00:00:00Z">
        <w:r>
          <w:delText xml:space="preserve"> </w:delText>
        </w:r>
      </w:del>
      <w:del w:id="1447" w:author="PR Preview" w:date="2026-01-01T00:00:00Z">
        <w:r>
          <w:delText xml:space="preserve">for all</w:delText>
        </w:r>
      </w:del>
      <w:del w:id="1448" w:author="PR Preview" w:date="2026-01-01T00:00:00Z">
        <w:r>
          <w:delText xml:space="preserve"> </w:delText>
        </w:r>
      </w:del>
      <w:del w:id="1449" w:author="PR Preview" w:date="2026-01-01T00:00:00Z">
        <w:r>
          <w:delText xml:space="preserve">$\mathord{\smash[b]{\underset{\raise.3ex\hbox{$\scriptstyle\sim$}}{x}}\vphantom{x}}, \mathord{\smash[b]{\underset{\raise.3ex\hbox{$\scriptstyle\sim$}}{y}}\vphantom{y}}\in \mathbb{R}^p$</w:delText>
        </w:r>
      </w:del>
      <w:del w:id="1450" w:author="PR Preview" w:date="2026-01-01T00:00:00Z">
        <w:r>
          <w:delText xml:space="preserve"> </w:delText>
        </w:r>
      </w:del>
      <w:del w:id="1451" w:author="PR Preview" w:date="2026-01-01T00:00:00Z">
        <w:r>
          <w:delText xml:space="preserve">and</w:delText>
        </w:r>
      </w:del>
      <w:del w:id="1452" w:author="PR Preview" w:date="2026-01-01T00:00:00Z">
        <w:r>
          <w:delText xml:space="preserve"> </w:delText>
        </w:r>
      </w:del>
      <m:oMath>
        <m:r>
          <m:t>c</m:t>
        </m:r>
        <m:r>
          <m:rPr>
            <m:sty m:val="p"/>
          </m:rPr>
          <m:t>∈</m:t>
        </m:r>
        <m:r>
          <m:rPr>
            <m:scr m:val="double-struck"/>
            <m:sty m:val="p"/>
          </m:rPr>
          <m:t>R</m:t>
        </m:r>
      </m:oMath>
      <w:del w:id="1453" w:author="PR Preview" w:date="2026-01-01T00:00:00Z">
        <w:r>
          <w:delText xml:space="preserve">,</w:delText>
        </w:r>
      </w:del>
    </w:p>
    <w:p>
      <w:pPr>
        <w:pStyle w:val="FirstParagraph"/>
      </w:pPr>
      <w:ins w:id="1454" w:author="PR Preview" w:date="2026-01-01T00:00:00Z">
        <w:r>
          <w:rPr>
            <w:b/>
            <w:bCs/>
          </w:rPr>
          <w:t xml:space="preserve">Definition 34 (Linear map (linear transformation, linear function))</w:t>
        </w:r>
      </w:ins>
      <w:ins w:id="1455" w:author="PR Preview" w:date="2026-01-01T00:00:00Z">
        <w:r>
          <w:t xml:space="preserve"> </w:t>
        </w:r>
      </w:ins>
      <w:ins w:id="1456" w:author="PR Preview" w:date="2026-01-01T00:00:00Z">
        <w:r>
          <w:t xml:space="preserve">A</w:t>
        </w:r>
      </w:ins>
      <w:ins w:id="1457" w:author="PR Preview" w:date="2026-01-01T00:00:00Z">
        <w:r>
          <w:t xml:space="preserve"> </w:t>
        </w:r>
      </w:ins>
      <w:hyperlink r:id="rId21">
        <w:ins w:id="1458" w:author="PR Preview" w:date="2026-01-01T00:00:00Z">
          <w:r>
            <w:rPr>
              <w:rStyle w:val="Hyperlink"/>
            </w:rPr>
            <w:t xml:space="preserve">function</w:t>
          </w:r>
        </w:ins>
      </w:hyperlink>
      <w:ins w:id="1459"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460" w:author="PR Preview" w:date="2026-01-01T00:00:00Z">
        <w:r>
          <w:t xml:space="preserve"> </w:t>
        </w:r>
      </w:ins>
      <w:ins w:id="1461" w:author="PR Preview" w:date="2026-01-01T00:00:00Z">
        <w:r>
          <w:t xml:space="preserve">is a</w:t>
        </w:r>
      </w:ins>
      <w:ins w:id="1462" w:author="PR Preview" w:date="2026-01-01T00:00:00Z">
        <w:r>
          <w:t xml:space="preserve"> </w:t>
        </w:r>
      </w:ins>
      <w:ins w:id="1463" w:author="PR Preview" w:date="2026-01-01T00:00:00Z">
        <w:r>
          <w:rPr>
            <w:b/>
            <w:bCs/>
          </w:rPr>
          <w:t xml:space="preserve">linear map</w:t>
        </w:r>
      </w:ins>
      <w:ins w:id="1464" w:author="PR Preview" w:date="2026-01-01T00:00:00Z">
        <w:r>
          <w:t xml:space="preserve"> </w:t>
        </w:r>
      </w:ins>
      <w:ins w:id="1465" w:author="PR Preview" w:date="2026-01-01T00:00:00Z">
        <w:r>
          <w:t xml:space="preserve">[24]</w:t>
        </w:r>
      </w:ins>
      <w:ins w:id="1466" w:author="PR Preview" w:date="2026-01-01T00:00:00Z">
        <w:r>
          <w:t xml:space="preserve"> </w:t>
        </w:r>
      </w:ins>
      <w:ins w:id="1467" w:author="PR Preview" w:date="2026-01-01T00:00:00Z">
        <w:r>
          <w:t xml:space="preserve">(also called a</w:t>
        </w:r>
      </w:ins>
      <w:ins w:id="1468" w:author="PR Preview" w:date="2026-01-01T00:00:00Z">
        <w:r>
          <w:t xml:space="preserve"> </w:t>
        </w:r>
      </w:ins>
      <w:ins w:id="1469" w:author="PR Preview" w:date="2026-01-01T00:00:00Z">
        <w:r>
          <w:rPr>
            <w:b/>
            <w:bCs/>
          </w:rPr>
          <w:t xml:space="preserve">linear transformation</w:t>
        </w:r>
      </w:ins>
      <w:ins w:id="1470" w:author="PR Preview" w:date="2026-01-01T00:00:00Z">
        <w:r>
          <w:t xml:space="preserve"> </w:t>
        </w:r>
      </w:ins>
      <w:ins w:id="1471" w:author="PR Preview" w:date="2026-01-01T00:00:00Z">
        <w:r>
          <w:t xml:space="preserve">or</w:t>
        </w:r>
      </w:ins>
      <w:ins w:id="1472" w:author="PR Preview" w:date="2026-01-01T00:00:00Z">
        <w:r>
          <w:t xml:space="preserve"> </w:t>
        </w:r>
      </w:ins>
      <w:ins w:id="1473" w:author="PR Preview" w:date="2026-01-01T00:00:00Z">
        <w:r>
          <w:rPr>
            <w:b/>
            <w:bCs/>
          </w:rPr>
          <w:t xml:space="preserve">linear function</w:t>
        </w:r>
      </w:ins>
      <w:ins w:id="1474" w:author="PR Preview" w:date="2026-01-01T00:00:00Z">
        <w:r>
          <w:t xml:space="preserve">)</w:t>
        </w:r>
      </w:ins>
      <w:ins w:id="1475" w:author="PR Preview" w:date="2026-01-01T00:00:00Z">
        <w:r>
          <w:t xml:space="preserve"> </w:t>
        </w:r>
      </w:ins>
      <w:ins w:id="1476" w:author="PR Preview" w:date="2026-01-01T00:00:00Z">
        <w:r>
          <w:t xml:space="preserve">if it preserves vector addition and scalar multiplication:</w:t>
        </w:r>
      </w:ins>
      <w:ins w:id="1477" w:author="PR Preview" w:date="2026-01-01T00:00:00Z">
        <w:r>
          <w:t xml:space="preserve"> </w:t>
        </w:r>
      </w:ins>
      <w:ins w:id="1478" w:author="PR Preview" w:date="2026-01-01T00:00:00Z">
        <w:r>
          <w:t xml:space="preserve">for all</w:t>
        </w:r>
      </w:ins>
      <w:ins w:id="1479" w:author="PR Preview" w:date="2026-01-01T00:00:00Z">
        <w:r>
          <w:t xml:space="preserve"> </w:t>
        </w:r>
      </w:ins>
      <w:ins w:id="1480" w:author="PR Preview" w:date="2026-01-01T00:00:00Z">
        <w:r>
          <w:t xml:space="preserve">$\mathord{\smash[b]{\underset{\raise.3ex\hbox{$\scriptstyle\sim$}}{x}}\vphantom{x}}, \mathord{\smash[b]{\underset{\raise.3ex\hbox{$\scriptstyle\sim$}}{y}}\vphantom{y}}\in \mathbb{R}^p$</w:t>
        </w:r>
      </w:ins>
      <w:ins w:id="1481" w:author="PR Preview" w:date="2026-01-01T00:00:00Z">
        <w:r>
          <w:t xml:space="preserve"> </w:t>
        </w:r>
      </w:ins>
      <w:ins w:id="1482" w:author="PR Preview" w:date="2026-01-01T00:00:00Z">
        <w:r>
          <w:t xml:space="preserve">and</w:t>
        </w:r>
      </w:ins>
      <w:ins w:id="1483" w:author="PR Preview" w:date="2026-01-01T00:00:00Z">
        <w:r>
          <w:t xml:space="preserve"> </w:t>
        </w:r>
      </w:ins>
      <m:oMath>
        <m:r>
          <m:t>c</m:t>
        </m:r>
        <m:r>
          <m:rPr>
            <m:sty m:val="p"/>
          </m:rPr>
          <m:t>∈</m:t>
        </m:r>
        <m:r>
          <m:rPr>
            <m:scr m:val="double-struck"/>
            <m:sty m:val="p"/>
          </m:rPr>
          <m:t>R</m:t>
        </m:r>
      </m:oMath>
      <w:ins w:id="1484" w:author="PR Preview" w:date="2026-01-01T00:00:00Z">
        <w:r>
          <w:t xml:space="preserve">,</w:t>
        </w:r>
      </w:ins>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1"/>
    <w:bookmarkStart w:id="132"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2"/>
    <w:bookmarkStart w:id="133"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3"/>
    <w:bookmarkStart w:id="134"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4"/>
    <w:bookmarkStart w:id="135"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5"/>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6"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6"/>
    <w:bookmarkStart w:id="137"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7"/>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8">
        <w:r>
          <w:rPr>
            <w:rStyle w:val="Hyperlink"/>
          </w:rPr>
          <w:t xml:space="preserve">algebra page</w:t>
        </w:r>
      </w:hyperlink>
      <w:r>
        <w:t xml:space="preserve">:</w:t>
      </w:r>
      <w:r>
        <w:t xml:space="preserve"> </w:t>
      </w:r>
      <w:hyperlink r:id="rId139">
        <w:r>
          <w:rPr>
            <w:rStyle w:val="Hyperlink"/>
          </w:rPr>
          <w:t xml:space="preserve">distributivity</w:t>
        </w:r>
      </w:hyperlink>
      <w:r>
        <w:t xml:space="preserve">,</w:t>
      </w:r>
      <w:r>
        <w:t xml:space="preserve"> </w:t>
      </w:r>
      <w:hyperlink r:id="rId140">
        <w:r>
          <w:rPr>
            <w:rStyle w:val="Hyperlink"/>
          </w:rPr>
          <w:t xml:space="preserve">a sum of sums</w:t>
        </w:r>
      </w:hyperlink>
      <w:r>
        <w:t xml:space="preserve">,</w:t>
      </w:r>
      <w:r>
        <w:t xml:space="preserve"> </w:t>
      </w:r>
      <w:hyperlink r:id="rId141">
        <w:r>
          <w:rPr>
            <w:rStyle w:val="Hyperlink"/>
          </w:rPr>
          <w:t xml:space="preserve">symmetry of products</w:t>
        </w:r>
      </w:hyperlink>
      <w:r>
        <w:t xml:space="preserve">,</w:t>
      </w:r>
      <w:r>
        <w:t xml:space="preserve"> </w:t>
      </w:r>
      <w:r>
        <w:t xml:space="preserve">and</w:t>
      </w:r>
      <w:r>
        <w:t xml:space="preserve"> </w:t>
      </w:r>
      <w:hyperlink r:id="rId142">
        <w:r>
          <w:rPr>
            <w:rStyle w:val="Hyperlink"/>
          </w:rPr>
          <w:t xml:space="preserve">a constant factor</w:t>
        </w:r>
      </w:hyperlink>
      <w:r>
        <w:t xml:space="preserve">.</w:t>
      </w:r>
    </w:p>
    <w:bookmarkStart w:id="143"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3"/>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5"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5"/>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6"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6"/>
    <w:bookmarkStart w:id="147"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7"/>
    <w:bookmarkStart w:id="148"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8"/>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9"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tip.png" id="151"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3">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4">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5" w:name="def-translation"/>
    <w:p>
      <w:pPr>
        <w:pStyle w:val="FirstParagraph"/>
      </w:pPr>
      <w:del w:id="1485" w:author="PR Preview" w:date="2026-01-01T00:00:00Z">
        <w:r>
          <w:rPr>
            <w:b/>
            <w:bCs/>
          </w:rPr>
          <w:delText xml:space="preserve">Definition 37 (Translation)</w:delText>
        </w:r>
      </w:del>
      <w:del w:id="1486" w:author="PR Preview" w:date="2026-01-01T00:00:00Z">
        <w:r>
          <w:delText xml:space="preserve"> </w:delText>
        </w:r>
      </w:del>
      <w:del w:id="1487" w:author="PR Preview" w:date="2026-01-01T00:00:00Z">
        <w:r>
          <w:delText xml:space="preserve">For a fixed vector</w:delText>
        </w:r>
      </w:del>
      <w:del w:id="1488" w:author="PR Preview" w:date="2026-01-01T00:00:00Z">
        <w:r>
          <w:delText xml:space="preserve"> </w:delText>
        </w:r>
      </w:del>
      <w:del w:id="1489" w:author="PR Preview" w:date="2026-01-01T00:00:00Z">
        <w:r>
          <w:delText xml:space="preserve">$\mathord{\smash[b]{\underset{\raise.3ex\hbox{$\scriptstyle\sim$}}{b}}\vphantom{b}} \in \mathbb{R}^m$</w:delText>
        </w:r>
      </w:del>
      <w:del w:id="1490" w:author="PR Preview" w:date="2026-01-01T00:00:00Z">
        <w:r>
          <w:delText xml:space="preserve">,</w:delText>
        </w:r>
      </w:del>
      <w:del w:id="1491" w:author="PR Preview" w:date="2026-01-01T00:00:00Z">
        <w:r>
          <w:delText xml:space="preserve"> </w:delText>
        </w:r>
      </w:del>
      <w:del w:id="1492" w:author="PR Preview" w:date="2026-01-01T00:00:00Z">
        <w:r>
          <w:delText xml:space="preserve">the</w:delText>
        </w:r>
      </w:del>
      <w:del w:id="1493" w:author="PR Preview" w:date="2026-01-01T00:00:00Z">
        <w:r>
          <w:delText xml:space="preserve"> </w:delText>
        </w:r>
      </w:del>
      <w:del w:id="1494" w:author="PR Preview" w:date="2026-01-01T00:00:00Z">
        <w:r>
          <w:rPr>
            <w:b/>
            <w:bCs/>
          </w:rPr>
          <w:delText xml:space="preserve">translation</w:delText>
        </w:r>
      </w:del>
      <w:del w:id="1495" w:author="PR Preview" w:date="2026-01-01T00:00:00Z">
        <w:r>
          <w:delText xml:space="preserve"> </w:delText>
        </w:r>
      </w:del>
      <w:del w:id="1496" w:author="PR Preview" w:date="2026-01-01T00:00:00Z">
        <w:r>
          <w:delText xml:space="preserve">by</w:delText>
        </w:r>
      </w:del>
      <w:del w:id="1497" w:author="PR Preview" w:date="2026-01-01T00:00:00Z">
        <w:r>
          <w:delText xml:space="preserve"> </w:delText>
        </w:r>
      </w:del>
      <w:del w:id="1498" w:author="PR Preview" w:date="2026-01-01T00:00:00Z">
        <w:r>
          <w:delText xml:space="preserve">$\mathord{\smash[b]{\underset{\raise.3ex\hbox{$\scriptstyle\sim$}}{b}}\vphantom{b}}$</w:delText>
        </w:r>
      </w:del>
      <w:del w:id="1499" w:author="PR Preview" w:date="2026-01-01T00:00:00Z">
        <w:r>
          <w:delText xml:space="preserve"> </w:delText>
        </w:r>
      </w:del>
      <w:del w:id="1500" w:author="PR Preview" w:date="2026-01-01T00:00:00Z">
        <w:r>
          <w:delText xml:space="preserve">is the function</w:delText>
        </w:r>
      </w:del>
      <w:del w:id="1501" w:author="PR Preview" w:date="2026-01-01T00:00:00Z">
        <w:r>
          <w:delText xml:space="preserve"> </w:delText>
        </w:r>
      </w:del>
      <w:del w:id="1502" w:author="PR Preview" w:date="2026-01-01T00:00:00Z">
        <w:r>
          <w:delText xml:space="preserve">$t_{\mathord{\smash[b]{\underset{\raise.3ex\hbox{$\scriptstyle\sim$}}{b}}\vphantom{b}}} : \mathbb{R}^m \to \mathbb{R}^m$</w:delText>
        </w:r>
      </w:del>
      <w:del w:id="1503" w:author="PR Preview" w:date="2026-01-01T00:00:00Z">
        <w:r>
          <w:delText xml:space="preserve"> </w:delText>
        </w:r>
      </w:del>
      <w:del w:id="1504" w:author="PR Preview" w:date="2026-01-01T00:00:00Z">
        <w:r>
          <w:delText xml:space="preserve">defined by</w:delText>
        </w:r>
      </w:del>
    </w:p>
    <w:p>
      <w:pPr>
        <w:pStyle w:val="FirstParagraph"/>
      </w:pPr>
      <w:ins w:id="1505" w:author="PR Preview" w:date="2026-01-01T00:00:00Z">
        <w:r>
          <w:rPr>
            <w:b/>
            <w:bCs/>
          </w:rPr>
          <w:t xml:space="preserve">Definition 37 (Translation)</w:t>
        </w:r>
      </w:ins>
      <w:ins w:id="1506" w:author="PR Preview" w:date="2026-01-01T00:00:00Z">
        <w:r>
          <w:t xml:space="preserve"> </w:t>
        </w:r>
      </w:ins>
      <w:ins w:id="1507" w:author="PR Preview" w:date="2026-01-01T00:00:00Z">
        <w:r>
          <w:t xml:space="preserve">For a fixed vector</w:t>
        </w:r>
      </w:ins>
      <w:ins w:id="1508" w:author="PR Preview" w:date="2026-01-01T00:00:00Z">
        <w:r>
          <w:t xml:space="preserve"> </w:t>
        </w:r>
      </w:ins>
      <w:ins w:id="1509" w:author="PR Preview" w:date="2026-01-01T00:00:00Z">
        <w:r>
          <w:t xml:space="preserve">$\mathord{\smash[b]{\underset{\raise.3ex\hbox{$\scriptstyle\sim$}}{b}}\vphantom{b}} \in \mathbb{R}^m$</w:t>
        </w:r>
      </w:ins>
      <w:ins w:id="1510" w:author="PR Preview" w:date="2026-01-01T00:00:00Z">
        <w:r>
          <w:t xml:space="preserve">,</w:t>
        </w:r>
      </w:ins>
      <w:ins w:id="1511" w:author="PR Preview" w:date="2026-01-01T00:00:00Z">
        <w:r>
          <w:t xml:space="preserve"> </w:t>
        </w:r>
      </w:ins>
      <w:ins w:id="1512" w:author="PR Preview" w:date="2026-01-01T00:00:00Z">
        <w:r>
          <w:t xml:space="preserve">the</w:t>
        </w:r>
      </w:ins>
      <w:ins w:id="1513" w:author="PR Preview" w:date="2026-01-01T00:00:00Z">
        <w:r>
          <w:t xml:space="preserve"> </w:t>
        </w:r>
      </w:ins>
      <w:ins w:id="1514" w:author="PR Preview" w:date="2026-01-01T00:00:00Z">
        <w:r>
          <w:rPr>
            <w:b/>
            <w:bCs/>
          </w:rPr>
          <w:t xml:space="preserve">translation</w:t>
        </w:r>
      </w:ins>
      <w:ins w:id="1515" w:author="PR Preview" w:date="2026-01-01T00:00:00Z">
        <w:r>
          <w:t xml:space="preserve"> </w:t>
        </w:r>
      </w:ins>
      <w:ins w:id="1516" w:author="PR Preview" w:date="2026-01-01T00:00:00Z">
        <w:r>
          <w:t xml:space="preserve">[25]</w:t>
        </w:r>
      </w:ins>
      <w:ins w:id="1517" w:author="PR Preview" w:date="2026-01-01T00:00:00Z">
        <w:r>
          <w:t xml:space="preserve"> </w:t>
        </w:r>
      </w:ins>
      <w:ins w:id="1518" w:author="PR Preview" w:date="2026-01-01T00:00:00Z">
        <w:r>
          <w:t xml:space="preserve">by</w:t>
        </w:r>
      </w:ins>
      <w:ins w:id="1519" w:author="PR Preview" w:date="2026-01-01T00:00:00Z">
        <w:r>
          <w:t xml:space="preserve"> </w:t>
        </w:r>
      </w:ins>
      <w:ins w:id="1520" w:author="PR Preview" w:date="2026-01-01T00:00:00Z">
        <w:r>
          <w:t xml:space="preserve">$\mathord{\smash[b]{\underset{\raise.3ex\hbox{$\scriptstyle\sim$}}{b}}\vphantom{b}}$</w:t>
        </w:r>
      </w:ins>
      <w:ins w:id="1521" w:author="PR Preview" w:date="2026-01-01T00:00:00Z">
        <w:r>
          <w:t xml:space="preserve"> </w:t>
        </w:r>
      </w:ins>
      <w:ins w:id="1522" w:author="PR Preview" w:date="2026-01-01T00:00:00Z">
        <w:r>
          <w:t xml:space="preserve">is the function</w:t>
        </w:r>
      </w:ins>
      <w:ins w:id="1523" w:author="PR Preview" w:date="2026-01-01T00:00:00Z">
        <w:r>
          <w:t xml:space="preserve"> </w:t>
        </w:r>
      </w:ins>
      <w:ins w:id="1524" w:author="PR Preview" w:date="2026-01-01T00:00:00Z">
        <w:r>
          <w:t xml:space="preserve">$t_{\mathord{\smash[b]{\underset{\raise.3ex\hbox{$\scriptstyle\sim$}}{b}}\vphantom{b}}} : \mathbb{R}^m \to \mathbb{R}^m$</w:t>
        </w:r>
      </w:ins>
      <w:ins w:id="1525" w:author="PR Preview" w:date="2026-01-01T00:00:00Z">
        <w:r>
          <w:t xml:space="preserve"> </w:t>
        </w:r>
      </w:ins>
      <w:ins w:id="1526" w:author="PR Preview" w:date="2026-01-01T00:00:00Z">
        <w:r>
          <w:t xml:space="preserve">defined by</w:t>
        </w:r>
      </w:ins>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5"/>
    <w:bookmarkStart w:id="156"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6"/>
    <w:bookmarkStart w:id="157" w:name="rem-translation-moves-every-point"/>
    <w:p>
      <w:pPr>
        <w:pStyle w:val="BodyText"/>
      </w:pPr>
      <w:del w:id="1527" w:author="PR Preview" w:date="2026-01-01T00:00:00Z">
        <w:r>
          <w:rPr>
            <w:i/>
            <w:iCs/>
          </w:rPr>
          <w:delText xml:space="preserve">Remark 14</w:delText>
        </w:r>
      </w:del>
      <w:del w:id="1528" w:author="PR Preview" w:date="2026-01-01T00:00:00Z">
        <w:r>
          <w:delText xml:space="preserve"> (A translation moves every point by the same vector). </w:delText>
        </w:r>
      </w:del>
      <w:del w:id="1529" w:author="PR Preview" w:date="2026-01-01T00:00:00Z">
        <w:r>
          <w:delText xml:space="preserve">A translation by</w:delText>
        </w:r>
      </w:del>
      <w:del w:id="1530" w:author="PR Preview" w:date="2026-01-01T00:00:00Z">
        <w:r>
          <w:delText xml:space="preserve"> </w:delText>
        </w:r>
      </w:del>
      <w:del w:id="1531" w:author="PR Preview" w:date="2026-01-01T00:00:00Z">
        <w:r>
          <w:delText xml:space="preserve">$\mathord{\smash[b]{\underset{\raise.3ex\hbox{$\scriptstyle\sim$}}{b}}\vphantom{b}}$</w:delText>
        </w:r>
      </w:del>
      <w:del w:id="1532" w:author="PR Preview" w:date="2026-01-01T00:00:00Z">
        <w:r>
          <w:delText xml:space="preserve"> </w:delText>
        </w:r>
      </w:del>
      <w:del w:id="1533" w:author="PR Preview" w:date="2026-01-01T00:00:00Z">
        <w:r>
          <w:delText xml:space="preserve">moves every point by the same vector</w:delText>
        </w:r>
      </w:del>
      <w:del w:id="1534" w:author="PR Preview" w:date="2026-01-01T00:00:00Z">
        <w:r>
          <w:delText xml:space="preserve"> </w:delText>
        </w:r>
      </w:del>
      <w:del w:id="1535" w:author="PR Preview" w:date="2026-01-01T00:00:00Z">
        <w:r>
          <w:delText xml:space="preserve">$\mathord{\smash[b]{\underset{\raise.3ex\hbox{$\scriptstyle\sim$}}{b}}\vphantom{b}}$</w:delText>
        </w:r>
      </w:del>
      <w:del w:id="1536" w:author="PR Preview" w:date="2026-01-01T00:00:00Z">
        <w:r>
          <w:delText xml:space="preserve">.</w:delText>
        </w:r>
      </w:del>
    </w:p>
    <w:p>
      <w:pPr>
        <w:pStyle w:val="BodyText"/>
      </w:pPr>
      <w:ins w:id="1537" w:author="PR Preview" w:date="2026-01-01T00:00:00Z">
        <w:r>
          <w:rPr>
            <w:i/>
            <w:iCs/>
          </w:rPr>
          <w:t xml:space="preserve">Remark 15</w:t>
        </w:r>
      </w:ins>
      <w:ins w:id="1538" w:author="PR Preview" w:date="2026-01-01T00:00:00Z">
        <w:r>
          <w:t xml:space="preserve"> (A translation moves every point by the same vector). </w:t>
        </w:r>
      </w:ins>
      <w:ins w:id="1539" w:author="PR Preview" w:date="2026-01-01T00:00:00Z">
        <w:r>
          <w:t xml:space="preserve">A translation by</w:t>
        </w:r>
      </w:ins>
      <w:ins w:id="1540" w:author="PR Preview" w:date="2026-01-01T00:00:00Z">
        <w:r>
          <w:t xml:space="preserve"> </w:t>
        </w:r>
      </w:ins>
      <w:ins w:id="1541" w:author="PR Preview" w:date="2026-01-01T00:00:00Z">
        <w:r>
          <w:t xml:space="preserve">$\mathord{\smash[b]{\underset{\raise.3ex\hbox{$\scriptstyle\sim$}}{b}}\vphantom{b}}$</w:t>
        </w:r>
      </w:ins>
      <w:ins w:id="1542" w:author="PR Preview" w:date="2026-01-01T00:00:00Z">
        <w:r>
          <w:t xml:space="preserve"> </w:t>
        </w:r>
      </w:ins>
      <w:ins w:id="1543" w:author="PR Preview" w:date="2026-01-01T00:00:00Z">
        <w:r>
          <w:t xml:space="preserve">moves every point by the same vector</w:t>
        </w:r>
      </w:ins>
      <w:ins w:id="1544" w:author="PR Preview" w:date="2026-01-01T00:00:00Z">
        <w:r>
          <w:t xml:space="preserve"> </w:t>
        </w:r>
      </w:ins>
      <w:ins w:id="1545" w:author="PR Preview" w:date="2026-01-01T00:00:00Z">
        <w:r>
          <w:t xml:space="preserve">$\mathord{\smash[b]{\underset{\raise.3ex\hbox{$\scriptstyle\sim$}}{b}}\vphantom{b}}$</w:t>
        </w:r>
      </w:ins>
      <w:ins w:id="1546" w:author="PR Preview" w:date="2026-01-01T00:00:00Z">
        <w:r>
          <w:t xml:space="preserve">.</w:t>
        </w:r>
      </w:ins>
    </w:p>
    <w:bookmarkEnd w:id="157"/>
    <w:bookmarkStart w:id="159"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8">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9"/>
    <w:bookmarkStart w:id="160"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0"/>
    <w:bookmarkStart w:id="162" w:name="rem-affine-map-real-valued"/>
    <w:p>
      <w:pPr>
        <w:pStyle w:val="BodyText"/>
      </w:pPr>
      <w:del w:id="1547" w:author="PR Preview" w:date="2026-01-01T00:00:00Z">
        <w:r>
          <w:rPr>
            <w:i/>
            <w:iCs/>
          </w:rPr>
          <w:delText xml:space="preserve">Remark 15</w:delText>
        </w:r>
      </w:del>
      <w:del w:id="1548" w:author="PR Preview" w:date="2026-01-01T00:00:00Z">
        <w:r>
          <w:delText xml:space="preserve"> (Real-valued affine maps). </w:delText>
        </w:r>
      </w:del>
      <w:del w:id="1549" w:author="PR Preview" w:date="2026-01-01T00:00:00Z">
        <w:r>
          <w:delText xml:space="preserve">For a real-valued function (</w:delText>
        </w:r>
      </w:del>
      <w:hyperlink w:anchor="def-real-vector-valued">
        <w:del w:id="1550" w:author="PR Preview" w:date="2026-01-01T00:00:00Z">
          <w:r>
            <w:rPr>
              <w:rStyle w:val="Hyperlink"/>
            </w:rPr>
            <w:delText xml:space="preserve">Definition 4</w:delText>
          </w:r>
        </w:del>
      </w:hyperlink>
      <w:del w:id="1551" w:author="PR Preview" w:date="2026-01-01T00:00:00Z">
        <w:r>
          <w:delText xml:space="preserve">,</w:delText>
        </w:r>
      </w:del>
      <w:del w:id="1552" w:author="PR Preview" w:date="2026-01-01T00:00:00Z">
        <w:r>
          <w:delText xml:space="preserve"> </w:delText>
        </w:r>
      </w:del>
      <m:oMath>
        <m:r>
          <m:t>m</m:t>
        </m:r>
        <m:r>
          <m:rPr>
            <m:sty m:val="p"/>
          </m:rPr>
          <m:t>=</m:t>
        </m:r>
        <m:r>
          <m:t>1</m:t>
        </m:r>
      </m:oMath>
      <w:del w:id="1553" w:author="PR Preview" w:date="2026-01-01T00:00:00Z">
        <w:r>
          <w:delText xml:space="preserve">),</w:delText>
        </w:r>
      </w:del>
      <w:del w:id="1554" w:author="PR Preview" w:date="2026-01-01T00:00:00Z">
        <w:r>
          <w:delText xml:space="preserve"> </w:delText>
        </w:r>
      </w:del>
      <m:oMath>
        <m:r>
          <m:rPr>
            <m:sty m:val="bi"/>
          </m:rPr>
          <m:t>A</m:t>
        </m:r>
      </m:oMath>
      <w:del w:id="1555" w:author="PR Preview" w:date="2026-01-01T00:00:00Z">
        <w:r>
          <w:delText xml:space="preserve"> </w:delText>
        </w:r>
      </w:del>
      <w:del w:id="1556" w:author="PR Preview" w:date="2026-01-01T00:00:00Z">
        <w:r>
          <w:delText xml:space="preserve">is a single row, written</w:delText>
        </w:r>
      </w:del>
      <w:del w:id="1557" w:author="PR Preview" w:date="2026-01-01T00:00:00Z">
        <w:r>
          <w:delText xml:space="preserve"> </w:delText>
        </w:r>
      </w:del>
      <w:del w:id="1558" w:author="PR Preview" w:date="2026-01-01T00:00:00Z">
        <w:r>
          <w:delText xml:space="preserve">$\mathord{\smash[b]{\underset{\raise.3ex\hbox{$\scriptstyle\sim$}}{w}}\vphantom{w}}^{\top}$</w:delText>
        </w:r>
      </w:del>
      <w:del w:id="1559" w:author="PR Preview" w:date="2026-01-01T00:00:00Z">
        <w:r>
          <w:delText xml:space="preserve">, and</w:delText>
        </w:r>
      </w:del>
      <w:del w:id="1560" w:author="PR Preview" w:date="2026-01-01T00:00:00Z">
        <w:r>
          <w:delText xml:space="preserve"> </w:delText>
        </w:r>
      </w:del>
      <w:del w:id="1561" w:author="PR Preview" w:date="2026-01-01T00:00:00Z">
        <w:r>
          <w:delText xml:space="preserve">$\mathord{\smash[b]{\underset{\raise.3ex\hbox{$\scriptstyle\sim$}}{b}}\vphantom{b}}$</w:delText>
        </w:r>
      </w:del>
      <w:del w:id="1562" w:author="PR Preview" w:date="2026-01-01T00:00:00Z">
        <w:r>
          <w:delText xml:space="preserve"> </w:delText>
        </w:r>
      </w:del>
      <w:del w:id="1563" w:author="PR Preview" w:date="2026-01-01T00:00:00Z">
        <w:r>
          <w:delText xml:space="preserve">is a single number</w:delText>
        </w:r>
      </w:del>
      <w:del w:id="1564" w:author="PR Preview" w:date="2026-01-01T00:00:00Z">
        <w:r>
          <w:delText xml:space="preserve"> </w:delText>
        </w:r>
      </w:del>
      <m:oMath>
        <m:r>
          <m:t>b</m:t>
        </m:r>
      </m:oMath>
      <w:del w:id="1565" w:author="PR Preview" w:date="2026-01-01T00:00:00Z">
        <w:r>
          <w:delText xml:space="preserve">,</w:delText>
        </w:r>
      </w:del>
      <w:del w:id="1566" w:author="PR Preview" w:date="2026-01-01T00:00:00Z">
        <w:r>
          <w:delText xml:space="preserve"> </w:delText>
        </w:r>
      </w:del>
      <w:del w:id="1567" w:author="PR Preview" w:date="2026-01-01T00:00:00Z">
        <w:r>
          <w:delText xml:space="preserve">so an affine function is a linear function</w:delText>
        </w:r>
      </w:del>
      <w:del w:id="1568" w:author="PR Preview" w:date="2026-01-01T00:00:00Z">
        <w:r>
          <w:delText xml:space="preserve"> </w:delText>
        </w:r>
      </w:del>
      <w:del w:id="1569" w:author="PR Preview" w:date="2026-01-01T00:00:00Z">
        <w:r>
          <w:delText xml:space="preserve">$\mathord{\smash[b]{\underset{\raise.3ex\hbox{$\scriptstyle\sim$}}{w}}\vphantom{w}} \cdot \mathord{\smash[b]{\underset{\raise.3ex\hbox{$\scriptstyle\sim$}}{x}}\vphantom{x}}$</w:delText>
        </w:r>
      </w:del>
      <w:del w:id="1570" w:author="PR Preview" w:date="2026-01-01T00:00:00Z">
        <w:r>
          <w:delText xml:space="preserve"> </w:delText>
        </w:r>
      </w:del>
      <w:del w:id="1571" w:author="PR Preview" w:date="2026-01-01T00:00:00Z">
        <w:r>
          <w:delText xml:space="preserve">(</w:delText>
        </w:r>
      </w:del>
      <w:hyperlink w:anchor="cor-linear-scalar">
        <w:del w:id="1572" w:author="PR Preview" w:date="2026-01-01T00:00:00Z">
          <w:r>
            <w:rPr>
              <w:rStyle w:val="Hyperlink"/>
            </w:rPr>
            <w:delText xml:space="preserve">Corollary 1</w:delText>
          </w:r>
        </w:del>
      </w:hyperlink>
      <w:del w:id="1573" w:author="PR Preview" w:date="2026-01-01T00:00:00Z">
        <w:r>
          <w:delText xml:space="preserve">)</w:delText>
        </w:r>
      </w:del>
      <w:del w:id="1574" w:author="PR Preview" w:date="2026-01-01T00:00:00Z">
        <w:r>
          <w:delText xml:space="preserve"> </w:delText>
        </w:r>
      </w:del>
      <w:del w:id="1575" w:author="PR Preview" w:date="2026-01-01T00:00:00Z">
        <w:r>
          <w:delText xml:space="preserve">plus an offset:</w:delText>
        </w:r>
      </w:del>
    </w:p>
    <w:p>
      <w:pPr>
        <w:pStyle w:val="BodyText"/>
      </w:pPr>
      <w:ins w:id="1576" w:author="PR Preview" w:date="2026-01-01T00:00:00Z">
        <w:r>
          <w:rPr>
            <w:i/>
            <w:iCs/>
          </w:rPr>
          <w:t xml:space="preserve">Remark 16</w:t>
        </w:r>
      </w:ins>
      <w:ins w:id="1577" w:author="PR Preview" w:date="2026-01-01T00:00:00Z">
        <w:r>
          <w:t xml:space="preserve"> (Real-valued affine maps). </w:t>
        </w:r>
      </w:ins>
      <w:ins w:id="1578" w:author="PR Preview" w:date="2026-01-01T00:00:00Z">
        <w:r>
          <w:t xml:space="preserve">For a real-valued function (</w:t>
        </w:r>
      </w:ins>
      <w:hyperlink w:anchor="def-real-vector-valued">
        <w:ins w:id="1579" w:author="PR Preview" w:date="2026-01-01T00:00:00Z">
          <w:r>
            <w:rPr>
              <w:rStyle w:val="Hyperlink"/>
            </w:rPr>
            <w:t xml:space="preserve">Definition 4</w:t>
          </w:r>
        </w:ins>
      </w:hyperlink>
      <w:ins w:id="1580" w:author="PR Preview" w:date="2026-01-01T00:00:00Z">
        <w:r>
          <w:t xml:space="preserve">,</w:t>
        </w:r>
      </w:ins>
      <w:ins w:id="1581" w:author="PR Preview" w:date="2026-01-01T00:00:00Z">
        <w:r>
          <w:t xml:space="preserve"> </w:t>
        </w:r>
      </w:ins>
      <m:oMath>
        <m:r>
          <m:t>m</m:t>
        </m:r>
        <m:r>
          <m:rPr>
            <m:sty m:val="p"/>
          </m:rPr>
          <m:t>=</m:t>
        </m:r>
        <m:r>
          <m:t>1</m:t>
        </m:r>
      </m:oMath>
      <w:ins w:id="1582" w:author="PR Preview" w:date="2026-01-01T00:00:00Z">
        <w:r>
          <w:t xml:space="preserve">),</w:t>
        </w:r>
      </w:ins>
      <w:ins w:id="1583" w:author="PR Preview" w:date="2026-01-01T00:00:00Z">
        <w:r>
          <w:t xml:space="preserve"> </w:t>
        </w:r>
      </w:ins>
      <m:oMath>
        <m:r>
          <m:rPr>
            <m:sty m:val="bi"/>
          </m:rPr>
          <m:t>A</m:t>
        </m:r>
      </m:oMath>
      <w:ins w:id="1584" w:author="PR Preview" w:date="2026-01-01T00:00:00Z">
        <w:r>
          <w:t xml:space="preserve"> </w:t>
        </w:r>
      </w:ins>
      <w:ins w:id="1585" w:author="PR Preview" w:date="2026-01-01T00:00:00Z">
        <w:r>
          <w:t xml:space="preserve">is a single row, written</w:t>
        </w:r>
      </w:ins>
      <w:ins w:id="1586" w:author="PR Preview" w:date="2026-01-01T00:00:00Z">
        <w:r>
          <w:t xml:space="preserve"> </w:t>
        </w:r>
      </w:ins>
      <w:ins w:id="1587" w:author="PR Preview" w:date="2026-01-01T00:00:00Z">
        <w:r>
          <w:t xml:space="preserve">$\mathord{\smash[b]{\underset{\raise.3ex\hbox{$\scriptstyle\sim$}}{w}}\vphantom{w}}^{\top}$</w:t>
        </w:r>
      </w:ins>
      <w:ins w:id="1588" w:author="PR Preview" w:date="2026-01-01T00:00:00Z">
        <w:r>
          <w:t xml:space="preserve">, and</w:t>
        </w:r>
      </w:ins>
      <w:ins w:id="1589" w:author="PR Preview" w:date="2026-01-01T00:00:00Z">
        <w:r>
          <w:t xml:space="preserve"> </w:t>
        </w:r>
      </w:ins>
      <w:ins w:id="1590" w:author="PR Preview" w:date="2026-01-01T00:00:00Z">
        <w:r>
          <w:t xml:space="preserve">$\mathord{\smash[b]{\underset{\raise.3ex\hbox{$\scriptstyle\sim$}}{b}}\vphantom{b}}$</w:t>
        </w:r>
      </w:ins>
      <w:ins w:id="1591" w:author="PR Preview" w:date="2026-01-01T00:00:00Z">
        <w:r>
          <w:t xml:space="preserve"> </w:t>
        </w:r>
      </w:ins>
      <w:ins w:id="1592" w:author="PR Preview" w:date="2026-01-01T00:00:00Z">
        <w:r>
          <w:t xml:space="preserve">is a single number</w:t>
        </w:r>
      </w:ins>
      <w:ins w:id="1593" w:author="PR Preview" w:date="2026-01-01T00:00:00Z">
        <w:r>
          <w:t xml:space="preserve"> </w:t>
        </w:r>
      </w:ins>
      <m:oMath>
        <m:r>
          <m:t>b</m:t>
        </m:r>
      </m:oMath>
      <w:ins w:id="1594" w:author="PR Preview" w:date="2026-01-01T00:00:00Z">
        <w:r>
          <w:t xml:space="preserve">,</w:t>
        </w:r>
      </w:ins>
      <w:ins w:id="1595" w:author="PR Preview" w:date="2026-01-01T00:00:00Z">
        <w:r>
          <w:t xml:space="preserve"> </w:t>
        </w:r>
      </w:ins>
      <w:ins w:id="1596" w:author="PR Preview" w:date="2026-01-01T00:00:00Z">
        <w:r>
          <w:t xml:space="preserve">so an affine function is a linear function</w:t>
        </w:r>
      </w:ins>
      <w:ins w:id="1597" w:author="PR Preview" w:date="2026-01-01T00:00:00Z">
        <w:r>
          <w:t xml:space="preserve"> </w:t>
        </w:r>
      </w:ins>
      <w:ins w:id="1598" w:author="PR Preview" w:date="2026-01-01T00:00:00Z">
        <w:r>
          <w:t xml:space="preserve">$\mathord{\smash[b]{\underset{\raise.3ex\hbox{$\scriptstyle\sim$}}{w}}\vphantom{w}} \cdot \mathord{\smash[b]{\underset{\raise.3ex\hbox{$\scriptstyle\sim$}}{x}}\vphantom{x}}$</w:t>
        </w:r>
      </w:ins>
      <w:ins w:id="1599" w:author="PR Preview" w:date="2026-01-01T00:00:00Z">
        <w:r>
          <w:t xml:space="preserve"> </w:t>
        </w:r>
      </w:ins>
      <w:ins w:id="1600" w:author="PR Preview" w:date="2026-01-01T00:00:00Z">
        <w:r>
          <w:t xml:space="preserve">(</w:t>
        </w:r>
      </w:ins>
      <w:hyperlink w:anchor="cor-linear-scalar">
        <w:ins w:id="1601" w:author="PR Preview" w:date="2026-01-01T00:00:00Z">
          <w:r>
            <w:rPr>
              <w:rStyle w:val="Hyperlink"/>
            </w:rPr>
            <w:t xml:space="preserve">Corollary 1</w:t>
          </w:r>
        </w:ins>
      </w:hyperlink>
      <w:ins w:id="1602" w:author="PR Preview" w:date="2026-01-01T00:00:00Z">
        <w:r>
          <w:t xml:space="preserve">)</w:t>
        </w:r>
      </w:ins>
      <w:ins w:id="1603" w:author="PR Preview" w:date="2026-01-01T00:00:00Z">
        <w:r>
          <w:t xml:space="preserve"> </w:t>
        </w:r>
      </w:ins>
      <w:ins w:id="1604" w:author="PR Preview" w:date="2026-01-01T00:00:00Z">
        <w:r>
          <w:t xml:space="preserve">plus an offset:</w:t>
        </w:r>
      </w:ins>
    </w:p>
    <w:p>
      <w:pPr>
        <w:pStyle w:val="BodyText"/>
      </w:pPr>
      <w:bookmarkStart w:id="161"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1"/>
    </w:p>
    <w:bookmarkEnd w:id="162"/>
    <w:bookmarkStart w:id="163"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3"/>
    <w:bookmarkStart w:id="164"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4"/>
    <w:bookmarkStart w:id="165"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5"/>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6"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7"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7"/>
    <w:bookmarkStart w:id="168"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9"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9"/>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2" w:name="rem-linear-affine-terminology"/>
    <w:p>
      <w:pPr>
        <w:pStyle w:val="BodyText"/>
      </w:pPr>
      <w:del w:id="1605" w:author="PR Preview" w:date="2026-01-01T00:00:00Z">
        <w:r>
          <w:rPr>
            <w:i/>
            <w:iCs/>
          </w:rPr>
          <w:delText xml:space="preserve">Remark 16</w:delText>
        </w:r>
      </w:del>
      <w:del w:id="1606" w:author="PR Preview" w:date="2026-01-01T00:00:00Z">
        <w:r>
          <w:delText xml:space="preserve"> (</w:delText>
        </w:r>
      </w:del>
      <w:del w:id="1607" w:author="PR Preview" w:date="2026-01-01T00:00:00Z">
        <w:r>
          <w:delText xml:space="preserve">“Linear”</w:delText>
        </w:r>
      </w:del>
      <w:del w:id="1608" w:author="PR Preview" w:date="2026-01-01T00:00:00Z">
        <w:r>
          <w:delText xml:space="preserve"> </w:delText>
        </w:r>
      </w:del>
      <w:del w:id="1609" w:author="PR Preview" w:date="2026-01-01T00:00:00Z">
        <w:r>
          <w:delText xml:space="preserve">in this site, and in machine learning and statistics). </w:delText>
        </w:r>
      </w:del>
      <w:del w:id="1610" w:author="PR Preview" w:date="2026-01-01T00:00:00Z">
        <w:r>
          <w:delText xml:space="preserve">This site uses</w:delText>
        </w:r>
      </w:del>
      <w:del w:id="1611" w:author="PR Preview" w:date="2026-01-01T00:00:00Z">
        <w:r>
          <w:delText xml:space="preserve"> </w:delText>
        </w:r>
      </w:del>
      <w:del w:id="1612" w:author="PR Preview" w:date="2026-01-01T00:00:00Z">
        <w:r>
          <w:delText xml:space="preserve">“linear”</w:delText>
        </w:r>
      </w:del>
      <w:del w:id="1613" w:author="PR Preview" w:date="2026-01-01T00:00:00Z">
        <w:r>
          <w:delText xml:space="preserve"> </w:delText>
        </w:r>
      </w:del>
      <w:del w:id="1614" w:author="PR Preview" w:date="2026-01-01T00:00:00Z">
        <w:r>
          <w:delText xml:space="preserve">only in the sense of</w:delText>
        </w:r>
      </w:del>
      <w:del w:id="1615" w:author="PR Preview" w:date="2026-01-01T00:00:00Z">
        <w:r>
          <w:delText xml:space="preserve"> </w:delText>
        </w:r>
      </w:del>
      <w:hyperlink w:anchor="def-linear-map">
        <w:del w:id="1616" w:author="PR Preview" w:date="2026-01-01T00:00:00Z">
          <w:r>
            <w:rPr>
              <w:rStyle w:val="Hyperlink"/>
            </w:rPr>
            <w:delText xml:space="preserve">Definition 34</w:delText>
          </w:r>
        </w:del>
      </w:hyperlink>
      <w:del w:id="1617" w:author="PR Preview" w:date="2026-01-01T00:00:00Z">
        <w:r>
          <w:delText xml:space="preserve">,</w:delText>
        </w:r>
      </w:del>
      <w:del w:id="1618" w:author="PR Preview" w:date="2026-01-01T00:00:00Z">
        <w:r>
          <w:delText xml:space="preserve"> </w:delText>
        </w:r>
      </w:del>
      <w:del w:id="1619" w:author="PR Preview" w:date="2026-01-01T00:00:00Z">
        <w:r>
          <w:delText xml:space="preserve">so by</w:delText>
        </w:r>
      </w:del>
      <w:del w:id="1620" w:author="PR Preview" w:date="2026-01-01T00:00:00Z">
        <w:r>
          <w:delText xml:space="preserve"> </w:delText>
        </w:r>
      </w:del>
      <w:hyperlink w:anchor="thm-affine-linear-iff">
        <w:del w:id="1621" w:author="PR Preview" w:date="2026-01-01T00:00:00Z">
          <w:r>
            <w:rPr>
              <w:rStyle w:val="Hyperlink"/>
            </w:rPr>
            <w:delText xml:space="preserve">Theorem 16</w:delText>
          </w:r>
        </w:del>
      </w:hyperlink>
      <w:del w:id="1622" w:author="PR Preview" w:date="2026-01-01T00:00:00Z">
        <w:r>
          <w:delText xml:space="preserve"> </w:delText>
        </w:r>
      </w:del>
      <w:del w:id="1623" w:author="PR Preview" w:date="2026-01-01T00:00:00Z">
        <w:r>
          <w:delText xml:space="preserve">a function with a nonzero offset is affine but not linear.</w:delText>
        </w:r>
      </w:del>
      <w:del w:id="1624" w:author="PR Preview" w:date="2026-01-01T00:00:00Z">
        <w:r>
          <w:delText xml:space="preserve"> </w:delText>
        </w:r>
      </w:del>
      <w:del w:id="1625" w:author="PR Preview" w:date="2026-01-01T00:00:00Z">
        <w:r>
          <w:delText xml:space="preserve">For functions of one variable, this is the same split as</w:delText>
        </w:r>
      </w:del>
      <w:del w:id="1626" w:author="PR Preview" w:date="2026-01-01T00:00:00Z">
        <w:r>
          <w:delText xml:space="preserve"> </w:delText>
        </w:r>
      </w:del>
      <w:hyperlink r:id="rId170">
        <w:del w:id="1627" w:author="PR Preview" w:date="2026-01-01T00:00:00Z">
          <w:r>
            <w:rPr>
              <w:rStyle w:val="Hyperlink"/>
            </w:rPr>
            <w:delText xml:space="preserve">affine</w:delText>
          </w:r>
        </w:del>
      </w:hyperlink>
      <w:del w:id="1628" w:author="PR Preview" w:date="2026-01-01T00:00:00Z">
        <w:r>
          <w:delText xml:space="preserve"> </w:delText>
        </w:r>
      </w:del>
      <m:oMath>
        <m:r>
          <m:t>a</m:t>
        </m:r>
        <m:r>
          <m:t>x</m:t>
        </m:r>
        <m:r>
          <m:rPr>
            <m:sty m:val="p"/>
          </m:rPr>
          <m:t>+</m:t>
        </m:r>
        <m:r>
          <m:t>b</m:t>
        </m:r>
      </m:oMath>
      <w:del w:id="1629" w:author="PR Preview" w:date="2026-01-01T00:00:00Z">
        <w:r>
          <w:delText xml:space="preserve"> </w:delText>
        </w:r>
      </w:del>
      <w:del w:id="1630" w:author="PR Preview" w:date="2026-01-01T00:00:00Z">
        <w:r>
          <w:delText xml:space="preserve">versus</w:delText>
        </w:r>
      </w:del>
      <w:del w:id="1631" w:author="PR Preview" w:date="2026-01-01T00:00:00Z">
        <w:r>
          <w:delText xml:space="preserve"> </w:delText>
        </w:r>
      </w:del>
      <w:hyperlink r:id="rId171">
        <w:del w:id="1632" w:author="PR Preview" w:date="2026-01-01T00:00:00Z">
          <w:r>
            <w:rPr>
              <w:rStyle w:val="Hyperlink"/>
            </w:rPr>
            <w:delText xml:space="preserve">linear</w:delText>
          </w:r>
        </w:del>
      </w:hyperlink>
      <w:del w:id="1633" w:author="PR Preview" w:date="2026-01-01T00:00:00Z">
        <w:r>
          <w:delText xml:space="preserve"> </w:delText>
        </w:r>
      </w:del>
      <m:oMath>
        <m:r>
          <m:t>a</m:t>
        </m:r>
        <m:r>
          <m:t>x</m:t>
        </m:r>
      </m:oMath>
      <w:del w:id="1634" w:author="PR Preview" w:date="2026-01-01T00:00:00Z">
        <w:r>
          <w:delText xml:space="preserve"> </w:delText>
        </w:r>
      </w:del>
      <w:del w:id="1635" w:author="PR Preview" w:date="2026-01-01T00:00:00Z">
        <w:r>
          <w:delText xml:space="preserve">on the algebra page.</w:delText>
        </w:r>
      </w:del>
      <w:del w:id="1636" w:author="PR Preview" w:date="2026-01-01T00:00:00Z">
        <w:r>
          <w:delText xml:space="preserve"> </w:delText>
        </w:r>
      </w:del>
      <w:del w:id="1637" w:author="PR Preview" w:date="2026-01-01T00:00:00Z">
        <w:r>
          <w:delText xml:space="preserve">(The algebra page writes these as</w:delText>
        </w:r>
      </w:del>
      <w:del w:id="1638" w:author="PR Preview" w:date="2026-01-01T00:00:00Z">
        <w:r>
          <w:delText xml:space="preserve"> </w:delText>
        </w:r>
      </w:del>
      <m:oMath>
        <m:r>
          <m:t>m</m:t>
        </m:r>
        <m:r>
          <m:t>x</m:t>
        </m:r>
        <m:r>
          <m:rPr>
            <m:sty m:val="p"/>
          </m:rPr>
          <m:t>+</m:t>
        </m:r>
        <m:r>
          <m:t>b</m:t>
        </m:r>
      </m:oMath>
      <w:del w:id="1639" w:author="PR Preview" w:date="2026-01-01T00:00:00Z">
        <w:r>
          <w:delText xml:space="preserve"> </w:delText>
        </w:r>
      </w:del>
      <w:del w:id="1640" w:author="PR Preview" w:date="2026-01-01T00:00:00Z">
        <w:r>
          <w:delText xml:space="preserve">and</w:delText>
        </w:r>
      </w:del>
      <w:del w:id="1641" w:author="PR Preview" w:date="2026-01-01T00:00:00Z">
        <w:r>
          <w:delText xml:space="preserve"> </w:delText>
        </w:r>
      </w:del>
      <m:oMath>
        <m:r>
          <m:t>m</m:t>
        </m:r>
        <m:r>
          <m:t>x</m:t>
        </m:r>
      </m:oMath>
      <w:del w:id="1642" w:author="PR Preview" w:date="2026-01-01T00:00:00Z">
        <w:r>
          <w:delText xml:space="preserve">;</w:delText>
        </w:r>
      </w:del>
      <w:del w:id="1643" w:author="PR Preview" w:date="2026-01-01T00:00:00Z">
        <w:r>
          <w:delText xml:space="preserve"> </w:delText>
        </w:r>
      </w:del>
      <w:del w:id="1644" w:author="PR Preview" w:date="2026-01-01T00:00:00Z">
        <w:r>
          <w:delText xml:space="preserve">here</w:delText>
        </w:r>
      </w:del>
      <w:del w:id="1645" w:author="PR Preview" w:date="2026-01-01T00:00:00Z">
        <w:r>
          <w:delText xml:space="preserve"> </w:delText>
        </w:r>
      </w:del>
      <m:oMath>
        <m:r>
          <m:t>m</m:t>
        </m:r>
      </m:oMath>
      <w:del w:id="1646" w:author="PR Preview" w:date="2026-01-01T00:00:00Z">
        <w:r>
          <w:delText xml:space="preserve"> </w:delText>
        </w:r>
      </w:del>
      <w:del w:id="1647" w:author="PR Preview" w:date="2026-01-01T00:00:00Z">
        <w:r>
          <w:delText xml:space="preserve">already names the number of outputs.)</w:delText>
        </w:r>
      </w:del>
    </w:p>
    <w:p>
      <w:pPr>
        <w:pStyle w:val="BodyText"/>
      </w:pPr>
      <w:ins w:id="1648" w:author="PR Preview" w:date="2026-01-01T00:00:00Z">
        <w:r>
          <w:rPr>
            <w:i/>
            <w:iCs/>
          </w:rPr>
          <w:t xml:space="preserve">Remark 17</w:t>
        </w:r>
      </w:ins>
      <w:ins w:id="1649" w:author="PR Preview" w:date="2026-01-01T00:00:00Z">
        <w:r>
          <w:t xml:space="preserve"> (</w:t>
        </w:r>
      </w:ins>
      <w:ins w:id="1650" w:author="PR Preview" w:date="2026-01-01T00:00:00Z">
        <w:r>
          <w:t xml:space="preserve">“Linear”</w:t>
        </w:r>
      </w:ins>
      <w:ins w:id="1651" w:author="PR Preview" w:date="2026-01-01T00:00:00Z">
        <w:r>
          <w:t xml:space="preserve"> </w:t>
        </w:r>
      </w:ins>
      <w:ins w:id="1652" w:author="PR Preview" w:date="2026-01-01T00:00:00Z">
        <w:r>
          <w:t xml:space="preserve">in this site, and in machine learning and statistics). </w:t>
        </w:r>
      </w:ins>
      <w:ins w:id="1653" w:author="PR Preview" w:date="2026-01-01T00:00:00Z">
        <w:r>
          <w:t xml:space="preserve">This site uses</w:t>
        </w:r>
      </w:ins>
      <w:ins w:id="1654" w:author="PR Preview" w:date="2026-01-01T00:00:00Z">
        <w:r>
          <w:t xml:space="preserve"> </w:t>
        </w:r>
      </w:ins>
      <w:ins w:id="1655" w:author="PR Preview" w:date="2026-01-01T00:00:00Z">
        <w:r>
          <w:t xml:space="preserve">“linear”</w:t>
        </w:r>
      </w:ins>
      <w:ins w:id="1656" w:author="PR Preview" w:date="2026-01-01T00:00:00Z">
        <w:r>
          <w:t xml:space="preserve"> </w:t>
        </w:r>
      </w:ins>
      <w:ins w:id="1657" w:author="PR Preview" w:date="2026-01-01T00:00:00Z">
        <w:r>
          <w:t xml:space="preserve">only in the sense of</w:t>
        </w:r>
      </w:ins>
      <w:ins w:id="1658" w:author="PR Preview" w:date="2026-01-01T00:00:00Z">
        <w:r>
          <w:t xml:space="preserve"> </w:t>
        </w:r>
      </w:ins>
      <w:hyperlink w:anchor="def-linear-map">
        <w:ins w:id="1659" w:author="PR Preview" w:date="2026-01-01T00:00:00Z">
          <w:r>
            <w:rPr>
              <w:rStyle w:val="Hyperlink"/>
            </w:rPr>
            <w:t xml:space="preserve">Definition 34</w:t>
          </w:r>
        </w:ins>
      </w:hyperlink>
      <w:ins w:id="1660" w:author="PR Preview" w:date="2026-01-01T00:00:00Z">
        <w:r>
          <w:t xml:space="preserve">,</w:t>
        </w:r>
      </w:ins>
      <w:ins w:id="1661" w:author="PR Preview" w:date="2026-01-01T00:00:00Z">
        <w:r>
          <w:t xml:space="preserve"> </w:t>
        </w:r>
      </w:ins>
      <w:ins w:id="1662" w:author="PR Preview" w:date="2026-01-01T00:00:00Z">
        <w:r>
          <w:t xml:space="preserve">so by</w:t>
        </w:r>
      </w:ins>
      <w:ins w:id="1663" w:author="PR Preview" w:date="2026-01-01T00:00:00Z">
        <w:r>
          <w:t xml:space="preserve"> </w:t>
        </w:r>
      </w:ins>
      <w:hyperlink w:anchor="thm-affine-linear-iff">
        <w:ins w:id="1664" w:author="PR Preview" w:date="2026-01-01T00:00:00Z">
          <w:r>
            <w:rPr>
              <w:rStyle w:val="Hyperlink"/>
            </w:rPr>
            <w:t xml:space="preserve">Theorem 16</w:t>
          </w:r>
        </w:ins>
      </w:hyperlink>
      <w:ins w:id="1665" w:author="PR Preview" w:date="2026-01-01T00:00:00Z">
        <w:r>
          <w:t xml:space="preserve"> </w:t>
        </w:r>
      </w:ins>
      <w:ins w:id="1666" w:author="PR Preview" w:date="2026-01-01T00:00:00Z">
        <w:r>
          <w:t xml:space="preserve">a function with a nonzero offset is affine but not linear.</w:t>
        </w:r>
      </w:ins>
      <w:ins w:id="1667" w:author="PR Preview" w:date="2026-01-01T00:00:00Z">
        <w:r>
          <w:t xml:space="preserve"> </w:t>
        </w:r>
      </w:ins>
      <w:ins w:id="1668" w:author="PR Preview" w:date="2026-01-01T00:00:00Z">
        <w:r>
          <w:t xml:space="preserve">For functions of one variable, this is the same split as</w:t>
        </w:r>
      </w:ins>
      <w:ins w:id="1669" w:author="PR Preview" w:date="2026-01-01T00:00:00Z">
        <w:r>
          <w:t xml:space="preserve"> </w:t>
        </w:r>
      </w:ins>
      <w:hyperlink r:id="rId170">
        <w:ins w:id="1670" w:author="PR Preview" w:date="2026-01-01T00:00:00Z">
          <w:r>
            <w:rPr>
              <w:rStyle w:val="Hyperlink"/>
            </w:rPr>
            <w:t xml:space="preserve">affine</w:t>
          </w:r>
        </w:ins>
      </w:hyperlink>
      <w:ins w:id="1671" w:author="PR Preview" w:date="2026-01-01T00:00:00Z">
        <w:r>
          <w:t xml:space="preserve"> </w:t>
        </w:r>
      </w:ins>
      <m:oMath>
        <m:r>
          <m:t>a</m:t>
        </m:r>
        <m:r>
          <m:t>x</m:t>
        </m:r>
        <m:r>
          <m:rPr>
            <m:sty m:val="p"/>
          </m:rPr>
          <m:t>+</m:t>
        </m:r>
        <m:r>
          <m:t>b</m:t>
        </m:r>
      </m:oMath>
      <w:ins w:id="1672" w:author="PR Preview" w:date="2026-01-01T00:00:00Z">
        <w:r>
          <w:t xml:space="preserve"> </w:t>
        </w:r>
      </w:ins>
      <w:ins w:id="1673" w:author="PR Preview" w:date="2026-01-01T00:00:00Z">
        <w:r>
          <w:t xml:space="preserve">versus</w:t>
        </w:r>
      </w:ins>
      <w:ins w:id="1674" w:author="PR Preview" w:date="2026-01-01T00:00:00Z">
        <w:r>
          <w:t xml:space="preserve"> </w:t>
        </w:r>
      </w:ins>
      <w:hyperlink r:id="rId171">
        <w:ins w:id="1675" w:author="PR Preview" w:date="2026-01-01T00:00:00Z">
          <w:r>
            <w:rPr>
              <w:rStyle w:val="Hyperlink"/>
            </w:rPr>
            <w:t xml:space="preserve">linear</w:t>
          </w:r>
        </w:ins>
      </w:hyperlink>
      <w:ins w:id="1676" w:author="PR Preview" w:date="2026-01-01T00:00:00Z">
        <w:r>
          <w:t xml:space="preserve"> </w:t>
        </w:r>
      </w:ins>
      <m:oMath>
        <m:r>
          <m:t>a</m:t>
        </m:r>
        <m:r>
          <m:t>x</m:t>
        </m:r>
      </m:oMath>
      <w:ins w:id="1677" w:author="PR Preview" w:date="2026-01-01T00:00:00Z">
        <w:r>
          <w:t xml:space="preserve"> </w:t>
        </w:r>
      </w:ins>
      <w:ins w:id="1678" w:author="PR Preview" w:date="2026-01-01T00:00:00Z">
        <w:r>
          <w:t xml:space="preserve">on the algebra page.</w:t>
        </w:r>
      </w:ins>
      <w:ins w:id="1679" w:author="PR Preview" w:date="2026-01-01T00:00:00Z">
        <w:r>
          <w:t xml:space="preserve"> </w:t>
        </w:r>
      </w:ins>
      <w:ins w:id="1680" w:author="PR Preview" w:date="2026-01-01T00:00:00Z">
        <w:r>
          <w:t xml:space="preserve">(The algebra page writes these as</w:t>
        </w:r>
      </w:ins>
      <w:ins w:id="1681" w:author="PR Preview" w:date="2026-01-01T00:00:00Z">
        <w:r>
          <w:t xml:space="preserve"> </w:t>
        </w:r>
      </w:ins>
      <m:oMath>
        <m:r>
          <m:t>m</m:t>
        </m:r>
        <m:r>
          <m:t>x</m:t>
        </m:r>
        <m:r>
          <m:rPr>
            <m:sty m:val="p"/>
          </m:rPr>
          <m:t>+</m:t>
        </m:r>
        <m:r>
          <m:t>b</m:t>
        </m:r>
      </m:oMath>
      <w:ins w:id="1682" w:author="PR Preview" w:date="2026-01-01T00:00:00Z">
        <w:r>
          <w:t xml:space="preserve"> </w:t>
        </w:r>
      </w:ins>
      <w:ins w:id="1683" w:author="PR Preview" w:date="2026-01-01T00:00:00Z">
        <w:r>
          <w:t xml:space="preserve">and</w:t>
        </w:r>
      </w:ins>
      <w:ins w:id="1684" w:author="PR Preview" w:date="2026-01-01T00:00:00Z">
        <w:r>
          <w:t xml:space="preserve"> </w:t>
        </w:r>
      </w:ins>
      <m:oMath>
        <m:r>
          <m:t>m</m:t>
        </m:r>
        <m:r>
          <m:t>x</m:t>
        </m:r>
      </m:oMath>
      <w:ins w:id="1685" w:author="PR Preview" w:date="2026-01-01T00:00:00Z">
        <w:r>
          <w:t xml:space="preserve">;</w:t>
        </w:r>
      </w:ins>
      <w:ins w:id="1686" w:author="PR Preview" w:date="2026-01-01T00:00:00Z">
        <w:r>
          <w:t xml:space="preserve"> </w:t>
        </w:r>
      </w:ins>
      <w:ins w:id="1687" w:author="PR Preview" w:date="2026-01-01T00:00:00Z">
        <w:r>
          <w:t xml:space="preserve">here</w:t>
        </w:r>
      </w:ins>
      <w:ins w:id="1688" w:author="PR Preview" w:date="2026-01-01T00:00:00Z">
        <w:r>
          <w:t xml:space="preserve"> </w:t>
        </w:r>
      </w:ins>
      <m:oMath>
        <m:r>
          <m:t>m</m:t>
        </m:r>
      </m:oMath>
      <w:ins w:id="1689" w:author="PR Preview" w:date="2026-01-01T00:00:00Z">
        <w:r>
          <w:t xml:space="preserve"> </w:t>
        </w:r>
      </w:ins>
      <w:ins w:id="1690" w:author="PR Preview" w:date="2026-01-01T00:00:00Z">
        <w:r>
          <w:t xml:space="preserve">already names the number of outputs.)</w:t>
        </w:r>
      </w:ins>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opt/quarto/share/formats/docx/tip.png" id="17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5">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6" w:name="def-hyperplane"/>
    <w:p>
      <w:pPr>
        <w:pStyle w:val="FirstParagraph"/>
      </w:pPr>
      <w:del w:id="1691" w:author="PR Preview" w:date="2026-01-01T00:00:00Z">
        <w:r>
          <w:rPr>
            <w:b/>
            <w:bCs/>
          </w:rPr>
          <w:delText xml:space="preserve">Definition 41 (Hyperplane)</w:delText>
        </w:r>
      </w:del>
      <w:del w:id="1692" w:author="PR Preview" w:date="2026-01-01T00:00:00Z">
        <w:r>
          <w:delText xml:space="preserve"> </w:delText>
        </w:r>
      </w:del>
      <w:del w:id="1693" w:author="PR Preview" w:date="2026-01-01T00:00:00Z">
        <w:r>
          <w:delText xml:space="preserve">A</w:delText>
        </w:r>
      </w:del>
      <w:del w:id="1694" w:author="PR Preview" w:date="2026-01-01T00:00:00Z">
        <w:r>
          <w:delText xml:space="preserve"> </w:delText>
        </w:r>
      </w:del>
      <w:del w:id="1695" w:author="PR Preview" w:date="2026-01-01T00:00:00Z">
        <w:r>
          <w:rPr>
            <w:b/>
            <w:bCs/>
          </w:rPr>
          <w:delText xml:space="preserve">hyperplane</w:delText>
        </w:r>
      </w:del>
      <w:del w:id="1696" w:author="PR Preview" w:date="2026-01-01T00:00:00Z">
        <w:r>
          <w:delText xml:space="preserve"> </w:delText>
        </w:r>
      </w:del>
      <w:del w:id="1697" w:author="PR Preview" w:date="2026-01-01T00:00:00Z">
        <w:r>
          <w:delText xml:space="preserve">in</w:delText>
        </w:r>
      </w:del>
      <w:del w:id="1698" w:author="PR Preview" w:date="2026-01-01T00:00:00Z">
        <w:r>
          <w:delText xml:space="preserve"> </w:delText>
        </w:r>
      </w:del>
      <m:oMath>
        <m:sSup>
          <m:e>
            <m:r>
              <m:rPr>
                <m:scr m:val="double-struck"/>
                <m:sty m:val="p"/>
              </m:rPr>
              <m:t>R</m:t>
            </m:r>
          </m:e>
          <m:sup>
            <m:r>
              <m:t>p</m:t>
            </m:r>
          </m:sup>
        </m:sSup>
      </m:oMath>
      <w:del w:id="1699" w:author="PR Preview" w:date="2026-01-01T00:00:00Z">
        <w:r>
          <w:delText xml:space="preserve"> </w:delText>
        </w:r>
      </w:del>
      <w:del w:id="1700" w:author="PR Preview" w:date="2026-01-01T00:00:00Z">
        <w:r>
          <w:delText xml:space="preserve">is the set of points</w:delText>
        </w:r>
      </w:del>
      <w:del w:id="1701" w:author="PR Preview" w:date="2026-01-01T00:00:00Z">
        <w:r>
          <w:delText xml:space="preserve"> </w:delText>
        </w:r>
      </w:del>
      <w:del w:id="1702" w:author="PR Preview" w:date="2026-01-01T00:00:00Z">
        <w:r>
          <w:delText xml:space="preserve">$\mathord{\smash[b]{\underset{\raise.3ex\hbox{$\scriptstyle\sim$}}{x}}\vphantom{x}}\in \mathbb{R}^p$</w:delText>
        </w:r>
      </w:del>
      <w:del w:id="1703" w:author="PR Preview" w:date="2026-01-01T00:00:00Z">
        <w:r>
          <w:delText xml:space="preserve"> </w:delText>
        </w:r>
      </w:del>
      <w:del w:id="1704" w:author="PR Preview" w:date="2026-01-01T00:00:00Z">
        <w:r>
          <w:delText xml:space="preserve">satisfying</w:delText>
        </w:r>
      </w:del>
    </w:p>
    <w:p>
      <w:pPr>
        <w:pStyle w:val="FirstParagraph"/>
      </w:pPr>
      <w:ins w:id="1705" w:author="PR Preview" w:date="2026-01-01T00:00:00Z">
        <w:r>
          <w:rPr>
            <w:b/>
            <w:bCs/>
          </w:rPr>
          <w:t xml:space="preserve">Definition 41 (Hyperplane)</w:t>
        </w:r>
      </w:ins>
      <w:ins w:id="1706" w:author="PR Preview" w:date="2026-01-01T00:00:00Z">
        <w:r>
          <w:t xml:space="preserve"> </w:t>
        </w:r>
      </w:ins>
      <w:ins w:id="1707" w:author="PR Preview" w:date="2026-01-01T00:00:00Z">
        <w:r>
          <w:t xml:space="preserve">A</w:t>
        </w:r>
      </w:ins>
      <w:ins w:id="1708" w:author="PR Preview" w:date="2026-01-01T00:00:00Z">
        <w:r>
          <w:t xml:space="preserve"> </w:t>
        </w:r>
      </w:ins>
      <w:ins w:id="1709" w:author="PR Preview" w:date="2026-01-01T00:00:00Z">
        <w:r>
          <w:rPr>
            <w:b/>
            <w:bCs/>
          </w:rPr>
          <w:t xml:space="preserve">hyperplane</w:t>
        </w:r>
      </w:ins>
      <w:ins w:id="1710" w:author="PR Preview" w:date="2026-01-01T00:00:00Z">
        <w:r>
          <w:t xml:space="preserve"> </w:t>
        </w:r>
      </w:ins>
      <w:ins w:id="1711" w:author="PR Preview" w:date="2026-01-01T00:00:00Z">
        <w:r>
          <w:t xml:space="preserve">[28]</w:t>
        </w:r>
      </w:ins>
      <w:ins w:id="1712" w:author="PR Preview" w:date="2026-01-01T00:00:00Z">
        <w:r>
          <w:t xml:space="preserve"> </w:t>
        </w:r>
      </w:ins>
      <w:ins w:id="1713" w:author="PR Preview" w:date="2026-01-01T00:00:00Z">
        <w:r>
          <w:t xml:space="preserve">in</w:t>
        </w:r>
      </w:ins>
      <w:ins w:id="1714" w:author="PR Preview" w:date="2026-01-01T00:00:00Z">
        <w:r>
          <w:t xml:space="preserve"> </w:t>
        </w:r>
      </w:ins>
      <m:oMath>
        <m:sSup>
          <m:e>
            <m:r>
              <m:rPr>
                <m:scr m:val="double-struck"/>
                <m:sty m:val="p"/>
              </m:rPr>
              <m:t>R</m:t>
            </m:r>
          </m:e>
          <m:sup>
            <m:r>
              <m:t>p</m:t>
            </m:r>
          </m:sup>
        </m:sSup>
      </m:oMath>
      <w:ins w:id="1715" w:author="PR Preview" w:date="2026-01-01T00:00:00Z">
        <w:r>
          <w:t xml:space="preserve"> </w:t>
        </w:r>
      </w:ins>
      <w:ins w:id="1716" w:author="PR Preview" w:date="2026-01-01T00:00:00Z">
        <w:r>
          <w:t xml:space="preserve">is the set of points</w:t>
        </w:r>
      </w:ins>
      <w:ins w:id="1717" w:author="PR Preview" w:date="2026-01-01T00:00:00Z">
        <w:r>
          <w:t xml:space="preserve"> </w:t>
        </w:r>
      </w:ins>
      <w:ins w:id="1718" w:author="PR Preview" w:date="2026-01-01T00:00:00Z">
        <w:r>
          <w:t xml:space="preserve">$\mathord{\smash[b]{\underset{\raise.3ex\hbox{$\scriptstyle\sim$}}{x}}\vphantom{x}}\in \mathbb{R}^p$</w:t>
        </w:r>
      </w:ins>
      <w:ins w:id="1719" w:author="PR Preview" w:date="2026-01-01T00:00:00Z">
        <w:r>
          <w:t xml:space="preserve"> </w:t>
        </w:r>
      </w:ins>
      <w:ins w:id="1720" w:author="PR Preview" w:date="2026-01-01T00:00:00Z">
        <w:r>
          <w:t xml:space="preserve">satisfying</w:t>
        </w:r>
      </w:ins>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6"/>
    <w:bookmarkStart w:id="177" w:name="def-normal-vector"/>
    <w:p>
      <w:pPr>
        <w:pStyle w:val="BodyText"/>
      </w:pPr>
      <w:del w:id="1721" w:author="PR Preview" w:date="2026-01-01T00:00:00Z">
        <w:r>
          <w:rPr>
            <w:b/>
            <w:bCs/>
          </w:rPr>
          <w:delText xml:space="preserve">Definition 42 (Normal vector of a hyperplane)</w:delText>
        </w:r>
      </w:del>
      <w:del w:id="1722" w:author="PR Preview" w:date="2026-01-01T00:00:00Z">
        <w:r>
          <w:delText xml:space="preserve"> </w:delText>
        </w:r>
      </w:del>
      <w:del w:id="1723" w:author="PR Preview" w:date="2026-01-01T00:00:00Z">
        <w:r>
          <w:delText xml:space="preserve">In</w:delText>
        </w:r>
      </w:del>
      <w:del w:id="1724" w:author="PR Preview" w:date="2026-01-01T00:00:00Z">
        <w:r>
          <w:delText xml:space="preserve"> </w:delText>
        </w:r>
      </w:del>
      <w:hyperlink w:anchor="def-hyperplane">
        <w:del w:id="1725" w:author="PR Preview" w:date="2026-01-01T00:00:00Z">
          <w:r>
            <w:rPr>
              <w:rStyle w:val="Hyperlink"/>
            </w:rPr>
            <w:delText xml:space="preserve">Definition 41</w:delText>
          </w:r>
        </w:del>
      </w:hyperlink>
      <w:del w:id="1726" w:author="PR Preview" w:date="2026-01-01T00:00:00Z">
        <w:r>
          <w:delText xml:space="preserve">, the vector</w:delText>
        </w:r>
      </w:del>
      <w:del w:id="1727" w:author="PR Preview" w:date="2026-01-01T00:00:00Z">
        <w:r>
          <w:delText xml:space="preserve"> </w:delText>
        </w:r>
      </w:del>
      <w:del w:id="1728" w:author="PR Preview" w:date="2026-01-01T00:00:00Z">
        <w:r>
          <w:delText xml:space="preserve">$\mathord{\smash[b]{\underset{\raise.3ex\hbox{$\scriptstyle\sim$}}{w}}\vphantom{w}}$</w:delText>
        </w:r>
      </w:del>
      <w:del w:id="1729" w:author="PR Preview" w:date="2026-01-01T00:00:00Z">
        <w:r>
          <w:delText xml:space="preserve"> </w:delText>
        </w:r>
      </w:del>
      <w:del w:id="1730" w:author="PR Preview" w:date="2026-01-01T00:00:00Z">
        <w:r>
          <w:delText xml:space="preserve">is a</w:delText>
        </w:r>
      </w:del>
      <w:del w:id="1731" w:author="PR Preview" w:date="2026-01-01T00:00:00Z">
        <w:r>
          <w:delText xml:space="preserve"> </w:delText>
        </w:r>
      </w:del>
      <w:del w:id="1732" w:author="PR Preview" w:date="2026-01-01T00:00:00Z">
        <w:r>
          <w:rPr>
            <w:b/>
            <w:bCs/>
          </w:rPr>
          <w:delText xml:space="preserve">normal vector</w:delText>
        </w:r>
      </w:del>
      <w:del w:id="1733" w:author="PR Preview" w:date="2026-01-01T00:00:00Z">
        <w:r>
          <w:delText xml:space="preserve"> </w:delText>
        </w:r>
      </w:del>
      <w:del w:id="1734" w:author="PR Preview" w:date="2026-01-01T00:00:00Z">
        <w:r>
          <w:delText xml:space="preserve">of the hyperplane.</w:delText>
        </w:r>
      </w:del>
    </w:p>
    <w:p>
      <w:pPr>
        <w:pStyle w:val="BodyText"/>
      </w:pPr>
      <w:ins w:id="1735" w:author="PR Preview" w:date="2026-01-01T00:00:00Z">
        <w:r>
          <w:rPr>
            <w:b/>
            <w:bCs/>
          </w:rPr>
          <w:t xml:space="preserve">Definition 42 (Normal vector of a hyperplane)</w:t>
        </w:r>
      </w:ins>
      <w:ins w:id="1736" w:author="PR Preview" w:date="2026-01-01T00:00:00Z">
        <w:r>
          <w:t xml:space="preserve"> </w:t>
        </w:r>
      </w:ins>
      <w:ins w:id="1737" w:author="PR Preview" w:date="2026-01-01T00:00:00Z">
        <w:r>
          <w:t xml:space="preserve">In</w:t>
        </w:r>
      </w:ins>
      <w:ins w:id="1738" w:author="PR Preview" w:date="2026-01-01T00:00:00Z">
        <w:r>
          <w:t xml:space="preserve"> </w:t>
        </w:r>
      </w:ins>
      <w:hyperlink w:anchor="def-hyperplane">
        <w:ins w:id="1739" w:author="PR Preview" w:date="2026-01-01T00:00:00Z">
          <w:r>
            <w:rPr>
              <w:rStyle w:val="Hyperlink"/>
            </w:rPr>
            <w:t xml:space="preserve">Definition 41</w:t>
          </w:r>
        </w:ins>
      </w:hyperlink>
      <w:ins w:id="1740" w:author="PR Preview" w:date="2026-01-01T00:00:00Z">
        <w:r>
          <w:t xml:space="preserve">, the vector</w:t>
        </w:r>
      </w:ins>
      <w:ins w:id="1741" w:author="PR Preview" w:date="2026-01-01T00:00:00Z">
        <w:r>
          <w:t xml:space="preserve"> </w:t>
        </w:r>
      </w:ins>
      <w:ins w:id="1742" w:author="PR Preview" w:date="2026-01-01T00:00:00Z">
        <w:r>
          <w:t xml:space="preserve">$\mathord{\smash[b]{\underset{\raise.3ex\hbox{$\scriptstyle\sim$}}{w}}\vphantom{w}}$</w:t>
        </w:r>
      </w:ins>
      <w:ins w:id="1743" w:author="PR Preview" w:date="2026-01-01T00:00:00Z">
        <w:r>
          <w:t xml:space="preserve"> </w:t>
        </w:r>
      </w:ins>
      <w:ins w:id="1744" w:author="PR Preview" w:date="2026-01-01T00:00:00Z">
        <w:r>
          <w:t xml:space="preserve">is a</w:t>
        </w:r>
      </w:ins>
      <w:ins w:id="1745" w:author="PR Preview" w:date="2026-01-01T00:00:00Z">
        <w:r>
          <w:t xml:space="preserve"> </w:t>
        </w:r>
      </w:ins>
      <w:ins w:id="1746" w:author="PR Preview" w:date="2026-01-01T00:00:00Z">
        <w:r>
          <w:rPr>
            <w:b/>
            <w:bCs/>
          </w:rPr>
          <w:t xml:space="preserve">normal vector</w:t>
        </w:r>
      </w:ins>
      <w:ins w:id="1747" w:author="PR Preview" w:date="2026-01-01T00:00:00Z">
        <w:r>
          <w:t xml:space="preserve"> </w:t>
        </w:r>
      </w:ins>
      <w:ins w:id="1748" w:author="PR Preview" w:date="2026-01-01T00:00:00Z">
        <w:r>
          <w:t xml:space="preserve">[29]</w:t>
        </w:r>
      </w:ins>
      <w:ins w:id="1749" w:author="PR Preview" w:date="2026-01-01T00:00:00Z">
        <w:r>
          <w:t xml:space="preserve"> </w:t>
        </w:r>
      </w:ins>
      <w:ins w:id="1750" w:author="PR Preview" w:date="2026-01-01T00:00:00Z">
        <w:r>
          <w:t xml:space="preserve">of the hyperplane.</w:t>
        </w:r>
      </w:ins>
    </w:p>
    <w:bookmarkEnd w:id="177"/>
    <w:bookmarkStart w:id="178"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8"/>
    <w:bookmarkStart w:id="179"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9"/>
    <w:bookmarkStart w:id="180"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0"/>
    <w:bookmarkStart w:id="181"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1"/>
    <w:bookmarkStart w:id="182"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2"/>
    <w:bookmarkEnd w:id="183"/>
    <w:bookmarkStart w:id="189" w:name="transposes-of-sums-and-products"/>
    <w:p>
      <w:pPr>
        <w:pStyle w:val="Heading3"/>
      </w:pPr>
      <w:r>
        <w:t xml:space="preserve">2.8 Transposes of sums and products</w:t>
      </w:r>
    </w:p>
    <w:bookmarkStart w:id="184"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4"/>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5"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6" w:name="rem-transpose-product-order"/>
    <w:p>
      <w:pPr>
        <w:pStyle w:val="FirstParagraph"/>
      </w:pPr>
      <w:del w:id="1751" w:author="PR Preview" w:date="2026-01-01T00:00:00Z">
        <w:r>
          <w:rPr>
            <w:i/>
            <w:iCs/>
          </w:rPr>
          <w:delText xml:space="preserve">Remark 17</w:delText>
        </w:r>
      </w:del>
      <w:del w:id="1752" w:author="PR Preview" w:date="2026-01-01T00:00:00Z">
        <w:r>
          <w:delText xml:space="preserve"> (The order of the factors reverses). </w:delText>
        </w:r>
      </w:del>
      <w:del w:id="1753" w:author="PR Preview" w:date="2026-01-01T00:00:00Z">
        <w:r>
          <w:delText xml:space="preserve">Transposing a product reverses the order of the factors.</w:delText>
        </w:r>
      </w:del>
      <w:del w:id="1754" w:author="PR Preview" w:date="2026-01-01T00:00:00Z">
        <w:r>
          <w:delText xml:space="preserve"> </w:delText>
        </w:r>
      </w:del>
      <w:del w:id="1755" w:author="PR Preview" w:date="2026-01-01T00:00:00Z">
        <w:r>
          <w:delText xml:space="preserve">Keeping the original order usually gives an undefined product</w:delText>
        </w:r>
      </w:del>
      <w:del w:id="1756" w:author="PR Preview" w:date="2026-01-01T00:00:00Z">
        <w:r>
          <w:delText xml:space="preserve"> </w:delText>
        </w:r>
      </w:del>
      <w:del w:id="1757" w:author="PR Preview" w:date="2026-01-01T00:00:00Z">
        <w:r>
          <w:delText xml:space="preserve">or a different matrix.</w:delText>
        </w:r>
      </w:del>
      <w:del w:id="1758" w:author="PR Preview" w:date="2026-01-01T00:00:00Z">
        <w:r>
          <w:delText xml:space="preserve"> </w:delText>
        </w:r>
      </w:del>
      <w:del w:id="1759" w:author="PR Preview" w:date="2026-01-01T00:00:00Z">
        <w:r>
          <w:delText xml:space="preserve">For example, with</w:delText>
        </w:r>
      </w:del>
      <w:del w:id="1760" w:author="PR Preview" w:date="2026-01-01T00:00:00Z">
        <w:r>
          <w:delText xml:space="preserve"> </w:delText>
        </w:r>
      </w:del>
      <m:oMath>
        <m:r>
          <m:rPr>
            <m:sty m:val="bi"/>
          </m:rPr>
          <m:t>A</m:t>
        </m:r>
        <m:r>
          <m:rPr>
            <m:sty m:val="p"/>
          </m:rPr>
          <m:t>=</m:t>
        </m:r>
        <m:r>
          <m:rPr>
            <m:sty m:val="p"/>
          </m:rPr>
          <m:t>[</m:t>
        </m:r>
        <m:r>
          <m:t>1</m:t>
        </m:r>
        <m:r>
          <m:rPr>
            <m:sty m:val="p"/>
          </m:rPr>
          <m:t>,</m:t>
        </m:r>
        <m:r>
          <m:t> </m:t>
        </m:r>
        <m:r>
          <m:t>2</m:t>
        </m:r>
        <m:r>
          <m:rPr>
            <m:sty m:val="p"/>
          </m:rPr>
          <m:t>]</m:t>
        </m:r>
      </m:oMath>
      <w:del w:id="1761" w:author="PR Preview" w:date="2026-01-01T00:00:00Z">
        <w:r>
          <w:delText xml:space="preserve"> </w:delText>
        </w:r>
      </w:del>
      <w:del w:id="1762" w:author="PR Preview" w:date="2026-01-01T00:00:00Z">
        <w:r>
          <w:delText xml:space="preserve">(</w:delText>
        </w:r>
      </w:del>
      <m:oMath>
        <m:r>
          <m:t>1</m:t>
        </m:r>
        <m:r>
          <m:rPr>
            <m:sty m:val="p"/>
          </m:rPr>
          <m:t>×</m:t>
        </m:r>
        <m:r>
          <m:t>2</m:t>
        </m:r>
      </m:oMath>
      <w:del w:id="1763" w:author="PR Preview" w:date="2026-01-01T00:00:00Z">
        <w:r>
          <w:delText xml:space="preserve">)</w:delText>
        </w:r>
      </w:del>
      <w:del w:id="1764" w:author="PR Preview" w:date="2026-01-01T00:00:00Z">
        <w:r>
          <w:delText xml:space="preserve"> </w:delText>
        </w:r>
      </w:del>
      <w:del w:id="1765" w:author="PR Preview" w:date="2026-01-01T00:00:00Z">
        <w:r>
          <w:delText xml:space="preserve">and</w:delText>
        </w:r>
      </w:del>
      <w:del w:id="176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767" w:author="PR Preview" w:date="2026-01-01T00:00:00Z">
        <w:r>
          <w:delText xml:space="preserve"> </w:delText>
        </w:r>
      </w:del>
      <w:del w:id="1768" w:author="PR Preview" w:date="2026-01-01T00:00:00Z">
        <w:r>
          <w:delText xml:space="preserve">(</w:delText>
        </w:r>
      </w:del>
      <m:oMath>
        <m:r>
          <m:t>2</m:t>
        </m:r>
        <m:r>
          <m:rPr>
            <m:sty m:val="p"/>
          </m:rPr>
          <m:t>×</m:t>
        </m:r>
        <m:r>
          <m:t>1</m:t>
        </m:r>
      </m:oMath>
      <w:del w:id="1769" w:author="PR Preview" w:date="2026-01-01T00:00:00Z">
        <w:r>
          <w:delText xml:space="preserve">),</w:delText>
        </w:r>
      </w:del>
    </w:p>
    <w:p>
      <w:pPr>
        <w:pStyle w:val="FirstParagraph"/>
      </w:pPr>
      <w:ins w:id="1770" w:author="PR Preview" w:date="2026-01-01T00:00:00Z">
        <w:r>
          <w:rPr>
            <w:i/>
            <w:iCs/>
          </w:rPr>
          <w:t xml:space="preserve">Remark 18</w:t>
        </w:r>
      </w:ins>
      <w:ins w:id="1771" w:author="PR Preview" w:date="2026-01-01T00:00:00Z">
        <w:r>
          <w:t xml:space="preserve"> (The order of the factors reverses). </w:t>
        </w:r>
      </w:ins>
      <w:ins w:id="1772" w:author="PR Preview" w:date="2026-01-01T00:00:00Z">
        <w:r>
          <w:t xml:space="preserve">Transposing a product reverses the order of the factors.</w:t>
        </w:r>
      </w:ins>
      <w:ins w:id="1773" w:author="PR Preview" w:date="2026-01-01T00:00:00Z">
        <w:r>
          <w:t xml:space="preserve"> </w:t>
        </w:r>
      </w:ins>
      <w:ins w:id="1774" w:author="PR Preview" w:date="2026-01-01T00:00:00Z">
        <w:r>
          <w:t xml:space="preserve">Keeping the original order usually gives an undefined product</w:t>
        </w:r>
      </w:ins>
      <w:ins w:id="1775" w:author="PR Preview" w:date="2026-01-01T00:00:00Z">
        <w:r>
          <w:t xml:space="preserve"> </w:t>
        </w:r>
      </w:ins>
      <w:ins w:id="1776" w:author="PR Preview" w:date="2026-01-01T00:00:00Z">
        <w:r>
          <w:t xml:space="preserve">or a different matrix.</w:t>
        </w:r>
      </w:ins>
      <w:ins w:id="1777" w:author="PR Preview" w:date="2026-01-01T00:00:00Z">
        <w:r>
          <w:t xml:space="preserve"> </w:t>
        </w:r>
      </w:ins>
      <w:ins w:id="1778" w:author="PR Preview" w:date="2026-01-01T00:00:00Z">
        <w:r>
          <w:t xml:space="preserve">For example, with</w:t>
        </w:r>
      </w:ins>
      <w:ins w:id="1779" w:author="PR Preview" w:date="2026-01-01T00:00:00Z">
        <w:r>
          <w:t xml:space="preserve"> </w:t>
        </w:r>
      </w:ins>
      <m:oMath>
        <m:r>
          <m:rPr>
            <m:sty m:val="bi"/>
          </m:rPr>
          <m:t>A</m:t>
        </m:r>
        <m:r>
          <m:rPr>
            <m:sty m:val="p"/>
          </m:rPr>
          <m:t>=</m:t>
        </m:r>
        <m:r>
          <m:rPr>
            <m:sty m:val="p"/>
          </m:rPr>
          <m:t>[</m:t>
        </m:r>
        <m:r>
          <m:t>1</m:t>
        </m:r>
        <m:r>
          <m:rPr>
            <m:sty m:val="p"/>
          </m:rPr>
          <m:t>,</m:t>
        </m:r>
        <m:r>
          <m:t> </m:t>
        </m:r>
        <m:r>
          <m:t>2</m:t>
        </m:r>
        <m:r>
          <m:rPr>
            <m:sty m:val="p"/>
          </m:rPr>
          <m:t>]</m:t>
        </m:r>
      </m:oMath>
      <w:ins w:id="1780" w:author="PR Preview" w:date="2026-01-01T00:00:00Z">
        <w:r>
          <w:t xml:space="preserve"> </w:t>
        </w:r>
      </w:ins>
      <w:ins w:id="1781" w:author="PR Preview" w:date="2026-01-01T00:00:00Z">
        <w:r>
          <w:t xml:space="preserve">(</w:t>
        </w:r>
      </w:ins>
      <m:oMath>
        <m:r>
          <m:t>1</m:t>
        </m:r>
        <m:r>
          <m:rPr>
            <m:sty m:val="p"/>
          </m:rPr>
          <m:t>×</m:t>
        </m:r>
        <m:r>
          <m:t>2</m:t>
        </m:r>
      </m:oMath>
      <w:ins w:id="1782" w:author="PR Preview" w:date="2026-01-01T00:00:00Z">
        <w:r>
          <w:t xml:space="preserve">)</w:t>
        </w:r>
      </w:ins>
      <w:ins w:id="1783" w:author="PR Preview" w:date="2026-01-01T00:00:00Z">
        <w:r>
          <w:t xml:space="preserve"> </w:t>
        </w:r>
      </w:ins>
      <w:ins w:id="1784" w:author="PR Preview" w:date="2026-01-01T00:00:00Z">
        <w:r>
          <w:t xml:space="preserve">and</w:t>
        </w:r>
      </w:ins>
      <w:ins w:id="1785"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786" w:author="PR Preview" w:date="2026-01-01T00:00:00Z">
        <w:r>
          <w:t xml:space="preserve"> </w:t>
        </w:r>
      </w:ins>
      <w:ins w:id="1787" w:author="PR Preview" w:date="2026-01-01T00:00:00Z">
        <w:r>
          <w:t xml:space="preserve">(</w:t>
        </w:r>
      </w:ins>
      <m:oMath>
        <m:r>
          <m:t>2</m:t>
        </m:r>
        <m:r>
          <m:rPr>
            <m:sty m:val="p"/>
          </m:rPr>
          <m:t>×</m:t>
        </m:r>
        <m:r>
          <m:t>1</m:t>
        </m:r>
      </m:oMath>
      <w:ins w:id="1788" w:author="PR Preview" w:date="2026-01-01T00:00:00Z">
        <w:r>
          <w:t xml:space="preserve">),</w:t>
        </w:r>
      </w:ins>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6"/>
    <w:bookmarkStart w:id="187"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7"/>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8"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8"/>
    <w:bookmarkEnd w:id="189"/>
    <w:bookmarkEnd w:id="190"/>
    <w:bookmarkStart w:id="197" w:name="rank"/>
    <w:p>
      <w:pPr>
        <w:pStyle w:val="Heading2"/>
      </w:pPr>
      <w:r>
        <w:t xml:space="preserve">3 Rank</w:t>
      </w:r>
    </w:p>
    <w:bookmarkStart w:id="191" w:name="def-linearly-independent"/>
    <w:p>
      <w:pPr>
        <w:pStyle w:val="FirstParagraph"/>
      </w:pPr>
      <w:del w:id="1789" w:author="PR Preview" w:date="2026-01-01T00:00:00Z">
        <w:r>
          <w:rPr>
            <w:b/>
            <w:bCs/>
          </w:rPr>
          <w:delText xml:space="preserve">Definition 43 (Linearly independent vectors)</w:delText>
        </w:r>
      </w:del>
      <w:del w:id="1790" w:author="PR Preview" w:date="2026-01-01T00:00:00Z">
        <w:r>
          <w:delText xml:space="preserve"> </w:delText>
        </w:r>
      </w:del>
      <w:del w:id="1791" w:author="PR Preview" w:date="2026-01-01T00:00:00Z">
        <w:r>
          <w:delText xml:space="preserve">Vectors</w:delText>
        </w:r>
      </w:del>
      <w:del w:id="1792" w:author="PR Preview" w:date="2026-01-01T00:00:00Z">
        <w:r>
          <w:delText xml:space="preserve"> </w:delText>
        </w:r>
      </w:del>
      <w:del w:id="1793" w:author="PR Preview" w:date="2026-01-01T00:00:00Z">
        <w:r>
          <w:delText xml:space="preserve">$\mathord{\smash[b]{\underset{\raise.3ex\hbox{$\scriptstyle\sim$}}{v}}\vphantom{v}}_1, \ldots, \mathord{\smash[b]{\underset{\raise.3ex\hbox{$\scriptstyle\sim$}}{v}}\vphantom{v}}_k$</w:delText>
        </w:r>
      </w:del>
      <w:del w:id="1794" w:author="PR Preview" w:date="2026-01-01T00:00:00Z">
        <w:r>
          <w:delText xml:space="preserve"> </w:delText>
        </w:r>
      </w:del>
      <w:del w:id="1795" w:author="PR Preview" w:date="2026-01-01T00:00:00Z">
        <w:r>
          <w:delText xml:space="preserve">of the same length</w:delText>
        </w:r>
      </w:del>
      <w:del w:id="1796" w:author="PR Preview" w:date="2026-01-01T00:00:00Z">
        <w:r>
          <w:delText xml:space="preserve"> </w:delText>
        </w:r>
      </w:del>
      <m:oMath>
        <m:r>
          <m:t>p</m:t>
        </m:r>
      </m:oMath>
      <w:del w:id="1797" w:author="PR Preview" w:date="2026-01-01T00:00:00Z">
        <w:r>
          <w:delText xml:space="preserve"> </w:delText>
        </w:r>
      </w:del>
      <w:del w:id="1798" w:author="PR Preview" w:date="2026-01-01T00:00:00Z">
        <w:r>
          <w:delText xml:space="preserve">are</w:delText>
        </w:r>
      </w:del>
      <w:del w:id="1799" w:author="PR Preview" w:date="2026-01-01T00:00:00Z">
        <w:r>
          <w:delText xml:space="preserve"> </w:delText>
        </w:r>
      </w:del>
      <w:del w:id="1800" w:author="PR Preview" w:date="2026-01-01T00:00:00Z">
        <w:r>
          <w:rPr>
            <w:b/>
            <w:bCs/>
          </w:rPr>
          <w:delText xml:space="preserve">linearly independent</w:delText>
        </w:r>
      </w:del>
      <w:del w:id="1801" w:author="PR Preview" w:date="2026-01-01T00:00:00Z">
        <w:r>
          <w:delText xml:space="preserve"> </w:delText>
        </w:r>
      </w:del>
      <w:del w:id="1802" w:author="PR Preview" w:date="2026-01-01T00:00:00Z">
        <w:r>
          <w:delText xml:space="preserve">if the only numbers</w:delText>
        </w:r>
      </w:del>
      <w:del w:id="180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804" w:author="PR Preview" w:date="2026-01-01T00:00:00Z">
        <w:r>
          <w:delText xml:space="preserve"> </w:delText>
        </w:r>
      </w:del>
      <w:del w:id="1805" w:author="PR Preview" w:date="2026-01-01T00:00:00Z">
        <w:r>
          <w:delText xml:space="preserve">with</w:delText>
        </w:r>
      </w:del>
    </w:p>
    <w:p>
      <w:pPr>
        <w:pStyle w:val="FirstParagraph"/>
      </w:pPr>
      <w:ins w:id="1806" w:author="PR Preview" w:date="2026-01-01T00:00:00Z">
        <w:r>
          <w:rPr>
            <w:b/>
            <w:bCs/>
          </w:rPr>
          <w:t xml:space="preserve">Definition 43 (Linearly independent vectors)</w:t>
        </w:r>
      </w:ins>
      <w:ins w:id="1807" w:author="PR Preview" w:date="2026-01-01T00:00:00Z">
        <w:r>
          <w:t xml:space="preserve"> </w:t>
        </w:r>
      </w:ins>
      <w:ins w:id="1808" w:author="PR Preview" w:date="2026-01-01T00:00:00Z">
        <w:r>
          <w:t xml:space="preserve">Vectors</w:t>
        </w:r>
      </w:ins>
      <w:ins w:id="1809" w:author="PR Preview" w:date="2026-01-01T00:00:00Z">
        <w:r>
          <w:t xml:space="preserve"> </w:t>
        </w:r>
      </w:ins>
      <w:ins w:id="1810" w:author="PR Preview" w:date="2026-01-01T00:00:00Z">
        <w:r>
          <w:t xml:space="preserve">$\mathord{\smash[b]{\underset{\raise.3ex\hbox{$\scriptstyle\sim$}}{v}}\vphantom{v}}_1, \ldots, \mathord{\smash[b]{\underset{\raise.3ex\hbox{$\scriptstyle\sim$}}{v}}\vphantom{v}}_k$</w:t>
        </w:r>
      </w:ins>
      <w:ins w:id="1811" w:author="PR Preview" w:date="2026-01-01T00:00:00Z">
        <w:r>
          <w:t xml:space="preserve"> </w:t>
        </w:r>
      </w:ins>
      <w:ins w:id="1812" w:author="PR Preview" w:date="2026-01-01T00:00:00Z">
        <w:r>
          <w:t xml:space="preserve">of the same length</w:t>
        </w:r>
      </w:ins>
      <w:ins w:id="1813" w:author="PR Preview" w:date="2026-01-01T00:00:00Z">
        <w:r>
          <w:t xml:space="preserve"> </w:t>
        </w:r>
      </w:ins>
      <m:oMath>
        <m:r>
          <m:t>p</m:t>
        </m:r>
      </m:oMath>
      <w:ins w:id="1814" w:author="PR Preview" w:date="2026-01-01T00:00:00Z">
        <w:r>
          <w:t xml:space="preserve"> </w:t>
        </w:r>
      </w:ins>
      <w:ins w:id="1815" w:author="PR Preview" w:date="2026-01-01T00:00:00Z">
        <w:r>
          <w:t xml:space="preserve">are</w:t>
        </w:r>
      </w:ins>
      <w:ins w:id="1816" w:author="PR Preview" w:date="2026-01-01T00:00:00Z">
        <w:r>
          <w:t xml:space="preserve"> </w:t>
        </w:r>
      </w:ins>
      <w:ins w:id="1817" w:author="PR Preview" w:date="2026-01-01T00:00:00Z">
        <w:r>
          <w:rPr>
            <w:b/>
            <w:bCs/>
          </w:rPr>
          <w:t xml:space="preserve">linearly independent</w:t>
        </w:r>
      </w:ins>
      <w:ins w:id="1818" w:author="PR Preview" w:date="2026-01-01T00:00:00Z">
        <w:r>
          <w:t xml:space="preserve"> </w:t>
        </w:r>
      </w:ins>
      <w:ins w:id="1819" w:author="PR Preview" w:date="2026-01-01T00:00:00Z">
        <w:r>
          <w:t xml:space="preserve">[30]</w:t>
        </w:r>
      </w:ins>
      <w:ins w:id="1820" w:author="PR Preview" w:date="2026-01-01T00:00:00Z">
        <w:r>
          <w:t xml:space="preserve"> </w:t>
        </w:r>
      </w:ins>
      <w:ins w:id="1821" w:author="PR Preview" w:date="2026-01-01T00:00:00Z">
        <w:r>
          <w:t xml:space="preserve">if the only numbers</w:t>
        </w:r>
      </w:ins>
      <w:ins w:id="1822"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823" w:author="PR Preview" w:date="2026-01-01T00:00:00Z">
        <w:r>
          <w:t xml:space="preserve"> </w:t>
        </w:r>
      </w:ins>
      <w:ins w:id="1824" w:author="PR Preview" w:date="2026-01-01T00:00:00Z">
        <w:r>
          <w:t xml:space="preserve">with</w:t>
        </w:r>
      </w:ins>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1"/>
    <w:bookmarkStart w:id="192"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2"/>
    <w:bookmarkStart w:id="193" w:name="def-rank"/>
    <w:p>
      <w:pPr>
        <w:pStyle w:val="FirstParagraph"/>
      </w:pPr>
      <w:del w:id="1825" w:author="PR Preview" w:date="2026-01-01T00:00:00Z">
        <w:r>
          <w:rPr>
            <w:b/>
            <w:bCs/>
          </w:rPr>
          <w:delText xml:space="preserve">Definition 44 (Rank)</w:delText>
        </w:r>
      </w:del>
      <w:del w:id="1826" w:author="PR Preview" w:date="2026-01-01T00:00:00Z">
        <w:r>
          <w:delText xml:space="preserve"> </w:delText>
        </w:r>
      </w:del>
      <w:del w:id="1827" w:author="PR Preview" w:date="2026-01-01T00:00:00Z">
        <w:r>
          <w:delText xml:space="preserve">The</w:delText>
        </w:r>
      </w:del>
      <w:del w:id="1828" w:author="PR Preview" w:date="2026-01-01T00:00:00Z">
        <w:r>
          <w:delText xml:space="preserve"> </w:delText>
        </w:r>
      </w:del>
      <w:del w:id="1829" w:author="PR Preview" w:date="2026-01-01T00:00:00Z">
        <w:r>
          <w:rPr>
            <w:b/>
            <w:bCs/>
          </w:rPr>
          <w:delText xml:space="preserve">rank</w:delText>
        </w:r>
      </w:del>
      <w:del w:id="1830" w:author="PR Preview" w:date="2026-01-01T00:00:00Z">
        <w:r>
          <w:delText xml:space="preserve"> </w:delText>
        </w:r>
      </w:del>
      <w:del w:id="1831" w:author="PR Preview" w:date="2026-01-01T00:00:00Z">
        <w:r>
          <w:delText xml:space="preserve">of a matrix</w:delText>
        </w:r>
      </w:del>
      <w:del w:id="1832" w:author="PR Preview" w:date="2026-01-01T00:00:00Z">
        <w:r>
          <w:delText xml:space="preserve"> </w:delText>
        </w:r>
      </w:del>
      <m:oMath>
        <m:r>
          <m:rPr>
            <m:sty m:val="bi"/>
          </m:rPr>
          <m:t>A</m:t>
        </m:r>
      </m:oMath>
      <w:del w:id="1833" w:author="PR Preview" w:date="2026-01-01T00:00:00Z">
        <w:r>
          <w:delText xml:space="preserve">, written</w:delText>
        </w:r>
      </w:del>
      <w:del w:id="1834" w:author="PR Preview" w:date="2026-01-01T00:00:00Z">
        <w:r>
          <w:delText xml:space="preserve"> </w:delText>
        </w:r>
      </w:del>
      <m:oMath>
        <m:r>
          <m:rPr>
            <m:sty m:val="p"/>
          </m:rPr>
          <m:t>rank</m:t>
        </m:r>
        <m:r>
          <m:rPr>
            <m:sty m:val="p"/>
          </m:rPr>
          <m:t>(</m:t>
        </m:r>
        <m:r>
          <m:rPr>
            <m:sty m:val="bi"/>
          </m:rPr>
          <m:t>A</m:t>
        </m:r>
        <m:r>
          <m:rPr>
            <m:sty m:val="p"/>
          </m:rPr>
          <m:t>)</m:t>
        </m:r>
      </m:oMath>
      <w:del w:id="1835" w:author="PR Preview" w:date="2026-01-01T00:00:00Z">
        <w:r>
          <w:delText xml:space="preserve">,</w:delText>
        </w:r>
      </w:del>
      <w:del w:id="1836" w:author="PR Preview" w:date="2026-01-01T00:00:00Z">
        <w:r>
          <w:delText xml:space="preserve"> </w:delText>
        </w:r>
      </w:del>
      <w:del w:id="1837" w:author="PR Preview" w:date="2026-01-01T00:00:00Z">
        <w:r>
          <w:delText xml:space="preserve">is the largest number of columns of</w:delText>
        </w:r>
      </w:del>
      <w:del w:id="1838" w:author="PR Preview" w:date="2026-01-01T00:00:00Z">
        <w:r>
          <w:delText xml:space="preserve"> </w:delText>
        </w:r>
      </w:del>
      <m:oMath>
        <m:r>
          <m:rPr>
            <m:sty m:val="bi"/>
          </m:rPr>
          <m:t>A</m:t>
        </m:r>
      </m:oMath>
      <w:del w:id="1839" w:author="PR Preview" w:date="2026-01-01T00:00:00Z">
        <w:r>
          <w:delText xml:space="preserve"> </w:delText>
        </w:r>
      </w:del>
      <w:del w:id="1840" w:author="PR Preview" w:date="2026-01-01T00:00:00Z">
        <w:r>
          <w:delText xml:space="preserve">that are linearly independent (</w:delText>
        </w:r>
      </w:del>
      <w:hyperlink w:anchor="def-linearly-independent">
        <w:del w:id="1841" w:author="PR Preview" w:date="2026-01-01T00:00:00Z">
          <w:r>
            <w:rPr>
              <w:rStyle w:val="Hyperlink"/>
            </w:rPr>
            <w:delText xml:space="preserve">Definition 43</w:delText>
          </w:r>
        </w:del>
      </w:hyperlink>
      <w:del w:id="1842" w:author="PR Preview" w:date="2026-01-01T00:00:00Z">
        <w:r>
          <w:delText xml:space="preserve">).</w:delText>
        </w:r>
      </w:del>
    </w:p>
    <w:p>
      <w:pPr>
        <w:pStyle w:val="FirstParagraph"/>
      </w:pPr>
      <w:ins w:id="1843" w:author="PR Preview" w:date="2026-01-01T00:00:00Z">
        <w:r>
          <w:rPr>
            <w:b/>
            <w:bCs/>
          </w:rPr>
          <w:t xml:space="preserve">Definition 44 (Rank)</w:t>
        </w:r>
      </w:ins>
      <w:ins w:id="1844" w:author="PR Preview" w:date="2026-01-01T00:00:00Z">
        <w:r>
          <w:t xml:space="preserve"> </w:t>
        </w:r>
      </w:ins>
      <w:ins w:id="1845" w:author="PR Preview" w:date="2026-01-01T00:00:00Z">
        <w:r>
          <w:t xml:space="preserve">The</w:t>
        </w:r>
      </w:ins>
      <w:ins w:id="1846" w:author="PR Preview" w:date="2026-01-01T00:00:00Z">
        <w:r>
          <w:t xml:space="preserve"> </w:t>
        </w:r>
      </w:ins>
      <w:ins w:id="1847" w:author="PR Preview" w:date="2026-01-01T00:00:00Z">
        <w:r>
          <w:rPr>
            <w:b/>
            <w:bCs/>
          </w:rPr>
          <w:t xml:space="preserve">rank</w:t>
        </w:r>
      </w:ins>
      <w:ins w:id="1848" w:author="PR Preview" w:date="2026-01-01T00:00:00Z">
        <w:r>
          <w:t xml:space="preserve"> </w:t>
        </w:r>
      </w:ins>
      <w:ins w:id="1849" w:author="PR Preview" w:date="2026-01-01T00:00:00Z">
        <w:r>
          <w:t xml:space="preserve">[31]</w:t>
        </w:r>
      </w:ins>
      <w:ins w:id="1850" w:author="PR Preview" w:date="2026-01-01T00:00:00Z">
        <w:r>
          <w:t xml:space="preserve"> </w:t>
        </w:r>
      </w:ins>
      <w:ins w:id="1851" w:author="PR Preview" w:date="2026-01-01T00:00:00Z">
        <w:r>
          <w:t xml:space="preserve">of a matrix</w:t>
        </w:r>
      </w:ins>
      <w:ins w:id="1852" w:author="PR Preview" w:date="2026-01-01T00:00:00Z">
        <w:r>
          <w:t xml:space="preserve"> </w:t>
        </w:r>
      </w:ins>
      <m:oMath>
        <m:r>
          <m:rPr>
            <m:sty m:val="bi"/>
          </m:rPr>
          <m:t>A</m:t>
        </m:r>
      </m:oMath>
      <w:ins w:id="1853" w:author="PR Preview" w:date="2026-01-01T00:00:00Z">
        <w:r>
          <w:t xml:space="preserve">, written</w:t>
        </w:r>
      </w:ins>
      <w:ins w:id="1854" w:author="PR Preview" w:date="2026-01-01T00:00:00Z">
        <w:r>
          <w:t xml:space="preserve"> </w:t>
        </w:r>
      </w:ins>
      <m:oMath>
        <m:r>
          <m:rPr>
            <m:sty m:val="p"/>
          </m:rPr>
          <m:t>rank</m:t>
        </m:r>
        <m:r>
          <m:rPr>
            <m:sty m:val="p"/>
          </m:rPr>
          <m:t>(</m:t>
        </m:r>
        <m:r>
          <m:rPr>
            <m:sty m:val="bi"/>
          </m:rPr>
          <m:t>A</m:t>
        </m:r>
        <m:r>
          <m:rPr>
            <m:sty m:val="p"/>
          </m:rPr>
          <m:t>)</m:t>
        </m:r>
      </m:oMath>
      <w:ins w:id="1855" w:author="PR Preview" w:date="2026-01-01T00:00:00Z">
        <w:r>
          <w:t xml:space="preserve">,</w:t>
        </w:r>
      </w:ins>
      <w:ins w:id="1856" w:author="PR Preview" w:date="2026-01-01T00:00:00Z">
        <w:r>
          <w:t xml:space="preserve"> </w:t>
        </w:r>
      </w:ins>
      <w:ins w:id="1857" w:author="PR Preview" w:date="2026-01-01T00:00:00Z">
        <w:r>
          <w:t xml:space="preserve">is the largest number of columns of</w:t>
        </w:r>
      </w:ins>
      <w:ins w:id="1858" w:author="PR Preview" w:date="2026-01-01T00:00:00Z">
        <w:r>
          <w:t xml:space="preserve"> </w:t>
        </w:r>
      </w:ins>
      <m:oMath>
        <m:r>
          <m:rPr>
            <m:sty m:val="bi"/>
          </m:rPr>
          <m:t>A</m:t>
        </m:r>
      </m:oMath>
      <w:ins w:id="1859" w:author="PR Preview" w:date="2026-01-01T00:00:00Z">
        <w:r>
          <w:t xml:space="preserve"> </w:t>
        </w:r>
      </w:ins>
      <w:ins w:id="1860" w:author="PR Preview" w:date="2026-01-01T00:00:00Z">
        <w:r>
          <w:t xml:space="preserve">that are linearly independent (</w:t>
        </w:r>
      </w:ins>
      <w:hyperlink w:anchor="def-linearly-independent">
        <w:ins w:id="1861" w:author="PR Preview" w:date="2026-01-01T00:00:00Z">
          <w:r>
            <w:rPr>
              <w:rStyle w:val="Hyperlink"/>
            </w:rPr>
            <w:t xml:space="preserve">Definition 43</w:t>
          </w:r>
        </w:ins>
      </w:hyperlink>
      <w:ins w:id="1862" w:author="PR Preview" w:date="2026-01-01T00:00:00Z">
        <w:r>
          <w:t xml:space="preserve">).</w:t>
        </w:r>
      </w:ins>
    </w:p>
    <w:bookmarkEnd w:id="193"/>
    <w:bookmarkStart w:id="194"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4"/>
    <w:bookmarkStart w:id="195"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5"/>
    <w:bookmarkStart w:id="196" w:name="rem-full-column-rank-shape"/>
    <w:p>
      <w:pPr>
        <w:pStyle w:val="BodyText"/>
      </w:pPr>
      <w:del w:id="1863" w:author="PR Preview" w:date="2026-01-01T00:00:00Z">
        <w:r>
          <w:rPr>
            <w:i/>
            <w:iCs/>
          </w:rPr>
          <w:delText xml:space="preserve">Remark 18</w:delText>
        </w:r>
      </w:del>
      <w:del w:id="1864" w:author="PR Preview" w:date="2026-01-01T00:00:00Z">
        <w:r>
          <w:delText xml:space="preserve"> (Full column rank needs at least as many rows as columns). </w:delText>
        </w:r>
      </w:del>
      <w:del w:id="1865" w:author="PR Preview" w:date="2026-01-01T00:00:00Z">
        <w:r>
          <w:delText xml:space="preserve">In</w:delText>
        </w:r>
      </w:del>
      <w:del w:id="1866" w:author="PR Preview" w:date="2026-01-01T00:00:00Z">
        <w:r>
          <w:delText xml:space="preserve"> </w:delText>
        </w:r>
      </w:del>
      <w:hyperlink w:anchor="exm-rank">
        <w:del w:id="1867" w:author="PR Preview" w:date="2026-01-01T00:00:00Z">
          <w:r>
            <w:rPr>
              <w:rStyle w:val="Hyperlink"/>
            </w:rPr>
            <w:delText xml:space="preserve">Example 36</w:delText>
          </w:r>
        </w:del>
      </w:hyperlink>
      <w:del w:id="1868" w:author="PR Preview" w:date="2026-01-01T00:00:00Z">
        <w:r>
          <w:delText xml:space="preserve">, the first matrix has full column rank:</w:delText>
        </w:r>
      </w:del>
      <w:del w:id="1869" w:author="PR Preview" w:date="2026-01-01T00:00:00Z">
        <w:r>
          <w:delText xml:space="preserve"> </w:delText>
        </w:r>
      </w:del>
      <w:del w:id="1870" w:author="PR Preview" w:date="2026-01-01T00:00:00Z">
        <w:r>
          <w:delText xml:space="preserve">its rank is</w:delText>
        </w:r>
      </w:del>
      <w:del w:id="1871" w:author="PR Preview" w:date="2026-01-01T00:00:00Z">
        <w:r>
          <w:delText xml:space="preserve"> </w:delText>
        </w:r>
      </w:del>
      <m:oMath>
        <m:r>
          <m:t>2</m:t>
        </m:r>
      </m:oMath>
      <w:del w:id="1872" w:author="PR Preview" w:date="2026-01-01T00:00:00Z">
        <w:r>
          <w:delText xml:space="preserve">, and it has</w:delText>
        </w:r>
      </w:del>
      <w:del w:id="1873" w:author="PR Preview" w:date="2026-01-01T00:00:00Z">
        <w:r>
          <w:delText xml:space="preserve"> </w:delText>
        </w:r>
      </w:del>
      <m:oMath>
        <m:r>
          <m:t>2</m:t>
        </m:r>
      </m:oMath>
      <w:del w:id="1874" w:author="PR Preview" w:date="2026-01-01T00:00:00Z">
        <w:r>
          <w:delText xml:space="preserve"> </w:delText>
        </w:r>
      </w:del>
      <w:del w:id="1875" w:author="PR Preview" w:date="2026-01-01T00:00:00Z">
        <w:r>
          <w:delText xml:space="preserve">columns.</w:delText>
        </w:r>
      </w:del>
      <w:del w:id="1876" w:author="PR Preview" w:date="2026-01-01T00:00:00Z">
        <w:r>
          <w:delText xml:space="preserve"> </w:delText>
        </w:r>
      </w:del>
      <w:del w:id="1877" w:author="PR Preview" w:date="2026-01-01T00:00:00Z">
        <w:r>
          <w:delText xml:space="preserve">The second does not, because its rank is</w:delText>
        </w:r>
      </w:del>
      <w:del w:id="1878" w:author="PR Preview" w:date="2026-01-01T00:00:00Z">
        <w:r>
          <w:delText xml:space="preserve"> </w:delText>
        </w:r>
      </w:del>
      <m:oMath>
        <m:r>
          <m:t>1</m:t>
        </m:r>
      </m:oMath>
      <w:del w:id="1879" w:author="PR Preview" w:date="2026-01-01T00:00:00Z">
        <w:r>
          <w:delText xml:space="preserve">.</w:delText>
        </w:r>
      </w:del>
    </w:p>
    <w:p>
      <w:pPr>
        <w:pStyle w:val="BodyText"/>
      </w:pPr>
      <w:ins w:id="1880" w:author="PR Preview" w:date="2026-01-01T00:00:00Z">
        <w:r>
          <w:rPr>
            <w:i/>
            <w:iCs/>
          </w:rPr>
          <w:t xml:space="preserve">Remark 19</w:t>
        </w:r>
      </w:ins>
      <w:ins w:id="1881" w:author="PR Preview" w:date="2026-01-01T00:00:00Z">
        <w:r>
          <w:t xml:space="preserve"> (Full column rank needs at least as many rows as columns). </w:t>
        </w:r>
      </w:ins>
      <w:ins w:id="1882" w:author="PR Preview" w:date="2026-01-01T00:00:00Z">
        <w:r>
          <w:t xml:space="preserve">In</w:t>
        </w:r>
      </w:ins>
      <w:ins w:id="1883" w:author="PR Preview" w:date="2026-01-01T00:00:00Z">
        <w:r>
          <w:t xml:space="preserve"> </w:t>
        </w:r>
      </w:ins>
      <w:hyperlink w:anchor="exm-rank">
        <w:ins w:id="1884" w:author="PR Preview" w:date="2026-01-01T00:00:00Z">
          <w:r>
            <w:rPr>
              <w:rStyle w:val="Hyperlink"/>
            </w:rPr>
            <w:t xml:space="preserve">Example 36</w:t>
          </w:r>
        </w:ins>
      </w:hyperlink>
      <w:ins w:id="1885" w:author="PR Preview" w:date="2026-01-01T00:00:00Z">
        <w:r>
          <w:t xml:space="preserve">, the first matrix has full column rank:</w:t>
        </w:r>
      </w:ins>
      <w:ins w:id="1886" w:author="PR Preview" w:date="2026-01-01T00:00:00Z">
        <w:r>
          <w:t xml:space="preserve"> </w:t>
        </w:r>
      </w:ins>
      <w:ins w:id="1887" w:author="PR Preview" w:date="2026-01-01T00:00:00Z">
        <w:r>
          <w:t xml:space="preserve">its rank is</w:t>
        </w:r>
      </w:ins>
      <w:ins w:id="1888" w:author="PR Preview" w:date="2026-01-01T00:00:00Z">
        <w:r>
          <w:t xml:space="preserve"> </w:t>
        </w:r>
      </w:ins>
      <m:oMath>
        <m:r>
          <m:t>2</m:t>
        </m:r>
      </m:oMath>
      <w:ins w:id="1889" w:author="PR Preview" w:date="2026-01-01T00:00:00Z">
        <w:r>
          <w:t xml:space="preserve">, and it has</w:t>
        </w:r>
      </w:ins>
      <w:ins w:id="1890" w:author="PR Preview" w:date="2026-01-01T00:00:00Z">
        <w:r>
          <w:t xml:space="preserve"> </w:t>
        </w:r>
      </w:ins>
      <m:oMath>
        <m:r>
          <m:t>2</m:t>
        </m:r>
      </m:oMath>
      <w:ins w:id="1891" w:author="PR Preview" w:date="2026-01-01T00:00:00Z">
        <w:r>
          <w:t xml:space="preserve"> </w:t>
        </w:r>
      </w:ins>
      <w:ins w:id="1892" w:author="PR Preview" w:date="2026-01-01T00:00:00Z">
        <w:r>
          <w:t xml:space="preserve">columns.</w:t>
        </w:r>
      </w:ins>
      <w:ins w:id="1893" w:author="PR Preview" w:date="2026-01-01T00:00:00Z">
        <w:r>
          <w:t xml:space="preserve"> </w:t>
        </w:r>
      </w:ins>
      <w:ins w:id="1894" w:author="PR Preview" w:date="2026-01-01T00:00:00Z">
        <w:r>
          <w:t xml:space="preserve">The second does not, because its rank is</w:t>
        </w:r>
      </w:ins>
      <w:ins w:id="1895" w:author="PR Preview" w:date="2026-01-01T00:00:00Z">
        <w:r>
          <w:t xml:space="preserve"> </w:t>
        </w:r>
      </w:ins>
      <m:oMath>
        <m:r>
          <m:t>1</m:t>
        </m:r>
      </m:oMath>
      <w:ins w:id="1896" w:author="PR Preview" w:date="2026-01-01T00:00:00Z">
        <w:r>
          <w:t xml:space="preserve">.</w:t>
        </w:r>
      </w:ins>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6"/>
    <w:bookmarkEnd w:id="197"/>
    <w:bookmarkStart w:id="23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1" w:name="def-subspace"/>
    <w:p>
      <w:pPr>
        <w:pStyle w:val="FirstParagraph"/>
      </w:pPr>
      <w:del w:id="1897" w:author="PR Preview" w:date="2026-01-01T00:00:00Z">
        <w:r>
          <w:rPr>
            <w:b/>
            <w:bCs/>
          </w:rPr>
          <w:delText xml:space="preserve">Definition 46 (Subspace (linear subspace, vector space, linear space))</w:delText>
        </w:r>
      </w:del>
      <w:del w:id="1898" w:author="PR Preview" w:date="2026-01-01T00:00:00Z">
        <w:r>
          <w:delText xml:space="preserve"> </w:delText>
        </w:r>
      </w:del>
      <w:del w:id="1899" w:author="PR Preview" w:date="2026-01-01T00:00:00Z">
        <w:r>
          <w:delText xml:space="preserve">A set</w:delText>
        </w:r>
      </w:del>
      <w:del w:id="1900" w:author="PR Preview" w:date="2026-01-01T00:00:00Z">
        <w:r>
          <w:delText xml:space="preserve"> </w:delText>
        </w:r>
      </w:del>
      <m:oMath>
        <m:r>
          <m:rPr>
            <m:scr m:val="script"/>
            <m:sty m:val="p"/>
          </m:rPr>
          <m:t>S</m:t>
        </m:r>
      </m:oMath>
      <w:del w:id="1901" w:author="PR Preview" w:date="2026-01-01T00:00:00Z">
        <w:r>
          <w:delText xml:space="preserve"> </w:delText>
        </w:r>
      </w:del>
      <w:del w:id="1902" w:author="PR Preview" w:date="2026-01-01T00:00:00Z">
        <w:r>
          <w:delText xml:space="preserve">of vectors in</w:delText>
        </w:r>
      </w:del>
      <w:del w:id="1903" w:author="PR Preview" w:date="2026-01-01T00:00:00Z">
        <w:r>
          <w:delText xml:space="preserve"> </w:delText>
        </w:r>
      </w:del>
      <m:oMath>
        <m:sSup>
          <m:e>
            <m:r>
              <m:rPr>
                <m:scr m:val="double-struck"/>
                <m:sty m:val="p"/>
              </m:rPr>
              <m:t>R</m:t>
            </m:r>
          </m:e>
          <m:sup>
            <m:r>
              <m:t>p</m:t>
            </m:r>
          </m:sup>
        </m:sSup>
      </m:oMath>
      <w:del w:id="1904" w:author="PR Preview" w:date="2026-01-01T00:00:00Z">
        <w:r>
          <w:delText xml:space="preserve"> </w:delText>
        </w:r>
      </w:del>
      <w:del w:id="1905" w:author="PR Preview" w:date="2026-01-01T00:00:00Z">
        <w:r>
          <w:delText xml:space="preserve">is a</w:delText>
        </w:r>
      </w:del>
      <w:del w:id="1906" w:author="PR Preview" w:date="2026-01-01T00:00:00Z">
        <w:r>
          <w:delText xml:space="preserve"> </w:delText>
        </w:r>
      </w:del>
      <w:del w:id="1907" w:author="PR Preview" w:date="2026-01-01T00:00:00Z">
        <w:r>
          <w:rPr>
            <w:b/>
            <w:bCs/>
          </w:rPr>
          <w:delText xml:space="preserve">subspace</w:delText>
        </w:r>
      </w:del>
      <w:del w:id="1908" w:author="PR Preview" w:date="2026-01-01T00:00:00Z">
        <w:r>
          <w:delText xml:space="preserve"> </w:delText>
        </w:r>
      </w:del>
      <w:del w:id="1909" w:author="PR Preview" w:date="2026-01-01T00:00:00Z">
        <w:r>
          <w:delText xml:space="preserve">of</w:delText>
        </w:r>
      </w:del>
      <w:del w:id="1910" w:author="PR Preview" w:date="2026-01-01T00:00:00Z">
        <w:r>
          <w:delText xml:space="preserve"> </w:delText>
        </w:r>
      </w:del>
      <m:oMath>
        <m:sSup>
          <m:e>
            <m:r>
              <m:rPr>
                <m:scr m:val="double-struck"/>
                <m:sty m:val="p"/>
              </m:rPr>
              <m:t>R</m:t>
            </m:r>
          </m:e>
          <m:sup>
            <m:r>
              <m:t>p</m:t>
            </m:r>
          </m:sup>
        </m:sSup>
      </m:oMath>
      <w:del w:id="1911" w:author="PR Preview" w:date="2026-01-01T00:00:00Z">
        <w:r>
          <w:delText xml:space="preserve"> </w:delText>
        </w:r>
      </w:del>
      <w:del w:id="1912" w:author="PR Preview" w:date="2026-01-01T00:00:00Z">
        <w:r>
          <w:delText xml:space="preserve">if it is not empty</w:delText>
        </w:r>
      </w:del>
      <w:del w:id="1913" w:author="PR Preview" w:date="2026-01-01T00:00:00Z">
        <w:r>
          <w:delText xml:space="preserve"> </w:delText>
        </w:r>
      </w:del>
      <w:del w:id="1914" w:author="PR Preview" w:date="2026-01-01T00:00:00Z">
        <w:r>
          <w:delText xml:space="preserve">and it is closed under vector addition and scalar multiplication:</w:delText>
        </w:r>
      </w:del>
    </w:p>
    <w:p>
      <w:pPr>
        <w:pStyle w:val="FirstParagraph"/>
      </w:pPr>
      <w:ins w:id="1915" w:author="PR Preview" w:date="2026-01-01T00:00:00Z">
        <w:r>
          <w:rPr>
            <w:b/>
            <w:bCs/>
          </w:rPr>
          <w:t xml:space="preserve">Definition 46 (Subspace (linear subspace, vector space, linear space))</w:t>
        </w:r>
      </w:ins>
      <w:ins w:id="1916" w:author="PR Preview" w:date="2026-01-01T00:00:00Z">
        <w:r>
          <w:t xml:space="preserve"> </w:t>
        </w:r>
      </w:ins>
      <w:ins w:id="1917" w:author="PR Preview" w:date="2026-01-01T00:00:00Z">
        <w:r>
          <w:t xml:space="preserve">A set</w:t>
        </w:r>
      </w:ins>
      <w:ins w:id="1918" w:author="PR Preview" w:date="2026-01-01T00:00:00Z">
        <w:r>
          <w:t xml:space="preserve"> </w:t>
        </w:r>
      </w:ins>
      <m:oMath>
        <m:r>
          <m:rPr>
            <m:scr m:val="script"/>
            <m:sty m:val="p"/>
          </m:rPr>
          <m:t>S</m:t>
        </m:r>
      </m:oMath>
      <w:ins w:id="1919" w:author="PR Preview" w:date="2026-01-01T00:00:00Z">
        <w:r>
          <w:t xml:space="preserve"> </w:t>
        </w:r>
      </w:ins>
      <w:ins w:id="1920" w:author="PR Preview" w:date="2026-01-01T00:00:00Z">
        <w:r>
          <w:t xml:space="preserve">of vectors in</w:t>
        </w:r>
      </w:ins>
      <w:ins w:id="1921" w:author="PR Preview" w:date="2026-01-01T00:00:00Z">
        <w:r>
          <w:t xml:space="preserve"> </w:t>
        </w:r>
      </w:ins>
      <m:oMath>
        <m:sSup>
          <m:e>
            <m:r>
              <m:rPr>
                <m:scr m:val="double-struck"/>
                <m:sty m:val="p"/>
              </m:rPr>
              <m:t>R</m:t>
            </m:r>
          </m:e>
          <m:sup>
            <m:r>
              <m:t>p</m:t>
            </m:r>
          </m:sup>
        </m:sSup>
      </m:oMath>
      <w:ins w:id="1922" w:author="PR Preview" w:date="2026-01-01T00:00:00Z">
        <w:r>
          <w:t xml:space="preserve"> </w:t>
        </w:r>
      </w:ins>
      <w:ins w:id="1923" w:author="PR Preview" w:date="2026-01-01T00:00:00Z">
        <w:r>
          <w:t xml:space="preserve">is a</w:t>
        </w:r>
      </w:ins>
      <w:ins w:id="1924" w:author="PR Preview" w:date="2026-01-01T00:00:00Z">
        <w:r>
          <w:t xml:space="preserve"> </w:t>
        </w:r>
      </w:ins>
      <w:ins w:id="1925" w:author="PR Preview" w:date="2026-01-01T00:00:00Z">
        <w:r>
          <w:rPr>
            <w:b/>
            <w:bCs/>
          </w:rPr>
          <w:t xml:space="preserve">subspace</w:t>
        </w:r>
      </w:ins>
      <w:ins w:id="1926" w:author="PR Preview" w:date="2026-01-01T00:00:00Z">
        <w:r>
          <w:t xml:space="preserve"> </w:t>
        </w:r>
      </w:ins>
      <w:ins w:id="1927" w:author="PR Preview" w:date="2026-01-01T00:00:00Z">
        <w:r>
          <w:t xml:space="preserve">[33]</w:t>
        </w:r>
      </w:ins>
      <w:ins w:id="1928" w:author="PR Preview" w:date="2026-01-01T00:00:00Z">
        <w:r>
          <w:t xml:space="preserve"> </w:t>
        </w:r>
      </w:ins>
      <w:ins w:id="1929" w:author="PR Preview" w:date="2026-01-01T00:00:00Z">
        <w:r>
          <w:t xml:space="preserve">of</w:t>
        </w:r>
      </w:ins>
      <w:ins w:id="1930" w:author="PR Preview" w:date="2026-01-01T00:00:00Z">
        <w:r>
          <w:t xml:space="preserve"> </w:t>
        </w:r>
      </w:ins>
      <m:oMath>
        <m:sSup>
          <m:e>
            <m:r>
              <m:rPr>
                <m:scr m:val="double-struck"/>
                <m:sty m:val="p"/>
              </m:rPr>
              <m:t>R</m:t>
            </m:r>
          </m:e>
          <m:sup>
            <m:r>
              <m:t>p</m:t>
            </m:r>
          </m:sup>
        </m:sSup>
      </m:oMath>
      <w:ins w:id="1931" w:author="PR Preview" w:date="2026-01-01T00:00:00Z">
        <w:r>
          <w:t xml:space="preserve"> </w:t>
        </w:r>
      </w:ins>
      <w:ins w:id="1932" w:author="PR Preview" w:date="2026-01-01T00:00:00Z">
        <w:r>
          <w:t xml:space="preserve">if it is not empty</w:t>
        </w:r>
      </w:ins>
      <w:ins w:id="1933" w:author="PR Preview" w:date="2026-01-01T00:00:00Z">
        <w:r>
          <w:t xml:space="preserve"> </w:t>
        </w:r>
      </w:ins>
      <w:ins w:id="1934" w:author="PR Preview" w:date="2026-01-01T00:00:00Z">
        <w:r>
          <w:t xml:space="preserve">and it is closed under vector addition and scalar multiplication:</w:t>
        </w:r>
      </w:ins>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1"/>
    <w:bookmarkStart w:id="202"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2"/>
    <w:bookmarkStart w:id="203"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3"/>
    <w:bookmarkStart w:id="204"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4"/>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5"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5"/>
    <w:bookmarkStart w:id="206" w:name="def-span"/>
    <w:p>
      <w:pPr>
        <w:pStyle w:val="BodyText"/>
      </w:pPr>
      <w:del w:id="1935" w:author="PR Preview" w:date="2026-01-01T00:00:00Z">
        <w:r>
          <w:rPr>
            <w:b/>
            <w:bCs/>
          </w:rPr>
          <w:delText xml:space="preserve">Definition 47 (Span)</w:delText>
        </w:r>
      </w:del>
      <w:del w:id="1936" w:author="PR Preview" w:date="2026-01-01T00:00:00Z">
        <w:r>
          <w:delText xml:space="preserve"> </w:delText>
        </w:r>
      </w:del>
      <w:del w:id="1937" w:author="PR Preview" w:date="2026-01-01T00:00:00Z">
        <w:r>
          <w:delText xml:space="preserve">The</w:delText>
        </w:r>
      </w:del>
      <w:del w:id="1938" w:author="PR Preview" w:date="2026-01-01T00:00:00Z">
        <w:r>
          <w:delText xml:space="preserve"> </w:delText>
        </w:r>
      </w:del>
      <w:del w:id="1939" w:author="PR Preview" w:date="2026-01-01T00:00:00Z">
        <w:r>
          <w:rPr>
            <w:b/>
            <w:bCs/>
          </w:rPr>
          <w:delText xml:space="preserve">span</w:delText>
        </w:r>
      </w:del>
      <w:del w:id="1940" w:author="PR Preview" w:date="2026-01-01T00:00:00Z">
        <w:r>
          <w:delText xml:space="preserve"> </w:delText>
        </w:r>
      </w:del>
      <w:del w:id="1941" w:author="PR Preview" w:date="2026-01-01T00:00:00Z">
        <w:r>
          <w:delText xml:space="preserve">of vectors</w:delText>
        </w:r>
      </w:del>
      <w:del w:id="1942" w:author="PR Preview" w:date="2026-01-01T00:00:00Z">
        <w:r>
          <w:delText xml:space="preserve"> </w:delText>
        </w:r>
      </w:del>
      <w:del w:id="1943" w:author="PR Preview" w:date="2026-01-01T00:00:00Z">
        <w:r>
          <w:delText xml:space="preserve">$\mathord{\smash[b]{\underset{\raise.3ex\hbox{$\scriptstyle\sim$}}{v}}\vphantom{v}}_1, \ldots, \mathord{\smash[b]{\underset{\raise.3ex\hbox{$\scriptstyle\sim$}}{v}}\vphantom{v}}_k \in \mathbb{R}^p$</w:delText>
        </w:r>
      </w:del>
      <w:del w:id="1944" w:author="PR Preview" w:date="2026-01-01T00:00:00Z">
        <w:r>
          <w:delText xml:space="preserve"> </w:delText>
        </w:r>
      </w:del>
      <w:del w:id="1945" w:author="PR Preview" w:date="2026-01-01T00:00:00Z">
        <w:r>
          <w:delText xml:space="preserve">is the set of all their linear combinations:</w:delText>
        </w:r>
      </w:del>
    </w:p>
    <w:p>
      <w:pPr>
        <w:pStyle w:val="BodyText"/>
      </w:pPr>
      <w:ins w:id="1946" w:author="PR Preview" w:date="2026-01-01T00:00:00Z">
        <w:r>
          <w:rPr>
            <w:b/>
            <w:bCs/>
          </w:rPr>
          <w:t xml:space="preserve">Definition 47 (Span)</w:t>
        </w:r>
      </w:ins>
      <w:ins w:id="1947" w:author="PR Preview" w:date="2026-01-01T00:00:00Z">
        <w:r>
          <w:t xml:space="preserve"> </w:t>
        </w:r>
      </w:ins>
      <w:ins w:id="1948" w:author="PR Preview" w:date="2026-01-01T00:00:00Z">
        <w:r>
          <w:t xml:space="preserve">The</w:t>
        </w:r>
      </w:ins>
      <w:ins w:id="1949" w:author="PR Preview" w:date="2026-01-01T00:00:00Z">
        <w:r>
          <w:t xml:space="preserve"> </w:t>
        </w:r>
      </w:ins>
      <w:ins w:id="1950" w:author="PR Preview" w:date="2026-01-01T00:00:00Z">
        <w:r>
          <w:rPr>
            <w:b/>
            <w:bCs/>
          </w:rPr>
          <w:t xml:space="preserve">span</w:t>
        </w:r>
      </w:ins>
      <w:ins w:id="1951" w:author="PR Preview" w:date="2026-01-01T00:00:00Z">
        <w:r>
          <w:t xml:space="preserve"> </w:t>
        </w:r>
      </w:ins>
      <w:ins w:id="1952" w:author="PR Preview" w:date="2026-01-01T00:00:00Z">
        <w:r>
          <w:t xml:space="preserve">[34]</w:t>
        </w:r>
      </w:ins>
      <w:ins w:id="1953" w:author="PR Preview" w:date="2026-01-01T00:00:00Z">
        <w:r>
          <w:t xml:space="preserve"> </w:t>
        </w:r>
      </w:ins>
      <w:ins w:id="1954" w:author="PR Preview" w:date="2026-01-01T00:00:00Z">
        <w:r>
          <w:t xml:space="preserve">of vectors</w:t>
        </w:r>
      </w:ins>
      <w:ins w:id="1955" w:author="PR Preview" w:date="2026-01-01T00:00:00Z">
        <w:r>
          <w:t xml:space="preserve"> </w:t>
        </w:r>
      </w:ins>
      <w:ins w:id="1956" w:author="PR Preview" w:date="2026-01-01T00:00:00Z">
        <w:r>
          <w:t xml:space="preserve">$\mathord{\smash[b]{\underset{\raise.3ex\hbox{$\scriptstyle\sim$}}{v}}\vphantom{v}}_1, \ldots, \mathord{\smash[b]{\underset{\raise.3ex\hbox{$\scriptstyle\sim$}}{v}}\vphantom{v}}_k \in \mathbb{R}^p$</w:t>
        </w:r>
      </w:ins>
      <w:ins w:id="1957" w:author="PR Preview" w:date="2026-01-01T00:00:00Z">
        <w:r>
          <w:t xml:space="preserve"> </w:t>
        </w:r>
      </w:ins>
      <w:ins w:id="1958" w:author="PR Preview" w:date="2026-01-01T00:00:00Z">
        <w:r>
          <w:t xml:space="preserve">is the set of all their linear combinations:</w:t>
        </w:r>
      </w:ins>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6"/>
    <w:bookmarkStart w:id="207"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7"/>
    <w:bookmarkStart w:id="208"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8"/>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0"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9">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0"/>
    <w:bookmarkStart w:id="211"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1"/>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2"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del w:id="1959" w:author="PR Preview" w:date="2026-01-01T00:00:00Z">
        <w:r>
          <w:delText xml:space="preserve">the same answer as computing each entry as a row-times-vector dot product</w:delText>
        </w:r>
      </w:del>
      <w:del w:id="1960" w:author="PR Preview" w:date="2026-01-01T00:00:00Z">
        <w:r>
          <w:delText xml:space="preserve"> </w:delText>
        </w:r>
      </w:del>
      <w:del w:id="1961" w:author="PR Preview" w:date="2026-01-01T00:00:00Z">
        <w:r>
          <w:delText xml:space="preserve">(</w:delText>
        </w:r>
      </w:del>
      <w:hyperlink w:anchor="rem-matvec-row-dot-products">
        <w:del w:id="1962" w:author="PR Preview" w:date="2026-01-01T00:00:00Z">
          <w:r>
            <w:rPr>
              <w:rStyle w:val="Hyperlink"/>
            </w:rPr>
            <w:delText xml:space="preserve">Remark 13</w:delText>
          </w:r>
        </w:del>
      </w:hyperlink>
      <w:del w:id="1963" w:author="PR Preview" w:date="2026-01-01T00:00:00Z">
        <w:r>
          <w:delText xml:space="preserve">).</w:delText>
        </w:r>
      </w:del>
    </w:p>
    <w:p>
      <w:pPr>
        <w:pStyle w:val="FirstParagraph"/>
      </w:pPr>
      <w:ins w:id="1964" w:author="PR Preview" w:date="2026-01-01T00:00:00Z">
        <w:r>
          <w:t xml:space="preserve">the same answer as computing each entry as a row-times-vector dot product</w:t>
        </w:r>
      </w:ins>
      <w:ins w:id="1965" w:author="PR Preview" w:date="2026-01-01T00:00:00Z">
        <w:r>
          <w:t xml:space="preserve"> </w:t>
        </w:r>
      </w:ins>
      <w:ins w:id="1966" w:author="PR Preview" w:date="2026-01-01T00:00:00Z">
        <w:r>
          <w:t xml:space="preserve">(</w:t>
        </w:r>
      </w:ins>
      <w:hyperlink w:anchor="rem-matvec-row-dot-products">
        <w:ins w:id="1967" w:author="PR Preview" w:date="2026-01-01T00:00:00Z">
          <w:r>
            <w:rPr>
              <w:rStyle w:val="Hyperlink"/>
            </w:rPr>
            <w:t xml:space="preserve">Remark 14</w:t>
          </w:r>
        </w:ins>
      </w:hyperlink>
      <w:ins w:id="1968" w:author="PR Preview" w:date="2026-01-01T00:00:00Z">
        <w:r>
          <w:t xml:space="preserve">).</w:t>
        </w:r>
      </w:ins>
    </w:p>
    <w:bookmarkEnd w:id="212"/>
    <w:bookmarkStart w:id="213"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3"/>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4"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4"/>
    <w:bookmarkStart w:id="215"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5"/>
    <w:p>
      <w:pPr>
        <w:pStyle w:val="BodyText"/>
      </w:pPr>
      <w:r>
        <w:rPr>
          <w:i/>
          <w:iCs/>
        </w:rPr>
        <w:t xml:space="preserve">Proof</w:t>
      </w:r>
      <w:r>
        <w:t xml:space="preserve">. </w:t>
      </w:r>
      <w:hyperlink r:id="rId144">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6">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7"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7"/>
    <w:bookmarkStart w:id="218" w:name="def-basis"/>
    <w:p>
      <w:pPr>
        <w:pStyle w:val="BodyText"/>
      </w:pPr>
      <w:del w:id="1969" w:author="PR Preview" w:date="2026-01-01T00:00:00Z">
        <w:r>
          <w:rPr>
            <w:b/>
            <w:bCs/>
          </w:rPr>
          <w:delText xml:space="preserve">Definition 48 (Basis)</w:delText>
        </w:r>
      </w:del>
      <w:del w:id="1970" w:author="PR Preview" w:date="2026-01-01T00:00:00Z">
        <w:r>
          <w:delText xml:space="preserve"> </w:delText>
        </w:r>
      </w:del>
      <w:del w:id="1971" w:author="PR Preview" w:date="2026-01-01T00:00:00Z">
        <w:r>
          <w:delText xml:space="preserve">A</w:delText>
        </w:r>
      </w:del>
      <w:del w:id="1972" w:author="PR Preview" w:date="2026-01-01T00:00:00Z">
        <w:r>
          <w:delText xml:space="preserve"> </w:delText>
        </w:r>
      </w:del>
      <w:del w:id="1973" w:author="PR Preview" w:date="2026-01-01T00:00:00Z">
        <w:r>
          <w:rPr>
            <w:b/>
            <w:bCs/>
          </w:rPr>
          <w:delText xml:space="preserve">basis</w:delText>
        </w:r>
      </w:del>
      <w:del w:id="1974" w:author="PR Preview" w:date="2026-01-01T00:00:00Z">
        <w:r>
          <w:delText xml:space="preserve"> </w:delText>
        </w:r>
      </w:del>
      <w:del w:id="1975" w:author="PR Preview" w:date="2026-01-01T00:00:00Z">
        <w:r>
          <w:delText xml:space="preserve">of a subspace</w:delText>
        </w:r>
      </w:del>
      <w:del w:id="1976" w:author="PR Preview" w:date="2026-01-01T00:00:00Z">
        <w:r>
          <w:delText xml:space="preserve"> </w:delText>
        </w:r>
      </w:del>
      <m:oMath>
        <m:r>
          <m:rPr>
            <m:scr m:val="script"/>
            <m:sty m:val="p"/>
          </m:rPr>
          <m:t>S</m:t>
        </m:r>
      </m:oMath>
      <w:del w:id="1977" w:author="PR Preview" w:date="2026-01-01T00:00:00Z">
        <w:r>
          <w:delText xml:space="preserve"> </w:delText>
        </w:r>
      </w:del>
      <w:del w:id="1978" w:author="PR Preview" w:date="2026-01-01T00:00:00Z">
        <w:r>
          <w:delText xml:space="preserve">(</w:delText>
        </w:r>
      </w:del>
      <w:hyperlink w:anchor="def-subspace">
        <w:del w:id="1979" w:author="PR Preview" w:date="2026-01-01T00:00:00Z">
          <w:r>
            <w:rPr>
              <w:rStyle w:val="Hyperlink"/>
            </w:rPr>
            <w:delText xml:space="preserve">Definition 46</w:delText>
          </w:r>
        </w:del>
      </w:hyperlink>
      <w:del w:id="1980" w:author="PR Preview" w:date="2026-01-01T00:00:00Z">
        <w:r>
          <w:delText xml:space="preserve">)</w:delText>
        </w:r>
      </w:del>
      <w:del w:id="1981" w:author="PR Preview" w:date="2026-01-01T00:00:00Z">
        <w:r>
          <w:delText xml:space="preserve"> </w:delText>
        </w:r>
      </w:del>
      <w:del w:id="1982" w:author="PR Preview" w:date="2026-01-01T00:00:00Z">
        <w:r>
          <w:delText xml:space="preserve">is a list of vectors that are linearly independent (</w:delText>
        </w:r>
      </w:del>
      <w:hyperlink w:anchor="def-linearly-independent">
        <w:del w:id="1983" w:author="PR Preview" w:date="2026-01-01T00:00:00Z">
          <w:r>
            <w:rPr>
              <w:rStyle w:val="Hyperlink"/>
            </w:rPr>
            <w:delText xml:space="preserve">Definition 43</w:delText>
          </w:r>
        </w:del>
      </w:hyperlink>
      <w:del w:id="1984" w:author="PR Preview" w:date="2026-01-01T00:00:00Z">
        <w:r>
          <w:delText xml:space="preserve">)</w:delText>
        </w:r>
      </w:del>
      <w:del w:id="1985" w:author="PR Preview" w:date="2026-01-01T00:00:00Z">
        <w:r>
          <w:delText xml:space="preserve"> </w:delText>
        </w:r>
      </w:del>
      <w:del w:id="1986" w:author="PR Preview" w:date="2026-01-01T00:00:00Z">
        <w:r>
          <w:delText xml:space="preserve">and span</w:delText>
        </w:r>
      </w:del>
      <w:del w:id="1987" w:author="PR Preview" w:date="2026-01-01T00:00:00Z">
        <w:r>
          <w:delText xml:space="preserve"> </w:delText>
        </w:r>
      </w:del>
      <m:oMath>
        <m:r>
          <m:rPr>
            <m:scr m:val="script"/>
            <m:sty m:val="p"/>
          </m:rPr>
          <m:t>S</m:t>
        </m:r>
      </m:oMath>
      <w:del w:id="1988" w:author="PR Preview" w:date="2026-01-01T00:00:00Z">
        <w:r>
          <w:delText xml:space="preserve"> </w:delText>
        </w:r>
      </w:del>
      <w:del w:id="1989" w:author="PR Preview" w:date="2026-01-01T00:00:00Z">
        <w:r>
          <w:delText xml:space="preserve">(</w:delText>
        </w:r>
      </w:del>
      <w:hyperlink w:anchor="def-span">
        <w:del w:id="1990" w:author="PR Preview" w:date="2026-01-01T00:00:00Z">
          <w:r>
            <w:rPr>
              <w:rStyle w:val="Hyperlink"/>
            </w:rPr>
            <w:delText xml:space="preserve">Definition 47</w:delText>
          </w:r>
        </w:del>
      </w:hyperlink>
      <w:del w:id="1991" w:author="PR Preview" w:date="2026-01-01T00:00:00Z">
        <w:r>
          <w:delText xml:space="preserve">).</w:delText>
        </w:r>
      </w:del>
    </w:p>
    <w:p>
      <w:pPr>
        <w:pStyle w:val="BodyText"/>
      </w:pPr>
      <w:ins w:id="1992" w:author="PR Preview" w:date="2026-01-01T00:00:00Z">
        <w:r>
          <w:rPr>
            <w:b/>
            <w:bCs/>
          </w:rPr>
          <w:t xml:space="preserve">Definition 48 (Basis)</w:t>
        </w:r>
      </w:ins>
      <w:ins w:id="1993" w:author="PR Preview" w:date="2026-01-01T00:00:00Z">
        <w:r>
          <w:t xml:space="preserve"> </w:t>
        </w:r>
      </w:ins>
      <w:ins w:id="1994" w:author="PR Preview" w:date="2026-01-01T00:00:00Z">
        <w:r>
          <w:t xml:space="preserve">A</w:t>
        </w:r>
      </w:ins>
      <w:ins w:id="1995" w:author="PR Preview" w:date="2026-01-01T00:00:00Z">
        <w:r>
          <w:t xml:space="preserve"> </w:t>
        </w:r>
      </w:ins>
      <w:ins w:id="1996" w:author="PR Preview" w:date="2026-01-01T00:00:00Z">
        <w:r>
          <w:rPr>
            <w:b/>
            <w:bCs/>
          </w:rPr>
          <w:t xml:space="preserve">basis</w:t>
        </w:r>
      </w:ins>
      <w:ins w:id="1997" w:author="PR Preview" w:date="2026-01-01T00:00:00Z">
        <w:r>
          <w:t xml:space="preserve"> </w:t>
        </w:r>
      </w:ins>
      <w:ins w:id="1998" w:author="PR Preview" w:date="2026-01-01T00:00:00Z">
        <w:r>
          <w:t xml:space="preserve">[35]</w:t>
        </w:r>
      </w:ins>
      <w:ins w:id="1999" w:author="PR Preview" w:date="2026-01-01T00:00:00Z">
        <w:r>
          <w:t xml:space="preserve"> </w:t>
        </w:r>
      </w:ins>
      <w:ins w:id="2000" w:author="PR Preview" w:date="2026-01-01T00:00:00Z">
        <w:r>
          <w:t xml:space="preserve">of a subspace</w:t>
        </w:r>
      </w:ins>
      <w:ins w:id="2001" w:author="PR Preview" w:date="2026-01-01T00:00:00Z">
        <w:r>
          <w:t xml:space="preserve"> </w:t>
        </w:r>
      </w:ins>
      <m:oMath>
        <m:r>
          <m:rPr>
            <m:scr m:val="script"/>
            <m:sty m:val="p"/>
          </m:rPr>
          <m:t>S</m:t>
        </m:r>
      </m:oMath>
      <w:ins w:id="2002" w:author="PR Preview" w:date="2026-01-01T00:00:00Z">
        <w:r>
          <w:t xml:space="preserve"> </w:t>
        </w:r>
      </w:ins>
      <w:ins w:id="2003" w:author="PR Preview" w:date="2026-01-01T00:00:00Z">
        <w:r>
          <w:t xml:space="preserve">(</w:t>
        </w:r>
      </w:ins>
      <w:hyperlink w:anchor="def-subspace">
        <w:ins w:id="2004" w:author="PR Preview" w:date="2026-01-01T00:00:00Z">
          <w:r>
            <w:rPr>
              <w:rStyle w:val="Hyperlink"/>
            </w:rPr>
            <w:t xml:space="preserve">Definition 46</w:t>
          </w:r>
        </w:ins>
      </w:hyperlink>
      <w:ins w:id="2005" w:author="PR Preview" w:date="2026-01-01T00:00:00Z">
        <w:r>
          <w:t xml:space="preserve">)</w:t>
        </w:r>
      </w:ins>
      <w:ins w:id="2006" w:author="PR Preview" w:date="2026-01-01T00:00:00Z">
        <w:r>
          <w:t xml:space="preserve"> </w:t>
        </w:r>
      </w:ins>
      <w:ins w:id="2007" w:author="PR Preview" w:date="2026-01-01T00:00:00Z">
        <w:r>
          <w:t xml:space="preserve">is a list of vectors that are linearly independent (</w:t>
        </w:r>
      </w:ins>
      <w:hyperlink w:anchor="def-linearly-independent">
        <w:ins w:id="2008" w:author="PR Preview" w:date="2026-01-01T00:00:00Z">
          <w:r>
            <w:rPr>
              <w:rStyle w:val="Hyperlink"/>
            </w:rPr>
            <w:t xml:space="preserve">Definition 43</w:t>
          </w:r>
        </w:ins>
      </w:hyperlink>
      <w:ins w:id="2009" w:author="PR Preview" w:date="2026-01-01T00:00:00Z">
        <w:r>
          <w:t xml:space="preserve">)</w:t>
        </w:r>
      </w:ins>
      <w:ins w:id="2010" w:author="PR Preview" w:date="2026-01-01T00:00:00Z">
        <w:r>
          <w:t xml:space="preserve"> </w:t>
        </w:r>
      </w:ins>
      <w:ins w:id="2011" w:author="PR Preview" w:date="2026-01-01T00:00:00Z">
        <w:r>
          <w:t xml:space="preserve">and span</w:t>
        </w:r>
      </w:ins>
      <w:ins w:id="2012" w:author="PR Preview" w:date="2026-01-01T00:00:00Z">
        <w:r>
          <w:t xml:space="preserve"> </w:t>
        </w:r>
      </w:ins>
      <m:oMath>
        <m:r>
          <m:rPr>
            <m:scr m:val="script"/>
            <m:sty m:val="p"/>
          </m:rPr>
          <m:t>S</m:t>
        </m:r>
      </m:oMath>
      <w:ins w:id="2013" w:author="PR Preview" w:date="2026-01-01T00:00:00Z">
        <w:r>
          <w:t xml:space="preserve"> </w:t>
        </w:r>
      </w:ins>
      <w:ins w:id="2014" w:author="PR Preview" w:date="2026-01-01T00:00:00Z">
        <w:r>
          <w:t xml:space="preserve">(</w:t>
        </w:r>
      </w:ins>
      <w:hyperlink w:anchor="def-span">
        <w:ins w:id="2015" w:author="PR Preview" w:date="2026-01-01T00:00:00Z">
          <w:r>
            <w:rPr>
              <w:rStyle w:val="Hyperlink"/>
            </w:rPr>
            <w:t xml:space="preserve">Definition 47</w:t>
          </w:r>
        </w:ins>
      </w:hyperlink>
      <w:ins w:id="2016" w:author="PR Preview" w:date="2026-01-01T00:00:00Z">
        <w:r>
          <w:t xml:space="preserve">).</w:t>
        </w:r>
      </w:ins>
    </w:p>
    <w:bookmarkEnd w:id="218"/>
    <w:bookmarkStart w:id="219"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9"/>
    <w:bookmarkStart w:id="220"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0"/>
    <w:bookmarkStart w:id="221"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1"/>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2"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2"/>
    <w:bookmarkStart w:id="223" w:name="def-coordinates"/>
    <w:p>
      <w:pPr>
        <w:pStyle w:val="FirstParagraph"/>
      </w:pPr>
      <w:del w:id="2017" w:author="PR Preview" w:date="2026-01-01T00:00:00Z">
        <w:r>
          <w:rPr>
            <w:b/>
            <w:bCs/>
          </w:rPr>
          <w:delText xml:space="preserve">Definition 49 (Coordinates in a basis)</w:delText>
        </w:r>
      </w:del>
      <w:del w:id="2018" w:author="PR Preview" w:date="2026-01-01T00:00:00Z">
        <w:r>
          <w:delText xml:space="preserve"> </w:delText>
        </w:r>
      </w:del>
      <w:del w:id="2019" w:author="PR Preview" w:date="2026-01-01T00:00:00Z">
        <w:r>
          <w:delText xml:space="preserve">Let</w:delText>
        </w:r>
      </w:del>
      <w:del w:id="2020" w:author="PR Preview" w:date="2026-01-01T00:00:00Z">
        <w:r>
          <w:delText xml:space="preserve"> </w:delText>
        </w:r>
      </w:del>
      <w:del w:id="2021" w:author="PR Preview" w:date="2026-01-01T00:00:00Z">
        <w:r>
          <w:delText xml:space="preserve">$\mathord{\smash[b]{\underset{\raise.3ex\hbox{$\scriptstyle\sim$}}{a}}\vphantom{a}}_1, \ldots, \mathord{\smash[b]{\underset{\raise.3ex\hbox{$\scriptstyle\sim$}}{a}}\vphantom{a}}_k$</w:delText>
        </w:r>
      </w:del>
      <w:del w:id="2022" w:author="PR Preview" w:date="2026-01-01T00:00:00Z">
        <w:r>
          <w:delText xml:space="preserve"> </w:delText>
        </w:r>
      </w:del>
      <w:del w:id="2023" w:author="PR Preview" w:date="2026-01-01T00:00:00Z">
        <w:r>
          <w:delText xml:space="preserve">be a basis of a subspace</w:delText>
        </w:r>
      </w:del>
      <w:del w:id="2024" w:author="PR Preview" w:date="2026-01-01T00:00:00Z">
        <w:r>
          <w:delText xml:space="preserve"> </w:delText>
        </w:r>
      </w:del>
      <m:oMath>
        <m:r>
          <m:rPr>
            <m:scr m:val="script"/>
            <m:sty m:val="p"/>
          </m:rPr>
          <m:t>S</m:t>
        </m:r>
      </m:oMath>
      <w:del w:id="2025" w:author="PR Preview" w:date="2026-01-01T00:00:00Z">
        <w:r>
          <w:delText xml:space="preserve"> </w:delText>
        </w:r>
      </w:del>
      <w:del w:id="2026" w:author="PR Preview" w:date="2026-01-01T00:00:00Z">
        <w:r>
          <w:delText xml:space="preserve">(</w:delText>
        </w:r>
      </w:del>
      <w:hyperlink w:anchor="def-basis">
        <w:del w:id="2027" w:author="PR Preview" w:date="2026-01-01T00:00:00Z">
          <w:r>
            <w:rPr>
              <w:rStyle w:val="Hyperlink"/>
            </w:rPr>
            <w:delText xml:space="preserve">Definition 48</w:delText>
          </w:r>
        </w:del>
      </w:hyperlink>
      <w:del w:id="2028" w:author="PR Preview" w:date="2026-01-01T00:00:00Z">
        <w:r>
          <w:delText xml:space="preserve">),</w:delText>
        </w:r>
      </w:del>
      <w:del w:id="2029" w:author="PR Preview" w:date="2026-01-01T00:00:00Z">
        <w:r>
          <w:delText xml:space="preserve"> </w:delText>
        </w:r>
      </w:del>
      <w:del w:id="2030" w:author="PR Preview" w:date="2026-01-01T00:00:00Z">
        <w:r>
          <w:delText xml:space="preserve">and let</w:delText>
        </w:r>
      </w:del>
      <w:del w:id="2031" w:author="PR Preview" w:date="2026-01-01T00:00:00Z">
        <w:r>
          <w:delText xml:space="preserve"> </w:delText>
        </w:r>
      </w:del>
      <w:del w:id="2032" w:author="PR Preview" w:date="2026-01-01T00:00:00Z">
        <w:r>
          <w:delText xml:space="preserve">$\mathord{\smash[b]{\underset{\raise.3ex\hbox{$\scriptstyle\sim$}}{x}}\vphantom{x}} \in \mathcal{S}$</w:delText>
        </w:r>
      </w:del>
      <w:del w:id="2033" w:author="PR Preview" w:date="2026-01-01T00:00:00Z">
        <w:r>
          <w:delText xml:space="preserve">.</w:delText>
        </w:r>
      </w:del>
      <w:del w:id="2034" w:author="PR Preview" w:date="2026-01-01T00:00:00Z">
        <w:r>
          <w:delText xml:space="preserve"> </w:delText>
        </w:r>
      </w:del>
      <w:del w:id="2035" w:author="PR Preview" w:date="2026-01-01T00:00:00Z">
        <w:r>
          <w:delText xml:space="preserve">The</w:delText>
        </w:r>
      </w:del>
      <w:del w:id="2036" w:author="PR Preview" w:date="2026-01-01T00:00:00Z">
        <w:r>
          <w:delText xml:space="preserve"> </w:delText>
        </w:r>
      </w:del>
      <w:del w:id="2037" w:author="PR Preview" w:date="2026-01-01T00:00:00Z">
        <w:r>
          <w:rPr>
            <w:b/>
            <w:bCs/>
          </w:rPr>
          <w:delText xml:space="preserve">coordinates</w:delText>
        </w:r>
      </w:del>
      <w:del w:id="2038" w:author="PR Preview" w:date="2026-01-01T00:00:00Z">
        <w:r>
          <w:delText xml:space="preserve"> </w:delText>
        </w:r>
      </w:del>
      <w:del w:id="2039" w:author="PR Preview" w:date="2026-01-01T00:00:00Z">
        <w:r>
          <w:delText xml:space="preserve">of</w:delText>
        </w:r>
      </w:del>
      <w:del w:id="2040" w:author="PR Preview" w:date="2026-01-01T00:00:00Z">
        <w:r>
          <w:delText xml:space="preserve"> </w:delText>
        </w:r>
      </w:del>
      <w:del w:id="2041" w:author="PR Preview" w:date="2026-01-01T00:00:00Z">
        <w:r>
          <w:delText xml:space="preserve">$\mathord{\smash[b]{\underset{\raise.3ex\hbox{$\scriptstyle\sim$}}{x}}\vphantom{x}}$</w:delText>
        </w:r>
      </w:del>
      <w:del w:id="2042" w:author="PR Preview" w:date="2026-01-01T00:00:00Z">
        <w:r>
          <w:delText xml:space="preserve"> </w:delText>
        </w:r>
      </w:del>
      <w:del w:id="2043" w:author="PR Preview" w:date="2026-01-01T00:00:00Z">
        <w:r>
          <w:delText xml:space="preserve">in this basis</w:delText>
        </w:r>
      </w:del>
      <w:del w:id="2044" w:author="PR Preview" w:date="2026-01-01T00:00:00Z">
        <w:r>
          <w:delText xml:space="preserve"> </w:delText>
        </w:r>
      </w:del>
      <w:del w:id="2045" w:author="PR Preview" w:date="2026-01-01T00:00:00Z">
        <w:r>
          <w:delText xml:space="preserve">are the numbers</w:delText>
        </w:r>
      </w:del>
      <w:del w:id="2046"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2047" w:author="PR Preview" w:date="2026-01-01T00:00:00Z">
        <w:r>
          <w:delText xml:space="preserve"> </w:delText>
        </w:r>
      </w:del>
      <w:del w:id="2048" w:author="PR Preview" w:date="2026-01-01T00:00:00Z">
        <w:r>
          <w:delText xml:space="preserve">with</w:delText>
        </w:r>
      </w:del>
      <w:del w:id="2049" w:author="PR Preview" w:date="2026-01-01T00:00:00Z">
        <w:r>
          <w:delText xml:space="preserve"> </w:delText>
        </w:r>
      </w:del>
      <w:del w:id="2050" w:author="PR Preview" w:date="2026-01-01T00:00:00Z">
        <w:r>
          <w:delText xml:space="preserve">$\mathord{\smash[b]{\underset{\raise.3ex\hbox{$\scriptstyle\sim$}}{x}}\vphantom{x}} = c_1 \mathord{\smash[b]{\underset{\raise.3ex\hbox{$\scriptstyle\sim$}}{a}}\vphantom{a}}_1 + \cdots + c_k \mathord{\smash[b]{\underset{\raise.3ex\hbox{$\scriptstyle\sim$}}{a}}\vphantom{a}}_k$</w:delText>
        </w:r>
      </w:del>
      <w:del w:id="2051" w:author="PR Preview" w:date="2026-01-01T00:00:00Z">
        <w:r>
          <w:delText xml:space="preserve">.</w:delText>
        </w:r>
      </w:del>
      <w:del w:id="2052" w:author="PR Preview" w:date="2026-01-01T00:00:00Z">
        <w:r>
          <w:delText xml:space="preserve"> </w:delText>
        </w:r>
      </w:del>
      <w:del w:id="2053" w:author="PR Preview" w:date="2026-01-01T00:00:00Z">
        <w:r>
          <w:delText xml:space="preserve">By</w:delText>
        </w:r>
      </w:del>
      <w:del w:id="2054" w:author="PR Preview" w:date="2026-01-01T00:00:00Z">
        <w:r>
          <w:delText xml:space="preserve"> </w:delText>
        </w:r>
      </w:del>
      <w:hyperlink w:anchor="thm-basis-unique">
        <w:del w:id="2055" w:author="PR Preview" w:date="2026-01-01T00:00:00Z">
          <w:r>
            <w:rPr>
              <w:rStyle w:val="Hyperlink"/>
            </w:rPr>
            <w:delText xml:space="preserve">Theorem 26</w:delText>
          </w:r>
        </w:del>
      </w:hyperlink>
      <w:del w:id="2056" w:author="PR Preview" w:date="2026-01-01T00:00:00Z">
        <w:r>
          <w:delText xml:space="preserve"> </w:delText>
        </w:r>
      </w:del>
      <w:del w:id="2057" w:author="PR Preview" w:date="2026-01-01T00:00:00Z">
        <w:r>
          <w:delText xml:space="preserve">there is exactly one such list of numbers.</w:delText>
        </w:r>
      </w:del>
    </w:p>
    <w:p>
      <w:pPr>
        <w:pStyle w:val="FirstParagraph"/>
      </w:pPr>
      <w:ins w:id="2058" w:author="PR Preview" w:date="2026-01-01T00:00:00Z">
        <w:r>
          <w:rPr>
            <w:b/>
            <w:bCs/>
          </w:rPr>
          <w:t xml:space="preserve">Definition 49 (Coordinates in a basis)</w:t>
        </w:r>
      </w:ins>
      <w:ins w:id="2059" w:author="PR Preview" w:date="2026-01-01T00:00:00Z">
        <w:r>
          <w:t xml:space="preserve"> </w:t>
        </w:r>
      </w:ins>
      <w:ins w:id="2060" w:author="PR Preview" w:date="2026-01-01T00:00:00Z">
        <w:r>
          <w:t xml:space="preserve">Let</w:t>
        </w:r>
      </w:ins>
      <w:ins w:id="2061" w:author="PR Preview" w:date="2026-01-01T00:00:00Z">
        <w:r>
          <w:t xml:space="preserve"> </w:t>
        </w:r>
      </w:ins>
      <w:ins w:id="2062" w:author="PR Preview" w:date="2026-01-01T00:00:00Z">
        <w:r>
          <w:t xml:space="preserve">$\mathord{\smash[b]{\underset{\raise.3ex\hbox{$\scriptstyle\sim$}}{a}}\vphantom{a}}_1, \ldots, \mathord{\smash[b]{\underset{\raise.3ex\hbox{$\scriptstyle\sim$}}{a}}\vphantom{a}}_k$</w:t>
        </w:r>
      </w:ins>
      <w:ins w:id="2063" w:author="PR Preview" w:date="2026-01-01T00:00:00Z">
        <w:r>
          <w:t xml:space="preserve"> </w:t>
        </w:r>
      </w:ins>
      <w:ins w:id="2064" w:author="PR Preview" w:date="2026-01-01T00:00:00Z">
        <w:r>
          <w:t xml:space="preserve">be a basis of a subspace</w:t>
        </w:r>
      </w:ins>
      <w:ins w:id="2065" w:author="PR Preview" w:date="2026-01-01T00:00:00Z">
        <w:r>
          <w:t xml:space="preserve"> </w:t>
        </w:r>
      </w:ins>
      <m:oMath>
        <m:r>
          <m:rPr>
            <m:scr m:val="script"/>
            <m:sty m:val="p"/>
          </m:rPr>
          <m:t>S</m:t>
        </m:r>
      </m:oMath>
      <w:ins w:id="2066" w:author="PR Preview" w:date="2026-01-01T00:00:00Z">
        <w:r>
          <w:t xml:space="preserve"> </w:t>
        </w:r>
      </w:ins>
      <w:ins w:id="2067" w:author="PR Preview" w:date="2026-01-01T00:00:00Z">
        <w:r>
          <w:t xml:space="preserve">(</w:t>
        </w:r>
      </w:ins>
      <w:hyperlink w:anchor="def-basis">
        <w:ins w:id="2068" w:author="PR Preview" w:date="2026-01-01T00:00:00Z">
          <w:r>
            <w:rPr>
              <w:rStyle w:val="Hyperlink"/>
            </w:rPr>
            <w:t xml:space="preserve">Definition 48</w:t>
          </w:r>
        </w:ins>
      </w:hyperlink>
      <w:ins w:id="2069" w:author="PR Preview" w:date="2026-01-01T00:00:00Z">
        <w:r>
          <w:t xml:space="preserve">),</w:t>
        </w:r>
      </w:ins>
      <w:ins w:id="2070" w:author="PR Preview" w:date="2026-01-01T00:00:00Z">
        <w:r>
          <w:t xml:space="preserve"> </w:t>
        </w:r>
      </w:ins>
      <w:ins w:id="2071" w:author="PR Preview" w:date="2026-01-01T00:00:00Z">
        <w:r>
          <w:t xml:space="preserve">and let</w:t>
        </w:r>
      </w:ins>
      <w:ins w:id="2072" w:author="PR Preview" w:date="2026-01-01T00:00:00Z">
        <w:r>
          <w:t xml:space="preserve"> </w:t>
        </w:r>
      </w:ins>
      <w:ins w:id="2073" w:author="PR Preview" w:date="2026-01-01T00:00:00Z">
        <w:r>
          <w:t xml:space="preserve">$\mathord{\smash[b]{\underset{\raise.3ex\hbox{$\scriptstyle\sim$}}{x}}\vphantom{x}} \in \mathcal{S}$</w:t>
        </w:r>
      </w:ins>
      <w:ins w:id="2074" w:author="PR Preview" w:date="2026-01-01T00:00:00Z">
        <w:r>
          <w:t xml:space="preserve">.</w:t>
        </w:r>
      </w:ins>
      <w:ins w:id="2075" w:author="PR Preview" w:date="2026-01-01T00:00:00Z">
        <w:r>
          <w:t xml:space="preserve"> </w:t>
        </w:r>
      </w:ins>
      <w:ins w:id="2076" w:author="PR Preview" w:date="2026-01-01T00:00:00Z">
        <w:r>
          <w:t xml:space="preserve">The</w:t>
        </w:r>
      </w:ins>
      <w:ins w:id="2077" w:author="PR Preview" w:date="2026-01-01T00:00:00Z">
        <w:r>
          <w:t xml:space="preserve"> </w:t>
        </w:r>
      </w:ins>
      <w:ins w:id="2078" w:author="PR Preview" w:date="2026-01-01T00:00:00Z">
        <w:r>
          <w:rPr>
            <w:b/>
            <w:bCs/>
          </w:rPr>
          <w:t xml:space="preserve">coordinates</w:t>
        </w:r>
      </w:ins>
      <w:ins w:id="2079" w:author="PR Preview" w:date="2026-01-01T00:00:00Z">
        <w:r>
          <w:t xml:space="preserve"> </w:t>
        </w:r>
      </w:ins>
      <w:ins w:id="2080" w:author="PR Preview" w:date="2026-01-01T00:00:00Z">
        <w:r>
          <w:t xml:space="preserve">[36]</w:t>
        </w:r>
      </w:ins>
      <w:ins w:id="2081" w:author="PR Preview" w:date="2026-01-01T00:00:00Z">
        <w:r>
          <w:t xml:space="preserve"> </w:t>
        </w:r>
      </w:ins>
      <w:ins w:id="2082" w:author="PR Preview" w:date="2026-01-01T00:00:00Z">
        <w:r>
          <w:t xml:space="preserve">of</w:t>
        </w:r>
      </w:ins>
      <w:ins w:id="2083" w:author="PR Preview" w:date="2026-01-01T00:00:00Z">
        <w:r>
          <w:t xml:space="preserve"> </w:t>
        </w:r>
      </w:ins>
      <w:ins w:id="2084" w:author="PR Preview" w:date="2026-01-01T00:00:00Z">
        <w:r>
          <w:t xml:space="preserve">$\mathord{\smash[b]{\underset{\raise.3ex\hbox{$\scriptstyle\sim$}}{x}}\vphantom{x}}$</w:t>
        </w:r>
      </w:ins>
      <w:ins w:id="2085" w:author="PR Preview" w:date="2026-01-01T00:00:00Z">
        <w:r>
          <w:t xml:space="preserve"> </w:t>
        </w:r>
      </w:ins>
      <w:ins w:id="2086" w:author="PR Preview" w:date="2026-01-01T00:00:00Z">
        <w:r>
          <w:t xml:space="preserve">in this basis</w:t>
        </w:r>
      </w:ins>
      <w:ins w:id="2087" w:author="PR Preview" w:date="2026-01-01T00:00:00Z">
        <w:r>
          <w:t xml:space="preserve"> </w:t>
        </w:r>
      </w:ins>
      <w:ins w:id="2088" w:author="PR Preview" w:date="2026-01-01T00:00:00Z">
        <w:r>
          <w:t xml:space="preserve">are the numbers</w:t>
        </w:r>
      </w:ins>
      <w:ins w:id="208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2090" w:author="PR Preview" w:date="2026-01-01T00:00:00Z">
        <w:r>
          <w:t xml:space="preserve"> </w:t>
        </w:r>
      </w:ins>
      <w:ins w:id="2091" w:author="PR Preview" w:date="2026-01-01T00:00:00Z">
        <w:r>
          <w:t xml:space="preserve">with</w:t>
        </w:r>
      </w:ins>
      <w:ins w:id="2092" w:author="PR Preview" w:date="2026-01-01T00:00:00Z">
        <w:r>
          <w:t xml:space="preserve"> </w:t>
        </w:r>
      </w:ins>
      <w:ins w:id="2093" w:author="PR Preview" w:date="2026-01-01T00:00:00Z">
        <w:r>
          <w:t xml:space="preserve">$\mathord{\smash[b]{\underset{\raise.3ex\hbox{$\scriptstyle\sim$}}{x}}\vphantom{x}} = c_1 \mathord{\smash[b]{\underset{\raise.3ex\hbox{$\scriptstyle\sim$}}{a}}\vphantom{a}}_1 + \cdots + c_k \mathord{\smash[b]{\underset{\raise.3ex\hbox{$\scriptstyle\sim$}}{a}}\vphantom{a}}_k$</w:t>
        </w:r>
      </w:ins>
      <w:ins w:id="2094" w:author="PR Preview" w:date="2026-01-01T00:00:00Z">
        <w:r>
          <w:t xml:space="preserve">.</w:t>
        </w:r>
      </w:ins>
      <w:ins w:id="2095" w:author="PR Preview" w:date="2026-01-01T00:00:00Z">
        <w:r>
          <w:t xml:space="preserve"> </w:t>
        </w:r>
      </w:ins>
      <w:ins w:id="2096" w:author="PR Preview" w:date="2026-01-01T00:00:00Z">
        <w:r>
          <w:t xml:space="preserve">By</w:t>
        </w:r>
      </w:ins>
      <w:ins w:id="2097" w:author="PR Preview" w:date="2026-01-01T00:00:00Z">
        <w:r>
          <w:t xml:space="preserve"> </w:t>
        </w:r>
      </w:ins>
      <w:hyperlink w:anchor="thm-basis-unique">
        <w:ins w:id="2098" w:author="PR Preview" w:date="2026-01-01T00:00:00Z">
          <w:r>
            <w:rPr>
              <w:rStyle w:val="Hyperlink"/>
            </w:rPr>
            <w:t xml:space="preserve">Theorem 26</w:t>
          </w:r>
        </w:ins>
      </w:hyperlink>
      <w:ins w:id="2099" w:author="PR Preview" w:date="2026-01-01T00:00:00Z">
        <w:r>
          <w:t xml:space="preserve"> </w:t>
        </w:r>
      </w:ins>
      <w:ins w:id="2100" w:author="PR Preview" w:date="2026-01-01T00:00:00Z">
        <w:r>
          <w:t xml:space="preserve">there is exactly one such list of numbers.</w:t>
        </w:r>
      </w:ins>
    </w:p>
    <w:bookmarkEnd w:id="223"/>
    <w:bookmarkStart w:id="224"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4"/>
    <w:bookmarkStart w:id="225"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5"/>
    <w:bookmarkStart w:id="226"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7"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7"/>
    <w:bookmarkStart w:id="228"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8"/>
    <w:bookmarkStart w:id="229"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9"/>
    <w:bookmarkStart w:id="230"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0"/>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1"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1"/>
    <w:bookmarkStart w:id="23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3"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3"/>
    <w:bookmarkStart w:id="23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5"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5"/>
    <w:bookmarkStart w:id="23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7"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7"/>
    <w:bookmarkStart w:id="238"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8"/>
    <w:bookmarkEnd w:id="239"/>
    <w:bookmarkStart w:id="262" w:name="sec-column-null-space"/>
    <w:p>
      <w:pPr>
        <w:pStyle w:val="Heading2"/>
      </w:pPr>
      <w:r>
        <w:t xml:space="preserve">5 Column space and null space</w:t>
      </w:r>
    </w:p>
    <w:bookmarkStart w:id="240" w:name="def-column-space"/>
    <w:p>
      <w:pPr>
        <w:pStyle w:val="FirstParagraph"/>
      </w:pPr>
      <w:del w:id="2101" w:author="PR Preview" w:date="2026-01-01T00:00:00Z">
        <w:r>
          <w:rPr>
            <w:b/>
            <w:bCs/>
          </w:rPr>
          <w:delText xml:space="preserve">Definition 52 (Column space (range, image))</w:delText>
        </w:r>
      </w:del>
      <w:del w:id="2102" w:author="PR Preview" w:date="2026-01-01T00:00:00Z">
        <w:r>
          <w:delText xml:space="preserve"> </w:delText>
        </w:r>
      </w:del>
      <w:del w:id="2103" w:author="PR Preview" w:date="2026-01-01T00:00:00Z">
        <w:r>
          <w:delText xml:space="preserve">The</w:delText>
        </w:r>
      </w:del>
      <w:del w:id="2104" w:author="PR Preview" w:date="2026-01-01T00:00:00Z">
        <w:r>
          <w:delText xml:space="preserve"> </w:delText>
        </w:r>
      </w:del>
      <w:del w:id="2105" w:author="PR Preview" w:date="2026-01-01T00:00:00Z">
        <w:r>
          <w:rPr>
            <w:b/>
            <w:bCs/>
          </w:rPr>
          <w:delText xml:space="preserve">column space</w:delText>
        </w:r>
      </w:del>
      <w:del w:id="2106" w:author="PR Preview" w:date="2026-01-01T00:00:00Z">
        <w:r>
          <w:delText xml:space="preserve"> </w:delText>
        </w:r>
      </w:del>
      <w:del w:id="2107" w:author="PR Preview" w:date="2026-01-01T00:00:00Z">
        <w:r>
          <w:delText xml:space="preserve">of an</w:delText>
        </w:r>
      </w:del>
      <w:del w:id="2108" w:author="PR Preview" w:date="2026-01-01T00:00:00Z">
        <w:r>
          <w:delText xml:space="preserve"> </w:delText>
        </w:r>
      </w:del>
      <m:oMath>
        <m:r>
          <m:t>m</m:t>
        </m:r>
        <m:r>
          <m:rPr>
            <m:sty m:val="p"/>
          </m:rPr>
          <m:t>×</m:t>
        </m:r>
        <m:r>
          <m:t>n</m:t>
        </m:r>
      </m:oMath>
      <w:del w:id="2109" w:author="PR Preview" w:date="2026-01-01T00:00:00Z">
        <w:r>
          <w:delText xml:space="preserve"> </w:delText>
        </w:r>
      </w:del>
      <w:del w:id="2110" w:author="PR Preview" w:date="2026-01-01T00:00:00Z">
        <w:r>
          <w:delText xml:space="preserve">matrix</w:delText>
        </w:r>
      </w:del>
      <w:del w:id="2111" w:author="PR Preview" w:date="2026-01-01T00:00:00Z">
        <w:r>
          <w:delText xml:space="preserve"> </w:delText>
        </w:r>
      </w:del>
      <m:oMath>
        <m:r>
          <m:rPr>
            <m:sty m:val="bi"/>
          </m:rPr>
          <m:t>A</m:t>
        </m:r>
      </m:oMath>
      <w:del w:id="2112" w:author="PR Preview" w:date="2026-01-01T00:00:00Z">
        <w:r>
          <w:delText xml:space="preserve"> </w:delText>
        </w:r>
      </w:del>
      <w:del w:id="2113" w:author="PR Preview" w:date="2026-01-01T00:00:00Z">
        <w:r>
          <w:delText xml:space="preserve">is</w:delText>
        </w:r>
      </w:del>
    </w:p>
    <w:p>
      <w:pPr>
        <w:pStyle w:val="FirstParagraph"/>
      </w:pPr>
      <w:ins w:id="2114" w:author="PR Preview" w:date="2026-01-01T00:00:00Z">
        <w:r>
          <w:rPr>
            <w:b/>
            <w:bCs/>
          </w:rPr>
          <w:t xml:space="preserve">Definition 52 (Column space (range, image))</w:t>
        </w:r>
      </w:ins>
      <w:ins w:id="2115" w:author="PR Preview" w:date="2026-01-01T00:00:00Z">
        <w:r>
          <w:t xml:space="preserve"> </w:t>
        </w:r>
      </w:ins>
      <w:ins w:id="2116" w:author="PR Preview" w:date="2026-01-01T00:00:00Z">
        <w:r>
          <w:t xml:space="preserve">The</w:t>
        </w:r>
      </w:ins>
      <w:ins w:id="2117" w:author="PR Preview" w:date="2026-01-01T00:00:00Z">
        <w:r>
          <w:t xml:space="preserve"> </w:t>
        </w:r>
      </w:ins>
      <w:ins w:id="2118" w:author="PR Preview" w:date="2026-01-01T00:00:00Z">
        <w:r>
          <w:rPr>
            <w:b/>
            <w:bCs/>
          </w:rPr>
          <w:t xml:space="preserve">column space</w:t>
        </w:r>
      </w:ins>
      <w:ins w:id="2119" w:author="PR Preview" w:date="2026-01-01T00:00:00Z">
        <w:r>
          <w:t xml:space="preserve"> </w:t>
        </w:r>
      </w:ins>
      <w:ins w:id="2120" w:author="PR Preview" w:date="2026-01-01T00:00:00Z">
        <w:r>
          <w:t xml:space="preserve">[37]</w:t>
        </w:r>
      </w:ins>
      <w:ins w:id="2121" w:author="PR Preview" w:date="2026-01-01T00:00:00Z">
        <w:r>
          <w:t xml:space="preserve"> </w:t>
        </w:r>
      </w:ins>
      <w:ins w:id="2122" w:author="PR Preview" w:date="2026-01-01T00:00:00Z">
        <w:r>
          <w:t xml:space="preserve">of an</w:t>
        </w:r>
      </w:ins>
      <w:ins w:id="2123" w:author="PR Preview" w:date="2026-01-01T00:00:00Z">
        <w:r>
          <w:t xml:space="preserve"> </w:t>
        </w:r>
      </w:ins>
      <m:oMath>
        <m:r>
          <m:t>m</m:t>
        </m:r>
        <m:r>
          <m:rPr>
            <m:sty m:val="p"/>
          </m:rPr>
          <m:t>×</m:t>
        </m:r>
        <m:r>
          <m:t>n</m:t>
        </m:r>
      </m:oMath>
      <w:ins w:id="2124" w:author="PR Preview" w:date="2026-01-01T00:00:00Z">
        <w:r>
          <w:t xml:space="preserve"> </w:t>
        </w:r>
      </w:ins>
      <w:ins w:id="2125" w:author="PR Preview" w:date="2026-01-01T00:00:00Z">
        <w:r>
          <w:t xml:space="preserve">matrix</w:t>
        </w:r>
      </w:ins>
      <w:ins w:id="2126" w:author="PR Preview" w:date="2026-01-01T00:00:00Z">
        <w:r>
          <w:t xml:space="preserve"> </w:t>
        </w:r>
      </w:ins>
      <m:oMath>
        <m:r>
          <m:rPr>
            <m:sty m:val="bi"/>
          </m:rPr>
          <m:t>A</m:t>
        </m:r>
      </m:oMath>
      <w:ins w:id="2127" w:author="PR Preview" w:date="2026-01-01T00:00:00Z">
        <w:r>
          <w:t xml:space="preserve"> </w:t>
        </w:r>
      </w:ins>
      <w:ins w:id="2128" w:author="PR Preview" w:date="2026-01-01T00:00:00Z">
        <w:r>
          <w:t xml:space="preserve">is</w:t>
        </w:r>
      </w:ins>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0"/>
    <w:bookmarkStart w:id="241"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1"/>
    <w:bookmarkStart w:id="242"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2"/>
    <w:bookmarkStart w:id="24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4"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4"/>
    <w:bookmarkStart w:id="245"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5"/>
    <w:bookmarkStart w:id="246"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6"/>
    <w:bookmarkStart w:id="247"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7"/>
    <w:bookmarkStart w:id="24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8"/>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9"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9"/>
    <w:bookmarkStart w:id="25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0"/>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1"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1"/>
    <w:bookmarkStart w:id="25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3"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3"/>
    <w:bookmarkStart w:id="254"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5"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5"/>
    <w:bookmarkStart w:id="256" w:name="def-gram-matrix"/>
    <w:p>
      <w:pPr>
        <w:pStyle w:val="FirstParagraph"/>
      </w:pPr>
      <w:del w:id="2129" w:author="PR Preview" w:date="2026-01-01T00:00:00Z">
        <w:r>
          <w:rPr>
            <w:b/>
            <w:bCs/>
          </w:rPr>
          <w:delText xml:space="preserve">Definition 57 (Gram matrix)</w:delText>
        </w:r>
      </w:del>
      <w:del w:id="2130" w:author="PR Preview" w:date="2026-01-01T00:00:00Z">
        <w:r>
          <w:delText xml:space="preserve"> </w:delText>
        </w:r>
      </w:del>
      <w:del w:id="2131" w:author="PR Preview" w:date="2026-01-01T00:00:00Z">
        <w:r>
          <w:delText xml:space="preserve">The</w:delText>
        </w:r>
      </w:del>
      <w:del w:id="2132" w:author="PR Preview" w:date="2026-01-01T00:00:00Z">
        <w:r>
          <w:delText xml:space="preserve"> </w:delText>
        </w:r>
      </w:del>
      <w:del w:id="2133" w:author="PR Preview" w:date="2026-01-01T00:00:00Z">
        <w:r>
          <w:rPr>
            <w:b/>
            <w:bCs/>
          </w:rPr>
          <w:delText xml:space="preserve">Gram matrix</w:delText>
        </w:r>
      </w:del>
      <w:del w:id="2134" w:author="PR Preview" w:date="2026-01-01T00:00:00Z">
        <w:r>
          <w:delText xml:space="preserve"> </w:delText>
        </w:r>
      </w:del>
      <w:del w:id="2135" w:author="PR Preview" w:date="2026-01-01T00:00:00Z">
        <w:r>
          <w:delText xml:space="preserve">of an</w:delText>
        </w:r>
      </w:del>
      <w:del w:id="2136" w:author="PR Preview" w:date="2026-01-01T00:00:00Z">
        <w:r>
          <w:delText xml:space="preserve"> </w:delText>
        </w:r>
      </w:del>
      <m:oMath>
        <m:r>
          <m:t>m</m:t>
        </m:r>
        <m:r>
          <m:rPr>
            <m:sty m:val="p"/>
          </m:rPr>
          <m:t>×</m:t>
        </m:r>
        <m:r>
          <m:t>n</m:t>
        </m:r>
      </m:oMath>
      <w:del w:id="2137" w:author="PR Preview" w:date="2026-01-01T00:00:00Z">
        <w:r>
          <w:delText xml:space="preserve"> </w:delText>
        </w:r>
      </w:del>
      <w:del w:id="2138" w:author="PR Preview" w:date="2026-01-01T00:00:00Z">
        <w:r>
          <w:delText xml:space="preserve">matrix</w:delText>
        </w:r>
      </w:del>
      <w:del w:id="2139" w:author="PR Preview" w:date="2026-01-01T00:00:00Z">
        <w:r>
          <w:delText xml:space="preserve"> </w:delText>
        </w:r>
      </w:del>
      <m:oMath>
        <m:r>
          <m:rPr>
            <m:sty m:val="bi"/>
          </m:rPr>
          <m:t>A</m:t>
        </m:r>
      </m:oMath>
      <w:del w:id="2140" w:author="PR Preview" w:date="2026-01-01T00:00:00Z">
        <w:r>
          <w:delText xml:space="preserve"> </w:delText>
        </w:r>
      </w:del>
      <w:del w:id="2141" w:author="PR Preview" w:date="2026-01-01T00:00:00Z">
        <w:r>
          <w:delText xml:space="preserve">is the</w:delText>
        </w:r>
      </w:del>
      <w:del w:id="2142" w:author="PR Preview" w:date="2026-01-01T00:00:00Z">
        <w:r>
          <w:delText xml:space="preserve"> </w:delText>
        </w:r>
      </w:del>
      <m:oMath>
        <m:r>
          <m:t>n</m:t>
        </m:r>
        <m:r>
          <m:rPr>
            <m:sty m:val="p"/>
          </m:rPr>
          <m:t>×</m:t>
        </m:r>
        <m:r>
          <m:t>n</m:t>
        </m:r>
      </m:oMath>
      <w:del w:id="2143" w:author="PR Preview" w:date="2026-01-01T00:00:00Z">
        <w:r>
          <w:delText xml:space="preserve"> </w:delText>
        </w:r>
      </w:del>
      <w:del w:id="2144" w:author="PR Preview" w:date="2026-01-01T00:00:00Z">
        <w:r>
          <w:delText xml:space="preserve">matrix</w:delText>
        </w:r>
      </w:del>
      <w:del w:id="2145" w:author="PR Preview" w:date="2026-01-01T00:00:00Z">
        <w:r>
          <w:delText xml:space="preserve"> </w:delText>
        </w:r>
      </w:del>
      <m:oMath>
        <m:sSup>
          <m:e>
            <m:r>
              <m:rPr>
                <m:sty m:val="bi"/>
              </m:rPr>
              <m:t>A</m:t>
            </m:r>
          </m:e>
          <m:sup>
            <m:r>
              <m:rPr>
                <m:sty m:val="p"/>
              </m:rPr>
              <m:t>⊤</m:t>
            </m:r>
          </m:sup>
        </m:sSup>
        <m:r>
          <m:rPr>
            <m:sty m:val="bi"/>
          </m:rPr>
          <m:t>A</m:t>
        </m:r>
      </m:oMath>
      <w:del w:id="2146" w:author="PR Preview" w:date="2026-01-01T00:00:00Z">
        <w:r>
          <w:delText xml:space="preserve">,</w:delText>
        </w:r>
      </w:del>
      <w:del w:id="2147" w:author="PR Preview" w:date="2026-01-01T00:00:00Z">
        <w:r>
          <w:delText xml:space="preserve"> </w:delText>
        </w:r>
      </w:del>
      <w:del w:id="2148" w:author="PR Preview" w:date="2026-01-01T00:00:00Z">
        <w:r>
          <w:delText xml:space="preserve">the</w:delText>
        </w:r>
      </w:del>
      <w:del w:id="2149" w:author="PR Preview" w:date="2026-01-01T00:00:00Z">
        <w:r>
          <w:delText xml:space="preserve"> </w:delText>
        </w:r>
      </w:del>
      <w:hyperlink w:anchor="def-cross-product-matrix">
        <w:del w:id="2150" w:author="PR Preview" w:date="2026-01-01T00:00:00Z">
          <w:r>
            <w:rPr>
              <w:rStyle w:val="Hyperlink"/>
            </w:rPr>
            <w:delText xml:space="preserve">cross-product matrix</w:delText>
          </w:r>
        </w:del>
      </w:hyperlink>
      <w:del w:id="2151" w:author="PR Preview" w:date="2026-01-01T00:00:00Z">
        <w:r>
          <w:delText xml:space="preserve"> </w:delText>
        </w:r>
      </w:del>
      <w:del w:id="2152" w:author="PR Preview" w:date="2026-01-01T00:00:00Z">
        <w:r>
          <w:delText xml:space="preserve">of</w:delText>
        </w:r>
      </w:del>
      <w:del w:id="2153" w:author="PR Preview" w:date="2026-01-01T00:00:00Z">
        <w:r>
          <w:delText xml:space="preserve"> </w:delText>
        </w:r>
      </w:del>
      <m:oMath>
        <m:r>
          <m:rPr>
            <m:sty m:val="bi"/>
          </m:rPr>
          <m:t>A</m:t>
        </m:r>
      </m:oMath>
      <w:del w:id="2154" w:author="PR Preview" w:date="2026-01-01T00:00:00Z">
        <w:r>
          <w:delText xml:space="preserve"> </w:delText>
        </w:r>
      </w:del>
      <w:del w:id="2155" w:author="PR Preview" w:date="2026-01-01T00:00:00Z">
        <w:r>
          <w:delText xml:space="preserve">with itself.</w:delText>
        </w:r>
      </w:del>
    </w:p>
    <w:p>
      <w:pPr>
        <w:pStyle w:val="FirstParagraph"/>
      </w:pPr>
      <w:ins w:id="2156" w:author="PR Preview" w:date="2026-01-01T00:00:00Z">
        <w:r>
          <w:rPr>
            <w:b/>
            <w:bCs/>
          </w:rPr>
          <w:t xml:space="preserve">Definition 57 (Gram matrix)</w:t>
        </w:r>
      </w:ins>
      <w:ins w:id="2157" w:author="PR Preview" w:date="2026-01-01T00:00:00Z">
        <w:r>
          <w:t xml:space="preserve"> </w:t>
        </w:r>
      </w:ins>
      <w:ins w:id="2158" w:author="PR Preview" w:date="2026-01-01T00:00:00Z">
        <w:r>
          <w:t xml:space="preserve">The</w:t>
        </w:r>
      </w:ins>
      <w:ins w:id="2159" w:author="PR Preview" w:date="2026-01-01T00:00:00Z">
        <w:r>
          <w:t xml:space="preserve"> </w:t>
        </w:r>
      </w:ins>
      <w:ins w:id="2160" w:author="PR Preview" w:date="2026-01-01T00:00:00Z">
        <w:r>
          <w:rPr>
            <w:b/>
            <w:bCs/>
          </w:rPr>
          <w:t xml:space="preserve">Gram matrix</w:t>
        </w:r>
      </w:ins>
      <w:ins w:id="2161" w:author="PR Preview" w:date="2026-01-01T00:00:00Z">
        <w:r>
          <w:t xml:space="preserve"> </w:t>
        </w:r>
      </w:ins>
      <w:ins w:id="2162" w:author="PR Preview" w:date="2026-01-01T00:00:00Z">
        <w:r>
          <w:t xml:space="preserve">[38]</w:t>
        </w:r>
      </w:ins>
      <w:ins w:id="2163" w:author="PR Preview" w:date="2026-01-01T00:00:00Z">
        <w:r>
          <w:t xml:space="preserve"> </w:t>
        </w:r>
      </w:ins>
      <w:ins w:id="2164" w:author="PR Preview" w:date="2026-01-01T00:00:00Z">
        <w:r>
          <w:t xml:space="preserve">of an</w:t>
        </w:r>
      </w:ins>
      <w:ins w:id="2165" w:author="PR Preview" w:date="2026-01-01T00:00:00Z">
        <w:r>
          <w:t xml:space="preserve"> </w:t>
        </w:r>
      </w:ins>
      <m:oMath>
        <m:r>
          <m:t>m</m:t>
        </m:r>
        <m:r>
          <m:rPr>
            <m:sty m:val="p"/>
          </m:rPr>
          <m:t>×</m:t>
        </m:r>
        <m:r>
          <m:t>n</m:t>
        </m:r>
      </m:oMath>
      <w:ins w:id="2166" w:author="PR Preview" w:date="2026-01-01T00:00:00Z">
        <w:r>
          <w:t xml:space="preserve"> </w:t>
        </w:r>
      </w:ins>
      <w:ins w:id="2167" w:author="PR Preview" w:date="2026-01-01T00:00:00Z">
        <w:r>
          <w:t xml:space="preserve">matrix</w:t>
        </w:r>
      </w:ins>
      <w:ins w:id="2168" w:author="PR Preview" w:date="2026-01-01T00:00:00Z">
        <w:r>
          <w:t xml:space="preserve"> </w:t>
        </w:r>
      </w:ins>
      <m:oMath>
        <m:r>
          <m:rPr>
            <m:sty m:val="bi"/>
          </m:rPr>
          <m:t>A</m:t>
        </m:r>
      </m:oMath>
      <w:ins w:id="2169" w:author="PR Preview" w:date="2026-01-01T00:00:00Z">
        <w:r>
          <w:t xml:space="preserve"> </w:t>
        </w:r>
      </w:ins>
      <w:ins w:id="2170" w:author="PR Preview" w:date="2026-01-01T00:00:00Z">
        <w:r>
          <w:t xml:space="preserve">is the</w:t>
        </w:r>
      </w:ins>
      <w:ins w:id="2171" w:author="PR Preview" w:date="2026-01-01T00:00:00Z">
        <w:r>
          <w:t xml:space="preserve"> </w:t>
        </w:r>
      </w:ins>
      <m:oMath>
        <m:r>
          <m:t>n</m:t>
        </m:r>
        <m:r>
          <m:rPr>
            <m:sty m:val="p"/>
          </m:rPr>
          <m:t>×</m:t>
        </m:r>
        <m:r>
          <m:t>n</m:t>
        </m:r>
      </m:oMath>
      <w:ins w:id="2172" w:author="PR Preview" w:date="2026-01-01T00:00:00Z">
        <w:r>
          <w:t xml:space="preserve"> </w:t>
        </w:r>
      </w:ins>
      <w:ins w:id="2173" w:author="PR Preview" w:date="2026-01-01T00:00:00Z">
        <w:r>
          <w:t xml:space="preserve">matrix</w:t>
        </w:r>
      </w:ins>
      <w:ins w:id="2174" w:author="PR Preview" w:date="2026-01-01T00:00:00Z">
        <w:r>
          <w:t xml:space="preserve"> </w:t>
        </w:r>
      </w:ins>
      <m:oMath>
        <m:sSup>
          <m:e>
            <m:r>
              <m:rPr>
                <m:sty m:val="bi"/>
              </m:rPr>
              <m:t>A</m:t>
            </m:r>
          </m:e>
          <m:sup>
            <m:r>
              <m:rPr>
                <m:sty m:val="p"/>
              </m:rPr>
              <m:t>⊤</m:t>
            </m:r>
          </m:sup>
        </m:sSup>
        <m:r>
          <m:rPr>
            <m:sty m:val="bi"/>
          </m:rPr>
          <m:t>A</m:t>
        </m:r>
      </m:oMath>
      <w:ins w:id="2175" w:author="PR Preview" w:date="2026-01-01T00:00:00Z">
        <w:r>
          <w:t xml:space="preserve">,</w:t>
        </w:r>
      </w:ins>
      <w:ins w:id="2176" w:author="PR Preview" w:date="2026-01-01T00:00:00Z">
        <w:r>
          <w:t xml:space="preserve"> </w:t>
        </w:r>
      </w:ins>
      <w:ins w:id="2177" w:author="PR Preview" w:date="2026-01-01T00:00:00Z">
        <w:r>
          <w:t xml:space="preserve">the</w:t>
        </w:r>
      </w:ins>
      <w:ins w:id="2178" w:author="PR Preview" w:date="2026-01-01T00:00:00Z">
        <w:r>
          <w:t xml:space="preserve"> </w:t>
        </w:r>
      </w:ins>
      <w:hyperlink w:anchor="def-cross-product-matrix">
        <w:ins w:id="2179" w:author="PR Preview" w:date="2026-01-01T00:00:00Z">
          <w:r>
            <w:rPr>
              <w:rStyle w:val="Hyperlink"/>
            </w:rPr>
            <w:t xml:space="preserve">cross-product matrix</w:t>
          </w:r>
        </w:ins>
      </w:hyperlink>
      <w:ins w:id="2180" w:author="PR Preview" w:date="2026-01-01T00:00:00Z">
        <w:r>
          <w:t xml:space="preserve"> </w:t>
        </w:r>
      </w:ins>
      <w:ins w:id="2181" w:author="PR Preview" w:date="2026-01-01T00:00:00Z">
        <w:r>
          <w:t xml:space="preserve">of</w:t>
        </w:r>
      </w:ins>
      <w:ins w:id="2182" w:author="PR Preview" w:date="2026-01-01T00:00:00Z">
        <w:r>
          <w:t xml:space="preserve"> </w:t>
        </w:r>
      </w:ins>
      <m:oMath>
        <m:r>
          <m:rPr>
            <m:sty m:val="bi"/>
          </m:rPr>
          <m:t>A</m:t>
        </m:r>
      </m:oMath>
      <w:ins w:id="2183" w:author="PR Preview" w:date="2026-01-01T00:00:00Z">
        <w:r>
          <w:t xml:space="preserve"> </w:t>
        </w:r>
      </w:ins>
      <w:ins w:id="2184" w:author="PR Preview" w:date="2026-01-01T00:00:00Z">
        <w:r>
          <w:t xml:space="preserve">with itself.</w:t>
        </w:r>
      </w:ins>
    </w:p>
    <w:bookmarkEnd w:id="256"/>
    <w:bookmarkStart w:id="257"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7"/>
    <w:bookmarkStart w:id="25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9"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9"/>
    <w:bookmarkStart w:id="26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1"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61"/>
    <w:bookmarkEnd w:id="262"/>
    <w:bookmarkStart w:id="305"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6"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6"/>
    <w:bookmarkStart w:id="267" w:name="def-nullity"/>
    <w:p>
      <w:pPr>
        <w:pStyle w:val="BodyText"/>
      </w:pPr>
      <w:del w:id="2185" w:author="PR Preview" w:date="2026-01-01T00:00:00Z">
        <w:r>
          <w:rPr>
            <w:b/>
            <w:bCs/>
          </w:rPr>
          <w:delText xml:space="preserve">Definition 58 (Nullity)</w:delText>
        </w:r>
      </w:del>
      <w:del w:id="2186" w:author="PR Preview" w:date="2026-01-01T00:00:00Z">
        <w:r>
          <w:delText xml:space="preserve"> </w:delText>
        </w:r>
      </w:del>
      <w:del w:id="2187" w:author="PR Preview" w:date="2026-01-01T00:00:00Z">
        <w:r>
          <w:delText xml:space="preserve">The</w:delText>
        </w:r>
      </w:del>
      <w:del w:id="2188" w:author="PR Preview" w:date="2026-01-01T00:00:00Z">
        <w:r>
          <w:delText xml:space="preserve"> </w:delText>
        </w:r>
      </w:del>
      <w:del w:id="2189" w:author="PR Preview" w:date="2026-01-01T00:00:00Z">
        <w:r>
          <w:rPr>
            <w:b/>
            <w:bCs/>
          </w:rPr>
          <w:delText xml:space="preserve">nullity</w:delText>
        </w:r>
      </w:del>
      <w:del w:id="2190" w:author="PR Preview" w:date="2026-01-01T00:00:00Z">
        <w:r>
          <w:delText xml:space="preserve"> </w:delText>
        </w:r>
      </w:del>
      <w:del w:id="2191" w:author="PR Preview" w:date="2026-01-01T00:00:00Z">
        <w:r>
          <w:delText xml:space="preserve">of a matrix</w:delText>
        </w:r>
      </w:del>
      <w:del w:id="2192" w:author="PR Preview" w:date="2026-01-01T00:00:00Z">
        <w:r>
          <w:delText xml:space="preserve"> </w:delText>
        </w:r>
      </w:del>
      <m:oMath>
        <m:r>
          <m:rPr>
            <m:sty m:val="bi"/>
          </m:rPr>
          <m:t>A</m:t>
        </m:r>
      </m:oMath>
      <w:del w:id="2193" w:author="PR Preview" w:date="2026-01-01T00:00:00Z">
        <w:r>
          <w:delText xml:space="preserve"> </w:delText>
        </w:r>
      </w:del>
      <w:del w:id="2194" w:author="PR Preview" w:date="2026-01-01T00:00:00Z">
        <w:r>
          <w:delText xml:space="preserve">is</w:delText>
        </w:r>
      </w:del>
      <w:del w:id="2195" w:author="PR Preview" w:date="2026-01-01T00:00:00Z">
        <w:r>
          <w:delText xml:space="preserve"> </w:delText>
        </w:r>
      </w:del>
      <w:del w:id="2196" w:author="PR Preview" w:date="2026-01-01T00:00:00Z">
        <w:r>
          <w:delText xml:space="preserve">the dimension of its null space (</w:delText>
        </w:r>
      </w:del>
      <w:hyperlink w:anchor="def-null-space">
        <w:del w:id="2197" w:author="PR Preview" w:date="2026-01-01T00:00:00Z">
          <w:r>
            <w:rPr>
              <w:rStyle w:val="Hyperlink"/>
            </w:rPr>
            <w:delText xml:space="preserve">Definition 54</w:delText>
          </w:r>
        </w:del>
      </w:hyperlink>
      <w:del w:id="2198" w:author="PR Preview" w:date="2026-01-01T00:00:00Z">
        <w:r>
          <w:delText xml:space="preserve">):</w:delText>
        </w:r>
      </w:del>
    </w:p>
    <w:p>
      <w:pPr>
        <w:pStyle w:val="BodyText"/>
      </w:pPr>
      <w:ins w:id="2199" w:author="PR Preview" w:date="2026-01-01T00:00:00Z">
        <w:r>
          <w:rPr>
            <w:b/>
            <w:bCs/>
          </w:rPr>
          <w:t xml:space="preserve">Definition 58 (Nullity)</w:t>
        </w:r>
      </w:ins>
      <w:ins w:id="2200" w:author="PR Preview" w:date="2026-01-01T00:00:00Z">
        <w:r>
          <w:t xml:space="preserve"> </w:t>
        </w:r>
      </w:ins>
      <w:ins w:id="2201" w:author="PR Preview" w:date="2026-01-01T00:00:00Z">
        <w:r>
          <w:t xml:space="preserve">The</w:t>
        </w:r>
      </w:ins>
      <w:ins w:id="2202" w:author="PR Preview" w:date="2026-01-01T00:00:00Z">
        <w:r>
          <w:t xml:space="preserve"> </w:t>
        </w:r>
      </w:ins>
      <w:ins w:id="2203" w:author="PR Preview" w:date="2026-01-01T00:00:00Z">
        <w:r>
          <w:rPr>
            <w:b/>
            <w:bCs/>
          </w:rPr>
          <w:t xml:space="preserve">nullity</w:t>
        </w:r>
      </w:ins>
      <w:ins w:id="2204" w:author="PR Preview" w:date="2026-01-01T00:00:00Z">
        <w:r>
          <w:t xml:space="preserve"> </w:t>
        </w:r>
      </w:ins>
      <w:ins w:id="2205" w:author="PR Preview" w:date="2026-01-01T00:00:00Z">
        <w:r>
          <w:t xml:space="preserve">[40]</w:t>
        </w:r>
      </w:ins>
      <w:ins w:id="2206" w:author="PR Preview" w:date="2026-01-01T00:00:00Z">
        <w:r>
          <w:t xml:space="preserve"> </w:t>
        </w:r>
      </w:ins>
      <w:ins w:id="2207" w:author="PR Preview" w:date="2026-01-01T00:00:00Z">
        <w:r>
          <w:t xml:space="preserve">of a matrix</w:t>
        </w:r>
      </w:ins>
      <w:ins w:id="2208" w:author="PR Preview" w:date="2026-01-01T00:00:00Z">
        <w:r>
          <w:t xml:space="preserve"> </w:t>
        </w:r>
      </w:ins>
      <m:oMath>
        <m:r>
          <m:rPr>
            <m:sty m:val="bi"/>
          </m:rPr>
          <m:t>A</m:t>
        </m:r>
      </m:oMath>
      <w:ins w:id="2209" w:author="PR Preview" w:date="2026-01-01T00:00:00Z">
        <w:r>
          <w:t xml:space="preserve"> </w:t>
        </w:r>
      </w:ins>
      <w:ins w:id="2210" w:author="PR Preview" w:date="2026-01-01T00:00:00Z">
        <w:r>
          <w:t xml:space="preserve">is</w:t>
        </w:r>
      </w:ins>
      <w:ins w:id="2211" w:author="PR Preview" w:date="2026-01-01T00:00:00Z">
        <w:r>
          <w:t xml:space="preserve"> </w:t>
        </w:r>
      </w:ins>
      <w:ins w:id="2212" w:author="PR Preview" w:date="2026-01-01T00:00:00Z">
        <w:r>
          <w:t xml:space="preserve">the dimension of its null space (</w:t>
        </w:r>
      </w:ins>
      <w:hyperlink w:anchor="def-null-space">
        <w:ins w:id="2213" w:author="PR Preview" w:date="2026-01-01T00:00:00Z">
          <w:r>
            <w:rPr>
              <w:rStyle w:val="Hyperlink"/>
            </w:rPr>
            <w:t xml:space="preserve">Definition 54</w:t>
          </w:r>
        </w:ins>
      </w:hyperlink>
      <w:ins w:id="2214" w:author="PR Preview" w:date="2026-01-01T00:00:00Z">
        <w:r>
          <w:t xml:space="preserve">):</w:t>
        </w:r>
      </w:ins>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7"/>
    <w:bookmarkStart w:id="268"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8"/>
    <w:bookmarkStart w:id="26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70"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0"/>
    <w:bookmarkStart w:id="27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2"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2"/>
    <w:bookmarkStart w:id="27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4"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4"/>
    <w:bookmarkStart w:id="27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6" w:name="exm-rank-bound"/>
    <w:p>
      <w:pPr>
        <w:pStyle w:val="BodyText"/>
      </w:pPr>
      <w:del w:id="2215" w:author="PR Preview" w:date="2026-01-01T00:00:00Z">
        <w:r>
          <w:rPr>
            <w:b/>
            <w:bCs/>
          </w:rPr>
          <w:delText xml:space="preserve">Example 71 (A</w:delText>
        </w:r>
      </w:del>
      <w:del w:id="2216" w:author="PR Preview" w:date="2026-01-01T00:00:00Z">
        <w:r>
          <w:rPr>
            <w:b/>
            <w:bCs/>
          </w:rPr>
          <w:delText xml:space="preserve"> </w:delText>
        </w:r>
      </w:del>
      <m:oMath>
        <m:r>
          <m:t>2</m:t>
        </m:r>
        <m:r>
          <m:rPr>
            <m:sty m:val="p"/>
          </m:rPr>
          <m:t>×</m:t>
        </m:r>
        <m:r>
          <m:t>3</m:t>
        </m:r>
      </m:oMath>
      <w:del w:id="2217" w:author="PR Preview" w:date="2026-01-01T00:00:00Z">
        <w:r>
          <w:rPr>
            <w:b/>
            <w:bCs/>
          </w:rPr>
          <w:delText xml:space="preserve"> </w:delText>
        </w:r>
      </w:del>
      <w:del w:id="2218" w:author="PR Preview" w:date="2026-01-01T00:00:00Z">
        <w:r>
          <w:rPr>
            <w:b/>
            <w:bCs/>
          </w:rPr>
          <w:delText xml:space="preserve">matrix has rank at most</w:delText>
        </w:r>
      </w:del>
      <w:del w:id="2219" w:author="PR Preview" w:date="2026-01-01T00:00:00Z">
        <w:r>
          <w:rPr>
            <w:b/>
            <w:bCs/>
          </w:rPr>
          <w:delText xml:space="preserve"> </w:delText>
        </w:r>
      </w:del>
      <m:oMath>
        <m:r>
          <m:t>2</m:t>
        </m:r>
      </m:oMath>
      <w:del w:id="2220" w:author="PR Preview" w:date="2026-01-01T00:00:00Z">
        <w:r>
          <w:rPr>
            <w:b/>
            <w:bCs/>
          </w:rPr>
          <w:delText xml:space="preserve">)</w:delText>
        </w:r>
      </w:del>
      <w:del w:id="2221" w:author="PR Preview" w:date="2026-01-01T00:00:00Z">
        <w:r>
          <w:delText xml:space="preserve"> </w:delText>
        </w:r>
      </w:del>
      <w:del w:id="2222" w:author="PR Preview" w:date="2026-01-01T00:00:00Z">
        <w:r>
          <w:delText xml:space="preserve">By</w:delText>
        </w:r>
      </w:del>
      <w:del w:id="2223" w:author="PR Preview" w:date="2026-01-01T00:00:00Z">
        <w:r>
          <w:delText xml:space="preserve"> </w:delText>
        </w:r>
      </w:del>
      <w:hyperlink w:anchor="cor-rank-bound">
        <w:del w:id="2224" w:author="PR Preview" w:date="2026-01-01T00:00:00Z">
          <w:r>
            <w:rPr>
              <w:rStyle w:val="Hyperlink"/>
            </w:rPr>
            <w:delText xml:space="preserve">Corollary 3</w:delText>
          </w:r>
        </w:del>
      </w:hyperlink>
      <w:del w:id="2225" w:author="PR Preview" w:date="2026-01-01T00:00:00Z">
        <w:r>
          <w:delText xml:space="preserve">, every</w:delText>
        </w:r>
      </w:del>
      <w:del w:id="2226" w:author="PR Preview" w:date="2026-01-01T00:00:00Z">
        <w:r>
          <w:delText xml:space="preserve"> </w:delText>
        </w:r>
      </w:del>
      <m:oMath>
        <m:r>
          <m:t>2</m:t>
        </m:r>
        <m:r>
          <m:rPr>
            <m:sty m:val="p"/>
          </m:rPr>
          <m:t>×</m:t>
        </m:r>
        <m:r>
          <m:t>3</m:t>
        </m:r>
      </m:oMath>
      <w:del w:id="2227" w:author="PR Preview" w:date="2026-01-01T00:00:00Z">
        <w:r>
          <w:delText xml:space="preserve"> </w:delText>
        </w:r>
      </w:del>
      <w:del w:id="2228" w:author="PR Preview" w:date="2026-01-01T00:00:00Z">
        <w:r>
          <w:delText xml:space="preserve">matrix has rank at most</w:delText>
        </w:r>
      </w:del>
      <w:del w:id="2229" w:author="PR Preview" w:date="2026-01-01T00:00:00Z">
        <w:r>
          <w:delText xml:space="preserve"> </w:delText>
        </w:r>
      </w:del>
      <m:oMath>
        <m:r>
          <m:rPr>
            <m:sty m:val="p"/>
          </m:rPr>
          <m:t>min</m:t>
        </m:r>
        <m:r>
          <m:t>​</m:t>
        </m:r>
        <m:d>
          <m:dPr>
            <m:begChr m:val="{"/>
            <m:sepChr m:val=""/>
            <m:endChr m:val="}"/>
            <m:grow/>
          </m:dPr>
          <m:e>
            <m:r>
              <m:t>2</m:t>
            </m:r>
            <m:r>
              <m:rPr>
                <m:sty m:val="p"/>
              </m:rPr>
              <m:t>,</m:t>
            </m:r>
            <m:r>
              <m:t>3</m:t>
            </m:r>
          </m:e>
        </m:d>
        <m:r>
          <m:t>​</m:t>
        </m:r>
        <m:r>
          <m:rPr>
            <m:sty m:val="p"/>
          </m:rPr>
          <m:t>=</m:t>
        </m:r>
        <m:r>
          <m:t>2</m:t>
        </m:r>
      </m:oMath>
      <w:del w:id="2230" w:author="PR Preview" w:date="2026-01-01T00:00:00Z">
        <w:r>
          <w:delText xml:space="preserve">,</w:delText>
        </w:r>
      </w:del>
      <w:del w:id="2231" w:author="PR Preview" w:date="2026-01-01T00:00:00Z">
        <w:r>
          <w:delText xml:space="preserve"> </w:delText>
        </w:r>
      </w:del>
      <w:del w:id="2232" w:author="PR Preview" w:date="2026-01-01T00:00:00Z">
        <w:r>
          <w:delText xml:space="preserve">even though it has</w:delText>
        </w:r>
      </w:del>
      <w:del w:id="2233" w:author="PR Preview" w:date="2026-01-01T00:00:00Z">
        <w:r>
          <w:delText xml:space="preserve"> </w:delText>
        </w:r>
      </w:del>
      <m:oMath>
        <m:r>
          <m:t>3</m:t>
        </m:r>
      </m:oMath>
      <w:del w:id="2234" w:author="PR Preview" w:date="2026-01-01T00:00:00Z">
        <w:r>
          <w:delText xml:space="preserve"> </w:delText>
        </w:r>
      </w:del>
      <w:del w:id="2235" w:author="PR Preview" w:date="2026-01-01T00:00:00Z">
        <w:r>
          <w:delText xml:space="preserve">columns.</w:delText>
        </w:r>
      </w:del>
      <w:del w:id="2236" w:author="PR Preview" w:date="2026-01-01T00:00:00Z">
        <w:r>
          <w:delText xml:space="preserve"> </w:delText>
        </w:r>
      </w:del>
      <w:del w:id="2237" w:author="PR Preview" w:date="2026-01-01T00:00:00Z">
        <w:r>
          <w:delText xml:space="preserve">The matrix</w:delText>
        </w:r>
      </w:del>
      <w:del w:id="223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2239" w:author="PR Preview" w:date="2026-01-01T00:00:00Z">
        <w:r>
          <w:delText xml:space="preserve"> </w:delText>
        </w:r>
      </w:del>
      <w:del w:id="2240" w:author="PR Preview" w:date="2026-01-01T00:00:00Z">
        <w:r>
          <w:delText xml:space="preserve">of</w:delText>
        </w:r>
      </w:del>
      <w:del w:id="2241" w:author="PR Preview" w:date="2026-01-01T00:00:00Z">
        <w:r>
          <w:delText xml:space="preserve"> </w:delText>
        </w:r>
      </w:del>
      <w:hyperlink w:anchor="rem-full-column-rank-shape">
        <w:del w:id="2242" w:author="PR Preview" w:date="2026-01-01T00:00:00Z">
          <w:r>
            <w:rPr>
              <w:rStyle w:val="Hyperlink"/>
            </w:rPr>
            <w:delText xml:space="preserve">Remark 18</w:delText>
          </w:r>
        </w:del>
      </w:hyperlink>
      <w:del w:id="2243" w:author="PR Preview" w:date="2026-01-01T00:00:00Z">
        <w:r>
          <w:delText xml:space="preserve"> </w:delText>
        </w:r>
      </w:del>
      <w:del w:id="2244" w:author="PR Preview" w:date="2026-01-01T00:00:00Z">
        <w:r>
          <w:delText xml:space="preserve">reaches that bound:</w:delText>
        </w:r>
      </w:del>
      <w:del w:id="2245" w:author="PR Preview" w:date="2026-01-01T00:00:00Z">
        <w:r>
          <w:delText xml:space="preserve"> </w:delText>
        </w:r>
      </w:del>
      <w:del w:id="2246" w:author="PR Preview" w:date="2026-01-01T00:00:00Z">
        <w:r>
          <w:delText xml:space="preserve">its first two columns</w:delText>
        </w:r>
      </w:del>
      <w:del w:id="2247" w:author="PR Preview" w:date="2026-01-01T00:00:00Z">
        <w:r>
          <w:delText xml:space="preserve"> </w:delText>
        </w:r>
      </w:del>
      <m:oMath>
        <m:r>
          <m:rPr>
            <m:sty m:val="p"/>
          </m:rPr>
          <m:t>(</m:t>
        </m:r>
        <m:r>
          <m:t>1</m:t>
        </m:r>
        <m:r>
          <m:rPr>
            <m:sty m:val="p"/>
          </m:rPr>
          <m:t>,</m:t>
        </m:r>
        <m:r>
          <m:t>0</m:t>
        </m:r>
        <m:r>
          <m:rPr>
            <m:sty m:val="p"/>
          </m:rPr>
          <m:t>)</m:t>
        </m:r>
      </m:oMath>
      <w:del w:id="2248" w:author="PR Preview" w:date="2026-01-01T00:00:00Z">
        <w:r>
          <w:delText xml:space="preserve"> </w:delText>
        </w:r>
      </w:del>
      <w:del w:id="2249" w:author="PR Preview" w:date="2026-01-01T00:00:00Z">
        <w:r>
          <w:delText xml:space="preserve">and</w:delText>
        </w:r>
      </w:del>
      <w:del w:id="2250" w:author="PR Preview" w:date="2026-01-01T00:00:00Z">
        <w:r>
          <w:delText xml:space="preserve"> </w:delText>
        </w:r>
      </w:del>
      <m:oMath>
        <m:r>
          <m:rPr>
            <m:sty m:val="p"/>
          </m:rPr>
          <m:t>(</m:t>
        </m:r>
        <m:r>
          <m:t>0</m:t>
        </m:r>
        <m:r>
          <m:rPr>
            <m:sty m:val="p"/>
          </m:rPr>
          <m:t>,</m:t>
        </m:r>
        <m:r>
          <m:t>1</m:t>
        </m:r>
        <m:r>
          <m:rPr>
            <m:sty m:val="p"/>
          </m:rPr>
          <m:t>)</m:t>
        </m:r>
      </m:oMath>
      <w:del w:id="2251" w:author="PR Preview" w:date="2026-01-01T00:00:00Z">
        <w:r>
          <w:delText xml:space="preserve"> </w:delText>
        </w:r>
      </w:del>
      <w:del w:id="2252" w:author="PR Preview" w:date="2026-01-01T00:00:00Z">
        <w:r>
          <w:delText xml:space="preserve">are linearly independent,</w:delText>
        </w:r>
      </w:del>
      <w:del w:id="2253" w:author="PR Preview" w:date="2026-01-01T00:00:00Z">
        <w:r>
          <w:delText xml:space="preserve"> </w:delText>
        </w:r>
      </w:del>
      <w:del w:id="2254" w:author="PR Preview" w:date="2026-01-01T00:00:00Z">
        <w:r>
          <w:delText xml:space="preserve">so its rank is</w:delText>
        </w:r>
      </w:del>
      <w:del w:id="2255" w:author="PR Preview" w:date="2026-01-01T00:00:00Z">
        <w:r>
          <w:delText xml:space="preserve"> </w:delText>
        </w:r>
      </w:del>
      <m:oMath>
        <m:r>
          <m:t>2</m:t>
        </m:r>
      </m:oMath>
      <w:del w:id="2256" w:author="PR Preview" w:date="2026-01-01T00:00:00Z">
        <w:r>
          <w:delText xml:space="preserve">.</w:delText>
        </w:r>
      </w:del>
    </w:p>
    <w:p>
      <w:pPr>
        <w:pStyle w:val="BodyText"/>
      </w:pPr>
      <w:del w:id="2257" w:author="PR Preview" w:date="2026-01-01T00:00:00Z">
        <w:r>
          <w:rPr>
            <w:b/>
            <w:bCs/>
          </w:rPr>
          <w:delText xml:space="preserve">Definition 59 (Affine subspace)</w:delText>
        </w:r>
      </w:del>
      <w:del w:id="2258" w:author="PR Preview" w:date="2026-01-01T00:00:00Z">
        <w:r>
          <w:delText xml:space="preserve"> </w:delText>
        </w:r>
      </w:del>
      <w:del w:id="2259" w:author="PR Preview" w:date="2026-01-01T00:00:00Z">
        <w:r>
          <w:delText xml:space="preserve">An</w:delText>
        </w:r>
      </w:del>
      <w:del w:id="2260" w:author="PR Preview" w:date="2026-01-01T00:00:00Z">
        <w:r>
          <w:delText xml:space="preserve"> </w:delText>
        </w:r>
      </w:del>
      <w:del w:id="2261" w:author="PR Preview" w:date="2026-01-01T00:00:00Z">
        <w:r>
          <w:rPr>
            <w:b/>
            <w:bCs/>
          </w:rPr>
          <w:delText xml:space="preserve">affine subspace</w:delText>
        </w:r>
      </w:del>
      <w:del w:id="2262" w:author="PR Preview" w:date="2026-01-01T00:00:00Z">
        <w:r>
          <w:delText xml:space="preserve"> </w:delText>
        </w:r>
      </w:del>
      <w:del w:id="2263" w:author="PR Preview" w:date="2026-01-01T00:00:00Z">
        <w:r>
          <w:delText xml:space="preserve">of</w:delText>
        </w:r>
      </w:del>
      <w:del w:id="2264" w:author="PR Preview" w:date="2026-01-01T00:00:00Z">
        <w:r>
          <w:delText xml:space="preserve"> </w:delText>
        </w:r>
      </w:del>
      <m:oMath>
        <m:sSup>
          <m:e>
            <m:r>
              <m:rPr>
                <m:scr m:val="double-struck"/>
                <m:sty m:val="p"/>
              </m:rPr>
              <m:t>R</m:t>
            </m:r>
          </m:e>
          <m:sup>
            <m:r>
              <m:t>p</m:t>
            </m:r>
          </m:sup>
        </m:sSup>
      </m:oMath>
      <w:del w:id="2265" w:author="PR Preview" w:date="2026-01-01T00:00:00Z">
        <w:r>
          <w:delText xml:space="preserve"> </w:delText>
        </w:r>
      </w:del>
      <w:del w:id="2266" w:author="PR Preview" w:date="2026-01-01T00:00:00Z">
        <w:r>
          <w:delText xml:space="preserve">is a set of the form</w:delText>
        </w:r>
      </w:del>
    </w:p>
    <w:p>
      <w:pPr>
        <w:pStyle w:val="BodyText"/>
      </w:pPr>
      <w:ins w:id="2267" w:author="PR Preview" w:date="2026-01-01T00:00:00Z">
        <w:r>
          <w:rPr>
            <w:b/>
            <w:bCs/>
          </w:rPr>
          <w:t xml:space="preserve">Example 71 (A</w:t>
        </w:r>
      </w:ins>
      <w:ins w:id="2268" w:author="PR Preview" w:date="2026-01-01T00:00:00Z">
        <w:r>
          <w:rPr>
            <w:b/>
            <w:bCs/>
          </w:rPr>
          <w:t xml:space="preserve"> </w:t>
        </w:r>
      </w:ins>
      <m:oMath>
        <m:r>
          <m:t>2</m:t>
        </m:r>
        <m:r>
          <m:rPr>
            <m:sty m:val="p"/>
          </m:rPr>
          <m:t>×</m:t>
        </m:r>
        <m:r>
          <m:t>3</m:t>
        </m:r>
      </m:oMath>
      <w:ins w:id="2269" w:author="PR Preview" w:date="2026-01-01T00:00:00Z">
        <w:r>
          <w:rPr>
            <w:b/>
            <w:bCs/>
          </w:rPr>
          <w:t xml:space="preserve"> </w:t>
        </w:r>
      </w:ins>
      <w:ins w:id="2270" w:author="PR Preview" w:date="2026-01-01T00:00:00Z">
        <w:r>
          <w:rPr>
            <w:b/>
            <w:bCs/>
          </w:rPr>
          <w:t xml:space="preserve">matrix has rank at most</w:t>
        </w:r>
      </w:ins>
      <w:ins w:id="2271" w:author="PR Preview" w:date="2026-01-01T00:00:00Z">
        <w:r>
          <w:rPr>
            <w:b/>
            <w:bCs/>
          </w:rPr>
          <w:t xml:space="preserve"> </w:t>
        </w:r>
      </w:ins>
      <m:oMath>
        <m:r>
          <m:t>2</m:t>
        </m:r>
      </m:oMath>
      <w:ins w:id="2272" w:author="PR Preview" w:date="2026-01-01T00:00:00Z">
        <w:r>
          <w:rPr>
            <w:b/>
            <w:bCs/>
          </w:rPr>
          <w:t xml:space="preserve">)</w:t>
        </w:r>
      </w:ins>
      <w:ins w:id="2273" w:author="PR Preview" w:date="2026-01-01T00:00:00Z">
        <w:r>
          <w:t xml:space="preserve"> </w:t>
        </w:r>
      </w:ins>
      <w:ins w:id="2274" w:author="PR Preview" w:date="2026-01-01T00:00:00Z">
        <w:r>
          <w:t xml:space="preserve">By</w:t>
        </w:r>
      </w:ins>
      <w:ins w:id="2275" w:author="PR Preview" w:date="2026-01-01T00:00:00Z">
        <w:r>
          <w:t xml:space="preserve"> </w:t>
        </w:r>
      </w:ins>
      <w:hyperlink w:anchor="cor-rank-bound">
        <w:ins w:id="2276" w:author="PR Preview" w:date="2026-01-01T00:00:00Z">
          <w:r>
            <w:rPr>
              <w:rStyle w:val="Hyperlink"/>
            </w:rPr>
            <w:t xml:space="preserve">Corollary 3</w:t>
          </w:r>
        </w:ins>
      </w:hyperlink>
      <w:ins w:id="2277" w:author="PR Preview" w:date="2026-01-01T00:00:00Z">
        <w:r>
          <w:t xml:space="preserve">, every</w:t>
        </w:r>
      </w:ins>
      <w:ins w:id="2278" w:author="PR Preview" w:date="2026-01-01T00:00:00Z">
        <w:r>
          <w:t xml:space="preserve"> </w:t>
        </w:r>
      </w:ins>
      <m:oMath>
        <m:r>
          <m:t>2</m:t>
        </m:r>
        <m:r>
          <m:rPr>
            <m:sty m:val="p"/>
          </m:rPr>
          <m:t>×</m:t>
        </m:r>
        <m:r>
          <m:t>3</m:t>
        </m:r>
      </m:oMath>
      <w:ins w:id="2279" w:author="PR Preview" w:date="2026-01-01T00:00:00Z">
        <w:r>
          <w:t xml:space="preserve"> </w:t>
        </w:r>
      </w:ins>
      <w:ins w:id="2280" w:author="PR Preview" w:date="2026-01-01T00:00:00Z">
        <w:r>
          <w:t xml:space="preserve">matrix has rank at most</w:t>
        </w:r>
      </w:ins>
      <w:ins w:id="2281" w:author="PR Preview" w:date="2026-01-01T00:00:00Z">
        <w:r>
          <w:t xml:space="preserve"> </w:t>
        </w:r>
      </w:ins>
      <m:oMath>
        <m:r>
          <m:rPr>
            <m:sty m:val="p"/>
          </m:rPr>
          <m:t>min</m:t>
        </m:r>
        <m:r>
          <m:t>​</m:t>
        </m:r>
        <m:d>
          <m:dPr>
            <m:begChr m:val="{"/>
            <m:sepChr m:val=""/>
            <m:endChr m:val="}"/>
            <m:grow/>
          </m:dPr>
          <m:e>
            <m:r>
              <m:t>2</m:t>
            </m:r>
            <m:r>
              <m:rPr>
                <m:sty m:val="p"/>
              </m:rPr>
              <m:t>,</m:t>
            </m:r>
            <m:r>
              <m:t>3</m:t>
            </m:r>
          </m:e>
        </m:d>
        <m:r>
          <m:t>​</m:t>
        </m:r>
        <m:r>
          <m:rPr>
            <m:sty m:val="p"/>
          </m:rPr>
          <m:t>=</m:t>
        </m:r>
        <m:r>
          <m:t>2</m:t>
        </m:r>
      </m:oMath>
      <w:ins w:id="2282" w:author="PR Preview" w:date="2026-01-01T00:00:00Z">
        <w:r>
          <w:t xml:space="preserve">,</w:t>
        </w:r>
      </w:ins>
      <w:ins w:id="2283" w:author="PR Preview" w:date="2026-01-01T00:00:00Z">
        <w:r>
          <w:t xml:space="preserve"> </w:t>
        </w:r>
      </w:ins>
      <w:ins w:id="2284" w:author="PR Preview" w:date="2026-01-01T00:00:00Z">
        <w:r>
          <w:t xml:space="preserve">even though it has</w:t>
        </w:r>
      </w:ins>
      <w:ins w:id="2285" w:author="PR Preview" w:date="2026-01-01T00:00:00Z">
        <w:r>
          <w:t xml:space="preserve"> </w:t>
        </w:r>
      </w:ins>
      <m:oMath>
        <m:r>
          <m:t>3</m:t>
        </m:r>
      </m:oMath>
      <w:ins w:id="2286" w:author="PR Preview" w:date="2026-01-01T00:00:00Z">
        <w:r>
          <w:t xml:space="preserve"> </w:t>
        </w:r>
      </w:ins>
      <w:ins w:id="2287" w:author="PR Preview" w:date="2026-01-01T00:00:00Z">
        <w:r>
          <w:t xml:space="preserve">columns.</w:t>
        </w:r>
      </w:ins>
      <w:ins w:id="2288" w:author="PR Preview" w:date="2026-01-01T00:00:00Z">
        <w:r>
          <w:t xml:space="preserve"> </w:t>
        </w:r>
      </w:ins>
      <w:ins w:id="2289" w:author="PR Preview" w:date="2026-01-01T00:00:00Z">
        <w:r>
          <w:t xml:space="preserve">The matrix</w:t>
        </w:r>
      </w:ins>
      <w:ins w:id="229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2291" w:author="PR Preview" w:date="2026-01-01T00:00:00Z">
        <w:r>
          <w:t xml:space="preserve"> </w:t>
        </w:r>
      </w:ins>
      <w:ins w:id="2292" w:author="PR Preview" w:date="2026-01-01T00:00:00Z">
        <w:r>
          <w:t xml:space="preserve">of</w:t>
        </w:r>
      </w:ins>
      <w:ins w:id="2293" w:author="PR Preview" w:date="2026-01-01T00:00:00Z">
        <w:r>
          <w:t xml:space="preserve"> </w:t>
        </w:r>
      </w:ins>
      <w:hyperlink w:anchor="rem-full-column-rank-shape">
        <w:ins w:id="2294" w:author="PR Preview" w:date="2026-01-01T00:00:00Z">
          <w:r>
            <w:rPr>
              <w:rStyle w:val="Hyperlink"/>
            </w:rPr>
            <w:t xml:space="preserve">Remark 19</w:t>
          </w:r>
        </w:ins>
      </w:hyperlink>
      <w:ins w:id="2295" w:author="PR Preview" w:date="2026-01-01T00:00:00Z">
        <w:r>
          <w:t xml:space="preserve"> </w:t>
        </w:r>
      </w:ins>
      <w:ins w:id="2296" w:author="PR Preview" w:date="2026-01-01T00:00:00Z">
        <w:r>
          <w:t xml:space="preserve">reaches that bound:</w:t>
        </w:r>
      </w:ins>
      <w:ins w:id="2297" w:author="PR Preview" w:date="2026-01-01T00:00:00Z">
        <w:r>
          <w:t xml:space="preserve"> </w:t>
        </w:r>
      </w:ins>
      <w:ins w:id="2298" w:author="PR Preview" w:date="2026-01-01T00:00:00Z">
        <w:r>
          <w:t xml:space="preserve">its first two columns</w:t>
        </w:r>
      </w:ins>
      <w:ins w:id="2299" w:author="PR Preview" w:date="2026-01-01T00:00:00Z">
        <w:r>
          <w:t xml:space="preserve"> </w:t>
        </w:r>
      </w:ins>
      <m:oMath>
        <m:r>
          <m:rPr>
            <m:sty m:val="p"/>
          </m:rPr>
          <m:t>(</m:t>
        </m:r>
        <m:r>
          <m:t>1</m:t>
        </m:r>
        <m:r>
          <m:rPr>
            <m:sty m:val="p"/>
          </m:rPr>
          <m:t>,</m:t>
        </m:r>
        <m:r>
          <m:t>0</m:t>
        </m:r>
        <m:r>
          <m:rPr>
            <m:sty m:val="p"/>
          </m:rPr>
          <m:t>)</m:t>
        </m:r>
      </m:oMath>
      <w:ins w:id="2300" w:author="PR Preview" w:date="2026-01-01T00:00:00Z">
        <w:r>
          <w:t xml:space="preserve"> </w:t>
        </w:r>
      </w:ins>
      <w:ins w:id="2301" w:author="PR Preview" w:date="2026-01-01T00:00:00Z">
        <w:r>
          <w:t xml:space="preserve">and</w:t>
        </w:r>
      </w:ins>
      <w:ins w:id="2302" w:author="PR Preview" w:date="2026-01-01T00:00:00Z">
        <w:r>
          <w:t xml:space="preserve"> </w:t>
        </w:r>
      </w:ins>
      <m:oMath>
        <m:r>
          <m:rPr>
            <m:sty m:val="p"/>
          </m:rPr>
          <m:t>(</m:t>
        </m:r>
        <m:r>
          <m:t>0</m:t>
        </m:r>
        <m:r>
          <m:rPr>
            <m:sty m:val="p"/>
          </m:rPr>
          <m:t>,</m:t>
        </m:r>
        <m:r>
          <m:t>1</m:t>
        </m:r>
        <m:r>
          <m:rPr>
            <m:sty m:val="p"/>
          </m:rPr>
          <m:t>)</m:t>
        </m:r>
      </m:oMath>
      <w:ins w:id="2303" w:author="PR Preview" w:date="2026-01-01T00:00:00Z">
        <w:r>
          <w:t xml:space="preserve"> </w:t>
        </w:r>
      </w:ins>
      <w:ins w:id="2304" w:author="PR Preview" w:date="2026-01-01T00:00:00Z">
        <w:r>
          <w:t xml:space="preserve">are linearly independent,</w:t>
        </w:r>
      </w:ins>
      <w:ins w:id="2305" w:author="PR Preview" w:date="2026-01-01T00:00:00Z">
        <w:r>
          <w:t xml:space="preserve"> </w:t>
        </w:r>
      </w:ins>
      <w:ins w:id="2306" w:author="PR Preview" w:date="2026-01-01T00:00:00Z">
        <w:r>
          <w:t xml:space="preserve">so its rank is</w:t>
        </w:r>
      </w:ins>
      <w:ins w:id="2307" w:author="PR Preview" w:date="2026-01-01T00:00:00Z">
        <w:r>
          <w:t xml:space="preserve"> </w:t>
        </w:r>
      </w:ins>
      <m:oMath>
        <m:r>
          <m:t>2</m:t>
        </m:r>
      </m:oMath>
      <w:ins w:id="2308" w:author="PR Preview" w:date="2026-01-01T00:00:00Z">
        <w:r>
          <w:t xml:space="preserve">.</w:t>
        </w:r>
      </w:ins>
    </w:p>
    <w:bookmarkEnd w:id="276"/>
    <w:bookmarkStart w:id="277" w:name="thm-centered-data-rank"/>
    <w:p>
      <w:pPr>
        <w:pStyle w:val="BodyText"/>
      </w:pPr>
      <w:ins w:id="2309" w:author="PR Preview" w:date="2026-01-01T00:00:00Z">
        <w:r>
          <w:rPr>
            <w:b/>
            <w:bCs/>
          </w:rPr>
          <w:t xml:space="preserve">Theorem 42 (A centered data matrix has rank at most</w:t>
        </w:r>
      </w:ins>
      <w:ins w:id="2310" w:author="PR Preview" w:date="2026-01-01T00:00:00Z">
        <w:r>
          <w:rPr>
            <w:b/>
            <w:bCs/>
          </w:rPr>
          <w:t xml:space="preserve"> </w:t>
        </w:r>
      </w:ins>
      <m:oMath>
        <m:r>
          <m:t>n</m:t>
        </m:r>
        <m:r>
          <m:rPr>
            <m:sty m:val="p"/>
          </m:rPr>
          <m:t>−</m:t>
        </m:r>
        <m:r>
          <m:t>1</m:t>
        </m:r>
      </m:oMath>
      <w:ins w:id="2311" w:author="PR Preview" w:date="2026-01-01T00:00:00Z">
        <w:r>
          <w:rPr>
            <w:b/>
            <w:bCs/>
          </w:rPr>
          <w:t xml:space="preserve">)</w:t>
        </w:r>
      </w:ins>
      <w:ins w:id="2312" w:author="PR Preview" w:date="2026-01-01T00:00:00Z">
        <w:r>
          <w:t xml:space="preserve"> </w:t>
        </w:r>
      </w:ins>
      <w:ins w:id="2313" w:author="PR Preview" w:date="2026-01-01T00:00:00Z">
        <w:r>
          <w:t xml:space="preserve">Let</w:t>
        </w:r>
      </w:ins>
      <w:ins w:id="2314" w:author="PR Preview" w:date="2026-01-01T00:00:00Z">
        <w:r>
          <w:t xml:space="preserve"> </w:t>
        </w:r>
      </w:ins>
      <m:oMath>
        <m:r>
          <m:rPr>
            <m:sty m:val="bi"/>
          </m:rPr>
          <m:t>X</m:t>
        </m:r>
      </m:oMath>
      <w:ins w:id="2315" w:author="PR Preview" w:date="2026-01-01T00:00:00Z">
        <w:r>
          <w:t xml:space="preserve"> </w:t>
        </w:r>
      </w:ins>
      <w:ins w:id="2316" w:author="PR Preview" w:date="2026-01-01T00:00:00Z">
        <w:r>
          <w:t xml:space="preserve">be an</w:t>
        </w:r>
      </w:ins>
      <w:ins w:id="2317" w:author="PR Preview" w:date="2026-01-01T00:00:00Z">
        <w:r>
          <w:t xml:space="preserve"> </w:t>
        </w:r>
      </w:ins>
      <m:oMath>
        <m:r>
          <m:t>n</m:t>
        </m:r>
        <m:r>
          <m:rPr>
            <m:sty m:val="p"/>
          </m:rPr>
          <m:t>×</m:t>
        </m:r>
        <m:r>
          <m:t>p</m:t>
        </m:r>
      </m:oMath>
      <w:ins w:id="2318" w:author="PR Preview" w:date="2026-01-01T00:00:00Z">
        <w:r>
          <w:t xml:space="preserve"> </w:t>
        </w:r>
      </w:ins>
      <w:ins w:id="2319" w:author="PR Preview" w:date="2026-01-01T00:00:00Z">
        <w:r>
          <w:t xml:space="preserve">matrix with rows</w:t>
        </w:r>
      </w:ins>
      <w:ins w:id="2320" w:author="PR Preview" w:date="2026-01-01T00:00:00Z">
        <w:r>
          <w:t xml:space="preserve"> </w:t>
        </w:r>
      </w:ins>
      <w:ins w:id="2321" w:author="PR Preview" w:date="2026-01-01T00:00:00Z">
        <w:r>
          <w:t xml:space="preserve">${\mathord{\smash[b]{\underset{\raise.3ex\hbox{$\scriptstyle\sim$}}{x}}\vphantom{x}}_1}^{\top}, \ldots, {\mathord{\smash[b]{\underset{\raise.3ex\hbox{$\scriptstyle\sim$}}{x}}\vphantom{x}}_n}^{\top}$</w:t>
        </w:r>
      </w:ins>
      <w:ins w:id="2322" w:author="PR Preview" w:date="2026-01-01T00:00:00Z">
        <w:r>
          <w:t xml:space="preserve">,</w:t>
        </w:r>
      </w:ins>
      <w:ins w:id="2323" w:author="PR Preview" w:date="2026-01-01T00:00:00Z">
        <w:r>
          <w:t xml:space="preserve"> </w:t>
        </w:r>
      </w:ins>
      <w:ins w:id="2324" w:author="PR Preview" w:date="2026-01-01T00:00:00Z">
        <w:r>
          <w:t xml:space="preserve">let</w:t>
        </w:r>
      </w:ins>
      <w:ins w:id="2325" w:author="PR Preview" w:date="2026-01-01T00:00:00Z">
        <w:r>
          <w:t xml:space="preserve"> </w:t>
        </w:r>
      </w:ins>
      <w:ins w:id="2326" w:author="PR Preview" w:date="2026-01-01T00:00:00Z">
        <w:r>
          <w:t xml:space="preserve">$\bar{\mathord{\smash[b]{\underset{\raise.3ex\hbox{$\scriptstyle\sim$}}{x}}\vphantom{x}}} = \frac{1}{n}\sum_{i=1}^n \mathord{\smash[b]{\underset{\raise.3ex\hbox{$\scriptstyle\sim$}}{x}}\vphantom{x}}_i$</w:t>
        </w:r>
      </w:ins>
      <w:ins w:id="2327" w:author="PR Preview" w:date="2026-01-01T00:00:00Z">
        <w:r>
          <w:t xml:space="preserve"> </w:t>
        </w:r>
      </w:ins>
      <w:ins w:id="2328" w:author="PR Preview" w:date="2026-01-01T00:00:00Z">
        <w:r>
          <w:t xml:space="preserve">be the mean of the rows,</w:t>
        </w:r>
      </w:ins>
      <w:ins w:id="2329" w:author="PR Preview" w:date="2026-01-01T00:00:00Z">
        <w:r>
          <w:t xml:space="preserve"> </w:t>
        </w:r>
      </w:ins>
      <w:ins w:id="2330" w:author="PR Preview" w:date="2026-01-01T00:00:00Z">
        <w:r>
          <w:t xml:space="preserve">and let</w:t>
        </w:r>
      </w:ins>
      <w:ins w:id="2331" w:author="PR Preview" w:date="2026-01-01T00:00:00Z">
        <w:r>
          <w:t xml:space="preserve"> </w:t>
        </w:r>
      </w:ins>
      <w:ins w:id="2332" w:author="PR Preview" w:date="2026-01-01T00:00:00Z">
        <w:r>
          <w:t xml:space="preserve">$\mathbf{X}_c = \mathbf{X}- \mathord{\smash[b]{\underset{\raise.3ex\hbox{$\scriptstyle\sim$}}{1}}\vphantom{1}}\,{\bar{\mathord{\smash[b]{\underset{\raise.3ex\hbox{$\scriptstyle\sim$}}{x}}\vphantom{x}}}}^{\top}$</w:t>
        </w:r>
      </w:ins>
      <w:ins w:id="2333" w:author="PR Preview" w:date="2026-01-01T00:00:00Z">
        <w:r>
          <w:t xml:space="preserve"> </w:t>
        </w:r>
      </w:ins>
      <w:ins w:id="2334" w:author="PR Preview" w:date="2026-01-01T00:00:00Z">
        <w:r>
          <w:t xml:space="preserve">be the matrix whose row</w:t>
        </w:r>
      </w:ins>
      <w:ins w:id="2335" w:author="PR Preview" w:date="2026-01-01T00:00:00Z">
        <w:r>
          <w:t xml:space="preserve"> </w:t>
        </w:r>
      </w:ins>
      <m:oMath>
        <m:r>
          <m:t>i</m:t>
        </m:r>
      </m:oMath>
      <w:ins w:id="2336" w:author="PR Preview" w:date="2026-01-01T00:00:00Z">
        <w:r>
          <w:t xml:space="preserve"> </w:t>
        </w:r>
      </w:ins>
      <w:ins w:id="2337" w:author="PR Preview" w:date="2026-01-01T00:00:00Z">
        <w:r>
          <w:t xml:space="preserve">is</w:t>
        </w:r>
      </w:ins>
      <w:ins w:id="2338" w:author="PR Preview" w:date="2026-01-01T00:00:00Z">
        <w:r>
          <w:t xml:space="preserve"> </w:t>
        </w:r>
      </w:ins>
      <w:ins w:id="2339" w:author="PR Preview" w:date="2026-01-01T00:00:00Z">
        <w:r>
          <w:t xml:space="preserve">${(\mathord{\smash[b]{\underset{\raise.3ex\hbox{$\scriptstyle\sim$}}{x}}\vphantom{x}}_i - \bar{\mathord{\smash[b]{\underset{\raise.3ex\hbox{$\scriptstyle\sim$}}{x}}\vphantom{x}}})}^{\top}$</w:t>
        </w:r>
      </w:ins>
      <w:ins w:id="2340" w:author="PR Preview" w:date="2026-01-01T00:00:00Z">
        <w:r>
          <w:t xml:space="preserve">,</w:t>
        </w:r>
      </w:ins>
      <w:ins w:id="2341" w:author="PR Preview" w:date="2026-01-01T00:00:00Z">
        <w:r>
          <w:t xml:space="preserve"> </w:t>
        </w:r>
      </w:ins>
      <w:ins w:id="2342" w:author="PR Preview" w:date="2026-01-01T00:00:00Z">
        <w:r>
          <w:t xml:space="preserve">where</w:t>
        </w:r>
      </w:ins>
      <w:ins w:id="2343" w:author="PR Preview" w:date="2026-01-01T00:00:00Z">
        <w:r>
          <w:t xml:space="preserve"> </w:t>
        </w:r>
      </w:ins>
      <w:ins w:id="2344" w:author="PR Preview" w:date="2026-01-01T00:00:00Z">
        <w:r>
          <w:t xml:space="preserve">$\mathord{\smash[b]{\underset{\raise.3ex\hbox{$\scriptstyle\sim$}}{1}}\vphantom{1}}$</w:t>
        </w:r>
      </w:ins>
      <w:ins w:id="2345" w:author="PR Preview" w:date="2026-01-01T00:00:00Z">
        <w:r>
          <w:t xml:space="preserve"> </w:t>
        </w:r>
      </w:ins>
      <w:ins w:id="2346" w:author="PR Preview" w:date="2026-01-01T00:00:00Z">
        <w:r>
          <w:t xml:space="preserve">is the ones vector of length</w:t>
        </w:r>
      </w:ins>
      <w:ins w:id="2347" w:author="PR Preview" w:date="2026-01-01T00:00:00Z">
        <w:r>
          <w:t xml:space="preserve"> </w:t>
        </w:r>
      </w:ins>
      <m:oMath>
        <m:r>
          <m:t>n</m:t>
        </m:r>
      </m:oMath>
      <w:ins w:id="2348" w:author="PR Preview" w:date="2026-01-01T00:00:00Z">
        <w:r>
          <w:t xml:space="preserve"> </w:t>
        </w:r>
      </w:ins>
      <w:ins w:id="2349" w:author="PR Preview" w:date="2026-01-01T00:00:00Z">
        <w:r>
          <w:t xml:space="preserve">(</w:t>
        </w:r>
      </w:ins>
      <w:hyperlink w:anchor="def-ones-vector">
        <w:ins w:id="2350" w:author="PR Preview" w:date="2026-01-01T00:00:00Z">
          <w:r>
            <w:rPr>
              <w:rStyle w:val="Hyperlink"/>
            </w:rPr>
            <w:t xml:space="preserve">Definition 13</w:t>
          </w:r>
        </w:ins>
      </w:hyperlink>
      <w:ins w:id="2351" w:author="PR Preview" w:date="2026-01-01T00:00:00Z">
        <w:r>
          <w:t xml:space="preserve">).</w:t>
        </w:r>
      </w:ins>
      <w:ins w:id="2352" w:author="PR Preview" w:date="2026-01-01T00:00:00Z">
        <w:r>
          <w:t xml:space="preserve"> </w:t>
        </w:r>
      </w:ins>
      <w:ins w:id="2353" w:author="PR Preview" w:date="2026-01-01T00:00:00Z">
        <w:r>
          <w:t xml:space="preserve">Then</w:t>
        </w:r>
      </w:ins>
      <w:ins w:id="2354"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n</m:t>
        </m:r>
        <m:r>
          <m:rPr>
            <m:sty m:val="p"/>
          </m:rPr>
          <m:t>−</m:t>
        </m:r>
        <m:r>
          <m:t>1</m:t>
        </m:r>
      </m:oMath>
      <w:ins w:id="2355" w:author="PR Preview" w:date="2026-01-01T00:00:00Z">
        <w:r>
          <w:t xml:space="preserve">.</w:t>
        </w:r>
      </w:ins>
    </w:p>
    <w:bookmarkEnd w:id="277"/>
    <w:p>
      <w:pPr>
        <w:pStyle w:val="BodyText"/>
      </w:pPr>
      <w:ins w:id="2356" w:author="PR Preview" w:date="2026-01-01T00:00:00Z">
        <w:r>
          <w:rPr>
            <w:i/>
            <w:iCs/>
          </w:rPr>
          <w:t xml:space="preserve">Proof</w:t>
        </w:r>
      </w:ins>
      <w:ins w:id="2357" w:author="PR Preview" w:date="2026-01-01T00:00:00Z">
        <w:r>
          <w:t xml:space="preserve">. </w:t>
        </w:r>
      </w:ins>
      <w:ins w:id="2358" w:author="PR Preview" w:date="2026-01-01T00:00:00Z">
        <w:r>
          <w:t xml:space="preserve">The entries of each column of</w:t>
        </w:r>
      </w:ins>
      <w:ins w:id="2359" w:author="PR Preview" w:date="2026-01-01T00:00:00Z">
        <w:r>
          <w:t xml:space="preserve"> </w:t>
        </w:r>
      </w:ins>
      <m:oMath>
        <m:sSub>
          <m:e>
            <m:r>
              <m:rPr>
                <m:sty m:val="bi"/>
              </m:rPr>
              <m:t>X</m:t>
            </m:r>
          </m:e>
          <m:sub>
            <m:r>
              <m:t>c</m:t>
            </m:r>
          </m:sub>
        </m:sSub>
      </m:oMath>
      <w:ins w:id="2360" w:author="PR Preview" w:date="2026-01-01T00:00:00Z">
        <w:r>
          <w:t xml:space="preserve"> </w:t>
        </w:r>
      </w:ins>
      <w:ins w:id="2361" w:author="PR Preview" w:date="2026-01-01T00:00:00Z">
        <w:r>
          <w:t xml:space="preserve">sum to zero:</w:t>
        </w:r>
      </w:ins>
    </w:p>
    <w:p>
      <w:pPr>
        <w:pStyle w:val="BodyText"/>
      </w:pPr>
      <w:ins w:id="2362" w:author="PR Preview" w:date="2026-01-01T00:00:00Z">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ins>
    </w:p>
    <w:p>
      <w:pPr>
        <w:pStyle w:val="FirstParagraph"/>
      </w:pPr>
      <w:ins w:id="2363" w:author="PR Preview" w:date="2026-01-01T00:00:00Z">
        <w:r>
          <w:t xml:space="preserve">Transposing,</w:t>
        </w:r>
      </w:ins>
      <w:ins w:id="2364" w:author="PR Preview" w:date="2026-01-01T00:00:00Z">
        <w:r>
          <w:t xml:space="preserve"> </w:t>
        </w:r>
      </w:ins>
      <w:ins w:id="2365" w:author="PR Preview" w:date="2026-01-01T00:00:00Z">
        <w:r>
          <w:t xml:space="preserve">${\mathbf{X}_c}^{\top}\mathord{\smash[b]{\underset{\raise.3ex\hbox{$\scriptstyle\sim$}}{1}}\vphantom{1}} = \mathord{\smash[b]{\underset{\raise.3ex\hbox{$\scriptstyle\sim$}}{0}}\vphantom{0}}_p$</w:t>
        </w:r>
      </w:ins>
      <w:ins w:id="2366" w:author="PR Preview" w:date="2026-01-01T00:00:00Z">
        <w:r>
          <w:t xml:space="preserve">.</w:t>
        </w:r>
      </w:ins>
      <w:ins w:id="2367" w:author="PR Preview" w:date="2026-01-01T00:00:00Z">
        <w:r>
          <w:t xml:space="preserve"> </w:t>
        </w:r>
      </w:ins>
      <w:ins w:id="2368" w:author="PR Preview" w:date="2026-01-01T00:00:00Z">
        <w:r>
          <w:t xml:space="preserve">The ones vector is nonzero, so it is in the null space of the</w:t>
        </w:r>
      </w:ins>
      <w:ins w:id="2369" w:author="PR Preview" w:date="2026-01-01T00:00:00Z">
        <w:r>
          <w:t xml:space="preserve"> </w:t>
        </w:r>
      </w:ins>
      <m:oMath>
        <m:r>
          <m:t>p</m:t>
        </m:r>
        <m:r>
          <m:rPr>
            <m:sty m:val="p"/>
          </m:rPr>
          <m:t>×</m:t>
        </m:r>
        <m:r>
          <m:t>n</m:t>
        </m:r>
      </m:oMath>
      <w:ins w:id="2370" w:author="PR Preview" w:date="2026-01-01T00:00:00Z">
        <w:r>
          <w:t xml:space="preserve"> </w:t>
        </w:r>
      </w:ins>
      <w:ins w:id="2371" w:author="PR Preview" w:date="2026-01-01T00:00:00Z">
        <w:r>
          <w:t xml:space="preserve">matrix</w:t>
        </w:r>
      </w:ins>
      <w:ins w:id="2372" w:author="PR Preview" w:date="2026-01-01T00:00:00Z">
        <w:r>
          <w:t xml:space="preserve"> </w:t>
        </w:r>
      </w:ins>
      <m:oMath>
        <m:sSup>
          <m:e>
            <m:sSub>
              <m:e>
                <m:r>
                  <m:rPr>
                    <m:sty m:val="bi"/>
                  </m:rPr>
                  <m:t>X</m:t>
                </m:r>
              </m:e>
              <m:sub>
                <m:r>
                  <m:t>c</m:t>
                </m:r>
              </m:sub>
            </m:sSub>
          </m:e>
          <m:sup>
            <m:r>
              <m:rPr>
                <m:sty m:val="p"/>
              </m:rPr>
              <m:t>⊤</m:t>
            </m:r>
          </m:sup>
        </m:sSup>
      </m:oMath>
      <w:ins w:id="2373" w:author="PR Preview" w:date="2026-01-01T00:00:00Z">
        <w:r>
          <w:t xml:space="preserve">,</w:t>
        </w:r>
      </w:ins>
      <w:ins w:id="2374" w:author="PR Preview" w:date="2026-01-01T00:00:00Z">
        <w:r>
          <w:t xml:space="preserve"> </w:t>
        </w:r>
      </w:ins>
      <w:ins w:id="2375" w:author="PR Preview" w:date="2026-01-01T00:00:00Z">
        <w:r>
          <w:t xml:space="preserve">and</w:t>
        </w:r>
      </w:ins>
      <w:ins w:id="2376" w:author="PR Preview" w:date="2026-01-01T00:00:00Z">
        <w:r>
          <w:t xml:space="preserve"> </w:t>
        </w:r>
      </w:ins>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ins w:id="2377" w:author="PR Preview" w:date="2026-01-01T00:00:00Z">
        <w:r>
          <w:t xml:space="preserve">.</w:t>
        </w:r>
      </w:ins>
      <w:ins w:id="2378" w:author="PR Preview" w:date="2026-01-01T00:00:00Z">
        <w:r>
          <w:t xml:space="preserve"> </w:t>
        </w:r>
      </w:ins>
      <w:ins w:id="2379" w:author="PR Preview" w:date="2026-01-01T00:00:00Z">
        <w:r>
          <w:t xml:space="preserve">By</w:t>
        </w:r>
      </w:ins>
      <w:ins w:id="2380" w:author="PR Preview" w:date="2026-01-01T00:00:00Z">
        <w:r>
          <w:t xml:space="preserve"> </w:t>
        </w:r>
      </w:ins>
      <w:hyperlink w:anchor="thm-rank-nullity">
        <w:ins w:id="2381" w:author="PR Preview" w:date="2026-01-01T00:00:00Z">
          <w:r>
            <w:rPr>
              <w:rStyle w:val="Hyperlink"/>
            </w:rPr>
            <w:t xml:space="preserve">Theorem 39</w:t>
          </w:r>
        </w:ins>
      </w:hyperlink>
      <w:ins w:id="2382" w:author="PR Preview" w:date="2026-01-01T00:00:00Z">
        <w:r>
          <w:t xml:space="preserve">, applied to the</w:t>
        </w:r>
      </w:ins>
      <w:ins w:id="2383" w:author="PR Preview" w:date="2026-01-01T00:00:00Z">
        <w:r>
          <w:t xml:space="preserve"> </w:t>
        </w:r>
      </w:ins>
      <m:oMath>
        <m:r>
          <m:t>n</m:t>
        </m:r>
      </m:oMath>
      <w:ins w:id="2384" w:author="PR Preview" w:date="2026-01-01T00:00:00Z">
        <w:r>
          <w:t xml:space="preserve"> </w:t>
        </w:r>
      </w:ins>
      <w:ins w:id="2385" w:author="PR Preview" w:date="2026-01-01T00:00:00Z">
        <w:r>
          <w:t xml:space="preserve">columns of</w:t>
        </w:r>
      </w:ins>
      <w:ins w:id="2386" w:author="PR Preview" w:date="2026-01-01T00:00:00Z">
        <w:r>
          <w:t xml:space="preserve"> </w:t>
        </w:r>
      </w:ins>
      <m:oMath>
        <m:sSup>
          <m:e>
            <m:sSub>
              <m:e>
                <m:r>
                  <m:rPr>
                    <m:sty m:val="bi"/>
                  </m:rPr>
                  <m:t>X</m:t>
                </m:r>
              </m:e>
              <m:sub>
                <m:r>
                  <m:t>c</m:t>
                </m:r>
              </m:sub>
            </m:sSub>
          </m:e>
          <m:sup>
            <m:r>
              <m:rPr>
                <m:sty m:val="p"/>
              </m:rPr>
              <m:t>⊤</m:t>
            </m:r>
          </m:sup>
        </m:sSup>
      </m:oMath>
      <w:ins w:id="2387" w:author="PR Preview" w:date="2026-01-01T00:00:00Z">
        <w:r>
          <w:t xml:space="preserve">,</w:t>
        </w:r>
      </w:ins>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78" w:name="exm-centered-data-rank"/>
    <w:p>
      <w:pPr>
        <w:pStyle w:val="FirstParagraph"/>
      </w:pPr>
      <w:ins w:id="2388" w:author="PR Preview" w:date="2026-01-01T00:00:00Z">
        <w:r>
          <w:rPr>
            <w:b/>
            <w:bCs/>
          </w:rPr>
          <w:t xml:space="preserve">Example 72 (Two points in three dimensions)</w:t>
        </w:r>
      </w:ins>
      <w:ins w:id="238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ins w:id="2390" w:author="PR Preview" w:date="2026-01-01T00:00:00Z">
        <w:r>
          <w:t xml:space="preserve"> </w:t>
        </w:r>
      </w:ins>
      <w:ins w:id="2391" w:author="PR Preview" w:date="2026-01-01T00:00:00Z">
        <w:r>
          <w:t xml:space="preserve">has</w:t>
        </w:r>
      </w:ins>
      <w:ins w:id="2392" w:author="PR Preview" w:date="2026-01-01T00:00:00Z">
        <w:r>
          <w:t xml:space="preserve"> </w:t>
        </w:r>
      </w:ins>
      <w:ins w:id="2393" w:author="PR Preview" w:date="2026-01-01T00:00:00Z">
        <w:r>
          <w:t xml:space="preserve">$\bar{\mathord{\smash[b]{\underset{\raise.3ex\hbox{$\scriptstyle\sim$}}{x}}\vphantom{x}}} = (2, 2, 2)$</w:t>
        </w:r>
      </w:ins>
      <w:ins w:id="2394" w:author="PR Preview" w:date="2026-01-01T00:00:00Z">
        <w:r>
          <w:t xml:space="preserve">, so</w:t>
        </w:r>
      </w:ins>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ins w:id="2395" w:author="PR Preview" w:date="2026-01-01T00:00:00Z">
        <w:r>
          <w:t xml:space="preserve">The second row is</w:t>
        </w:r>
      </w:ins>
      <w:ins w:id="2396" w:author="PR Preview" w:date="2026-01-01T00:00:00Z">
        <w:r>
          <w:t xml:space="preserve"> </w:t>
        </w:r>
      </w:ins>
      <m:oMath>
        <m:r>
          <m:rPr>
            <m:sty m:val="p"/>
          </m:rPr>
          <m:t>−</m:t>
        </m:r>
        <m:r>
          <m:t>1</m:t>
        </m:r>
      </m:oMath>
      <w:ins w:id="2397" w:author="PR Preview" w:date="2026-01-01T00:00:00Z">
        <w:r>
          <w:t xml:space="preserve"> </w:t>
        </w:r>
      </w:ins>
      <w:ins w:id="2398" w:author="PR Preview" w:date="2026-01-01T00:00:00Z">
        <w:r>
          <w:t xml:space="preserve">times the first, so</w:t>
        </w:r>
      </w:ins>
      <w:ins w:id="2399" w:author="PR Preview" w:date="2026-01-01T00:00:00Z">
        <w:r>
          <w:t xml:space="preserve"> </w:t>
        </w:r>
      </w:ins>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ins w:id="2400" w:author="PR Preview" w:date="2026-01-01T00:00:00Z">
        <w:r>
          <w:t xml:space="preserve">,</w:t>
        </w:r>
      </w:ins>
      <w:ins w:id="2401" w:author="PR Preview" w:date="2026-01-01T00:00:00Z">
        <w:r>
          <w:t xml:space="preserve"> </w:t>
        </w:r>
      </w:ins>
      <w:ins w:id="2402" w:author="PR Preview" w:date="2026-01-01T00:00:00Z">
        <w:r>
          <w:t xml:space="preserve">and the column sums are zero:</w:t>
        </w:r>
      </w:ins>
      <w:ins w:id="2403" w:author="PR Preview" w:date="2026-01-01T00:00:00Z">
        <w:r>
          <w:t xml:space="preserve"> </w:t>
        </w:r>
      </w:ins>
      <w:ins w:id="2404" w:author="PR Preview" w:date="2026-01-01T00:00:00Z">
        <w:r>
          <w:t xml:space="preserve">${\mathord{\smash[b]{\underset{\raise.3ex\hbox{$\scriptstyle\sim$}}{1}}\vphantom{1}}}^{\top}\mathbf{X}_c = {\mathord{\smash[b]{\underset{\raise.3ex\hbox{$\scriptstyle\sim$}}{0}}\vphantom{0}}_3}^{\top}$</w:t>
        </w:r>
      </w:ins>
      <w:ins w:id="2405" w:author="PR Preview" w:date="2026-01-01T00:00:00Z">
        <w:r>
          <w:t xml:space="preserve">.</w:t>
        </w:r>
      </w:ins>
    </w:p>
    <w:bookmarkEnd w:id="278"/>
    <w:bookmarkStart w:id="279" w:name="cor-sample-covariance-singular"/>
    <w:p>
      <w:pPr>
        <w:pStyle w:val="BodyText"/>
      </w:pPr>
      <w:ins w:id="2406" w:author="PR Preview" w:date="2026-01-01T00:00:00Z">
        <w:r>
          <w:rPr>
            <w:b/>
            <w:bCs/>
          </w:rPr>
          <w:t xml:space="preserve">Corollary 4 (A sample covariance matrix from</w:t>
        </w:r>
      </w:ins>
      <w:ins w:id="2407" w:author="PR Preview" w:date="2026-01-01T00:00:00Z">
        <w:r>
          <w:rPr>
            <w:b/>
            <w:bCs/>
          </w:rPr>
          <w:t xml:space="preserve"> </w:t>
        </w:r>
      </w:ins>
      <m:oMath>
        <m:r>
          <m:t>n</m:t>
        </m:r>
        <m:r>
          <m:rPr>
            <m:sty m:val="p"/>
          </m:rPr>
          <m:t>≤</m:t>
        </m:r>
        <m:r>
          <m:t>p</m:t>
        </m:r>
      </m:oMath>
      <w:ins w:id="2408" w:author="PR Preview" w:date="2026-01-01T00:00:00Z">
        <w:r>
          <w:rPr>
            <w:b/>
            <w:bCs/>
          </w:rPr>
          <w:t xml:space="preserve"> </w:t>
        </w:r>
      </w:ins>
      <w:ins w:id="2409" w:author="PR Preview" w:date="2026-01-01T00:00:00Z">
        <w:r>
          <w:rPr>
            <w:b/>
            <w:bCs/>
          </w:rPr>
          <w:t xml:space="preserve">points is singular)</w:t>
        </w:r>
      </w:ins>
      <w:ins w:id="2410" w:author="PR Preview" w:date="2026-01-01T00:00:00Z">
        <w:r>
          <w:t xml:space="preserve"> </w:t>
        </w:r>
      </w:ins>
      <w:ins w:id="2411" w:author="PR Preview" w:date="2026-01-01T00:00:00Z">
        <w:r>
          <w:t xml:space="preserve">With</w:t>
        </w:r>
      </w:ins>
      <w:ins w:id="2412" w:author="PR Preview" w:date="2026-01-01T00:00:00Z">
        <w:r>
          <w:t xml:space="preserve"> </w:t>
        </w:r>
      </w:ins>
      <m:oMath>
        <m:sSub>
          <m:e>
            <m:r>
              <m:rPr>
                <m:sty m:val="bi"/>
              </m:rPr>
              <m:t>X</m:t>
            </m:r>
          </m:e>
          <m:sub>
            <m:r>
              <m:t>c</m:t>
            </m:r>
          </m:sub>
        </m:sSub>
      </m:oMath>
      <w:ins w:id="2413" w:author="PR Preview" w:date="2026-01-01T00:00:00Z">
        <w:r>
          <w:t xml:space="preserve"> </w:t>
        </w:r>
      </w:ins>
      <w:ins w:id="2414" w:author="PR Preview" w:date="2026-01-01T00:00:00Z">
        <w:r>
          <w:t xml:space="preserve">as in</w:t>
        </w:r>
      </w:ins>
      <w:ins w:id="2415" w:author="PR Preview" w:date="2026-01-01T00:00:00Z">
        <w:r>
          <w:t xml:space="preserve"> </w:t>
        </w:r>
      </w:ins>
      <w:hyperlink w:anchor="thm-centered-data-rank">
        <w:ins w:id="2416" w:author="PR Preview" w:date="2026-01-01T00:00:00Z">
          <w:r>
            <w:rPr>
              <w:rStyle w:val="Hyperlink"/>
            </w:rPr>
            <w:t xml:space="preserve">Theorem 42</w:t>
          </w:r>
        </w:ins>
      </w:hyperlink>
      <w:ins w:id="2417" w:author="PR Preview" w:date="2026-01-01T00:00:00Z">
        <w:r>
          <w:t xml:space="preserve">, the sample covariance matrix</w:t>
        </w:r>
      </w:ins>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ins w:id="2418" w:author="PR Preview" w:date="2026-01-01T00:00:00Z">
        <w:r>
          <w:t xml:space="preserve">is</w:t>
        </w:r>
      </w:ins>
      <w:ins w:id="2419" w:author="PR Preview" w:date="2026-01-01T00:00:00Z">
        <w:r>
          <w:t xml:space="preserve"> </w:t>
        </w:r>
      </w:ins>
      <m:oMath>
        <m:r>
          <m:t>p</m:t>
        </m:r>
        <m:r>
          <m:rPr>
            <m:sty m:val="p"/>
          </m:rPr>
          <m:t>×</m:t>
        </m:r>
        <m:r>
          <m:t>p</m:t>
        </m:r>
      </m:oMath>
      <w:ins w:id="2420" w:author="PR Preview" w:date="2026-01-01T00:00:00Z">
        <w:r>
          <w:t xml:space="preserve"> </w:t>
        </w:r>
      </w:ins>
      <w:ins w:id="2421" w:author="PR Preview" w:date="2026-01-01T00:00:00Z">
        <w:r>
          <w:t xml:space="preserve">with</w:t>
        </w:r>
      </w:ins>
      <w:ins w:id="2422"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oMath>
      <w:ins w:id="2423" w:author="PR Preview" w:date="2026-01-01T00:00:00Z">
        <w:r>
          <w:t xml:space="preserve">.</w:t>
        </w:r>
      </w:ins>
      <w:ins w:id="2424" w:author="PR Preview" w:date="2026-01-01T00:00:00Z">
        <w:r>
          <w:t xml:space="preserve"> </w:t>
        </w:r>
      </w:ins>
      <w:ins w:id="2425" w:author="PR Preview" w:date="2026-01-01T00:00:00Z">
        <w:r>
          <w:t xml:space="preserve">So if</w:t>
        </w:r>
      </w:ins>
      <w:ins w:id="2426" w:author="PR Preview" w:date="2026-01-01T00:00:00Z">
        <w:r>
          <w:t xml:space="preserve"> </w:t>
        </w:r>
      </w:ins>
      <m:oMath>
        <m:r>
          <m:t>n</m:t>
        </m:r>
        <m:r>
          <m:rPr>
            <m:sty m:val="p"/>
          </m:rPr>
          <m:t>≤</m:t>
        </m:r>
        <m:r>
          <m:t>p</m:t>
        </m:r>
      </m:oMath>
      <w:ins w:id="2427" w:author="PR Preview" w:date="2026-01-01T00:00:00Z">
        <w:r>
          <w:t xml:space="preserve">, then</w:t>
        </w:r>
      </w:ins>
      <w:ins w:id="2428" w:author="PR Preview" w:date="2026-01-01T00:00:00Z">
        <w:r>
          <w:t xml:space="preserve"> </w:t>
        </w:r>
      </w:ins>
      <m:oMath>
        <m:r>
          <m:rPr>
            <m:sty m:val="bi"/>
          </m:rPr>
          <m:t>S</m:t>
        </m:r>
      </m:oMath>
      <w:ins w:id="2429" w:author="PR Preview" w:date="2026-01-01T00:00:00Z">
        <w:r>
          <w:t xml:space="preserve"> </w:t>
        </w:r>
      </w:ins>
      <w:ins w:id="2430" w:author="PR Preview" w:date="2026-01-01T00:00:00Z">
        <w:r>
          <w:t xml:space="preserve">is not invertible.</w:t>
        </w:r>
      </w:ins>
    </w:p>
    <w:bookmarkEnd w:id="279"/>
    <w:p>
      <w:pPr>
        <w:pStyle w:val="BodyText"/>
      </w:pPr>
      <w:ins w:id="2431" w:author="PR Preview" w:date="2026-01-01T00:00:00Z">
        <w:r>
          <w:rPr>
            <w:i/>
            <w:iCs/>
          </w:rPr>
          <w:t xml:space="preserve">Proof</w:t>
        </w:r>
      </w:ins>
      <w:ins w:id="2432" w:author="PR Preview" w:date="2026-01-01T00:00:00Z">
        <w:r>
          <w:t xml:space="preserve">. </w:t>
        </w:r>
      </w:ins>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41</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42</m:t>
              </m:r>
              <m:r>
                <m:rPr>
                  <m:nor/>
                  <m:sty m:val="p"/>
                </m:rPr>
                <m:t>)</m:t>
              </m:r>
            </m:e>
          </m:eqArr>
        </m:oMath>
      </m:oMathPara>
    </w:p>
    <w:p>
      <w:pPr>
        <w:pStyle w:val="FirstParagraph"/>
      </w:pPr>
      <w:ins w:id="2433" w:author="PR Preview" w:date="2026-01-01T00:00:00Z">
        <w:r>
          <w:t xml:space="preserve">If</w:t>
        </w:r>
      </w:ins>
      <w:ins w:id="2434" w:author="PR Preview" w:date="2026-01-01T00:00:00Z">
        <w:r>
          <w:t xml:space="preserve"> </w:t>
        </w:r>
      </w:ins>
      <m:oMath>
        <m:r>
          <m:t>n</m:t>
        </m:r>
        <m:r>
          <m:rPr>
            <m:sty m:val="p"/>
          </m:rPr>
          <m:t>≤</m:t>
        </m:r>
        <m:r>
          <m:t>p</m:t>
        </m:r>
      </m:oMath>
      <w:ins w:id="2435" w:author="PR Preview" w:date="2026-01-01T00:00:00Z">
        <w:r>
          <w:t xml:space="preserve">, then</w:t>
        </w:r>
      </w:ins>
      <w:ins w:id="2436" w:author="PR Preview" w:date="2026-01-01T00:00:00Z">
        <w:r>
          <w:t xml:space="preserve"> </w:t>
        </w:r>
      </w:ins>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ins w:id="2437" w:author="PR Preview" w:date="2026-01-01T00:00:00Z">
        <w:r>
          <w:t xml:space="preserve">,</w:t>
        </w:r>
      </w:ins>
      <w:ins w:id="2438" w:author="PR Preview" w:date="2026-01-01T00:00:00Z">
        <w:r>
          <w:t xml:space="preserve"> </w:t>
        </w:r>
      </w:ins>
      <w:ins w:id="2439" w:author="PR Preview" w:date="2026-01-01T00:00:00Z">
        <w:r>
          <w:t xml:space="preserve">so</w:t>
        </w:r>
      </w:ins>
      <w:ins w:id="2440" w:author="PR Preview" w:date="2026-01-01T00:00:00Z">
        <w:r>
          <w:t xml:space="preserve"> </w:t>
        </w:r>
      </w:ins>
      <m:oMath>
        <m:r>
          <m:rPr>
            <m:sty m:val="bi"/>
          </m:rPr>
          <m:t>S</m:t>
        </m:r>
      </m:oMath>
      <w:ins w:id="2441" w:author="PR Preview" w:date="2026-01-01T00:00:00Z">
        <w:r>
          <w:t xml:space="preserve"> </w:t>
        </w:r>
      </w:ins>
      <w:ins w:id="2442" w:author="PR Preview" w:date="2026-01-01T00:00:00Z">
        <w:r>
          <w:t xml:space="preserve">does not have full column rank,</w:t>
        </w:r>
      </w:ins>
      <w:ins w:id="2443" w:author="PR Preview" w:date="2026-01-01T00:00:00Z">
        <w:r>
          <w:t xml:space="preserve"> </w:t>
        </w:r>
      </w:ins>
      <w:ins w:id="2444" w:author="PR Preview" w:date="2026-01-01T00:00:00Z">
        <w:r>
          <w:t xml:space="preserve">and it is not invertible by</w:t>
        </w:r>
      </w:ins>
      <w:ins w:id="2445" w:author="PR Preview" w:date="2026-01-01T00:00:00Z">
        <w:r>
          <w:t xml:space="preserve"> </w:t>
        </w:r>
      </w:ins>
      <w:hyperlink w:anchor="thm-invertible-rank">
        <w:ins w:id="2446" w:author="PR Preview" w:date="2026-01-01T00:00:00Z">
          <w:r>
            <w:rPr>
              <w:rStyle w:val="Hyperlink"/>
            </w:rPr>
            <w:t xml:space="preserve">Theorem 109</w:t>
          </w:r>
        </w:ins>
      </w:hyperlink>
      <w:ins w:id="2447" w:author="PR Preview" w:date="2026-01-01T00:00:00Z">
        <w:r>
          <w:t xml:space="preserve">.</w:t>
        </w:r>
      </w:ins>
    </w:p>
    <w:bookmarkStart w:id="280" w:name="exm-sample-covariance-singular"/>
    <w:p>
      <w:pPr>
        <w:pStyle w:val="BodyText"/>
      </w:pPr>
      <w:ins w:id="2448" w:author="PR Preview" w:date="2026-01-01T00:00:00Z">
        <w:r>
          <w:rPr>
            <w:b/>
            <w:bCs/>
          </w:rPr>
          <w:t xml:space="preserve">Example 73 (As many points as dimensions)</w:t>
        </w:r>
      </w:ins>
      <w:ins w:id="2449" w:author="PR Preview" w:date="2026-01-01T00:00:00Z">
        <w:r>
          <w:t xml:space="preserve"> </w:t>
        </w:r>
      </w:ins>
      <w:ins w:id="2450" w:author="PR Preview" w:date="2026-01-01T00:00:00Z">
        <w:r>
          <w:t xml:space="preserve">The</w:t>
        </w:r>
      </w:ins>
      <w:ins w:id="2451" w:author="PR Preview" w:date="2026-01-01T00:00:00Z">
        <w:r>
          <w:t xml:space="preserve"> </w:t>
        </w:r>
      </w:ins>
      <m:oMath>
        <m:r>
          <m:t>n</m:t>
        </m:r>
        <m:r>
          <m:rPr>
            <m:sty m:val="p"/>
          </m:rPr>
          <m:t>=</m:t>
        </m:r>
        <m:r>
          <m:t>3</m:t>
        </m:r>
      </m:oMath>
      <w:ins w:id="2452" w:author="PR Preview" w:date="2026-01-01T00:00:00Z">
        <w:r>
          <w:t xml:space="preserve"> </w:t>
        </w:r>
      </w:ins>
      <w:ins w:id="2453" w:author="PR Preview" w:date="2026-01-01T00:00:00Z">
        <w:r>
          <w:t xml:space="preserve">points</w:t>
        </w:r>
      </w:ins>
      <w:ins w:id="2454" w:author="PR Preview" w:date="2026-01-01T00:00:00Z">
        <w:r>
          <w:t xml:space="preserve"> </w:t>
        </w:r>
      </w:ins>
      <m:oMath>
        <m:r>
          <m:rPr>
            <m:sty m:val="p"/>
          </m:rPr>
          <m:t>(</m:t>
        </m:r>
        <m:r>
          <m:t>1</m:t>
        </m:r>
        <m:r>
          <m:rPr>
            <m:sty m:val="p"/>
          </m:rPr>
          <m:t>,</m:t>
        </m:r>
        <m:r>
          <m:t>0</m:t>
        </m:r>
        <m:r>
          <m:rPr>
            <m:sty m:val="p"/>
          </m:rPr>
          <m:t>,</m:t>
        </m:r>
        <m:r>
          <m:t>0</m:t>
        </m:r>
        <m:r>
          <m:rPr>
            <m:sty m:val="p"/>
          </m:rPr>
          <m:t>)</m:t>
        </m:r>
      </m:oMath>
      <w:ins w:id="2455" w:author="PR Preview" w:date="2026-01-01T00:00:00Z">
        <w:r>
          <w:t xml:space="preserve">,</w:t>
        </w:r>
      </w:ins>
      <w:ins w:id="2456" w:author="PR Preview" w:date="2026-01-01T00:00:00Z">
        <w:r>
          <w:t xml:space="preserve"> </w:t>
        </w:r>
      </w:ins>
      <m:oMath>
        <m:r>
          <m:rPr>
            <m:sty m:val="p"/>
          </m:rPr>
          <m:t>(</m:t>
        </m:r>
        <m:r>
          <m:t>0</m:t>
        </m:r>
        <m:r>
          <m:rPr>
            <m:sty m:val="p"/>
          </m:rPr>
          <m:t>,</m:t>
        </m:r>
        <m:r>
          <m:t>1</m:t>
        </m:r>
        <m:r>
          <m:rPr>
            <m:sty m:val="p"/>
          </m:rPr>
          <m:t>,</m:t>
        </m:r>
        <m:r>
          <m:t>0</m:t>
        </m:r>
        <m:r>
          <m:rPr>
            <m:sty m:val="p"/>
          </m:rPr>
          <m:t>)</m:t>
        </m:r>
      </m:oMath>
      <w:ins w:id="2457" w:author="PR Preview" w:date="2026-01-01T00:00:00Z">
        <w:r>
          <w:t xml:space="preserve"> </w:t>
        </w:r>
      </w:ins>
      <w:ins w:id="2458" w:author="PR Preview" w:date="2026-01-01T00:00:00Z">
        <w:r>
          <w:t xml:space="preserve">and</w:t>
        </w:r>
      </w:ins>
      <w:ins w:id="2459" w:author="PR Preview" w:date="2026-01-01T00:00:00Z">
        <w:r>
          <w:t xml:space="preserve"> </w:t>
        </w:r>
      </w:ins>
      <m:oMath>
        <m:r>
          <m:rPr>
            <m:sty m:val="p"/>
          </m:rPr>
          <m:t>(</m:t>
        </m:r>
        <m:r>
          <m:t>0</m:t>
        </m:r>
        <m:r>
          <m:rPr>
            <m:sty m:val="p"/>
          </m:rPr>
          <m:t>,</m:t>
        </m:r>
        <m:r>
          <m:t>0</m:t>
        </m:r>
        <m:r>
          <m:rPr>
            <m:sty m:val="p"/>
          </m:rPr>
          <m:t>,</m:t>
        </m:r>
        <m:r>
          <m:t>1</m:t>
        </m:r>
        <m:r>
          <m:rPr>
            <m:sty m:val="p"/>
          </m:rPr>
          <m:t>)</m:t>
        </m:r>
      </m:oMath>
      <w:ins w:id="2460" w:author="PR Preview" w:date="2026-01-01T00:00:00Z">
        <w:r>
          <w:t xml:space="preserve"> </w:t>
        </w:r>
      </w:ins>
      <w:ins w:id="2461" w:author="PR Preview" w:date="2026-01-01T00:00:00Z">
        <w:r>
          <w:t xml:space="preserve">in</w:t>
        </w:r>
      </w:ins>
      <w:ins w:id="2462" w:author="PR Preview" w:date="2026-01-01T00:00:00Z">
        <w:r>
          <w:t xml:space="preserve"> </w:t>
        </w:r>
      </w:ins>
      <m:oMath>
        <m:r>
          <m:t>p</m:t>
        </m:r>
        <m:r>
          <m:rPr>
            <m:sty m:val="p"/>
          </m:rPr>
          <m:t>=</m:t>
        </m:r>
        <m:r>
          <m:t>3</m:t>
        </m:r>
      </m:oMath>
      <w:ins w:id="2463" w:author="PR Preview" w:date="2026-01-01T00:00:00Z">
        <w:r>
          <w:t xml:space="preserve"> </w:t>
        </w:r>
      </w:ins>
      <w:ins w:id="2464" w:author="PR Preview" w:date="2026-01-01T00:00:00Z">
        <w:r>
          <w:t xml:space="preserve">dimensions have</w:t>
        </w:r>
      </w:ins>
      <w:ins w:id="2465" w:author="PR Preview" w:date="2026-01-01T00:00:00Z">
        <w:r>
          <w:t xml:space="preserve"> </w:t>
        </w:r>
      </w:ins>
      <w:ins w:id="2466" w:author="PR Preview" w:date="2026-01-01T00:00:00Z">
        <w:r>
          <w:t xml:space="preserve">$\bar{\mathord{\smash[b]{\underset{\raise.3ex\hbox{$\scriptstyle\sim$}}{x}}\vphantom{x}}} = \frac{1}{3}(1, 1, 1)$</w:t>
        </w:r>
      </w:ins>
      <w:ins w:id="2467" w:author="PR Preview" w:date="2026-01-01T00:00:00Z">
        <w:r>
          <w:t xml:space="preserve">, so</w:t>
        </w:r>
      </w:ins>
    </w:p>
    <w:p>
      <w:pPr>
        <w:pStyle w:val="BodyText"/>
      </w:pPr>
      <w:ins w:id="2468" w:author="PR Preview" w:date="2026-01-01T00:00:00Z">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ins>
    </w:p>
    <w:p>
      <w:pPr>
        <w:pStyle w:val="FirstParagraph"/>
      </w:pPr>
      <w:ins w:id="2469" w:author="PR Preview" w:date="2026-01-01T00:00:00Z">
        <w:r>
          <w:t xml:space="preserve">using</w:t>
        </w:r>
      </w:ins>
      <w:ins w:id="2470" w:author="PR Preview" w:date="2026-01-01T00:00:00Z">
        <w:r>
          <w:t xml:space="preserve"> </w:t>
        </w:r>
      </w:ins>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ins w:id="2471" w:author="PR Preview" w:date="2026-01-01T00:00:00Z">
        <w:r>
          <w:t xml:space="preserve"> </w:t>
        </w:r>
      </w:ins>
      <w:ins w:id="2472" w:author="PR Preview" w:date="2026-01-01T00:00:00Z">
        <w:r>
          <w:t xml:space="preserve">(the centering matrix is a symmetric projection).</w:t>
        </w:r>
      </w:ins>
      <w:ins w:id="2473" w:author="PR Preview" w:date="2026-01-01T00:00:00Z">
        <w:r>
          <w:t xml:space="preserve"> </w:t>
        </w:r>
      </w:ins>
      <w:ins w:id="2474" w:author="PR Preview" w:date="2026-01-01T00:00:00Z">
        <w:r>
          <w:t xml:space="preserve">Then</w:t>
        </w:r>
      </w:ins>
      <w:ins w:id="2475" w:author="PR Preview" w:date="2026-01-01T00:00:00Z">
        <w:r>
          <w:t xml:space="preserve"> </w:t>
        </w:r>
      </w:ins>
      <w:ins w:id="2476" w:author="PR Preview" w:date="2026-01-01T00:00:00Z">
        <w:r>
          <w:t xml:space="preserve">$\mathbf{S}\,\mathord{\smash[b]{\underset{\raise.3ex\hbox{$\scriptstyle\sim$}}{1}}\vphantom{1}} = \mathord{\smash[b]{\underset{\raise.3ex\hbox{$\scriptstyle\sim$}}{0}}\vphantom{0}}_3$</w:t>
        </w:r>
      </w:ins>
      <w:ins w:id="2477" w:author="PR Preview" w:date="2026-01-01T00:00:00Z">
        <w:r>
          <w:t xml:space="preserve"> </w:t>
        </w:r>
      </w:ins>
      <w:ins w:id="2478" w:author="PR Preview" w:date="2026-01-01T00:00:00Z">
        <w:r>
          <w:t xml:space="preserve">and</w:t>
        </w:r>
      </w:ins>
      <w:ins w:id="2479" w:author="PR Preview" w:date="2026-01-01T00:00:00Z">
        <w:r>
          <w:t xml:space="preserve"> </w:t>
        </w:r>
      </w:ins>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ins w:id="2480" w:author="PR Preview" w:date="2026-01-01T00:00:00Z">
        <w:r>
          <w:t xml:space="preserve">.</w:t>
        </w:r>
      </w:ins>
      <w:ins w:id="2481" w:author="PR Preview" w:date="2026-01-01T00:00:00Z">
        <w:r>
          <w:t xml:space="preserve"> </w:t>
        </w:r>
      </w:ins>
      <w:ins w:id="2482" w:author="PR Preview" w:date="2026-01-01T00:00:00Z">
        <w:r>
          <w:t xml:space="preserve">With one more point than dimensions (</w:t>
        </w:r>
      </w:ins>
      <m:oMath>
        <m:r>
          <m:t>n</m:t>
        </m:r>
        <m:r>
          <m:rPr>
            <m:sty m:val="p"/>
          </m:rPr>
          <m:t>=</m:t>
        </m:r>
        <m:r>
          <m:t>p</m:t>
        </m:r>
        <m:r>
          <m:rPr>
            <m:sty m:val="p"/>
          </m:rPr>
          <m:t>+</m:t>
        </m:r>
        <m:r>
          <m:t>1</m:t>
        </m:r>
      </m:oMath>
      <w:ins w:id="2483" w:author="PR Preview" w:date="2026-01-01T00:00:00Z">
        <w:r>
          <w:t xml:space="preserve">), the rank bound allows</w:t>
        </w:r>
      </w:ins>
      <w:ins w:id="2484" w:author="PR Preview" w:date="2026-01-01T00:00:00Z">
        <w:r>
          <w:t xml:space="preserve"> </w:t>
        </w:r>
      </w:ins>
      <m:oMath>
        <m:r>
          <m:rPr>
            <m:sty m:val="bi"/>
          </m:rPr>
          <m:t>S</m:t>
        </m:r>
      </m:oMath>
      <w:ins w:id="2485" w:author="PR Preview" w:date="2026-01-01T00:00:00Z">
        <w:r>
          <w:t xml:space="preserve"> </w:t>
        </w:r>
      </w:ins>
      <w:ins w:id="2486" w:author="PR Preview" w:date="2026-01-01T00:00:00Z">
        <w:r>
          <w:t xml:space="preserve">to have full rank</w:t>
        </w:r>
      </w:ins>
      <w:ins w:id="2487" w:author="PR Preview" w:date="2026-01-01T00:00:00Z">
        <w:r>
          <w:t xml:space="preserve"> </w:t>
        </w:r>
      </w:ins>
      <m:oMath>
        <m:r>
          <m:t>p</m:t>
        </m:r>
      </m:oMath>
      <w:ins w:id="2488" w:author="PR Preview" w:date="2026-01-01T00:00:00Z">
        <w:r>
          <w:t xml:space="preserve">.</w:t>
        </w:r>
      </w:ins>
    </w:p>
    <w:bookmarkEnd w:id="280"/>
    <w:bookmarkStart w:id="282" w:name="def-affine-subspace"/>
    <w:p>
      <w:pPr>
        <w:pStyle w:val="BodyText"/>
      </w:pPr>
      <w:ins w:id="2489" w:author="PR Preview" w:date="2026-01-01T00:00:00Z">
        <w:r>
          <w:rPr>
            <w:b/>
            <w:bCs/>
          </w:rPr>
          <w:t xml:space="preserve">Definition 59 (Affine subspace)</w:t>
        </w:r>
      </w:ins>
      <w:ins w:id="2490" w:author="PR Preview" w:date="2026-01-01T00:00:00Z">
        <w:r>
          <w:t xml:space="preserve"> </w:t>
        </w:r>
      </w:ins>
      <w:ins w:id="2491" w:author="PR Preview" w:date="2026-01-01T00:00:00Z">
        <w:r>
          <w:t xml:space="preserve">An</w:t>
        </w:r>
      </w:ins>
      <w:ins w:id="2492" w:author="PR Preview" w:date="2026-01-01T00:00:00Z">
        <w:r>
          <w:t xml:space="preserve"> </w:t>
        </w:r>
      </w:ins>
      <w:ins w:id="2493" w:author="PR Preview" w:date="2026-01-01T00:00:00Z">
        <w:r>
          <w:rPr>
            <w:b/>
            <w:bCs/>
          </w:rPr>
          <w:t xml:space="preserve">affine subspace</w:t>
        </w:r>
      </w:ins>
      <w:ins w:id="2494" w:author="PR Preview" w:date="2026-01-01T00:00:00Z">
        <w:r>
          <w:t xml:space="preserve"> </w:t>
        </w:r>
      </w:ins>
      <w:ins w:id="2495" w:author="PR Preview" w:date="2026-01-01T00:00:00Z">
        <w:r>
          <w:t xml:space="preserve">[41]</w:t>
        </w:r>
      </w:ins>
      <w:ins w:id="2496" w:author="PR Preview" w:date="2026-01-01T00:00:00Z">
        <w:r>
          <w:t xml:space="preserve"> </w:t>
        </w:r>
      </w:ins>
      <w:ins w:id="2497" w:author="PR Preview" w:date="2026-01-01T00:00:00Z">
        <w:r>
          <w:t xml:space="preserve">of</w:t>
        </w:r>
      </w:ins>
      <w:ins w:id="2498" w:author="PR Preview" w:date="2026-01-01T00:00:00Z">
        <w:r>
          <w:t xml:space="preserve"> </w:t>
        </w:r>
      </w:ins>
      <m:oMath>
        <m:sSup>
          <m:e>
            <m:r>
              <m:rPr>
                <m:scr m:val="double-struck"/>
                <m:sty m:val="p"/>
              </m:rPr>
              <m:t>R</m:t>
            </m:r>
          </m:e>
          <m:sup>
            <m:r>
              <m:t>p</m:t>
            </m:r>
          </m:sup>
        </m:sSup>
      </m:oMath>
      <w:ins w:id="2499" w:author="PR Preview" w:date="2026-01-01T00:00:00Z">
        <w:r>
          <w:t xml:space="preserve"> </w:t>
        </w:r>
      </w:ins>
      <w:ins w:id="2500" w:author="PR Preview" w:date="2026-01-01T00:00:00Z">
        <w:r>
          <w:t xml:space="preserve">is a set of the form</w:t>
        </w:r>
      </w:ins>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2"/>
    <w:bookmarkStart w:id="283" w:name="exm-affine-subspace"/>
    <w:p>
      <w:pPr>
        <w:pStyle w:val="BodyText"/>
      </w:pPr>
      <w:del w:id="2501" w:author="PR Preview" w:date="2026-01-01T00:00:00Z">
        <w:r>
          <w:rPr>
            <w:b/>
            <w:bCs/>
          </w:rPr>
          <w:delText xml:space="preserve">Example 72 (A line that misses the origin is an affine subspace)</w:delText>
        </w:r>
      </w:del>
      <w:del w:id="2502" w:author="PR Preview" w:date="2026-01-01T00:00:00Z">
        <w:r>
          <w:delText xml:space="preserve"> </w:delText>
        </w:r>
      </w:del>
      <w:del w:id="2503" w:author="PR Preview" w:date="2026-01-01T00:00:00Z">
        <w:r>
          <w:delText xml:space="preserve">The line</w:delText>
        </w:r>
      </w:del>
      <w:del w:id="2504"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2505" w:author="PR Preview" w:date="2026-01-01T00:00:00Z">
        <w:r>
          <w:delText xml:space="preserve"> </w:delText>
        </w:r>
      </w:del>
      <w:del w:id="2506" w:author="PR Preview" w:date="2026-01-01T00:00:00Z">
        <w:r>
          <w:delText xml:space="preserve">of</w:delText>
        </w:r>
      </w:del>
      <w:del w:id="2507" w:author="PR Preview" w:date="2026-01-01T00:00:00Z">
        <w:r>
          <w:delText xml:space="preserve"> </w:delText>
        </w:r>
      </w:del>
      <w:hyperlink w:anchor="exm-not-subspace">
        <w:del w:id="2508" w:author="PR Preview" w:date="2026-01-01T00:00:00Z">
          <w:r>
            <w:rPr>
              <w:rStyle w:val="Hyperlink"/>
            </w:rPr>
            <w:delText xml:space="preserve">Example 38</w:delText>
          </w:r>
        </w:del>
      </w:hyperlink>
      <w:del w:id="2509" w:author="PR Preview" w:date="2026-01-01T00:00:00Z">
        <w:r>
          <w:delText xml:space="preserve"> </w:delText>
        </w:r>
      </w:del>
      <w:del w:id="2510" w:author="PR Preview" w:date="2026-01-01T00:00:00Z">
        <w:r>
          <w:delText xml:space="preserve">is not a subspace,</w:delText>
        </w:r>
      </w:del>
      <w:del w:id="2511" w:author="PR Preview" w:date="2026-01-01T00:00:00Z">
        <w:r>
          <w:delText xml:space="preserve"> </w:delText>
        </w:r>
      </w:del>
      <w:del w:id="2512" w:author="PR Preview" w:date="2026-01-01T00:00:00Z">
        <w:r>
          <w:delText xml:space="preserve">but it is an affine subspace,</w:delText>
        </w:r>
      </w:del>
      <w:del w:id="2513" w:author="PR Preview" w:date="2026-01-01T00:00:00Z">
        <w:r>
          <w:delText xml:space="preserve"> </w:delText>
        </w:r>
      </w:del>
      <w:del w:id="2514" w:author="PR Preview" w:date="2026-01-01T00:00:00Z">
        <w:r>
          <w:delText xml:space="preserve">with</w:delText>
        </w:r>
      </w:del>
      <w:del w:id="2515" w:author="PR Preview" w:date="2026-01-01T00:00:00Z">
        <w:r>
          <w:delText xml:space="preserve"> </w:delText>
        </w:r>
      </w:del>
      <w:del w:id="2516" w:author="PR Preview" w:date="2026-01-01T00:00:00Z">
        <w:r>
          <w:delText xml:space="preserve">$\mathord{\smash[b]{\underset{\raise.3ex\hbox{$\scriptstyle\sim$}}{x}}\vphantom{x}}_0 = (0, 1)$</w:delText>
        </w:r>
      </w:del>
      <w:del w:id="2517" w:author="PR Preview" w:date="2026-01-01T00:00:00Z">
        <w:r>
          <w:delText xml:space="preserve"> </w:delText>
        </w:r>
      </w:del>
      <w:del w:id="2518" w:author="PR Preview" w:date="2026-01-01T00:00:00Z">
        <w:r>
          <w:delText xml:space="preserve">and</w:delText>
        </w:r>
      </w:del>
      <w:del w:id="251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2520" w:author="PR Preview" w:date="2026-01-01T00:00:00Z">
        <w:r>
          <w:delText xml:space="preserve"> </w:delText>
        </w:r>
      </w:del>
      <w:del w:id="2521" w:author="PR Preview" w:date="2026-01-01T00:00:00Z">
        <w:r>
          <w:delText xml:space="preserve">(</w:delText>
        </w:r>
      </w:del>
      <w:hyperlink w:anchor="def-span">
        <w:del w:id="2522" w:author="PR Preview" w:date="2026-01-01T00:00:00Z">
          <w:r>
            <w:rPr>
              <w:rStyle w:val="Hyperlink"/>
            </w:rPr>
            <w:delText xml:space="preserve">Definition 47</w:delText>
          </w:r>
        </w:del>
      </w:hyperlink>
      <w:del w:id="2523" w:author="PR Preview" w:date="2026-01-01T00:00:00Z">
        <w:r>
          <w:delText xml:space="preserve">):</w:delText>
        </w:r>
      </w:del>
    </w:p>
    <w:p>
      <w:pPr>
        <w:pStyle w:val="BodyText"/>
      </w:pPr>
      <w:ins w:id="2524" w:author="PR Preview" w:date="2026-01-01T00:00:00Z">
        <w:r>
          <w:rPr>
            <w:b/>
            <w:bCs/>
          </w:rPr>
          <w:t xml:space="preserve">Example 74 (A line that misses the origin is an affine subspace)</w:t>
        </w:r>
      </w:ins>
      <w:ins w:id="2525" w:author="PR Preview" w:date="2026-01-01T00:00:00Z">
        <w:r>
          <w:t xml:space="preserve"> </w:t>
        </w:r>
      </w:ins>
      <w:ins w:id="2526" w:author="PR Preview" w:date="2026-01-01T00:00:00Z">
        <w:r>
          <w:t xml:space="preserve">The line</w:t>
        </w:r>
      </w:ins>
      <w:ins w:id="2527"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2528" w:author="PR Preview" w:date="2026-01-01T00:00:00Z">
        <w:r>
          <w:t xml:space="preserve"> </w:t>
        </w:r>
      </w:ins>
      <w:ins w:id="2529" w:author="PR Preview" w:date="2026-01-01T00:00:00Z">
        <w:r>
          <w:t xml:space="preserve">of</w:t>
        </w:r>
      </w:ins>
      <w:ins w:id="2530" w:author="PR Preview" w:date="2026-01-01T00:00:00Z">
        <w:r>
          <w:t xml:space="preserve"> </w:t>
        </w:r>
      </w:ins>
      <w:hyperlink w:anchor="exm-not-subspace">
        <w:ins w:id="2531" w:author="PR Preview" w:date="2026-01-01T00:00:00Z">
          <w:r>
            <w:rPr>
              <w:rStyle w:val="Hyperlink"/>
            </w:rPr>
            <w:t xml:space="preserve">Example 38</w:t>
          </w:r>
        </w:ins>
      </w:hyperlink>
      <w:ins w:id="2532" w:author="PR Preview" w:date="2026-01-01T00:00:00Z">
        <w:r>
          <w:t xml:space="preserve"> </w:t>
        </w:r>
      </w:ins>
      <w:ins w:id="2533" w:author="PR Preview" w:date="2026-01-01T00:00:00Z">
        <w:r>
          <w:t xml:space="preserve">is not a subspace,</w:t>
        </w:r>
      </w:ins>
      <w:ins w:id="2534" w:author="PR Preview" w:date="2026-01-01T00:00:00Z">
        <w:r>
          <w:t xml:space="preserve"> </w:t>
        </w:r>
      </w:ins>
      <w:ins w:id="2535" w:author="PR Preview" w:date="2026-01-01T00:00:00Z">
        <w:r>
          <w:t xml:space="preserve">but it is an affine subspace,</w:t>
        </w:r>
      </w:ins>
      <w:ins w:id="2536" w:author="PR Preview" w:date="2026-01-01T00:00:00Z">
        <w:r>
          <w:t xml:space="preserve"> </w:t>
        </w:r>
      </w:ins>
      <w:ins w:id="2537" w:author="PR Preview" w:date="2026-01-01T00:00:00Z">
        <w:r>
          <w:t xml:space="preserve">with</w:t>
        </w:r>
      </w:ins>
      <w:ins w:id="2538" w:author="PR Preview" w:date="2026-01-01T00:00:00Z">
        <w:r>
          <w:t xml:space="preserve"> </w:t>
        </w:r>
      </w:ins>
      <w:ins w:id="2539" w:author="PR Preview" w:date="2026-01-01T00:00:00Z">
        <w:r>
          <w:t xml:space="preserve">$\mathord{\smash[b]{\underset{\raise.3ex\hbox{$\scriptstyle\sim$}}{x}}\vphantom{x}}_0 = (0, 1)$</w:t>
        </w:r>
      </w:ins>
      <w:ins w:id="2540" w:author="PR Preview" w:date="2026-01-01T00:00:00Z">
        <w:r>
          <w:t xml:space="preserve"> </w:t>
        </w:r>
      </w:ins>
      <w:ins w:id="2541" w:author="PR Preview" w:date="2026-01-01T00:00:00Z">
        <w:r>
          <w:t xml:space="preserve">and</w:t>
        </w:r>
      </w:ins>
      <w:ins w:id="254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2543" w:author="PR Preview" w:date="2026-01-01T00:00:00Z">
        <w:r>
          <w:t xml:space="preserve"> </w:t>
        </w:r>
      </w:ins>
      <w:ins w:id="2544" w:author="PR Preview" w:date="2026-01-01T00:00:00Z">
        <w:r>
          <w:t xml:space="preserve">(</w:t>
        </w:r>
      </w:ins>
      <w:hyperlink w:anchor="def-span">
        <w:ins w:id="2545" w:author="PR Preview" w:date="2026-01-01T00:00:00Z">
          <w:r>
            <w:rPr>
              <w:rStyle w:val="Hyperlink"/>
            </w:rPr>
            <w:t xml:space="preserve">Definition 47</w:t>
          </w:r>
        </w:ins>
      </w:hyperlink>
      <w:ins w:id="2546"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3"/>
    <w:bookmarkStart w:id="284" w:name="thm-hyperplane-subspace"/>
    <w:p>
      <w:pPr>
        <w:pStyle w:val="BodyText"/>
      </w:pPr>
      <w:del w:id="2547" w:author="PR Preview" w:date="2026-01-01T00:00:00Z">
        <w:r>
          <w:rPr>
            <w:b/>
            <w:bCs/>
          </w:rPr>
          <w:delText xml:space="preserve">Theorem 42 (A hyperplane is a translated subspace of dimension</w:delText>
        </w:r>
      </w:del>
      <w:del w:id="2548" w:author="PR Preview" w:date="2026-01-01T00:00:00Z">
        <w:r>
          <w:rPr>
            <w:b/>
            <w:bCs/>
          </w:rPr>
          <w:delText xml:space="preserve"> </w:delText>
        </w:r>
      </w:del>
      <m:oMath>
        <m:r>
          <m:t>p</m:t>
        </m:r>
        <m:r>
          <m:rPr>
            <m:sty m:val="p"/>
          </m:rPr>
          <m:t>−</m:t>
        </m:r>
        <m:r>
          <m:t>1</m:t>
        </m:r>
      </m:oMath>
      <w:del w:id="2549" w:author="PR Preview" w:date="2026-01-01T00:00:00Z">
        <w:r>
          <w:rPr>
            <w:b/>
            <w:bCs/>
          </w:rPr>
          <w:delText xml:space="preserve">)</w:delText>
        </w:r>
      </w:del>
      <w:del w:id="2550" w:author="PR Preview" w:date="2026-01-01T00:00:00Z">
        <w:r>
          <w:delText xml:space="preserve"> </w:delText>
        </w:r>
      </w:del>
      <w:del w:id="2551" w:author="PR Preview" w:date="2026-01-01T00:00:00Z">
        <w:r>
          <w:delText xml:space="preserve">Let</w:delText>
        </w:r>
      </w:del>
      <w:del w:id="2552" w:author="PR Preview" w:date="2026-01-01T00:00:00Z">
        <w:r>
          <w:delText xml:space="preserve"> </w:delText>
        </w:r>
      </w:del>
      <w:del w:id="2553" w:author="PR Preview" w:date="2026-01-01T00:00:00Z">
        <w:r>
          <w:delText xml:space="preserve">$\mathord{\smash[b]{\underset{\raise.3ex\hbox{$\scriptstyle\sim$}}{w}}\vphantom{w}} \in \mathbb{R}^p$</w:delText>
        </w:r>
      </w:del>
      <w:del w:id="2554" w:author="PR Preview" w:date="2026-01-01T00:00:00Z">
        <w:r>
          <w:delText xml:space="preserve"> </w:delText>
        </w:r>
      </w:del>
      <w:del w:id="2555" w:author="PR Preview" w:date="2026-01-01T00:00:00Z">
        <w:r>
          <w:delText xml:space="preserve">be nonzero, let</w:delText>
        </w:r>
      </w:del>
      <w:del w:id="2556" w:author="PR Preview" w:date="2026-01-01T00:00:00Z">
        <w:r>
          <w:delText xml:space="preserve"> </w:delText>
        </w:r>
      </w:del>
      <m:oMath>
        <m:r>
          <m:t>b</m:t>
        </m:r>
        <m:r>
          <m:rPr>
            <m:sty m:val="p"/>
          </m:rPr>
          <m:t>∈</m:t>
        </m:r>
        <m:r>
          <m:rPr>
            <m:scr m:val="double-struck"/>
            <m:sty m:val="p"/>
          </m:rPr>
          <m:t>R</m:t>
        </m:r>
      </m:oMath>
      <w:del w:id="2557" w:author="PR Preview" w:date="2026-01-01T00:00:00Z">
        <w:r>
          <w:delText xml:space="preserve">,</w:delText>
        </w:r>
      </w:del>
      <w:del w:id="2558" w:author="PR Preview" w:date="2026-01-01T00:00:00Z">
        <w:r>
          <w:delText xml:space="preserve"> </w:delText>
        </w:r>
      </w:del>
      <w:del w:id="2559" w:author="PR Preview" w:date="2026-01-01T00:00:00Z">
        <w:r>
          <w:delText xml:space="preserve">let</w:delText>
        </w:r>
      </w:del>
      <w:del w:id="2560" w:author="PR Preview" w:date="2026-01-01T00:00:00Z">
        <w:r>
          <w:delText xml:space="preserve"> </w:delText>
        </w:r>
      </w:del>
      <w:del w:id="2561" w:author="PR Preview" w:date="2026-01-01T00:00:00Z">
        <w:r>
          <w:delText xml:space="preserve">$\mathcal{H} = \mathopen{}\left\{\mathord{\smash[b]{\underset{\raise.3ex\hbox{$\scriptstyle\sim$}}{x}}\vphantom{x}}\in \mathbb{R}^p : \mathord{\smash[b]{\underset{\raise.3ex\hbox{$\scriptstyle\sim$}}{w}}\vphantom{w}}^{\top} \mathord{\smash[b]{\underset{\raise.3ex\hbox{$\scriptstyle\sim$}}{x}}\vphantom{x}}+ b = 0\right\}\mathclose{}$</w:delText>
        </w:r>
      </w:del>
      <w:del w:id="2562" w:author="PR Preview" w:date="2026-01-01T00:00:00Z">
        <w:r>
          <w:delText xml:space="preserve"> </w:delText>
        </w:r>
      </w:del>
      <w:del w:id="2563" w:author="PR Preview" w:date="2026-01-01T00:00:00Z">
        <w:r>
          <w:delText xml:space="preserve">be the hyperplane</w:delText>
        </w:r>
      </w:del>
      <w:del w:id="2564" w:author="PR Preview" w:date="2026-01-01T00:00:00Z">
        <w:r>
          <w:delText xml:space="preserve"> </w:delText>
        </w:r>
      </w:del>
      <w:del w:id="2565" w:author="PR Preview" w:date="2026-01-01T00:00:00Z">
        <w:r>
          <w:delText xml:space="preserve">with normal vector</w:delText>
        </w:r>
      </w:del>
      <w:del w:id="2566" w:author="PR Preview" w:date="2026-01-01T00:00:00Z">
        <w:r>
          <w:delText xml:space="preserve"> </w:delText>
        </w:r>
      </w:del>
      <w:del w:id="2567" w:author="PR Preview" w:date="2026-01-01T00:00:00Z">
        <w:r>
          <w:delText xml:space="preserve">$\mathord{\smash[b]{\underset{\raise.3ex\hbox{$\scriptstyle\sim$}}{w}}\vphantom{w}}$</w:delText>
        </w:r>
      </w:del>
      <w:del w:id="2568" w:author="PR Preview" w:date="2026-01-01T00:00:00Z">
        <w:r>
          <w:delText xml:space="preserve"> </w:delText>
        </w:r>
      </w:del>
      <w:del w:id="2569" w:author="PR Preview" w:date="2026-01-01T00:00:00Z">
        <w:r>
          <w:delText xml:space="preserve">and offset</w:delText>
        </w:r>
      </w:del>
      <w:del w:id="2570" w:author="PR Preview" w:date="2026-01-01T00:00:00Z">
        <w:r>
          <w:delText xml:space="preserve"> </w:delText>
        </w:r>
      </w:del>
      <m:oMath>
        <m:r>
          <m:t>b</m:t>
        </m:r>
      </m:oMath>
      <w:del w:id="2571" w:author="PR Preview" w:date="2026-01-01T00:00:00Z">
        <w:r>
          <w:delText xml:space="preserve"> </w:delText>
        </w:r>
      </w:del>
      <w:del w:id="2572" w:author="PR Preview" w:date="2026-01-01T00:00:00Z">
        <w:r>
          <w:delText xml:space="preserve">(</w:delText>
        </w:r>
      </w:del>
      <w:hyperlink w:anchor="def-hyperplane">
        <w:del w:id="2573" w:author="PR Preview" w:date="2026-01-01T00:00:00Z">
          <w:r>
            <w:rPr>
              <w:rStyle w:val="Hyperlink"/>
            </w:rPr>
            <w:delText xml:space="preserve">Definition 41</w:delText>
          </w:r>
        </w:del>
      </w:hyperlink>
      <w:del w:id="2574" w:author="PR Preview" w:date="2026-01-01T00:00:00Z">
        <w:r>
          <w:delText xml:space="preserve">),</w:delText>
        </w:r>
      </w:del>
      <w:del w:id="2575" w:author="PR Preview" w:date="2026-01-01T00:00:00Z">
        <w:r>
          <w:delText xml:space="preserve"> </w:delText>
        </w:r>
      </w:del>
      <w:del w:id="2576" w:author="PR Preview" w:date="2026-01-01T00:00:00Z">
        <w:r>
          <w:delText xml:space="preserve">and let</w:delText>
        </w:r>
      </w:del>
      <w:del w:id="2577" w:author="PR Preview" w:date="2026-01-01T00:00:00Z">
        <w:r>
          <w:delText xml:space="preserve"> </w:delText>
        </w:r>
      </w:del>
      <w:del w:id="2578" w:author="PR Preview" w:date="2026-01-01T00:00:00Z">
        <w:r>
          <w:delText xml:space="preserve">$\mathcal{H}_0 = \mathopen{}\left\{\mathord{\smash[b]{\underset{\raise.3ex\hbox{$\scriptstyle\sim$}}{x}}\vphantom{x}}\in \mathbb{R}^p : \mathord{\smash[b]{\underset{\raise.3ex\hbox{$\scriptstyle\sim$}}{w}}\vphantom{w}}^{\top} \mathord{\smash[b]{\underset{\raise.3ex\hbox{$\scriptstyle\sim$}}{x}}\vphantom{x}}= 0\right\}\mathclose{}$</w:delText>
        </w:r>
      </w:del>
      <w:del w:id="2579" w:author="PR Preview" w:date="2026-01-01T00:00:00Z">
        <w:r>
          <w:delText xml:space="preserve"> </w:delText>
        </w:r>
      </w:del>
      <w:del w:id="2580" w:author="PR Preview" w:date="2026-01-01T00:00:00Z">
        <w:r>
          <w:delText xml:space="preserve">be the hyperplane with the same normal vector and offset</w:delText>
        </w:r>
      </w:del>
      <w:del w:id="2581" w:author="PR Preview" w:date="2026-01-01T00:00:00Z">
        <w:r>
          <w:delText xml:space="preserve"> </w:delText>
        </w:r>
      </w:del>
      <m:oMath>
        <m:r>
          <m:t>0</m:t>
        </m:r>
      </m:oMath>
      <w:del w:id="2582" w:author="PR Preview" w:date="2026-01-01T00:00:00Z">
        <w:r>
          <w:delText xml:space="preserve">.</w:delText>
        </w:r>
      </w:del>
    </w:p>
    <w:p>
      <w:pPr>
        <w:pStyle w:val="BodyText"/>
      </w:pPr>
      <w:ins w:id="2583" w:author="PR Preview" w:date="2026-01-01T00:00:00Z">
        <w:r>
          <w:rPr>
            <w:b/>
            <w:bCs/>
          </w:rPr>
          <w:t xml:space="preserve">Theorem 43 (A hyperplane is a translated subspace of dimension</w:t>
        </w:r>
      </w:ins>
      <w:ins w:id="2584" w:author="PR Preview" w:date="2026-01-01T00:00:00Z">
        <w:r>
          <w:rPr>
            <w:b/>
            <w:bCs/>
          </w:rPr>
          <w:t xml:space="preserve"> </w:t>
        </w:r>
      </w:ins>
      <m:oMath>
        <m:r>
          <m:t>p</m:t>
        </m:r>
        <m:r>
          <m:rPr>
            <m:sty m:val="p"/>
          </m:rPr>
          <m:t>−</m:t>
        </m:r>
        <m:r>
          <m:t>1</m:t>
        </m:r>
      </m:oMath>
      <w:ins w:id="2585" w:author="PR Preview" w:date="2026-01-01T00:00:00Z">
        <w:r>
          <w:rPr>
            <w:b/>
            <w:bCs/>
          </w:rPr>
          <w:t xml:space="preserve">)</w:t>
        </w:r>
      </w:ins>
      <w:ins w:id="2586" w:author="PR Preview" w:date="2026-01-01T00:00:00Z">
        <w:r>
          <w:t xml:space="preserve"> </w:t>
        </w:r>
      </w:ins>
      <w:ins w:id="2587" w:author="PR Preview" w:date="2026-01-01T00:00:00Z">
        <w:r>
          <w:t xml:space="preserve">Let</w:t>
        </w:r>
      </w:ins>
      <w:ins w:id="2588" w:author="PR Preview" w:date="2026-01-01T00:00:00Z">
        <w:r>
          <w:t xml:space="preserve"> </w:t>
        </w:r>
      </w:ins>
      <w:ins w:id="2589" w:author="PR Preview" w:date="2026-01-01T00:00:00Z">
        <w:r>
          <w:t xml:space="preserve">$\mathord{\smash[b]{\underset{\raise.3ex\hbox{$\scriptstyle\sim$}}{w}}\vphantom{w}} \in \mathbb{R}^p$</w:t>
        </w:r>
      </w:ins>
      <w:ins w:id="2590" w:author="PR Preview" w:date="2026-01-01T00:00:00Z">
        <w:r>
          <w:t xml:space="preserve"> </w:t>
        </w:r>
      </w:ins>
      <w:ins w:id="2591" w:author="PR Preview" w:date="2026-01-01T00:00:00Z">
        <w:r>
          <w:t xml:space="preserve">be nonzero, let</w:t>
        </w:r>
      </w:ins>
      <w:ins w:id="2592" w:author="PR Preview" w:date="2026-01-01T00:00:00Z">
        <w:r>
          <w:t xml:space="preserve"> </w:t>
        </w:r>
      </w:ins>
      <m:oMath>
        <m:r>
          <m:t>b</m:t>
        </m:r>
        <m:r>
          <m:rPr>
            <m:sty m:val="p"/>
          </m:rPr>
          <m:t>∈</m:t>
        </m:r>
        <m:r>
          <m:rPr>
            <m:scr m:val="double-struck"/>
            <m:sty m:val="p"/>
          </m:rPr>
          <m:t>R</m:t>
        </m:r>
      </m:oMath>
      <w:ins w:id="2593" w:author="PR Preview" w:date="2026-01-01T00:00:00Z">
        <w:r>
          <w:t xml:space="preserve">,</w:t>
        </w:r>
      </w:ins>
      <w:ins w:id="2594" w:author="PR Preview" w:date="2026-01-01T00:00:00Z">
        <w:r>
          <w:t xml:space="preserve"> </w:t>
        </w:r>
      </w:ins>
      <w:ins w:id="2595" w:author="PR Preview" w:date="2026-01-01T00:00:00Z">
        <w:r>
          <w:t xml:space="preserve">let</w:t>
        </w:r>
      </w:ins>
      <w:ins w:id="2596" w:author="PR Preview" w:date="2026-01-01T00:00:00Z">
        <w:r>
          <w:t xml:space="preserve"> </w:t>
        </w:r>
      </w:ins>
      <w:ins w:id="2597"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2598" w:author="PR Preview" w:date="2026-01-01T00:00:00Z">
        <w:r>
          <w:t xml:space="preserve"> </w:t>
        </w:r>
      </w:ins>
      <w:ins w:id="2599" w:author="PR Preview" w:date="2026-01-01T00:00:00Z">
        <w:r>
          <w:t xml:space="preserve">be the hyperplane</w:t>
        </w:r>
      </w:ins>
      <w:ins w:id="2600" w:author="PR Preview" w:date="2026-01-01T00:00:00Z">
        <w:r>
          <w:t xml:space="preserve"> </w:t>
        </w:r>
      </w:ins>
      <w:ins w:id="2601" w:author="PR Preview" w:date="2026-01-01T00:00:00Z">
        <w:r>
          <w:t xml:space="preserve">with normal vector</w:t>
        </w:r>
      </w:ins>
      <w:ins w:id="2602" w:author="PR Preview" w:date="2026-01-01T00:00:00Z">
        <w:r>
          <w:t xml:space="preserve"> </w:t>
        </w:r>
      </w:ins>
      <w:ins w:id="2603" w:author="PR Preview" w:date="2026-01-01T00:00:00Z">
        <w:r>
          <w:t xml:space="preserve">$\mathord{\smash[b]{\underset{\raise.3ex\hbox{$\scriptstyle\sim$}}{w}}\vphantom{w}}$</w:t>
        </w:r>
      </w:ins>
      <w:ins w:id="2604" w:author="PR Preview" w:date="2026-01-01T00:00:00Z">
        <w:r>
          <w:t xml:space="preserve"> </w:t>
        </w:r>
      </w:ins>
      <w:ins w:id="2605" w:author="PR Preview" w:date="2026-01-01T00:00:00Z">
        <w:r>
          <w:t xml:space="preserve">and offset</w:t>
        </w:r>
      </w:ins>
      <w:ins w:id="2606" w:author="PR Preview" w:date="2026-01-01T00:00:00Z">
        <w:r>
          <w:t xml:space="preserve"> </w:t>
        </w:r>
      </w:ins>
      <m:oMath>
        <m:r>
          <m:t>b</m:t>
        </m:r>
      </m:oMath>
      <w:ins w:id="2607" w:author="PR Preview" w:date="2026-01-01T00:00:00Z">
        <w:r>
          <w:t xml:space="preserve"> </w:t>
        </w:r>
      </w:ins>
      <w:ins w:id="2608" w:author="PR Preview" w:date="2026-01-01T00:00:00Z">
        <w:r>
          <w:t xml:space="preserve">(</w:t>
        </w:r>
      </w:ins>
      <w:hyperlink w:anchor="def-hyperplane">
        <w:ins w:id="2609" w:author="PR Preview" w:date="2026-01-01T00:00:00Z">
          <w:r>
            <w:rPr>
              <w:rStyle w:val="Hyperlink"/>
            </w:rPr>
            <w:t xml:space="preserve">Definition 41</w:t>
          </w:r>
        </w:ins>
      </w:hyperlink>
      <w:ins w:id="2610" w:author="PR Preview" w:date="2026-01-01T00:00:00Z">
        <w:r>
          <w:t xml:space="preserve">),</w:t>
        </w:r>
      </w:ins>
      <w:ins w:id="2611" w:author="PR Preview" w:date="2026-01-01T00:00:00Z">
        <w:r>
          <w:t xml:space="preserve"> </w:t>
        </w:r>
      </w:ins>
      <w:ins w:id="2612" w:author="PR Preview" w:date="2026-01-01T00:00:00Z">
        <w:r>
          <w:t xml:space="preserve">and let</w:t>
        </w:r>
      </w:ins>
      <w:ins w:id="2613" w:author="PR Preview" w:date="2026-01-01T00:00:00Z">
        <w:r>
          <w:t xml:space="preserve"> </w:t>
        </w:r>
      </w:ins>
      <w:ins w:id="2614"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2615" w:author="PR Preview" w:date="2026-01-01T00:00:00Z">
        <w:r>
          <w:t xml:space="preserve"> </w:t>
        </w:r>
      </w:ins>
      <w:ins w:id="2616" w:author="PR Preview" w:date="2026-01-01T00:00:00Z">
        <w:r>
          <w:t xml:space="preserve">be the hyperplane with the same normal vector and offset</w:t>
        </w:r>
      </w:ins>
      <w:ins w:id="2617" w:author="PR Preview" w:date="2026-01-01T00:00:00Z">
        <w:r>
          <w:t xml:space="preserve"> </w:t>
        </w:r>
      </w:ins>
      <m:oMath>
        <m:r>
          <m:t>0</m:t>
        </m:r>
      </m:oMath>
      <w:ins w:id="2618"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4"/>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85" w:name="exm-hyperplane-subspace"/>
    <w:p>
      <w:pPr>
        <w:pStyle w:val="FirstParagraph"/>
      </w:pPr>
      <w:del w:id="2619" w:author="PR Preview" w:date="2026-01-01T00:00:00Z">
        <w:r>
          <w:rPr>
            <w:b/>
            <w:bCs/>
          </w:rPr>
          <w:delText xml:space="preserve">Example 73 (The plane</w:delText>
        </w:r>
      </w:del>
      <w:del w:id="2620"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2621" w:author="PR Preview" w:date="2026-01-01T00:00:00Z">
        <w:r>
          <w:rPr>
            <w:b/>
            <w:bCs/>
          </w:rPr>
          <w:delText xml:space="preserve"> </w:delText>
        </w:r>
      </w:del>
      <w:del w:id="2622" w:author="PR Preview" w:date="2026-01-01T00:00:00Z">
        <w:r>
          <w:rPr>
            <w:b/>
            <w:bCs/>
          </w:rPr>
          <w:delText xml:space="preserve">in</w:delText>
        </w:r>
      </w:del>
      <w:del w:id="2623" w:author="PR Preview" w:date="2026-01-01T00:00:00Z">
        <w:r>
          <w:rPr>
            <w:b/>
            <w:bCs/>
          </w:rPr>
          <w:delText xml:space="preserve"> </w:delText>
        </w:r>
      </w:del>
      <m:oMath>
        <m:sSup>
          <m:e>
            <m:r>
              <m:rPr>
                <m:scr m:val="double-struck"/>
                <m:sty m:val="p"/>
              </m:rPr>
              <m:t>R</m:t>
            </m:r>
          </m:e>
          <m:sup>
            <m:r>
              <m:t>3</m:t>
            </m:r>
          </m:sup>
        </m:sSup>
      </m:oMath>
      <w:del w:id="2624" w:author="PR Preview" w:date="2026-01-01T00:00:00Z">
        <w:r>
          <w:rPr>
            <w:b/>
            <w:bCs/>
          </w:rPr>
          <w:delText xml:space="preserve">)</w:delText>
        </w:r>
      </w:del>
      <w:del w:id="2625" w:author="PR Preview" w:date="2026-01-01T00:00:00Z">
        <w:r>
          <w:delText xml:space="preserve"> </w:delText>
        </w:r>
      </w:del>
      <w:del w:id="2626" w:author="PR Preview" w:date="2026-01-01T00:00:00Z">
        <w:r>
          <w:delText xml:space="preserve">Take</w:delText>
        </w:r>
      </w:del>
      <w:del w:id="2627" w:author="PR Preview" w:date="2026-01-01T00:00:00Z">
        <w:r>
          <w:delText xml:space="preserve"> </w:delText>
        </w:r>
      </w:del>
      <w:del w:id="2628" w:author="PR Preview" w:date="2026-01-01T00:00:00Z">
        <w:r>
          <w:delText xml:space="preserve">$\mathord{\smash[b]{\underset{\raise.3ex\hbox{$\scriptstyle\sim$}}{w}}\vphantom{w}} = (1, 1, 1)$</w:delText>
        </w:r>
      </w:del>
      <w:del w:id="2629" w:author="PR Preview" w:date="2026-01-01T00:00:00Z">
        <w:r>
          <w:delText xml:space="preserve"> </w:delText>
        </w:r>
      </w:del>
      <w:del w:id="2630" w:author="PR Preview" w:date="2026-01-01T00:00:00Z">
        <w:r>
          <w:delText xml:space="preserve">and</w:delText>
        </w:r>
      </w:del>
      <w:del w:id="2631" w:author="PR Preview" w:date="2026-01-01T00:00:00Z">
        <w:r>
          <w:delText xml:space="preserve"> </w:delText>
        </w:r>
      </w:del>
      <m:oMath>
        <m:r>
          <m:t>b</m:t>
        </m:r>
        <m:r>
          <m:rPr>
            <m:sty m:val="p"/>
          </m:rPr>
          <m:t>=</m:t>
        </m:r>
        <m:r>
          <m:rPr>
            <m:sty m:val="p"/>
          </m:rPr>
          <m:t>−</m:t>
        </m:r>
        <m:r>
          <m:t>1</m:t>
        </m:r>
      </m:oMath>
      <w:del w:id="2632" w:author="PR Preview" w:date="2026-01-01T00:00:00Z">
        <w:r>
          <w:delText xml:space="preserve">,</w:delText>
        </w:r>
      </w:del>
      <w:del w:id="2633" w:author="PR Preview" w:date="2026-01-01T00:00:00Z">
        <w:r>
          <w:delText xml:space="preserve"> </w:delText>
        </w:r>
      </w:del>
      <w:del w:id="2634" w:author="PR Preview" w:date="2026-01-01T00:00:00Z">
        <w:r>
          <w:delText xml:space="preserve">so</w:delText>
        </w:r>
      </w:del>
      <w:del w:id="2635" w:author="PR Preview" w:date="2026-01-01T00:00:00Z">
        <w:r>
          <w:delText xml:space="preserve"> </w:delText>
        </w:r>
      </w:del>
      <w:del w:id="2636" w:author="PR Preview" w:date="2026-01-01T00:00:00Z">
        <w:r>
          <w:delText xml:space="preserve">$\mathcal{H} = \mathopen{}\left\{\mathord{\smash[b]{\underset{\raise.3ex\hbox{$\scriptstyle\sim$}}{x}}\vphantom{x}}: x_1 + x_2 + x_3 - 1 = 0\right\}\mathclose{}$</w:delText>
        </w:r>
      </w:del>
      <w:del w:id="2637" w:author="PR Preview" w:date="2026-01-01T00:00:00Z">
        <w:r>
          <w:delText xml:space="preserve">,</w:delText>
        </w:r>
      </w:del>
      <w:del w:id="2638" w:author="PR Preview" w:date="2026-01-01T00:00:00Z">
        <w:r>
          <w:delText xml:space="preserve"> </w:delText>
        </w:r>
      </w:del>
      <w:del w:id="2639" w:author="PR Preview" w:date="2026-01-01T00:00:00Z">
        <w:r>
          <w:delText xml:space="preserve">the plane that</w:delText>
        </w:r>
      </w:del>
      <w:del w:id="2640" w:author="PR Preview" w:date="2026-01-01T00:00:00Z">
        <w:r>
          <w:delText xml:space="preserve"> </w:delText>
        </w:r>
      </w:del>
      <w:hyperlink w:anchor="exm-subspace-zero">
        <w:del w:id="2641" w:author="PR Preview" w:date="2026-01-01T00:00:00Z">
          <w:r>
            <w:rPr>
              <w:rStyle w:val="Hyperlink"/>
            </w:rPr>
            <w:delText xml:space="preserve">Example 39</w:delText>
          </w:r>
        </w:del>
      </w:hyperlink>
      <w:del w:id="2642" w:author="PR Preview" w:date="2026-01-01T00:00:00Z">
        <w:r>
          <w:delText xml:space="preserve"> </w:delText>
        </w:r>
      </w:del>
      <w:del w:id="2643" w:author="PR Preview" w:date="2026-01-01T00:00:00Z">
        <w:r>
          <w:delText xml:space="preserve">showed is not a subspace.</w:delText>
        </w:r>
      </w:del>
      <w:del w:id="2644" w:author="PR Preview" w:date="2026-01-01T00:00:00Z">
        <w:r>
          <w:delText xml:space="preserve"> </w:delText>
        </w:r>
      </w:del>
      <w:del w:id="2645" w:author="PR Preview" w:date="2026-01-01T00:00:00Z">
        <w:r>
          <w:delText xml:space="preserve">By part 1,</w:delText>
        </w:r>
      </w:del>
      <w:del w:id="2646" w:author="PR Preview" w:date="2026-01-01T00:00:00Z">
        <w:r>
          <w:delText xml:space="preserve"> </w:delText>
        </w:r>
      </w:del>
      <w:del w:id="2647" w:author="PR Preview" w:date="2026-01-01T00:00:00Z">
        <w:r>
          <w:delText xml:space="preserve">$\mathcal{H}_0 = \mathopen{}\left\{\mathord{\smash[b]{\underset{\raise.3ex\hbox{$\scriptstyle\sim$}}{x}}\vphantom{x}}: x_1 + x_2 + x_3 = 0\right\}\mathclose{}$</w:delText>
        </w:r>
      </w:del>
      <w:del w:id="2648" w:author="PR Preview" w:date="2026-01-01T00:00:00Z">
        <w:r>
          <w:delText xml:space="preserve"> </w:delText>
        </w:r>
      </w:del>
      <w:del w:id="2649" w:author="PR Preview" w:date="2026-01-01T00:00:00Z">
        <w:r>
          <w:delText xml:space="preserve">is a subspace of dimension</w:delText>
        </w:r>
      </w:del>
      <w:del w:id="2650" w:author="PR Preview" w:date="2026-01-01T00:00:00Z">
        <w:r>
          <w:delText xml:space="preserve"> </w:delText>
        </w:r>
      </w:del>
      <m:oMath>
        <m:r>
          <m:t>3</m:t>
        </m:r>
        <m:r>
          <m:rPr>
            <m:sty m:val="p"/>
          </m:rPr>
          <m:t>−</m:t>
        </m:r>
        <m:r>
          <m:t>1</m:t>
        </m:r>
        <m:r>
          <m:rPr>
            <m:sty m:val="p"/>
          </m:rPr>
          <m:t>=</m:t>
        </m:r>
        <m:r>
          <m:t>2</m:t>
        </m:r>
      </m:oMath>
      <w:del w:id="2651" w:author="PR Preview" w:date="2026-01-01T00:00:00Z">
        <w:r>
          <w:delText xml:space="preserve">.</w:delText>
        </w:r>
      </w:del>
    </w:p>
    <w:p>
      <w:pPr>
        <w:pStyle w:val="FirstParagraph"/>
      </w:pPr>
      <w:ins w:id="2652" w:author="PR Preview" w:date="2026-01-01T00:00:00Z">
        <w:r>
          <w:rPr>
            <w:b/>
            <w:bCs/>
          </w:rPr>
          <w:t xml:space="preserve">Example 75 (The plane</w:t>
        </w:r>
      </w:ins>
      <w:ins w:id="2653"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2654" w:author="PR Preview" w:date="2026-01-01T00:00:00Z">
        <w:r>
          <w:rPr>
            <w:b/>
            <w:bCs/>
          </w:rPr>
          <w:t xml:space="preserve"> </w:t>
        </w:r>
      </w:ins>
      <w:ins w:id="2655" w:author="PR Preview" w:date="2026-01-01T00:00:00Z">
        <w:r>
          <w:rPr>
            <w:b/>
            <w:bCs/>
          </w:rPr>
          <w:t xml:space="preserve">in</w:t>
        </w:r>
      </w:ins>
      <w:ins w:id="2656" w:author="PR Preview" w:date="2026-01-01T00:00:00Z">
        <w:r>
          <w:rPr>
            <w:b/>
            <w:bCs/>
          </w:rPr>
          <w:t xml:space="preserve"> </w:t>
        </w:r>
      </w:ins>
      <m:oMath>
        <m:sSup>
          <m:e>
            <m:r>
              <m:rPr>
                <m:scr m:val="double-struck"/>
                <m:sty m:val="p"/>
              </m:rPr>
              <m:t>R</m:t>
            </m:r>
          </m:e>
          <m:sup>
            <m:r>
              <m:t>3</m:t>
            </m:r>
          </m:sup>
        </m:sSup>
      </m:oMath>
      <w:ins w:id="2657" w:author="PR Preview" w:date="2026-01-01T00:00:00Z">
        <w:r>
          <w:rPr>
            <w:b/>
            <w:bCs/>
          </w:rPr>
          <w:t xml:space="preserve">)</w:t>
        </w:r>
      </w:ins>
      <w:ins w:id="2658" w:author="PR Preview" w:date="2026-01-01T00:00:00Z">
        <w:r>
          <w:t xml:space="preserve"> </w:t>
        </w:r>
      </w:ins>
      <w:ins w:id="2659" w:author="PR Preview" w:date="2026-01-01T00:00:00Z">
        <w:r>
          <w:t xml:space="preserve">Take</w:t>
        </w:r>
      </w:ins>
      <w:ins w:id="2660" w:author="PR Preview" w:date="2026-01-01T00:00:00Z">
        <w:r>
          <w:t xml:space="preserve"> </w:t>
        </w:r>
      </w:ins>
      <w:ins w:id="2661" w:author="PR Preview" w:date="2026-01-01T00:00:00Z">
        <w:r>
          <w:t xml:space="preserve">$\mathord{\smash[b]{\underset{\raise.3ex\hbox{$\scriptstyle\sim$}}{w}}\vphantom{w}} = (1, 1, 1)$</w:t>
        </w:r>
      </w:ins>
      <w:ins w:id="2662" w:author="PR Preview" w:date="2026-01-01T00:00:00Z">
        <w:r>
          <w:t xml:space="preserve"> </w:t>
        </w:r>
      </w:ins>
      <w:ins w:id="2663" w:author="PR Preview" w:date="2026-01-01T00:00:00Z">
        <w:r>
          <w:t xml:space="preserve">and</w:t>
        </w:r>
      </w:ins>
      <w:ins w:id="2664" w:author="PR Preview" w:date="2026-01-01T00:00:00Z">
        <w:r>
          <w:t xml:space="preserve"> </w:t>
        </w:r>
      </w:ins>
      <m:oMath>
        <m:r>
          <m:t>b</m:t>
        </m:r>
        <m:r>
          <m:rPr>
            <m:sty m:val="p"/>
          </m:rPr>
          <m:t>=</m:t>
        </m:r>
        <m:r>
          <m:rPr>
            <m:sty m:val="p"/>
          </m:rPr>
          <m:t>−</m:t>
        </m:r>
        <m:r>
          <m:t>1</m:t>
        </m:r>
      </m:oMath>
      <w:ins w:id="2665" w:author="PR Preview" w:date="2026-01-01T00:00:00Z">
        <w:r>
          <w:t xml:space="preserve">,</w:t>
        </w:r>
      </w:ins>
      <w:ins w:id="2666" w:author="PR Preview" w:date="2026-01-01T00:00:00Z">
        <w:r>
          <w:t xml:space="preserve"> </w:t>
        </w:r>
      </w:ins>
      <w:ins w:id="2667" w:author="PR Preview" w:date="2026-01-01T00:00:00Z">
        <w:r>
          <w:t xml:space="preserve">so</w:t>
        </w:r>
      </w:ins>
      <w:ins w:id="2668" w:author="PR Preview" w:date="2026-01-01T00:00:00Z">
        <w:r>
          <w:t xml:space="preserve"> </w:t>
        </w:r>
      </w:ins>
      <w:ins w:id="2669" w:author="PR Preview" w:date="2026-01-01T00:00:00Z">
        <w:r>
          <w:t xml:space="preserve">$\mathcal{H} = \mathopen{}\left\{\mathord{\smash[b]{\underset{\raise.3ex\hbox{$\scriptstyle\sim$}}{x}}\vphantom{x}}: x_1 + x_2 + x_3 - 1 = 0\right\}\mathclose{}$</w:t>
        </w:r>
      </w:ins>
      <w:ins w:id="2670" w:author="PR Preview" w:date="2026-01-01T00:00:00Z">
        <w:r>
          <w:t xml:space="preserve">,</w:t>
        </w:r>
      </w:ins>
      <w:ins w:id="2671" w:author="PR Preview" w:date="2026-01-01T00:00:00Z">
        <w:r>
          <w:t xml:space="preserve"> </w:t>
        </w:r>
      </w:ins>
      <w:ins w:id="2672" w:author="PR Preview" w:date="2026-01-01T00:00:00Z">
        <w:r>
          <w:t xml:space="preserve">the plane that</w:t>
        </w:r>
      </w:ins>
      <w:ins w:id="2673" w:author="PR Preview" w:date="2026-01-01T00:00:00Z">
        <w:r>
          <w:t xml:space="preserve"> </w:t>
        </w:r>
      </w:ins>
      <w:hyperlink w:anchor="exm-subspace-zero">
        <w:ins w:id="2674" w:author="PR Preview" w:date="2026-01-01T00:00:00Z">
          <w:r>
            <w:rPr>
              <w:rStyle w:val="Hyperlink"/>
            </w:rPr>
            <w:t xml:space="preserve">Example 39</w:t>
          </w:r>
        </w:ins>
      </w:hyperlink>
      <w:ins w:id="2675" w:author="PR Preview" w:date="2026-01-01T00:00:00Z">
        <w:r>
          <w:t xml:space="preserve"> </w:t>
        </w:r>
      </w:ins>
      <w:ins w:id="2676" w:author="PR Preview" w:date="2026-01-01T00:00:00Z">
        <w:r>
          <w:t xml:space="preserve">showed is not a subspace.</w:t>
        </w:r>
      </w:ins>
      <w:ins w:id="2677" w:author="PR Preview" w:date="2026-01-01T00:00:00Z">
        <w:r>
          <w:t xml:space="preserve"> </w:t>
        </w:r>
      </w:ins>
      <w:ins w:id="2678" w:author="PR Preview" w:date="2026-01-01T00:00:00Z">
        <w:r>
          <w:t xml:space="preserve">By part 1,</w:t>
        </w:r>
      </w:ins>
      <w:ins w:id="2679" w:author="PR Preview" w:date="2026-01-01T00:00:00Z">
        <w:r>
          <w:t xml:space="preserve"> </w:t>
        </w:r>
      </w:ins>
      <w:ins w:id="2680" w:author="PR Preview" w:date="2026-01-01T00:00:00Z">
        <w:r>
          <w:t xml:space="preserve">$\mathcal{H}_0 = \mathopen{}\left\{\mathord{\smash[b]{\underset{\raise.3ex\hbox{$\scriptstyle\sim$}}{x}}\vphantom{x}}: x_1 + x_2 + x_3 = 0\right\}\mathclose{}$</w:t>
        </w:r>
      </w:ins>
      <w:ins w:id="2681" w:author="PR Preview" w:date="2026-01-01T00:00:00Z">
        <w:r>
          <w:t xml:space="preserve"> </w:t>
        </w:r>
      </w:ins>
      <w:ins w:id="2682" w:author="PR Preview" w:date="2026-01-01T00:00:00Z">
        <w:r>
          <w:t xml:space="preserve">is a subspace of dimension</w:t>
        </w:r>
      </w:ins>
      <w:ins w:id="2683" w:author="PR Preview" w:date="2026-01-01T00:00:00Z">
        <w:r>
          <w:t xml:space="preserve"> </w:t>
        </w:r>
      </w:ins>
      <m:oMath>
        <m:r>
          <m:t>3</m:t>
        </m:r>
        <m:r>
          <m:rPr>
            <m:sty m:val="p"/>
          </m:rPr>
          <m:t>−</m:t>
        </m:r>
        <m:r>
          <m:t>1</m:t>
        </m:r>
        <m:r>
          <m:rPr>
            <m:sty m:val="p"/>
          </m:rPr>
          <m:t>=</m:t>
        </m:r>
        <m:r>
          <m:t>2</m:t>
        </m:r>
      </m:oMath>
      <w:ins w:id="2684" w:author="PR Preview" w:date="2026-01-01T00:00:00Z">
        <w:r>
          <w:t xml:space="preserve">.</w:t>
        </w:r>
      </w:ins>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5"/>
    <w:bookmarkStart w:id="286" w:name="thm-hyperplane-origin"/>
    <w:p>
      <w:pPr>
        <w:pStyle w:val="FirstParagraph"/>
      </w:pPr>
      <w:del w:id="2685" w:author="PR Preview" w:date="2026-01-01T00:00:00Z">
        <w:r>
          <w:rPr>
            <w:b/>
            <w:bCs/>
          </w:rPr>
          <w:delText xml:space="preserve">Theorem 43 (Where a hyperplane passes, and its shape in</w:delText>
        </w:r>
      </w:del>
      <w:del w:id="2686" w:author="PR Preview" w:date="2026-01-01T00:00:00Z">
        <w:r>
          <w:rPr>
            <w:b/>
            <w:bCs/>
          </w:rPr>
          <w:delText xml:space="preserve"> </w:delText>
        </w:r>
      </w:del>
      <m:oMath>
        <m:sSup>
          <m:e>
            <m:r>
              <m:rPr>
                <m:scr m:val="double-struck"/>
                <m:sty m:val="p"/>
              </m:rPr>
              <m:t>R</m:t>
            </m:r>
          </m:e>
          <m:sup>
            <m:r>
              <m:t>2</m:t>
            </m:r>
          </m:sup>
        </m:sSup>
      </m:oMath>
      <w:del w:id="2687" w:author="PR Preview" w:date="2026-01-01T00:00:00Z">
        <w:r>
          <w:rPr>
            <w:b/>
            <w:bCs/>
          </w:rPr>
          <w:delText xml:space="preserve"> </w:delText>
        </w:r>
      </w:del>
      <w:del w:id="2688" w:author="PR Preview" w:date="2026-01-01T00:00:00Z">
        <w:r>
          <w:rPr>
            <w:b/>
            <w:bCs/>
          </w:rPr>
          <w:delText xml:space="preserve">and</w:delText>
        </w:r>
      </w:del>
      <w:del w:id="2689" w:author="PR Preview" w:date="2026-01-01T00:00:00Z">
        <w:r>
          <w:rPr>
            <w:b/>
            <w:bCs/>
          </w:rPr>
          <w:delText xml:space="preserve"> </w:delText>
        </w:r>
      </w:del>
      <m:oMath>
        <m:sSup>
          <m:e>
            <m:r>
              <m:rPr>
                <m:scr m:val="double-struck"/>
                <m:sty m:val="p"/>
              </m:rPr>
              <m:t>R</m:t>
            </m:r>
          </m:e>
          <m:sup>
            <m:r>
              <m:t>3</m:t>
            </m:r>
          </m:sup>
        </m:sSup>
      </m:oMath>
      <w:del w:id="2690" w:author="PR Preview" w:date="2026-01-01T00:00:00Z">
        <w:r>
          <w:rPr>
            <w:b/>
            <w:bCs/>
          </w:rPr>
          <w:delText xml:space="preserve">)</w:delText>
        </w:r>
      </w:del>
      <w:del w:id="2691" w:author="PR Preview" w:date="2026-01-01T00:00:00Z">
        <w:r>
          <w:delText xml:space="preserve"> </w:delText>
        </w:r>
      </w:del>
      <w:del w:id="2692" w:author="PR Preview" w:date="2026-01-01T00:00:00Z">
        <w:r>
          <w:delText xml:space="preserve">Let</w:delText>
        </w:r>
      </w:del>
      <w:del w:id="2693" w:author="PR Preview" w:date="2026-01-01T00:00:00Z">
        <w:r>
          <w:delText xml:space="preserve"> </w:delText>
        </w:r>
      </w:del>
      <w:del w:id="2694"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2695" w:author="PR Preview" w:date="2026-01-01T00:00:00Z">
        <w:r>
          <w:delText xml:space="preserve"> </w:delText>
        </w:r>
      </w:del>
      <w:del w:id="2696" w:author="PR Preview" w:date="2026-01-01T00:00:00Z">
        <w:r>
          <w:delText xml:space="preserve">be a hyperplane (</w:delText>
        </w:r>
      </w:del>
      <w:hyperlink w:anchor="def-hyperplane">
        <w:del w:id="2697" w:author="PR Preview" w:date="2026-01-01T00:00:00Z">
          <w:r>
            <w:rPr>
              <w:rStyle w:val="Hyperlink"/>
            </w:rPr>
            <w:delText xml:space="preserve">Definition 41</w:delText>
          </w:r>
        </w:del>
      </w:hyperlink>
      <w:del w:id="2698" w:author="PR Preview" w:date="2026-01-01T00:00:00Z">
        <w:r>
          <w:delText xml:space="preserve">).</w:delText>
        </w:r>
      </w:del>
    </w:p>
    <w:p>
      <w:pPr>
        <w:pStyle w:val="FirstParagraph"/>
      </w:pPr>
      <w:ins w:id="2699" w:author="PR Preview" w:date="2026-01-01T00:00:00Z">
        <w:r>
          <w:rPr>
            <w:b/>
            <w:bCs/>
          </w:rPr>
          <w:t xml:space="preserve">Theorem 44 (Where a hyperplane passes, and its shape in</w:t>
        </w:r>
      </w:ins>
      <w:ins w:id="2700" w:author="PR Preview" w:date="2026-01-01T00:00:00Z">
        <w:r>
          <w:rPr>
            <w:b/>
            <w:bCs/>
          </w:rPr>
          <w:t xml:space="preserve"> </w:t>
        </w:r>
      </w:ins>
      <m:oMath>
        <m:sSup>
          <m:e>
            <m:r>
              <m:rPr>
                <m:scr m:val="double-struck"/>
                <m:sty m:val="p"/>
              </m:rPr>
              <m:t>R</m:t>
            </m:r>
          </m:e>
          <m:sup>
            <m:r>
              <m:t>2</m:t>
            </m:r>
          </m:sup>
        </m:sSup>
      </m:oMath>
      <w:ins w:id="2701" w:author="PR Preview" w:date="2026-01-01T00:00:00Z">
        <w:r>
          <w:rPr>
            <w:b/>
            <w:bCs/>
          </w:rPr>
          <w:t xml:space="preserve"> </w:t>
        </w:r>
      </w:ins>
      <w:ins w:id="2702" w:author="PR Preview" w:date="2026-01-01T00:00:00Z">
        <w:r>
          <w:rPr>
            <w:b/>
            <w:bCs/>
          </w:rPr>
          <w:t xml:space="preserve">and</w:t>
        </w:r>
      </w:ins>
      <w:ins w:id="2703" w:author="PR Preview" w:date="2026-01-01T00:00:00Z">
        <w:r>
          <w:rPr>
            <w:b/>
            <w:bCs/>
          </w:rPr>
          <w:t xml:space="preserve"> </w:t>
        </w:r>
      </w:ins>
      <m:oMath>
        <m:sSup>
          <m:e>
            <m:r>
              <m:rPr>
                <m:scr m:val="double-struck"/>
                <m:sty m:val="p"/>
              </m:rPr>
              <m:t>R</m:t>
            </m:r>
          </m:e>
          <m:sup>
            <m:r>
              <m:t>3</m:t>
            </m:r>
          </m:sup>
        </m:sSup>
      </m:oMath>
      <w:ins w:id="2704" w:author="PR Preview" w:date="2026-01-01T00:00:00Z">
        <w:r>
          <w:rPr>
            <w:b/>
            <w:bCs/>
          </w:rPr>
          <w:t xml:space="preserve">)</w:t>
        </w:r>
      </w:ins>
      <w:ins w:id="2705" w:author="PR Preview" w:date="2026-01-01T00:00:00Z">
        <w:r>
          <w:t xml:space="preserve"> </w:t>
        </w:r>
      </w:ins>
      <w:ins w:id="2706" w:author="PR Preview" w:date="2026-01-01T00:00:00Z">
        <w:r>
          <w:t xml:space="preserve">Let</w:t>
        </w:r>
      </w:ins>
      <w:ins w:id="2707" w:author="PR Preview" w:date="2026-01-01T00:00:00Z">
        <w:r>
          <w:t xml:space="preserve"> </w:t>
        </w:r>
      </w:ins>
      <w:ins w:id="2708"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2709" w:author="PR Preview" w:date="2026-01-01T00:00:00Z">
        <w:r>
          <w:t xml:space="preserve"> </w:t>
        </w:r>
      </w:ins>
      <w:ins w:id="2710" w:author="PR Preview" w:date="2026-01-01T00:00:00Z">
        <w:r>
          <w:t xml:space="preserve">be a hyperplane (</w:t>
        </w:r>
      </w:ins>
      <w:hyperlink w:anchor="def-hyperplane">
        <w:ins w:id="2711" w:author="PR Preview" w:date="2026-01-01T00:00:00Z">
          <w:r>
            <w:rPr>
              <w:rStyle w:val="Hyperlink"/>
            </w:rPr>
            <w:t xml:space="preserve">Definition 41</w:t>
          </w:r>
        </w:ins>
      </w:hyperlink>
      <w:ins w:id="2712" w:author="PR Preview" w:date="2026-01-01T00:00:00Z">
        <w:r>
          <w:t xml:space="preserve">).</w:t>
        </w:r>
      </w:ins>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6"/>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del w:id="2713" w:author="PR Preview" w:date="2026-01-01T00:00:00Z">
        <w:r>
          <w:rPr>
            <w:b/>
            <w:bCs/>
          </w:rPr>
          <w:delText xml:space="preserve">Parts 2 and 3.</w:delText>
        </w:r>
      </w:del>
      <w:del w:id="2714" w:author="PR Preview" w:date="2026-01-01T00:00:00Z">
        <w:r>
          <w:delText xml:space="preserve"> </w:delText>
        </w:r>
      </w:del>
      <w:del w:id="2715" w:author="PR Preview" w:date="2026-01-01T00:00:00Z">
        <w:r>
          <w:delText xml:space="preserve">By</w:delText>
        </w:r>
      </w:del>
      <w:del w:id="2716" w:author="PR Preview" w:date="2026-01-01T00:00:00Z">
        <w:r>
          <w:delText xml:space="preserve"> </w:delText>
        </w:r>
      </w:del>
      <w:hyperlink w:anchor="thm-hyperplane-subspace">
        <w:del w:id="2717" w:author="PR Preview" w:date="2026-01-01T00:00:00Z">
          <w:r>
            <w:rPr>
              <w:rStyle w:val="Hyperlink"/>
            </w:rPr>
            <w:delText xml:space="preserve">Theorem 42</w:delText>
          </w:r>
        </w:del>
      </w:hyperlink>
      <w:del w:id="2718" w:author="PR Preview" w:date="2026-01-01T00:00:00Z">
        <w:r>
          <w:delText xml:space="preserve">,</w:delText>
        </w:r>
      </w:del>
      <w:del w:id="2719" w:author="PR Preview" w:date="2026-01-01T00:00:00Z">
        <w:r>
          <w:delText xml:space="preserve"> </w:delText>
        </w:r>
      </w:del>
      <w:del w:id="2720" w:author="PR Preview" w:date="2026-01-01T00:00:00Z">
        <w:r>
          <w:delText xml:space="preserve">$\mathcal{H} = \mathopen{}\left\{\mathord{\smash[b]{\underset{\raise.3ex\hbox{$\scriptstyle\sim$}}{x}}\vphantom{x}}_0 + \mathord{\smash[b]{\underset{\raise.3ex\hbox{$\scriptstyle\sim$}}{s}}\vphantom{s}} : \mathord{\smash[b]{\underset{\raise.3ex\hbox{$\scriptstyle\sim$}}{s}}\vphantom{s}} \in \mathcal{H}_0\right\}\mathclose{}$</w:delText>
        </w:r>
      </w:del>
      <w:del w:id="2721" w:author="PR Preview" w:date="2026-01-01T00:00:00Z">
        <w:r>
          <w:delText xml:space="preserve"> </w:delText>
        </w:r>
      </w:del>
      <w:del w:id="2722" w:author="PR Preview" w:date="2026-01-01T00:00:00Z">
        <w:r>
          <w:delText xml:space="preserve">for any</w:delText>
        </w:r>
      </w:del>
      <w:del w:id="2723" w:author="PR Preview" w:date="2026-01-01T00:00:00Z">
        <w:r>
          <w:delText xml:space="preserve"> </w:delText>
        </w:r>
      </w:del>
      <w:del w:id="2724" w:author="PR Preview" w:date="2026-01-01T00:00:00Z">
        <w:r>
          <w:delText xml:space="preserve">$\mathord{\smash[b]{\underset{\raise.3ex\hbox{$\scriptstyle\sim$}}{x}}\vphantom{x}}_0 \in \mathcal{H}$</w:delText>
        </w:r>
      </w:del>
      <w:del w:id="2725" w:author="PR Preview" w:date="2026-01-01T00:00:00Z">
        <w:r>
          <w:delText xml:space="preserve">,</w:delText>
        </w:r>
      </w:del>
      <w:del w:id="2726" w:author="PR Preview" w:date="2026-01-01T00:00:00Z">
        <w:r>
          <w:delText xml:space="preserve"> </w:delText>
        </w:r>
      </w:del>
      <w:del w:id="2727" w:author="PR Preview" w:date="2026-01-01T00:00:00Z">
        <w:r>
          <w:delText xml:space="preserve">where</w:delText>
        </w:r>
      </w:del>
      <w:del w:id="2728" w:author="PR Preview" w:date="2026-01-01T00:00:00Z">
        <w:r>
          <w:delText xml:space="preserve"> </w:delText>
        </w:r>
      </w:del>
      <m:oMath>
        <m:sSub>
          <m:e>
            <m:r>
              <m:rPr>
                <m:scr m:val="script"/>
                <m:sty m:val="p"/>
              </m:rPr>
              <m:t>H</m:t>
            </m:r>
          </m:e>
          <m:sub>
            <m:r>
              <m:t>0</m:t>
            </m:r>
          </m:sub>
        </m:sSub>
      </m:oMath>
      <w:del w:id="2729" w:author="PR Preview" w:date="2026-01-01T00:00:00Z">
        <w:r>
          <w:delText xml:space="preserve"> </w:delText>
        </w:r>
      </w:del>
      <w:del w:id="2730" w:author="PR Preview" w:date="2026-01-01T00:00:00Z">
        <w:r>
          <w:delText xml:space="preserve">is a subspace of</w:delText>
        </w:r>
      </w:del>
      <w:del w:id="2731" w:author="PR Preview" w:date="2026-01-01T00:00:00Z">
        <w:r>
          <w:delText xml:space="preserve"> </w:delText>
        </w:r>
      </w:del>
      <m:oMath>
        <m:sSup>
          <m:e>
            <m:r>
              <m:rPr>
                <m:scr m:val="double-struck"/>
                <m:sty m:val="p"/>
              </m:rPr>
              <m:t>R</m:t>
            </m:r>
          </m:e>
          <m:sup>
            <m:r>
              <m:t>p</m:t>
            </m:r>
          </m:sup>
        </m:sSup>
      </m:oMath>
      <w:del w:id="2732" w:author="PR Preview" w:date="2026-01-01T00:00:00Z">
        <w:r>
          <w:delText xml:space="preserve"> </w:delText>
        </w:r>
      </w:del>
      <w:del w:id="2733" w:author="PR Preview" w:date="2026-01-01T00:00:00Z">
        <w:r>
          <w:delText xml:space="preserve">of dimension</w:delText>
        </w:r>
      </w:del>
      <w:del w:id="2734" w:author="PR Preview" w:date="2026-01-01T00:00:00Z">
        <w:r>
          <w:delText xml:space="preserve"> </w:delText>
        </w:r>
      </w:del>
      <m:oMath>
        <m:r>
          <m:t>p</m:t>
        </m:r>
        <m:r>
          <m:rPr>
            <m:sty m:val="p"/>
          </m:rPr>
          <m:t>−</m:t>
        </m:r>
        <m:r>
          <m:t>1</m:t>
        </m:r>
      </m:oMath>
      <w:del w:id="2735" w:author="PR Preview" w:date="2026-01-01T00:00:00Z">
        <w:r>
          <w:delText xml:space="preserve">.</w:delText>
        </w:r>
      </w:del>
    </w:p>
    <w:p>
      <w:pPr>
        <w:pStyle w:val="BodyText"/>
      </w:pPr>
      <w:ins w:id="2736" w:author="PR Preview" w:date="2026-01-01T00:00:00Z">
        <w:r>
          <w:rPr>
            <w:b/>
            <w:bCs/>
          </w:rPr>
          <w:t xml:space="preserve">Parts 2 and 3.</w:t>
        </w:r>
      </w:ins>
      <w:ins w:id="2737" w:author="PR Preview" w:date="2026-01-01T00:00:00Z">
        <w:r>
          <w:t xml:space="preserve"> </w:t>
        </w:r>
      </w:ins>
      <w:ins w:id="2738" w:author="PR Preview" w:date="2026-01-01T00:00:00Z">
        <w:r>
          <w:t xml:space="preserve">By</w:t>
        </w:r>
      </w:ins>
      <w:ins w:id="2739" w:author="PR Preview" w:date="2026-01-01T00:00:00Z">
        <w:r>
          <w:t xml:space="preserve"> </w:t>
        </w:r>
      </w:ins>
      <w:hyperlink w:anchor="thm-hyperplane-subspace">
        <w:ins w:id="2740" w:author="PR Preview" w:date="2026-01-01T00:00:00Z">
          <w:r>
            <w:rPr>
              <w:rStyle w:val="Hyperlink"/>
            </w:rPr>
            <w:t xml:space="preserve">Theorem 43</w:t>
          </w:r>
        </w:ins>
      </w:hyperlink>
      <w:ins w:id="2741" w:author="PR Preview" w:date="2026-01-01T00:00:00Z">
        <w:r>
          <w:t xml:space="preserve">,</w:t>
        </w:r>
      </w:ins>
      <w:ins w:id="2742" w:author="PR Preview" w:date="2026-01-01T00:00:00Z">
        <w:r>
          <w:t xml:space="preserve"> </w:t>
        </w:r>
      </w:ins>
      <w:ins w:id="2743"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2744" w:author="PR Preview" w:date="2026-01-01T00:00:00Z">
        <w:r>
          <w:t xml:space="preserve"> </w:t>
        </w:r>
      </w:ins>
      <w:ins w:id="2745" w:author="PR Preview" w:date="2026-01-01T00:00:00Z">
        <w:r>
          <w:t xml:space="preserve">for any</w:t>
        </w:r>
      </w:ins>
      <w:ins w:id="2746" w:author="PR Preview" w:date="2026-01-01T00:00:00Z">
        <w:r>
          <w:t xml:space="preserve"> </w:t>
        </w:r>
      </w:ins>
      <w:ins w:id="2747" w:author="PR Preview" w:date="2026-01-01T00:00:00Z">
        <w:r>
          <w:t xml:space="preserve">$\mathord{\smash[b]{\underset{\raise.3ex\hbox{$\scriptstyle\sim$}}{x}}\vphantom{x}}_0 \in \mathcal{H}$</w:t>
        </w:r>
      </w:ins>
      <w:ins w:id="2748" w:author="PR Preview" w:date="2026-01-01T00:00:00Z">
        <w:r>
          <w:t xml:space="preserve">,</w:t>
        </w:r>
      </w:ins>
      <w:ins w:id="2749" w:author="PR Preview" w:date="2026-01-01T00:00:00Z">
        <w:r>
          <w:t xml:space="preserve"> </w:t>
        </w:r>
      </w:ins>
      <w:ins w:id="2750" w:author="PR Preview" w:date="2026-01-01T00:00:00Z">
        <w:r>
          <w:t xml:space="preserve">where</w:t>
        </w:r>
      </w:ins>
      <w:ins w:id="2751" w:author="PR Preview" w:date="2026-01-01T00:00:00Z">
        <w:r>
          <w:t xml:space="preserve"> </w:t>
        </w:r>
      </w:ins>
      <m:oMath>
        <m:sSub>
          <m:e>
            <m:r>
              <m:rPr>
                <m:scr m:val="script"/>
                <m:sty m:val="p"/>
              </m:rPr>
              <m:t>H</m:t>
            </m:r>
          </m:e>
          <m:sub>
            <m:r>
              <m:t>0</m:t>
            </m:r>
          </m:sub>
        </m:sSub>
      </m:oMath>
      <w:ins w:id="2752" w:author="PR Preview" w:date="2026-01-01T00:00:00Z">
        <w:r>
          <w:t xml:space="preserve"> </w:t>
        </w:r>
      </w:ins>
      <w:ins w:id="2753" w:author="PR Preview" w:date="2026-01-01T00:00:00Z">
        <w:r>
          <w:t xml:space="preserve">is a subspace of</w:t>
        </w:r>
      </w:ins>
      <w:ins w:id="2754" w:author="PR Preview" w:date="2026-01-01T00:00:00Z">
        <w:r>
          <w:t xml:space="preserve"> </w:t>
        </w:r>
      </w:ins>
      <m:oMath>
        <m:sSup>
          <m:e>
            <m:r>
              <m:rPr>
                <m:scr m:val="double-struck"/>
                <m:sty m:val="p"/>
              </m:rPr>
              <m:t>R</m:t>
            </m:r>
          </m:e>
          <m:sup>
            <m:r>
              <m:t>p</m:t>
            </m:r>
          </m:sup>
        </m:sSup>
      </m:oMath>
      <w:ins w:id="2755" w:author="PR Preview" w:date="2026-01-01T00:00:00Z">
        <w:r>
          <w:t xml:space="preserve"> </w:t>
        </w:r>
      </w:ins>
      <w:ins w:id="2756" w:author="PR Preview" w:date="2026-01-01T00:00:00Z">
        <w:r>
          <w:t xml:space="preserve">of dimension</w:t>
        </w:r>
      </w:ins>
      <w:ins w:id="2757" w:author="PR Preview" w:date="2026-01-01T00:00:00Z">
        <w:r>
          <w:t xml:space="preserve"> </w:t>
        </w:r>
      </w:ins>
      <m:oMath>
        <m:r>
          <m:t>p</m:t>
        </m:r>
        <m:r>
          <m:rPr>
            <m:sty m:val="p"/>
          </m:rPr>
          <m:t>−</m:t>
        </m:r>
        <m:r>
          <m:t>1</m:t>
        </m:r>
      </m:oMath>
      <w:ins w:id="2758" w:author="PR Preview" w:date="2026-01-01T00:00:00Z">
        <w:r>
          <w:t xml:space="preserve">.</w:t>
        </w:r>
      </w:ins>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7" w:name="exm-hyperplane-origin"/>
    <w:p>
      <w:pPr>
        <w:pStyle w:val="BodyText"/>
      </w:pPr>
      <w:del w:id="2759" w:author="PR Preview" w:date="2026-01-01T00:00:00Z">
        <w:r>
          <w:rPr>
            <w:b/>
            <w:bCs/>
          </w:rPr>
          <w:delText xml:space="preserve">Example 74 (A line in</w:delText>
        </w:r>
      </w:del>
      <w:del w:id="2760" w:author="PR Preview" w:date="2026-01-01T00:00:00Z">
        <w:r>
          <w:rPr>
            <w:b/>
            <w:bCs/>
          </w:rPr>
          <w:delText xml:space="preserve"> </w:delText>
        </w:r>
      </w:del>
      <m:oMath>
        <m:sSup>
          <m:e>
            <m:r>
              <m:rPr>
                <m:scr m:val="double-struck"/>
                <m:sty m:val="p"/>
              </m:rPr>
              <m:t>R</m:t>
            </m:r>
          </m:e>
          <m:sup>
            <m:r>
              <m:t>2</m:t>
            </m:r>
          </m:sup>
        </m:sSup>
      </m:oMath>
      <w:del w:id="2761" w:author="PR Preview" w:date="2026-01-01T00:00:00Z">
        <w:r>
          <w:rPr>
            <w:b/>
            <w:bCs/>
          </w:rPr>
          <w:delText xml:space="preserve"> </w:delText>
        </w:r>
      </w:del>
      <w:del w:id="2762" w:author="PR Preview" w:date="2026-01-01T00:00:00Z">
        <w:r>
          <w:rPr>
            <w:b/>
            <w:bCs/>
          </w:rPr>
          <w:delText xml:space="preserve">and a plane in</w:delText>
        </w:r>
      </w:del>
      <w:del w:id="2763" w:author="PR Preview" w:date="2026-01-01T00:00:00Z">
        <w:r>
          <w:rPr>
            <w:b/>
            <w:bCs/>
          </w:rPr>
          <w:delText xml:space="preserve"> </w:delText>
        </w:r>
      </w:del>
      <m:oMath>
        <m:sSup>
          <m:e>
            <m:r>
              <m:rPr>
                <m:scr m:val="double-struck"/>
                <m:sty m:val="p"/>
              </m:rPr>
              <m:t>R</m:t>
            </m:r>
          </m:e>
          <m:sup>
            <m:r>
              <m:t>3</m:t>
            </m:r>
          </m:sup>
        </m:sSup>
      </m:oMath>
      <w:del w:id="2764" w:author="PR Preview" w:date="2026-01-01T00:00:00Z">
        <w:r>
          <w:rPr>
            <w:b/>
            <w:bCs/>
          </w:rPr>
          <w:delText xml:space="preserve">, checked on a grid of points)</w:delText>
        </w:r>
      </w:del>
      <w:del w:id="2765" w:author="PR Preview" w:date="2026-01-01T00:00:00Z">
        <w:r>
          <w:delText xml:space="preserve"> </w:delText>
        </w:r>
      </w:del>
      <w:del w:id="2766" w:author="PR Preview" w:date="2026-01-01T00:00:00Z">
        <w:r>
          <w:delText xml:space="preserve">In</w:delText>
        </w:r>
      </w:del>
      <w:del w:id="2767" w:author="PR Preview" w:date="2026-01-01T00:00:00Z">
        <w:r>
          <w:delText xml:space="preserve"> </w:delText>
        </w:r>
      </w:del>
      <m:oMath>
        <m:sSup>
          <m:e>
            <m:r>
              <m:rPr>
                <m:scr m:val="double-struck"/>
                <m:sty m:val="p"/>
              </m:rPr>
              <m:t>R</m:t>
            </m:r>
          </m:e>
          <m:sup>
            <m:r>
              <m:t>2</m:t>
            </m:r>
          </m:sup>
        </m:sSup>
      </m:oMath>
      <w:del w:id="2768" w:author="PR Preview" w:date="2026-01-01T00:00:00Z">
        <w:r>
          <w:delText xml:space="preserve">, take</w:delText>
        </w:r>
      </w:del>
      <w:del w:id="2769" w:author="PR Preview" w:date="2026-01-01T00:00:00Z">
        <w:r>
          <w:delText xml:space="preserve"> </w:delText>
        </w:r>
      </w:del>
      <w:del w:id="2770" w:author="PR Preview" w:date="2026-01-01T00:00:00Z">
        <w:r>
          <w:delText xml:space="preserve">$\mathord{\smash[b]{\underset{\raise.3ex\hbox{$\scriptstyle\sim$}}{w}}\vphantom{w}} = (1, 1)$</w:delText>
        </w:r>
      </w:del>
      <w:del w:id="2771" w:author="PR Preview" w:date="2026-01-01T00:00:00Z">
        <w:r>
          <w:delText xml:space="preserve"> </w:delText>
        </w:r>
      </w:del>
      <w:del w:id="2772" w:author="PR Preview" w:date="2026-01-01T00:00:00Z">
        <w:r>
          <w:delText xml:space="preserve">and</w:delText>
        </w:r>
      </w:del>
      <w:del w:id="2773" w:author="PR Preview" w:date="2026-01-01T00:00:00Z">
        <w:r>
          <w:delText xml:space="preserve"> </w:delText>
        </w:r>
      </w:del>
      <m:oMath>
        <m:r>
          <m:t>b</m:t>
        </m:r>
        <m:r>
          <m:rPr>
            <m:sty m:val="p"/>
          </m:rPr>
          <m:t>=</m:t>
        </m:r>
        <m:r>
          <m:rPr>
            <m:sty m:val="p"/>
          </m:rPr>
          <m:t>−</m:t>
        </m:r>
        <m:r>
          <m:t>1</m:t>
        </m:r>
      </m:oMath>
      <w:del w:id="2774" w:author="PR Preview" w:date="2026-01-01T00:00:00Z">
        <w:r>
          <w:delText xml:space="preserve">, the line of</w:delText>
        </w:r>
      </w:del>
      <w:del w:id="2775" w:author="PR Preview" w:date="2026-01-01T00:00:00Z">
        <w:r>
          <w:delText xml:space="preserve"> </w:delText>
        </w:r>
      </w:del>
      <w:hyperlink w:anchor="exm-hyperplane">
        <w:del w:id="2776" w:author="PR Preview" w:date="2026-01-01T00:00:00Z">
          <w:r>
            <w:rPr>
              <w:rStyle w:val="Hyperlink"/>
            </w:rPr>
            <w:delText xml:space="preserve">Example 33</w:delText>
          </w:r>
        </w:del>
      </w:hyperlink>
      <w:del w:id="2777" w:author="PR Preview" w:date="2026-01-01T00:00:00Z">
        <w:r>
          <w:delText xml:space="preserve">.</w:delText>
        </w:r>
      </w:del>
      <w:del w:id="2778" w:author="PR Preview" w:date="2026-01-01T00:00:00Z">
        <w:r>
          <w:delText xml:space="preserve"> </w:delText>
        </w:r>
      </w:del>
      <w:del w:id="2779" w:author="PR Preview" w:date="2026-01-01T00:00:00Z">
        <w:r>
          <w:delText xml:space="preserve">The point</w:delText>
        </w:r>
      </w:del>
      <w:del w:id="2780" w:author="PR Preview" w:date="2026-01-01T00:00:00Z">
        <w:r>
          <w:delText xml:space="preserve"> </w:delText>
        </w:r>
      </w:del>
      <w:del w:id="2781" w:author="PR Preview" w:date="2026-01-01T00:00:00Z">
        <w:r>
          <w:delText xml:space="preserve">$\mathord{\smash[b]{\underset{\raise.3ex\hbox{$\scriptstyle\sim$}}{x}}\vphantom{x}}_0 = -\frac{b}{\mathord{\smash[b]{\underset{\raise.3ex\hbox{$\scriptstyle\sim$}}{w}}\vphantom{w}} \cdot \mathord{\smash[b]{\underset{\raise.3ex\hbox{$\scriptstyle\sim$}}{w}}\vphantom{w}}}\,\mathord{\smash[b]{\underset{\raise.3ex\hbox{$\scriptstyle\sim$}}{w}}\vphantom{w}}$</w:delText>
        </w:r>
      </w:del>
      <w:del w:id="2782" w:author="PR Preview" w:date="2026-01-01T00:00:00Z">
        <w:r>
          <w:delText xml:space="preserve"> </w:delText>
        </w:r>
      </w:del>
      <w:del w:id="2783" w:author="PR Preview" w:date="2026-01-01T00:00:00Z">
        <w:r>
          <w:delText xml:space="preserve">is on it,</w:delText>
        </w:r>
      </w:del>
      <w:del w:id="2784" w:author="PR Preview" w:date="2026-01-01T00:00:00Z">
        <w:r>
          <w:delText xml:space="preserve"> </w:delText>
        </w:r>
      </w:del>
      <w:del w:id="2785" w:author="PR Preview" w:date="2026-01-01T00:00:00Z">
        <w:r>
          <w:delText xml:space="preserve">and the vector</w:delText>
        </w:r>
      </w:del>
      <w:del w:id="2786" w:author="PR Preview" w:date="2026-01-01T00:00:00Z">
        <w:r>
          <w:delText xml:space="preserve"> </w:delText>
        </w:r>
      </w:del>
      <w:del w:id="2787" w:author="PR Preview" w:date="2026-01-01T00:00:00Z">
        <w:r>
          <w:delText xml:space="preserve">$\mathord{\smash[b]{\underset{\raise.3ex\hbox{$\scriptstyle\sim$}}{v}}\vphantom{v}} = (-w_2, w_1)$</w:delText>
        </w:r>
      </w:del>
      <w:del w:id="2788" w:author="PR Preview" w:date="2026-01-01T00:00:00Z">
        <w:r>
          <w:delText xml:space="preserve"> </w:delText>
        </w:r>
      </w:del>
      <w:del w:id="2789" w:author="PR Preview" w:date="2026-01-01T00:00:00Z">
        <w:r>
          <w:delText xml:space="preserve">is nonzero with</w:delText>
        </w:r>
      </w:del>
      <w:del w:id="2790" w:author="PR Preview" w:date="2026-01-01T00:00:00Z">
        <w:r>
          <w:delText xml:space="preserve"> </w:delText>
        </w:r>
      </w:del>
      <w:del w:id="2791" w:author="PR Preview" w:date="2026-01-01T00:00:00Z">
        <w:r>
          <w:delText xml:space="preserve">$\mathord{\smash[b]{\underset{\raise.3ex\hbox{$\scriptstyle\sim$}}{w}}\vphantom{w}} \cdot \mathord{\smash[b]{\underset{\raise.3ex\hbox{$\scriptstyle\sim$}}{v}}\vphantom{v}} = 0$</w:delText>
        </w:r>
      </w:del>
      <w:del w:id="2792" w:author="PR Preview" w:date="2026-01-01T00:00:00Z">
        <w:r>
          <w:delText xml:space="preserve">,</w:delText>
        </w:r>
      </w:del>
      <w:del w:id="2793" w:author="PR Preview" w:date="2026-01-01T00:00:00Z">
        <w:r>
          <w:delText xml:space="preserve"> </w:delText>
        </w:r>
      </w:del>
      <w:del w:id="2794" w:author="PR Preview" w:date="2026-01-01T00:00:00Z">
        <w:r>
          <w:delText xml:space="preserve">so it spans the subspace</w:delText>
        </w:r>
      </w:del>
      <w:del w:id="2795" w:author="PR Preview" w:date="2026-01-01T00:00:00Z">
        <w:r>
          <w:delText xml:space="preserve"> </w:delText>
        </w:r>
      </w:del>
      <m:oMath>
        <m:sSub>
          <m:e>
            <m:r>
              <m:rPr>
                <m:scr m:val="script"/>
                <m:sty m:val="p"/>
              </m:rPr>
              <m:t>H</m:t>
            </m:r>
          </m:e>
          <m:sub>
            <m:r>
              <m:t>0</m:t>
            </m:r>
          </m:sub>
        </m:sSub>
      </m:oMath>
      <w:del w:id="2796" w:author="PR Preview" w:date="2026-01-01T00:00:00Z">
        <w:r>
          <w:delText xml:space="preserve"> </w:delText>
        </w:r>
      </w:del>
      <w:del w:id="2797" w:author="PR Preview" w:date="2026-01-01T00:00:00Z">
        <w:r>
          <w:delText xml:space="preserve">of</w:delText>
        </w:r>
      </w:del>
      <w:del w:id="2798" w:author="PR Preview" w:date="2026-01-01T00:00:00Z">
        <w:r>
          <w:delText xml:space="preserve"> </w:delText>
        </w:r>
      </w:del>
      <w:hyperlink w:anchor="thm-hyperplane-subspace">
        <w:del w:id="2799" w:author="PR Preview" w:date="2026-01-01T00:00:00Z">
          <w:r>
            <w:rPr>
              <w:rStyle w:val="Hyperlink"/>
            </w:rPr>
            <w:delText xml:space="preserve">Theorem 42</w:delText>
          </w:r>
        </w:del>
      </w:hyperlink>
      <w:del w:id="2800" w:author="PR Preview" w:date="2026-01-01T00:00:00Z">
        <w:r>
          <w:delText xml:space="preserve">.</w:delText>
        </w:r>
      </w:del>
      <w:del w:id="2801" w:author="PR Preview" w:date="2026-01-01T00:00:00Z">
        <w:r>
          <w:delText xml:space="preserve"> </w:delText>
        </w:r>
      </w:del>
      <w:del w:id="2802" w:author="PR Preview" w:date="2026-01-01T00:00:00Z">
        <w:r>
          <w:delText xml:space="preserve">In</w:delText>
        </w:r>
      </w:del>
      <w:del w:id="2803" w:author="PR Preview" w:date="2026-01-01T00:00:00Z">
        <w:r>
          <w:delText xml:space="preserve"> </w:delText>
        </w:r>
      </w:del>
      <m:oMath>
        <m:sSup>
          <m:e>
            <m:r>
              <m:rPr>
                <m:scr m:val="double-struck"/>
                <m:sty m:val="p"/>
              </m:rPr>
              <m:t>R</m:t>
            </m:r>
          </m:e>
          <m:sup>
            <m:r>
              <m:t>3</m:t>
            </m:r>
          </m:sup>
        </m:sSup>
      </m:oMath>
      <w:del w:id="2804" w:author="PR Preview" w:date="2026-01-01T00:00:00Z">
        <w:r>
          <w:delText xml:space="preserve">, take</w:delText>
        </w:r>
      </w:del>
      <w:del w:id="2805" w:author="PR Preview" w:date="2026-01-01T00:00:00Z">
        <w:r>
          <w:delText xml:space="preserve"> </w:delText>
        </w:r>
      </w:del>
      <w:del w:id="2806" w:author="PR Preview" w:date="2026-01-01T00:00:00Z">
        <w:r>
          <w:delText xml:space="preserve">$\mathord{\smash[b]{\underset{\raise.3ex\hbox{$\scriptstyle\sim$}}{w}}\vphantom{w}} = (1, 1, 1)$</w:delText>
        </w:r>
      </w:del>
      <w:del w:id="2807" w:author="PR Preview" w:date="2026-01-01T00:00:00Z">
        <w:r>
          <w:delText xml:space="preserve"> </w:delText>
        </w:r>
      </w:del>
      <w:del w:id="2808" w:author="PR Preview" w:date="2026-01-01T00:00:00Z">
        <w:r>
          <w:delText xml:space="preserve">and</w:delText>
        </w:r>
      </w:del>
      <w:del w:id="2809" w:author="PR Preview" w:date="2026-01-01T00:00:00Z">
        <w:r>
          <w:delText xml:space="preserve"> </w:delText>
        </w:r>
      </w:del>
      <m:oMath>
        <m:r>
          <m:t>b</m:t>
        </m:r>
        <m:r>
          <m:rPr>
            <m:sty m:val="p"/>
          </m:rPr>
          <m:t>=</m:t>
        </m:r>
        <m:r>
          <m:rPr>
            <m:sty m:val="p"/>
          </m:rPr>
          <m:t>−</m:t>
        </m:r>
        <m:r>
          <m:t>1</m:t>
        </m:r>
      </m:oMath>
      <w:del w:id="2810" w:author="PR Preview" w:date="2026-01-01T00:00:00Z">
        <w:r>
          <w:delText xml:space="preserve">, the plane of</w:delText>
        </w:r>
      </w:del>
      <w:del w:id="2811" w:author="PR Preview" w:date="2026-01-01T00:00:00Z">
        <w:r>
          <w:delText xml:space="preserve"> </w:delText>
        </w:r>
      </w:del>
      <w:hyperlink w:anchor="exm-hyperplane-subspace">
        <w:del w:id="2812" w:author="PR Preview" w:date="2026-01-01T00:00:00Z">
          <w:r>
            <w:rPr>
              <w:rStyle w:val="Hyperlink"/>
            </w:rPr>
            <w:delText xml:space="preserve">Example 73</w:delText>
          </w:r>
        </w:del>
      </w:hyperlink>
      <w:del w:id="2813" w:author="PR Preview" w:date="2026-01-01T00:00:00Z">
        <w:r>
          <w:delText xml:space="preserve">,</w:delText>
        </w:r>
      </w:del>
      <w:del w:id="2814" w:author="PR Preview" w:date="2026-01-01T00:00:00Z">
        <w:r>
          <w:delText xml:space="preserve"> </w:delText>
        </w:r>
      </w:del>
      <w:del w:id="2815" w:author="PR Preview" w:date="2026-01-01T00:00:00Z">
        <w:r>
          <w:delText xml:space="preserve">with the independent vectors</w:delText>
        </w:r>
      </w:del>
      <w:del w:id="2816" w:author="PR Preview" w:date="2026-01-01T00:00:00Z">
        <w:r>
          <w:delText xml:space="preserve"> </w:delText>
        </w:r>
      </w:del>
      <w:del w:id="2817" w:author="PR Preview" w:date="2026-01-01T00:00:00Z">
        <w:r>
          <w:delText xml:space="preserve">$\mathord{\smash[b]{\underset{\raise.3ex\hbox{$\scriptstyle\sim$}}{v}}\vphantom{v}}_1 = (1, -1, 0)$</w:delText>
        </w:r>
      </w:del>
      <w:del w:id="2818" w:author="PR Preview" w:date="2026-01-01T00:00:00Z">
        <w:r>
          <w:delText xml:space="preserve"> </w:delText>
        </w:r>
      </w:del>
      <w:del w:id="2819" w:author="PR Preview" w:date="2026-01-01T00:00:00Z">
        <w:r>
          <w:delText xml:space="preserve">and</w:delText>
        </w:r>
      </w:del>
      <w:del w:id="2820" w:author="PR Preview" w:date="2026-01-01T00:00:00Z">
        <w:r>
          <w:delText xml:space="preserve"> </w:delText>
        </w:r>
      </w:del>
      <w:del w:id="2821" w:author="PR Preview" w:date="2026-01-01T00:00:00Z">
        <w:r>
          <w:delText xml:space="preserve">$\mathord{\smash[b]{\underset{\raise.3ex\hbox{$\scriptstyle\sim$}}{v}}\vphantom{v}}_2 = (0, 1, -1)$</w:delText>
        </w:r>
      </w:del>
      <w:del w:id="2822" w:author="PR Preview" w:date="2026-01-01T00:00:00Z">
        <w:r>
          <w:delText xml:space="preserve"> </w:delText>
        </w:r>
      </w:del>
      <w:del w:id="2823" w:author="PR Preview" w:date="2026-01-01T00:00:00Z">
        <w:r>
          <w:delText xml:space="preserve">in</w:delText>
        </w:r>
      </w:del>
      <w:del w:id="2824" w:author="PR Preview" w:date="2026-01-01T00:00:00Z">
        <w:r>
          <w:delText xml:space="preserve"> </w:delText>
        </w:r>
      </w:del>
      <m:oMath>
        <m:sSub>
          <m:e>
            <m:r>
              <m:rPr>
                <m:scr m:val="script"/>
                <m:sty m:val="p"/>
              </m:rPr>
              <m:t>H</m:t>
            </m:r>
          </m:e>
          <m:sub>
            <m:r>
              <m:t>0</m:t>
            </m:r>
          </m:sub>
        </m:sSub>
      </m:oMath>
      <w:del w:id="2825" w:author="PR Preview" w:date="2026-01-01T00:00:00Z">
        <w:r>
          <w:delText xml:space="preserve">.</w:delText>
        </w:r>
      </w:del>
      <w:del w:id="2826" w:author="PR Preview" w:date="2026-01-01T00:00:00Z">
        <w:r>
          <w:delText xml:space="preserve"> </w:delText>
        </w:r>
      </w:del>
      <w:del w:id="2827" w:author="PR Preview" w:date="2026-01-01T00:00:00Z">
        <w:r>
          <w:delText xml:space="preserve">The code evaluates</w:delText>
        </w:r>
      </w:del>
      <w:del w:id="2828" w:author="PR Preview" w:date="2026-01-01T00:00:00Z">
        <w:r>
          <w:delText xml:space="preserve"> </w:delText>
        </w:r>
      </w:del>
      <w:del w:id="2829" w:author="PR Preview" w:date="2026-01-01T00:00:00Z">
        <w:r>
          <w:delText xml:space="preserve">$\mathord{\smash[b]{\underset{\raise.3ex\hbox{$\scriptstyle\sim$}}{w}}\vphantom{w}} \cdot \mathord{\smash[b]{\underset{\raise.3ex\hbox{$\scriptstyle\sim$}}{x}}\vphantom{x}} + b$</w:delText>
        </w:r>
      </w:del>
      <w:del w:id="2830" w:author="PR Preview" w:date="2026-01-01T00:00:00Z">
        <w:r>
          <w:delText xml:space="preserve"> </w:delText>
        </w:r>
      </w:del>
      <w:del w:id="2831" w:author="PR Preview" w:date="2026-01-01T00:00:00Z">
        <w:r>
          <w:delText xml:space="preserve">at the origin</w:delText>
        </w:r>
      </w:del>
      <w:del w:id="2832" w:author="PR Preview" w:date="2026-01-01T00:00:00Z">
        <w:r>
          <w:delText xml:space="preserve"> </w:delText>
        </w:r>
      </w:del>
      <w:del w:id="2833" w:author="PR Preview" w:date="2026-01-01T00:00:00Z">
        <w:r>
          <w:delText xml:space="preserve">and at points</w:delText>
        </w:r>
      </w:del>
      <w:del w:id="2834" w:author="PR Preview" w:date="2026-01-01T00:00:00Z">
        <w:r>
          <w:delText xml:space="preserve"> </w:delText>
        </w:r>
      </w:del>
      <w:del w:id="2835" w:author="PR Preview" w:date="2026-01-01T00:00:00Z">
        <w:r>
          <w:delText xml:space="preserve">$\mathord{\smash[b]{\underset{\raise.3ex\hbox{$\scriptstyle\sim$}}{x}}\vphantom{x}}_0 + t\,\mathord{\smash[b]{\underset{\raise.3ex\hbox{$\scriptstyle\sim$}}{v}}\vphantom{v}}$</w:delText>
        </w:r>
      </w:del>
      <w:del w:id="2836" w:author="PR Preview" w:date="2026-01-01T00:00:00Z">
        <w:r>
          <w:delText xml:space="preserve"> </w:delText>
        </w:r>
      </w:del>
      <w:del w:id="2837" w:author="PR Preview" w:date="2026-01-01T00:00:00Z">
        <w:r>
          <w:delText xml:space="preserve">and</w:delText>
        </w:r>
      </w:del>
      <w:del w:id="2838" w:author="PR Preview" w:date="2026-01-01T00:00:00Z">
        <w:r>
          <w:delText xml:space="preserve"> </w:delText>
        </w:r>
      </w:del>
      <w:del w:id="2839" w:author="PR Preview" w:date="2026-01-01T00:00:00Z">
        <w:r>
          <w:delText xml:space="preserve">$\mathord{\smash[b]{\underset{\raise.3ex\hbox{$\scriptstyle\sim$}}{x}}\vphantom{x}}_0 + s\,\mathord{\smash[b]{\underset{\raise.3ex\hbox{$\scriptstyle\sim$}}{v}}\vphantom{v}}_1 + t\,\mathord{\smash[b]{\underset{\raise.3ex\hbox{$\scriptstyle\sim$}}{v}}\vphantom{v}}_2$</w:delText>
        </w:r>
      </w:del>
      <w:del w:id="2840" w:author="PR Preview" w:date="2026-01-01T00:00:00Z">
        <w:r>
          <w:delText xml:space="preserve">.</w:delText>
        </w:r>
      </w:del>
    </w:p>
    <w:p>
      <w:pPr>
        <w:pStyle w:val="BodyText"/>
      </w:pPr>
      <w:ins w:id="2841" w:author="PR Preview" w:date="2026-01-01T00:00:00Z">
        <w:r>
          <w:rPr>
            <w:b/>
            <w:bCs/>
          </w:rPr>
          <w:t xml:space="preserve">Example 76 (A line in</w:t>
        </w:r>
      </w:ins>
      <w:ins w:id="2842" w:author="PR Preview" w:date="2026-01-01T00:00:00Z">
        <w:r>
          <w:rPr>
            <w:b/>
            <w:bCs/>
          </w:rPr>
          <w:t xml:space="preserve"> </w:t>
        </w:r>
      </w:ins>
      <m:oMath>
        <m:sSup>
          <m:e>
            <m:r>
              <m:rPr>
                <m:scr m:val="double-struck"/>
                <m:sty m:val="p"/>
              </m:rPr>
              <m:t>R</m:t>
            </m:r>
          </m:e>
          <m:sup>
            <m:r>
              <m:t>2</m:t>
            </m:r>
          </m:sup>
        </m:sSup>
      </m:oMath>
      <w:ins w:id="2843" w:author="PR Preview" w:date="2026-01-01T00:00:00Z">
        <w:r>
          <w:rPr>
            <w:b/>
            <w:bCs/>
          </w:rPr>
          <w:t xml:space="preserve"> </w:t>
        </w:r>
      </w:ins>
      <w:ins w:id="2844" w:author="PR Preview" w:date="2026-01-01T00:00:00Z">
        <w:r>
          <w:rPr>
            <w:b/>
            <w:bCs/>
          </w:rPr>
          <w:t xml:space="preserve">and a plane in</w:t>
        </w:r>
      </w:ins>
      <w:ins w:id="2845" w:author="PR Preview" w:date="2026-01-01T00:00:00Z">
        <w:r>
          <w:rPr>
            <w:b/>
            <w:bCs/>
          </w:rPr>
          <w:t xml:space="preserve"> </w:t>
        </w:r>
      </w:ins>
      <m:oMath>
        <m:sSup>
          <m:e>
            <m:r>
              <m:rPr>
                <m:scr m:val="double-struck"/>
                <m:sty m:val="p"/>
              </m:rPr>
              <m:t>R</m:t>
            </m:r>
          </m:e>
          <m:sup>
            <m:r>
              <m:t>3</m:t>
            </m:r>
          </m:sup>
        </m:sSup>
      </m:oMath>
      <w:ins w:id="2846" w:author="PR Preview" w:date="2026-01-01T00:00:00Z">
        <w:r>
          <w:rPr>
            <w:b/>
            <w:bCs/>
          </w:rPr>
          <w:t xml:space="preserve">, checked on a grid of points)</w:t>
        </w:r>
      </w:ins>
      <w:ins w:id="2847" w:author="PR Preview" w:date="2026-01-01T00:00:00Z">
        <w:r>
          <w:t xml:space="preserve"> </w:t>
        </w:r>
      </w:ins>
      <w:ins w:id="2848" w:author="PR Preview" w:date="2026-01-01T00:00:00Z">
        <w:r>
          <w:t xml:space="preserve">In</w:t>
        </w:r>
      </w:ins>
      <w:ins w:id="2849" w:author="PR Preview" w:date="2026-01-01T00:00:00Z">
        <w:r>
          <w:t xml:space="preserve"> </w:t>
        </w:r>
      </w:ins>
      <m:oMath>
        <m:sSup>
          <m:e>
            <m:r>
              <m:rPr>
                <m:scr m:val="double-struck"/>
                <m:sty m:val="p"/>
              </m:rPr>
              <m:t>R</m:t>
            </m:r>
          </m:e>
          <m:sup>
            <m:r>
              <m:t>2</m:t>
            </m:r>
          </m:sup>
        </m:sSup>
      </m:oMath>
      <w:ins w:id="2850" w:author="PR Preview" w:date="2026-01-01T00:00:00Z">
        <w:r>
          <w:t xml:space="preserve">, take</w:t>
        </w:r>
      </w:ins>
      <w:ins w:id="2851" w:author="PR Preview" w:date="2026-01-01T00:00:00Z">
        <w:r>
          <w:t xml:space="preserve"> </w:t>
        </w:r>
      </w:ins>
      <w:ins w:id="2852" w:author="PR Preview" w:date="2026-01-01T00:00:00Z">
        <w:r>
          <w:t xml:space="preserve">$\mathord{\smash[b]{\underset{\raise.3ex\hbox{$\scriptstyle\sim$}}{w}}\vphantom{w}} = (1, 1)$</w:t>
        </w:r>
      </w:ins>
      <w:ins w:id="2853" w:author="PR Preview" w:date="2026-01-01T00:00:00Z">
        <w:r>
          <w:t xml:space="preserve"> </w:t>
        </w:r>
      </w:ins>
      <w:ins w:id="2854" w:author="PR Preview" w:date="2026-01-01T00:00:00Z">
        <w:r>
          <w:t xml:space="preserve">and</w:t>
        </w:r>
      </w:ins>
      <w:ins w:id="2855" w:author="PR Preview" w:date="2026-01-01T00:00:00Z">
        <w:r>
          <w:t xml:space="preserve"> </w:t>
        </w:r>
      </w:ins>
      <m:oMath>
        <m:r>
          <m:t>b</m:t>
        </m:r>
        <m:r>
          <m:rPr>
            <m:sty m:val="p"/>
          </m:rPr>
          <m:t>=</m:t>
        </m:r>
        <m:r>
          <m:rPr>
            <m:sty m:val="p"/>
          </m:rPr>
          <m:t>−</m:t>
        </m:r>
        <m:r>
          <m:t>1</m:t>
        </m:r>
      </m:oMath>
      <w:ins w:id="2856" w:author="PR Preview" w:date="2026-01-01T00:00:00Z">
        <w:r>
          <w:t xml:space="preserve">, the line of</w:t>
        </w:r>
      </w:ins>
      <w:ins w:id="2857" w:author="PR Preview" w:date="2026-01-01T00:00:00Z">
        <w:r>
          <w:t xml:space="preserve"> </w:t>
        </w:r>
      </w:ins>
      <w:hyperlink w:anchor="exm-hyperplane">
        <w:ins w:id="2858" w:author="PR Preview" w:date="2026-01-01T00:00:00Z">
          <w:r>
            <w:rPr>
              <w:rStyle w:val="Hyperlink"/>
            </w:rPr>
            <w:t xml:space="preserve">Example 33</w:t>
          </w:r>
        </w:ins>
      </w:hyperlink>
      <w:ins w:id="2859" w:author="PR Preview" w:date="2026-01-01T00:00:00Z">
        <w:r>
          <w:t xml:space="preserve">.</w:t>
        </w:r>
      </w:ins>
      <w:ins w:id="2860" w:author="PR Preview" w:date="2026-01-01T00:00:00Z">
        <w:r>
          <w:t xml:space="preserve"> </w:t>
        </w:r>
      </w:ins>
      <w:ins w:id="2861" w:author="PR Preview" w:date="2026-01-01T00:00:00Z">
        <w:r>
          <w:t xml:space="preserve">The point</w:t>
        </w:r>
      </w:ins>
      <w:ins w:id="2862" w:author="PR Preview" w:date="2026-01-01T00:00:00Z">
        <w:r>
          <w:t xml:space="preserve"> </w:t>
        </w:r>
      </w:ins>
      <w:ins w:id="2863"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2864" w:author="PR Preview" w:date="2026-01-01T00:00:00Z">
        <w:r>
          <w:t xml:space="preserve"> </w:t>
        </w:r>
      </w:ins>
      <w:ins w:id="2865" w:author="PR Preview" w:date="2026-01-01T00:00:00Z">
        <w:r>
          <w:t xml:space="preserve">is on it,</w:t>
        </w:r>
      </w:ins>
      <w:ins w:id="2866" w:author="PR Preview" w:date="2026-01-01T00:00:00Z">
        <w:r>
          <w:t xml:space="preserve"> </w:t>
        </w:r>
      </w:ins>
      <w:ins w:id="2867" w:author="PR Preview" w:date="2026-01-01T00:00:00Z">
        <w:r>
          <w:t xml:space="preserve">and the vector</w:t>
        </w:r>
      </w:ins>
      <w:ins w:id="2868" w:author="PR Preview" w:date="2026-01-01T00:00:00Z">
        <w:r>
          <w:t xml:space="preserve"> </w:t>
        </w:r>
      </w:ins>
      <w:ins w:id="2869" w:author="PR Preview" w:date="2026-01-01T00:00:00Z">
        <w:r>
          <w:t xml:space="preserve">$\mathord{\smash[b]{\underset{\raise.3ex\hbox{$\scriptstyle\sim$}}{v}}\vphantom{v}} = (-w_2, w_1)$</w:t>
        </w:r>
      </w:ins>
      <w:ins w:id="2870" w:author="PR Preview" w:date="2026-01-01T00:00:00Z">
        <w:r>
          <w:t xml:space="preserve"> </w:t>
        </w:r>
      </w:ins>
      <w:ins w:id="2871" w:author="PR Preview" w:date="2026-01-01T00:00:00Z">
        <w:r>
          <w:t xml:space="preserve">is nonzero with</w:t>
        </w:r>
      </w:ins>
      <w:ins w:id="2872" w:author="PR Preview" w:date="2026-01-01T00:00:00Z">
        <w:r>
          <w:t xml:space="preserve"> </w:t>
        </w:r>
      </w:ins>
      <w:ins w:id="2873" w:author="PR Preview" w:date="2026-01-01T00:00:00Z">
        <w:r>
          <w:t xml:space="preserve">$\mathord{\smash[b]{\underset{\raise.3ex\hbox{$\scriptstyle\sim$}}{w}}\vphantom{w}} \cdot \mathord{\smash[b]{\underset{\raise.3ex\hbox{$\scriptstyle\sim$}}{v}}\vphantom{v}} = 0$</w:t>
        </w:r>
      </w:ins>
      <w:ins w:id="2874" w:author="PR Preview" w:date="2026-01-01T00:00:00Z">
        <w:r>
          <w:t xml:space="preserve">,</w:t>
        </w:r>
      </w:ins>
      <w:ins w:id="2875" w:author="PR Preview" w:date="2026-01-01T00:00:00Z">
        <w:r>
          <w:t xml:space="preserve"> </w:t>
        </w:r>
      </w:ins>
      <w:ins w:id="2876" w:author="PR Preview" w:date="2026-01-01T00:00:00Z">
        <w:r>
          <w:t xml:space="preserve">so it spans the subspace</w:t>
        </w:r>
      </w:ins>
      <w:ins w:id="2877" w:author="PR Preview" w:date="2026-01-01T00:00:00Z">
        <w:r>
          <w:t xml:space="preserve"> </w:t>
        </w:r>
      </w:ins>
      <m:oMath>
        <m:sSub>
          <m:e>
            <m:r>
              <m:rPr>
                <m:scr m:val="script"/>
                <m:sty m:val="p"/>
              </m:rPr>
              <m:t>H</m:t>
            </m:r>
          </m:e>
          <m:sub>
            <m:r>
              <m:t>0</m:t>
            </m:r>
          </m:sub>
        </m:sSub>
      </m:oMath>
      <w:ins w:id="2878" w:author="PR Preview" w:date="2026-01-01T00:00:00Z">
        <w:r>
          <w:t xml:space="preserve"> </w:t>
        </w:r>
      </w:ins>
      <w:ins w:id="2879" w:author="PR Preview" w:date="2026-01-01T00:00:00Z">
        <w:r>
          <w:t xml:space="preserve">of</w:t>
        </w:r>
      </w:ins>
      <w:ins w:id="2880" w:author="PR Preview" w:date="2026-01-01T00:00:00Z">
        <w:r>
          <w:t xml:space="preserve"> </w:t>
        </w:r>
      </w:ins>
      <w:hyperlink w:anchor="thm-hyperplane-subspace">
        <w:ins w:id="2881" w:author="PR Preview" w:date="2026-01-01T00:00:00Z">
          <w:r>
            <w:rPr>
              <w:rStyle w:val="Hyperlink"/>
            </w:rPr>
            <w:t xml:space="preserve">Theorem 43</w:t>
          </w:r>
        </w:ins>
      </w:hyperlink>
      <w:ins w:id="2882" w:author="PR Preview" w:date="2026-01-01T00:00:00Z">
        <w:r>
          <w:t xml:space="preserve">.</w:t>
        </w:r>
      </w:ins>
      <w:ins w:id="2883" w:author="PR Preview" w:date="2026-01-01T00:00:00Z">
        <w:r>
          <w:t xml:space="preserve"> </w:t>
        </w:r>
      </w:ins>
      <w:ins w:id="2884" w:author="PR Preview" w:date="2026-01-01T00:00:00Z">
        <w:r>
          <w:t xml:space="preserve">In</w:t>
        </w:r>
      </w:ins>
      <w:ins w:id="2885" w:author="PR Preview" w:date="2026-01-01T00:00:00Z">
        <w:r>
          <w:t xml:space="preserve"> </w:t>
        </w:r>
      </w:ins>
      <m:oMath>
        <m:sSup>
          <m:e>
            <m:r>
              <m:rPr>
                <m:scr m:val="double-struck"/>
                <m:sty m:val="p"/>
              </m:rPr>
              <m:t>R</m:t>
            </m:r>
          </m:e>
          <m:sup>
            <m:r>
              <m:t>3</m:t>
            </m:r>
          </m:sup>
        </m:sSup>
      </m:oMath>
      <w:ins w:id="2886" w:author="PR Preview" w:date="2026-01-01T00:00:00Z">
        <w:r>
          <w:t xml:space="preserve">, take</w:t>
        </w:r>
      </w:ins>
      <w:ins w:id="2887" w:author="PR Preview" w:date="2026-01-01T00:00:00Z">
        <w:r>
          <w:t xml:space="preserve"> </w:t>
        </w:r>
      </w:ins>
      <w:ins w:id="2888" w:author="PR Preview" w:date="2026-01-01T00:00:00Z">
        <w:r>
          <w:t xml:space="preserve">$\mathord{\smash[b]{\underset{\raise.3ex\hbox{$\scriptstyle\sim$}}{w}}\vphantom{w}} = (1, 1, 1)$</w:t>
        </w:r>
      </w:ins>
      <w:ins w:id="2889" w:author="PR Preview" w:date="2026-01-01T00:00:00Z">
        <w:r>
          <w:t xml:space="preserve"> </w:t>
        </w:r>
      </w:ins>
      <w:ins w:id="2890" w:author="PR Preview" w:date="2026-01-01T00:00:00Z">
        <w:r>
          <w:t xml:space="preserve">and</w:t>
        </w:r>
      </w:ins>
      <w:ins w:id="2891" w:author="PR Preview" w:date="2026-01-01T00:00:00Z">
        <w:r>
          <w:t xml:space="preserve"> </w:t>
        </w:r>
      </w:ins>
      <m:oMath>
        <m:r>
          <m:t>b</m:t>
        </m:r>
        <m:r>
          <m:rPr>
            <m:sty m:val="p"/>
          </m:rPr>
          <m:t>=</m:t>
        </m:r>
        <m:r>
          <m:rPr>
            <m:sty m:val="p"/>
          </m:rPr>
          <m:t>−</m:t>
        </m:r>
        <m:r>
          <m:t>1</m:t>
        </m:r>
      </m:oMath>
      <w:ins w:id="2892" w:author="PR Preview" w:date="2026-01-01T00:00:00Z">
        <w:r>
          <w:t xml:space="preserve">, the plane of</w:t>
        </w:r>
      </w:ins>
      <w:ins w:id="2893" w:author="PR Preview" w:date="2026-01-01T00:00:00Z">
        <w:r>
          <w:t xml:space="preserve"> </w:t>
        </w:r>
      </w:ins>
      <w:hyperlink w:anchor="exm-hyperplane-subspace">
        <w:ins w:id="2894" w:author="PR Preview" w:date="2026-01-01T00:00:00Z">
          <w:r>
            <w:rPr>
              <w:rStyle w:val="Hyperlink"/>
            </w:rPr>
            <w:t xml:space="preserve">Example 75</w:t>
          </w:r>
        </w:ins>
      </w:hyperlink>
      <w:ins w:id="2895" w:author="PR Preview" w:date="2026-01-01T00:00:00Z">
        <w:r>
          <w:t xml:space="preserve">,</w:t>
        </w:r>
      </w:ins>
      <w:ins w:id="2896" w:author="PR Preview" w:date="2026-01-01T00:00:00Z">
        <w:r>
          <w:t xml:space="preserve"> </w:t>
        </w:r>
      </w:ins>
      <w:ins w:id="2897" w:author="PR Preview" w:date="2026-01-01T00:00:00Z">
        <w:r>
          <w:t xml:space="preserve">with the independent vectors</w:t>
        </w:r>
      </w:ins>
      <w:ins w:id="2898" w:author="PR Preview" w:date="2026-01-01T00:00:00Z">
        <w:r>
          <w:t xml:space="preserve"> </w:t>
        </w:r>
      </w:ins>
      <w:ins w:id="2899" w:author="PR Preview" w:date="2026-01-01T00:00:00Z">
        <w:r>
          <w:t xml:space="preserve">$\mathord{\smash[b]{\underset{\raise.3ex\hbox{$\scriptstyle\sim$}}{v}}\vphantom{v}}_1 = (1, -1, 0)$</w:t>
        </w:r>
      </w:ins>
      <w:ins w:id="2900" w:author="PR Preview" w:date="2026-01-01T00:00:00Z">
        <w:r>
          <w:t xml:space="preserve"> </w:t>
        </w:r>
      </w:ins>
      <w:ins w:id="2901" w:author="PR Preview" w:date="2026-01-01T00:00:00Z">
        <w:r>
          <w:t xml:space="preserve">and</w:t>
        </w:r>
      </w:ins>
      <w:ins w:id="2902" w:author="PR Preview" w:date="2026-01-01T00:00:00Z">
        <w:r>
          <w:t xml:space="preserve"> </w:t>
        </w:r>
      </w:ins>
      <w:ins w:id="2903" w:author="PR Preview" w:date="2026-01-01T00:00:00Z">
        <w:r>
          <w:t xml:space="preserve">$\mathord{\smash[b]{\underset{\raise.3ex\hbox{$\scriptstyle\sim$}}{v}}\vphantom{v}}_2 = (0, 1, -1)$</w:t>
        </w:r>
      </w:ins>
      <w:ins w:id="2904" w:author="PR Preview" w:date="2026-01-01T00:00:00Z">
        <w:r>
          <w:t xml:space="preserve"> </w:t>
        </w:r>
      </w:ins>
      <w:ins w:id="2905" w:author="PR Preview" w:date="2026-01-01T00:00:00Z">
        <w:r>
          <w:t xml:space="preserve">in</w:t>
        </w:r>
      </w:ins>
      <w:ins w:id="2906" w:author="PR Preview" w:date="2026-01-01T00:00:00Z">
        <w:r>
          <w:t xml:space="preserve"> </w:t>
        </w:r>
      </w:ins>
      <m:oMath>
        <m:sSub>
          <m:e>
            <m:r>
              <m:rPr>
                <m:scr m:val="script"/>
                <m:sty m:val="p"/>
              </m:rPr>
              <m:t>H</m:t>
            </m:r>
          </m:e>
          <m:sub>
            <m:r>
              <m:t>0</m:t>
            </m:r>
          </m:sub>
        </m:sSub>
      </m:oMath>
      <w:ins w:id="2907" w:author="PR Preview" w:date="2026-01-01T00:00:00Z">
        <w:r>
          <w:t xml:space="preserve">.</w:t>
        </w:r>
      </w:ins>
      <w:ins w:id="2908" w:author="PR Preview" w:date="2026-01-01T00:00:00Z">
        <w:r>
          <w:t xml:space="preserve"> </w:t>
        </w:r>
      </w:ins>
      <w:ins w:id="2909" w:author="PR Preview" w:date="2026-01-01T00:00:00Z">
        <w:r>
          <w:t xml:space="preserve">The code evaluates</w:t>
        </w:r>
      </w:ins>
      <w:ins w:id="2910" w:author="PR Preview" w:date="2026-01-01T00:00:00Z">
        <w:r>
          <w:t xml:space="preserve"> </w:t>
        </w:r>
      </w:ins>
      <w:ins w:id="2911" w:author="PR Preview" w:date="2026-01-01T00:00:00Z">
        <w:r>
          <w:t xml:space="preserve">$\mathord{\smash[b]{\underset{\raise.3ex\hbox{$\scriptstyle\sim$}}{w}}\vphantom{w}} \cdot \mathord{\smash[b]{\underset{\raise.3ex\hbox{$\scriptstyle\sim$}}{x}}\vphantom{x}} + b$</w:t>
        </w:r>
      </w:ins>
      <w:ins w:id="2912" w:author="PR Preview" w:date="2026-01-01T00:00:00Z">
        <w:r>
          <w:t xml:space="preserve"> </w:t>
        </w:r>
      </w:ins>
      <w:ins w:id="2913" w:author="PR Preview" w:date="2026-01-01T00:00:00Z">
        <w:r>
          <w:t xml:space="preserve">at the origin</w:t>
        </w:r>
      </w:ins>
      <w:ins w:id="2914" w:author="PR Preview" w:date="2026-01-01T00:00:00Z">
        <w:r>
          <w:t xml:space="preserve"> </w:t>
        </w:r>
      </w:ins>
      <w:ins w:id="2915" w:author="PR Preview" w:date="2026-01-01T00:00:00Z">
        <w:r>
          <w:t xml:space="preserve">and at points</w:t>
        </w:r>
      </w:ins>
      <w:ins w:id="2916" w:author="PR Preview" w:date="2026-01-01T00:00:00Z">
        <w:r>
          <w:t xml:space="preserve"> </w:t>
        </w:r>
      </w:ins>
      <w:ins w:id="2917" w:author="PR Preview" w:date="2026-01-01T00:00:00Z">
        <w:r>
          <w:t xml:space="preserve">$\mathord{\smash[b]{\underset{\raise.3ex\hbox{$\scriptstyle\sim$}}{x}}\vphantom{x}}_0 + t\,\mathord{\smash[b]{\underset{\raise.3ex\hbox{$\scriptstyle\sim$}}{v}}\vphantom{v}}$</w:t>
        </w:r>
      </w:ins>
      <w:ins w:id="2918" w:author="PR Preview" w:date="2026-01-01T00:00:00Z">
        <w:r>
          <w:t xml:space="preserve"> </w:t>
        </w:r>
      </w:ins>
      <w:ins w:id="2919" w:author="PR Preview" w:date="2026-01-01T00:00:00Z">
        <w:r>
          <w:t xml:space="preserve">and</w:t>
        </w:r>
      </w:ins>
      <w:ins w:id="2920" w:author="PR Preview" w:date="2026-01-01T00:00:00Z">
        <w:r>
          <w:t xml:space="preserve"> </w:t>
        </w:r>
      </w:ins>
      <w:ins w:id="2921" w:author="PR Preview" w:date="2026-01-01T00:00:00Z">
        <w:r>
          <w:t xml:space="preserve">$\mathord{\smash[b]{\underset{\raise.3ex\hbox{$\scriptstyle\sim$}}{x}}\vphantom{x}}_0 + s\,\mathord{\smash[b]{\underset{\raise.3ex\hbox{$\scriptstyle\sim$}}{v}}\vphantom{v}}_1 + t\,\mathord{\smash[b]{\underset{\raise.3ex\hbox{$\scriptstyle\sim$}}{v}}\vphantom{v}}_2$</w:t>
        </w:r>
      </w:ins>
      <w:ins w:id="2922"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7"/>
    <w:bookmarkStart w:id="289" w:name="def-half-space"/>
    <w:p>
      <w:pPr>
        <w:pStyle w:val="BodyText"/>
      </w:pPr>
      <w:del w:id="2923" w:author="PR Preview" w:date="2026-01-01T00:00:00Z">
        <w:r>
          <w:rPr>
            <w:b/>
            <w:bCs/>
          </w:rPr>
          <w:delText xml:space="preserve">Definition 60 (Open half-space)</w:delText>
        </w:r>
      </w:del>
      <w:del w:id="2924" w:author="PR Preview" w:date="2026-01-01T00:00:00Z">
        <w:r>
          <w:delText xml:space="preserve"> </w:delText>
        </w:r>
      </w:del>
      <w:del w:id="2925" w:author="PR Preview" w:date="2026-01-01T00:00:00Z">
        <w:r>
          <w:delText xml:space="preserve">Let</w:delText>
        </w:r>
      </w:del>
      <w:del w:id="2926" w:author="PR Preview" w:date="2026-01-01T00:00:00Z">
        <w:r>
          <w:delText xml:space="preserve"> </w:delText>
        </w:r>
      </w:del>
      <w:del w:id="2927" w:author="PR Preview" w:date="2026-01-01T00:00:00Z">
        <w:r>
          <w:delText xml:space="preserve">$\mathcal{H} = \mathopen{}\left\{\mathord{\smash[b]{\underset{\raise.3ex\hbox{$\scriptstyle\sim$}}{x}}\vphantom{x}}\in \mathbb{R}^p : \mathord{\smash[b]{\underset{\raise.3ex\hbox{$\scriptstyle\sim$}}{w}}\vphantom{w}} \cdot \mathord{\smash[b]{\underset{\raise.3ex\hbox{$\scriptstyle\sim$}}{x}}\vphantom{x}} + b = 0\right\}\mathclose{}$</w:delText>
        </w:r>
      </w:del>
      <w:del w:id="2928" w:author="PR Preview" w:date="2026-01-01T00:00:00Z">
        <w:r>
          <w:delText xml:space="preserve"> </w:delText>
        </w:r>
      </w:del>
      <w:del w:id="2929" w:author="PR Preview" w:date="2026-01-01T00:00:00Z">
        <w:r>
          <w:delText xml:space="preserve">be a hyperplane (</w:delText>
        </w:r>
      </w:del>
      <w:hyperlink w:anchor="def-hyperplane">
        <w:del w:id="2930" w:author="PR Preview" w:date="2026-01-01T00:00:00Z">
          <w:r>
            <w:rPr>
              <w:rStyle w:val="Hyperlink"/>
            </w:rPr>
            <w:delText xml:space="preserve">Definition 41</w:delText>
          </w:r>
        </w:del>
      </w:hyperlink>
      <w:del w:id="2931" w:author="PR Preview" w:date="2026-01-01T00:00:00Z">
        <w:r>
          <w:delText xml:space="preserve">).</w:delText>
        </w:r>
      </w:del>
      <w:del w:id="2932" w:author="PR Preview" w:date="2026-01-01T00:00:00Z">
        <w:r>
          <w:delText xml:space="preserve"> </w:delText>
        </w:r>
      </w:del>
      <w:del w:id="2933" w:author="PR Preview" w:date="2026-01-01T00:00:00Z">
        <w:r>
          <w:delText xml:space="preserve">The two</w:delText>
        </w:r>
      </w:del>
      <w:del w:id="2934" w:author="PR Preview" w:date="2026-01-01T00:00:00Z">
        <w:r>
          <w:delText xml:space="preserve"> </w:delText>
        </w:r>
      </w:del>
      <w:del w:id="2935" w:author="PR Preview" w:date="2026-01-01T00:00:00Z">
        <w:r>
          <w:rPr>
            <w:b/>
            <w:bCs/>
          </w:rPr>
          <w:delText xml:space="preserve">open half-spaces</w:delText>
        </w:r>
      </w:del>
      <w:del w:id="2936" w:author="PR Preview" w:date="2026-01-01T00:00:00Z">
        <w:r>
          <w:delText xml:space="preserve"> </w:delText>
        </w:r>
      </w:del>
      <w:del w:id="2937" w:author="PR Preview" w:date="2026-01-01T00:00:00Z">
        <w:r>
          <w:delText xml:space="preserve">of</w:delText>
        </w:r>
      </w:del>
      <w:del w:id="2938" w:author="PR Preview" w:date="2026-01-01T00:00:00Z">
        <w:r>
          <w:delText xml:space="preserve"> </w:delText>
        </w:r>
      </w:del>
      <m:oMath>
        <m:r>
          <m:rPr>
            <m:scr m:val="script"/>
            <m:sty m:val="p"/>
          </m:rPr>
          <m:t>H</m:t>
        </m:r>
      </m:oMath>
      <w:del w:id="2939" w:author="PR Preview" w:date="2026-01-01T00:00:00Z">
        <w:r>
          <w:delText xml:space="preserve"> </w:delText>
        </w:r>
      </w:del>
      <w:del w:id="2940" w:author="PR Preview" w:date="2026-01-01T00:00:00Z">
        <w:r>
          <w:delText xml:space="preserve">are</w:delText>
        </w:r>
      </w:del>
    </w:p>
    <w:p>
      <w:pPr>
        <w:pStyle w:val="BodyText"/>
      </w:pPr>
      <w:ins w:id="2941" w:author="PR Preview" w:date="2026-01-01T00:00:00Z">
        <w:r>
          <w:rPr>
            <w:b/>
            <w:bCs/>
          </w:rPr>
          <w:t xml:space="preserve">Definition 60 (Open half-space)</w:t>
        </w:r>
      </w:ins>
      <w:ins w:id="2942" w:author="PR Preview" w:date="2026-01-01T00:00:00Z">
        <w:r>
          <w:t xml:space="preserve"> </w:t>
        </w:r>
      </w:ins>
      <w:ins w:id="2943" w:author="PR Preview" w:date="2026-01-01T00:00:00Z">
        <w:r>
          <w:t xml:space="preserve">Let</w:t>
        </w:r>
      </w:ins>
      <w:ins w:id="2944" w:author="PR Preview" w:date="2026-01-01T00:00:00Z">
        <w:r>
          <w:t xml:space="preserve"> </w:t>
        </w:r>
      </w:ins>
      <w:ins w:id="2945"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2946" w:author="PR Preview" w:date="2026-01-01T00:00:00Z">
        <w:r>
          <w:t xml:space="preserve"> </w:t>
        </w:r>
      </w:ins>
      <w:ins w:id="2947" w:author="PR Preview" w:date="2026-01-01T00:00:00Z">
        <w:r>
          <w:t xml:space="preserve">be a hyperplane (</w:t>
        </w:r>
      </w:ins>
      <w:hyperlink w:anchor="def-hyperplane">
        <w:ins w:id="2948" w:author="PR Preview" w:date="2026-01-01T00:00:00Z">
          <w:r>
            <w:rPr>
              <w:rStyle w:val="Hyperlink"/>
            </w:rPr>
            <w:t xml:space="preserve">Definition 41</w:t>
          </w:r>
        </w:ins>
      </w:hyperlink>
      <w:ins w:id="2949" w:author="PR Preview" w:date="2026-01-01T00:00:00Z">
        <w:r>
          <w:t xml:space="preserve">).</w:t>
        </w:r>
      </w:ins>
      <w:ins w:id="2950" w:author="PR Preview" w:date="2026-01-01T00:00:00Z">
        <w:r>
          <w:t xml:space="preserve"> </w:t>
        </w:r>
      </w:ins>
      <w:ins w:id="2951" w:author="PR Preview" w:date="2026-01-01T00:00:00Z">
        <w:r>
          <w:t xml:space="preserve">The two</w:t>
        </w:r>
      </w:ins>
      <w:ins w:id="2952" w:author="PR Preview" w:date="2026-01-01T00:00:00Z">
        <w:r>
          <w:t xml:space="preserve"> </w:t>
        </w:r>
      </w:ins>
      <w:ins w:id="2953" w:author="PR Preview" w:date="2026-01-01T00:00:00Z">
        <w:r>
          <w:rPr>
            <w:b/>
            <w:bCs/>
          </w:rPr>
          <w:t xml:space="preserve">open half-spaces</w:t>
        </w:r>
      </w:ins>
      <w:ins w:id="2954" w:author="PR Preview" w:date="2026-01-01T00:00:00Z">
        <w:r>
          <w:t xml:space="preserve"> </w:t>
        </w:r>
      </w:ins>
      <w:ins w:id="2955" w:author="PR Preview" w:date="2026-01-01T00:00:00Z">
        <w:r>
          <w:t xml:space="preserve">[42]</w:t>
        </w:r>
      </w:ins>
      <w:ins w:id="2956" w:author="PR Preview" w:date="2026-01-01T00:00:00Z">
        <w:r>
          <w:t xml:space="preserve"> </w:t>
        </w:r>
      </w:ins>
      <w:ins w:id="2957" w:author="PR Preview" w:date="2026-01-01T00:00:00Z">
        <w:r>
          <w:t xml:space="preserve">of</w:t>
        </w:r>
      </w:ins>
      <w:ins w:id="2958" w:author="PR Preview" w:date="2026-01-01T00:00:00Z">
        <w:r>
          <w:t xml:space="preserve"> </w:t>
        </w:r>
      </w:ins>
      <m:oMath>
        <m:r>
          <m:rPr>
            <m:scr m:val="script"/>
            <m:sty m:val="p"/>
          </m:rPr>
          <m:t>H</m:t>
        </m:r>
      </m:oMath>
      <w:ins w:id="2959" w:author="PR Preview" w:date="2026-01-01T00:00:00Z">
        <w:r>
          <w:t xml:space="preserve"> </w:t>
        </w:r>
      </w:ins>
      <w:ins w:id="2960" w:author="PR Preview" w:date="2026-01-01T00:00:00Z">
        <w:r>
          <w:t xml:space="preserve">are</w:t>
        </w:r>
      </w:ins>
    </w:p>
    <w:p>
      <w:pPr>
        <w:pStyle w:val="BodyText"/>
      </w:pPr>
      <w:bookmarkStart w:id="288"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8"/>
    </w:p>
    <w:bookmarkEnd w:id="289"/>
    <w:bookmarkStart w:id="290"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0"/>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1" w:name="exm-half-space-plane"/>
    <w:p>
      <w:pPr>
        <w:pStyle w:val="BodyText"/>
      </w:pPr>
      <w:del w:id="2961" w:author="PR Preview" w:date="2026-01-01T00:00:00Z">
        <w:r>
          <w:rPr>
            <w:b/>
            <w:bCs/>
          </w:rPr>
          <w:delText xml:space="preserve">Example 75 (Half-spaces of a line in the plane)</w:delText>
        </w:r>
      </w:del>
      <w:del w:id="2962" w:author="PR Preview" w:date="2026-01-01T00:00:00Z">
        <w:r>
          <w:delText xml:space="preserve"> </w:delText>
        </w:r>
      </w:del>
      <w:del w:id="2963" w:author="PR Preview" w:date="2026-01-01T00:00:00Z">
        <w:r>
          <w:delText xml:space="preserve">Let</w:delText>
        </w:r>
      </w:del>
      <w:del w:id="2964" w:author="PR Preview" w:date="2026-01-01T00:00:00Z">
        <w:r>
          <w:delText xml:space="preserve"> </w:delText>
        </w:r>
      </w:del>
      <m:oMath>
        <m:r>
          <m:rPr>
            <m:scr m:val="script"/>
            <m:sty m:val="p"/>
          </m:rPr>
          <m:t>H</m:t>
        </m:r>
      </m:oMath>
      <w:del w:id="2965" w:author="PR Preview" w:date="2026-01-01T00:00:00Z">
        <w:r>
          <w:delText xml:space="preserve"> </w:delText>
        </w:r>
      </w:del>
      <w:del w:id="2966" w:author="PR Preview" w:date="2026-01-01T00:00:00Z">
        <w:r>
          <w:delText xml:space="preserve">be the line in</w:delText>
        </w:r>
      </w:del>
      <w:del w:id="2967" w:author="PR Preview" w:date="2026-01-01T00:00:00Z">
        <w:r>
          <w:delText xml:space="preserve"> </w:delText>
        </w:r>
      </w:del>
      <m:oMath>
        <m:sSup>
          <m:e>
            <m:r>
              <m:rPr>
                <m:scr m:val="double-struck"/>
                <m:sty m:val="p"/>
              </m:rPr>
              <m:t>R</m:t>
            </m:r>
          </m:e>
          <m:sup>
            <m:r>
              <m:t>2</m:t>
            </m:r>
          </m:sup>
        </m:sSup>
      </m:oMath>
      <w:del w:id="2968" w:author="PR Preview" w:date="2026-01-01T00:00:00Z">
        <w:r>
          <w:delText xml:space="preserve"> </w:delText>
        </w:r>
      </w:del>
      <w:del w:id="2969" w:author="PR Preview" w:date="2026-01-01T00:00:00Z">
        <w:r>
          <w:delText xml:space="preserve">with</w:delText>
        </w:r>
      </w:del>
      <w:del w:id="2970" w:author="PR Preview" w:date="2026-01-01T00:00:00Z">
        <w:r>
          <w:delText xml:space="preserve"> </w:delText>
        </w:r>
      </w:del>
      <w:del w:id="2971" w:author="PR Preview" w:date="2026-01-01T00:00:00Z">
        <w:r>
          <w:delText xml:space="preserve">$\mathord{\smash[b]{\underset{\raise.3ex\hbox{$\scriptstyle\sim$}}{w}}\vphantom{w}} = (1, 2)$</w:delText>
        </w:r>
      </w:del>
      <w:del w:id="2972" w:author="PR Preview" w:date="2026-01-01T00:00:00Z">
        <w:r>
          <w:delText xml:space="preserve"> </w:delText>
        </w:r>
      </w:del>
      <w:del w:id="2973" w:author="PR Preview" w:date="2026-01-01T00:00:00Z">
        <w:r>
          <w:delText xml:space="preserve">and</w:delText>
        </w:r>
      </w:del>
      <w:del w:id="2974" w:author="PR Preview" w:date="2026-01-01T00:00:00Z">
        <w:r>
          <w:delText xml:space="preserve"> </w:delText>
        </w:r>
      </w:del>
      <m:oMath>
        <m:r>
          <m:t>b</m:t>
        </m:r>
        <m:r>
          <m:rPr>
            <m:sty m:val="p"/>
          </m:rPr>
          <m:t>=</m:t>
        </m:r>
        <m:r>
          <m:rPr>
            <m:sty m:val="p"/>
          </m:rPr>
          <m:t>−</m:t>
        </m:r>
        <m:r>
          <m:t>2</m:t>
        </m:r>
      </m:oMath>
      <w:del w:id="2975" w:author="PR Preview" w:date="2026-01-01T00:00:00Z">
        <w:r>
          <w:delText xml:space="preserve"> </w:delText>
        </w:r>
      </w:del>
      <w:del w:id="2976" w:author="PR Preview" w:date="2026-01-01T00:00:00Z">
        <w:r>
          <w:delText xml:space="preserve">(</w:delText>
        </w:r>
      </w:del>
      <w:hyperlink w:anchor="def-hyperplane">
        <w:del w:id="2977" w:author="PR Preview" w:date="2026-01-01T00:00:00Z">
          <w:r>
            <w:rPr>
              <w:rStyle w:val="Hyperlink"/>
            </w:rPr>
            <w:delText xml:space="preserve">Definition 41</w:delText>
          </w:r>
        </w:del>
      </w:hyperlink>
      <w:del w:id="2978" w:author="PR Preview" w:date="2026-01-01T00:00:00Z">
        <w:r>
          <w:delText xml:space="preserve">),</w:delText>
        </w:r>
      </w:del>
      <w:del w:id="2979" w:author="PR Preview" w:date="2026-01-01T00:00:00Z">
        <w:r>
          <w:delText xml:space="preserve"> </w:delText>
        </w:r>
      </w:del>
      <w:del w:id="2980" w:author="PR Preview" w:date="2026-01-01T00:00:00Z">
        <w:r>
          <w:delText xml:space="preserve">so</w:delText>
        </w:r>
      </w:del>
      <w:del w:id="2981" w:author="PR Preview" w:date="2026-01-01T00:00:00Z">
        <w:r>
          <w:delText xml:space="preserve"> </w:delText>
        </w:r>
      </w:del>
      <w:del w:id="2982" w:author="PR Preview" w:date="2026-01-01T00:00:00Z">
        <w:r>
          <w:delText xml:space="preserve">$\mathcal{H} = \mathopen{}\left\{\mathord{\smash[b]{\underset{\raise.3ex\hbox{$\scriptstyle\sim$}}{x}}\vphantom{x}}: x_1 + 2 x_2 - 2 = 0\right\}\mathclose{}$</w:delText>
        </w:r>
      </w:del>
      <w:del w:id="2983" w:author="PR Preview" w:date="2026-01-01T00:00:00Z">
        <w:r>
          <w:delText xml:space="preserve">.</w:delText>
        </w:r>
      </w:del>
      <w:del w:id="2984" w:author="PR Preview" w:date="2026-01-01T00:00:00Z">
        <w:r>
          <w:delText xml:space="preserve"> </w:delText>
        </w:r>
      </w:del>
      <w:del w:id="2985" w:author="PR Preview" w:date="2026-01-01T00:00:00Z">
        <w:r>
          <w:delText xml:space="preserve">Evaluate</w:delText>
        </w:r>
      </w:del>
      <w:del w:id="2986" w:author="PR Preview" w:date="2026-01-01T00:00:00Z">
        <w:r>
          <w:delText xml:space="preserve"> </w:delText>
        </w:r>
      </w:del>
      <w:del w:id="2987" w:author="PR Preview" w:date="2026-01-01T00:00:00Z">
        <w:r>
          <w:delText xml:space="preserve">$\mathord{\smash[b]{\underset{\raise.3ex\hbox{$\scriptstyle\sim$}}{w}}\vphantom{w}} \cdot \mathord{\smash[b]{\underset{\raise.3ex\hbox{$\scriptstyle\sim$}}{x}}\vphantom{x}} + b$</w:delText>
        </w:r>
      </w:del>
      <w:del w:id="2988" w:author="PR Preview" w:date="2026-01-01T00:00:00Z">
        <w:r>
          <w:delText xml:space="preserve"> </w:delText>
        </w:r>
      </w:del>
      <w:del w:id="2989" w:author="PR Preview" w:date="2026-01-01T00:00:00Z">
        <w:r>
          <w:delText xml:space="preserve">at three points (</w:delText>
        </w:r>
      </w:del>
      <w:hyperlink w:anchor="def-half-space">
        <w:del w:id="2990" w:author="PR Preview" w:date="2026-01-01T00:00:00Z">
          <w:r>
            <w:rPr>
              <w:rStyle w:val="Hyperlink"/>
            </w:rPr>
            <w:delText xml:space="preserve">Definition 60</w:delText>
          </w:r>
        </w:del>
      </w:hyperlink>
      <w:del w:id="2991" w:author="PR Preview" w:date="2026-01-01T00:00:00Z">
        <w:r>
          <w:delText xml:space="preserve">):</w:delText>
        </w:r>
      </w:del>
    </w:p>
    <w:p>
      <w:pPr>
        <w:pStyle w:val="BodyText"/>
      </w:pPr>
      <w:ins w:id="2992" w:author="PR Preview" w:date="2026-01-01T00:00:00Z">
        <w:r>
          <w:rPr>
            <w:b/>
            <w:bCs/>
          </w:rPr>
          <w:t xml:space="preserve">Example 77 (Half-spaces of a line in the plane)</w:t>
        </w:r>
      </w:ins>
      <w:ins w:id="2993" w:author="PR Preview" w:date="2026-01-01T00:00:00Z">
        <w:r>
          <w:t xml:space="preserve"> </w:t>
        </w:r>
      </w:ins>
      <w:ins w:id="2994" w:author="PR Preview" w:date="2026-01-01T00:00:00Z">
        <w:r>
          <w:t xml:space="preserve">Let</w:t>
        </w:r>
      </w:ins>
      <w:ins w:id="2995" w:author="PR Preview" w:date="2026-01-01T00:00:00Z">
        <w:r>
          <w:t xml:space="preserve"> </w:t>
        </w:r>
      </w:ins>
      <m:oMath>
        <m:r>
          <m:rPr>
            <m:scr m:val="script"/>
            <m:sty m:val="p"/>
          </m:rPr>
          <m:t>H</m:t>
        </m:r>
      </m:oMath>
      <w:ins w:id="2996" w:author="PR Preview" w:date="2026-01-01T00:00:00Z">
        <w:r>
          <w:t xml:space="preserve"> </w:t>
        </w:r>
      </w:ins>
      <w:ins w:id="2997" w:author="PR Preview" w:date="2026-01-01T00:00:00Z">
        <w:r>
          <w:t xml:space="preserve">be the line in</w:t>
        </w:r>
      </w:ins>
      <w:ins w:id="2998" w:author="PR Preview" w:date="2026-01-01T00:00:00Z">
        <w:r>
          <w:t xml:space="preserve"> </w:t>
        </w:r>
      </w:ins>
      <m:oMath>
        <m:sSup>
          <m:e>
            <m:r>
              <m:rPr>
                <m:scr m:val="double-struck"/>
                <m:sty m:val="p"/>
              </m:rPr>
              <m:t>R</m:t>
            </m:r>
          </m:e>
          <m:sup>
            <m:r>
              <m:t>2</m:t>
            </m:r>
          </m:sup>
        </m:sSup>
      </m:oMath>
      <w:ins w:id="2999" w:author="PR Preview" w:date="2026-01-01T00:00:00Z">
        <w:r>
          <w:t xml:space="preserve"> </w:t>
        </w:r>
      </w:ins>
      <w:ins w:id="3000" w:author="PR Preview" w:date="2026-01-01T00:00:00Z">
        <w:r>
          <w:t xml:space="preserve">with</w:t>
        </w:r>
      </w:ins>
      <w:ins w:id="3001" w:author="PR Preview" w:date="2026-01-01T00:00:00Z">
        <w:r>
          <w:t xml:space="preserve"> </w:t>
        </w:r>
      </w:ins>
      <w:ins w:id="3002" w:author="PR Preview" w:date="2026-01-01T00:00:00Z">
        <w:r>
          <w:t xml:space="preserve">$\mathord{\smash[b]{\underset{\raise.3ex\hbox{$\scriptstyle\sim$}}{w}}\vphantom{w}} = (1, 2)$</w:t>
        </w:r>
      </w:ins>
      <w:ins w:id="3003" w:author="PR Preview" w:date="2026-01-01T00:00:00Z">
        <w:r>
          <w:t xml:space="preserve"> </w:t>
        </w:r>
      </w:ins>
      <w:ins w:id="3004" w:author="PR Preview" w:date="2026-01-01T00:00:00Z">
        <w:r>
          <w:t xml:space="preserve">and</w:t>
        </w:r>
      </w:ins>
      <w:ins w:id="3005" w:author="PR Preview" w:date="2026-01-01T00:00:00Z">
        <w:r>
          <w:t xml:space="preserve"> </w:t>
        </w:r>
      </w:ins>
      <m:oMath>
        <m:r>
          <m:t>b</m:t>
        </m:r>
        <m:r>
          <m:rPr>
            <m:sty m:val="p"/>
          </m:rPr>
          <m:t>=</m:t>
        </m:r>
        <m:r>
          <m:rPr>
            <m:sty m:val="p"/>
          </m:rPr>
          <m:t>−</m:t>
        </m:r>
        <m:r>
          <m:t>2</m:t>
        </m:r>
      </m:oMath>
      <w:ins w:id="3006" w:author="PR Preview" w:date="2026-01-01T00:00:00Z">
        <w:r>
          <w:t xml:space="preserve"> </w:t>
        </w:r>
      </w:ins>
      <w:ins w:id="3007" w:author="PR Preview" w:date="2026-01-01T00:00:00Z">
        <w:r>
          <w:t xml:space="preserve">(</w:t>
        </w:r>
      </w:ins>
      <w:hyperlink w:anchor="def-hyperplane">
        <w:ins w:id="3008" w:author="PR Preview" w:date="2026-01-01T00:00:00Z">
          <w:r>
            <w:rPr>
              <w:rStyle w:val="Hyperlink"/>
            </w:rPr>
            <w:t xml:space="preserve">Definition 41</w:t>
          </w:r>
        </w:ins>
      </w:hyperlink>
      <w:ins w:id="3009" w:author="PR Preview" w:date="2026-01-01T00:00:00Z">
        <w:r>
          <w:t xml:space="preserve">),</w:t>
        </w:r>
      </w:ins>
      <w:ins w:id="3010" w:author="PR Preview" w:date="2026-01-01T00:00:00Z">
        <w:r>
          <w:t xml:space="preserve"> </w:t>
        </w:r>
      </w:ins>
      <w:ins w:id="3011" w:author="PR Preview" w:date="2026-01-01T00:00:00Z">
        <w:r>
          <w:t xml:space="preserve">so</w:t>
        </w:r>
      </w:ins>
      <w:ins w:id="3012" w:author="PR Preview" w:date="2026-01-01T00:00:00Z">
        <w:r>
          <w:t xml:space="preserve"> </w:t>
        </w:r>
      </w:ins>
      <w:ins w:id="3013" w:author="PR Preview" w:date="2026-01-01T00:00:00Z">
        <w:r>
          <w:t xml:space="preserve">$\mathcal{H} = \mathopen{}\left\{\mathord{\smash[b]{\underset{\raise.3ex\hbox{$\scriptstyle\sim$}}{x}}\vphantom{x}}: x_1 + 2 x_2 - 2 = 0\right\}\mathclose{}$</w:t>
        </w:r>
      </w:ins>
      <w:ins w:id="3014" w:author="PR Preview" w:date="2026-01-01T00:00:00Z">
        <w:r>
          <w:t xml:space="preserve">.</w:t>
        </w:r>
      </w:ins>
      <w:ins w:id="3015" w:author="PR Preview" w:date="2026-01-01T00:00:00Z">
        <w:r>
          <w:t xml:space="preserve"> </w:t>
        </w:r>
      </w:ins>
      <w:ins w:id="3016" w:author="PR Preview" w:date="2026-01-01T00:00:00Z">
        <w:r>
          <w:t xml:space="preserve">Evaluate</w:t>
        </w:r>
      </w:ins>
      <w:ins w:id="3017" w:author="PR Preview" w:date="2026-01-01T00:00:00Z">
        <w:r>
          <w:t xml:space="preserve"> </w:t>
        </w:r>
      </w:ins>
      <w:ins w:id="3018" w:author="PR Preview" w:date="2026-01-01T00:00:00Z">
        <w:r>
          <w:t xml:space="preserve">$\mathord{\smash[b]{\underset{\raise.3ex\hbox{$\scriptstyle\sim$}}{w}}\vphantom{w}} \cdot \mathord{\smash[b]{\underset{\raise.3ex\hbox{$\scriptstyle\sim$}}{x}}\vphantom{x}} + b$</w:t>
        </w:r>
      </w:ins>
      <w:ins w:id="3019" w:author="PR Preview" w:date="2026-01-01T00:00:00Z">
        <w:r>
          <w:t xml:space="preserve"> </w:t>
        </w:r>
      </w:ins>
      <w:ins w:id="3020" w:author="PR Preview" w:date="2026-01-01T00:00:00Z">
        <w:r>
          <w:t xml:space="preserve">at three points (</w:t>
        </w:r>
      </w:ins>
      <w:hyperlink w:anchor="def-half-space">
        <w:ins w:id="3021" w:author="PR Preview" w:date="2026-01-01T00:00:00Z">
          <w:r>
            <w:rPr>
              <w:rStyle w:val="Hyperlink"/>
            </w:rPr>
            <w:t xml:space="preserve">Definition 60</w:t>
          </w:r>
        </w:ins>
      </w:hyperlink>
      <w:ins w:id="3022"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1"/>
    <w:bookmarkStart w:id="292" w:name="rem-half-space-sides"/>
    <w:p>
      <w:pPr>
        <w:pStyle w:val="BodyText"/>
      </w:pPr>
      <w:del w:id="3023" w:author="PR Preview" w:date="2026-01-01T00:00:00Z">
        <w:r>
          <w:rPr>
            <w:i/>
            <w:iCs/>
          </w:rPr>
          <w:delText xml:space="preserve">Remark 19</w:delText>
        </w:r>
      </w:del>
      <w:del w:id="3024" w:author="PR Preview" w:date="2026-01-01T00:00:00Z">
        <w:r>
          <w:delText xml:space="preserve"> (The two sides of a hyperplane). </w:delText>
        </w:r>
      </w:del>
      <w:del w:id="3025" w:author="PR Preview" w:date="2026-01-01T00:00:00Z">
        <w:r>
          <w:delText xml:space="preserve">Every point of</w:delText>
        </w:r>
      </w:del>
      <w:del w:id="3026" w:author="PR Preview" w:date="2026-01-01T00:00:00Z">
        <w:r>
          <w:delText xml:space="preserve"> </w:delText>
        </w:r>
      </w:del>
      <m:oMath>
        <m:sSup>
          <m:e>
            <m:r>
              <m:rPr>
                <m:scr m:val="double-struck"/>
                <m:sty m:val="p"/>
              </m:rPr>
              <m:t>R</m:t>
            </m:r>
          </m:e>
          <m:sup>
            <m:r>
              <m:t>p</m:t>
            </m:r>
          </m:sup>
        </m:sSup>
      </m:oMath>
      <w:del w:id="3027" w:author="PR Preview" w:date="2026-01-01T00:00:00Z">
        <w:r>
          <w:delText xml:space="preserve"> </w:delText>
        </w:r>
      </w:del>
      <w:del w:id="3028" w:author="PR Preview" w:date="2026-01-01T00:00:00Z">
        <w:r>
          <w:delText xml:space="preserve">is in exactly one of</w:delText>
        </w:r>
      </w:del>
      <w:del w:id="3029" w:author="PR Preview" w:date="2026-01-01T00:00:00Z">
        <w:r>
          <w:delText xml:space="preserve"> </w:delText>
        </w:r>
      </w:del>
      <m:oMath>
        <m:sSup>
          <m:e>
            <m:r>
              <m:rPr>
                <m:scr m:val="script"/>
                <m:sty m:val="p"/>
              </m:rPr>
              <m:t>H</m:t>
            </m:r>
          </m:e>
          <m:sup>
            <m:r>
              <m:rPr>
                <m:sty m:val="p"/>
              </m:rPr>
              <m:t>+</m:t>
            </m:r>
          </m:sup>
        </m:sSup>
      </m:oMath>
      <w:del w:id="3030" w:author="PR Preview" w:date="2026-01-01T00:00:00Z">
        <w:r>
          <w:delText xml:space="preserve">,</w:delText>
        </w:r>
      </w:del>
      <w:del w:id="3031" w:author="PR Preview" w:date="2026-01-01T00:00:00Z">
        <w:r>
          <w:delText xml:space="preserve"> </w:delText>
        </w:r>
      </w:del>
      <m:oMath>
        <m:r>
          <m:rPr>
            <m:scr m:val="script"/>
            <m:sty m:val="p"/>
          </m:rPr>
          <m:t>H</m:t>
        </m:r>
      </m:oMath>
      <w:del w:id="3032" w:author="PR Preview" w:date="2026-01-01T00:00:00Z">
        <w:r>
          <w:delText xml:space="preserve"> </w:delText>
        </w:r>
      </w:del>
      <w:del w:id="3033" w:author="PR Preview" w:date="2026-01-01T00:00:00Z">
        <w:r>
          <w:delText xml:space="preserve">and</w:delText>
        </w:r>
      </w:del>
      <w:del w:id="3034" w:author="PR Preview" w:date="2026-01-01T00:00:00Z">
        <w:r>
          <w:delText xml:space="preserve"> </w:delText>
        </w:r>
      </w:del>
      <m:oMath>
        <m:sSup>
          <m:e>
            <m:r>
              <m:rPr>
                <m:scr m:val="script"/>
                <m:sty m:val="p"/>
              </m:rPr>
              <m:t>H</m:t>
            </m:r>
          </m:e>
          <m:sup>
            <m:r>
              <m:rPr>
                <m:sty m:val="p"/>
              </m:rPr>
              <m:t>−</m:t>
            </m:r>
          </m:sup>
        </m:sSup>
      </m:oMath>
      <w:del w:id="3035" w:author="PR Preview" w:date="2026-01-01T00:00:00Z">
        <w:r>
          <w:delText xml:space="preserve">,</w:delText>
        </w:r>
      </w:del>
      <w:del w:id="3036" w:author="PR Preview" w:date="2026-01-01T00:00:00Z">
        <w:r>
          <w:delText xml:space="preserve"> </w:delText>
        </w:r>
      </w:del>
      <w:del w:id="3037" w:author="PR Preview" w:date="2026-01-01T00:00:00Z">
        <w:r>
          <w:delText xml:space="preserve">because the number</w:delText>
        </w:r>
      </w:del>
      <w:del w:id="3038" w:author="PR Preview" w:date="2026-01-01T00:00:00Z">
        <w:r>
          <w:delText xml:space="preserve"> </w:delText>
        </w:r>
      </w:del>
      <w:del w:id="3039" w:author="PR Preview" w:date="2026-01-01T00:00:00Z">
        <w:r>
          <w:delText xml:space="preserve">$\mathord{\smash[b]{\underset{\raise.3ex\hbox{$\scriptstyle\sim$}}{w}}\vphantom{w}} \cdot \mathord{\smash[b]{\underset{\raise.3ex\hbox{$\scriptstyle\sim$}}{x}}\vphantom{x}} + b$</w:delText>
        </w:r>
      </w:del>
      <w:del w:id="3040" w:author="PR Preview" w:date="2026-01-01T00:00:00Z">
        <w:r>
          <w:delText xml:space="preserve"> </w:delText>
        </w:r>
      </w:del>
      <w:del w:id="3041" w:author="PR Preview" w:date="2026-01-01T00:00:00Z">
        <w:r>
          <w:delText xml:space="preserve">is positive, zero or negative.</w:delText>
        </w:r>
      </w:del>
      <w:del w:id="3042" w:author="PR Preview" w:date="2026-01-01T00:00:00Z">
        <w:r>
          <w:delText xml:space="preserve"> </w:delText>
        </w:r>
      </w:del>
      <w:del w:id="3043" w:author="PR Preview" w:date="2026-01-01T00:00:00Z">
        <w:r>
          <w:delText xml:space="preserve">The vector</w:delText>
        </w:r>
      </w:del>
      <w:del w:id="3044" w:author="PR Preview" w:date="2026-01-01T00:00:00Z">
        <w:r>
          <w:delText xml:space="preserve"> </w:delText>
        </w:r>
      </w:del>
      <w:del w:id="3045" w:author="PR Preview" w:date="2026-01-01T00:00:00Z">
        <w:r>
          <w:delText xml:space="preserve">$\mathord{\smash[b]{\underset{\raise.3ex\hbox{$\scriptstyle\sim$}}{w}}\vphantom{w}}$</w:delText>
        </w:r>
      </w:del>
      <w:del w:id="3046" w:author="PR Preview" w:date="2026-01-01T00:00:00Z">
        <w:r>
          <w:delText xml:space="preserve"> </w:delText>
        </w:r>
      </w:del>
      <w:del w:id="3047" w:author="PR Preview" w:date="2026-01-01T00:00:00Z">
        <w:r>
          <w:delText xml:space="preserve">points into</w:delText>
        </w:r>
      </w:del>
      <w:del w:id="3048" w:author="PR Preview" w:date="2026-01-01T00:00:00Z">
        <w:r>
          <w:delText xml:space="preserve"> </w:delText>
        </w:r>
      </w:del>
      <m:oMath>
        <m:sSup>
          <m:e>
            <m:r>
              <m:rPr>
                <m:scr m:val="script"/>
                <m:sty m:val="p"/>
              </m:rPr>
              <m:t>H</m:t>
            </m:r>
          </m:e>
          <m:sup>
            <m:r>
              <m:rPr>
                <m:sty m:val="p"/>
              </m:rPr>
              <m:t>+</m:t>
            </m:r>
          </m:sup>
        </m:sSup>
      </m:oMath>
      <w:del w:id="3049" w:author="PR Preview" w:date="2026-01-01T00:00:00Z">
        <w:r>
          <w:delText xml:space="preserve">:</w:delText>
        </w:r>
      </w:del>
      <w:del w:id="3050" w:author="PR Preview" w:date="2026-01-01T00:00:00Z">
        <w:r>
          <w:delText xml:space="preserve"> </w:delText>
        </w:r>
      </w:del>
      <w:del w:id="3051" w:author="PR Preview" w:date="2026-01-01T00:00:00Z">
        <w:r>
          <w:delText xml:space="preserve">the number</w:delText>
        </w:r>
      </w:del>
      <w:del w:id="3052" w:author="PR Preview" w:date="2026-01-01T00:00:00Z">
        <w:r>
          <w:delText xml:space="preserve"> </w:delText>
        </w:r>
      </w:del>
      <w:del w:id="3053" w:author="PR Preview" w:date="2026-01-01T00:00:00Z">
        <w:r>
          <w:delText xml:space="preserve">$\mathord{\smash[b]{\underset{\raise.3ex\hbox{$\scriptstyle\sim$}}{w}}\vphantom{w}} \cdot \mathord{\smash[b]{\underset{\raise.3ex\hbox{$\scriptstyle\sim$}}{x}}\vphantom{x}} + b$</w:delText>
        </w:r>
      </w:del>
      <w:del w:id="3054" w:author="PR Preview" w:date="2026-01-01T00:00:00Z">
        <w:r>
          <w:delText xml:space="preserve"> </w:delText>
        </w:r>
      </w:del>
      <w:del w:id="3055" w:author="PR Preview" w:date="2026-01-01T00:00:00Z">
        <w:r>
          <w:delText xml:space="preserve">goes up when</w:delText>
        </w:r>
      </w:del>
      <w:del w:id="3056" w:author="PR Preview" w:date="2026-01-01T00:00:00Z">
        <w:r>
          <w:delText xml:space="preserve"> </w:delText>
        </w:r>
      </w:del>
      <w:del w:id="3057" w:author="PR Preview" w:date="2026-01-01T00:00:00Z">
        <w:r>
          <w:delText xml:space="preserve">$\mathord{\smash[b]{\underset{\raise.3ex\hbox{$\scriptstyle\sim$}}{x}}\vphantom{x}}$</w:delText>
        </w:r>
      </w:del>
      <w:del w:id="3058" w:author="PR Preview" w:date="2026-01-01T00:00:00Z">
        <w:r>
          <w:delText xml:space="preserve"> </w:delText>
        </w:r>
      </w:del>
      <w:del w:id="3059" w:author="PR Preview" w:date="2026-01-01T00:00:00Z">
        <w:r>
          <w:delText xml:space="preserve">moves in the direction</w:delText>
        </w:r>
      </w:del>
      <w:del w:id="3060" w:author="PR Preview" w:date="2026-01-01T00:00:00Z">
        <w:r>
          <w:delText xml:space="preserve"> </w:delText>
        </w:r>
      </w:del>
      <w:del w:id="3061" w:author="PR Preview" w:date="2026-01-01T00:00:00Z">
        <w:r>
          <w:delText xml:space="preserve">$\mathord{\smash[b]{\underset{\raise.3ex\hbox{$\scriptstyle\sim$}}{w}}\vphantom{w}}$</w:delText>
        </w:r>
      </w:del>
      <w:del w:id="3062" w:author="PR Preview" w:date="2026-01-01T00:00:00Z">
        <w:r>
          <w:delText xml:space="preserve">.</w:delText>
        </w:r>
      </w:del>
    </w:p>
    <w:p>
      <w:pPr>
        <w:pStyle w:val="BodyText"/>
      </w:pPr>
      <w:del w:id="3063" w:author="PR Preview" w:date="2026-01-01T00:00:00Z">
        <w:r>
          <w:rPr>
            <w:b/>
            <w:bCs/>
          </w:rPr>
          <w:delText xml:space="preserve">Theorem 44 (Differences of points in a hyperplane and in a half-space)</w:delText>
        </w:r>
      </w:del>
      <w:del w:id="3064" w:author="PR Preview" w:date="2026-01-01T00:00:00Z">
        <w:r>
          <w:delText xml:space="preserve"> </w:delText>
        </w:r>
      </w:del>
      <w:del w:id="3065" w:author="PR Preview" w:date="2026-01-01T00:00:00Z">
        <w:r>
          <w:delText xml:space="preserve">Let</w:delText>
        </w:r>
      </w:del>
      <w:del w:id="3066" w:author="PR Preview" w:date="2026-01-01T00:00:00Z">
        <w:r>
          <w:delText xml:space="preserve"> </w:delText>
        </w:r>
      </w:del>
      <w:del w:id="3067" w:author="PR Preview" w:date="2026-01-01T00:00:00Z">
        <w:r>
          <w:delText xml:space="preserve">$\mathord{\smash[b]{\underset{\raise.3ex\hbox{$\scriptstyle\sim$}}{w}}\vphantom{w}} \in \mathbb{R}^p$</w:delText>
        </w:r>
      </w:del>
      <w:del w:id="3068" w:author="PR Preview" w:date="2026-01-01T00:00:00Z">
        <w:r>
          <w:delText xml:space="preserve"> </w:delText>
        </w:r>
      </w:del>
      <w:del w:id="3069" w:author="PR Preview" w:date="2026-01-01T00:00:00Z">
        <w:r>
          <w:delText xml:space="preserve">be nonzero, let</w:delText>
        </w:r>
      </w:del>
      <w:del w:id="3070" w:author="PR Preview" w:date="2026-01-01T00:00:00Z">
        <w:r>
          <w:delText xml:space="preserve"> </w:delText>
        </w:r>
      </w:del>
      <m:oMath>
        <m:r>
          <m:t>b</m:t>
        </m:r>
        <m:r>
          <m:rPr>
            <m:sty m:val="p"/>
          </m:rPr>
          <m:t>∈</m:t>
        </m:r>
        <m:r>
          <m:rPr>
            <m:scr m:val="double-struck"/>
            <m:sty m:val="p"/>
          </m:rPr>
          <m:t>R</m:t>
        </m:r>
      </m:oMath>
      <w:del w:id="3071" w:author="PR Preview" w:date="2026-01-01T00:00:00Z">
        <w:r>
          <w:delText xml:space="preserve">,</w:delText>
        </w:r>
      </w:del>
      <w:del w:id="3072" w:author="PR Preview" w:date="2026-01-01T00:00:00Z">
        <w:r>
          <w:delText xml:space="preserve"> </w:delText>
        </w:r>
      </w:del>
      <w:del w:id="3073" w:author="PR Preview" w:date="2026-01-01T00:00:00Z">
        <w:r>
          <w:delText xml:space="preserve">and let</w:delText>
        </w:r>
      </w:del>
      <w:del w:id="3074" w:author="PR Preview" w:date="2026-01-01T00:00:00Z">
        <w:r>
          <w:delText xml:space="preserve"> </w:delText>
        </w:r>
      </w:del>
      <m:oMath>
        <m:r>
          <m:rPr>
            <m:scr m:val="script"/>
            <m:sty m:val="p"/>
          </m:rPr>
          <m:t>H</m:t>
        </m:r>
      </m:oMath>
      <w:del w:id="3075" w:author="PR Preview" w:date="2026-01-01T00:00:00Z">
        <w:r>
          <w:delText xml:space="preserve">,</w:delText>
        </w:r>
      </w:del>
      <w:del w:id="3076" w:author="PR Preview" w:date="2026-01-01T00:00:00Z">
        <w:r>
          <w:delText xml:space="preserve"> </w:delText>
        </w:r>
      </w:del>
      <m:oMath>
        <m:sSup>
          <m:e>
            <m:r>
              <m:rPr>
                <m:scr m:val="script"/>
                <m:sty m:val="p"/>
              </m:rPr>
              <m:t>H</m:t>
            </m:r>
          </m:e>
          <m:sup>
            <m:r>
              <m:rPr>
                <m:sty m:val="p"/>
              </m:rPr>
              <m:t>+</m:t>
            </m:r>
          </m:sup>
        </m:sSup>
      </m:oMath>
      <w:del w:id="3077" w:author="PR Preview" w:date="2026-01-01T00:00:00Z">
        <w:r>
          <w:delText xml:space="preserve"> </w:delText>
        </w:r>
      </w:del>
      <w:del w:id="3078" w:author="PR Preview" w:date="2026-01-01T00:00:00Z">
        <w:r>
          <w:delText xml:space="preserve">be the hyperplane and open half-space of</w:delText>
        </w:r>
      </w:del>
      <w:del w:id="3079" w:author="PR Preview" w:date="2026-01-01T00:00:00Z">
        <w:r>
          <w:delText xml:space="preserve"> </w:delText>
        </w:r>
      </w:del>
      <w:hyperlink w:anchor="def-half-space">
        <w:del w:id="3080" w:author="PR Preview" w:date="2026-01-01T00:00:00Z">
          <w:r>
            <w:rPr>
              <w:rStyle w:val="Hyperlink"/>
            </w:rPr>
            <w:delText xml:space="preserve">Definition 60</w:delText>
          </w:r>
        </w:del>
      </w:hyperlink>
      <w:del w:id="3081" w:author="PR Preview" w:date="2026-01-01T00:00:00Z">
        <w:r>
          <w:delText xml:space="preserve">.</w:delText>
        </w:r>
      </w:del>
      <w:del w:id="3082" w:author="PR Preview" w:date="2026-01-01T00:00:00Z">
        <w:r>
          <w:delText xml:space="preserve"> </w:delText>
        </w:r>
      </w:del>
      <w:del w:id="3083" w:author="PR Preview" w:date="2026-01-01T00:00:00Z">
        <w:r>
          <w:delText xml:space="preserve">For a set</w:delText>
        </w:r>
      </w:del>
      <w:del w:id="3084" w:author="PR Preview" w:date="2026-01-01T00:00:00Z">
        <w:r>
          <w:delText xml:space="preserve"> </w:delText>
        </w:r>
      </w:del>
      <m:oMath>
        <m:r>
          <m:t>S</m:t>
        </m:r>
        <m:r>
          <m:rPr>
            <m:sty m:val="p"/>
          </m:rPr>
          <m:t>⊆</m:t>
        </m:r>
        <m:sSup>
          <m:e>
            <m:r>
              <m:rPr>
                <m:scr m:val="double-struck"/>
                <m:sty m:val="p"/>
              </m:rPr>
              <m:t>R</m:t>
            </m:r>
          </m:e>
          <m:sup>
            <m:r>
              <m:t>p</m:t>
            </m:r>
          </m:sup>
        </m:sSup>
      </m:oMath>
      <w:del w:id="3085" w:author="PR Preview" w:date="2026-01-01T00:00:00Z">
        <w:r>
          <w:delText xml:space="preserve">, let</w:delText>
        </w:r>
      </w:del>
      <w:del w:id="3086" w:author="PR Preview" w:date="2026-01-01T00:00:00Z">
        <w:r>
          <w:delText xml:space="preserve"> </w:delText>
        </w:r>
      </w:del>
      <w:del w:id="3087" w:author="PR Preview" w:date="2026-01-01T00:00:00Z">
        <w:r>
          <w:delTex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delText>
        </w:r>
      </w:del>
      <w:del w:id="3088" w:author="PR Preview" w:date="2026-01-01T00:00:00Z">
        <w:r>
          <w:delText xml:space="preserve"> </w:delText>
        </w:r>
      </w:del>
      <w:del w:id="3089" w:author="PR Preview" w:date="2026-01-01T00:00:00Z">
        <w:r>
          <w:delText xml:space="preserve">be the set of differences of its points.</w:delText>
        </w:r>
      </w:del>
    </w:p>
    <w:p>
      <w:pPr>
        <w:pStyle w:val="BodyText"/>
      </w:pPr>
      <w:ins w:id="3090" w:author="PR Preview" w:date="2026-01-01T00:00:00Z">
        <w:r>
          <w:rPr>
            <w:i/>
            <w:iCs/>
          </w:rPr>
          <w:t xml:space="preserve">Remark 20</w:t>
        </w:r>
      </w:ins>
      <w:ins w:id="3091" w:author="PR Preview" w:date="2026-01-01T00:00:00Z">
        <w:r>
          <w:t xml:space="preserve"> (The two sides of a hyperplane). </w:t>
        </w:r>
      </w:ins>
      <w:ins w:id="3092" w:author="PR Preview" w:date="2026-01-01T00:00:00Z">
        <w:r>
          <w:t xml:space="preserve">Every point of</w:t>
        </w:r>
      </w:ins>
      <w:ins w:id="3093" w:author="PR Preview" w:date="2026-01-01T00:00:00Z">
        <w:r>
          <w:t xml:space="preserve"> </w:t>
        </w:r>
      </w:ins>
      <m:oMath>
        <m:sSup>
          <m:e>
            <m:r>
              <m:rPr>
                <m:scr m:val="double-struck"/>
                <m:sty m:val="p"/>
              </m:rPr>
              <m:t>R</m:t>
            </m:r>
          </m:e>
          <m:sup>
            <m:r>
              <m:t>p</m:t>
            </m:r>
          </m:sup>
        </m:sSup>
      </m:oMath>
      <w:ins w:id="3094" w:author="PR Preview" w:date="2026-01-01T00:00:00Z">
        <w:r>
          <w:t xml:space="preserve"> </w:t>
        </w:r>
      </w:ins>
      <w:ins w:id="3095" w:author="PR Preview" w:date="2026-01-01T00:00:00Z">
        <w:r>
          <w:t xml:space="preserve">is in exactly one of</w:t>
        </w:r>
      </w:ins>
      <w:ins w:id="3096" w:author="PR Preview" w:date="2026-01-01T00:00:00Z">
        <w:r>
          <w:t xml:space="preserve"> </w:t>
        </w:r>
      </w:ins>
      <m:oMath>
        <m:sSup>
          <m:e>
            <m:r>
              <m:rPr>
                <m:scr m:val="script"/>
                <m:sty m:val="p"/>
              </m:rPr>
              <m:t>H</m:t>
            </m:r>
          </m:e>
          <m:sup>
            <m:r>
              <m:rPr>
                <m:sty m:val="p"/>
              </m:rPr>
              <m:t>+</m:t>
            </m:r>
          </m:sup>
        </m:sSup>
      </m:oMath>
      <w:ins w:id="3097" w:author="PR Preview" w:date="2026-01-01T00:00:00Z">
        <w:r>
          <w:t xml:space="preserve">,</w:t>
        </w:r>
      </w:ins>
      <w:ins w:id="3098" w:author="PR Preview" w:date="2026-01-01T00:00:00Z">
        <w:r>
          <w:t xml:space="preserve"> </w:t>
        </w:r>
      </w:ins>
      <m:oMath>
        <m:r>
          <m:rPr>
            <m:scr m:val="script"/>
            <m:sty m:val="p"/>
          </m:rPr>
          <m:t>H</m:t>
        </m:r>
      </m:oMath>
      <w:ins w:id="3099" w:author="PR Preview" w:date="2026-01-01T00:00:00Z">
        <w:r>
          <w:t xml:space="preserve"> </w:t>
        </w:r>
      </w:ins>
      <w:ins w:id="3100" w:author="PR Preview" w:date="2026-01-01T00:00:00Z">
        <w:r>
          <w:t xml:space="preserve">and</w:t>
        </w:r>
      </w:ins>
      <w:ins w:id="3101" w:author="PR Preview" w:date="2026-01-01T00:00:00Z">
        <w:r>
          <w:t xml:space="preserve"> </w:t>
        </w:r>
      </w:ins>
      <m:oMath>
        <m:sSup>
          <m:e>
            <m:r>
              <m:rPr>
                <m:scr m:val="script"/>
                <m:sty m:val="p"/>
              </m:rPr>
              <m:t>H</m:t>
            </m:r>
          </m:e>
          <m:sup>
            <m:r>
              <m:rPr>
                <m:sty m:val="p"/>
              </m:rPr>
              <m:t>−</m:t>
            </m:r>
          </m:sup>
        </m:sSup>
      </m:oMath>
      <w:ins w:id="3102" w:author="PR Preview" w:date="2026-01-01T00:00:00Z">
        <w:r>
          <w:t xml:space="preserve">,</w:t>
        </w:r>
      </w:ins>
      <w:ins w:id="3103" w:author="PR Preview" w:date="2026-01-01T00:00:00Z">
        <w:r>
          <w:t xml:space="preserve"> </w:t>
        </w:r>
      </w:ins>
      <w:ins w:id="3104" w:author="PR Preview" w:date="2026-01-01T00:00:00Z">
        <w:r>
          <w:t xml:space="preserve">because the number</w:t>
        </w:r>
      </w:ins>
      <w:ins w:id="3105" w:author="PR Preview" w:date="2026-01-01T00:00:00Z">
        <w:r>
          <w:t xml:space="preserve"> </w:t>
        </w:r>
      </w:ins>
      <w:ins w:id="3106" w:author="PR Preview" w:date="2026-01-01T00:00:00Z">
        <w:r>
          <w:t xml:space="preserve">$\mathord{\smash[b]{\underset{\raise.3ex\hbox{$\scriptstyle\sim$}}{w}}\vphantom{w}} \cdot \mathord{\smash[b]{\underset{\raise.3ex\hbox{$\scriptstyle\sim$}}{x}}\vphantom{x}} + b$</w:t>
        </w:r>
      </w:ins>
      <w:ins w:id="3107" w:author="PR Preview" w:date="2026-01-01T00:00:00Z">
        <w:r>
          <w:t xml:space="preserve"> </w:t>
        </w:r>
      </w:ins>
      <w:ins w:id="3108" w:author="PR Preview" w:date="2026-01-01T00:00:00Z">
        <w:r>
          <w:t xml:space="preserve">is positive, zero or negative.</w:t>
        </w:r>
      </w:ins>
      <w:ins w:id="3109" w:author="PR Preview" w:date="2026-01-01T00:00:00Z">
        <w:r>
          <w:t xml:space="preserve"> </w:t>
        </w:r>
      </w:ins>
      <w:ins w:id="3110" w:author="PR Preview" w:date="2026-01-01T00:00:00Z">
        <w:r>
          <w:t xml:space="preserve">The vector</w:t>
        </w:r>
      </w:ins>
      <w:ins w:id="3111" w:author="PR Preview" w:date="2026-01-01T00:00:00Z">
        <w:r>
          <w:t xml:space="preserve"> </w:t>
        </w:r>
      </w:ins>
      <w:ins w:id="3112" w:author="PR Preview" w:date="2026-01-01T00:00:00Z">
        <w:r>
          <w:t xml:space="preserve">$\mathord{\smash[b]{\underset{\raise.3ex\hbox{$\scriptstyle\sim$}}{w}}\vphantom{w}}$</w:t>
        </w:r>
      </w:ins>
      <w:ins w:id="3113" w:author="PR Preview" w:date="2026-01-01T00:00:00Z">
        <w:r>
          <w:t xml:space="preserve"> </w:t>
        </w:r>
      </w:ins>
      <w:ins w:id="3114" w:author="PR Preview" w:date="2026-01-01T00:00:00Z">
        <w:r>
          <w:t xml:space="preserve">points into</w:t>
        </w:r>
      </w:ins>
      <w:ins w:id="3115" w:author="PR Preview" w:date="2026-01-01T00:00:00Z">
        <w:r>
          <w:t xml:space="preserve"> </w:t>
        </w:r>
      </w:ins>
      <m:oMath>
        <m:sSup>
          <m:e>
            <m:r>
              <m:rPr>
                <m:scr m:val="script"/>
                <m:sty m:val="p"/>
              </m:rPr>
              <m:t>H</m:t>
            </m:r>
          </m:e>
          <m:sup>
            <m:r>
              <m:rPr>
                <m:sty m:val="p"/>
              </m:rPr>
              <m:t>+</m:t>
            </m:r>
          </m:sup>
        </m:sSup>
      </m:oMath>
      <w:ins w:id="3116" w:author="PR Preview" w:date="2026-01-01T00:00:00Z">
        <w:r>
          <w:t xml:space="preserve">:</w:t>
        </w:r>
      </w:ins>
      <w:ins w:id="3117" w:author="PR Preview" w:date="2026-01-01T00:00:00Z">
        <w:r>
          <w:t xml:space="preserve"> </w:t>
        </w:r>
      </w:ins>
      <w:ins w:id="3118" w:author="PR Preview" w:date="2026-01-01T00:00:00Z">
        <w:r>
          <w:t xml:space="preserve">the number</w:t>
        </w:r>
      </w:ins>
      <w:ins w:id="3119" w:author="PR Preview" w:date="2026-01-01T00:00:00Z">
        <w:r>
          <w:t xml:space="preserve"> </w:t>
        </w:r>
      </w:ins>
      <w:ins w:id="3120" w:author="PR Preview" w:date="2026-01-01T00:00:00Z">
        <w:r>
          <w:t xml:space="preserve">$\mathord{\smash[b]{\underset{\raise.3ex\hbox{$\scriptstyle\sim$}}{w}}\vphantom{w}} \cdot \mathord{\smash[b]{\underset{\raise.3ex\hbox{$\scriptstyle\sim$}}{x}}\vphantom{x}} + b$</w:t>
        </w:r>
      </w:ins>
      <w:ins w:id="3121" w:author="PR Preview" w:date="2026-01-01T00:00:00Z">
        <w:r>
          <w:t xml:space="preserve"> </w:t>
        </w:r>
      </w:ins>
      <w:ins w:id="3122" w:author="PR Preview" w:date="2026-01-01T00:00:00Z">
        <w:r>
          <w:t xml:space="preserve">goes up when</w:t>
        </w:r>
      </w:ins>
      <w:ins w:id="3123" w:author="PR Preview" w:date="2026-01-01T00:00:00Z">
        <w:r>
          <w:t xml:space="preserve"> </w:t>
        </w:r>
      </w:ins>
      <w:ins w:id="3124" w:author="PR Preview" w:date="2026-01-01T00:00:00Z">
        <w:r>
          <w:t xml:space="preserve">$\mathord{\smash[b]{\underset{\raise.3ex\hbox{$\scriptstyle\sim$}}{x}}\vphantom{x}}$</w:t>
        </w:r>
      </w:ins>
      <w:ins w:id="3125" w:author="PR Preview" w:date="2026-01-01T00:00:00Z">
        <w:r>
          <w:t xml:space="preserve"> </w:t>
        </w:r>
      </w:ins>
      <w:ins w:id="3126" w:author="PR Preview" w:date="2026-01-01T00:00:00Z">
        <w:r>
          <w:t xml:space="preserve">moves in the direction</w:t>
        </w:r>
      </w:ins>
      <w:ins w:id="3127" w:author="PR Preview" w:date="2026-01-01T00:00:00Z">
        <w:r>
          <w:t xml:space="preserve"> </w:t>
        </w:r>
      </w:ins>
      <w:ins w:id="3128" w:author="PR Preview" w:date="2026-01-01T00:00:00Z">
        <w:r>
          <w:t xml:space="preserve">$\mathord{\smash[b]{\underset{\raise.3ex\hbox{$\scriptstyle\sim$}}{w}}\vphantom{w}}$</w:t>
        </w:r>
      </w:ins>
      <w:ins w:id="3129" w:author="PR Preview" w:date="2026-01-01T00:00:00Z">
        <w:r>
          <w:t xml:space="preserve">.</w:t>
        </w:r>
      </w:ins>
    </w:p>
    <w:bookmarkEnd w:id="292"/>
    <w:bookmarkStart w:id="293" w:name="thm-half-space-dimension"/>
    <w:p>
      <w:pPr>
        <w:pStyle w:val="BodyText"/>
      </w:pPr>
      <w:ins w:id="3130" w:author="PR Preview" w:date="2026-01-01T00:00:00Z">
        <w:r>
          <w:rPr>
            <w:b/>
            <w:bCs/>
          </w:rPr>
          <w:t xml:space="preserve">Theorem 45 (Differences of points in a hyperplane and in a half-space)</w:t>
        </w:r>
      </w:ins>
      <w:ins w:id="3131" w:author="PR Preview" w:date="2026-01-01T00:00:00Z">
        <w:r>
          <w:t xml:space="preserve"> </w:t>
        </w:r>
      </w:ins>
      <w:ins w:id="3132" w:author="PR Preview" w:date="2026-01-01T00:00:00Z">
        <w:r>
          <w:t xml:space="preserve">Let</w:t>
        </w:r>
      </w:ins>
      <w:ins w:id="3133" w:author="PR Preview" w:date="2026-01-01T00:00:00Z">
        <w:r>
          <w:t xml:space="preserve"> </w:t>
        </w:r>
      </w:ins>
      <w:ins w:id="3134" w:author="PR Preview" w:date="2026-01-01T00:00:00Z">
        <w:r>
          <w:t xml:space="preserve">$\mathord{\smash[b]{\underset{\raise.3ex\hbox{$\scriptstyle\sim$}}{w}}\vphantom{w}} \in \mathbb{R}^p$</w:t>
        </w:r>
      </w:ins>
      <w:ins w:id="3135" w:author="PR Preview" w:date="2026-01-01T00:00:00Z">
        <w:r>
          <w:t xml:space="preserve"> </w:t>
        </w:r>
      </w:ins>
      <w:ins w:id="3136" w:author="PR Preview" w:date="2026-01-01T00:00:00Z">
        <w:r>
          <w:t xml:space="preserve">be nonzero, let</w:t>
        </w:r>
      </w:ins>
      <w:ins w:id="3137" w:author="PR Preview" w:date="2026-01-01T00:00:00Z">
        <w:r>
          <w:t xml:space="preserve"> </w:t>
        </w:r>
      </w:ins>
      <m:oMath>
        <m:r>
          <m:t>b</m:t>
        </m:r>
        <m:r>
          <m:rPr>
            <m:sty m:val="p"/>
          </m:rPr>
          <m:t>∈</m:t>
        </m:r>
        <m:r>
          <m:rPr>
            <m:scr m:val="double-struck"/>
            <m:sty m:val="p"/>
          </m:rPr>
          <m:t>R</m:t>
        </m:r>
      </m:oMath>
      <w:ins w:id="3138" w:author="PR Preview" w:date="2026-01-01T00:00:00Z">
        <w:r>
          <w:t xml:space="preserve">,</w:t>
        </w:r>
      </w:ins>
      <w:ins w:id="3139" w:author="PR Preview" w:date="2026-01-01T00:00:00Z">
        <w:r>
          <w:t xml:space="preserve"> </w:t>
        </w:r>
      </w:ins>
      <w:ins w:id="3140" w:author="PR Preview" w:date="2026-01-01T00:00:00Z">
        <w:r>
          <w:t xml:space="preserve">and let</w:t>
        </w:r>
      </w:ins>
      <w:ins w:id="3141" w:author="PR Preview" w:date="2026-01-01T00:00:00Z">
        <w:r>
          <w:t xml:space="preserve"> </w:t>
        </w:r>
      </w:ins>
      <m:oMath>
        <m:r>
          <m:rPr>
            <m:scr m:val="script"/>
            <m:sty m:val="p"/>
          </m:rPr>
          <m:t>H</m:t>
        </m:r>
      </m:oMath>
      <w:ins w:id="3142" w:author="PR Preview" w:date="2026-01-01T00:00:00Z">
        <w:r>
          <w:t xml:space="preserve">,</w:t>
        </w:r>
      </w:ins>
      <w:ins w:id="3143" w:author="PR Preview" w:date="2026-01-01T00:00:00Z">
        <w:r>
          <w:t xml:space="preserve"> </w:t>
        </w:r>
      </w:ins>
      <m:oMath>
        <m:sSup>
          <m:e>
            <m:r>
              <m:rPr>
                <m:scr m:val="script"/>
                <m:sty m:val="p"/>
              </m:rPr>
              <m:t>H</m:t>
            </m:r>
          </m:e>
          <m:sup>
            <m:r>
              <m:rPr>
                <m:sty m:val="p"/>
              </m:rPr>
              <m:t>+</m:t>
            </m:r>
          </m:sup>
        </m:sSup>
      </m:oMath>
      <w:ins w:id="3144" w:author="PR Preview" w:date="2026-01-01T00:00:00Z">
        <w:r>
          <w:t xml:space="preserve"> </w:t>
        </w:r>
      </w:ins>
      <w:ins w:id="3145" w:author="PR Preview" w:date="2026-01-01T00:00:00Z">
        <w:r>
          <w:t xml:space="preserve">be the hyperplane and open half-space of</w:t>
        </w:r>
      </w:ins>
      <w:ins w:id="3146" w:author="PR Preview" w:date="2026-01-01T00:00:00Z">
        <w:r>
          <w:t xml:space="preserve"> </w:t>
        </w:r>
      </w:ins>
      <w:hyperlink w:anchor="def-half-space">
        <w:ins w:id="3147" w:author="PR Preview" w:date="2026-01-01T00:00:00Z">
          <w:r>
            <w:rPr>
              <w:rStyle w:val="Hyperlink"/>
            </w:rPr>
            <w:t xml:space="preserve">Definition 60</w:t>
          </w:r>
        </w:ins>
      </w:hyperlink>
      <w:ins w:id="3148" w:author="PR Preview" w:date="2026-01-01T00:00:00Z">
        <w:r>
          <w:t xml:space="preserve">.</w:t>
        </w:r>
      </w:ins>
      <w:ins w:id="3149" w:author="PR Preview" w:date="2026-01-01T00:00:00Z">
        <w:r>
          <w:t xml:space="preserve"> </w:t>
        </w:r>
      </w:ins>
      <w:ins w:id="3150" w:author="PR Preview" w:date="2026-01-01T00:00:00Z">
        <w:r>
          <w:t xml:space="preserve">For a set</w:t>
        </w:r>
      </w:ins>
      <w:ins w:id="3151" w:author="PR Preview" w:date="2026-01-01T00:00:00Z">
        <w:r>
          <w:t xml:space="preserve"> </w:t>
        </w:r>
      </w:ins>
      <m:oMath>
        <m:r>
          <m:t>S</m:t>
        </m:r>
        <m:r>
          <m:rPr>
            <m:sty m:val="p"/>
          </m:rPr>
          <m:t>⊆</m:t>
        </m:r>
        <m:sSup>
          <m:e>
            <m:r>
              <m:rPr>
                <m:scr m:val="double-struck"/>
                <m:sty m:val="p"/>
              </m:rPr>
              <m:t>R</m:t>
            </m:r>
          </m:e>
          <m:sup>
            <m:r>
              <m:t>p</m:t>
            </m:r>
          </m:sup>
        </m:sSup>
      </m:oMath>
      <w:ins w:id="3152" w:author="PR Preview" w:date="2026-01-01T00:00:00Z">
        <w:r>
          <w:t xml:space="preserve">, let</w:t>
        </w:r>
      </w:ins>
      <w:ins w:id="3153" w:author="PR Preview" w:date="2026-01-01T00:00:00Z">
        <w:r>
          <w:t xml:space="preserve"> </w:t>
        </w:r>
      </w:ins>
      <w:ins w:id="3154"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3155" w:author="PR Preview" w:date="2026-01-01T00:00:00Z">
        <w:r>
          <w:t xml:space="preserve"> </w:t>
        </w:r>
      </w:ins>
      <w:ins w:id="3156" w:author="PR Preview" w:date="2026-01-01T00:00:00Z">
        <w:r>
          <w:t xml:space="preserve">be the set of differences of its points.</w:t>
        </w:r>
      </w:ins>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3"/>
    <w:p>
      <w:pPr>
        <w:pStyle w:val="BodyText"/>
      </w:pPr>
      <w:del w:id="3157" w:author="PR Preview" w:date="2026-01-01T00:00:00Z">
        <w:r>
          <w:rPr>
            <w:i/>
            <w:iCs/>
          </w:rPr>
          <w:delText xml:space="preserve">Proof</w:delText>
        </w:r>
      </w:del>
      <w:del w:id="3158" w:author="PR Preview" w:date="2026-01-01T00:00:00Z">
        <w:r>
          <w:delText xml:space="preserve">. </w:delText>
        </w:r>
      </w:del>
      <w:del w:id="3159" w:author="PR Preview" w:date="2026-01-01T00:00:00Z">
        <w:r>
          <w:rPr>
            <w:b/>
            <w:bCs/>
          </w:rPr>
          <w:delText xml:space="preserve">Part 1.</w:delText>
        </w:r>
      </w:del>
      <w:del w:id="3160" w:author="PR Preview" w:date="2026-01-01T00:00:00Z">
        <w:r>
          <w:delText xml:space="preserve"> </w:delText>
        </w:r>
      </w:del>
      <w:del w:id="3161" w:author="PR Preview" w:date="2026-01-01T00:00:00Z">
        <w:r>
          <w:delText xml:space="preserve">Let</w:delText>
        </w:r>
      </w:del>
      <w:del w:id="3162" w:author="PR Preview" w:date="2026-01-01T00:00:00Z">
        <w:r>
          <w:delText xml:space="preserve"> </w:delText>
        </w:r>
      </w:del>
      <w:del w:id="3163" w:author="PR Preview" w:date="2026-01-01T00:00:00Z">
        <w:r>
          <w:delText xml:space="preserve">$\mathord{\smash[b]{\underset{\raise.3ex\hbox{$\scriptstyle\sim$}}{x}}\vphantom{x}}, \mathord{\smash[b]{\underset{\raise.3ex\hbox{$\scriptstyle\sim$}}{y}}\vphantom{y}}\in \mathcal{H}$</w:delText>
        </w:r>
      </w:del>
      <w:del w:id="3164" w:author="PR Preview" w:date="2026-01-01T00:00:00Z">
        <w:r>
          <w:delText xml:space="preserve">.</w:delText>
        </w:r>
      </w:del>
      <w:del w:id="3165" w:author="PR Preview" w:date="2026-01-01T00:00:00Z">
        <w:r>
          <w:delText xml:space="preserve"> </w:delText>
        </w:r>
      </w:del>
      <w:del w:id="3166" w:author="PR Preview" w:date="2026-01-01T00:00:00Z">
        <w:r>
          <w:delText xml:space="preserve">By</w:delText>
        </w:r>
      </w:del>
      <w:del w:id="3167" w:author="PR Preview" w:date="2026-01-01T00:00:00Z">
        <w:r>
          <w:delText xml:space="preserve"> </w:delText>
        </w:r>
      </w:del>
      <w:hyperlink w:anchor="thm-hyperplane-subspace">
        <w:del w:id="3168" w:author="PR Preview" w:date="2026-01-01T00:00:00Z">
          <w:r>
            <w:rPr>
              <w:rStyle w:val="Hyperlink"/>
            </w:rPr>
            <w:delText xml:space="preserve">Theorem 42</w:delText>
          </w:r>
        </w:del>
      </w:hyperlink>
      <w:del w:id="3169" w:author="PR Preview" w:date="2026-01-01T00:00:00Z">
        <w:r>
          <w:delText xml:space="preserve"> </w:delText>
        </w:r>
      </w:del>
      <w:del w:id="3170" w:author="PR Preview" w:date="2026-01-01T00:00:00Z">
        <w:r>
          <w:delText xml:space="preserve">part 3,</w:delText>
        </w:r>
      </w:del>
      <w:del w:id="3171" w:author="PR Preview" w:date="2026-01-01T00:00:00Z">
        <w:r>
          <w:delText xml:space="preserve"> </w:delText>
        </w:r>
      </w:del>
      <w:del w:id="3172" w:author="PR Preview" w:date="2026-01-01T00:00:00Z">
        <w:r>
          <w:delText xml:space="preserve">$\mathord{\smash[b]{\underset{\raise.3ex\hbox{$\scriptstyle\sim$}}{w}}\vphantom{w}} \cdot (\mathord{\smash[b]{\underset{\raise.3ex\hbox{$\scriptstyle\sim$}}{y}}\vphantom{y}}- \mathord{\smash[b]{\underset{\raise.3ex\hbox{$\scriptstyle\sim$}}{x}}\vphantom{x}}) = 0$</w:delText>
        </w:r>
      </w:del>
      <w:del w:id="3173" w:author="PR Preview" w:date="2026-01-01T00:00:00Z">
        <w:r>
          <w:delText xml:space="preserve">,</w:delText>
        </w:r>
      </w:del>
      <w:del w:id="3174" w:author="PR Preview" w:date="2026-01-01T00:00:00Z">
        <w:r>
          <w:delText xml:space="preserve"> </w:delText>
        </w:r>
      </w:del>
      <w:del w:id="3175" w:author="PR Preview" w:date="2026-01-01T00:00:00Z">
        <w:r>
          <w:delText xml:space="preserve">so</w:delText>
        </w:r>
      </w:del>
      <w:del w:id="3176" w:author="PR Preview" w:date="2026-01-01T00:00:00Z">
        <w:r>
          <w:delText xml:space="preserve"> </w:delText>
        </w:r>
      </w:del>
      <w:del w:id="3177" w:author="PR Preview" w:date="2026-01-01T00:00:00Z">
        <w:r>
          <w:delTex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delText>
        </w:r>
      </w:del>
      <w:del w:id="3178" w:author="PR Preview" w:date="2026-01-01T00:00:00Z">
        <w:r>
          <w:delText xml:space="preserve">.</w:delText>
        </w:r>
      </w:del>
      <w:del w:id="3179" w:author="PR Preview" w:date="2026-01-01T00:00:00Z">
        <w:r>
          <w:delText xml:space="preserve"> </w:delText>
        </w:r>
      </w:del>
      <w:del w:id="3180" w:author="PR Preview" w:date="2026-01-01T00:00:00Z">
        <w:r>
          <w:delText xml:space="preserve">Conversely, fix any</w:delText>
        </w:r>
      </w:del>
      <w:del w:id="3181" w:author="PR Preview" w:date="2026-01-01T00:00:00Z">
        <w:r>
          <w:delText xml:space="preserve"> </w:delText>
        </w:r>
      </w:del>
      <w:del w:id="3182" w:author="PR Preview" w:date="2026-01-01T00:00:00Z">
        <w:r>
          <w:delText xml:space="preserve">$\mathord{\smash[b]{\underset{\raise.3ex\hbox{$\scriptstyle\sim$}}{x}}\vphantom{x}}_0 \in \mathcal{H}$</w:delText>
        </w:r>
      </w:del>
      <w:del w:id="3183" w:author="PR Preview" w:date="2026-01-01T00:00:00Z">
        <w:r>
          <w:delText xml:space="preserve"> </w:delText>
        </w:r>
      </w:del>
      <w:del w:id="3184" w:author="PR Preview" w:date="2026-01-01T00:00:00Z">
        <w:r>
          <w:delText xml:space="preserve">(it exists by</w:delText>
        </w:r>
      </w:del>
      <w:del w:id="3185" w:author="PR Preview" w:date="2026-01-01T00:00:00Z">
        <w:r>
          <w:delText xml:space="preserve"> </w:delText>
        </w:r>
      </w:del>
      <w:hyperlink w:anchor="thm-hyperplane-subspace">
        <w:del w:id="3186" w:author="PR Preview" w:date="2026-01-01T00:00:00Z">
          <w:r>
            <w:rPr>
              <w:rStyle w:val="Hyperlink"/>
            </w:rPr>
            <w:delText xml:space="preserve">Theorem 42</w:delText>
          </w:r>
        </w:del>
      </w:hyperlink>
      <w:del w:id="3187" w:author="PR Preview" w:date="2026-01-01T00:00:00Z">
        <w:r>
          <w:delText xml:space="preserve"> </w:delText>
        </w:r>
      </w:del>
      <w:del w:id="3188" w:author="PR Preview" w:date="2026-01-01T00:00:00Z">
        <w:r>
          <w:delText xml:space="preserve">part 2).</w:delText>
        </w:r>
      </w:del>
      <w:del w:id="3189" w:author="PR Preview" w:date="2026-01-01T00:00:00Z">
        <w:r>
          <w:delText xml:space="preserve"> </w:delText>
        </w:r>
      </w:del>
      <w:del w:id="3190" w:author="PR Preview" w:date="2026-01-01T00:00:00Z">
        <w:r>
          <w:delText xml:space="preserve">For any</w:delText>
        </w:r>
      </w:del>
      <w:del w:id="3191" w:author="PR Preview" w:date="2026-01-01T00:00:00Z">
        <w:r>
          <w:delText xml:space="preserve"> </w:delText>
        </w:r>
      </w:del>
      <w:del w:id="3192" w:author="PR Preview" w:date="2026-01-01T00:00:00Z">
        <w:r>
          <w:delText xml:space="preserve">$\mathord{\smash[b]{\underset{\raise.3ex\hbox{$\scriptstyle\sim$}}{s}}\vphantom{s}} \in \mathcal{H}_0$</w:delText>
        </w:r>
      </w:del>
      <w:del w:id="3193" w:author="PR Preview" w:date="2026-01-01T00:00:00Z">
        <w:r>
          <w:delText xml:space="preserve">, the point</w:delText>
        </w:r>
      </w:del>
      <w:del w:id="3194" w:author="PR Preview" w:date="2026-01-01T00:00:00Z">
        <w:r>
          <w:delText xml:space="preserve"> </w:delText>
        </w:r>
      </w:del>
      <w:del w:id="3195" w:author="PR Preview" w:date="2026-01-01T00:00:00Z">
        <w:r>
          <w:delText xml:space="preserve">$\mathord{\smash[b]{\underset{\raise.3ex\hbox{$\scriptstyle\sim$}}{x}}\vphantom{x}}_0 + \mathord{\smash[b]{\underset{\raise.3ex\hbox{$\scriptstyle\sim$}}{s}}\vphantom{s}}$</w:delText>
        </w:r>
      </w:del>
      <w:del w:id="3196" w:author="PR Preview" w:date="2026-01-01T00:00:00Z">
        <w:r>
          <w:delText xml:space="preserve"> </w:delText>
        </w:r>
      </w:del>
      <w:del w:id="3197" w:author="PR Preview" w:date="2026-01-01T00:00:00Z">
        <w:r>
          <w:delText xml:space="preserve">is in</w:delText>
        </w:r>
      </w:del>
      <w:del w:id="3198" w:author="PR Preview" w:date="2026-01-01T00:00:00Z">
        <w:r>
          <w:delText xml:space="preserve"> </w:delText>
        </w:r>
      </w:del>
      <m:oMath>
        <m:r>
          <m:rPr>
            <m:scr m:val="script"/>
            <m:sty m:val="p"/>
          </m:rPr>
          <m:t>H</m:t>
        </m:r>
      </m:oMath>
      <w:del w:id="3199" w:author="PR Preview" w:date="2026-01-01T00:00:00Z">
        <w:r>
          <w:delText xml:space="preserve"> </w:delText>
        </w:r>
      </w:del>
      <w:del w:id="3200" w:author="PR Preview" w:date="2026-01-01T00:00:00Z">
        <w:r>
          <w:delText xml:space="preserve">by the same part,</w:delText>
        </w:r>
      </w:del>
      <w:del w:id="3201" w:author="PR Preview" w:date="2026-01-01T00:00:00Z">
        <w:r>
          <w:delText xml:space="preserve"> </w:delText>
        </w:r>
      </w:del>
      <w:del w:id="3202" w:author="PR Preview" w:date="2026-01-01T00:00:00Z">
        <w:r>
          <w:delText xml:space="preserve">and</w:delText>
        </w:r>
      </w:del>
      <w:del w:id="3203" w:author="PR Preview" w:date="2026-01-01T00:00:00Z">
        <w:r>
          <w:delText xml:space="preserve"> </w:delText>
        </w:r>
      </w:del>
      <w:del w:id="3204" w:author="PR Preview" w:date="2026-01-01T00:00:00Z">
        <w:r>
          <w:delText xml:space="preserve">$(\mathord{\smash[b]{\underset{\raise.3ex\hbox{$\scriptstyle\sim$}}{x}}\vphantom{x}}_0 + \mathord{\smash[b]{\underset{\raise.3ex\hbox{$\scriptstyle\sim$}}{s}}\vphantom{s}}) - \mathord{\smash[b]{\underset{\raise.3ex\hbox{$\scriptstyle\sim$}}{x}}\vphantom{x}}_0 = \mathord{\smash[b]{\underset{\raise.3ex\hbox{$\scriptstyle\sim$}}{s}}\vphantom{s}}$</w:delText>
        </w:r>
      </w:del>
      <w:del w:id="3205" w:author="PR Preview" w:date="2026-01-01T00:00:00Z">
        <w:r>
          <w:delText xml:space="preserve">.</w:delText>
        </w:r>
      </w:del>
      <w:del w:id="3206" w:author="PR Preview" w:date="2026-01-01T00:00:00Z">
        <w:r>
          <w:delText xml:space="preserve"> </w:delText>
        </w:r>
      </w:del>
      <w:del w:id="3207" w:author="PR Preview" w:date="2026-01-01T00:00:00Z">
        <w:r>
          <w:delText xml:space="preserve">So</w:delText>
        </w:r>
      </w:del>
      <w:del w:id="3208"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3209" w:author="PR Preview" w:date="2026-01-01T00:00:00Z">
        <w:r>
          <w:delText xml:space="preserve">, which has dimension</w:delText>
        </w:r>
      </w:del>
      <w:del w:id="3210" w:author="PR Preview" w:date="2026-01-01T00:00:00Z">
        <w:r>
          <w:delText xml:space="preserve"> </w:delText>
        </w:r>
      </w:del>
      <m:oMath>
        <m:r>
          <m:t>p</m:t>
        </m:r>
        <m:r>
          <m:rPr>
            <m:sty m:val="p"/>
          </m:rPr>
          <m:t>−</m:t>
        </m:r>
        <m:r>
          <m:t>1</m:t>
        </m:r>
      </m:oMath>
      <w:del w:id="3211" w:author="PR Preview" w:date="2026-01-01T00:00:00Z">
        <w:r>
          <w:delText xml:space="preserve"> </w:delText>
        </w:r>
      </w:del>
      <w:del w:id="3212" w:author="PR Preview" w:date="2026-01-01T00:00:00Z">
        <w:r>
          <w:delText xml:space="preserve">by</w:delText>
        </w:r>
      </w:del>
      <w:del w:id="3213" w:author="PR Preview" w:date="2026-01-01T00:00:00Z">
        <w:r>
          <w:delText xml:space="preserve"> </w:delText>
        </w:r>
      </w:del>
      <w:hyperlink w:anchor="thm-hyperplane-subspace">
        <w:del w:id="3214" w:author="PR Preview" w:date="2026-01-01T00:00:00Z">
          <w:r>
            <w:rPr>
              <w:rStyle w:val="Hyperlink"/>
            </w:rPr>
            <w:delText xml:space="preserve">Theorem 42</w:delText>
          </w:r>
        </w:del>
      </w:hyperlink>
      <w:del w:id="3215" w:author="PR Preview" w:date="2026-01-01T00:00:00Z">
        <w:r>
          <w:delText xml:space="preserve"> </w:delText>
        </w:r>
      </w:del>
      <w:del w:id="3216" w:author="PR Preview" w:date="2026-01-01T00:00:00Z">
        <w:r>
          <w:delText xml:space="preserve">part 1.</w:delText>
        </w:r>
      </w:del>
    </w:p>
    <w:p>
      <w:pPr>
        <w:pStyle w:val="BodyText"/>
      </w:pPr>
      <w:ins w:id="3217" w:author="PR Preview" w:date="2026-01-01T00:00:00Z">
        <w:r>
          <w:rPr>
            <w:i/>
            <w:iCs/>
          </w:rPr>
          <w:t xml:space="preserve">Proof</w:t>
        </w:r>
      </w:ins>
      <w:ins w:id="3218" w:author="PR Preview" w:date="2026-01-01T00:00:00Z">
        <w:r>
          <w:t xml:space="preserve">. </w:t>
        </w:r>
      </w:ins>
      <w:ins w:id="3219" w:author="PR Preview" w:date="2026-01-01T00:00:00Z">
        <w:r>
          <w:rPr>
            <w:b/>
            <w:bCs/>
          </w:rPr>
          <w:t xml:space="preserve">Part 1.</w:t>
        </w:r>
      </w:ins>
      <w:ins w:id="3220" w:author="PR Preview" w:date="2026-01-01T00:00:00Z">
        <w:r>
          <w:t xml:space="preserve"> </w:t>
        </w:r>
      </w:ins>
      <w:ins w:id="3221" w:author="PR Preview" w:date="2026-01-01T00:00:00Z">
        <w:r>
          <w:t xml:space="preserve">Let</w:t>
        </w:r>
      </w:ins>
      <w:ins w:id="3222" w:author="PR Preview" w:date="2026-01-01T00:00:00Z">
        <w:r>
          <w:t xml:space="preserve"> </w:t>
        </w:r>
      </w:ins>
      <w:ins w:id="3223" w:author="PR Preview" w:date="2026-01-01T00:00:00Z">
        <w:r>
          <w:t xml:space="preserve">$\mathord{\smash[b]{\underset{\raise.3ex\hbox{$\scriptstyle\sim$}}{x}}\vphantom{x}}, \mathord{\smash[b]{\underset{\raise.3ex\hbox{$\scriptstyle\sim$}}{y}}\vphantom{y}}\in \mathcal{H}$</w:t>
        </w:r>
      </w:ins>
      <w:ins w:id="3224" w:author="PR Preview" w:date="2026-01-01T00:00:00Z">
        <w:r>
          <w:t xml:space="preserve">.</w:t>
        </w:r>
      </w:ins>
      <w:ins w:id="3225" w:author="PR Preview" w:date="2026-01-01T00:00:00Z">
        <w:r>
          <w:t xml:space="preserve"> </w:t>
        </w:r>
      </w:ins>
      <w:ins w:id="3226" w:author="PR Preview" w:date="2026-01-01T00:00:00Z">
        <w:r>
          <w:t xml:space="preserve">By</w:t>
        </w:r>
      </w:ins>
      <w:ins w:id="3227" w:author="PR Preview" w:date="2026-01-01T00:00:00Z">
        <w:r>
          <w:t xml:space="preserve"> </w:t>
        </w:r>
      </w:ins>
      <w:hyperlink w:anchor="thm-hyperplane-subspace">
        <w:ins w:id="3228" w:author="PR Preview" w:date="2026-01-01T00:00:00Z">
          <w:r>
            <w:rPr>
              <w:rStyle w:val="Hyperlink"/>
            </w:rPr>
            <w:t xml:space="preserve">Theorem 43</w:t>
          </w:r>
        </w:ins>
      </w:hyperlink>
      <w:ins w:id="3229" w:author="PR Preview" w:date="2026-01-01T00:00:00Z">
        <w:r>
          <w:t xml:space="preserve"> </w:t>
        </w:r>
      </w:ins>
      <w:ins w:id="3230" w:author="PR Preview" w:date="2026-01-01T00:00:00Z">
        <w:r>
          <w:t xml:space="preserve">part 3,</w:t>
        </w:r>
      </w:ins>
      <w:ins w:id="3231" w:author="PR Preview" w:date="2026-01-01T00:00:00Z">
        <w:r>
          <w:t xml:space="preserve"> </w:t>
        </w:r>
      </w:ins>
      <w:ins w:id="3232" w:author="PR Preview" w:date="2026-01-01T00:00:00Z">
        <w:r>
          <w:t xml:space="preserve">$\mathord{\smash[b]{\underset{\raise.3ex\hbox{$\scriptstyle\sim$}}{w}}\vphantom{w}} \cdot (\mathord{\smash[b]{\underset{\raise.3ex\hbox{$\scriptstyle\sim$}}{y}}\vphantom{y}}- \mathord{\smash[b]{\underset{\raise.3ex\hbox{$\scriptstyle\sim$}}{x}}\vphantom{x}}) = 0$</w:t>
        </w:r>
      </w:ins>
      <w:ins w:id="3233" w:author="PR Preview" w:date="2026-01-01T00:00:00Z">
        <w:r>
          <w:t xml:space="preserve">,</w:t>
        </w:r>
      </w:ins>
      <w:ins w:id="3234" w:author="PR Preview" w:date="2026-01-01T00:00:00Z">
        <w:r>
          <w:t xml:space="preserve"> </w:t>
        </w:r>
      </w:ins>
      <w:ins w:id="3235" w:author="PR Preview" w:date="2026-01-01T00:00:00Z">
        <w:r>
          <w:t xml:space="preserve">so</w:t>
        </w:r>
      </w:ins>
      <w:ins w:id="3236" w:author="PR Preview" w:date="2026-01-01T00:00:00Z">
        <w:r>
          <w:t xml:space="preserve"> </w:t>
        </w:r>
      </w:ins>
      <w:ins w:id="3237"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3238" w:author="PR Preview" w:date="2026-01-01T00:00:00Z">
        <w:r>
          <w:t xml:space="preserve">.</w:t>
        </w:r>
      </w:ins>
      <w:ins w:id="3239" w:author="PR Preview" w:date="2026-01-01T00:00:00Z">
        <w:r>
          <w:t xml:space="preserve"> </w:t>
        </w:r>
      </w:ins>
      <w:ins w:id="3240" w:author="PR Preview" w:date="2026-01-01T00:00:00Z">
        <w:r>
          <w:t xml:space="preserve">Conversely, fix any</w:t>
        </w:r>
      </w:ins>
      <w:ins w:id="3241" w:author="PR Preview" w:date="2026-01-01T00:00:00Z">
        <w:r>
          <w:t xml:space="preserve"> </w:t>
        </w:r>
      </w:ins>
      <w:ins w:id="3242" w:author="PR Preview" w:date="2026-01-01T00:00:00Z">
        <w:r>
          <w:t xml:space="preserve">$\mathord{\smash[b]{\underset{\raise.3ex\hbox{$\scriptstyle\sim$}}{x}}\vphantom{x}}_0 \in \mathcal{H}$</w:t>
        </w:r>
      </w:ins>
      <w:ins w:id="3243" w:author="PR Preview" w:date="2026-01-01T00:00:00Z">
        <w:r>
          <w:t xml:space="preserve"> </w:t>
        </w:r>
      </w:ins>
      <w:ins w:id="3244" w:author="PR Preview" w:date="2026-01-01T00:00:00Z">
        <w:r>
          <w:t xml:space="preserve">(it exists by</w:t>
        </w:r>
      </w:ins>
      <w:ins w:id="3245" w:author="PR Preview" w:date="2026-01-01T00:00:00Z">
        <w:r>
          <w:t xml:space="preserve"> </w:t>
        </w:r>
      </w:ins>
      <w:hyperlink w:anchor="thm-hyperplane-subspace">
        <w:ins w:id="3246" w:author="PR Preview" w:date="2026-01-01T00:00:00Z">
          <w:r>
            <w:rPr>
              <w:rStyle w:val="Hyperlink"/>
            </w:rPr>
            <w:t xml:space="preserve">Theorem 43</w:t>
          </w:r>
        </w:ins>
      </w:hyperlink>
      <w:ins w:id="3247" w:author="PR Preview" w:date="2026-01-01T00:00:00Z">
        <w:r>
          <w:t xml:space="preserve"> </w:t>
        </w:r>
      </w:ins>
      <w:ins w:id="3248" w:author="PR Preview" w:date="2026-01-01T00:00:00Z">
        <w:r>
          <w:t xml:space="preserve">part 2).</w:t>
        </w:r>
      </w:ins>
      <w:ins w:id="3249" w:author="PR Preview" w:date="2026-01-01T00:00:00Z">
        <w:r>
          <w:t xml:space="preserve"> </w:t>
        </w:r>
      </w:ins>
      <w:ins w:id="3250" w:author="PR Preview" w:date="2026-01-01T00:00:00Z">
        <w:r>
          <w:t xml:space="preserve">For any</w:t>
        </w:r>
      </w:ins>
      <w:ins w:id="3251" w:author="PR Preview" w:date="2026-01-01T00:00:00Z">
        <w:r>
          <w:t xml:space="preserve"> </w:t>
        </w:r>
      </w:ins>
      <w:ins w:id="3252" w:author="PR Preview" w:date="2026-01-01T00:00:00Z">
        <w:r>
          <w:t xml:space="preserve">$\mathord{\smash[b]{\underset{\raise.3ex\hbox{$\scriptstyle\sim$}}{s}}\vphantom{s}} \in \mathcal{H}_0$</w:t>
        </w:r>
      </w:ins>
      <w:ins w:id="3253" w:author="PR Preview" w:date="2026-01-01T00:00:00Z">
        <w:r>
          <w:t xml:space="preserve">, the point</w:t>
        </w:r>
      </w:ins>
      <w:ins w:id="3254" w:author="PR Preview" w:date="2026-01-01T00:00:00Z">
        <w:r>
          <w:t xml:space="preserve"> </w:t>
        </w:r>
      </w:ins>
      <w:ins w:id="3255" w:author="PR Preview" w:date="2026-01-01T00:00:00Z">
        <w:r>
          <w:t xml:space="preserve">$\mathord{\smash[b]{\underset{\raise.3ex\hbox{$\scriptstyle\sim$}}{x}}\vphantom{x}}_0 + \mathord{\smash[b]{\underset{\raise.3ex\hbox{$\scriptstyle\sim$}}{s}}\vphantom{s}}$</w:t>
        </w:r>
      </w:ins>
      <w:ins w:id="3256" w:author="PR Preview" w:date="2026-01-01T00:00:00Z">
        <w:r>
          <w:t xml:space="preserve"> </w:t>
        </w:r>
      </w:ins>
      <w:ins w:id="3257" w:author="PR Preview" w:date="2026-01-01T00:00:00Z">
        <w:r>
          <w:t xml:space="preserve">is in</w:t>
        </w:r>
      </w:ins>
      <w:ins w:id="3258" w:author="PR Preview" w:date="2026-01-01T00:00:00Z">
        <w:r>
          <w:t xml:space="preserve"> </w:t>
        </w:r>
      </w:ins>
      <m:oMath>
        <m:r>
          <m:rPr>
            <m:scr m:val="script"/>
            <m:sty m:val="p"/>
          </m:rPr>
          <m:t>H</m:t>
        </m:r>
      </m:oMath>
      <w:ins w:id="3259" w:author="PR Preview" w:date="2026-01-01T00:00:00Z">
        <w:r>
          <w:t xml:space="preserve"> </w:t>
        </w:r>
      </w:ins>
      <w:ins w:id="3260" w:author="PR Preview" w:date="2026-01-01T00:00:00Z">
        <w:r>
          <w:t xml:space="preserve">by the same part,</w:t>
        </w:r>
      </w:ins>
      <w:ins w:id="3261" w:author="PR Preview" w:date="2026-01-01T00:00:00Z">
        <w:r>
          <w:t xml:space="preserve"> </w:t>
        </w:r>
      </w:ins>
      <w:ins w:id="3262" w:author="PR Preview" w:date="2026-01-01T00:00:00Z">
        <w:r>
          <w:t xml:space="preserve">and</w:t>
        </w:r>
      </w:ins>
      <w:ins w:id="3263" w:author="PR Preview" w:date="2026-01-01T00:00:00Z">
        <w:r>
          <w:t xml:space="preserve"> </w:t>
        </w:r>
      </w:ins>
      <w:ins w:id="3264"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3265" w:author="PR Preview" w:date="2026-01-01T00:00:00Z">
        <w:r>
          <w:t xml:space="preserve">.</w:t>
        </w:r>
      </w:ins>
      <w:ins w:id="3266" w:author="PR Preview" w:date="2026-01-01T00:00:00Z">
        <w:r>
          <w:t xml:space="preserve"> </w:t>
        </w:r>
      </w:ins>
      <w:ins w:id="3267" w:author="PR Preview" w:date="2026-01-01T00:00:00Z">
        <w:r>
          <w:t xml:space="preserve">So</w:t>
        </w:r>
      </w:ins>
      <w:ins w:id="3268"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3269" w:author="PR Preview" w:date="2026-01-01T00:00:00Z">
        <w:r>
          <w:t xml:space="preserve">, which has dimension</w:t>
        </w:r>
      </w:ins>
      <w:ins w:id="3270" w:author="PR Preview" w:date="2026-01-01T00:00:00Z">
        <w:r>
          <w:t xml:space="preserve"> </w:t>
        </w:r>
      </w:ins>
      <m:oMath>
        <m:r>
          <m:t>p</m:t>
        </m:r>
        <m:r>
          <m:rPr>
            <m:sty m:val="p"/>
          </m:rPr>
          <m:t>−</m:t>
        </m:r>
        <m:r>
          <m:t>1</m:t>
        </m:r>
      </m:oMath>
      <w:ins w:id="3271" w:author="PR Preview" w:date="2026-01-01T00:00:00Z">
        <w:r>
          <w:t xml:space="preserve"> </w:t>
        </w:r>
      </w:ins>
      <w:ins w:id="3272" w:author="PR Preview" w:date="2026-01-01T00:00:00Z">
        <w:r>
          <w:t xml:space="preserve">by</w:t>
        </w:r>
      </w:ins>
      <w:ins w:id="3273" w:author="PR Preview" w:date="2026-01-01T00:00:00Z">
        <w:r>
          <w:t xml:space="preserve"> </w:t>
        </w:r>
      </w:ins>
      <w:hyperlink w:anchor="thm-hyperplane-subspace">
        <w:ins w:id="3274" w:author="PR Preview" w:date="2026-01-01T00:00:00Z">
          <w:r>
            <w:rPr>
              <w:rStyle w:val="Hyperlink"/>
            </w:rPr>
            <w:t xml:space="preserve">Theorem 43</w:t>
          </w:r>
        </w:ins>
      </w:hyperlink>
      <w:ins w:id="3275" w:author="PR Preview" w:date="2026-01-01T00:00:00Z">
        <w:r>
          <w:t xml:space="preserve"> </w:t>
        </w:r>
      </w:ins>
      <w:ins w:id="3276" w:author="PR Preview" w:date="2026-01-01T00:00:00Z">
        <w:r>
          <w:t xml:space="preserve">part 1.</w:t>
        </w:r>
      </w:ins>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8" w:name="exm-half-space-iris"/>
    <w:p>
      <w:pPr>
        <w:pStyle w:val="BodyText"/>
      </w:pPr>
      <w:del w:id="3277" w:author="PR Preview" w:date="2026-01-01T00:00:00Z">
        <w:r>
          <w:rPr>
            <w:b/>
            <w:bCs/>
          </w:rPr>
          <w:delText xml:space="preserve">Example 76 (Two iris species on either side of a line)</w:delText>
        </w:r>
      </w:del>
      <w:del w:id="3278" w:author="PR Preview" w:date="2026-01-01T00:00:00Z">
        <w:r>
          <w:delText xml:space="preserve"> </w:delText>
        </w:r>
      </w:del>
      <w:del w:id="3279" w:author="PR Preview" w:date="2026-01-01T00:00:00Z">
        <w:r>
          <w:delText xml:space="preserve">The</w:delText>
        </w:r>
      </w:del>
      <w:del w:id="3280" w:author="PR Preview" w:date="2026-01-01T00:00:00Z">
        <w:r>
          <w:delText xml:space="preserve"> </w:delText>
        </w:r>
      </w:del>
      <w:del w:id="3281" w:author="PR Preview" w:date="2026-01-01T00:00:00Z">
        <w:r>
          <w:rPr>
            <w:rStyle w:val="VerbatimChar"/>
          </w:rPr>
          <w:delText xml:space="preserve">iris</w:delText>
        </w:r>
      </w:del>
      <w:del w:id="3282" w:author="PR Preview" w:date="2026-01-01T00:00:00Z">
        <w:r>
          <w:delText xml:space="preserve"> </w:delText>
        </w:r>
      </w:del>
      <w:del w:id="3283" w:author="PR Preview" w:date="2026-01-01T00:00:00Z">
        <w:r>
          <w:delText xml:space="preserve">data set in R has the petal length and petal width, in centimeters, of 150 irises.</w:delText>
        </w:r>
      </w:del>
      <w:del w:id="3284" w:author="PR Preview" w:date="2026-01-01T00:00:00Z">
        <w:r>
          <w:delText xml:space="preserve"> </w:delText>
        </w:r>
      </w:del>
      <w:del w:id="3285" w:author="PR Preview" w:date="2026-01-01T00:00:00Z">
        <w:r>
          <w:delText xml:space="preserve">Take the 100 flowers of the species versicolor and virginica,</w:delText>
        </w:r>
      </w:del>
      <w:del w:id="3286" w:author="PR Preview" w:date="2026-01-01T00:00:00Z">
        <w:r>
          <w:delText xml:space="preserve"> </w:delText>
        </w:r>
      </w:del>
      <w:del w:id="3287" w:author="PR Preview" w:date="2026-01-01T00:00:00Z">
        <w:r>
          <w:delText xml:space="preserve">and let</w:delText>
        </w:r>
      </w:del>
      <w:del w:id="3288" w:author="PR Preview" w:date="2026-01-01T00:00:00Z">
        <w:r>
          <w:delText xml:space="preserve"> </w:delText>
        </w:r>
      </w:del>
      <w:del w:id="3289" w:author="PR Preview" w:date="2026-01-01T00:00:00Z">
        <w:r>
          <w:delText xml:space="preserve">$\mathord{\smash[b]{\underset{\raise.3ex\hbox{$\scriptstyle\sim$}}{x}}\vphantom{x}}= (x_1, x_2)$</w:delText>
        </w:r>
      </w:del>
      <w:del w:id="3290" w:author="PR Preview" w:date="2026-01-01T00:00:00Z">
        <w:r>
          <w:delText xml:space="preserve"> </w:delText>
        </w:r>
      </w:del>
      <w:del w:id="3291" w:author="PR Preview" w:date="2026-01-01T00:00:00Z">
        <w:r>
          <w:delText xml:space="preserve">be the petal length and petal width of one flower.</w:delText>
        </w:r>
      </w:del>
      <w:del w:id="3292" w:author="PR Preview" w:date="2026-01-01T00:00:00Z">
        <w:r>
          <w:delText xml:space="preserve"> </w:delText>
        </w:r>
      </w:del>
      <w:del w:id="3293" w:author="PR Preview" w:date="2026-01-01T00:00:00Z">
        <w:r>
          <w:delText xml:space="preserve">A logistic regression of the species on</w:delText>
        </w:r>
      </w:del>
      <w:del w:id="3294" w:author="PR Preview" w:date="2026-01-01T00:00:00Z">
        <w:r>
          <w:delText xml:space="preserve"> </w:delText>
        </w:r>
      </w:del>
      <w:del w:id="3295" w:author="PR Preview" w:date="2026-01-01T00:00:00Z">
        <w:r>
          <w:delText xml:space="preserve">$\mathord{\smash[b]{\underset{\raise.3ex\hbox{$\scriptstyle\sim$}}{x}}\vphantom{x}}$</w:delText>
        </w:r>
      </w:del>
      <w:del w:id="3296" w:author="PR Preview" w:date="2026-01-01T00:00:00Z">
        <w:r>
          <w:delText xml:space="preserve"> </w:delText>
        </w:r>
      </w:del>
      <w:del w:id="3297" w:author="PR Preview" w:date="2026-01-01T00:00:00Z">
        <w:r>
          <w:delText xml:space="preserve">gives a coefficient vector</w:delText>
        </w:r>
      </w:del>
      <w:del w:id="3298" w:author="PR Preview" w:date="2026-01-01T00:00:00Z">
        <w:r>
          <w:delText xml:space="preserve"> </w:delText>
        </w:r>
      </w:del>
      <w:del w:id="3299" w:author="PR Preview" w:date="2026-01-01T00:00:00Z">
        <w:r>
          <w:delText xml:space="preserve">$\mathord{\smash[b]{\underset{\raise.3ex\hbox{$\scriptstyle\sim$}}{w}}\vphantom{w}}$</w:delText>
        </w:r>
      </w:del>
      <w:del w:id="3300" w:author="PR Preview" w:date="2026-01-01T00:00:00Z">
        <w:r>
          <w:delText xml:space="preserve"> </w:delText>
        </w:r>
      </w:del>
      <w:del w:id="3301" w:author="PR Preview" w:date="2026-01-01T00:00:00Z">
        <w:r>
          <w:delText xml:space="preserve">and an intercept</w:delText>
        </w:r>
      </w:del>
      <w:del w:id="3302" w:author="PR Preview" w:date="2026-01-01T00:00:00Z">
        <w:r>
          <w:delText xml:space="preserve"> </w:delText>
        </w:r>
      </w:del>
      <m:oMath>
        <m:r>
          <m:t>b</m:t>
        </m:r>
      </m:oMath>
      <w:del w:id="3303" w:author="PR Preview" w:date="2026-01-01T00:00:00Z">
        <w:r>
          <w:delText xml:space="preserve">.</w:delText>
        </w:r>
      </w:del>
      <w:del w:id="3304" w:author="PR Preview" w:date="2026-01-01T00:00:00Z">
        <w:r>
          <w:delText xml:space="preserve"> </w:delText>
        </w:r>
      </w:del>
      <w:del w:id="3305" w:author="PR Preview" w:date="2026-01-01T00:00:00Z">
        <w:r>
          <w:delText xml:space="preserve">The line</w:delText>
        </w:r>
      </w:del>
      <w:del w:id="3306" w:author="PR Preview" w:date="2026-01-01T00:00:00Z">
        <w:r>
          <w:delText xml:space="preserve"> </w:delText>
        </w:r>
      </w:del>
      <w:del w:id="3307" w:author="PR Preview" w:date="2026-01-01T00:00:00Z">
        <w:r>
          <w:delText xml:space="preserve">$\mathord{\smash[b]{\underset{\raise.3ex\hbox{$\scriptstyle\sim$}}{w}}\vphantom{w}} \cdot \mathord{\smash[b]{\underset{\raise.3ex\hbox{$\scriptstyle\sim$}}{x}}\vphantom{x}} + b = 0$</w:delText>
        </w:r>
      </w:del>
      <w:del w:id="3308" w:author="PR Preview" w:date="2026-01-01T00:00:00Z">
        <w:r>
          <w:delText xml:space="preserve"> </w:delText>
        </w:r>
      </w:del>
      <w:del w:id="3309" w:author="PR Preview" w:date="2026-01-01T00:00:00Z">
        <w:r>
          <w:delText xml:space="preserve">is a hyperplane in</w:delText>
        </w:r>
      </w:del>
      <w:del w:id="3310" w:author="PR Preview" w:date="2026-01-01T00:00:00Z">
        <w:r>
          <w:delText xml:space="preserve"> </w:delText>
        </w:r>
      </w:del>
      <m:oMath>
        <m:sSup>
          <m:e>
            <m:r>
              <m:rPr>
                <m:scr m:val="double-struck"/>
                <m:sty m:val="p"/>
              </m:rPr>
              <m:t>R</m:t>
            </m:r>
          </m:e>
          <m:sup>
            <m:r>
              <m:t>2</m:t>
            </m:r>
          </m:sup>
        </m:sSup>
      </m:oMath>
      <w:del w:id="3311" w:author="PR Preview" w:date="2026-01-01T00:00:00Z">
        <w:r>
          <w:delText xml:space="preserve"> </w:delText>
        </w:r>
      </w:del>
      <w:del w:id="3312" w:author="PR Preview" w:date="2026-01-01T00:00:00Z">
        <w:r>
          <w:delText xml:space="preserve">(</w:delText>
        </w:r>
      </w:del>
      <w:hyperlink w:anchor="def-hyperplane">
        <w:del w:id="3313" w:author="PR Preview" w:date="2026-01-01T00:00:00Z">
          <w:r>
            <w:rPr>
              <w:rStyle w:val="Hyperlink"/>
            </w:rPr>
            <w:delText xml:space="preserve">Definition 41</w:delText>
          </w:r>
        </w:del>
      </w:hyperlink>
      <w:del w:id="3314" w:author="PR Preview" w:date="2026-01-01T00:00:00Z">
        <w:r>
          <w:delText xml:space="preserve">),</w:delText>
        </w:r>
      </w:del>
      <w:del w:id="3315" w:author="PR Preview" w:date="2026-01-01T00:00:00Z">
        <w:r>
          <w:delText xml:space="preserve"> </w:delText>
        </w:r>
      </w:del>
      <w:del w:id="3316" w:author="PR Preview" w:date="2026-01-01T00:00:00Z">
        <w:r>
          <w:delText xml:space="preserve">and the two species mostly fall in its two open half-spaces (</w:delText>
        </w:r>
      </w:del>
      <w:hyperlink w:anchor="def-half-space">
        <w:del w:id="3317" w:author="PR Preview" w:date="2026-01-01T00:00:00Z">
          <w:r>
            <w:rPr>
              <w:rStyle w:val="Hyperlink"/>
            </w:rPr>
            <w:delText xml:space="preserve">Definition 60</w:delText>
          </w:r>
        </w:del>
      </w:hyperlink>
      <w:del w:id="3318" w:author="PR Preview" w:date="2026-01-01T00:00:00Z">
        <w:r>
          <w:delText xml:space="preserve">).</w:delText>
        </w:r>
      </w:del>
      <w:del w:id="3319" w:author="PR Preview" w:date="2026-01-01T00:00:00Z">
        <w:r>
          <w:delText xml:space="preserve"> </w:delText>
        </w:r>
      </w:del>
      <w:hyperlink w:anchor="fig-half-space-iris">
        <w:del w:id="3320" w:author="PR Preview" w:date="2026-01-01T00:00:00Z">
          <w:r>
            <w:rPr>
              <w:rStyle w:val="Hyperlink"/>
            </w:rPr>
            <w:delText xml:space="preserve">Figure 1</w:delText>
          </w:r>
        </w:del>
      </w:hyperlink>
      <w:del w:id="3321" w:author="PR Preview" w:date="2026-01-01T00:00:00Z">
        <w:r>
          <w:delText xml:space="preserve"> </w:delText>
        </w:r>
      </w:del>
      <w:del w:id="3322" w:author="PR Preview" w:date="2026-01-01T00:00:00Z">
        <w:r>
          <w:delText xml:space="preserve">shows the line and the flowers.</w:delText>
        </w:r>
      </w:del>
    </w:p>
    <w:p>
      <w:pPr>
        <w:pStyle w:val="BodyText"/>
      </w:pPr>
      <w:ins w:id="3323" w:author="PR Preview" w:date="2026-01-01T00:00:00Z">
        <w:r>
          <w:rPr>
            <w:b/>
            <w:bCs/>
          </w:rPr>
          <w:t xml:space="preserve">Example 78 (Two iris species on either side of a line)</w:t>
        </w:r>
      </w:ins>
      <w:ins w:id="3324" w:author="PR Preview" w:date="2026-01-01T00:00:00Z">
        <w:r>
          <w:t xml:space="preserve"> </w:t>
        </w:r>
      </w:ins>
      <w:ins w:id="3325" w:author="PR Preview" w:date="2026-01-01T00:00:00Z">
        <w:r>
          <w:t xml:space="preserve">The</w:t>
        </w:r>
      </w:ins>
      <w:ins w:id="3326" w:author="PR Preview" w:date="2026-01-01T00:00:00Z">
        <w:r>
          <w:t xml:space="preserve"> </w:t>
        </w:r>
      </w:ins>
      <w:ins w:id="3327" w:author="PR Preview" w:date="2026-01-01T00:00:00Z">
        <w:r>
          <w:rPr>
            <w:rStyle w:val="VerbatimChar"/>
          </w:rPr>
          <w:t xml:space="preserve">iris</w:t>
        </w:r>
      </w:ins>
      <w:ins w:id="3328" w:author="PR Preview" w:date="2026-01-01T00:00:00Z">
        <w:r>
          <w:t xml:space="preserve"> </w:t>
        </w:r>
      </w:ins>
      <w:ins w:id="3329" w:author="PR Preview" w:date="2026-01-01T00:00:00Z">
        <w:r>
          <w:t xml:space="preserve">data set in R has the petal length and petal width, in centimeters, of 150 irises.</w:t>
        </w:r>
      </w:ins>
      <w:ins w:id="3330" w:author="PR Preview" w:date="2026-01-01T00:00:00Z">
        <w:r>
          <w:t xml:space="preserve"> </w:t>
        </w:r>
      </w:ins>
      <w:ins w:id="3331" w:author="PR Preview" w:date="2026-01-01T00:00:00Z">
        <w:r>
          <w:t xml:space="preserve">Take the 100 flowers of the species versicolor and virginica,</w:t>
        </w:r>
      </w:ins>
      <w:ins w:id="3332" w:author="PR Preview" w:date="2026-01-01T00:00:00Z">
        <w:r>
          <w:t xml:space="preserve"> </w:t>
        </w:r>
      </w:ins>
      <w:ins w:id="3333" w:author="PR Preview" w:date="2026-01-01T00:00:00Z">
        <w:r>
          <w:t xml:space="preserve">and let</w:t>
        </w:r>
      </w:ins>
      <w:ins w:id="3334" w:author="PR Preview" w:date="2026-01-01T00:00:00Z">
        <w:r>
          <w:t xml:space="preserve"> </w:t>
        </w:r>
      </w:ins>
      <w:ins w:id="3335" w:author="PR Preview" w:date="2026-01-01T00:00:00Z">
        <w:r>
          <w:t xml:space="preserve">$\mathord{\smash[b]{\underset{\raise.3ex\hbox{$\scriptstyle\sim$}}{x}}\vphantom{x}}= (x_1, x_2)$</w:t>
        </w:r>
      </w:ins>
      <w:ins w:id="3336" w:author="PR Preview" w:date="2026-01-01T00:00:00Z">
        <w:r>
          <w:t xml:space="preserve"> </w:t>
        </w:r>
      </w:ins>
      <w:ins w:id="3337" w:author="PR Preview" w:date="2026-01-01T00:00:00Z">
        <w:r>
          <w:t xml:space="preserve">be the petal length and petal width of one flower.</w:t>
        </w:r>
      </w:ins>
      <w:ins w:id="3338" w:author="PR Preview" w:date="2026-01-01T00:00:00Z">
        <w:r>
          <w:t xml:space="preserve"> </w:t>
        </w:r>
      </w:ins>
      <w:ins w:id="3339" w:author="PR Preview" w:date="2026-01-01T00:00:00Z">
        <w:r>
          <w:t xml:space="preserve">A logistic regression of the species on</w:t>
        </w:r>
      </w:ins>
      <w:ins w:id="3340" w:author="PR Preview" w:date="2026-01-01T00:00:00Z">
        <w:r>
          <w:t xml:space="preserve"> </w:t>
        </w:r>
      </w:ins>
      <w:ins w:id="3341" w:author="PR Preview" w:date="2026-01-01T00:00:00Z">
        <w:r>
          <w:t xml:space="preserve">$\mathord{\smash[b]{\underset{\raise.3ex\hbox{$\scriptstyle\sim$}}{x}}\vphantom{x}}$</w:t>
        </w:r>
      </w:ins>
      <w:ins w:id="3342" w:author="PR Preview" w:date="2026-01-01T00:00:00Z">
        <w:r>
          <w:t xml:space="preserve"> </w:t>
        </w:r>
      </w:ins>
      <w:ins w:id="3343" w:author="PR Preview" w:date="2026-01-01T00:00:00Z">
        <w:r>
          <w:t xml:space="preserve">gives a coefficient vector</w:t>
        </w:r>
      </w:ins>
      <w:ins w:id="3344" w:author="PR Preview" w:date="2026-01-01T00:00:00Z">
        <w:r>
          <w:t xml:space="preserve"> </w:t>
        </w:r>
      </w:ins>
      <w:ins w:id="3345" w:author="PR Preview" w:date="2026-01-01T00:00:00Z">
        <w:r>
          <w:t xml:space="preserve">$\mathord{\smash[b]{\underset{\raise.3ex\hbox{$\scriptstyle\sim$}}{w}}\vphantom{w}}$</w:t>
        </w:r>
      </w:ins>
      <w:ins w:id="3346" w:author="PR Preview" w:date="2026-01-01T00:00:00Z">
        <w:r>
          <w:t xml:space="preserve"> </w:t>
        </w:r>
      </w:ins>
      <w:ins w:id="3347" w:author="PR Preview" w:date="2026-01-01T00:00:00Z">
        <w:r>
          <w:t xml:space="preserve">and an intercept</w:t>
        </w:r>
      </w:ins>
      <w:ins w:id="3348" w:author="PR Preview" w:date="2026-01-01T00:00:00Z">
        <w:r>
          <w:t xml:space="preserve"> </w:t>
        </w:r>
      </w:ins>
      <m:oMath>
        <m:r>
          <m:t>b</m:t>
        </m:r>
      </m:oMath>
      <w:ins w:id="3349" w:author="PR Preview" w:date="2026-01-01T00:00:00Z">
        <w:r>
          <w:t xml:space="preserve">.</w:t>
        </w:r>
      </w:ins>
      <w:ins w:id="3350" w:author="PR Preview" w:date="2026-01-01T00:00:00Z">
        <w:r>
          <w:t xml:space="preserve"> </w:t>
        </w:r>
      </w:ins>
      <w:ins w:id="3351" w:author="PR Preview" w:date="2026-01-01T00:00:00Z">
        <w:r>
          <w:t xml:space="preserve">The line</w:t>
        </w:r>
      </w:ins>
      <w:ins w:id="3352" w:author="PR Preview" w:date="2026-01-01T00:00:00Z">
        <w:r>
          <w:t xml:space="preserve"> </w:t>
        </w:r>
      </w:ins>
      <w:ins w:id="3353" w:author="PR Preview" w:date="2026-01-01T00:00:00Z">
        <w:r>
          <w:t xml:space="preserve">$\mathord{\smash[b]{\underset{\raise.3ex\hbox{$\scriptstyle\sim$}}{w}}\vphantom{w}} \cdot \mathord{\smash[b]{\underset{\raise.3ex\hbox{$\scriptstyle\sim$}}{x}}\vphantom{x}} + b = 0$</w:t>
        </w:r>
      </w:ins>
      <w:ins w:id="3354" w:author="PR Preview" w:date="2026-01-01T00:00:00Z">
        <w:r>
          <w:t xml:space="preserve"> </w:t>
        </w:r>
      </w:ins>
      <w:ins w:id="3355" w:author="PR Preview" w:date="2026-01-01T00:00:00Z">
        <w:r>
          <w:t xml:space="preserve">is a hyperplane in</w:t>
        </w:r>
      </w:ins>
      <w:ins w:id="3356" w:author="PR Preview" w:date="2026-01-01T00:00:00Z">
        <w:r>
          <w:t xml:space="preserve"> </w:t>
        </w:r>
      </w:ins>
      <m:oMath>
        <m:sSup>
          <m:e>
            <m:r>
              <m:rPr>
                <m:scr m:val="double-struck"/>
                <m:sty m:val="p"/>
              </m:rPr>
              <m:t>R</m:t>
            </m:r>
          </m:e>
          <m:sup>
            <m:r>
              <m:t>2</m:t>
            </m:r>
          </m:sup>
        </m:sSup>
      </m:oMath>
      <w:ins w:id="3357" w:author="PR Preview" w:date="2026-01-01T00:00:00Z">
        <w:r>
          <w:t xml:space="preserve"> </w:t>
        </w:r>
      </w:ins>
      <w:ins w:id="3358" w:author="PR Preview" w:date="2026-01-01T00:00:00Z">
        <w:r>
          <w:t xml:space="preserve">(</w:t>
        </w:r>
      </w:ins>
      <w:hyperlink w:anchor="def-hyperplane">
        <w:ins w:id="3359" w:author="PR Preview" w:date="2026-01-01T00:00:00Z">
          <w:r>
            <w:rPr>
              <w:rStyle w:val="Hyperlink"/>
            </w:rPr>
            <w:t xml:space="preserve">Definition 41</w:t>
          </w:r>
        </w:ins>
      </w:hyperlink>
      <w:ins w:id="3360" w:author="PR Preview" w:date="2026-01-01T00:00:00Z">
        <w:r>
          <w:t xml:space="preserve">),</w:t>
        </w:r>
      </w:ins>
      <w:ins w:id="3361" w:author="PR Preview" w:date="2026-01-01T00:00:00Z">
        <w:r>
          <w:t xml:space="preserve"> </w:t>
        </w:r>
      </w:ins>
      <w:ins w:id="3362" w:author="PR Preview" w:date="2026-01-01T00:00:00Z">
        <w:r>
          <w:t xml:space="preserve">and the two species mostly fall in its two open half-spaces (</w:t>
        </w:r>
      </w:ins>
      <w:hyperlink w:anchor="def-half-space">
        <w:ins w:id="3363" w:author="PR Preview" w:date="2026-01-01T00:00:00Z">
          <w:r>
            <w:rPr>
              <w:rStyle w:val="Hyperlink"/>
            </w:rPr>
            <w:t xml:space="preserve">Definition 60</w:t>
          </w:r>
        </w:ins>
      </w:hyperlink>
      <w:ins w:id="3364" w:author="PR Preview" w:date="2026-01-01T00:00:00Z">
        <w:r>
          <w:t xml:space="preserve">).</w:t>
        </w:r>
      </w:ins>
      <w:ins w:id="3365" w:author="PR Preview" w:date="2026-01-01T00:00:00Z">
        <w:r>
          <w:t xml:space="preserve"> </w:t>
        </w:r>
      </w:ins>
      <w:hyperlink w:anchor="fig-half-space-iris">
        <w:ins w:id="3366" w:author="PR Preview" w:date="2026-01-01T00:00:00Z">
          <w:r>
            <w:rPr>
              <w:rStyle w:val="Hyperlink"/>
            </w:rPr>
            <w:t xml:space="preserve">Figure 1</w:t>
          </w:r>
        </w:ins>
      </w:hyperlink>
      <w:ins w:id="3367" w:author="PR Preview" w:date="2026-01-01T00:00:00Z">
        <w:r>
          <w:t xml:space="preserve"> </w:t>
        </w:r>
      </w:ins>
      <w:ins w:id="3368"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7" w:name="fig-half-space-iris"/>
          <w:p>
            <w:pPr>
              <w:pStyle w:val="Compact"/>
              <w:jc w:val="center"/>
            </w:pPr>
            <w:r>
              <w:drawing>
                <wp:inline>
                  <wp:extent cx="4620126" cy="3696101"/>
                  <wp:effectExtent b="0" l="0" r="0" t="0"/>
                  <wp:docPr descr="" title="" id="295" name="Picture"/>
                  <a:graphic>
                    <a:graphicData uri="http://schemas.openxmlformats.org/drawingml/2006/picture">
                      <pic:pic>
                        <pic:nvPicPr>
                          <pic:cNvPr descr="linear-algebra_files/figure-docx/fig-half-space-iris-1.png" id="296" name="Picture"/>
                          <pic:cNvPicPr>
                            <a:picLocks noChangeArrowheads="1" noChangeAspect="1"/>
                          </pic:cNvPicPr>
                        </pic:nvPicPr>
                        <pic:blipFill>
                          <a:blip r:embed="rId29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7"/>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3369" w:author="PR Preview" w:date="2026-01-01T00:00:00Z">
        <w:r>
          <w:delText xml:space="preserve">The vector</w:delText>
        </w:r>
      </w:del>
      <w:del w:id="3370" w:author="PR Preview" w:date="2026-01-01T00:00:00Z">
        <w:r>
          <w:delText xml:space="preserve"> </w:delText>
        </w:r>
      </w:del>
      <w:del w:id="3371" w:author="PR Preview" w:date="2026-01-01T00:00:00Z">
        <w:r>
          <w:delText xml:space="preserve">$\mathord{\smash[b]{\underset{\raise.3ex\hbox{$\scriptstyle\sim$}}{w}}\vphantom{w}}$</w:delText>
        </w:r>
      </w:del>
      <w:del w:id="3372" w:author="PR Preview" w:date="2026-01-01T00:00:00Z">
        <w:r>
          <w:delText xml:space="preserve"> </w:delText>
        </w:r>
      </w:del>
      <w:del w:id="3373" w:author="PR Preview" w:date="2026-01-01T00:00:00Z">
        <w:r>
          <w:delText xml:space="preserve">points toward the virginica side,</w:delText>
        </w:r>
      </w:del>
      <w:del w:id="3374" w:author="PR Preview" w:date="2026-01-01T00:00:00Z">
        <w:r>
          <w:delText xml:space="preserve"> </w:delText>
        </w:r>
      </w:del>
      <w:del w:id="3375" w:author="PR Preview" w:date="2026-01-01T00:00:00Z">
        <w:r>
          <w:delText xml:space="preserve">so the positive half-space</w:delText>
        </w:r>
      </w:del>
      <w:del w:id="3376" w:author="PR Preview" w:date="2026-01-01T00:00:00Z">
        <w:r>
          <w:delText xml:space="preserve"> </w:delText>
        </w:r>
      </w:del>
      <m:oMath>
        <m:sSup>
          <m:e>
            <m:r>
              <m:rPr>
                <m:scr m:val="script"/>
                <m:sty m:val="p"/>
              </m:rPr>
              <m:t>H</m:t>
            </m:r>
          </m:e>
          <m:sup>
            <m:r>
              <m:rPr>
                <m:sty m:val="p"/>
              </m:rPr>
              <m:t>+</m:t>
            </m:r>
          </m:sup>
        </m:sSup>
      </m:oMath>
      <w:del w:id="3377" w:author="PR Preview" w:date="2026-01-01T00:00:00Z">
        <w:r>
          <w:delText xml:space="preserve"> </w:delText>
        </w:r>
      </w:del>
      <w:del w:id="3378" w:author="PR Preview" w:date="2026-01-01T00:00:00Z">
        <w:r>
          <w:delText xml:space="preserve">holds</w:delText>
        </w:r>
      </w:del>
      <w:del w:id="3379" w:author="PR Preview" w:date="2026-01-01T00:00:00Z">
        <w:r>
          <w:delText xml:space="preserve"> </w:delText>
        </w:r>
      </w:del>
      <w:del w:id="3380" w:author="PR Preview" w:date="2026-01-01T00:00:00Z">
        <w:r>
          <w:delText xml:space="preserve">50 of the 100 flowers,</w:delText>
        </w:r>
      </w:del>
      <w:del w:id="3381" w:author="PR Preview" w:date="2026-01-01T00:00:00Z">
        <w:r>
          <w:delText xml:space="preserve"> </w:delText>
        </w:r>
      </w:del>
      <w:del w:id="3382" w:author="PR Preview" w:date="2026-01-01T00:00:00Z">
        <w:r>
          <w:delText xml:space="preserve">and 47 of them are virginica.</w:delText>
        </w:r>
      </w:del>
      <w:del w:id="3383" w:author="PR Preview" w:date="2026-01-01T00:00:00Z">
        <w:r>
          <w:delText xml:space="preserve"> </w:delText>
        </w:r>
      </w:del>
      <w:del w:id="3384" w:author="PR Preview" w:date="2026-01-01T00:00:00Z">
        <w:r>
          <w:delText xml:space="preserve">The line is a set of dimension</w:delText>
        </w:r>
      </w:del>
      <w:del w:id="3385" w:author="PR Preview" w:date="2026-01-01T00:00:00Z">
        <w:r>
          <w:delText xml:space="preserve"> </w:delText>
        </w:r>
      </w:del>
      <m:oMath>
        <m:r>
          <m:t>p</m:t>
        </m:r>
        <m:r>
          <m:rPr>
            <m:sty m:val="p"/>
          </m:rPr>
          <m:t>−</m:t>
        </m:r>
        <m:r>
          <m:t>1</m:t>
        </m:r>
        <m:r>
          <m:rPr>
            <m:sty m:val="p"/>
          </m:rPr>
          <m:t>=</m:t>
        </m:r>
        <m:r>
          <m:t>1</m:t>
        </m:r>
      </m:oMath>
      <w:del w:id="3386" w:author="PR Preview" w:date="2026-01-01T00:00:00Z">
        <w:r>
          <w:delText xml:space="preserve">,</w:delText>
        </w:r>
      </w:del>
      <w:del w:id="3387" w:author="PR Preview" w:date="2026-01-01T00:00:00Z">
        <w:r>
          <w:delText xml:space="preserve"> </w:delText>
        </w:r>
      </w:del>
      <w:del w:id="3388" w:author="PR Preview" w:date="2026-01-01T00:00:00Z">
        <w:r>
          <w:delText xml:space="preserve">and each side is a region of the plane of dimension</w:delText>
        </w:r>
      </w:del>
      <w:del w:id="3389" w:author="PR Preview" w:date="2026-01-01T00:00:00Z">
        <w:r>
          <w:delText xml:space="preserve"> </w:delText>
        </w:r>
      </w:del>
      <m:oMath>
        <m:r>
          <m:t>p</m:t>
        </m:r>
        <m:r>
          <m:rPr>
            <m:sty m:val="p"/>
          </m:rPr>
          <m:t>=</m:t>
        </m:r>
        <m:r>
          <m:t>2</m:t>
        </m:r>
      </m:oMath>
      <w:del w:id="3390" w:author="PR Preview" w:date="2026-01-01T00:00:00Z">
        <w:r>
          <w:delText xml:space="preserve"> </w:delText>
        </w:r>
      </w:del>
      <w:del w:id="3391" w:author="PR Preview" w:date="2026-01-01T00:00:00Z">
        <w:r>
          <w:delText xml:space="preserve">(</w:delText>
        </w:r>
      </w:del>
      <w:hyperlink w:anchor="thm-half-space-dimension">
        <w:del w:id="3392" w:author="PR Preview" w:date="2026-01-01T00:00:00Z">
          <w:r>
            <w:rPr>
              <w:rStyle w:val="Hyperlink"/>
            </w:rPr>
            <w:delText xml:space="preserve">Theorem 44</w:delText>
          </w:r>
        </w:del>
      </w:hyperlink>
      <w:del w:id="3393" w:author="PR Preview" w:date="2026-01-01T00:00:00Z">
        <w:r>
          <w:delText xml:space="preserve">).</w:delText>
        </w:r>
      </w:del>
    </w:p>
    <w:p>
      <w:pPr>
        <w:pStyle w:val="BodyText"/>
      </w:pPr>
      <w:del w:id="3394" w:author="PR Preview" w:date="2026-01-01T00:00:00Z">
        <w:r>
          <w:rPr>
            <w:b/>
            <w:bCs/>
          </w:rPr>
          <w:delText xml:space="preserve">Exercise 7 (Which side of the plane?)</w:delText>
        </w:r>
      </w:del>
      <w:del w:id="3395" w:author="PR Preview" w:date="2026-01-01T00:00:00Z">
        <w:r>
          <w:delText xml:space="preserve"> </w:delText>
        </w:r>
      </w:del>
      <w:del w:id="3396" w:author="PR Preview" w:date="2026-01-01T00:00:00Z">
        <w:r>
          <w:delText xml:space="preserve">Let</w:delText>
        </w:r>
      </w:del>
      <w:del w:id="3397" w:author="PR Preview" w:date="2026-01-01T00:00:00Z">
        <w:r>
          <w:delText xml:space="preserve"> </w:delText>
        </w:r>
      </w:del>
      <m:oMath>
        <m:r>
          <m:rPr>
            <m:scr m:val="script"/>
            <m:sty m:val="p"/>
          </m:rPr>
          <m:t>H</m:t>
        </m:r>
      </m:oMath>
      <w:del w:id="3398" w:author="PR Preview" w:date="2026-01-01T00:00:00Z">
        <w:r>
          <w:delText xml:space="preserve"> </w:delText>
        </w:r>
      </w:del>
      <w:del w:id="3399" w:author="PR Preview" w:date="2026-01-01T00:00:00Z">
        <w:r>
          <w:delText xml:space="preserve">be the plane in</w:delText>
        </w:r>
      </w:del>
      <w:del w:id="3400" w:author="PR Preview" w:date="2026-01-01T00:00:00Z">
        <w:r>
          <w:delText xml:space="preserve"> </w:delText>
        </w:r>
      </w:del>
      <m:oMath>
        <m:sSup>
          <m:e>
            <m:r>
              <m:rPr>
                <m:scr m:val="double-struck"/>
                <m:sty m:val="p"/>
              </m:rPr>
              <m:t>R</m:t>
            </m:r>
          </m:e>
          <m:sup>
            <m:r>
              <m:t>3</m:t>
            </m:r>
          </m:sup>
        </m:sSup>
      </m:oMath>
      <w:del w:id="3401" w:author="PR Preview" w:date="2026-01-01T00:00:00Z">
        <w:r>
          <w:delText xml:space="preserve"> </w:delText>
        </w:r>
      </w:del>
      <w:del w:id="3402" w:author="PR Preview" w:date="2026-01-01T00:00:00Z">
        <w:r>
          <w:delText xml:space="preserve">with</w:delText>
        </w:r>
      </w:del>
      <w:del w:id="3403" w:author="PR Preview" w:date="2026-01-01T00:00:00Z">
        <w:r>
          <w:delText xml:space="preserve"> </w:delText>
        </w:r>
      </w:del>
      <w:del w:id="3404" w:author="PR Preview" w:date="2026-01-01T00:00:00Z">
        <w:r>
          <w:delText xml:space="preserve">$\mathord{\smash[b]{\underset{\raise.3ex\hbox{$\scriptstyle\sim$}}{w}}\vphantom{w}} = (1, 1, 1)$</w:delText>
        </w:r>
      </w:del>
      <w:del w:id="3405" w:author="PR Preview" w:date="2026-01-01T00:00:00Z">
        <w:r>
          <w:delText xml:space="preserve"> </w:delText>
        </w:r>
      </w:del>
      <w:del w:id="3406" w:author="PR Preview" w:date="2026-01-01T00:00:00Z">
        <w:r>
          <w:delText xml:space="preserve">and</w:delText>
        </w:r>
      </w:del>
      <w:del w:id="3407" w:author="PR Preview" w:date="2026-01-01T00:00:00Z">
        <w:r>
          <w:delText xml:space="preserve"> </w:delText>
        </w:r>
      </w:del>
      <m:oMath>
        <m:r>
          <m:t>b</m:t>
        </m:r>
        <m:r>
          <m:rPr>
            <m:sty m:val="p"/>
          </m:rPr>
          <m:t>=</m:t>
        </m:r>
        <m:r>
          <m:rPr>
            <m:sty m:val="p"/>
          </m:rPr>
          <m:t>−</m:t>
        </m:r>
        <m:r>
          <m:t>1</m:t>
        </m:r>
      </m:oMath>
      <w:del w:id="3408" w:author="PR Preview" w:date="2026-01-01T00:00:00Z">
        <w:r>
          <w:delText xml:space="preserve"> </w:delText>
        </w:r>
      </w:del>
      <w:del w:id="3409" w:author="PR Preview" w:date="2026-01-01T00:00:00Z">
        <w:r>
          <w:delText xml:space="preserve">(</w:delText>
        </w:r>
      </w:del>
      <w:hyperlink w:anchor="exm-hyperplane-subspace">
        <w:del w:id="3410" w:author="PR Preview" w:date="2026-01-01T00:00:00Z">
          <w:r>
            <w:rPr>
              <w:rStyle w:val="Hyperlink"/>
            </w:rPr>
            <w:delText xml:space="preserve">Example 73</w:delText>
          </w:r>
        </w:del>
      </w:hyperlink>
      <w:del w:id="3411" w:author="PR Preview" w:date="2026-01-01T00:00:00Z">
        <w:r>
          <w:delText xml:space="preserve">).</w:delText>
        </w:r>
      </w:del>
    </w:p>
    <w:p>
      <w:pPr>
        <w:pStyle w:val="FirstParagraph"/>
      </w:pPr>
      <w:ins w:id="3412" w:author="PR Preview" w:date="2026-01-01T00:00:00Z">
        <w:r>
          <w:t xml:space="preserve">The vector</w:t>
        </w:r>
      </w:ins>
      <w:ins w:id="3413" w:author="PR Preview" w:date="2026-01-01T00:00:00Z">
        <w:r>
          <w:t xml:space="preserve"> </w:t>
        </w:r>
      </w:ins>
      <w:ins w:id="3414" w:author="PR Preview" w:date="2026-01-01T00:00:00Z">
        <w:r>
          <w:t xml:space="preserve">$\mathord{\smash[b]{\underset{\raise.3ex\hbox{$\scriptstyle\sim$}}{w}}\vphantom{w}}$</w:t>
        </w:r>
      </w:ins>
      <w:ins w:id="3415" w:author="PR Preview" w:date="2026-01-01T00:00:00Z">
        <w:r>
          <w:t xml:space="preserve"> </w:t>
        </w:r>
      </w:ins>
      <w:ins w:id="3416" w:author="PR Preview" w:date="2026-01-01T00:00:00Z">
        <w:r>
          <w:t xml:space="preserve">points toward the virginica side,</w:t>
        </w:r>
      </w:ins>
      <w:ins w:id="3417" w:author="PR Preview" w:date="2026-01-01T00:00:00Z">
        <w:r>
          <w:t xml:space="preserve"> </w:t>
        </w:r>
      </w:ins>
      <w:ins w:id="3418" w:author="PR Preview" w:date="2026-01-01T00:00:00Z">
        <w:r>
          <w:t xml:space="preserve">so the positive half-space</w:t>
        </w:r>
      </w:ins>
      <w:ins w:id="3419" w:author="PR Preview" w:date="2026-01-01T00:00:00Z">
        <w:r>
          <w:t xml:space="preserve"> </w:t>
        </w:r>
      </w:ins>
      <m:oMath>
        <m:sSup>
          <m:e>
            <m:r>
              <m:rPr>
                <m:scr m:val="script"/>
                <m:sty m:val="p"/>
              </m:rPr>
              <m:t>H</m:t>
            </m:r>
          </m:e>
          <m:sup>
            <m:r>
              <m:rPr>
                <m:sty m:val="p"/>
              </m:rPr>
              <m:t>+</m:t>
            </m:r>
          </m:sup>
        </m:sSup>
      </m:oMath>
      <w:ins w:id="3420" w:author="PR Preview" w:date="2026-01-01T00:00:00Z">
        <w:r>
          <w:t xml:space="preserve"> </w:t>
        </w:r>
      </w:ins>
      <w:ins w:id="3421" w:author="PR Preview" w:date="2026-01-01T00:00:00Z">
        <w:r>
          <w:t xml:space="preserve">holds</w:t>
        </w:r>
      </w:ins>
      <w:ins w:id="3422" w:author="PR Preview" w:date="2026-01-01T00:00:00Z">
        <w:r>
          <w:t xml:space="preserve"> </w:t>
        </w:r>
      </w:ins>
      <w:ins w:id="3423" w:author="PR Preview" w:date="2026-01-01T00:00:00Z">
        <w:r>
          <w:t xml:space="preserve">50 of the 100 flowers,</w:t>
        </w:r>
      </w:ins>
      <w:ins w:id="3424" w:author="PR Preview" w:date="2026-01-01T00:00:00Z">
        <w:r>
          <w:t xml:space="preserve"> </w:t>
        </w:r>
      </w:ins>
      <w:ins w:id="3425" w:author="PR Preview" w:date="2026-01-01T00:00:00Z">
        <w:r>
          <w:t xml:space="preserve">and 47 of them are virginica.</w:t>
        </w:r>
      </w:ins>
      <w:ins w:id="3426" w:author="PR Preview" w:date="2026-01-01T00:00:00Z">
        <w:r>
          <w:t xml:space="preserve"> </w:t>
        </w:r>
      </w:ins>
      <w:ins w:id="3427" w:author="PR Preview" w:date="2026-01-01T00:00:00Z">
        <w:r>
          <w:t xml:space="preserve">The line is a set of dimension</w:t>
        </w:r>
      </w:ins>
      <w:ins w:id="3428" w:author="PR Preview" w:date="2026-01-01T00:00:00Z">
        <w:r>
          <w:t xml:space="preserve"> </w:t>
        </w:r>
      </w:ins>
      <m:oMath>
        <m:r>
          <m:t>p</m:t>
        </m:r>
        <m:r>
          <m:rPr>
            <m:sty m:val="p"/>
          </m:rPr>
          <m:t>−</m:t>
        </m:r>
        <m:r>
          <m:t>1</m:t>
        </m:r>
        <m:r>
          <m:rPr>
            <m:sty m:val="p"/>
          </m:rPr>
          <m:t>=</m:t>
        </m:r>
        <m:r>
          <m:t>1</m:t>
        </m:r>
      </m:oMath>
      <w:ins w:id="3429" w:author="PR Preview" w:date="2026-01-01T00:00:00Z">
        <w:r>
          <w:t xml:space="preserve">,</w:t>
        </w:r>
      </w:ins>
      <w:ins w:id="3430" w:author="PR Preview" w:date="2026-01-01T00:00:00Z">
        <w:r>
          <w:t xml:space="preserve"> </w:t>
        </w:r>
      </w:ins>
      <w:ins w:id="3431" w:author="PR Preview" w:date="2026-01-01T00:00:00Z">
        <w:r>
          <w:t xml:space="preserve">and each side is a region of the plane of dimension</w:t>
        </w:r>
      </w:ins>
      <w:ins w:id="3432" w:author="PR Preview" w:date="2026-01-01T00:00:00Z">
        <w:r>
          <w:t xml:space="preserve"> </w:t>
        </w:r>
      </w:ins>
      <m:oMath>
        <m:r>
          <m:t>p</m:t>
        </m:r>
        <m:r>
          <m:rPr>
            <m:sty m:val="p"/>
          </m:rPr>
          <m:t>=</m:t>
        </m:r>
        <m:r>
          <m:t>2</m:t>
        </m:r>
      </m:oMath>
      <w:ins w:id="3433" w:author="PR Preview" w:date="2026-01-01T00:00:00Z">
        <w:r>
          <w:t xml:space="preserve"> </w:t>
        </w:r>
      </w:ins>
      <w:ins w:id="3434" w:author="PR Preview" w:date="2026-01-01T00:00:00Z">
        <w:r>
          <w:t xml:space="preserve">(</w:t>
        </w:r>
      </w:ins>
      <w:hyperlink w:anchor="thm-half-space-dimension">
        <w:ins w:id="3435" w:author="PR Preview" w:date="2026-01-01T00:00:00Z">
          <w:r>
            <w:rPr>
              <w:rStyle w:val="Hyperlink"/>
            </w:rPr>
            <w:t xml:space="preserve">Theorem 45</w:t>
          </w:r>
        </w:ins>
      </w:hyperlink>
      <w:ins w:id="3436" w:author="PR Preview" w:date="2026-01-01T00:00:00Z">
        <w:r>
          <w:t xml:space="preserve">).</w:t>
        </w:r>
      </w:ins>
    </w:p>
    <w:bookmarkEnd w:id="298"/>
    <w:bookmarkStart w:id="299" w:name="exr-half-space-sides"/>
    <w:p>
      <w:pPr>
        <w:pStyle w:val="BodyText"/>
      </w:pPr>
      <w:ins w:id="3437" w:author="PR Preview" w:date="2026-01-01T00:00:00Z">
        <w:r>
          <w:rPr>
            <w:b/>
            <w:bCs/>
          </w:rPr>
          <w:t xml:space="preserve">Exercise 7 (Which side of the plane?)</w:t>
        </w:r>
      </w:ins>
      <w:ins w:id="3438" w:author="PR Preview" w:date="2026-01-01T00:00:00Z">
        <w:r>
          <w:t xml:space="preserve"> </w:t>
        </w:r>
      </w:ins>
      <w:ins w:id="3439" w:author="PR Preview" w:date="2026-01-01T00:00:00Z">
        <w:r>
          <w:t xml:space="preserve">Let</w:t>
        </w:r>
      </w:ins>
      <w:ins w:id="3440" w:author="PR Preview" w:date="2026-01-01T00:00:00Z">
        <w:r>
          <w:t xml:space="preserve"> </w:t>
        </w:r>
      </w:ins>
      <m:oMath>
        <m:r>
          <m:rPr>
            <m:scr m:val="script"/>
            <m:sty m:val="p"/>
          </m:rPr>
          <m:t>H</m:t>
        </m:r>
      </m:oMath>
      <w:ins w:id="3441" w:author="PR Preview" w:date="2026-01-01T00:00:00Z">
        <w:r>
          <w:t xml:space="preserve"> </w:t>
        </w:r>
      </w:ins>
      <w:ins w:id="3442" w:author="PR Preview" w:date="2026-01-01T00:00:00Z">
        <w:r>
          <w:t xml:space="preserve">be the plane in</w:t>
        </w:r>
      </w:ins>
      <w:ins w:id="3443" w:author="PR Preview" w:date="2026-01-01T00:00:00Z">
        <w:r>
          <w:t xml:space="preserve"> </w:t>
        </w:r>
      </w:ins>
      <m:oMath>
        <m:sSup>
          <m:e>
            <m:r>
              <m:rPr>
                <m:scr m:val="double-struck"/>
                <m:sty m:val="p"/>
              </m:rPr>
              <m:t>R</m:t>
            </m:r>
          </m:e>
          <m:sup>
            <m:r>
              <m:t>3</m:t>
            </m:r>
          </m:sup>
        </m:sSup>
      </m:oMath>
      <w:ins w:id="3444" w:author="PR Preview" w:date="2026-01-01T00:00:00Z">
        <w:r>
          <w:t xml:space="preserve"> </w:t>
        </w:r>
      </w:ins>
      <w:ins w:id="3445" w:author="PR Preview" w:date="2026-01-01T00:00:00Z">
        <w:r>
          <w:t xml:space="preserve">with</w:t>
        </w:r>
      </w:ins>
      <w:ins w:id="3446" w:author="PR Preview" w:date="2026-01-01T00:00:00Z">
        <w:r>
          <w:t xml:space="preserve"> </w:t>
        </w:r>
      </w:ins>
      <w:ins w:id="3447" w:author="PR Preview" w:date="2026-01-01T00:00:00Z">
        <w:r>
          <w:t xml:space="preserve">$\mathord{\smash[b]{\underset{\raise.3ex\hbox{$\scriptstyle\sim$}}{w}}\vphantom{w}} = (1, 1, 1)$</w:t>
        </w:r>
      </w:ins>
      <w:ins w:id="3448" w:author="PR Preview" w:date="2026-01-01T00:00:00Z">
        <w:r>
          <w:t xml:space="preserve"> </w:t>
        </w:r>
      </w:ins>
      <w:ins w:id="3449" w:author="PR Preview" w:date="2026-01-01T00:00:00Z">
        <w:r>
          <w:t xml:space="preserve">and</w:t>
        </w:r>
      </w:ins>
      <w:ins w:id="3450" w:author="PR Preview" w:date="2026-01-01T00:00:00Z">
        <w:r>
          <w:t xml:space="preserve"> </w:t>
        </w:r>
      </w:ins>
      <m:oMath>
        <m:r>
          <m:t>b</m:t>
        </m:r>
        <m:r>
          <m:rPr>
            <m:sty m:val="p"/>
          </m:rPr>
          <m:t>=</m:t>
        </m:r>
        <m:r>
          <m:rPr>
            <m:sty m:val="p"/>
          </m:rPr>
          <m:t>−</m:t>
        </m:r>
        <m:r>
          <m:t>1</m:t>
        </m:r>
      </m:oMath>
      <w:ins w:id="3451" w:author="PR Preview" w:date="2026-01-01T00:00:00Z">
        <w:r>
          <w:t xml:space="preserve"> </w:t>
        </w:r>
      </w:ins>
      <w:ins w:id="3452" w:author="PR Preview" w:date="2026-01-01T00:00:00Z">
        <w:r>
          <w:t xml:space="preserve">(</w:t>
        </w:r>
      </w:ins>
      <w:hyperlink w:anchor="exm-hyperplane-subspace">
        <w:ins w:id="3453" w:author="PR Preview" w:date="2026-01-01T00:00:00Z">
          <w:r>
            <w:rPr>
              <w:rStyle w:val="Hyperlink"/>
            </w:rPr>
            <w:t xml:space="preserve">Example 75</w:t>
          </w:r>
        </w:ins>
      </w:hyperlink>
      <w:ins w:id="3454"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del w:id="3455" w:author="PR Preview" w:date="2026-01-01T00:00:00Z">
        <w:r>
          <w:delText xml:space="preserve">State the dimension of</w:delText>
        </w:r>
      </w:del>
      <w:del w:id="3456" w:author="PR Preview" w:date="2026-01-01T00:00:00Z">
        <w:r>
          <w:delText xml:space="preserve"> </w:delText>
        </w:r>
      </w:del>
      <m:oMath>
        <m:r>
          <m:t>D</m:t>
        </m:r>
        <m:r>
          <m:rPr>
            <m:sty m:val="p"/>
          </m:rPr>
          <m:t>(</m:t>
        </m:r>
        <m:r>
          <m:rPr>
            <m:scr m:val="script"/>
            <m:sty m:val="p"/>
          </m:rPr>
          <m:t>H</m:t>
        </m:r>
        <m:r>
          <m:rPr>
            <m:sty m:val="p"/>
          </m:rPr>
          <m:t>)</m:t>
        </m:r>
      </m:oMath>
      <w:del w:id="3457" w:author="PR Preview" w:date="2026-01-01T00:00:00Z">
        <w:r>
          <w:delText xml:space="preserve"> </w:delText>
        </w:r>
      </w:del>
      <w:del w:id="3458" w:author="PR Preview" w:date="2026-01-01T00:00:00Z">
        <w:r>
          <w:delText xml:space="preserve">and of</w:delText>
        </w:r>
      </w:del>
      <w:del w:id="3459"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3460" w:author="PR Preview" w:date="2026-01-01T00:00:00Z">
        <w:r>
          <w:delText xml:space="preserve"> </w:delText>
        </w:r>
      </w:del>
      <w:del w:id="3461" w:author="PR Preview" w:date="2026-01-01T00:00:00Z">
        <w:r>
          <w:delText xml:space="preserve">(</w:delText>
        </w:r>
      </w:del>
      <w:hyperlink w:anchor="thm-half-space-dimension">
        <w:del w:id="3462" w:author="PR Preview" w:date="2026-01-01T00:00:00Z">
          <w:r>
            <w:rPr>
              <w:rStyle w:val="Hyperlink"/>
            </w:rPr>
            <w:delText xml:space="preserve">Theorem 44</w:delText>
          </w:r>
        </w:del>
      </w:hyperlink>
      <w:del w:id="3463" w:author="PR Preview" w:date="2026-01-01T00:00:00Z">
        <w:r>
          <w:delText xml:space="preserve">).</w:delText>
        </w:r>
      </w:del>
    </w:p>
    <w:p>
      <w:pPr>
        <w:pStyle w:val="Compact"/>
        <w:numPr>
          <w:ilvl w:val="0"/>
          <w:numId w:val="1033"/>
        </w:numPr>
      </w:pPr>
      <w:ins w:id="3464" w:author="PR Preview" w:date="2026-01-01T00:00:00Z">
        <w:r>
          <w:t xml:space="preserve">State the dimension of</w:t>
        </w:r>
      </w:ins>
      <w:ins w:id="3465" w:author="PR Preview" w:date="2026-01-01T00:00:00Z">
        <w:r>
          <w:t xml:space="preserve"> </w:t>
        </w:r>
      </w:ins>
      <m:oMath>
        <m:r>
          <m:t>D</m:t>
        </m:r>
        <m:r>
          <m:rPr>
            <m:sty m:val="p"/>
          </m:rPr>
          <m:t>(</m:t>
        </m:r>
        <m:r>
          <m:rPr>
            <m:scr m:val="script"/>
            <m:sty m:val="p"/>
          </m:rPr>
          <m:t>H</m:t>
        </m:r>
        <m:r>
          <m:rPr>
            <m:sty m:val="p"/>
          </m:rPr>
          <m:t>)</m:t>
        </m:r>
      </m:oMath>
      <w:ins w:id="3466" w:author="PR Preview" w:date="2026-01-01T00:00:00Z">
        <w:r>
          <w:t xml:space="preserve"> </w:t>
        </w:r>
      </w:ins>
      <w:ins w:id="3467" w:author="PR Preview" w:date="2026-01-01T00:00:00Z">
        <w:r>
          <w:t xml:space="preserve">and of</w:t>
        </w:r>
      </w:ins>
      <w:ins w:id="3468"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3469" w:author="PR Preview" w:date="2026-01-01T00:00:00Z">
        <w:r>
          <w:t xml:space="preserve"> </w:t>
        </w:r>
      </w:ins>
      <w:ins w:id="3470" w:author="PR Preview" w:date="2026-01-01T00:00:00Z">
        <w:r>
          <w:t xml:space="preserve">(</w:t>
        </w:r>
      </w:ins>
      <w:hyperlink w:anchor="thm-half-space-dimension">
        <w:ins w:id="3471" w:author="PR Preview" w:date="2026-01-01T00:00:00Z">
          <w:r>
            <w:rPr>
              <w:rStyle w:val="Hyperlink"/>
            </w:rPr>
            <w:t xml:space="preserve">Theorem 45</w:t>
          </w:r>
        </w:ins>
      </w:hyperlink>
      <w:ins w:id="3472" w:author="PR Preview" w:date="2026-01-01T00:00:00Z">
        <w:r>
          <w:t xml:space="preserve">).</w:t>
        </w:r>
      </w:ins>
    </w:p>
    <w:bookmarkEnd w:id="299"/>
    <w:bookmarkStart w:id="300"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0"/>
    <w:bookmarkStart w:id="301" w:name="def-rank-factorization"/>
    <w:p>
      <w:pPr>
        <w:pStyle w:val="FirstParagraph"/>
      </w:pPr>
      <w:del w:id="3473" w:author="PR Preview" w:date="2026-01-01T00:00:00Z">
        <w:r>
          <w:rPr>
            <w:b/>
            <w:bCs/>
          </w:rPr>
          <w:delText xml:space="preserve">Definition 62 (Rank factorization)</w:delText>
        </w:r>
      </w:del>
      <w:del w:id="3474" w:author="PR Preview" w:date="2026-01-01T00:00:00Z">
        <w:r>
          <w:delText xml:space="preserve"> </w:delText>
        </w:r>
      </w:del>
      <w:del w:id="3475" w:author="PR Preview" w:date="2026-01-01T00:00:00Z">
        <w:r>
          <w:delText xml:space="preserve">Let</w:delText>
        </w:r>
      </w:del>
      <w:del w:id="3476" w:author="PR Preview" w:date="2026-01-01T00:00:00Z">
        <w:r>
          <w:delText xml:space="preserve"> </w:delText>
        </w:r>
      </w:del>
      <m:oMath>
        <m:r>
          <m:rPr>
            <m:sty m:val="bi"/>
          </m:rPr>
          <m:t>A</m:t>
        </m:r>
      </m:oMath>
      <w:del w:id="3477" w:author="PR Preview" w:date="2026-01-01T00:00:00Z">
        <w:r>
          <w:delText xml:space="preserve"> </w:delText>
        </w:r>
      </w:del>
      <w:del w:id="3478" w:author="PR Preview" w:date="2026-01-01T00:00:00Z">
        <w:r>
          <w:delText xml:space="preserve">be an</w:delText>
        </w:r>
      </w:del>
      <w:del w:id="3479" w:author="PR Preview" w:date="2026-01-01T00:00:00Z">
        <w:r>
          <w:delText xml:space="preserve"> </w:delText>
        </w:r>
      </w:del>
      <m:oMath>
        <m:r>
          <m:t>m</m:t>
        </m:r>
        <m:r>
          <m:rPr>
            <m:sty m:val="p"/>
          </m:rPr>
          <m:t>×</m:t>
        </m:r>
        <m:r>
          <m:t>n</m:t>
        </m:r>
      </m:oMath>
      <w:del w:id="3480" w:author="PR Preview" w:date="2026-01-01T00:00:00Z">
        <w:r>
          <w:delText xml:space="preserve"> </w:delText>
        </w:r>
      </w:del>
      <w:del w:id="3481" w:author="PR Preview" w:date="2026-01-01T00:00:00Z">
        <w:r>
          <w:delText xml:space="preserve">matrix with</w:delText>
        </w:r>
      </w:del>
      <w:del w:id="3482"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3483" w:author="PR Preview" w:date="2026-01-01T00:00:00Z">
        <w:r>
          <w:delText xml:space="preserve">.</w:delText>
        </w:r>
      </w:del>
      <w:del w:id="3484" w:author="PR Preview" w:date="2026-01-01T00:00:00Z">
        <w:r>
          <w:delText xml:space="preserve"> </w:delText>
        </w:r>
      </w:del>
      <w:del w:id="3485" w:author="PR Preview" w:date="2026-01-01T00:00:00Z">
        <w:r>
          <w:delText xml:space="preserve">A</w:delText>
        </w:r>
      </w:del>
      <w:del w:id="3486" w:author="PR Preview" w:date="2026-01-01T00:00:00Z">
        <w:r>
          <w:delText xml:space="preserve"> </w:delText>
        </w:r>
      </w:del>
      <w:del w:id="3487" w:author="PR Preview" w:date="2026-01-01T00:00:00Z">
        <w:r>
          <w:rPr>
            <w:b/>
            <w:bCs/>
          </w:rPr>
          <w:delText xml:space="preserve">rank factorization</w:delText>
        </w:r>
      </w:del>
      <w:del w:id="3488" w:author="PR Preview" w:date="2026-01-01T00:00:00Z">
        <w:r>
          <w:delText xml:space="preserve"> </w:delText>
        </w:r>
      </w:del>
      <w:del w:id="3489" w:author="PR Preview" w:date="2026-01-01T00:00:00Z">
        <w:r>
          <w:delText xml:space="preserve">of</w:delText>
        </w:r>
      </w:del>
      <w:del w:id="3490" w:author="PR Preview" w:date="2026-01-01T00:00:00Z">
        <w:r>
          <w:delText xml:space="preserve"> </w:delText>
        </w:r>
      </w:del>
      <m:oMath>
        <m:r>
          <m:rPr>
            <m:sty m:val="bi"/>
          </m:rPr>
          <m:t>A</m:t>
        </m:r>
      </m:oMath>
      <w:del w:id="3491" w:author="PR Preview" w:date="2026-01-01T00:00:00Z">
        <w:r>
          <w:delText xml:space="preserve"> </w:delText>
        </w:r>
      </w:del>
      <w:del w:id="3492" w:author="PR Preview" w:date="2026-01-01T00:00:00Z">
        <w:r>
          <w:delText xml:space="preserve">is a product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p>
      <w:pPr>
        <w:pStyle w:val="FirstParagraph"/>
      </w:pPr>
      <w:del w:id="3493" w:author="PR Preview" w:date="2026-01-01T00:00:00Z">
        <w:r>
          <w:rPr>
            <w:b/>
            <w:bCs/>
          </w:rPr>
          <w:delText xml:space="preserve">Example 77 (A rank factorization of a rank-one matrix)</w:delText>
        </w:r>
      </w:del>
      <w:del w:id="3494" w:author="PR Preview" w:date="2026-01-01T00:00:00Z">
        <w:r>
          <w:delText xml:space="preserve"> </w:delText>
        </w:r>
      </w:del>
      <w:del w:id="3495" w:author="PR Preview" w:date="2026-01-01T00:00:00Z">
        <w:r>
          <w:delText xml:space="preserve">The matrix</w:delText>
        </w:r>
      </w:del>
      <w:del w:id="3496" w:author="PR Preview" w:date="2026-01-01T00:00:00Z">
        <w:r>
          <w:delText xml:space="preserve"> </w:delText>
        </w:r>
      </w:del>
      <m:oMath>
        <m:r>
          <m:rPr>
            <m:sty m:val="bi"/>
          </m:rPr>
          <m:t>A</m:t>
        </m:r>
      </m:oMath>
      <w:del w:id="3497" w:author="PR Preview" w:date="2026-01-01T00:00:00Z">
        <w:r>
          <w:delText xml:space="preserve"> </w:delText>
        </w:r>
      </w:del>
      <w:del w:id="3498" w:author="PR Preview" w:date="2026-01-01T00:00:00Z">
        <w:r>
          <w:delText xml:space="preserve">in</w:delText>
        </w:r>
      </w:del>
      <w:del w:id="3499" w:author="PR Preview" w:date="2026-01-01T00:00:00Z">
        <w:r>
          <w:delText xml:space="preserve"> </w:delText>
        </w:r>
      </w:del>
      <w:hyperlink w:anchor="exm-column-space">
        <w:del w:id="3500" w:author="PR Preview" w:date="2026-01-01T00:00:00Z">
          <w:r>
            <w:rPr>
              <w:rStyle w:val="Hyperlink"/>
            </w:rPr>
            <w:delText xml:space="preserve">Example 56</w:delText>
          </w:r>
        </w:del>
      </w:hyperlink>
      <w:del w:id="3501" w:author="PR Preview" w:date="2026-01-01T00:00:00Z">
        <w:r>
          <w:delText xml:space="preserve"> </w:delText>
        </w:r>
      </w:del>
      <w:del w:id="3502" w:author="PR Preview" w:date="2026-01-01T00:00:00Z">
        <w:r>
          <w:delText xml:space="preserve">has rank</w:delText>
        </w:r>
      </w:del>
      <w:del w:id="3503" w:author="PR Preview" w:date="2026-01-01T00:00:00Z">
        <w:r>
          <w:delText xml:space="preserve"> </w:delText>
        </w:r>
      </w:del>
      <m:oMath>
        <m:r>
          <m:t>1</m:t>
        </m:r>
      </m:oMath>
      <w:del w:id="3504" w:author="PR Preview" w:date="2026-01-01T00:00:00Z">
        <w:r>
          <w:delText xml:space="preserve"> </w:delText>
        </w:r>
      </w:del>
      <w:del w:id="3505" w:author="PR Preview" w:date="2026-01-01T00:00:00Z">
        <w:r>
          <w:delText xml:space="preserve">(</w:delText>
        </w:r>
      </w:del>
      <w:hyperlink w:anchor="exm-rank-dim">
        <w:del w:id="3506" w:author="PR Preview" w:date="2026-01-01T00:00:00Z">
          <w:r>
            <w:rPr>
              <w:rStyle w:val="Hyperlink"/>
            </w:rPr>
            <w:delText xml:space="preserve">Example 66</w:delText>
          </w:r>
        </w:del>
      </w:hyperlink>
      <w:del w:id="3507" w:author="PR Preview" w:date="2026-01-01T00:00:00Z">
        <w:r>
          <w:delText xml:space="preserve">), and</w:delText>
        </w:r>
      </w:del>
    </w:p>
    <w:p>
      <w:pPr>
        <w:pStyle w:val="FirstParagraph"/>
      </w:pPr>
      <w:ins w:id="3508" w:author="PR Preview" w:date="2026-01-01T00:00:00Z">
        <w:r>
          <w:rPr>
            <w:b/>
            <w:bCs/>
          </w:rPr>
          <w:t xml:space="preserve">Definition 62 (Rank factorization)</w:t>
        </w:r>
      </w:ins>
      <w:ins w:id="3509" w:author="PR Preview" w:date="2026-01-01T00:00:00Z">
        <w:r>
          <w:t xml:space="preserve"> </w:t>
        </w:r>
      </w:ins>
      <w:ins w:id="3510" w:author="PR Preview" w:date="2026-01-01T00:00:00Z">
        <w:r>
          <w:t xml:space="preserve">Let</w:t>
        </w:r>
      </w:ins>
      <w:ins w:id="3511" w:author="PR Preview" w:date="2026-01-01T00:00:00Z">
        <w:r>
          <w:t xml:space="preserve"> </w:t>
        </w:r>
      </w:ins>
      <m:oMath>
        <m:r>
          <m:rPr>
            <m:sty m:val="bi"/>
          </m:rPr>
          <m:t>A</m:t>
        </m:r>
      </m:oMath>
      <w:ins w:id="3512" w:author="PR Preview" w:date="2026-01-01T00:00:00Z">
        <w:r>
          <w:t xml:space="preserve"> </w:t>
        </w:r>
      </w:ins>
      <w:ins w:id="3513" w:author="PR Preview" w:date="2026-01-01T00:00:00Z">
        <w:r>
          <w:t xml:space="preserve">be an</w:t>
        </w:r>
      </w:ins>
      <w:ins w:id="3514" w:author="PR Preview" w:date="2026-01-01T00:00:00Z">
        <w:r>
          <w:t xml:space="preserve"> </w:t>
        </w:r>
      </w:ins>
      <m:oMath>
        <m:r>
          <m:t>m</m:t>
        </m:r>
        <m:r>
          <m:rPr>
            <m:sty m:val="p"/>
          </m:rPr>
          <m:t>×</m:t>
        </m:r>
        <m:r>
          <m:t>n</m:t>
        </m:r>
      </m:oMath>
      <w:ins w:id="3515" w:author="PR Preview" w:date="2026-01-01T00:00:00Z">
        <w:r>
          <w:t xml:space="preserve"> </w:t>
        </w:r>
      </w:ins>
      <w:ins w:id="3516" w:author="PR Preview" w:date="2026-01-01T00:00:00Z">
        <w:r>
          <w:t xml:space="preserve">matrix with</w:t>
        </w:r>
      </w:ins>
      <w:ins w:id="3517"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518" w:author="PR Preview" w:date="2026-01-01T00:00:00Z">
        <w:r>
          <w:t xml:space="preserve">.</w:t>
        </w:r>
      </w:ins>
      <w:ins w:id="3519" w:author="PR Preview" w:date="2026-01-01T00:00:00Z">
        <w:r>
          <w:t xml:space="preserve"> </w:t>
        </w:r>
      </w:ins>
      <w:ins w:id="3520" w:author="PR Preview" w:date="2026-01-01T00:00:00Z">
        <w:r>
          <w:t xml:space="preserve">A</w:t>
        </w:r>
      </w:ins>
      <w:ins w:id="3521" w:author="PR Preview" w:date="2026-01-01T00:00:00Z">
        <w:r>
          <w:t xml:space="preserve"> </w:t>
        </w:r>
      </w:ins>
      <w:ins w:id="3522" w:author="PR Preview" w:date="2026-01-01T00:00:00Z">
        <w:r>
          <w:rPr>
            <w:b/>
            <w:bCs/>
          </w:rPr>
          <w:t xml:space="preserve">rank factorization</w:t>
        </w:r>
      </w:ins>
      <w:ins w:id="3523" w:author="PR Preview" w:date="2026-01-01T00:00:00Z">
        <w:r>
          <w:t xml:space="preserve"> </w:t>
        </w:r>
      </w:ins>
      <w:ins w:id="3524" w:author="PR Preview" w:date="2026-01-01T00:00:00Z">
        <w:r>
          <w:t xml:space="preserve">[43]</w:t>
        </w:r>
      </w:ins>
      <w:ins w:id="3525" w:author="PR Preview" w:date="2026-01-01T00:00:00Z">
        <w:r>
          <w:t xml:space="preserve"> </w:t>
        </w:r>
      </w:ins>
      <w:ins w:id="3526" w:author="PR Preview" w:date="2026-01-01T00:00:00Z">
        <w:r>
          <w:t xml:space="preserve">of</w:t>
        </w:r>
      </w:ins>
      <w:ins w:id="3527" w:author="PR Preview" w:date="2026-01-01T00:00:00Z">
        <w:r>
          <w:t xml:space="preserve"> </w:t>
        </w:r>
      </w:ins>
      <m:oMath>
        <m:r>
          <m:rPr>
            <m:sty m:val="bi"/>
          </m:rPr>
          <m:t>A</m:t>
        </m:r>
      </m:oMath>
      <w:ins w:id="3528" w:author="PR Preview" w:date="2026-01-01T00:00:00Z">
        <w:r>
          <w:t xml:space="preserve"> </w:t>
        </w:r>
      </w:ins>
      <w:ins w:id="3529" w:author="PR Preview" w:date="2026-01-01T00:00:00Z">
        <w:r>
          <w:t xml:space="preserve">is a product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1"/>
    <w:bookmarkStart w:id="302" w:name="exm-rank-factorization"/>
    <w:p>
      <w:pPr>
        <w:pStyle w:val="FirstParagraph"/>
      </w:pPr>
      <w:ins w:id="3530" w:author="PR Preview" w:date="2026-01-01T00:00:00Z">
        <w:r>
          <w:rPr>
            <w:b/>
            <w:bCs/>
          </w:rPr>
          <w:t xml:space="preserve">Example 79 (A rank factorization of a rank-one matrix)</w:t>
        </w:r>
      </w:ins>
      <w:ins w:id="3531" w:author="PR Preview" w:date="2026-01-01T00:00:00Z">
        <w:r>
          <w:t xml:space="preserve"> </w:t>
        </w:r>
      </w:ins>
      <w:ins w:id="3532" w:author="PR Preview" w:date="2026-01-01T00:00:00Z">
        <w:r>
          <w:t xml:space="preserve">The matrix</w:t>
        </w:r>
      </w:ins>
      <w:ins w:id="3533" w:author="PR Preview" w:date="2026-01-01T00:00:00Z">
        <w:r>
          <w:t xml:space="preserve"> </w:t>
        </w:r>
      </w:ins>
      <m:oMath>
        <m:r>
          <m:rPr>
            <m:sty m:val="bi"/>
          </m:rPr>
          <m:t>A</m:t>
        </m:r>
      </m:oMath>
      <w:ins w:id="3534" w:author="PR Preview" w:date="2026-01-01T00:00:00Z">
        <w:r>
          <w:t xml:space="preserve"> </w:t>
        </w:r>
      </w:ins>
      <w:ins w:id="3535" w:author="PR Preview" w:date="2026-01-01T00:00:00Z">
        <w:r>
          <w:t xml:space="preserve">in</w:t>
        </w:r>
      </w:ins>
      <w:ins w:id="3536" w:author="PR Preview" w:date="2026-01-01T00:00:00Z">
        <w:r>
          <w:t xml:space="preserve"> </w:t>
        </w:r>
      </w:ins>
      <w:hyperlink w:anchor="exm-column-space">
        <w:ins w:id="3537" w:author="PR Preview" w:date="2026-01-01T00:00:00Z">
          <w:r>
            <w:rPr>
              <w:rStyle w:val="Hyperlink"/>
            </w:rPr>
            <w:t xml:space="preserve">Example 56</w:t>
          </w:r>
        </w:ins>
      </w:hyperlink>
      <w:ins w:id="3538" w:author="PR Preview" w:date="2026-01-01T00:00:00Z">
        <w:r>
          <w:t xml:space="preserve"> </w:t>
        </w:r>
      </w:ins>
      <w:ins w:id="3539" w:author="PR Preview" w:date="2026-01-01T00:00:00Z">
        <w:r>
          <w:t xml:space="preserve">has rank</w:t>
        </w:r>
      </w:ins>
      <w:ins w:id="3540" w:author="PR Preview" w:date="2026-01-01T00:00:00Z">
        <w:r>
          <w:t xml:space="preserve"> </w:t>
        </w:r>
      </w:ins>
      <m:oMath>
        <m:r>
          <m:t>1</m:t>
        </m:r>
      </m:oMath>
      <w:ins w:id="3541" w:author="PR Preview" w:date="2026-01-01T00:00:00Z">
        <w:r>
          <w:t xml:space="preserve"> </w:t>
        </w:r>
      </w:ins>
      <w:ins w:id="3542" w:author="PR Preview" w:date="2026-01-01T00:00:00Z">
        <w:r>
          <w:t xml:space="preserve">(</w:t>
        </w:r>
      </w:ins>
      <w:hyperlink w:anchor="exm-rank-dim">
        <w:ins w:id="3543" w:author="PR Preview" w:date="2026-01-01T00:00:00Z">
          <w:r>
            <w:rPr>
              <w:rStyle w:val="Hyperlink"/>
            </w:rPr>
            <w:t xml:space="preserve">Example 66</w:t>
          </w:r>
        </w:ins>
      </w:hyperlink>
      <w:ins w:id="3544"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2"/>
    <w:bookmarkStart w:id="303" w:name="thm-rank-factorization"/>
    <w:p>
      <w:pPr>
        <w:pStyle w:val="BodyText"/>
      </w:pPr>
      <w:del w:id="3545" w:author="PR Preview" w:date="2026-01-01T00:00:00Z">
        <w:r>
          <w:rPr>
            <w:b/>
            <w:bCs/>
          </w:rPr>
          <w:delText xml:space="preserve">Theorem 45 (Every nonzero matrix has a rank factorization)</w:delText>
        </w:r>
      </w:del>
      <w:del w:id="3546" w:author="PR Preview" w:date="2026-01-01T00:00:00Z">
        <w:r>
          <w:delText xml:space="preserve"> </w:delText>
        </w:r>
      </w:del>
      <w:del w:id="3547" w:author="PR Preview" w:date="2026-01-01T00:00:00Z">
        <w:r>
          <w:delText xml:space="preserve">Every</w:delText>
        </w:r>
      </w:del>
      <w:del w:id="3548" w:author="PR Preview" w:date="2026-01-01T00:00:00Z">
        <w:r>
          <w:delText xml:space="preserve"> </w:delText>
        </w:r>
      </w:del>
      <m:oMath>
        <m:r>
          <m:t>m</m:t>
        </m:r>
        <m:r>
          <m:rPr>
            <m:sty m:val="p"/>
          </m:rPr>
          <m:t>×</m:t>
        </m:r>
        <m:r>
          <m:t>n</m:t>
        </m:r>
      </m:oMath>
      <w:del w:id="3549" w:author="PR Preview" w:date="2026-01-01T00:00:00Z">
        <w:r>
          <w:delText xml:space="preserve"> </w:delText>
        </w:r>
      </w:del>
      <w:del w:id="3550" w:author="PR Preview" w:date="2026-01-01T00:00:00Z">
        <w:r>
          <w:delText xml:space="preserve">matrix</w:delText>
        </w:r>
      </w:del>
      <w:del w:id="3551" w:author="PR Preview" w:date="2026-01-01T00:00:00Z">
        <w:r>
          <w:delText xml:space="preserve"> </w:delText>
        </w:r>
      </w:del>
      <m:oMath>
        <m:r>
          <m:rPr>
            <m:sty m:val="bi"/>
          </m:rPr>
          <m:t>A</m:t>
        </m:r>
      </m:oMath>
      <w:del w:id="3552" w:author="PR Preview" w:date="2026-01-01T00:00:00Z">
        <w:r>
          <w:delText xml:space="preserve"> </w:delText>
        </w:r>
      </w:del>
      <w:del w:id="3553" w:author="PR Preview" w:date="2026-01-01T00:00:00Z">
        <w:r>
          <w:delText xml:space="preserve">with</w:delText>
        </w:r>
      </w:del>
      <w:del w:id="3554"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3555" w:author="PR Preview" w:date="2026-01-01T00:00:00Z">
        <w:r>
          <w:delText xml:space="preserve"> </w:delText>
        </w:r>
      </w:del>
      <w:del w:id="3556" w:author="PR Preview" w:date="2026-01-01T00:00:00Z">
        <w:r>
          <w:delText xml:space="preserve">has a rank factorization (</w:delText>
        </w:r>
      </w:del>
      <w:hyperlink w:anchor="def-rank-factorization">
        <w:del w:id="3557" w:author="PR Preview" w:date="2026-01-01T00:00:00Z">
          <w:r>
            <w:rPr>
              <w:rStyle w:val="Hyperlink"/>
            </w:rPr>
            <w:delText xml:space="preserve">Definition 62</w:delText>
          </w:r>
        </w:del>
      </w:hyperlink>
      <w:del w:id="3558" w:author="PR Preview" w:date="2026-01-01T00:00:00Z">
        <w:r>
          <w:delText xml:space="preserve">).</w:delText>
        </w:r>
      </w:del>
      <w:del w:id="3559" w:author="PR Preview" w:date="2026-01-01T00:00:00Z">
        <w:r>
          <w:delText xml:space="preserve"> </w:delText>
        </w:r>
      </w:del>
      <w:del w:id="3560" w:author="PR Preview" w:date="2026-01-01T00:00:00Z">
        <w:r>
          <w:delText xml:space="preserve">One is given by taking the columns of</w:delText>
        </w:r>
      </w:del>
      <w:del w:id="3561" w:author="PR Preview" w:date="2026-01-01T00:00:00Z">
        <w:r>
          <w:delText xml:space="preserve"> </w:delText>
        </w:r>
      </w:del>
      <m:oMath>
        <m:r>
          <m:rPr>
            <m:sty m:val="bi"/>
          </m:rPr>
          <m:t>C</m:t>
        </m:r>
      </m:oMath>
      <w:del w:id="3562" w:author="PR Preview" w:date="2026-01-01T00:00:00Z">
        <w:r>
          <w:delText xml:space="preserve"> </w:delText>
        </w:r>
      </w:del>
      <w:del w:id="3563" w:author="PR Preview" w:date="2026-01-01T00:00:00Z">
        <w:r>
          <w:delText xml:space="preserve">to be any basis of</w:delText>
        </w:r>
      </w:del>
      <w:del w:id="3564" w:author="PR Preview" w:date="2026-01-01T00:00:00Z">
        <w:r>
          <w:delText xml:space="preserve"> </w:delText>
        </w:r>
      </w:del>
      <m:oMath>
        <m:r>
          <m:rPr>
            <m:scr m:val="script"/>
            <m:sty m:val="p"/>
          </m:rPr>
          <m:t>C</m:t>
        </m:r>
        <m:r>
          <m:rPr>
            <m:sty m:val="p"/>
          </m:rPr>
          <m:t>(</m:t>
        </m:r>
        <m:r>
          <m:rPr>
            <m:sty m:val="bi"/>
          </m:rPr>
          <m:t>A</m:t>
        </m:r>
        <m:r>
          <m:rPr>
            <m:sty m:val="p"/>
          </m:rPr>
          <m:t>)</m:t>
        </m:r>
      </m:oMath>
      <w:del w:id="3565" w:author="PR Preview" w:date="2026-01-01T00:00:00Z">
        <w:r>
          <w:delText xml:space="preserve">.</w:delText>
        </w:r>
      </w:del>
    </w:p>
    <w:p>
      <w:pPr>
        <w:pStyle w:val="BodyText"/>
      </w:pPr>
      <w:ins w:id="3566" w:author="PR Preview" w:date="2026-01-01T00:00:00Z">
        <w:r>
          <w:rPr>
            <w:b/>
            <w:bCs/>
          </w:rPr>
          <w:t xml:space="preserve">Theorem 46 (Every nonzero matrix has a rank factorization)</w:t>
        </w:r>
      </w:ins>
      <w:ins w:id="3567" w:author="PR Preview" w:date="2026-01-01T00:00:00Z">
        <w:r>
          <w:t xml:space="preserve"> </w:t>
        </w:r>
      </w:ins>
      <w:ins w:id="3568" w:author="PR Preview" w:date="2026-01-01T00:00:00Z">
        <w:r>
          <w:t xml:space="preserve">Every</w:t>
        </w:r>
      </w:ins>
      <w:ins w:id="3569" w:author="PR Preview" w:date="2026-01-01T00:00:00Z">
        <w:r>
          <w:t xml:space="preserve"> </w:t>
        </w:r>
      </w:ins>
      <m:oMath>
        <m:r>
          <m:t>m</m:t>
        </m:r>
        <m:r>
          <m:rPr>
            <m:sty m:val="p"/>
          </m:rPr>
          <m:t>×</m:t>
        </m:r>
        <m:r>
          <m:t>n</m:t>
        </m:r>
      </m:oMath>
      <w:ins w:id="3570" w:author="PR Preview" w:date="2026-01-01T00:00:00Z">
        <w:r>
          <w:t xml:space="preserve"> </w:t>
        </w:r>
      </w:ins>
      <w:ins w:id="3571" w:author="PR Preview" w:date="2026-01-01T00:00:00Z">
        <w:r>
          <w:t xml:space="preserve">matrix</w:t>
        </w:r>
      </w:ins>
      <w:ins w:id="3572" w:author="PR Preview" w:date="2026-01-01T00:00:00Z">
        <w:r>
          <w:t xml:space="preserve"> </w:t>
        </w:r>
      </w:ins>
      <m:oMath>
        <m:r>
          <m:rPr>
            <m:sty m:val="bi"/>
          </m:rPr>
          <m:t>A</m:t>
        </m:r>
      </m:oMath>
      <w:ins w:id="3573" w:author="PR Preview" w:date="2026-01-01T00:00:00Z">
        <w:r>
          <w:t xml:space="preserve"> </w:t>
        </w:r>
      </w:ins>
      <w:ins w:id="3574" w:author="PR Preview" w:date="2026-01-01T00:00:00Z">
        <w:r>
          <w:t xml:space="preserve">with</w:t>
        </w:r>
      </w:ins>
      <w:ins w:id="3575"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3576" w:author="PR Preview" w:date="2026-01-01T00:00:00Z">
        <w:r>
          <w:t xml:space="preserve"> </w:t>
        </w:r>
      </w:ins>
      <w:ins w:id="3577" w:author="PR Preview" w:date="2026-01-01T00:00:00Z">
        <w:r>
          <w:t xml:space="preserve">has a rank factorization (</w:t>
        </w:r>
      </w:ins>
      <w:hyperlink w:anchor="def-rank-factorization">
        <w:ins w:id="3578" w:author="PR Preview" w:date="2026-01-01T00:00:00Z">
          <w:r>
            <w:rPr>
              <w:rStyle w:val="Hyperlink"/>
            </w:rPr>
            <w:t xml:space="preserve">Definition 62</w:t>
          </w:r>
        </w:ins>
      </w:hyperlink>
      <w:ins w:id="3579" w:author="PR Preview" w:date="2026-01-01T00:00:00Z">
        <w:r>
          <w:t xml:space="preserve">).</w:t>
        </w:r>
      </w:ins>
      <w:ins w:id="3580" w:author="PR Preview" w:date="2026-01-01T00:00:00Z">
        <w:r>
          <w:t xml:space="preserve"> </w:t>
        </w:r>
      </w:ins>
      <w:ins w:id="3581" w:author="PR Preview" w:date="2026-01-01T00:00:00Z">
        <w:r>
          <w:t xml:space="preserve">One is given by taking the columns of</w:t>
        </w:r>
      </w:ins>
      <w:ins w:id="3582" w:author="PR Preview" w:date="2026-01-01T00:00:00Z">
        <w:r>
          <w:t xml:space="preserve"> </w:t>
        </w:r>
      </w:ins>
      <m:oMath>
        <m:r>
          <m:rPr>
            <m:sty m:val="bi"/>
          </m:rPr>
          <m:t>C</m:t>
        </m:r>
      </m:oMath>
      <w:ins w:id="3583" w:author="PR Preview" w:date="2026-01-01T00:00:00Z">
        <w:r>
          <w:t xml:space="preserve"> </w:t>
        </w:r>
      </w:ins>
      <w:ins w:id="3584" w:author="PR Preview" w:date="2026-01-01T00:00:00Z">
        <w:r>
          <w:t xml:space="preserve">to be any basis of</w:t>
        </w:r>
      </w:ins>
      <w:ins w:id="3585" w:author="PR Preview" w:date="2026-01-01T00:00:00Z">
        <w:r>
          <w:t xml:space="preserve"> </w:t>
        </w:r>
      </w:ins>
      <m:oMath>
        <m:r>
          <m:rPr>
            <m:scr m:val="script"/>
            <m:sty m:val="p"/>
          </m:rPr>
          <m:t>C</m:t>
        </m:r>
        <m:r>
          <m:rPr>
            <m:sty m:val="p"/>
          </m:rPr>
          <m:t>(</m:t>
        </m:r>
        <m:r>
          <m:rPr>
            <m:sty m:val="bi"/>
          </m:rPr>
          <m:t>A</m:t>
        </m:r>
        <m:r>
          <m:rPr>
            <m:sty m:val="p"/>
          </m:rPr>
          <m:t>)</m:t>
        </m:r>
      </m:oMath>
      <w:ins w:id="3586" w:author="PR Preview" w:date="2026-01-01T00:00:00Z">
        <w:r>
          <w:t xml:space="preserve">.</w:t>
        </w:r>
      </w:ins>
    </w:p>
    <w:bookmarkEnd w:id="303"/>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4" w:name="exm-rank-factorization-construct"/>
    <w:p>
      <w:pPr>
        <w:pStyle w:val="BodyText"/>
      </w:pPr>
      <w:del w:id="3587" w:author="PR Preview" w:date="2026-01-01T00:00:00Z">
        <w:r>
          <w:rPr>
            <w:b/>
            <w:bCs/>
          </w:rPr>
          <w:delText xml:space="preserve">Example 78 (Building a rank factorization from a basis)</w:delText>
        </w:r>
      </w:del>
      <w:del w:id="3588" w:author="PR Preview" w:date="2026-01-01T00:00:00Z">
        <w:r>
          <w:delText xml:space="preserve"> </w:delText>
        </w:r>
      </w:del>
      <w:del w:id="3589" w:author="PR Preview" w:date="2026-01-01T00:00:00Z">
        <w:r>
          <w:delText xml:space="preserve">For</w:delText>
        </w:r>
      </w:del>
      <w:del w:id="3590" w:author="PR Preview" w:date="2026-01-01T00:00:00Z">
        <w:r>
          <w:delText xml:space="preserve"> </w:delText>
        </w:r>
      </w:del>
      <m:oMath>
        <m:r>
          <m:rPr>
            <m:sty m:val="bi"/>
          </m:rPr>
          <m:t>A</m:t>
        </m:r>
      </m:oMath>
      <w:del w:id="3591" w:author="PR Preview" w:date="2026-01-01T00:00:00Z">
        <w:r>
          <w:delText xml:space="preserve"> </w:delText>
        </w:r>
      </w:del>
      <w:del w:id="3592" w:author="PR Preview" w:date="2026-01-01T00:00:00Z">
        <w:r>
          <w:delText xml:space="preserve">in</w:delText>
        </w:r>
      </w:del>
      <w:del w:id="3593" w:author="PR Preview" w:date="2026-01-01T00:00:00Z">
        <w:r>
          <w:delText xml:space="preserve"> </w:delText>
        </w:r>
      </w:del>
      <w:hyperlink w:anchor="exm-column-space">
        <w:del w:id="3594" w:author="PR Preview" w:date="2026-01-01T00:00:00Z">
          <w:r>
            <w:rPr>
              <w:rStyle w:val="Hyperlink"/>
            </w:rPr>
            <w:delText xml:space="preserve">Example 56</w:delText>
          </w:r>
        </w:del>
      </w:hyperlink>
      <w:del w:id="3595" w:author="PR Preview" w:date="2026-01-01T00:00:00Z">
        <w:r>
          <w:delText xml:space="preserve">,</w:delText>
        </w:r>
      </w:del>
      <w:del w:id="3596" w:author="PR Preview" w:date="2026-01-01T00:00:00Z">
        <w:r>
          <w:delText xml:space="preserve"> </w:delText>
        </w:r>
      </w:del>
      <m:oMath>
        <m:r>
          <m:rPr>
            <m:sty m:val="p"/>
          </m:rPr>
          <m:t>(</m:t>
        </m:r>
        <m:r>
          <m:t>1</m:t>
        </m:r>
        <m:r>
          <m:rPr>
            <m:sty m:val="p"/>
          </m:rPr>
          <m:t>,</m:t>
        </m:r>
        <m:r>
          <m:t>3</m:t>
        </m:r>
        <m:r>
          <m:rPr>
            <m:sty m:val="p"/>
          </m:rPr>
          <m:t>)</m:t>
        </m:r>
      </m:oMath>
      <w:del w:id="3597" w:author="PR Preview" w:date="2026-01-01T00:00:00Z">
        <w:r>
          <w:delText xml:space="preserve"> </w:delText>
        </w:r>
      </w:del>
      <w:del w:id="3598" w:author="PR Preview" w:date="2026-01-01T00:00:00Z">
        <w:r>
          <w:delText xml:space="preserve">spans</w:delText>
        </w:r>
      </w:del>
      <w:del w:id="3599" w:author="PR Preview" w:date="2026-01-01T00:00:00Z">
        <w:r>
          <w:delText xml:space="preserve"> </w:delText>
        </w:r>
      </w:del>
      <m:oMath>
        <m:r>
          <m:rPr>
            <m:scr m:val="script"/>
            <m:sty m:val="p"/>
          </m:rPr>
          <m:t>C</m:t>
        </m:r>
        <m:r>
          <m:rPr>
            <m:sty m:val="p"/>
          </m:rPr>
          <m:t>(</m:t>
        </m:r>
        <m:r>
          <m:rPr>
            <m:sty m:val="bi"/>
          </m:rPr>
          <m:t>A</m:t>
        </m:r>
        <m:r>
          <m:rPr>
            <m:sty m:val="p"/>
          </m:rPr>
          <m:t>)</m:t>
        </m:r>
      </m:oMath>
      <w:del w:id="3600" w:author="PR Preview" w:date="2026-01-01T00:00:00Z">
        <w:r>
          <w:delText xml:space="preserve"> </w:delText>
        </w:r>
      </w:del>
      <w:del w:id="3601" w:author="PR Preview" w:date="2026-01-01T00:00:00Z">
        <w:r>
          <w:delText xml:space="preserve">(1),</w:delText>
        </w:r>
      </w:del>
      <w:del w:id="3602" w:author="PR Preview" w:date="2026-01-01T00:00:00Z">
        <w:r>
          <w:delText xml:space="preserve"> </w:delText>
        </w:r>
      </w:del>
      <w:del w:id="3603" w:author="PR Preview" w:date="2026-01-01T00:00:00Z">
        <w:r>
          <w:delText xml:space="preserve">and it is linearly independent because it is nonzero</w:delText>
        </w:r>
      </w:del>
      <w:del w:id="3604" w:author="PR Preview" w:date="2026-01-01T00:00:00Z">
        <w:r>
          <w:delText xml:space="preserve"> </w:delText>
        </w:r>
      </w:del>
      <w:del w:id="3605" w:author="PR Preview" w:date="2026-01-01T00:00:00Z">
        <w:r>
          <w:delText xml:space="preserve">(</w:delText>
        </w:r>
      </w:del>
      <w:del w:id="3606" w:author="PR Preview" w:date="2026-01-01T00:00:00Z">
        <w:r>
          <w:delText xml:space="preserve">$c\,(1, 3) = \mathord{\smash[b]{\underset{\raise.3ex\hbox{$\scriptstyle\sim$}}{0}}\vphantom{0}}_2$</w:delText>
        </w:r>
      </w:del>
      <w:del w:id="3607" w:author="PR Preview" w:date="2026-01-01T00:00:00Z">
        <w:r>
          <w:delText xml:space="preserve"> </w:delText>
        </w:r>
      </w:del>
      <w:del w:id="3608" w:author="PR Preview" w:date="2026-01-01T00:00:00Z">
        <w:r>
          <w:delText xml:space="preserve">forces</w:delText>
        </w:r>
      </w:del>
      <w:del w:id="3609" w:author="PR Preview" w:date="2026-01-01T00:00:00Z">
        <w:r>
          <w:delText xml:space="preserve"> </w:delText>
        </w:r>
      </w:del>
      <m:oMath>
        <m:r>
          <m:t>c</m:t>
        </m:r>
        <m:r>
          <m:rPr>
            <m:sty m:val="p"/>
          </m:rPr>
          <m:t>=</m:t>
        </m:r>
        <m:r>
          <m:t>0</m:t>
        </m:r>
      </m:oMath>
      <w:del w:id="3610" w:author="PR Preview" w:date="2026-01-01T00:00:00Z">
        <w:r>
          <w:delText xml:space="preserve">),</w:delText>
        </w:r>
      </w:del>
      <w:del w:id="3611" w:author="PR Preview" w:date="2026-01-01T00:00:00Z">
        <w:r>
          <w:delText xml:space="preserve"> </w:delText>
        </w:r>
      </w:del>
      <w:del w:id="3612" w:author="PR Preview" w:date="2026-01-01T00:00:00Z">
        <w:r>
          <w:delText xml:space="preserve">so it is a basis of</w:delText>
        </w:r>
      </w:del>
      <w:del w:id="3613" w:author="PR Preview" w:date="2026-01-01T00:00:00Z">
        <w:r>
          <w:delText xml:space="preserve"> </w:delText>
        </w:r>
      </w:del>
      <m:oMath>
        <m:r>
          <m:rPr>
            <m:scr m:val="script"/>
            <m:sty m:val="p"/>
          </m:rPr>
          <m:t>C</m:t>
        </m:r>
        <m:r>
          <m:rPr>
            <m:sty m:val="p"/>
          </m:rPr>
          <m:t>(</m:t>
        </m:r>
        <m:r>
          <m:rPr>
            <m:sty m:val="bi"/>
          </m:rPr>
          <m:t>A</m:t>
        </m:r>
        <m:r>
          <m:rPr>
            <m:sty m:val="p"/>
          </m:rPr>
          <m:t>)</m:t>
        </m:r>
      </m:oMath>
      <w:del w:id="3614" w:author="PR Preview" w:date="2026-01-01T00:00:00Z">
        <w:r>
          <w:delText xml:space="preserve">.</w:delText>
        </w:r>
      </w:del>
      <w:del w:id="3615" w:author="PR Preview" w:date="2026-01-01T00:00:00Z">
        <w:r>
          <w:delText xml:space="preserve"> </w:delText>
        </w:r>
      </w:del>
      <w:del w:id="3616" w:author="PR Preview" w:date="2026-01-01T00:00:00Z">
        <w:r>
          <w:delText xml:space="preserve">The columns of</w:delText>
        </w:r>
      </w:del>
      <w:del w:id="3617" w:author="PR Preview" w:date="2026-01-01T00:00:00Z">
        <w:r>
          <w:delText xml:space="preserve"> </w:delText>
        </w:r>
      </w:del>
      <m:oMath>
        <m:r>
          <m:rPr>
            <m:sty m:val="bi"/>
          </m:rPr>
          <m:t>A</m:t>
        </m:r>
      </m:oMath>
      <w:del w:id="3618" w:author="PR Preview" w:date="2026-01-01T00:00:00Z">
        <w:r>
          <w:delText xml:space="preserve"> </w:delText>
        </w:r>
      </w:del>
      <w:del w:id="3619" w:author="PR Preview" w:date="2026-01-01T00:00:00Z">
        <w:r>
          <w:delText xml:space="preserve">are</w:delText>
        </w:r>
      </w:del>
      <w:del w:id="3620"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3621" w:author="PR Preview" w:date="2026-01-01T00:00:00Z">
        <w:r>
          <w:delText xml:space="preserve">,</w:delText>
        </w:r>
      </w:del>
      <w:del w:id="3622"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3623" w:author="PR Preview" w:date="2026-01-01T00:00:00Z">
        <w:r>
          <w:delText xml:space="preserve"> </w:delText>
        </w:r>
      </w:del>
      <w:del w:id="3624" w:author="PR Preview" w:date="2026-01-01T00:00:00Z">
        <w:r>
          <w:delText xml:space="preserve">and</w:delText>
        </w:r>
      </w:del>
      <w:del w:id="3625"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3626" w:author="PR Preview" w:date="2026-01-01T00:00:00Z">
        <w:r>
          <w:delText xml:space="preserve">,</w:delText>
        </w:r>
      </w:del>
      <w:del w:id="3627" w:author="PR Preview" w:date="2026-01-01T00:00:00Z">
        <w:r>
          <w:delText xml:space="preserve"> </w:delText>
        </w:r>
      </w:del>
      <w:del w:id="3628" w:author="PR Preview" w:date="2026-01-01T00:00:00Z">
        <w:r>
          <w:delText xml:space="preserve">so the construction in</w:delText>
        </w:r>
      </w:del>
      <w:del w:id="3629" w:author="PR Preview" w:date="2026-01-01T00:00:00Z">
        <w:r>
          <w:delText xml:space="preserve"> </w:delText>
        </w:r>
      </w:del>
      <w:hyperlink w:anchor="thm-rank-factorization">
        <w:del w:id="3630" w:author="PR Preview" w:date="2026-01-01T00:00:00Z">
          <w:r>
            <w:rPr>
              <w:rStyle w:val="Hyperlink"/>
            </w:rPr>
            <w:delText xml:space="preserve">Theorem 45</w:delText>
          </w:r>
        </w:del>
      </w:hyperlink>
      <w:del w:id="3631" w:author="PR Preview" w:date="2026-01-01T00:00:00Z">
        <w:r>
          <w:delText xml:space="preserve"> </w:delText>
        </w:r>
      </w:del>
      <w:del w:id="3632" w:author="PR Preview" w:date="2026-01-01T00:00:00Z">
        <w:r>
          <w:delText xml:space="preserve">gives</w:delText>
        </w:r>
      </w:del>
      <w:del w:id="3633"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3634" w:author="PR Preview" w:date="2026-01-01T00:00:00Z">
        <w:r>
          <w:delText xml:space="preserve"> </w:delText>
        </w:r>
      </w:del>
      <w:del w:id="3635" w:author="PR Preview" w:date="2026-01-01T00:00:00Z">
        <w:r>
          <w:delText xml:space="preserve">and</w:delText>
        </w:r>
      </w:del>
      <w:del w:id="3636"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3637" w:author="PR Preview" w:date="2026-01-01T00:00:00Z">
        <w:r>
          <w:delText xml:space="preserve">,</w:delText>
        </w:r>
      </w:del>
      <w:del w:id="3638" w:author="PR Preview" w:date="2026-01-01T00:00:00Z">
        <w:r>
          <w:delText xml:space="preserve"> </w:delText>
        </w:r>
      </w:del>
      <w:del w:id="3639" w:author="PR Preview" w:date="2026-01-01T00:00:00Z">
        <w:r>
          <w:delText xml:space="preserve">the factorization in</w:delText>
        </w:r>
      </w:del>
      <w:del w:id="3640" w:author="PR Preview" w:date="2026-01-01T00:00:00Z">
        <w:r>
          <w:delText xml:space="preserve"> </w:delText>
        </w:r>
      </w:del>
      <w:hyperlink w:anchor="exm-rank-factorization">
        <w:del w:id="3641" w:author="PR Preview" w:date="2026-01-01T00:00:00Z">
          <w:r>
            <w:rPr>
              <w:rStyle w:val="Hyperlink"/>
            </w:rPr>
            <w:delText xml:space="preserve">Example 77</w:delText>
          </w:r>
        </w:del>
      </w:hyperlink>
      <w:del w:id="3642" w:author="PR Preview" w:date="2026-01-01T00:00:00Z">
        <w:r>
          <w:delText xml:space="preserve">.</w:delText>
        </w:r>
      </w:del>
    </w:p>
    <w:p>
      <w:pPr>
        <w:pStyle w:val="BodyText"/>
      </w:pPr>
      <w:ins w:id="3643" w:author="PR Preview" w:date="2026-01-01T00:00:00Z">
        <w:r>
          <w:rPr>
            <w:b/>
            <w:bCs/>
          </w:rPr>
          <w:t xml:space="preserve">Example 80 (Building a rank factorization from a basis)</w:t>
        </w:r>
      </w:ins>
      <w:ins w:id="3644" w:author="PR Preview" w:date="2026-01-01T00:00:00Z">
        <w:r>
          <w:t xml:space="preserve"> </w:t>
        </w:r>
      </w:ins>
      <w:ins w:id="3645" w:author="PR Preview" w:date="2026-01-01T00:00:00Z">
        <w:r>
          <w:t xml:space="preserve">For</w:t>
        </w:r>
      </w:ins>
      <w:ins w:id="3646" w:author="PR Preview" w:date="2026-01-01T00:00:00Z">
        <w:r>
          <w:t xml:space="preserve"> </w:t>
        </w:r>
      </w:ins>
      <m:oMath>
        <m:r>
          <m:rPr>
            <m:sty m:val="bi"/>
          </m:rPr>
          <m:t>A</m:t>
        </m:r>
      </m:oMath>
      <w:ins w:id="3647" w:author="PR Preview" w:date="2026-01-01T00:00:00Z">
        <w:r>
          <w:t xml:space="preserve"> </w:t>
        </w:r>
      </w:ins>
      <w:ins w:id="3648" w:author="PR Preview" w:date="2026-01-01T00:00:00Z">
        <w:r>
          <w:t xml:space="preserve">in</w:t>
        </w:r>
      </w:ins>
      <w:ins w:id="3649" w:author="PR Preview" w:date="2026-01-01T00:00:00Z">
        <w:r>
          <w:t xml:space="preserve"> </w:t>
        </w:r>
      </w:ins>
      <w:hyperlink w:anchor="exm-column-space">
        <w:ins w:id="3650" w:author="PR Preview" w:date="2026-01-01T00:00:00Z">
          <w:r>
            <w:rPr>
              <w:rStyle w:val="Hyperlink"/>
            </w:rPr>
            <w:t xml:space="preserve">Example 56</w:t>
          </w:r>
        </w:ins>
      </w:hyperlink>
      <w:ins w:id="3651" w:author="PR Preview" w:date="2026-01-01T00:00:00Z">
        <w:r>
          <w:t xml:space="preserve">,</w:t>
        </w:r>
      </w:ins>
      <w:ins w:id="3652" w:author="PR Preview" w:date="2026-01-01T00:00:00Z">
        <w:r>
          <w:t xml:space="preserve"> </w:t>
        </w:r>
      </w:ins>
      <m:oMath>
        <m:r>
          <m:rPr>
            <m:sty m:val="p"/>
          </m:rPr>
          <m:t>(</m:t>
        </m:r>
        <m:r>
          <m:t>1</m:t>
        </m:r>
        <m:r>
          <m:rPr>
            <m:sty m:val="p"/>
          </m:rPr>
          <m:t>,</m:t>
        </m:r>
        <m:r>
          <m:t>3</m:t>
        </m:r>
        <m:r>
          <m:rPr>
            <m:sty m:val="p"/>
          </m:rPr>
          <m:t>)</m:t>
        </m:r>
      </m:oMath>
      <w:ins w:id="3653" w:author="PR Preview" w:date="2026-01-01T00:00:00Z">
        <w:r>
          <w:t xml:space="preserve"> </w:t>
        </w:r>
      </w:ins>
      <w:ins w:id="3654" w:author="PR Preview" w:date="2026-01-01T00:00:00Z">
        <w:r>
          <w:t xml:space="preserve">spans</w:t>
        </w:r>
      </w:ins>
      <w:ins w:id="3655" w:author="PR Preview" w:date="2026-01-01T00:00:00Z">
        <w:r>
          <w:t xml:space="preserve"> </w:t>
        </w:r>
      </w:ins>
      <m:oMath>
        <m:r>
          <m:rPr>
            <m:scr m:val="script"/>
            <m:sty m:val="p"/>
          </m:rPr>
          <m:t>C</m:t>
        </m:r>
        <m:r>
          <m:rPr>
            <m:sty m:val="p"/>
          </m:rPr>
          <m:t>(</m:t>
        </m:r>
        <m:r>
          <m:rPr>
            <m:sty m:val="bi"/>
          </m:rPr>
          <m:t>A</m:t>
        </m:r>
        <m:r>
          <m:rPr>
            <m:sty m:val="p"/>
          </m:rPr>
          <m:t>)</m:t>
        </m:r>
      </m:oMath>
      <w:ins w:id="3656" w:author="PR Preview" w:date="2026-01-01T00:00:00Z">
        <w:r>
          <w:t xml:space="preserve"> </w:t>
        </w:r>
      </w:ins>
      <w:ins w:id="3657" w:author="PR Preview" w:date="2026-01-01T00:00:00Z">
        <w:r>
          <w:t xml:space="preserve">(1),</w:t>
        </w:r>
      </w:ins>
      <w:ins w:id="3658" w:author="PR Preview" w:date="2026-01-01T00:00:00Z">
        <w:r>
          <w:t xml:space="preserve"> </w:t>
        </w:r>
      </w:ins>
      <w:ins w:id="3659" w:author="PR Preview" w:date="2026-01-01T00:00:00Z">
        <w:r>
          <w:t xml:space="preserve">and it is linearly independent because it is nonzero</w:t>
        </w:r>
      </w:ins>
      <w:ins w:id="3660" w:author="PR Preview" w:date="2026-01-01T00:00:00Z">
        <w:r>
          <w:t xml:space="preserve"> </w:t>
        </w:r>
      </w:ins>
      <w:ins w:id="3661" w:author="PR Preview" w:date="2026-01-01T00:00:00Z">
        <w:r>
          <w:t xml:space="preserve">(</w:t>
        </w:r>
      </w:ins>
      <w:ins w:id="3662" w:author="PR Preview" w:date="2026-01-01T00:00:00Z">
        <w:r>
          <w:t xml:space="preserve">$c\,(1, 3) = \mathord{\smash[b]{\underset{\raise.3ex\hbox{$\scriptstyle\sim$}}{0}}\vphantom{0}}_2$</w:t>
        </w:r>
      </w:ins>
      <w:ins w:id="3663" w:author="PR Preview" w:date="2026-01-01T00:00:00Z">
        <w:r>
          <w:t xml:space="preserve"> </w:t>
        </w:r>
      </w:ins>
      <w:ins w:id="3664" w:author="PR Preview" w:date="2026-01-01T00:00:00Z">
        <w:r>
          <w:t xml:space="preserve">forces</w:t>
        </w:r>
      </w:ins>
      <w:ins w:id="3665" w:author="PR Preview" w:date="2026-01-01T00:00:00Z">
        <w:r>
          <w:t xml:space="preserve"> </w:t>
        </w:r>
      </w:ins>
      <m:oMath>
        <m:r>
          <m:t>c</m:t>
        </m:r>
        <m:r>
          <m:rPr>
            <m:sty m:val="p"/>
          </m:rPr>
          <m:t>=</m:t>
        </m:r>
        <m:r>
          <m:t>0</m:t>
        </m:r>
      </m:oMath>
      <w:ins w:id="3666" w:author="PR Preview" w:date="2026-01-01T00:00:00Z">
        <w:r>
          <w:t xml:space="preserve">),</w:t>
        </w:r>
      </w:ins>
      <w:ins w:id="3667" w:author="PR Preview" w:date="2026-01-01T00:00:00Z">
        <w:r>
          <w:t xml:space="preserve"> </w:t>
        </w:r>
      </w:ins>
      <w:ins w:id="3668" w:author="PR Preview" w:date="2026-01-01T00:00:00Z">
        <w:r>
          <w:t xml:space="preserve">so it is a basis of</w:t>
        </w:r>
      </w:ins>
      <w:ins w:id="3669" w:author="PR Preview" w:date="2026-01-01T00:00:00Z">
        <w:r>
          <w:t xml:space="preserve"> </w:t>
        </w:r>
      </w:ins>
      <m:oMath>
        <m:r>
          <m:rPr>
            <m:scr m:val="script"/>
            <m:sty m:val="p"/>
          </m:rPr>
          <m:t>C</m:t>
        </m:r>
        <m:r>
          <m:rPr>
            <m:sty m:val="p"/>
          </m:rPr>
          <m:t>(</m:t>
        </m:r>
        <m:r>
          <m:rPr>
            <m:sty m:val="bi"/>
          </m:rPr>
          <m:t>A</m:t>
        </m:r>
        <m:r>
          <m:rPr>
            <m:sty m:val="p"/>
          </m:rPr>
          <m:t>)</m:t>
        </m:r>
      </m:oMath>
      <w:ins w:id="3670" w:author="PR Preview" w:date="2026-01-01T00:00:00Z">
        <w:r>
          <w:t xml:space="preserve">.</w:t>
        </w:r>
      </w:ins>
      <w:ins w:id="3671" w:author="PR Preview" w:date="2026-01-01T00:00:00Z">
        <w:r>
          <w:t xml:space="preserve"> </w:t>
        </w:r>
      </w:ins>
      <w:ins w:id="3672" w:author="PR Preview" w:date="2026-01-01T00:00:00Z">
        <w:r>
          <w:t xml:space="preserve">The columns of</w:t>
        </w:r>
      </w:ins>
      <w:ins w:id="3673" w:author="PR Preview" w:date="2026-01-01T00:00:00Z">
        <w:r>
          <w:t xml:space="preserve"> </w:t>
        </w:r>
      </w:ins>
      <m:oMath>
        <m:r>
          <m:rPr>
            <m:sty m:val="bi"/>
          </m:rPr>
          <m:t>A</m:t>
        </m:r>
      </m:oMath>
      <w:ins w:id="3674" w:author="PR Preview" w:date="2026-01-01T00:00:00Z">
        <w:r>
          <w:t xml:space="preserve"> </w:t>
        </w:r>
      </w:ins>
      <w:ins w:id="3675" w:author="PR Preview" w:date="2026-01-01T00:00:00Z">
        <w:r>
          <w:t xml:space="preserve">are</w:t>
        </w:r>
      </w:ins>
      <w:ins w:id="3676"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3677" w:author="PR Preview" w:date="2026-01-01T00:00:00Z">
        <w:r>
          <w:t xml:space="preserve">,</w:t>
        </w:r>
      </w:ins>
      <w:ins w:id="3678"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3679" w:author="PR Preview" w:date="2026-01-01T00:00:00Z">
        <w:r>
          <w:t xml:space="preserve"> </w:t>
        </w:r>
      </w:ins>
      <w:ins w:id="3680" w:author="PR Preview" w:date="2026-01-01T00:00:00Z">
        <w:r>
          <w:t xml:space="preserve">and</w:t>
        </w:r>
      </w:ins>
      <w:ins w:id="3681"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3682" w:author="PR Preview" w:date="2026-01-01T00:00:00Z">
        <w:r>
          <w:t xml:space="preserve">,</w:t>
        </w:r>
      </w:ins>
      <w:ins w:id="3683" w:author="PR Preview" w:date="2026-01-01T00:00:00Z">
        <w:r>
          <w:t xml:space="preserve"> </w:t>
        </w:r>
      </w:ins>
      <w:ins w:id="3684" w:author="PR Preview" w:date="2026-01-01T00:00:00Z">
        <w:r>
          <w:t xml:space="preserve">so the construction in</w:t>
        </w:r>
      </w:ins>
      <w:ins w:id="3685" w:author="PR Preview" w:date="2026-01-01T00:00:00Z">
        <w:r>
          <w:t xml:space="preserve"> </w:t>
        </w:r>
      </w:ins>
      <w:hyperlink w:anchor="thm-rank-factorization">
        <w:ins w:id="3686" w:author="PR Preview" w:date="2026-01-01T00:00:00Z">
          <w:r>
            <w:rPr>
              <w:rStyle w:val="Hyperlink"/>
            </w:rPr>
            <w:t xml:space="preserve">Theorem 46</w:t>
          </w:r>
        </w:ins>
      </w:hyperlink>
      <w:ins w:id="3687" w:author="PR Preview" w:date="2026-01-01T00:00:00Z">
        <w:r>
          <w:t xml:space="preserve"> </w:t>
        </w:r>
      </w:ins>
      <w:ins w:id="3688" w:author="PR Preview" w:date="2026-01-01T00:00:00Z">
        <w:r>
          <w:t xml:space="preserve">gives</w:t>
        </w:r>
      </w:ins>
      <w:ins w:id="3689"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3690" w:author="PR Preview" w:date="2026-01-01T00:00:00Z">
        <w:r>
          <w:t xml:space="preserve"> </w:t>
        </w:r>
      </w:ins>
      <w:ins w:id="3691" w:author="PR Preview" w:date="2026-01-01T00:00:00Z">
        <w:r>
          <w:t xml:space="preserve">and</w:t>
        </w:r>
      </w:ins>
      <w:ins w:id="3692"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3693" w:author="PR Preview" w:date="2026-01-01T00:00:00Z">
        <w:r>
          <w:t xml:space="preserve">,</w:t>
        </w:r>
      </w:ins>
      <w:ins w:id="3694" w:author="PR Preview" w:date="2026-01-01T00:00:00Z">
        <w:r>
          <w:t xml:space="preserve"> </w:t>
        </w:r>
      </w:ins>
      <w:ins w:id="3695" w:author="PR Preview" w:date="2026-01-01T00:00:00Z">
        <w:r>
          <w:t xml:space="preserve">the factorization in</w:t>
        </w:r>
      </w:ins>
      <w:ins w:id="3696" w:author="PR Preview" w:date="2026-01-01T00:00:00Z">
        <w:r>
          <w:t xml:space="preserve"> </w:t>
        </w:r>
      </w:ins>
      <w:hyperlink w:anchor="exm-rank-factorization">
        <w:ins w:id="3697" w:author="PR Preview" w:date="2026-01-01T00:00:00Z">
          <w:r>
            <w:rPr>
              <w:rStyle w:val="Hyperlink"/>
            </w:rPr>
            <w:t xml:space="preserve">Example 79</w:t>
          </w:r>
        </w:ins>
      </w:hyperlink>
      <w:ins w:id="3698" w:author="PR Preview" w:date="2026-01-01T00:00:00Z">
        <w:r>
          <w:t xml:space="preserve">.</w:t>
        </w:r>
      </w:ins>
    </w:p>
    <w:bookmarkEnd w:id="304"/>
    <w:bookmarkEnd w:id="305"/>
    <w:bookmarkStart w:id="328"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6" name="Picture"/>
                  <a:graphic>
                    <a:graphicData uri="http://schemas.openxmlformats.org/drawingml/2006/picture">
                      <pic:pic>
                        <pic:nvPicPr>
                          <pic:cNvPr descr="/opt/quarto/share/formats/docx/note.png" id="30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8"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8"/>
    <w:bookmarkStart w:id="309" w:name="exm-subspace-sum"/>
    <w:p>
      <w:pPr>
        <w:pStyle w:val="FirstParagraph"/>
      </w:pPr>
      <w:del w:id="3699" w:author="PR Preview" w:date="2026-01-01T00:00:00Z">
        <w:r>
          <w:rPr>
            <w:b/>
            <w:bCs/>
          </w:rPr>
          <w:delText xml:space="preserve">Example 79 (Two lines sum to a plane)</w:delText>
        </w:r>
      </w:del>
      <w:del w:id="3700" w:author="PR Preview" w:date="2026-01-01T00:00:00Z">
        <w:r>
          <w:delText xml:space="preserve"> </w:delText>
        </w:r>
      </w:del>
      <w:del w:id="3701" w:author="PR Preview" w:date="2026-01-01T00:00:00Z">
        <w:r>
          <w:delText xml:space="preserve">Let</w:delText>
        </w:r>
      </w:del>
      <w:del w:id="3702"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3703" w:author="PR Preview" w:date="2026-01-01T00:00:00Z">
        <w:r>
          <w:delText xml:space="preserve"> </w:delText>
        </w:r>
      </w:del>
      <w:del w:id="3704" w:author="PR Preview" w:date="2026-01-01T00:00:00Z">
        <w:r>
          <w:delText xml:space="preserve">and</w:delText>
        </w:r>
      </w:del>
      <w:del w:id="3705"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3706" w:author="PR Preview" w:date="2026-01-01T00:00:00Z">
        <w:r>
          <w:delText xml:space="preserve">,</w:delText>
        </w:r>
      </w:del>
      <w:del w:id="3707" w:author="PR Preview" w:date="2026-01-01T00:00:00Z">
        <w:r>
          <w:delText xml:space="preserve"> </w:delText>
        </w:r>
      </w:del>
      <w:del w:id="3708" w:author="PR Preview" w:date="2026-01-01T00:00:00Z">
        <w:r>
          <w:delText xml:space="preserve">two lines in</w:delText>
        </w:r>
      </w:del>
      <w:del w:id="3709" w:author="PR Preview" w:date="2026-01-01T00:00:00Z">
        <w:r>
          <w:delText xml:space="preserve"> </w:delText>
        </w:r>
      </w:del>
      <m:oMath>
        <m:sSup>
          <m:e>
            <m:r>
              <m:rPr>
                <m:scr m:val="double-struck"/>
                <m:sty m:val="p"/>
              </m:rPr>
              <m:t>R</m:t>
            </m:r>
          </m:e>
          <m:sup>
            <m:r>
              <m:t>3</m:t>
            </m:r>
          </m:sup>
        </m:sSup>
      </m:oMath>
      <w:del w:id="3710" w:author="PR Preview" w:date="2026-01-01T00:00:00Z">
        <w:r>
          <w:delText xml:space="preserve">.</w:delText>
        </w:r>
      </w:del>
      <w:del w:id="3711" w:author="PR Preview" w:date="2026-01-01T00:00:00Z">
        <w:r>
          <w:delText xml:space="preserve"> </w:delText>
        </w:r>
      </w:del>
      <w:del w:id="3712" w:author="PR Preview" w:date="2026-01-01T00:00:00Z">
        <w:r>
          <w:delText xml:space="preserve">A vector of</w:delText>
        </w:r>
      </w:del>
      <w:del w:id="371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3714" w:author="PR Preview" w:date="2026-01-01T00:00:00Z">
        <w:r>
          <w:delText xml:space="preserve"> </w:delText>
        </w:r>
      </w:del>
      <w:del w:id="3715" w:author="PR Preview" w:date="2026-01-01T00:00:00Z">
        <w:r>
          <w:delText xml:space="preserve">has the form</w:delText>
        </w:r>
      </w:del>
      <w:del w:id="3716"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3717" w:author="PR Preview" w:date="2026-01-01T00:00:00Z">
        <w:r>
          <w:delText xml:space="preserve">,</w:delText>
        </w:r>
      </w:del>
      <w:del w:id="3718" w:author="PR Preview" w:date="2026-01-01T00:00:00Z">
        <w:r>
          <w:delText xml:space="preserve"> </w:delText>
        </w:r>
      </w:del>
      <w:del w:id="3719" w:author="PR Preview" w:date="2026-01-01T00:00:00Z">
        <w:r>
          <w:delText xml:space="preserve">and</w:delText>
        </w:r>
      </w:del>
      <w:del w:id="3720" w:author="PR Preview" w:date="2026-01-01T00:00:00Z">
        <w:r>
          <w:delText xml:space="preserve"> </w:delText>
        </w:r>
      </w:del>
      <m:oMath>
        <m:r>
          <m:t>a</m:t>
        </m:r>
      </m:oMath>
      <w:del w:id="3721" w:author="PR Preview" w:date="2026-01-01T00:00:00Z">
        <w:r>
          <w:delText xml:space="preserve"> </w:delText>
        </w:r>
      </w:del>
      <w:del w:id="3722" w:author="PR Preview" w:date="2026-01-01T00:00:00Z">
        <w:r>
          <w:delText xml:space="preserve">and</w:delText>
        </w:r>
      </w:del>
      <w:del w:id="3723" w:author="PR Preview" w:date="2026-01-01T00:00:00Z">
        <w:r>
          <w:delText xml:space="preserve"> </w:delText>
        </w:r>
      </w:del>
      <m:oMath>
        <m:r>
          <m:t>b</m:t>
        </m:r>
      </m:oMath>
      <w:del w:id="3724" w:author="PR Preview" w:date="2026-01-01T00:00:00Z">
        <w:r>
          <w:delText xml:space="preserve"> </w:delText>
        </w:r>
      </w:del>
      <w:del w:id="3725" w:author="PR Preview" w:date="2026-01-01T00:00:00Z">
        <w:r>
          <w:delText xml:space="preserve">can be any numbers,</w:delText>
        </w:r>
      </w:del>
      <w:del w:id="3726" w:author="PR Preview" w:date="2026-01-01T00:00:00Z">
        <w:r>
          <w:delText xml:space="preserve"> </w:delText>
        </w:r>
      </w:del>
      <w:del w:id="3727" w:author="PR Preview" w:date="2026-01-01T00:00:00Z">
        <w:r>
          <w:delText xml:space="preserve">so</w:delText>
        </w:r>
      </w:del>
      <w:del w:id="372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3729" w:author="PR Preview" w:date="2026-01-01T00:00:00Z">
        <w:r>
          <w:delText xml:space="preserve">,</w:delText>
        </w:r>
      </w:del>
      <w:del w:id="3730" w:author="PR Preview" w:date="2026-01-01T00:00:00Z">
        <w:r>
          <w:delText xml:space="preserve"> </w:delText>
        </w:r>
      </w:del>
      <w:del w:id="3731" w:author="PR Preview" w:date="2026-01-01T00:00:00Z">
        <w:r>
          <w:delText xml:space="preserve">the plane</w:delText>
        </w:r>
      </w:del>
      <w:del w:id="3732" w:author="PR Preview" w:date="2026-01-01T00:00:00Z">
        <w:r>
          <w:delText xml:space="preserve"> </w:delText>
        </w:r>
      </w:del>
      <m:oMath>
        <m:r>
          <m:t>z</m:t>
        </m:r>
        <m:r>
          <m:rPr>
            <m:sty m:val="p"/>
          </m:rPr>
          <m:t>=</m:t>
        </m:r>
        <m:r>
          <m:t>0</m:t>
        </m:r>
      </m:oMath>
      <w:del w:id="3733" w:author="PR Preview" w:date="2026-01-01T00:00:00Z">
        <w:r>
          <w:delText xml:space="preserve">.</w:delText>
        </w:r>
      </w:del>
    </w:p>
    <w:p>
      <w:pPr>
        <w:pStyle w:val="BodyText"/>
      </w:pPr>
      <w:del w:id="3734" w:author="PR Preview" w:date="2026-01-01T00:00:00Z">
        <w:r>
          <w:rPr>
            <w:b/>
            <w:bCs/>
          </w:rPr>
          <w:delText xml:space="preserve">Example 80 (The sum is not the union)</w:delText>
        </w:r>
      </w:del>
      <w:del w:id="3735" w:author="PR Preview" w:date="2026-01-01T00:00:00Z">
        <w:r>
          <w:delText xml:space="preserve"> </w:delText>
        </w:r>
      </w:del>
      <w:del w:id="3736" w:author="PR Preview" w:date="2026-01-01T00:00:00Z">
        <w:r>
          <w:delText xml:space="preserve">For the two lines in</w:delText>
        </w:r>
      </w:del>
      <w:del w:id="3737" w:author="PR Preview" w:date="2026-01-01T00:00:00Z">
        <w:r>
          <w:delText xml:space="preserve"> </w:delText>
        </w:r>
      </w:del>
      <w:hyperlink w:anchor="exm-subspace-sum">
        <w:del w:id="3738" w:author="PR Preview" w:date="2026-01-01T00:00:00Z">
          <w:r>
            <w:rPr>
              <w:rStyle w:val="Hyperlink"/>
            </w:rPr>
            <w:delText xml:space="preserve">Example 79</w:delText>
          </w:r>
        </w:del>
      </w:hyperlink>
      <w:del w:id="3739" w:author="PR Preview" w:date="2026-01-01T00:00:00Z">
        <w:r>
          <w:delText xml:space="preserve">,</w:delText>
        </w:r>
      </w:del>
      <w:del w:id="3740" w:author="PR Preview" w:date="2026-01-01T00:00:00Z">
        <w:r>
          <w:delText xml:space="preserve"> </w:delText>
        </w:r>
      </w:del>
      <w:del w:id="3741" w:author="PR Preview" w:date="2026-01-01T00:00:00Z">
        <w:r>
          <w:delText xml:space="preserve">the union</w:delText>
        </w:r>
      </w:del>
      <w:del w:id="374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3743" w:author="PR Preview" w:date="2026-01-01T00:00:00Z">
        <w:r>
          <w:delText xml:space="preserve"> </w:delText>
        </w:r>
      </w:del>
      <w:del w:id="3744" w:author="PR Preview" w:date="2026-01-01T00:00:00Z">
        <w:r>
          <w:delText xml:space="preserve">contains</w:delText>
        </w:r>
      </w:del>
      <w:del w:id="3745" w:author="PR Preview" w:date="2026-01-01T00:00:00Z">
        <w:r>
          <w:delText xml:space="preserve"> </w:delText>
        </w:r>
      </w:del>
      <m:oMath>
        <m:r>
          <m:rPr>
            <m:sty m:val="p"/>
          </m:rPr>
          <m:t>(</m:t>
        </m:r>
        <m:r>
          <m:t>1</m:t>
        </m:r>
        <m:r>
          <m:rPr>
            <m:sty m:val="p"/>
          </m:rPr>
          <m:t>,</m:t>
        </m:r>
        <m:r>
          <m:t>0</m:t>
        </m:r>
        <m:r>
          <m:rPr>
            <m:sty m:val="p"/>
          </m:rPr>
          <m:t>,</m:t>
        </m:r>
        <m:r>
          <m:t>0</m:t>
        </m:r>
        <m:r>
          <m:rPr>
            <m:sty m:val="p"/>
          </m:rPr>
          <m:t>)</m:t>
        </m:r>
      </m:oMath>
      <w:del w:id="3746" w:author="PR Preview" w:date="2026-01-01T00:00:00Z">
        <w:r>
          <w:delText xml:space="preserve"> </w:delText>
        </w:r>
      </w:del>
      <w:del w:id="3747" w:author="PR Preview" w:date="2026-01-01T00:00:00Z">
        <w:r>
          <w:delText xml:space="preserve">and</w:delText>
        </w:r>
      </w:del>
      <w:del w:id="3748" w:author="PR Preview" w:date="2026-01-01T00:00:00Z">
        <w:r>
          <w:delText xml:space="preserve"> </w:delText>
        </w:r>
      </w:del>
      <m:oMath>
        <m:r>
          <m:rPr>
            <m:sty m:val="p"/>
          </m:rPr>
          <m:t>(</m:t>
        </m:r>
        <m:r>
          <m:t>0</m:t>
        </m:r>
        <m:r>
          <m:rPr>
            <m:sty m:val="p"/>
          </m:rPr>
          <m:t>,</m:t>
        </m:r>
        <m:r>
          <m:t>1</m:t>
        </m:r>
        <m:r>
          <m:rPr>
            <m:sty m:val="p"/>
          </m:rPr>
          <m:t>,</m:t>
        </m:r>
        <m:r>
          <m:t>0</m:t>
        </m:r>
        <m:r>
          <m:rPr>
            <m:sty m:val="p"/>
          </m:rPr>
          <m:t>)</m:t>
        </m:r>
      </m:oMath>
      <w:del w:id="3749" w:author="PR Preview" w:date="2026-01-01T00:00:00Z">
        <w:r>
          <w:delText xml:space="preserve"> </w:delText>
        </w:r>
      </w:del>
      <w:del w:id="3750" w:author="PR Preview" w:date="2026-01-01T00:00:00Z">
        <w:r>
          <w:delText xml:space="preserve">but not their sum</w:delText>
        </w:r>
      </w:del>
      <w:del w:id="3751" w:author="PR Preview" w:date="2026-01-01T00:00:00Z">
        <w:r>
          <w:delText xml:space="preserve"> </w:delText>
        </w:r>
      </w:del>
      <m:oMath>
        <m:r>
          <m:rPr>
            <m:sty m:val="p"/>
          </m:rPr>
          <m:t>(</m:t>
        </m:r>
        <m:r>
          <m:t>1</m:t>
        </m:r>
        <m:r>
          <m:rPr>
            <m:sty m:val="p"/>
          </m:rPr>
          <m:t>,</m:t>
        </m:r>
        <m:r>
          <m:t>1</m:t>
        </m:r>
        <m:r>
          <m:rPr>
            <m:sty m:val="p"/>
          </m:rPr>
          <m:t>,</m:t>
        </m:r>
        <m:r>
          <m:t>0</m:t>
        </m:r>
        <m:r>
          <m:rPr>
            <m:sty m:val="p"/>
          </m:rPr>
          <m:t>)</m:t>
        </m:r>
      </m:oMath>
      <w:del w:id="3752" w:author="PR Preview" w:date="2026-01-01T00:00:00Z">
        <w:r>
          <w:delText xml:space="preserve">:</w:delText>
        </w:r>
      </w:del>
      <w:del w:id="3753" w:author="PR Preview" w:date="2026-01-01T00:00:00Z">
        <w:r>
          <w:delText xml:space="preserve"> </w:delText>
        </w:r>
      </w:del>
      <w:del w:id="3754" w:author="PR Preview" w:date="2026-01-01T00:00:00Z">
        <w:r>
          <w:delText xml:space="preserve">every multiple of</w:delText>
        </w:r>
      </w:del>
      <w:del w:id="3755" w:author="PR Preview" w:date="2026-01-01T00:00:00Z">
        <w:r>
          <w:delText xml:space="preserve"> </w:delText>
        </w:r>
      </w:del>
      <m:oMath>
        <m:r>
          <m:rPr>
            <m:sty m:val="p"/>
          </m:rPr>
          <m:t>(</m:t>
        </m:r>
        <m:r>
          <m:t>1</m:t>
        </m:r>
        <m:r>
          <m:rPr>
            <m:sty m:val="p"/>
          </m:rPr>
          <m:t>,</m:t>
        </m:r>
        <m:r>
          <m:t>0</m:t>
        </m:r>
        <m:r>
          <m:rPr>
            <m:sty m:val="p"/>
          </m:rPr>
          <m:t>,</m:t>
        </m:r>
        <m:r>
          <m:t>0</m:t>
        </m:r>
        <m:r>
          <m:rPr>
            <m:sty m:val="p"/>
          </m:rPr>
          <m:t>)</m:t>
        </m:r>
      </m:oMath>
      <w:del w:id="3756" w:author="PR Preview" w:date="2026-01-01T00:00:00Z">
        <w:r>
          <w:delText xml:space="preserve"> </w:delText>
        </w:r>
      </w:del>
      <w:del w:id="3757" w:author="PR Preview" w:date="2026-01-01T00:00:00Z">
        <w:r>
          <w:delText xml:space="preserve">has second entry</w:delText>
        </w:r>
      </w:del>
      <w:del w:id="3758" w:author="PR Preview" w:date="2026-01-01T00:00:00Z">
        <w:r>
          <w:delText xml:space="preserve"> </w:delText>
        </w:r>
      </w:del>
      <m:oMath>
        <m:r>
          <m:t>0</m:t>
        </m:r>
      </m:oMath>
      <w:del w:id="3759" w:author="PR Preview" w:date="2026-01-01T00:00:00Z">
        <w:r>
          <w:delText xml:space="preserve">,</w:delText>
        </w:r>
      </w:del>
      <w:del w:id="3760" w:author="PR Preview" w:date="2026-01-01T00:00:00Z">
        <w:r>
          <w:delText xml:space="preserve"> </w:delText>
        </w:r>
      </w:del>
      <w:del w:id="3761" w:author="PR Preview" w:date="2026-01-01T00:00:00Z">
        <w:r>
          <w:delText xml:space="preserve">and every multiple of</w:delText>
        </w:r>
      </w:del>
      <w:del w:id="3762" w:author="PR Preview" w:date="2026-01-01T00:00:00Z">
        <w:r>
          <w:delText xml:space="preserve"> </w:delText>
        </w:r>
      </w:del>
      <m:oMath>
        <m:r>
          <m:rPr>
            <m:sty m:val="p"/>
          </m:rPr>
          <m:t>(</m:t>
        </m:r>
        <m:r>
          <m:t>0</m:t>
        </m:r>
        <m:r>
          <m:rPr>
            <m:sty m:val="p"/>
          </m:rPr>
          <m:t>,</m:t>
        </m:r>
        <m:r>
          <m:t>1</m:t>
        </m:r>
        <m:r>
          <m:rPr>
            <m:sty m:val="p"/>
          </m:rPr>
          <m:t>,</m:t>
        </m:r>
        <m:r>
          <m:t>0</m:t>
        </m:r>
        <m:r>
          <m:rPr>
            <m:sty m:val="p"/>
          </m:rPr>
          <m:t>)</m:t>
        </m:r>
      </m:oMath>
      <w:del w:id="3763" w:author="PR Preview" w:date="2026-01-01T00:00:00Z">
        <w:r>
          <w:delText xml:space="preserve"> </w:delText>
        </w:r>
      </w:del>
      <w:del w:id="3764" w:author="PR Preview" w:date="2026-01-01T00:00:00Z">
        <w:r>
          <w:delText xml:space="preserve">has first entry</w:delText>
        </w:r>
      </w:del>
      <w:del w:id="3765" w:author="PR Preview" w:date="2026-01-01T00:00:00Z">
        <w:r>
          <w:delText xml:space="preserve"> </w:delText>
        </w:r>
      </w:del>
      <m:oMath>
        <m:r>
          <m:t>0</m:t>
        </m:r>
      </m:oMath>
      <w:del w:id="3766" w:author="PR Preview" w:date="2026-01-01T00:00:00Z">
        <w:r>
          <w:delText xml:space="preserve">.</w:delText>
        </w:r>
      </w:del>
      <w:del w:id="3767" w:author="PR Preview" w:date="2026-01-01T00:00:00Z">
        <w:r>
          <w:delText xml:space="preserve"> </w:delText>
        </w:r>
      </w:del>
      <w:del w:id="3768" w:author="PR Preview" w:date="2026-01-01T00:00:00Z">
        <w:r>
          <w:delText xml:space="preserve">So the union is not closed under addition and is not a subspace,</w:delText>
        </w:r>
      </w:del>
      <w:del w:id="3769" w:author="PR Preview" w:date="2026-01-01T00:00:00Z">
        <w:r>
          <w:delText xml:space="preserve"> </w:delText>
        </w:r>
      </w:del>
      <w:del w:id="3770" w:author="PR Preview" w:date="2026-01-01T00:00:00Z">
        <w:r>
          <w:delText xml:space="preserve">while the sum, the whole plane</w:delText>
        </w:r>
      </w:del>
      <w:del w:id="3771" w:author="PR Preview" w:date="2026-01-01T00:00:00Z">
        <w:r>
          <w:delText xml:space="preserve"> </w:delText>
        </w:r>
      </w:del>
      <m:oMath>
        <m:r>
          <m:t>z</m:t>
        </m:r>
        <m:r>
          <m:rPr>
            <m:sty m:val="p"/>
          </m:rPr>
          <m:t>=</m:t>
        </m:r>
        <m:r>
          <m:t>0</m:t>
        </m:r>
      </m:oMath>
      <w:del w:id="3772" w:author="PR Preview" w:date="2026-01-01T00:00:00Z">
        <w:r>
          <w:delText xml:space="preserve">, is.</w:delText>
        </w:r>
      </w:del>
    </w:p>
    <w:p>
      <w:pPr>
        <w:pStyle w:val="BodyText"/>
      </w:pPr>
      <w:del w:id="3773" w:author="PR Preview" w:date="2026-01-01T00:00:00Z">
        <w:r>
          <w:rPr>
            <w:b/>
            <w:bCs/>
          </w:rPr>
          <w:delText xml:space="preserve">Theorem 46 (Sums and intersections of subspaces are subspaces)</w:delText>
        </w:r>
      </w:del>
      <w:del w:id="3774" w:author="PR Preview" w:date="2026-01-01T00:00:00Z">
        <w:r>
          <w:delText xml:space="preserve"> </w:delText>
        </w:r>
      </w:del>
      <w:del w:id="3775" w:author="PR Preview" w:date="2026-01-01T00:00:00Z">
        <w:r>
          <w:delText xml:space="preserve">If</w:delText>
        </w:r>
      </w:del>
      <w:del w:id="3776" w:author="PR Preview" w:date="2026-01-01T00:00:00Z">
        <w:r>
          <w:delText xml:space="preserve"> </w:delText>
        </w:r>
      </w:del>
      <m:oMath>
        <m:sSub>
          <m:e>
            <m:r>
              <m:rPr>
                <m:scr m:val="script"/>
                <m:sty m:val="p"/>
              </m:rPr>
              <m:t>S</m:t>
            </m:r>
          </m:e>
          <m:sub>
            <m:r>
              <m:t>1</m:t>
            </m:r>
          </m:sub>
        </m:sSub>
      </m:oMath>
      <w:del w:id="3777" w:author="PR Preview" w:date="2026-01-01T00:00:00Z">
        <w:r>
          <w:delText xml:space="preserve"> </w:delText>
        </w:r>
      </w:del>
      <w:del w:id="3778" w:author="PR Preview" w:date="2026-01-01T00:00:00Z">
        <w:r>
          <w:delText xml:space="preserve">and</w:delText>
        </w:r>
      </w:del>
      <w:del w:id="3779" w:author="PR Preview" w:date="2026-01-01T00:00:00Z">
        <w:r>
          <w:delText xml:space="preserve"> </w:delText>
        </w:r>
      </w:del>
      <m:oMath>
        <m:sSub>
          <m:e>
            <m:r>
              <m:rPr>
                <m:scr m:val="script"/>
                <m:sty m:val="p"/>
              </m:rPr>
              <m:t>S</m:t>
            </m:r>
          </m:e>
          <m:sub>
            <m:r>
              <m:t>2</m:t>
            </m:r>
          </m:sub>
        </m:sSub>
      </m:oMath>
      <w:del w:id="3780" w:author="PR Preview" w:date="2026-01-01T00:00:00Z">
        <w:r>
          <w:delText xml:space="preserve"> </w:delText>
        </w:r>
      </w:del>
      <w:del w:id="3781" w:author="PR Preview" w:date="2026-01-01T00:00:00Z">
        <w:r>
          <w:delText xml:space="preserve">are subspaces of</w:delText>
        </w:r>
      </w:del>
      <w:del w:id="3782" w:author="PR Preview" w:date="2026-01-01T00:00:00Z">
        <w:r>
          <w:delText xml:space="preserve"> </w:delText>
        </w:r>
      </w:del>
      <m:oMath>
        <m:sSup>
          <m:e>
            <m:r>
              <m:rPr>
                <m:scr m:val="double-struck"/>
                <m:sty m:val="p"/>
              </m:rPr>
              <m:t>R</m:t>
            </m:r>
          </m:e>
          <m:sup>
            <m:r>
              <m:t>p</m:t>
            </m:r>
          </m:sup>
        </m:sSup>
      </m:oMath>
      <w:del w:id="3783" w:author="PR Preview" w:date="2026-01-01T00:00:00Z">
        <w:r>
          <w:delText xml:space="preserve"> </w:delText>
        </w:r>
      </w:del>
      <w:del w:id="3784" w:author="PR Preview" w:date="2026-01-01T00:00:00Z">
        <w:r>
          <w:delText xml:space="preserve">(</w:delText>
        </w:r>
      </w:del>
      <w:hyperlink w:anchor="def-subspace">
        <w:del w:id="3785" w:author="PR Preview" w:date="2026-01-01T00:00:00Z">
          <w:r>
            <w:rPr>
              <w:rStyle w:val="Hyperlink"/>
            </w:rPr>
            <w:delText xml:space="preserve">Definition 46</w:delText>
          </w:r>
        </w:del>
      </w:hyperlink>
      <w:del w:id="3786" w:author="PR Preview" w:date="2026-01-01T00:00:00Z">
        <w:r>
          <w:delText xml:space="preserve">),</w:delText>
        </w:r>
      </w:del>
      <w:del w:id="3787" w:author="PR Preview" w:date="2026-01-01T00:00:00Z">
        <w:r>
          <w:delText xml:space="preserve"> </w:delText>
        </w:r>
      </w:del>
      <w:del w:id="3788" w:author="PR Preview" w:date="2026-01-01T00:00:00Z">
        <w:r>
          <w:delText xml:space="preserve">then</w:delText>
        </w:r>
      </w:del>
      <w:del w:id="378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3790" w:author="PR Preview" w:date="2026-01-01T00:00:00Z">
        <w:r>
          <w:delText xml:space="preserve"> </w:delText>
        </w:r>
      </w:del>
      <w:del w:id="3791" w:author="PR Preview" w:date="2026-01-01T00:00:00Z">
        <w:r>
          <w:delText xml:space="preserve">(</w:delText>
        </w:r>
      </w:del>
      <w:hyperlink w:anchor="def-subspace-sum">
        <w:del w:id="3792" w:author="PR Preview" w:date="2026-01-01T00:00:00Z">
          <w:r>
            <w:rPr>
              <w:rStyle w:val="Hyperlink"/>
            </w:rPr>
            <w:delText xml:space="preserve">Definition 63</w:delText>
          </w:r>
        </w:del>
      </w:hyperlink>
      <w:del w:id="3793" w:author="PR Preview" w:date="2026-01-01T00:00:00Z">
        <w:r>
          <w:delText xml:space="preserve">)</w:delText>
        </w:r>
      </w:del>
      <w:del w:id="3794" w:author="PR Preview" w:date="2026-01-01T00:00:00Z">
        <w:r>
          <w:delText xml:space="preserve"> </w:delText>
        </w:r>
      </w:del>
      <w:del w:id="3795" w:author="PR Preview" w:date="2026-01-01T00:00:00Z">
        <w:r>
          <w:delText xml:space="preserve">and</w:delText>
        </w:r>
      </w:del>
      <w:del w:id="379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3797" w:author="PR Preview" w:date="2026-01-01T00:00:00Z">
        <w:r>
          <w:delText xml:space="preserve"> </w:delText>
        </w:r>
      </w:del>
      <w:del w:id="3798" w:author="PR Preview" w:date="2026-01-01T00:00:00Z">
        <w:r>
          <w:delText xml:space="preserve">are subspaces of</w:delText>
        </w:r>
      </w:del>
      <w:del w:id="3799" w:author="PR Preview" w:date="2026-01-01T00:00:00Z">
        <w:r>
          <w:delText xml:space="preserve"> </w:delText>
        </w:r>
      </w:del>
      <m:oMath>
        <m:sSup>
          <m:e>
            <m:r>
              <m:rPr>
                <m:scr m:val="double-struck"/>
                <m:sty m:val="p"/>
              </m:rPr>
              <m:t>R</m:t>
            </m:r>
          </m:e>
          <m:sup>
            <m:r>
              <m:t>p</m:t>
            </m:r>
          </m:sup>
        </m:sSup>
      </m:oMath>
      <w:del w:id="3800" w:author="PR Preview" w:date="2026-01-01T00:00:00Z">
        <w:r>
          <w:delText xml:space="preserve">.</w:delText>
        </w:r>
      </w:del>
    </w:p>
    <w:p>
      <w:pPr>
        <w:pStyle w:val="FirstParagraph"/>
      </w:pPr>
      <w:ins w:id="3801" w:author="PR Preview" w:date="2026-01-01T00:00:00Z">
        <w:r>
          <w:rPr>
            <w:b/>
            <w:bCs/>
          </w:rPr>
          <w:t xml:space="preserve">Example 81 (Two lines sum to a plane)</w:t>
        </w:r>
      </w:ins>
      <w:ins w:id="3802" w:author="PR Preview" w:date="2026-01-01T00:00:00Z">
        <w:r>
          <w:t xml:space="preserve"> </w:t>
        </w:r>
      </w:ins>
      <w:ins w:id="3803" w:author="PR Preview" w:date="2026-01-01T00:00:00Z">
        <w:r>
          <w:t xml:space="preserve">Let</w:t>
        </w:r>
      </w:ins>
      <w:ins w:id="3804"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3805" w:author="PR Preview" w:date="2026-01-01T00:00:00Z">
        <w:r>
          <w:t xml:space="preserve"> </w:t>
        </w:r>
      </w:ins>
      <w:ins w:id="3806" w:author="PR Preview" w:date="2026-01-01T00:00:00Z">
        <w:r>
          <w:t xml:space="preserve">and</w:t>
        </w:r>
      </w:ins>
      <w:ins w:id="3807"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3808" w:author="PR Preview" w:date="2026-01-01T00:00:00Z">
        <w:r>
          <w:t xml:space="preserve">,</w:t>
        </w:r>
      </w:ins>
      <w:ins w:id="3809" w:author="PR Preview" w:date="2026-01-01T00:00:00Z">
        <w:r>
          <w:t xml:space="preserve"> </w:t>
        </w:r>
      </w:ins>
      <w:ins w:id="3810" w:author="PR Preview" w:date="2026-01-01T00:00:00Z">
        <w:r>
          <w:t xml:space="preserve">two lines in</w:t>
        </w:r>
      </w:ins>
      <w:ins w:id="3811" w:author="PR Preview" w:date="2026-01-01T00:00:00Z">
        <w:r>
          <w:t xml:space="preserve"> </w:t>
        </w:r>
      </w:ins>
      <m:oMath>
        <m:sSup>
          <m:e>
            <m:r>
              <m:rPr>
                <m:scr m:val="double-struck"/>
                <m:sty m:val="p"/>
              </m:rPr>
              <m:t>R</m:t>
            </m:r>
          </m:e>
          <m:sup>
            <m:r>
              <m:t>3</m:t>
            </m:r>
          </m:sup>
        </m:sSup>
      </m:oMath>
      <w:ins w:id="3812" w:author="PR Preview" w:date="2026-01-01T00:00:00Z">
        <w:r>
          <w:t xml:space="preserve">.</w:t>
        </w:r>
      </w:ins>
      <w:ins w:id="3813" w:author="PR Preview" w:date="2026-01-01T00:00:00Z">
        <w:r>
          <w:t xml:space="preserve"> </w:t>
        </w:r>
      </w:ins>
      <w:ins w:id="3814" w:author="PR Preview" w:date="2026-01-01T00:00:00Z">
        <w:r>
          <w:t xml:space="preserve">A vector of</w:t>
        </w:r>
      </w:ins>
      <w:ins w:id="381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3816" w:author="PR Preview" w:date="2026-01-01T00:00:00Z">
        <w:r>
          <w:t xml:space="preserve"> </w:t>
        </w:r>
      </w:ins>
      <w:ins w:id="3817" w:author="PR Preview" w:date="2026-01-01T00:00:00Z">
        <w:r>
          <w:t xml:space="preserve">has the form</w:t>
        </w:r>
      </w:ins>
      <w:ins w:id="3818"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3819" w:author="PR Preview" w:date="2026-01-01T00:00:00Z">
        <w:r>
          <w:t xml:space="preserve">,</w:t>
        </w:r>
      </w:ins>
      <w:ins w:id="3820" w:author="PR Preview" w:date="2026-01-01T00:00:00Z">
        <w:r>
          <w:t xml:space="preserve"> </w:t>
        </w:r>
      </w:ins>
      <w:ins w:id="3821" w:author="PR Preview" w:date="2026-01-01T00:00:00Z">
        <w:r>
          <w:t xml:space="preserve">and</w:t>
        </w:r>
      </w:ins>
      <w:ins w:id="3822" w:author="PR Preview" w:date="2026-01-01T00:00:00Z">
        <w:r>
          <w:t xml:space="preserve"> </w:t>
        </w:r>
      </w:ins>
      <m:oMath>
        <m:r>
          <m:t>a</m:t>
        </m:r>
      </m:oMath>
      <w:ins w:id="3823" w:author="PR Preview" w:date="2026-01-01T00:00:00Z">
        <w:r>
          <w:t xml:space="preserve"> </w:t>
        </w:r>
      </w:ins>
      <w:ins w:id="3824" w:author="PR Preview" w:date="2026-01-01T00:00:00Z">
        <w:r>
          <w:t xml:space="preserve">and</w:t>
        </w:r>
      </w:ins>
      <w:ins w:id="3825" w:author="PR Preview" w:date="2026-01-01T00:00:00Z">
        <w:r>
          <w:t xml:space="preserve"> </w:t>
        </w:r>
      </w:ins>
      <m:oMath>
        <m:r>
          <m:t>b</m:t>
        </m:r>
      </m:oMath>
      <w:ins w:id="3826" w:author="PR Preview" w:date="2026-01-01T00:00:00Z">
        <w:r>
          <w:t xml:space="preserve"> </w:t>
        </w:r>
      </w:ins>
      <w:ins w:id="3827" w:author="PR Preview" w:date="2026-01-01T00:00:00Z">
        <w:r>
          <w:t xml:space="preserve">can be any numbers,</w:t>
        </w:r>
      </w:ins>
      <w:ins w:id="3828" w:author="PR Preview" w:date="2026-01-01T00:00:00Z">
        <w:r>
          <w:t xml:space="preserve"> </w:t>
        </w:r>
      </w:ins>
      <w:ins w:id="3829" w:author="PR Preview" w:date="2026-01-01T00:00:00Z">
        <w:r>
          <w:t xml:space="preserve">so</w:t>
        </w:r>
      </w:ins>
      <w:ins w:id="383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3831" w:author="PR Preview" w:date="2026-01-01T00:00:00Z">
        <w:r>
          <w:t xml:space="preserve">,</w:t>
        </w:r>
      </w:ins>
      <w:ins w:id="3832" w:author="PR Preview" w:date="2026-01-01T00:00:00Z">
        <w:r>
          <w:t xml:space="preserve"> </w:t>
        </w:r>
      </w:ins>
      <w:ins w:id="3833" w:author="PR Preview" w:date="2026-01-01T00:00:00Z">
        <w:r>
          <w:t xml:space="preserve">the plane</w:t>
        </w:r>
      </w:ins>
      <w:ins w:id="3834" w:author="PR Preview" w:date="2026-01-01T00:00:00Z">
        <w:r>
          <w:t xml:space="preserve"> </w:t>
        </w:r>
      </w:ins>
      <m:oMath>
        <m:r>
          <m:t>z</m:t>
        </m:r>
        <m:r>
          <m:rPr>
            <m:sty m:val="p"/>
          </m:rPr>
          <m:t>=</m:t>
        </m:r>
        <m:r>
          <m:t>0</m:t>
        </m:r>
      </m:oMath>
      <w:ins w:id="3835" w:author="PR Preview" w:date="2026-01-01T00:00:00Z">
        <w:r>
          <w:t xml:space="preserve">.</w:t>
        </w:r>
      </w:ins>
    </w:p>
    <w:bookmarkEnd w:id="309"/>
    <w:bookmarkStart w:id="310" w:name="exm-sum-not-union"/>
    <w:p>
      <w:pPr>
        <w:pStyle w:val="BodyText"/>
      </w:pPr>
      <w:ins w:id="3836" w:author="PR Preview" w:date="2026-01-01T00:00:00Z">
        <w:r>
          <w:rPr>
            <w:b/>
            <w:bCs/>
          </w:rPr>
          <w:t xml:space="preserve">Example 82 (The sum is not the union)</w:t>
        </w:r>
      </w:ins>
      <w:ins w:id="3837" w:author="PR Preview" w:date="2026-01-01T00:00:00Z">
        <w:r>
          <w:t xml:space="preserve"> </w:t>
        </w:r>
      </w:ins>
      <w:ins w:id="3838" w:author="PR Preview" w:date="2026-01-01T00:00:00Z">
        <w:r>
          <w:t xml:space="preserve">For the two lines in</w:t>
        </w:r>
      </w:ins>
      <w:ins w:id="3839" w:author="PR Preview" w:date="2026-01-01T00:00:00Z">
        <w:r>
          <w:t xml:space="preserve"> </w:t>
        </w:r>
      </w:ins>
      <w:hyperlink w:anchor="exm-subspace-sum">
        <w:ins w:id="3840" w:author="PR Preview" w:date="2026-01-01T00:00:00Z">
          <w:r>
            <w:rPr>
              <w:rStyle w:val="Hyperlink"/>
            </w:rPr>
            <w:t xml:space="preserve">Example 81</w:t>
          </w:r>
        </w:ins>
      </w:hyperlink>
      <w:ins w:id="3841" w:author="PR Preview" w:date="2026-01-01T00:00:00Z">
        <w:r>
          <w:t xml:space="preserve">,</w:t>
        </w:r>
      </w:ins>
      <w:ins w:id="3842" w:author="PR Preview" w:date="2026-01-01T00:00:00Z">
        <w:r>
          <w:t xml:space="preserve"> </w:t>
        </w:r>
      </w:ins>
      <w:ins w:id="3843" w:author="PR Preview" w:date="2026-01-01T00:00:00Z">
        <w:r>
          <w:t xml:space="preserve">the union</w:t>
        </w:r>
      </w:ins>
      <w:ins w:id="384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3845" w:author="PR Preview" w:date="2026-01-01T00:00:00Z">
        <w:r>
          <w:t xml:space="preserve"> </w:t>
        </w:r>
      </w:ins>
      <w:ins w:id="3846" w:author="PR Preview" w:date="2026-01-01T00:00:00Z">
        <w:r>
          <w:t xml:space="preserve">contains</w:t>
        </w:r>
      </w:ins>
      <w:ins w:id="3847" w:author="PR Preview" w:date="2026-01-01T00:00:00Z">
        <w:r>
          <w:t xml:space="preserve"> </w:t>
        </w:r>
      </w:ins>
      <m:oMath>
        <m:r>
          <m:rPr>
            <m:sty m:val="p"/>
          </m:rPr>
          <m:t>(</m:t>
        </m:r>
        <m:r>
          <m:t>1</m:t>
        </m:r>
        <m:r>
          <m:rPr>
            <m:sty m:val="p"/>
          </m:rPr>
          <m:t>,</m:t>
        </m:r>
        <m:r>
          <m:t>0</m:t>
        </m:r>
        <m:r>
          <m:rPr>
            <m:sty m:val="p"/>
          </m:rPr>
          <m:t>,</m:t>
        </m:r>
        <m:r>
          <m:t>0</m:t>
        </m:r>
        <m:r>
          <m:rPr>
            <m:sty m:val="p"/>
          </m:rPr>
          <m:t>)</m:t>
        </m:r>
      </m:oMath>
      <w:ins w:id="3848" w:author="PR Preview" w:date="2026-01-01T00:00:00Z">
        <w:r>
          <w:t xml:space="preserve"> </w:t>
        </w:r>
      </w:ins>
      <w:ins w:id="3849" w:author="PR Preview" w:date="2026-01-01T00:00:00Z">
        <w:r>
          <w:t xml:space="preserve">and</w:t>
        </w:r>
      </w:ins>
      <w:ins w:id="3850" w:author="PR Preview" w:date="2026-01-01T00:00:00Z">
        <w:r>
          <w:t xml:space="preserve"> </w:t>
        </w:r>
      </w:ins>
      <m:oMath>
        <m:r>
          <m:rPr>
            <m:sty m:val="p"/>
          </m:rPr>
          <m:t>(</m:t>
        </m:r>
        <m:r>
          <m:t>0</m:t>
        </m:r>
        <m:r>
          <m:rPr>
            <m:sty m:val="p"/>
          </m:rPr>
          <m:t>,</m:t>
        </m:r>
        <m:r>
          <m:t>1</m:t>
        </m:r>
        <m:r>
          <m:rPr>
            <m:sty m:val="p"/>
          </m:rPr>
          <m:t>,</m:t>
        </m:r>
        <m:r>
          <m:t>0</m:t>
        </m:r>
        <m:r>
          <m:rPr>
            <m:sty m:val="p"/>
          </m:rPr>
          <m:t>)</m:t>
        </m:r>
      </m:oMath>
      <w:ins w:id="3851" w:author="PR Preview" w:date="2026-01-01T00:00:00Z">
        <w:r>
          <w:t xml:space="preserve"> </w:t>
        </w:r>
      </w:ins>
      <w:ins w:id="3852" w:author="PR Preview" w:date="2026-01-01T00:00:00Z">
        <w:r>
          <w:t xml:space="preserve">but not their sum</w:t>
        </w:r>
      </w:ins>
      <w:ins w:id="3853" w:author="PR Preview" w:date="2026-01-01T00:00:00Z">
        <w:r>
          <w:t xml:space="preserve"> </w:t>
        </w:r>
      </w:ins>
      <m:oMath>
        <m:r>
          <m:rPr>
            <m:sty m:val="p"/>
          </m:rPr>
          <m:t>(</m:t>
        </m:r>
        <m:r>
          <m:t>1</m:t>
        </m:r>
        <m:r>
          <m:rPr>
            <m:sty m:val="p"/>
          </m:rPr>
          <m:t>,</m:t>
        </m:r>
        <m:r>
          <m:t>1</m:t>
        </m:r>
        <m:r>
          <m:rPr>
            <m:sty m:val="p"/>
          </m:rPr>
          <m:t>,</m:t>
        </m:r>
        <m:r>
          <m:t>0</m:t>
        </m:r>
        <m:r>
          <m:rPr>
            <m:sty m:val="p"/>
          </m:rPr>
          <m:t>)</m:t>
        </m:r>
      </m:oMath>
      <w:ins w:id="3854" w:author="PR Preview" w:date="2026-01-01T00:00:00Z">
        <w:r>
          <w:t xml:space="preserve">:</w:t>
        </w:r>
      </w:ins>
      <w:ins w:id="3855" w:author="PR Preview" w:date="2026-01-01T00:00:00Z">
        <w:r>
          <w:t xml:space="preserve"> </w:t>
        </w:r>
      </w:ins>
      <w:ins w:id="3856" w:author="PR Preview" w:date="2026-01-01T00:00:00Z">
        <w:r>
          <w:t xml:space="preserve">every multiple of</w:t>
        </w:r>
      </w:ins>
      <w:ins w:id="3857" w:author="PR Preview" w:date="2026-01-01T00:00:00Z">
        <w:r>
          <w:t xml:space="preserve"> </w:t>
        </w:r>
      </w:ins>
      <m:oMath>
        <m:r>
          <m:rPr>
            <m:sty m:val="p"/>
          </m:rPr>
          <m:t>(</m:t>
        </m:r>
        <m:r>
          <m:t>1</m:t>
        </m:r>
        <m:r>
          <m:rPr>
            <m:sty m:val="p"/>
          </m:rPr>
          <m:t>,</m:t>
        </m:r>
        <m:r>
          <m:t>0</m:t>
        </m:r>
        <m:r>
          <m:rPr>
            <m:sty m:val="p"/>
          </m:rPr>
          <m:t>,</m:t>
        </m:r>
        <m:r>
          <m:t>0</m:t>
        </m:r>
        <m:r>
          <m:rPr>
            <m:sty m:val="p"/>
          </m:rPr>
          <m:t>)</m:t>
        </m:r>
      </m:oMath>
      <w:ins w:id="3858" w:author="PR Preview" w:date="2026-01-01T00:00:00Z">
        <w:r>
          <w:t xml:space="preserve"> </w:t>
        </w:r>
      </w:ins>
      <w:ins w:id="3859" w:author="PR Preview" w:date="2026-01-01T00:00:00Z">
        <w:r>
          <w:t xml:space="preserve">has second entry</w:t>
        </w:r>
      </w:ins>
      <w:ins w:id="3860" w:author="PR Preview" w:date="2026-01-01T00:00:00Z">
        <w:r>
          <w:t xml:space="preserve"> </w:t>
        </w:r>
      </w:ins>
      <m:oMath>
        <m:r>
          <m:t>0</m:t>
        </m:r>
      </m:oMath>
      <w:ins w:id="3861" w:author="PR Preview" w:date="2026-01-01T00:00:00Z">
        <w:r>
          <w:t xml:space="preserve">,</w:t>
        </w:r>
      </w:ins>
      <w:ins w:id="3862" w:author="PR Preview" w:date="2026-01-01T00:00:00Z">
        <w:r>
          <w:t xml:space="preserve"> </w:t>
        </w:r>
      </w:ins>
      <w:ins w:id="3863" w:author="PR Preview" w:date="2026-01-01T00:00:00Z">
        <w:r>
          <w:t xml:space="preserve">and every multiple of</w:t>
        </w:r>
      </w:ins>
      <w:ins w:id="3864" w:author="PR Preview" w:date="2026-01-01T00:00:00Z">
        <w:r>
          <w:t xml:space="preserve"> </w:t>
        </w:r>
      </w:ins>
      <m:oMath>
        <m:r>
          <m:rPr>
            <m:sty m:val="p"/>
          </m:rPr>
          <m:t>(</m:t>
        </m:r>
        <m:r>
          <m:t>0</m:t>
        </m:r>
        <m:r>
          <m:rPr>
            <m:sty m:val="p"/>
          </m:rPr>
          <m:t>,</m:t>
        </m:r>
        <m:r>
          <m:t>1</m:t>
        </m:r>
        <m:r>
          <m:rPr>
            <m:sty m:val="p"/>
          </m:rPr>
          <m:t>,</m:t>
        </m:r>
        <m:r>
          <m:t>0</m:t>
        </m:r>
        <m:r>
          <m:rPr>
            <m:sty m:val="p"/>
          </m:rPr>
          <m:t>)</m:t>
        </m:r>
      </m:oMath>
      <w:ins w:id="3865" w:author="PR Preview" w:date="2026-01-01T00:00:00Z">
        <w:r>
          <w:t xml:space="preserve"> </w:t>
        </w:r>
      </w:ins>
      <w:ins w:id="3866" w:author="PR Preview" w:date="2026-01-01T00:00:00Z">
        <w:r>
          <w:t xml:space="preserve">has first entry</w:t>
        </w:r>
      </w:ins>
      <w:ins w:id="3867" w:author="PR Preview" w:date="2026-01-01T00:00:00Z">
        <w:r>
          <w:t xml:space="preserve"> </w:t>
        </w:r>
      </w:ins>
      <m:oMath>
        <m:r>
          <m:t>0</m:t>
        </m:r>
      </m:oMath>
      <w:ins w:id="3868" w:author="PR Preview" w:date="2026-01-01T00:00:00Z">
        <w:r>
          <w:t xml:space="preserve">.</w:t>
        </w:r>
      </w:ins>
      <w:ins w:id="3869" w:author="PR Preview" w:date="2026-01-01T00:00:00Z">
        <w:r>
          <w:t xml:space="preserve"> </w:t>
        </w:r>
      </w:ins>
      <w:ins w:id="3870" w:author="PR Preview" w:date="2026-01-01T00:00:00Z">
        <w:r>
          <w:t xml:space="preserve">So the union is not closed under addition and is not a subspace,</w:t>
        </w:r>
      </w:ins>
      <w:ins w:id="3871" w:author="PR Preview" w:date="2026-01-01T00:00:00Z">
        <w:r>
          <w:t xml:space="preserve"> </w:t>
        </w:r>
      </w:ins>
      <w:ins w:id="3872" w:author="PR Preview" w:date="2026-01-01T00:00:00Z">
        <w:r>
          <w:t xml:space="preserve">while the sum, the whole plane</w:t>
        </w:r>
      </w:ins>
      <w:ins w:id="3873" w:author="PR Preview" w:date="2026-01-01T00:00:00Z">
        <w:r>
          <w:t xml:space="preserve"> </w:t>
        </w:r>
      </w:ins>
      <m:oMath>
        <m:r>
          <m:t>z</m:t>
        </m:r>
        <m:r>
          <m:rPr>
            <m:sty m:val="p"/>
          </m:rPr>
          <m:t>=</m:t>
        </m:r>
        <m:r>
          <m:t>0</m:t>
        </m:r>
      </m:oMath>
      <w:ins w:id="3874" w:author="PR Preview" w:date="2026-01-01T00:00:00Z">
        <w:r>
          <w:t xml:space="preserve">, is.</w:t>
        </w:r>
      </w:ins>
    </w:p>
    <w:bookmarkEnd w:id="310"/>
    <w:bookmarkStart w:id="311" w:name="thm-sum-intersection-subspace"/>
    <w:p>
      <w:pPr>
        <w:pStyle w:val="BodyText"/>
      </w:pPr>
      <w:ins w:id="3875" w:author="PR Preview" w:date="2026-01-01T00:00:00Z">
        <w:r>
          <w:rPr>
            <w:b/>
            <w:bCs/>
          </w:rPr>
          <w:t xml:space="preserve">Theorem 47 (Sums and intersections of subspaces are subspaces)</w:t>
        </w:r>
      </w:ins>
      <w:ins w:id="3876" w:author="PR Preview" w:date="2026-01-01T00:00:00Z">
        <w:r>
          <w:t xml:space="preserve"> </w:t>
        </w:r>
      </w:ins>
      <w:ins w:id="3877" w:author="PR Preview" w:date="2026-01-01T00:00:00Z">
        <w:r>
          <w:t xml:space="preserve">If</w:t>
        </w:r>
      </w:ins>
      <w:ins w:id="3878" w:author="PR Preview" w:date="2026-01-01T00:00:00Z">
        <w:r>
          <w:t xml:space="preserve"> </w:t>
        </w:r>
      </w:ins>
      <m:oMath>
        <m:sSub>
          <m:e>
            <m:r>
              <m:rPr>
                <m:scr m:val="script"/>
                <m:sty m:val="p"/>
              </m:rPr>
              <m:t>S</m:t>
            </m:r>
          </m:e>
          <m:sub>
            <m:r>
              <m:t>1</m:t>
            </m:r>
          </m:sub>
        </m:sSub>
      </m:oMath>
      <w:ins w:id="3879" w:author="PR Preview" w:date="2026-01-01T00:00:00Z">
        <w:r>
          <w:t xml:space="preserve"> </w:t>
        </w:r>
      </w:ins>
      <w:ins w:id="3880" w:author="PR Preview" w:date="2026-01-01T00:00:00Z">
        <w:r>
          <w:t xml:space="preserve">and</w:t>
        </w:r>
      </w:ins>
      <w:ins w:id="3881" w:author="PR Preview" w:date="2026-01-01T00:00:00Z">
        <w:r>
          <w:t xml:space="preserve"> </w:t>
        </w:r>
      </w:ins>
      <m:oMath>
        <m:sSub>
          <m:e>
            <m:r>
              <m:rPr>
                <m:scr m:val="script"/>
                <m:sty m:val="p"/>
              </m:rPr>
              <m:t>S</m:t>
            </m:r>
          </m:e>
          <m:sub>
            <m:r>
              <m:t>2</m:t>
            </m:r>
          </m:sub>
        </m:sSub>
      </m:oMath>
      <w:ins w:id="3882" w:author="PR Preview" w:date="2026-01-01T00:00:00Z">
        <w:r>
          <w:t xml:space="preserve"> </w:t>
        </w:r>
      </w:ins>
      <w:ins w:id="3883" w:author="PR Preview" w:date="2026-01-01T00:00:00Z">
        <w:r>
          <w:t xml:space="preserve">are subspaces of</w:t>
        </w:r>
      </w:ins>
      <w:ins w:id="3884" w:author="PR Preview" w:date="2026-01-01T00:00:00Z">
        <w:r>
          <w:t xml:space="preserve"> </w:t>
        </w:r>
      </w:ins>
      <m:oMath>
        <m:sSup>
          <m:e>
            <m:r>
              <m:rPr>
                <m:scr m:val="double-struck"/>
                <m:sty m:val="p"/>
              </m:rPr>
              <m:t>R</m:t>
            </m:r>
          </m:e>
          <m:sup>
            <m:r>
              <m:t>p</m:t>
            </m:r>
          </m:sup>
        </m:sSup>
      </m:oMath>
      <w:ins w:id="3885" w:author="PR Preview" w:date="2026-01-01T00:00:00Z">
        <w:r>
          <w:t xml:space="preserve"> </w:t>
        </w:r>
      </w:ins>
      <w:ins w:id="3886" w:author="PR Preview" w:date="2026-01-01T00:00:00Z">
        <w:r>
          <w:t xml:space="preserve">(</w:t>
        </w:r>
      </w:ins>
      <w:hyperlink w:anchor="def-subspace">
        <w:ins w:id="3887" w:author="PR Preview" w:date="2026-01-01T00:00:00Z">
          <w:r>
            <w:rPr>
              <w:rStyle w:val="Hyperlink"/>
            </w:rPr>
            <w:t xml:space="preserve">Definition 46</w:t>
          </w:r>
        </w:ins>
      </w:hyperlink>
      <w:ins w:id="3888" w:author="PR Preview" w:date="2026-01-01T00:00:00Z">
        <w:r>
          <w:t xml:space="preserve">),</w:t>
        </w:r>
      </w:ins>
      <w:ins w:id="3889" w:author="PR Preview" w:date="2026-01-01T00:00:00Z">
        <w:r>
          <w:t xml:space="preserve"> </w:t>
        </w:r>
      </w:ins>
      <w:ins w:id="3890" w:author="PR Preview" w:date="2026-01-01T00:00:00Z">
        <w:r>
          <w:t xml:space="preserve">then</w:t>
        </w:r>
      </w:ins>
      <w:ins w:id="389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3892" w:author="PR Preview" w:date="2026-01-01T00:00:00Z">
        <w:r>
          <w:t xml:space="preserve"> </w:t>
        </w:r>
      </w:ins>
      <w:ins w:id="3893" w:author="PR Preview" w:date="2026-01-01T00:00:00Z">
        <w:r>
          <w:t xml:space="preserve">(</w:t>
        </w:r>
      </w:ins>
      <w:hyperlink w:anchor="def-subspace-sum">
        <w:ins w:id="3894" w:author="PR Preview" w:date="2026-01-01T00:00:00Z">
          <w:r>
            <w:rPr>
              <w:rStyle w:val="Hyperlink"/>
            </w:rPr>
            <w:t xml:space="preserve">Definition 63</w:t>
          </w:r>
        </w:ins>
      </w:hyperlink>
      <w:ins w:id="3895" w:author="PR Preview" w:date="2026-01-01T00:00:00Z">
        <w:r>
          <w:t xml:space="preserve">)</w:t>
        </w:r>
      </w:ins>
      <w:ins w:id="3896" w:author="PR Preview" w:date="2026-01-01T00:00:00Z">
        <w:r>
          <w:t xml:space="preserve"> </w:t>
        </w:r>
      </w:ins>
      <w:ins w:id="3897" w:author="PR Preview" w:date="2026-01-01T00:00:00Z">
        <w:r>
          <w:t xml:space="preserve">and</w:t>
        </w:r>
      </w:ins>
      <w:ins w:id="3898"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3899" w:author="PR Preview" w:date="2026-01-01T00:00:00Z">
        <w:r>
          <w:t xml:space="preserve"> </w:t>
        </w:r>
      </w:ins>
      <w:ins w:id="3900" w:author="PR Preview" w:date="2026-01-01T00:00:00Z">
        <w:r>
          <w:t xml:space="preserve">are subspaces of</w:t>
        </w:r>
      </w:ins>
      <w:ins w:id="3901" w:author="PR Preview" w:date="2026-01-01T00:00:00Z">
        <w:r>
          <w:t xml:space="preserve"> </w:t>
        </w:r>
      </w:ins>
      <m:oMath>
        <m:sSup>
          <m:e>
            <m:r>
              <m:rPr>
                <m:scr m:val="double-struck"/>
                <m:sty m:val="p"/>
              </m:rPr>
              <m:t>R</m:t>
            </m:r>
          </m:e>
          <m:sup>
            <m:r>
              <m:t>p</m:t>
            </m:r>
          </m:sup>
        </m:sSup>
      </m:oMath>
      <w:ins w:id="3902" w:author="PR Preview" w:date="2026-01-01T00:00:00Z">
        <w:r>
          <w:t xml:space="preserve">.</w:t>
        </w:r>
      </w:ins>
    </w:p>
    <w:bookmarkEnd w:id="311"/>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2" w:name="exm-sum-intersection-subspace"/>
    <w:p>
      <w:pPr>
        <w:pStyle w:val="BodyText"/>
      </w:pPr>
      <w:del w:id="3903" w:author="PR Preview" w:date="2026-01-01T00:00:00Z">
        <w:r>
          <w:rPr>
            <w:b/>
            <w:bCs/>
          </w:rPr>
          <w:delText xml:space="preserve">Example 81 (Two planes in</w:delText>
        </w:r>
      </w:del>
      <w:del w:id="3904" w:author="PR Preview" w:date="2026-01-01T00:00:00Z">
        <w:r>
          <w:rPr>
            <w:b/>
            <w:bCs/>
          </w:rPr>
          <w:delText xml:space="preserve"> </w:delText>
        </w:r>
      </w:del>
      <m:oMath>
        <m:sSup>
          <m:e>
            <m:r>
              <m:rPr>
                <m:scr m:val="double-struck"/>
                <m:sty m:val="p"/>
              </m:rPr>
              <m:t>R</m:t>
            </m:r>
          </m:e>
          <m:sup>
            <m:r>
              <m:t>3</m:t>
            </m:r>
          </m:sup>
        </m:sSup>
      </m:oMath>
      <w:del w:id="3905" w:author="PR Preview" w:date="2026-01-01T00:00:00Z">
        <w:r>
          <w:rPr>
            <w:b/>
            <w:bCs/>
          </w:rPr>
          <w:delText xml:space="preserve">)</w:delText>
        </w:r>
      </w:del>
      <w:del w:id="3906" w:author="PR Preview" w:date="2026-01-01T00:00:00Z">
        <w:r>
          <w:delText xml:space="preserve"> </w:delText>
        </w:r>
      </w:del>
      <w:del w:id="3907" w:author="PR Preview" w:date="2026-01-01T00:00:00Z">
        <w:r>
          <w:delText xml:space="preserve">Let</w:delText>
        </w:r>
      </w:del>
      <w:del w:id="3908"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3909" w:author="PR Preview" w:date="2026-01-01T00:00:00Z">
        <w:r>
          <w:delText xml:space="preserve">,</w:delText>
        </w:r>
      </w:del>
      <w:del w:id="3910" w:author="PR Preview" w:date="2026-01-01T00:00:00Z">
        <w:r>
          <w:delText xml:space="preserve"> </w:delText>
        </w:r>
      </w:del>
      <w:del w:id="3911" w:author="PR Preview" w:date="2026-01-01T00:00:00Z">
        <w:r>
          <w:delText xml:space="preserve">the plane</w:delText>
        </w:r>
      </w:del>
      <w:del w:id="3912" w:author="PR Preview" w:date="2026-01-01T00:00:00Z">
        <w:r>
          <w:delText xml:space="preserve"> </w:delText>
        </w:r>
      </w:del>
      <m:oMath>
        <m:r>
          <m:t>z</m:t>
        </m:r>
        <m:r>
          <m:rPr>
            <m:sty m:val="p"/>
          </m:rPr>
          <m:t>=</m:t>
        </m:r>
        <m:r>
          <m:t>0</m:t>
        </m:r>
      </m:oMath>
      <w:del w:id="3913" w:author="PR Preview" w:date="2026-01-01T00:00:00Z">
        <w:r>
          <w:delText xml:space="preserve">,</w:delText>
        </w:r>
      </w:del>
      <w:del w:id="3914" w:author="PR Preview" w:date="2026-01-01T00:00:00Z">
        <w:r>
          <w:delText xml:space="preserve"> </w:delText>
        </w:r>
      </w:del>
      <w:del w:id="3915" w:author="PR Preview" w:date="2026-01-01T00:00:00Z">
        <w:r>
          <w:delText xml:space="preserve">and</w:delText>
        </w:r>
      </w:del>
      <w:del w:id="3916"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3917" w:author="PR Preview" w:date="2026-01-01T00:00:00Z">
        <w:r>
          <w:delText xml:space="preserve">,</w:delText>
        </w:r>
      </w:del>
      <w:del w:id="3918" w:author="PR Preview" w:date="2026-01-01T00:00:00Z">
        <w:r>
          <w:delText xml:space="preserve"> </w:delText>
        </w:r>
      </w:del>
      <w:del w:id="3919" w:author="PR Preview" w:date="2026-01-01T00:00:00Z">
        <w:r>
          <w:delText xml:space="preserve">the plane</w:delText>
        </w:r>
      </w:del>
      <w:del w:id="3920" w:author="PR Preview" w:date="2026-01-01T00:00:00Z">
        <w:r>
          <w:delText xml:space="preserve"> </w:delText>
        </w:r>
      </w:del>
      <m:oMath>
        <m:r>
          <m:t>x</m:t>
        </m:r>
        <m:r>
          <m:rPr>
            <m:sty m:val="p"/>
          </m:rPr>
          <m:t>=</m:t>
        </m:r>
        <m:r>
          <m:t>0</m:t>
        </m:r>
      </m:oMath>
      <w:del w:id="3921" w:author="PR Preview" w:date="2026-01-01T00:00:00Z">
        <w:r>
          <w:delText xml:space="preserve">.</w:delText>
        </w:r>
      </w:del>
    </w:p>
    <w:p>
      <w:pPr>
        <w:pStyle w:val="BodyText"/>
      </w:pPr>
      <w:ins w:id="3922" w:author="PR Preview" w:date="2026-01-01T00:00:00Z">
        <w:r>
          <w:rPr>
            <w:b/>
            <w:bCs/>
          </w:rPr>
          <w:t xml:space="preserve">Example 83 (Two planes in</w:t>
        </w:r>
      </w:ins>
      <w:ins w:id="3923" w:author="PR Preview" w:date="2026-01-01T00:00:00Z">
        <w:r>
          <w:rPr>
            <w:b/>
            <w:bCs/>
          </w:rPr>
          <w:t xml:space="preserve"> </w:t>
        </w:r>
      </w:ins>
      <m:oMath>
        <m:sSup>
          <m:e>
            <m:r>
              <m:rPr>
                <m:scr m:val="double-struck"/>
                <m:sty m:val="p"/>
              </m:rPr>
              <m:t>R</m:t>
            </m:r>
          </m:e>
          <m:sup>
            <m:r>
              <m:t>3</m:t>
            </m:r>
          </m:sup>
        </m:sSup>
      </m:oMath>
      <w:ins w:id="3924" w:author="PR Preview" w:date="2026-01-01T00:00:00Z">
        <w:r>
          <w:rPr>
            <w:b/>
            <w:bCs/>
          </w:rPr>
          <w:t xml:space="preserve">)</w:t>
        </w:r>
      </w:ins>
      <w:ins w:id="3925" w:author="PR Preview" w:date="2026-01-01T00:00:00Z">
        <w:r>
          <w:t xml:space="preserve"> </w:t>
        </w:r>
      </w:ins>
      <w:ins w:id="3926" w:author="PR Preview" w:date="2026-01-01T00:00:00Z">
        <w:r>
          <w:t xml:space="preserve">Let</w:t>
        </w:r>
      </w:ins>
      <w:ins w:id="3927"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3928" w:author="PR Preview" w:date="2026-01-01T00:00:00Z">
        <w:r>
          <w:t xml:space="preserve">,</w:t>
        </w:r>
      </w:ins>
      <w:ins w:id="3929" w:author="PR Preview" w:date="2026-01-01T00:00:00Z">
        <w:r>
          <w:t xml:space="preserve"> </w:t>
        </w:r>
      </w:ins>
      <w:ins w:id="3930" w:author="PR Preview" w:date="2026-01-01T00:00:00Z">
        <w:r>
          <w:t xml:space="preserve">the plane</w:t>
        </w:r>
      </w:ins>
      <w:ins w:id="3931" w:author="PR Preview" w:date="2026-01-01T00:00:00Z">
        <w:r>
          <w:t xml:space="preserve"> </w:t>
        </w:r>
      </w:ins>
      <m:oMath>
        <m:r>
          <m:t>z</m:t>
        </m:r>
        <m:r>
          <m:rPr>
            <m:sty m:val="p"/>
          </m:rPr>
          <m:t>=</m:t>
        </m:r>
        <m:r>
          <m:t>0</m:t>
        </m:r>
      </m:oMath>
      <w:ins w:id="3932" w:author="PR Preview" w:date="2026-01-01T00:00:00Z">
        <w:r>
          <w:t xml:space="preserve">,</w:t>
        </w:r>
      </w:ins>
      <w:ins w:id="3933" w:author="PR Preview" w:date="2026-01-01T00:00:00Z">
        <w:r>
          <w:t xml:space="preserve"> </w:t>
        </w:r>
      </w:ins>
      <w:ins w:id="3934" w:author="PR Preview" w:date="2026-01-01T00:00:00Z">
        <w:r>
          <w:t xml:space="preserve">and</w:t>
        </w:r>
      </w:ins>
      <w:ins w:id="3935"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3936" w:author="PR Preview" w:date="2026-01-01T00:00:00Z">
        <w:r>
          <w:t xml:space="preserve">,</w:t>
        </w:r>
      </w:ins>
      <w:ins w:id="3937" w:author="PR Preview" w:date="2026-01-01T00:00:00Z">
        <w:r>
          <w:t xml:space="preserve"> </w:t>
        </w:r>
      </w:ins>
      <w:ins w:id="3938" w:author="PR Preview" w:date="2026-01-01T00:00:00Z">
        <w:r>
          <w:t xml:space="preserve">the plane</w:t>
        </w:r>
      </w:ins>
      <w:ins w:id="3939" w:author="PR Preview" w:date="2026-01-01T00:00:00Z">
        <w:r>
          <w:t xml:space="preserve"> </w:t>
        </w:r>
      </w:ins>
      <m:oMath>
        <m:r>
          <m:t>x</m:t>
        </m:r>
        <m:r>
          <m:rPr>
            <m:sty m:val="p"/>
          </m:rPr>
          <m:t>=</m:t>
        </m:r>
        <m:r>
          <m:t>0</m:t>
        </m:r>
      </m:oMath>
      <w:ins w:id="3940" w:author="PR Preview" w:date="2026-01-01T00:00:00Z">
        <w:r>
          <w:t xml:space="preserve">.</w:t>
        </w:r>
      </w:ins>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2"/>
    <w:bookmarkStart w:id="313" w:name="thm-dim-sum"/>
    <w:p>
      <w:pPr>
        <w:pStyle w:val="FirstParagraph"/>
      </w:pPr>
      <w:del w:id="3941" w:author="PR Preview" w:date="2026-01-01T00:00:00Z">
        <w:r>
          <w:rPr>
            <w:b/>
            <w:bCs/>
          </w:rPr>
          <w:delText xml:space="preserve">Theorem 47 (The dimension of a sum of subspaces)</w:delText>
        </w:r>
      </w:del>
      <w:del w:id="3942" w:author="PR Preview" w:date="2026-01-01T00:00:00Z">
        <w:r>
          <w:delText xml:space="preserve"> </w:delText>
        </w:r>
      </w:del>
      <w:del w:id="3943" w:author="PR Preview" w:date="2026-01-01T00:00:00Z">
        <w:r>
          <w:delText xml:space="preserve">If</w:delText>
        </w:r>
      </w:del>
      <w:del w:id="3944" w:author="PR Preview" w:date="2026-01-01T00:00:00Z">
        <w:r>
          <w:delText xml:space="preserve"> </w:delText>
        </w:r>
      </w:del>
      <m:oMath>
        <m:sSub>
          <m:e>
            <m:r>
              <m:rPr>
                <m:scr m:val="script"/>
                <m:sty m:val="p"/>
              </m:rPr>
              <m:t>S</m:t>
            </m:r>
          </m:e>
          <m:sub>
            <m:r>
              <m:t>1</m:t>
            </m:r>
          </m:sub>
        </m:sSub>
      </m:oMath>
      <w:del w:id="3945" w:author="PR Preview" w:date="2026-01-01T00:00:00Z">
        <w:r>
          <w:delText xml:space="preserve"> </w:delText>
        </w:r>
      </w:del>
      <w:del w:id="3946" w:author="PR Preview" w:date="2026-01-01T00:00:00Z">
        <w:r>
          <w:delText xml:space="preserve">and</w:delText>
        </w:r>
      </w:del>
      <w:del w:id="3947" w:author="PR Preview" w:date="2026-01-01T00:00:00Z">
        <w:r>
          <w:delText xml:space="preserve"> </w:delText>
        </w:r>
      </w:del>
      <m:oMath>
        <m:sSub>
          <m:e>
            <m:r>
              <m:rPr>
                <m:scr m:val="script"/>
                <m:sty m:val="p"/>
              </m:rPr>
              <m:t>S</m:t>
            </m:r>
          </m:e>
          <m:sub>
            <m:r>
              <m:t>2</m:t>
            </m:r>
          </m:sub>
        </m:sSub>
      </m:oMath>
      <w:del w:id="3948" w:author="PR Preview" w:date="2026-01-01T00:00:00Z">
        <w:r>
          <w:delText xml:space="preserve"> </w:delText>
        </w:r>
      </w:del>
      <w:del w:id="3949" w:author="PR Preview" w:date="2026-01-01T00:00:00Z">
        <w:r>
          <w:delText xml:space="preserve">are subspaces of</w:delText>
        </w:r>
      </w:del>
      <w:del w:id="3950" w:author="PR Preview" w:date="2026-01-01T00:00:00Z">
        <w:r>
          <w:delText xml:space="preserve"> </w:delText>
        </w:r>
      </w:del>
      <m:oMath>
        <m:sSup>
          <m:e>
            <m:r>
              <m:rPr>
                <m:scr m:val="double-struck"/>
                <m:sty m:val="p"/>
              </m:rPr>
              <m:t>R</m:t>
            </m:r>
          </m:e>
          <m:sup>
            <m:r>
              <m:t>p</m:t>
            </m:r>
          </m:sup>
        </m:sSup>
      </m:oMath>
      <w:del w:id="3951"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3952" w:author="PR Preview" w:date="2026-01-01T00:00:00Z">
        <w:r>
          <w:rPr>
            <w:i/>
            <w:iCs/>
          </w:rPr>
          <w:delText xml:space="preserve">Proof</w:delText>
        </w:r>
      </w:del>
      <w:del w:id="3953" w:author="PR Preview" w:date="2026-01-01T00:00:00Z">
        <w:r>
          <w:delText xml:space="preserve">. </w:delText>
        </w:r>
      </w:del>
      <w:del w:id="3954" w:author="PR Preview" w:date="2026-01-01T00:00:00Z">
        <w:r>
          <w:delText xml:space="preserve">All three sets in the formula are subspaces</w:delText>
        </w:r>
      </w:del>
      <w:del w:id="3955" w:author="PR Preview" w:date="2026-01-01T00:00:00Z">
        <w:r>
          <w:delText xml:space="preserve"> </w:delText>
        </w:r>
      </w:del>
      <w:del w:id="3956" w:author="PR Preview" w:date="2026-01-01T00:00:00Z">
        <w:r>
          <w:delText xml:space="preserve">(</w:delText>
        </w:r>
      </w:del>
      <w:hyperlink w:anchor="thm-sum-intersection-subspace">
        <w:del w:id="3957" w:author="PR Preview" w:date="2026-01-01T00:00:00Z">
          <w:r>
            <w:rPr>
              <w:rStyle w:val="Hyperlink"/>
            </w:rPr>
            <w:delText xml:space="preserve">Theorem 46</w:delText>
          </w:r>
        </w:del>
      </w:hyperlink>
      <w:del w:id="3958" w:author="PR Preview" w:date="2026-01-01T00:00:00Z">
        <w:r>
          <w:delText xml:space="preserve">),</w:delText>
        </w:r>
      </w:del>
      <w:del w:id="3959" w:author="PR Preview" w:date="2026-01-01T00:00:00Z">
        <w:r>
          <w:delText xml:space="preserve"> </w:delText>
        </w:r>
      </w:del>
      <w:del w:id="3960" w:author="PR Preview" w:date="2026-01-01T00:00:00Z">
        <w:r>
          <w:delText xml:space="preserve">so each has a dimension (</w:delText>
        </w:r>
      </w:del>
      <w:hyperlink w:anchor="def-dimension">
        <w:del w:id="3961" w:author="PR Preview" w:date="2026-01-01T00:00:00Z">
          <w:r>
            <w:rPr>
              <w:rStyle w:val="Hyperlink"/>
            </w:rPr>
            <w:delText xml:space="preserve">Definition 51</w:delText>
          </w:r>
        </w:del>
      </w:hyperlink>
      <w:del w:id="3962" w:author="PR Preview" w:date="2026-01-01T00:00:00Z">
        <w:r>
          <w:delText xml:space="preserve">).</w:delText>
        </w:r>
      </w:del>
      <w:del w:id="3963" w:author="PR Preview" w:date="2026-01-01T00:00:00Z">
        <w:r>
          <w:delText xml:space="preserve"> </w:delText>
        </w:r>
      </w:del>
      <w:del w:id="3964" w:author="PR Preview" w:date="2026-01-01T00:00:00Z">
        <w:r>
          <w:delText xml:space="preserve">Let</w:delText>
        </w:r>
      </w:del>
      <w:del w:id="3965"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3966" w:author="PR Preview" w:date="2026-01-01T00:00:00Z">
        <w:r>
          <w:delText xml:space="preserve">,</w:delText>
        </w:r>
      </w:del>
      <w:del w:id="3967"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3968" w:author="PR Preview" w:date="2026-01-01T00:00:00Z">
        <w:r>
          <w:delText xml:space="preserve"> </w:delText>
        </w:r>
      </w:del>
      <w:del w:id="3969" w:author="PR Preview" w:date="2026-01-01T00:00:00Z">
        <w:r>
          <w:delText xml:space="preserve">and</w:delText>
        </w:r>
      </w:del>
      <w:del w:id="3970"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3971" w:author="PR Preview" w:date="2026-01-01T00:00:00Z">
        <w:r>
          <w:delText xml:space="preserve">.</w:delText>
        </w:r>
      </w:del>
    </w:p>
    <w:p>
      <w:pPr>
        <w:pStyle w:val="FirstParagraph"/>
      </w:pPr>
      <w:ins w:id="3972" w:author="PR Preview" w:date="2026-01-01T00:00:00Z">
        <w:r>
          <w:rPr>
            <w:b/>
            <w:bCs/>
          </w:rPr>
          <w:t xml:space="preserve">Theorem 48 (The dimension of a sum of subspaces)</w:t>
        </w:r>
      </w:ins>
      <w:ins w:id="3973" w:author="PR Preview" w:date="2026-01-01T00:00:00Z">
        <w:r>
          <w:t xml:space="preserve"> </w:t>
        </w:r>
      </w:ins>
      <w:ins w:id="3974" w:author="PR Preview" w:date="2026-01-01T00:00:00Z">
        <w:r>
          <w:t xml:space="preserve">If</w:t>
        </w:r>
      </w:ins>
      <w:ins w:id="3975" w:author="PR Preview" w:date="2026-01-01T00:00:00Z">
        <w:r>
          <w:t xml:space="preserve"> </w:t>
        </w:r>
      </w:ins>
      <m:oMath>
        <m:sSub>
          <m:e>
            <m:r>
              <m:rPr>
                <m:scr m:val="script"/>
                <m:sty m:val="p"/>
              </m:rPr>
              <m:t>S</m:t>
            </m:r>
          </m:e>
          <m:sub>
            <m:r>
              <m:t>1</m:t>
            </m:r>
          </m:sub>
        </m:sSub>
      </m:oMath>
      <w:ins w:id="3976" w:author="PR Preview" w:date="2026-01-01T00:00:00Z">
        <w:r>
          <w:t xml:space="preserve"> </w:t>
        </w:r>
      </w:ins>
      <w:ins w:id="3977" w:author="PR Preview" w:date="2026-01-01T00:00:00Z">
        <w:r>
          <w:t xml:space="preserve">and</w:t>
        </w:r>
      </w:ins>
      <w:ins w:id="3978" w:author="PR Preview" w:date="2026-01-01T00:00:00Z">
        <w:r>
          <w:t xml:space="preserve"> </w:t>
        </w:r>
      </w:ins>
      <m:oMath>
        <m:sSub>
          <m:e>
            <m:r>
              <m:rPr>
                <m:scr m:val="script"/>
                <m:sty m:val="p"/>
              </m:rPr>
              <m:t>S</m:t>
            </m:r>
          </m:e>
          <m:sub>
            <m:r>
              <m:t>2</m:t>
            </m:r>
          </m:sub>
        </m:sSub>
      </m:oMath>
      <w:ins w:id="3979" w:author="PR Preview" w:date="2026-01-01T00:00:00Z">
        <w:r>
          <w:t xml:space="preserve"> </w:t>
        </w:r>
      </w:ins>
      <w:ins w:id="3980" w:author="PR Preview" w:date="2026-01-01T00:00:00Z">
        <w:r>
          <w:t xml:space="preserve">are subspaces of</w:t>
        </w:r>
      </w:ins>
      <w:ins w:id="3981" w:author="PR Preview" w:date="2026-01-01T00:00:00Z">
        <w:r>
          <w:t xml:space="preserve"> </w:t>
        </w:r>
      </w:ins>
      <m:oMath>
        <m:sSup>
          <m:e>
            <m:r>
              <m:rPr>
                <m:scr m:val="double-struck"/>
                <m:sty m:val="p"/>
              </m:rPr>
              <m:t>R</m:t>
            </m:r>
          </m:e>
          <m:sup>
            <m:r>
              <m:t>p</m:t>
            </m:r>
          </m:sup>
        </m:sSup>
      </m:oMath>
      <w:ins w:id="3982"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3"/>
    <w:p>
      <w:pPr>
        <w:pStyle w:val="FirstParagraph"/>
      </w:pPr>
      <w:ins w:id="3983" w:author="PR Preview" w:date="2026-01-01T00:00:00Z">
        <w:r>
          <w:rPr>
            <w:i/>
            <w:iCs/>
          </w:rPr>
          <w:t xml:space="preserve">Proof</w:t>
        </w:r>
      </w:ins>
      <w:ins w:id="3984" w:author="PR Preview" w:date="2026-01-01T00:00:00Z">
        <w:r>
          <w:t xml:space="preserve">. </w:t>
        </w:r>
      </w:ins>
      <w:ins w:id="3985" w:author="PR Preview" w:date="2026-01-01T00:00:00Z">
        <w:r>
          <w:t xml:space="preserve">All three sets in the formula are subspaces</w:t>
        </w:r>
      </w:ins>
      <w:ins w:id="3986" w:author="PR Preview" w:date="2026-01-01T00:00:00Z">
        <w:r>
          <w:t xml:space="preserve"> </w:t>
        </w:r>
      </w:ins>
      <w:ins w:id="3987" w:author="PR Preview" w:date="2026-01-01T00:00:00Z">
        <w:r>
          <w:t xml:space="preserve">(</w:t>
        </w:r>
      </w:ins>
      <w:hyperlink w:anchor="thm-sum-intersection-subspace">
        <w:ins w:id="3988" w:author="PR Preview" w:date="2026-01-01T00:00:00Z">
          <w:r>
            <w:rPr>
              <w:rStyle w:val="Hyperlink"/>
            </w:rPr>
            <w:t xml:space="preserve">Theorem 47</w:t>
          </w:r>
        </w:ins>
      </w:hyperlink>
      <w:ins w:id="3989" w:author="PR Preview" w:date="2026-01-01T00:00:00Z">
        <w:r>
          <w:t xml:space="preserve">),</w:t>
        </w:r>
      </w:ins>
      <w:ins w:id="3990" w:author="PR Preview" w:date="2026-01-01T00:00:00Z">
        <w:r>
          <w:t xml:space="preserve"> </w:t>
        </w:r>
      </w:ins>
      <w:ins w:id="3991" w:author="PR Preview" w:date="2026-01-01T00:00:00Z">
        <w:r>
          <w:t xml:space="preserve">so each has a dimension (</w:t>
        </w:r>
      </w:ins>
      <w:hyperlink w:anchor="def-dimension">
        <w:ins w:id="3992" w:author="PR Preview" w:date="2026-01-01T00:00:00Z">
          <w:r>
            <w:rPr>
              <w:rStyle w:val="Hyperlink"/>
            </w:rPr>
            <w:t xml:space="preserve">Definition 51</w:t>
          </w:r>
        </w:ins>
      </w:hyperlink>
      <w:ins w:id="3993" w:author="PR Preview" w:date="2026-01-01T00:00:00Z">
        <w:r>
          <w:t xml:space="preserve">).</w:t>
        </w:r>
      </w:ins>
      <w:ins w:id="3994" w:author="PR Preview" w:date="2026-01-01T00:00:00Z">
        <w:r>
          <w:t xml:space="preserve"> </w:t>
        </w:r>
      </w:ins>
      <w:ins w:id="3995" w:author="PR Preview" w:date="2026-01-01T00:00:00Z">
        <w:r>
          <w:t xml:space="preserve">Let</w:t>
        </w:r>
      </w:ins>
      <w:ins w:id="3996"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3997" w:author="PR Preview" w:date="2026-01-01T00:00:00Z">
        <w:r>
          <w:t xml:space="preserve">,</w:t>
        </w:r>
      </w:ins>
      <w:ins w:id="3998"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3999" w:author="PR Preview" w:date="2026-01-01T00:00:00Z">
        <w:r>
          <w:t xml:space="preserve"> </w:t>
        </w:r>
      </w:ins>
      <w:ins w:id="4000" w:author="PR Preview" w:date="2026-01-01T00:00:00Z">
        <w:r>
          <w:t xml:space="preserve">and</w:t>
        </w:r>
      </w:ins>
      <w:ins w:id="4001"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4002" w:author="PR Preview" w:date="2026-01-01T00:00:00Z">
        <w:r>
          <w:t xml:space="preserve">.</w:t>
        </w:r>
      </w:ins>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4" w:name="exm-dim-sum"/>
    <w:p>
      <w:pPr>
        <w:pStyle w:val="BodyText"/>
      </w:pPr>
      <w:del w:id="4003" w:author="PR Preview" w:date="2026-01-01T00:00:00Z">
        <w:r>
          <w:rPr>
            <w:b/>
            <w:bCs/>
          </w:rPr>
          <w:delText xml:space="preserve">Example 82 (Two planes in</w:delText>
        </w:r>
      </w:del>
      <w:del w:id="4004" w:author="PR Preview" w:date="2026-01-01T00:00:00Z">
        <w:r>
          <w:rPr>
            <w:b/>
            <w:bCs/>
          </w:rPr>
          <w:delText xml:space="preserve"> </w:delText>
        </w:r>
      </w:del>
      <m:oMath>
        <m:sSup>
          <m:e>
            <m:r>
              <m:rPr>
                <m:scr m:val="double-struck"/>
                <m:sty m:val="p"/>
              </m:rPr>
              <m:t>R</m:t>
            </m:r>
          </m:e>
          <m:sup>
            <m:r>
              <m:t>3</m:t>
            </m:r>
          </m:sup>
        </m:sSup>
      </m:oMath>
      <w:del w:id="4005" w:author="PR Preview" w:date="2026-01-01T00:00:00Z">
        <w:r>
          <w:rPr>
            <w:b/>
            <w:bCs/>
          </w:rPr>
          <w:delText xml:space="preserve">, by dimension)</w:delText>
        </w:r>
      </w:del>
      <w:del w:id="4006" w:author="PR Preview" w:date="2026-01-01T00:00:00Z">
        <w:r>
          <w:delText xml:space="preserve"> </w:delText>
        </w:r>
      </w:del>
      <w:del w:id="4007" w:author="PR Preview" w:date="2026-01-01T00:00:00Z">
        <w:r>
          <w:delText xml:space="preserve">For the planes</w:delText>
        </w:r>
      </w:del>
      <w:del w:id="4008" w:author="PR Preview" w:date="2026-01-01T00:00:00Z">
        <w:r>
          <w:delText xml:space="preserve"> </w:delText>
        </w:r>
      </w:del>
      <m:oMath>
        <m:r>
          <m:t>z</m:t>
        </m:r>
        <m:r>
          <m:rPr>
            <m:sty m:val="p"/>
          </m:rPr>
          <m:t>=</m:t>
        </m:r>
        <m:r>
          <m:t>0</m:t>
        </m:r>
      </m:oMath>
      <w:del w:id="4009" w:author="PR Preview" w:date="2026-01-01T00:00:00Z">
        <w:r>
          <w:delText xml:space="preserve"> </w:delText>
        </w:r>
      </w:del>
      <w:del w:id="4010" w:author="PR Preview" w:date="2026-01-01T00:00:00Z">
        <w:r>
          <w:delText xml:space="preserve">and</w:delText>
        </w:r>
      </w:del>
      <w:del w:id="4011" w:author="PR Preview" w:date="2026-01-01T00:00:00Z">
        <w:r>
          <w:delText xml:space="preserve"> </w:delText>
        </w:r>
      </w:del>
      <m:oMath>
        <m:r>
          <m:t>x</m:t>
        </m:r>
        <m:r>
          <m:rPr>
            <m:sty m:val="p"/>
          </m:rPr>
          <m:t>=</m:t>
        </m:r>
        <m:r>
          <m:t>0</m:t>
        </m:r>
      </m:oMath>
      <w:del w:id="4012" w:author="PR Preview" w:date="2026-01-01T00:00:00Z">
        <w:r>
          <w:delText xml:space="preserve"> </w:delText>
        </w:r>
      </w:del>
      <w:del w:id="4013" w:author="PR Preview" w:date="2026-01-01T00:00:00Z">
        <w:r>
          <w:delText xml:space="preserve">in</w:delText>
        </w:r>
      </w:del>
      <w:del w:id="4014" w:author="PR Preview" w:date="2026-01-01T00:00:00Z">
        <w:r>
          <w:delText xml:space="preserve"> </w:delText>
        </w:r>
      </w:del>
      <w:hyperlink w:anchor="exm-sum-intersection-subspace">
        <w:del w:id="4015" w:author="PR Preview" w:date="2026-01-01T00:00:00Z">
          <w:r>
            <w:rPr>
              <w:rStyle w:val="Hyperlink"/>
            </w:rPr>
            <w:delText xml:space="preserve">Example 81</w:delText>
          </w:r>
        </w:del>
      </w:hyperlink>
      <w:del w:id="4016" w:author="PR Preview" w:date="2026-01-01T00:00:00Z">
        <w:r>
          <w:delText xml:space="preserve">,</w:delText>
        </w:r>
      </w:del>
      <w:del w:id="4017" w:author="PR Preview" w:date="2026-01-01T00:00:00Z">
        <w:r>
          <w:delText xml:space="preserve"> </w:delText>
        </w:r>
      </w:del>
      <w:del w:id="4018" w:author="PR Preview" w:date="2026-01-01T00:00:00Z">
        <w:r>
          <w:delText xml:space="preserve">each has dimension</w:delText>
        </w:r>
      </w:del>
      <w:del w:id="4019" w:author="PR Preview" w:date="2026-01-01T00:00:00Z">
        <w:r>
          <w:delText xml:space="preserve"> </w:delText>
        </w:r>
      </w:del>
      <m:oMath>
        <m:r>
          <m:t>2</m:t>
        </m:r>
      </m:oMath>
      <w:del w:id="4020" w:author="PR Preview" w:date="2026-01-01T00:00:00Z">
        <w:r>
          <w:delText xml:space="preserve">:</w:delText>
        </w:r>
      </w:del>
      <w:del w:id="4021" w:author="PR Preview" w:date="2026-01-01T00:00:00Z">
        <w:r>
          <w:delText xml:space="preserve"> </w:delText>
        </w:r>
      </w:del>
      <w:del w:id="4022" w:author="PR Preview" w:date="2026-01-01T00:00:00Z">
        <w:r>
          <w:delText xml:space="preserve">the plane</w:delText>
        </w:r>
      </w:del>
      <w:del w:id="4023" w:author="PR Preview" w:date="2026-01-01T00:00:00Z">
        <w:r>
          <w:delText xml:space="preserve"> </w:delText>
        </w:r>
      </w:del>
      <m:oMath>
        <m:r>
          <m:t>z</m:t>
        </m:r>
        <m:r>
          <m:rPr>
            <m:sty m:val="p"/>
          </m:rPr>
          <m:t>=</m:t>
        </m:r>
        <m:r>
          <m:t>0</m:t>
        </m:r>
      </m:oMath>
      <w:del w:id="4024" w:author="PR Preview" w:date="2026-01-01T00:00:00Z">
        <w:r>
          <w:delText xml:space="preserve"> </w:delText>
        </w:r>
      </w:del>
      <w:del w:id="4025" w:author="PR Preview" w:date="2026-01-01T00:00:00Z">
        <w:r>
          <w:delText xml:space="preserve">has basis</w:delText>
        </w:r>
      </w:del>
      <w:del w:id="4026"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4027" w:author="PR Preview" w:date="2026-01-01T00:00:00Z">
        <w:r>
          <w:delText xml:space="preserve"> </w:delText>
        </w:r>
      </w:del>
      <w:del w:id="4028" w:author="PR Preview" w:date="2026-01-01T00:00:00Z">
        <w:r>
          <w:delText xml:space="preserve">(</w:delText>
        </w:r>
      </w:del>
      <w:hyperlink w:anchor="exm-dimension">
        <w:del w:id="4029" w:author="PR Preview" w:date="2026-01-01T00:00:00Z">
          <w:r>
            <w:rPr>
              <w:rStyle w:val="Hyperlink"/>
            </w:rPr>
            <w:delText xml:space="preserve">Example 50</w:delText>
          </w:r>
        </w:del>
      </w:hyperlink>
      <w:del w:id="4030" w:author="PR Preview" w:date="2026-01-01T00:00:00Z">
        <w:r>
          <w:delText xml:space="preserve">),</w:delText>
        </w:r>
      </w:del>
      <w:del w:id="4031" w:author="PR Preview" w:date="2026-01-01T00:00:00Z">
        <w:r>
          <w:delText xml:space="preserve"> </w:delText>
        </w:r>
      </w:del>
      <w:del w:id="4032" w:author="PR Preview" w:date="2026-01-01T00:00:00Z">
        <w:r>
          <w:delText xml:space="preserve">and the plane</w:delText>
        </w:r>
      </w:del>
      <w:del w:id="4033" w:author="PR Preview" w:date="2026-01-01T00:00:00Z">
        <w:r>
          <w:delText xml:space="preserve"> </w:delText>
        </w:r>
      </w:del>
      <m:oMath>
        <m:r>
          <m:t>x</m:t>
        </m:r>
        <m:r>
          <m:rPr>
            <m:sty m:val="p"/>
          </m:rPr>
          <m:t>=</m:t>
        </m:r>
        <m:r>
          <m:t>0</m:t>
        </m:r>
      </m:oMath>
      <w:del w:id="4034" w:author="PR Preview" w:date="2026-01-01T00:00:00Z">
        <w:r>
          <w:delText xml:space="preserve"> </w:delText>
        </w:r>
      </w:del>
      <w:del w:id="4035" w:author="PR Preview" w:date="2026-01-01T00:00:00Z">
        <w:r>
          <w:delText xml:space="preserve">has basis</w:delText>
        </w:r>
      </w:del>
      <w:del w:id="4036"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4037" w:author="PR Preview" w:date="2026-01-01T00:00:00Z">
        <w:r>
          <w:delText xml:space="preserve"> </w:delText>
        </w:r>
      </w:del>
      <w:del w:id="4038" w:author="PR Preview" w:date="2026-01-01T00:00:00Z">
        <w:r>
          <w:delText xml:space="preserve">by the same argument.</w:delText>
        </w:r>
      </w:del>
      <w:del w:id="4039" w:author="PR Preview" w:date="2026-01-01T00:00:00Z">
        <w:r>
          <w:delText xml:space="preserve"> </w:delText>
        </w:r>
      </w:del>
      <w:del w:id="4040" w:author="PR Preview" w:date="2026-01-01T00:00:00Z">
        <w:r>
          <w:delText xml:space="preserve">Their intersection, the</w:delText>
        </w:r>
      </w:del>
      <w:del w:id="4041" w:author="PR Preview" w:date="2026-01-01T00:00:00Z">
        <w:r>
          <w:delText xml:space="preserve"> </w:delText>
        </w:r>
      </w:del>
      <m:oMath>
        <m:r>
          <m:t>y</m:t>
        </m:r>
      </m:oMath>
      <w:del w:id="4042" w:author="PR Preview" w:date="2026-01-01T00:00:00Z">
        <w:r>
          <w:delText xml:space="preserve">-axis</w:delText>
        </w:r>
      </w:del>
      <w:del w:id="4043"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4044" w:author="PR Preview" w:date="2026-01-01T00:00:00Z">
        <w:r>
          <w:delText xml:space="preserve">,</w:delText>
        </w:r>
      </w:del>
      <w:del w:id="4045" w:author="PR Preview" w:date="2026-01-01T00:00:00Z">
        <w:r>
          <w:delText xml:space="preserve"> </w:delText>
        </w:r>
      </w:del>
      <w:del w:id="4046" w:author="PR Preview" w:date="2026-01-01T00:00:00Z">
        <w:r>
          <w:delText xml:space="preserve">has dimension</w:delText>
        </w:r>
      </w:del>
      <w:del w:id="4047" w:author="PR Preview" w:date="2026-01-01T00:00:00Z">
        <w:r>
          <w:delText xml:space="preserve"> </w:delText>
        </w:r>
      </w:del>
      <m:oMath>
        <m:r>
          <m:t>1</m:t>
        </m:r>
      </m:oMath>
      <w:del w:id="4048" w:author="PR Preview" w:date="2026-01-01T00:00:00Z">
        <w:r>
          <w:delText xml:space="preserve">,</w:delText>
        </w:r>
      </w:del>
      <w:del w:id="4049" w:author="PR Preview" w:date="2026-01-01T00:00:00Z">
        <w:r>
          <w:delText xml:space="preserve"> </w:delText>
        </w:r>
      </w:del>
      <w:del w:id="4050" w:author="PR Preview" w:date="2026-01-01T00:00:00Z">
        <w:r>
          <w:delText xml:space="preserve">because the single nonzero vector</w:delText>
        </w:r>
      </w:del>
      <w:del w:id="4051" w:author="PR Preview" w:date="2026-01-01T00:00:00Z">
        <w:r>
          <w:delText xml:space="preserve"> </w:delText>
        </w:r>
      </w:del>
      <m:oMath>
        <m:r>
          <m:rPr>
            <m:sty m:val="p"/>
          </m:rPr>
          <m:t>(</m:t>
        </m:r>
        <m:r>
          <m:t>0</m:t>
        </m:r>
        <m:r>
          <m:rPr>
            <m:sty m:val="p"/>
          </m:rPr>
          <m:t>,</m:t>
        </m:r>
        <m:r>
          <m:t>1</m:t>
        </m:r>
        <m:r>
          <m:rPr>
            <m:sty m:val="p"/>
          </m:rPr>
          <m:t>,</m:t>
        </m:r>
        <m:r>
          <m:t>0</m:t>
        </m:r>
        <m:r>
          <m:rPr>
            <m:sty m:val="p"/>
          </m:rPr>
          <m:t>)</m:t>
        </m:r>
      </m:oMath>
      <w:del w:id="4052" w:author="PR Preview" w:date="2026-01-01T00:00:00Z">
        <w:r>
          <w:delText xml:space="preserve"> </w:delText>
        </w:r>
      </w:del>
      <w:del w:id="4053" w:author="PR Preview" w:date="2026-01-01T00:00:00Z">
        <w:r>
          <w:delText xml:space="preserve">is linearly independent</w:delText>
        </w:r>
      </w:del>
      <w:del w:id="4054" w:author="PR Preview" w:date="2026-01-01T00:00:00Z">
        <w:r>
          <w:delText xml:space="preserve"> </w:delText>
        </w:r>
      </w:del>
      <w:del w:id="4055"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4056" w:author="PR Preview" w:date="2026-01-01T00:00:00Z">
        <w:r>
          <w:delText xml:space="preserve"> </w:delText>
        </w:r>
      </w:del>
      <w:del w:id="4057" w:author="PR Preview" w:date="2026-01-01T00:00:00Z">
        <w:r>
          <w:delText xml:space="preserve">is</w:delText>
        </w:r>
      </w:del>
      <w:del w:id="4058" w:author="PR Preview" w:date="2026-01-01T00:00:00Z">
        <w:r>
          <w:delText xml:space="preserve"> </w:delText>
        </w:r>
      </w:del>
      <w:del w:id="4059" w:author="PR Preview" w:date="2026-01-01T00:00:00Z">
        <w:r>
          <w:delText xml:space="preserve">$\mathord{\smash[b]{\underset{\raise.3ex\hbox{$\scriptstyle\sim$}}{0}}\vphantom{0}}$</w:delText>
        </w:r>
      </w:del>
      <w:del w:id="4060" w:author="PR Preview" w:date="2026-01-01T00:00:00Z">
        <w:r>
          <w:delText xml:space="preserve"> </w:delText>
        </w:r>
      </w:del>
      <w:del w:id="4061" w:author="PR Preview" w:date="2026-01-01T00:00:00Z">
        <w:r>
          <w:delText xml:space="preserve">only if</w:delText>
        </w:r>
      </w:del>
      <w:del w:id="4062" w:author="PR Preview" w:date="2026-01-01T00:00:00Z">
        <w:r>
          <w:delText xml:space="preserve"> </w:delText>
        </w:r>
      </w:del>
      <m:oMath>
        <m:r>
          <m:t>c</m:t>
        </m:r>
        <m:r>
          <m:rPr>
            <m:sty m:val="p"/>
          </m:rPr>
          <m:t>=</m:t>
        </m:r>
        <m:r>
          <m:t>0</m:t>
        </m:r>
      </m:oMath>
      <w:del w:id="4063" w:author="PR Preview" w:date="2026-01-01T00:00:00Z">
        <w:r>
          <w:delText xml:space="preserve">)</w:delText>
        </w:r>
      </w:del>
      <w:del w:id="4064" w:author="PR Preview" w:date="2026-01-01T00:00:00Z">
        <w:r>
          <w:delText xml:space="preserve"> </w:delText>
        </w:r>
      </w:del>
      <w:del w:id="4065" w:author="PR Preview" w:date="2026-01-01T00:00:00Z">
        <w:r>
          <w:delText xml:space="preserve">and so is a basis of it.</w:delText>
        </w:r>
      </w:del>
      <w:del w:id="4066" w:author="PR Preview" w:date="2026-01-01T00:00:00Z">
        <w:r>
          <w:delText xml:space="preserve"> </w:delText>
        </w:r>
      </w:del>
      <w:hyperlink w:anchor="thm-dim-sum">
        <w:del w:id="4067" w:author="PR Preview" w:date="2026-01-01T00:00:00Z">
          <w:r>
            <w:rPr>
              <w:rStyle w:val="Hyperlink"/>
            </w:rPr>
            <w:delText xml:space="preserve">Theorem 47</w:delText>
          </w:r>
        </w:del>
      </w:hyperlink>
      <w:del w:id="4068" w:author="PR Preview" w:date="2026-01-01T00:00:00Z">
        <w:r>
          <w:delText xml:space="preserve"> </w:delText>
        </w:r>
      </w:del>
      <w:del w:id="4069"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4070" w:author="PR Preview" w:date="2026-01-01T00:00:00Z">
        <w:r>
          <w:delText xml:space="preserve">which agrees with</w:delText>
        </w:r>
      </w:del>
      <w:del w:id="407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4072" w:author="PR Preview" w:date="2026-01-01T00:00:00Z">
        <w:r>
          <w:delText xml:space="preserve"> </w:delText>
        </w:r>
      </w:del>
      <w:del w:id="4073" w:author="PR Preview" w:date="2026-01-01T00:00:00Z">
        <w:r>
          <w:delText xml:space="preserve">(</w:delText>
        </w:r>
      </w:del>
      <w:hyperlink w:anchor="exm-sum-intersection-subspace">
        <w:del w:id="4074" w:author="PR Preview" w:date="2026-01-01T00:00:00Z">
          <w:r>
            <w:rPr>
              <w:rStyle w:val="Hyperlink"/>
            </w:rPr>
            <w:delText xml:space="preserve">Example 81</w:delText>
          </w:r>
        </w:del>
      </w:hyperlink>
      <w:del w:id="4075" w:author="PR Preview" w:date="2026-01-01T00:00:00Z">
        <w:r>
          <w:delText xml:space="preserve">)</w:delText>
        </w:r>
      </w:del>
      <w:del w:id="4076" w:author="PR Preview" w:date="2026-01-01T00:00:00Z">
        <w:r>
          <w:delText xml:space="preserve"> </w:delText>
        </w:r>
      </w:del>
      <w:del w:id="4077" w:author="PR Preview" w:date="2026-01-01T00:00:00Z">
        <w:r>
          <w:delText xml:space="preserve">and</w:delText>
        </w:r>
      </w:del>
      <w:del w:id="4078"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4079" w:author="PR Preview" w:date="2026-01-01T00:00:00Z">
        <w:r>
          <w:delText xml:space="preserve"> </w:delText>
        </w:r>
      </w:del>
      <w:del w:id="4080" w:author="PR Preview" w:date="2026-01-01T00:00:00Z">
        <w:r>
          <w:delText xml:space="preserve">(</w:delText>
        </w:r>
      </w:del>
      <w:hyperlink w:anchor="exm-dimension">
        <w:del w:id="4081" w:author="PR Preview" w:date="2026-01-01T00:00:00Z">
          <w:r>
            <w:rPr>
              <w:rStyle w:val="Hyperlink"/>
            </w:rPr>
            <w:delText xml:space="preserve">Example 50</w:delText>
          </w:r>
        </w:del>
      </w:hyperlink>
      <w:del w:id="4082" w:author="PR Preview" w:date="2026-01-01T00:00:00Z">
        <w:r>
          <w:delText xml:space="preserve">).</w:delText>
        </w:r>
      </w:del>
    </w:p>
    <w:p>
      <w:pPr>
        <w:pStyle w:val="BodyText"/>
      </w:pPr>
      <w:del w:id="4083" w:author="PR Preview" w:date="2026-01-01T00:00:00Z">
        <w:r>
          <w:rPr>
            <w:b/>
            <w:bCs/>
          </w:rPr>
          <w:delText xml:space="preserve">Corollary 4 (The dimension of a sum is at most the sum of the dimensions)</w:delText>
        </w:r>
      </w:del>
      <w:del w:id="4084" w:author="PR Preview" w:date="2026-01-01T00:00:00Z">
        <w:r>
          <w:delText xml:space="preserve"> </w:delText>
        </w:r>
      </w:del>
      <w:del w:id="4085" w:author="PR Preview" w:date="2026-01-01T00:00:00Z">
        <w:r>
          <w:delText xml:space="preserve">If</w:delText>
        </w:r>
      </w:del>
      <w:del w:id="4086" w:author="PR Preview" w:date="2026-01-01T00:00:00Z">
        <w:r>
          <w:delText xml:space="preserve"> </w:delText>
        </w:r>
      </w:del>
      <m:oMath>
        <m:sSub>
          <m:e>
            <m:r>
              <m:rPr>
                <m:scr m:val="script"/>
                <m:sty m:val="p"/>
              </m:rPr>
              <m:t>S</m:t>
            </m:r>
          </m:e>
          <m:sub>
            <m:r>
              <m:t>1</m:t>
            </m:r>
          </m:sub>
        </m:sSub>
      </m:oMath>
      <w:del w:id="4087" w:author="PR Preview" w:date="2026-01-01T00:00:00Z">
        <w:r>
          <w:delText xml:space="preserve"> </w:delText>
        </w:r>
      </w:del>
      <w:del w:id="4088" w:author="PR Preview" w:date="2026-01-01T00:00:00Z">
        <w:r>
          <w:delText xml:space="preserve">and</w:delText>
        </w:r>
      </w:del>
      <w:del w:id="4089" w:author="PR Preview" w:date="2026-01-01T00:00:00Z">
        <w:r>
          <w:delText xml:space="preserve"> </w:delText>
        </w:r>
      </w:del>
      <m:oMath>
        <m:sSub>
          <m:e>
            <m:r>
              <m:rPr>
                <m:scr m:val="script"/>
                <m:sty m:val="p"/>
              </m:rPr>
              <m:t>S</m:t>
            </m:r>
          </m:e>
          <m:sub>
            <m:r>
              <m:t>2</m:t>
            </m:r>
          </m:sub>
        </m:sSub>
      </m:oMath>
      <w:del w:id="4090" w:author="PR Preview" w:date="2026-01-01T00:00:00Z">
        <w:r>
          <w:delText xml:space="preserve"> </w:delText>
        </w:r>
      </w:del>
      <w:del w:id="4091" w:author="PR Preview" w:date="2026-01-01T00:00:00Z">
        <w:r>
          <w:delText xml:space="preserve">are subspaces of</w:delText>
        </w:r>
      </w:del>
      <w:del w:id="4092" w:author="PR Preview" w:date="2026-01-01T00:00:00Z">
        <w:r>
          <w:delText xml:space="preserve"> </w:delText>
        </w:r>
      </w:del>
      <m:oMath>
        <m:sSup>
          <m:e>
            <m:r>
              <m:rPr>
                <m:scr m:val="double-struck"/>
                <m:sty m:val="p"/>
              </m:rPr>
              <m:t>R</m:t>
            </m:r>
          </m:e>
          <m:sup>
            <m:r>
              <m:t>p</m:t>
            </m:r>
          </m:sup>
        </m:sSup>
      </m:oMath>
      <w:del w:id="4093" w:author="PR Preview" w:date="2026-01-01T00:00:00Z">
        <w:r>
          <w:delText xml:space="preserve">, then</w:delText>
        </w:r>
      </w:del>
    </w:p>
    <w:p>
      <w:pPr>
        <w:pStyle w:val="BodyText"/>
      </w:pPr>
      <w:ins w:id="4094" w:author="PR Preview" w:date="2026-01-01T00:00:00Z">
        <w:r>
          <w:rPr>
            <w:b/>
            <w:bCs/>
          </w:rPr>
          <w:t xml:space="preserve">Example 84 (Two planes in</w:t>
        </w:r>
      </w:ins>
      <w:ins w:id="4095" w:author="PR Preview" w:date="2026-01-01T00:00:00Z">
        <w:r>
          <w:rPr>
            <w:b/>
            <w:bCs/>
          </w:rPr>
          <w:t xml:space="preserve"> </w:t>
        </w:r>
      </w:ins>
      <m:oMath>
        <m:sSup>
          <m:e>
            <m:r>
              <m:rPr>
                <m:scr m:val="double-struck"/>
                <m:sty m:val="p"/>
              </m:rPr>
              <m:t>R</m:t>
            </m:r>
          </m:e>
          <m:sup>
            <m:r>
              <m:t>3</m:t>
            </m:r>
          </m:sup>
        </m:sSup>
      </m:oMath>
      <w:ins w:id="4096" w:author="PR Preview" w:date="2026-01-01T00:00:00Z">
        <w:r>
          <w:rPr>
            <w:b/>
            <w:bCs/>
          </w:rPr>
          <w:t xml:space="preserve">, by dimension)</w:t>
        </w:r>
      </w:ins>
      <w:ins w:id="4097" w:author="PR Preview" w:date="2026-01-01T00:00:00Z">
        <w:r>
          <w:t xml:space="preserve"> </w:t>
        </w:r>
      </w:ins>
      <w:ins w:id="4098" w:author="PR Preview" w:date="2026-01-01T00:00:00Z">
        <w:r>
          <w:t xml:space="preserve">For the planes</w:t>
        </w:r>
      </w:ins>
      <w:ins w:id="4099" w:author="PR Preview" w:date="2026-01-01T00:00:00Z">
        <w:r>
          <w:t xml:space="preserve"> </w:t>
        </w:r>
      </w:ins>
      <m:oMath>
        <m:r>
          <m:t>z</m:t>
        </m:r>
        <m:r>
          <m:rPr>
            <m:sty m:val="p"/>
          </m:rPr>
          <m:t>=</m:t>
        </m:r>
        <m:r>
          <m:t>0</m:t>
        </m:r>
      </m:oMath>
      <w:ins w:id="4100" w:author="PR Preview" w:date="2026-01-01T00:00:00Z">
        <w:r>
          <w:t xml:space="preserve"> </w:t>
        </w:r>
      </w:ins>
      <w:ins w:id="4101" w:author="PR Preview" w:date="2026-01-01T00:00:00Z">
        <w:r>
          <w:t xml:space="preserve">and</w:t>
        </w:r>
      </w:ins>
      <w:ins w:id="4102" w:author="PR Preview" w:date="2026-01-01T00:00:00Z">
        <w:r>
          <w:t xml:space="preserve"> </w:t>
        </w:r>
      </w:ins>
      <m:oMath>
        <m:r>
          <m:t>x</m:t>
        </m:r>
        <m:r>
          <m:rPr>
            <m:sty m:val="p"/>
          </m:rPr>
          <m:t>=</m:t>
        </m:r>
        <m:r>
          <m:t>0</m:t>
        </m:r>
      </m:oMath>
      <w:ins w:id="4103" w:author="PR Preview" w:date="2026-01-01T00:00:00Z">
        <w:r>
          <w:t xml:space="preserve"> </w:t>
        </w:r>
      </w:ins>
      <w:ins w:id="4104" w:author="PR Preview" w:date="2026-01-01T00:00:00Z">
        <w:r>
          <w:t xml:space="preserve">in</w:t>
        </w:r>
      </w:ins>
      <w:ins w:id="4105" w:author="PR Preview" w:date="2026-01-01T00:00:00Z">
        <w:r>
          <w:t xml:space="preserve"> </w:t>
        </w:r>
      </w:ins>
      <w:hyperlink w:anchor="exm-sum-intersection-subspace">
        <w:ins w:id="4106" w:author="PR Preview" w:date="2026-01-01T00:00:00Z">
          <w:r>
            <w:rPr>
              <w:rStyle w:val="Hyperlink"/>
            </w:rPr>
            <w:t xml:space="preserve">Example 83</w:t>
          </w:r>
        </w:ins>
      </w:hyperlink>
      <w:ins w:id="4107" w:author="PR Preview" w:date="2026-01-01T00:00:00Z">
        <w:r>
          <w:t xml:space="preserve">,</w:t>
        </w:r>
      </w:ins>
      <w:ins w:id="4108" w:author="PR Preview" w:date="2026-01-01T00:00:00Z">
        <w:r>
          <w:t xml:space="preserve"> </w:t>
        </w:r>
      </w:ins>
      <w:ins w:id="4109" w:author="PR Preview" w:date="2026-01-01T00:00:00Z">
        <w:r>
          <w:t xml:space="preserve">each has dimension</w:t>
        </w:r>
      </w:ins>
      <w:ins w:id="4110" w:author="PR Preview" w:date="2026-01-01T00:00:00Z">
        <w:r>
          <w:t xml:space="preserve"> </w:t>
        </w:r>
      </w:ins>
      <m:oMath>
        <m:r>
          <m:t>2</m:t>
        </m:r>
      </m:oMath>
      <w:ins w:id="4111" w:author="PR Preview" w:date="2026-01-01T00:00:00Z">
        <w:r>
          <w:t xml:space="preserve">:</w:t>
        </w:r>
      </w:ins>
      <w:ins w:id="4112" w:author="PR Preview" w:date="2026-01-01T00:00:00Z">
        <w:r>
          <w:t xml:space="preserve"> </w:t>
        </w:r>
      </w:ins>
      <w:ins w:id="4113" w:author="PR Preview" w:date="2026-01-01T00:00:00Z">
        <w:r>
          <w:t xml:space="preserve">the plane</w:t>
        </w:r>
      </w:ins>
      <w:ins w:id="4114" w:author="PR Preview" w:date="2026-01-01T00:00:00Z">
        <w:r>
          <w:t xml:space="preserve"> </w:t>
        </w:r>
      </w:ins>
      <m:oMath>
        <m:r>
          <m:t>z</m:t>
        </m:r>
        <m:r>
          <m:rPr>
            <m:sty m:val="p"/>
          </m:rPr>
          <m:t>=</m:t>
        </m:r>
        <m:r>
          <m:t>0</m:t>
        </m:r>
      </m:oMath>
      <w:ins w:id="4115" w:author="PR Preview" w:date="2026-01-01T00:00:00Z">
        <w:r>
          <w:t xml:space="preserve"> </w:t>
        </w:r>
      </w:ins>
      <w:ins w:id="4116" w:author="PR Preview" w:date="2026-01-01T00:00:00Z">
        <w:r>
          <w:t xml:space="preserve">has basis</w:t>
        </w:r>
      </w:ins>
      <w:ins w:id="4117"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4118" w:author="PR Preview" w:date="2026-01-01T00:00:00Z">
        <w:r>
          <w:t xml:space="preserve"> </w:t>
        </w:r>
      </w:ins>
      <w:ins w:id="4119" w:author="PR Preview" w:date="2026-01-01T00:00:00Z">
        <w:r>
          <w:t xml:space="preserve">(</w:t>
        </w:r>
      </w:ins>
      <w:hyperlink w:anchor="exm-dimension">
        <w:ins w:id="4120" w:author="PR Preview" w:date="2026-01-01T00:00:00Z">
          <w:r>
            <w:rPr>
              <w:rStyle w:val="Hyperlink"/>
            </w:rPr>
            <w:t xml:space="preserve">Example 50</w:t>
          </w:r>
        </w:ins>
      </w:hyperlink>
      <w:ins w:id="4121" w:author="PR Preview" w:date="2026-01-01T00:00:00Z">
        <w:r>
          <w:t xml:space="preserve">),</w:t>
        </w:r>
      </w:ins>
      <w:ins w:id="4122" w:author="PR Preview" w:date="2026-01-01T00:00:00Z">
        <w:r>
          <w:t xml:space="preserve"> </w:t>
        </w:r>
      </w:ins>
      <w:ins w:id="4123" w:author="PR Preview" w:date="2026-01-01T00:00:00Z">
        <w:r>
          <w:t xml:space="preserve">and the plane</w:t>
        </w:r>
      </w:ins>
      <w:ins w:id="4124" w:author="PR Preview" w:date="2026-01-01T00:00:00Z">
        <w:r>
          <w:t xml:space="preserve"> </w:t>
        </w:r>
      </w:ins>
      <m:oMath>
        <m:r>
          <m:t>x</m:t>
        </m:r>
        <m:r>
          <m:rPr>
            <m:sty m:val="p"/>
          </m:rPr>
          <m:t>=</m:t>
        </m:r>
        <m:r>
          <m:t>0</m:t>
        </m:r>
      </m:oMath>
      <w:ins w:id="4125" w:author="PR Preview" w:date="2026-01-01T00:00:00Z">
        <w:r>
          <w:t xml:space="preserve"> </w:t>
        </w:r>
      </w:ins>
      <w:ins w:id="4126" w:author="PR Preview" w:date="2026-01-01T00:00:00Z">
        <w:r>
          <w:t xml:space="preserve">has basis</w:t>
        </w:r>
      </w:ins>
      <w:ins w:id="4127"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4128" w:author="PR Preview" w:date="2026-01-01T00:00:00Z">
        <w:r>
          <w:t xml:space="preserve"> </w:t>
        </w:r>
      </w:ins>
      <w:ins w:id="4129" w:author="PR Preview" w:date="2026-01-01T00:00:00Z">
        <w:r>
          <w:t xml:space="preserve">by the same argument.</w:t>
        </w:r>
      </w:ins>
      <w:ins w:id="4130" w:author="PR Preview" w:date="2026-01-01T00:00:00Z">
        <w:r>
          <w:t xml:space="preserve"> </w:t>
        </w:r>
      </w:ins>
      <w:ins w:id="4131" w:author="PR Preview" w:date="2026-01-01T00:00:00Z">
        <w:r>
          <w:t xml:space="preserve">Their intersection, the</w:t>
        </w:r>
      </w:ins>
      <w:ins w:id="4132" w:author="PR Preview" w:date="2026-01-01T00:00:00Z">
        <w:r>
          <w:t xml:space="preserve"> </w:t>
        </w:r>
      </w:ins>
      <m:oMath>
        <m:r>
          <m:t>y</m:t>
        </m:r>
      </m:oMath>
      <w:ins w:id="4133" w:author="PR Preview" w:date="2026-01-01T00:00:00Z">
        <w:r>
          <w:t xml:space="preserve">-axis</w:t>
        </w:r>
      </w:ins>
      <w:ins w:id="4134"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4135" w:author="PR Preview" w:date="2026-01-01T00:00:00Z">
        <w:r>
          <w:t xml:space="preserve">,</w:t>
        </w:r>
      </w:ins>
      <w:ins w:id="4136" w:author="PR Preview" w:date="2026-01-01T00:00:00Z">
        <w:r>
          <w:t xml:space="preserve"> </w:t>
        </w:r>
      </w:ins>
      <w:ins w:id="4137" w:author="PR Preview" w:date="2026-01-01T00:00:00Z">
        <w:r>
          <w:t xml:space="preserve">has dimension</w:t>
        </w:r>
      </w:ins>
      <w:ins w:id="4138" w:author="PR Preview" w:date="2026-01-01T00:00:00Z">
        <w:r>
          <w:t xml:space="preserve"> </w:t>
        </w:r>
      </w:ins>
      <m:oMath>
        <m:r>
          <m:t>1</m:t>
        </m:r>
      </m:oMath>
      <w:ins w:id="4139" w:author="PR Preview" w:date="2026-01-01T00:00:00Z">
        <w:r>
          <w:t xml:space="preserve">,</w:t>
        </w:r>
      </w:ins>
      <w:ins w:id="4140" w:author="PR Preview" w:date="2026-01-01T00:00:00Z">
        <w:r>
          <w:t xml:space="preserve"> </w:t>
        </w:r>
      </w:ins>
      <w:ins w:id="4141" w:author="PR Preview" w:date="2026-01-01T00:00:00Z">
        <w:r>
          <w:t xml:space="preserve">because the single nonzero vector</w:t>
        </w:r>
      </w:ins>
      <w:ins w:id="4142" w:author="PR Preview" w:date="2026-01-01T00:00:00Z">
        <w:r>
          <w:t xml:space="preserve"> </w:t>
        </w:r>
      </w:ins>
      <m:oMath>
        <m:r>
          <m:rPr>
            <m:sty m:val="p"/>
          </m:rPr>
          <m:t>(</m:t>
        </m:r>
        <m:r>
          <m:t>0</m:t>
        </m:r>
        <m:r>
          <m:rPr>
            <m:sty m:val="p"/>
          </m:rPr>
          <m:t>,</m:t>
        </m:r>
        <m:r>
          <m:t>1</m:t>
        </m:r>
        <m:r>
          <m:rPr>
            <m:sty m:val="p"/>
          </m:rPr>
          <m:t>,</m:t>
        </m:r>
        <m:r>
          <m:t>0</m:t>
        </m:r>
        <m:r>
          <m:rPr>
            <m:sty m:val="p"/>
          </m:rPr>
          <m:t>)</m:t>
        </m:r>
      </m:oMath>
      <w:ins w:id="4143" w:author="PR Preview" w:date="2026-01-01T00:00:00Z">
        <w:r>
          <w:t xml:space="preserve"> </w:t>
        </w:r>
      </w:ins>
      <w:ins w:id="4144" w:author="PR Preview" w:date="2026-01-01T00:00:00Z">
        <w:r>
          <w:t xml:space="preserve">is linearly independent</w:t>
        </w:r>
      </w:ins>
      <w:ins w:id="4145" w:author="PR Preview" w:date="2026-01-01T00:00:00Z">
        <w:r>
          <w:t xml:space="preserve"> </w:t>
        </w:r>
      </w:ins>
      <w:ins w:id="4146"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4147" w:author="PR Preview" w:date="2026-01-01T00:00:00Z">
        <w:r>
          <w:t xml:space="preserve"> </w:t>
        </w:r>
      </w:ins>
      <w:ins w:id="4148" w:author="PR Preview" w:date="2026-01-01T00:00:00Z">
        <w:r>
          <w:t xml:space="preserve">is</w:t>
        </w:r>
      </w:ins>
      <w:ins w:id="4149" w:author="PR Preview" w:date="2026-01-01T00:00:00Z">
        <w:r>
          <w:t xml:space="preserve"> </w:t>
        </w:r>
      </w:ins>
      <w:ins w:id="4150" w:author="PR Preview" w:date="2026-01-01T00:00:00Z">
        <w:r>
          <w:t xml:space="preserve">$\mathord{\smash[b]{\underset{\raise.3ex\hbox{$\scriptstyle\sim$}}{0}}\vphantom{0}}$</w:t>
        </w:r>
      </w:ins>
      <w:ins w:id="4151" w:author="PR Preview" w:date="2026-01-01T00:00:00Z">
        <w:r>
          <w:t xml:space="preserve"> </w:t>
        </w:r>
      </w:ins>
      <w:ins w:id="4152" w:author="PR Preview" w:date="2026-01-01T00:00:00Z">
        <w:r>
          <w:t xml:space="preserve">only if</w:t>
        </w:r>
      </w:ins>
      <w:ins w:id="4153" w:author="PR Preview" w:date="2026-01-01T00:00:00Z">
        <w:r>
          <w:t xml:space="preserve"> </w:t>
        </w:r>
      </w:ins>
      <m:oMath>
        <m:r>
          <m:t>c</m:t>
        </m:r>
        <m:r>
          <m:rPr>
            <m:sty m:val="p"/>
          </m:rPr>
          <m:t>=</m:t>
        </m:r>
        <m:r>
          <m:t>0</m:t>
        </m:r>
      </m:oMath>
      <w:ins w:id="4154" w:author="PR Preview" w:date="2026-01-01T00:00:00Z">
        <w:r>
          <w:t xml:space="preserve">)</w:t>
        </w:r>
      </w:ins>
      <w:ins w:id="4155" w:author="PR Preview" w:date="2026-01-01T00:00:00Z">
        <w:r>
          <w:t xml:space="preserve"> </w:t>
        </w:r>
      </w:ins>
      <w:ins w:id="4156" w:author="PR Preview" w:date="2026-01-01T00:00:00Z">
        <w:r>
          <w:t xml:space="preserve">and so is a basis of it.</w:t>
        </w:r>
      </w:ins>
      <w:ins w:id="4157" w:author="PR Preview" w:date="2026-01-01T00:00:00Z">
        <w:r>
          <w:t xml:space="preserve"> </w:t>
        </w:r>
      </w:ins>
      <w:hyperlink w:anchor="thm-dim-sum">
        <w:ins w:id="4158" w:author="PR Preview" w:date="2026-01-01T00:00:00Z">
          <w:r>
            <w:rPr>
              <w:rStyle w:val="Hyperlink"/>
            </w:rPr>
            <w:t xml:space="preserve">Theorem 48</w:t>
          </w:r>
        </w:ins>
      </w:hyperlink>
      <w:ins w:id="4159" w:author="PR Preview" w:date="2026-01-01T00:00:00Z">
        <w:r>
          <w:t xml:space="preserve"> </w:t>
        </w:r>
      </w:ins>
      <w:ins w:id="4160"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4161" w:author="PR Preview" w:date="2026-01-01T00:00:00Z">
        <w:r>
          <w:t xml:space="preserve">which agrees with</w:t>
        </w:r>
      </w:ins>
      <w:ins w:id="416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4163" w:author="PR Preview" w:date="2026-01-01T00:00:00Z">
        <w:r>
          <w:t xml:space="preserve"> </w:t>
        </w:r>
      </w:ins>
      <w:ins w:id="4164" w:author="PR Preview" w:date="2026-01-01T00:00:00Z">
        <w:r>
          <w:t xml:space="preserve">(</w:t>
        </w:r>
      </w:ins>
      <w:hyperlink w:anchor="exm-sum-intersection-subspace">
        <w:ins w:id="4165" w:author="PR Preview" w:date="2026-01-01T00:00:00Z">
          <w:r>
            <w:rPr>
              <w:rStyle w:val="Hyperlink"/>
            </w:rPr>
            <w:t xml:space="preserve">Example 83</w:t>
          </w:r>
        </w:ins>
      </w:hyperlink>
      <w:ins w:id="4166" w:author="PR Preview" w:date="2026-01-01T00:00:00Z">
        <w:r>
          <w:t xml:space="preserve">)</w:t>
        </w:r>
      </w:ins>
      <w:ins w:id="4167" w:author="PR Preview" w:date="2026-01-01T00:00:00Z">
        <w:r>
          <w:t xml:space="preserve"> </w:t>
        </w:r>
      </w:ins>
      <w:ins w:id="4168" w:author="PR Preview" w:date="2026-01-01T00:00:00Z">
        <w:r>
          <w:t xml:space="preserve">and</w:t>
        </w:r>
      </w:ins>
      <w:ins w:id="4169"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4170" w:author="PR Preview" w:date="2026-01-01T00:00:00Z">
        <w:r>
          <w:t xml:space="preserve"> </w:t>
        </w:r>
      </w:ins>
      <w:ins w:id="4171" w:author="PR Preview" w:date="2026-01-01T00:00:00Z">
        <w:r>
          <w:t xml:space="preserve">(</w:t>
        </w:r>
      </w:ins>
      <w:hyperlink w:anchor="exm-dimension">
        <w:ins w:id="4172" w:author="PR Preview" w:date="2026-01-01T00:00:00Z">
          <w:r>
            <w:rPr>
              <w:rStyle w:val="Hyperlink"/>
            </w:rPr>
            <w:t xml:space="preserve">Example 50</w:t>
          </w:r>
        </w:ins>
      </w:hyperlink>
      <w:ins w:id="4173" w:author="PR Preview" w:date="2026-01-01T00:00:00Z">
        <w:r>
          <w:t xml:space="preserve">).</w:t>
        </w:r>
      </w:ins>
    </w:p>
    <w:bookmarkEnd w:id="314"/>
    <w:bookmarkStart w:id="315" w:name="cor-dim-subadditive"/>
    <w:p>
      <w:pPr>
        <w:pStyle w:val="BodyText"/>
      </w:pPr>
      <w:ins w:id="4174" w:author="PR Preview" w:date="2026-01-01T00:00:00Z">
        <w:r>
          <w:rPr>
            <w:b/>
            <w:bCs/>
          </w:rPr>
          <w:t xml:space="preserve">Corollary 5 (The dimension of a sum is at most the sum of the dimensions)</w:t>
        </w:r>
      </w:ins>
      <w:ins w:id="4175" w:author="PR Preview" w:date="2026-01-01T00:00:00Z">
        <w:r>
          <w:t xml:space="preserve"> </w:t>
        </w:r>
      </w:ins>
      <w:ins w:id="4176" w:author="PR Preview" w:date="2026-01-01T00:00:00Z">
        <w:r>
          <w:t xml:space="preserve">If</w:t>
        </w:r>
      </w:ins>
      <w:ins w:id="4177" w:author="PR Preview" w:date="2026-01-01T00:00:00Z">
        <w:r>
          <w:t xml:space="preserve"> </w:t>
        </w:r>
      </w:ins>
      <m:oMath>
        <m:sSub>
          <m:e>
            <m:r>
              <m:rPr>
                <m:scr m:val="script"/>
                <m:sty m:val="p"/>
              </m:rPr>
              <m:t>S</m:t>
            </m:r>
          </m:e>
          <m:sub>
            <m:r>
              <m:t>1</m:t>
            </m:r>
          </m:sub>
        </m:sSub>
      </m:oMath>
      <w:ins w:id="4178" w:author="PR Preview" w:date="2026-01-01T00:00:00Z">
        <w:r>
          <w:t xml:space="preserve"> </w:t>
        </w:r>
      </w:ins>
      <w:ins w:id="4179" w:author="PR Preview" w:date="2026-01-01T00:00:00Z">
        <w:r>
          <w:t xml:space="preserve">and</w:t>
        </w:r>
      </w:ins>
      <w:ins w:id="4180" w:author="PR Preview" w:date="2026-01-01T00:00:00Z">
        <w:r>
          <w:t xml:space="preserve"> </w:t>
        </w:r>
      </w:ins>
      <m:oMath>
        <m:sSub>
          <m:e>
            <m:r>
              <m:rPr>
                <m:scr m:val="script"/>
                <m:sty m:val="p"/>
              </m:rPr>
              <m:t>S</m:t>
            </m:r>
          </m:e>
          <m:sub>
            <m:r>
              <m:t>2</m:t>
            </m:r>
          </m:sub>
        </m:sSub>
      </m:oMath>
      <w:ins w:id="4181" w:author="PR Preview" w:date="2026-01-01T00:00:00Z">
        <w:r>
          <w:t xml:space="preserve"> </w:t>
        </w:r>
      </w:ins>
      <w:ins w:id="4182" w:author="PR Preview" w:date="2026-01-01T00:00:00Z">
        <w:r>
          <w:t xml:space="preserve">are subspaces of</w:t>
        </w:r>
      </w:ins>
      <w:ins w:id="4183" w:author="PR Preview" w:date="2026-01-01T00:00:00Z">
        <w:r>
          <w:t xml:space="preserve"> </w:t>
        </w:r>
      </w:ins>
      <m:oMath>
        <m:sSup>
          <m:e>
            <m:r>
              <m:rPr>
                <m:scr m:val="double-struck"/>
                <m:sty m:val="p"/>
              </m:rPr>
              <m:t>R</m:t>
            </m:r>
          </m:e>
          <m:sup>
            <m:r>
              <m:t>p</m:t>
            </m:r>
          </m:sup>
        </m:sSup>
      </m:oMath>
      <w:ins w:id="4184"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5"/>
    <w:p>
      <w:pPr>
        <w:pStyle w:val="BodyText"/>
      </w:pPr>
      <w:del w:id="4185" w:author="PR Preview" w:date="2026-01-01T00:00:00Z">
        <w:r>
          <w:rPr>
            <w:i/>
            <w:iCs/>
          </w:rPr>
          <w:delText xml:space="preserve">Proof</w:delText>
        </w:r>
      </w:del>
      <w:del w:id="4186" w:author="PR Preview" w:date="2026-01-01T00:00:00Z">
        <w:r>
          <w:delText xml:space="preserve">. </w:delText>
        </w:r>
      </w:del>
      <w:del w:id="4187" w:author="PR Preview" w:date="2026-01-01T00:00:00Z">
        <w:r>
          <w:delText xml:space="preserve">By</w:delText>
        </w:r>
      </w:del>
      <w:del w:id="4188" w:author="PR Preview" w:date="2026-01-01T00:00:00Z">
        <w:r>
          <w:delText xml:space="preserve"> </w:delText>
        </w:r>
      </w:del>
      <w:hyperlink w:anchor="thm-dim-sum">
        <w:del w:id="4189" w:author="PR Preview" w:date="2026-01-01T00:00:00Z">
          <w:r>
            <w:rPr>
              <w:rStyle w:val="Hyperlink"/>
            </w:rPr>
            <w:delText xml:space="preserve">Theorem 47</w:delText>
          </w:r>
        </w:del>
      </w:hyperlink>
      <w:del w:id="4190" w:author="PR Preview" w:date="2026-01-01T00:00:00Z">
        <w:r>
          <w:delText xml:space="preserve">, the two sides differ by</w:delText>
        </w:r>
      </w:del>
      <w:del w:id="4191"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4192" w:author="PR Preview" w:date="2026-01-01T00:00:00Z">
        <w:r>
          <w:delText xml:space="preserve">.</w:delText>
        </w:r>
      </w:del>
      <w:del w:id="4193" w:author="PR Preview" w:date="2026-01-01T00:00:00Z">
        <w:r>
          <w:delText xml:space="preserve"> </w:delText>
        </w:r>
      </w:del>
      <w:del w:id="4194" w:author="PR Preview" w:date="2026-01-01T00:00:00Z">
        <w:r>
          <w:delText xml:space="preserve">That dimension is</w:delText>
        </w:r>
      </w:del>
      <w:del w:id="4195" w:author="PR Preview" w:date="2026-01-01T00:00:00Z">
        <w:r>
          <w:delText xml:space="preserve"> </w:delText>
        </w:r>
      </w:del>
      <m:oMath>
        <m:r>
          <m:t>0</m:t>
        </m:r>
      </m:oMath>
      <w:del w:id="4196" w:author="PR Preview" w:date="2026-01-01T00:00:00Z">
        <w:r>
          <w:delText xml:space="preserve"> </w:delText>
        </w:r>
      </w:del>
      <w:del w:id="4197" w:author="PR Preview" w:date="2026-01-01T00:00:00Z">
        <w:r>
          <w:delText xml:space="preserve">exactly when a basis of the intersection is the empty list,</w:delText>
        </w:r>
      </w:del>
      <w:del w:id="4198" w:author="PR Preview" w:date="2026-01-01T00:00:00Z">
        <w:r>
          <w:delText xml:space="preserve"> </w:delText>
        </w:r>
      </w:del>
      <w:del w:id="4199" w:author="PR Preview" w:date="2026-01-01T00:00:00Z">
        <w:r>
          <w:delText xml:space="preserve">that is, when the intersection is the span of the empty list,</w:delText>
        </w:r>
      </w:del>
      <w:del w:id="4200" w:author="PR Preview" w:date="2026-01-01T00:00:00Z">
        <w:r>
          <w:delText xml:space="preserve"> </w:delText>
        </w:r>
      </w:del>
      <w:del w:id="4201" w:author="PR Preview" w:date="2026-01-01T00:00:00Z">
        <w:r>
          <w:delText xml:space="preserve">$\mathopen{}\left\{\mathord{\smash[b]{\underset{\raise.3ex\hbox{$\scriptstyle\sim$}}{0}}\vphantom{0}}\right\}\mathclose{}$</w:delText>
        </w:r>
      </w:del>
      <w:del w:id="4202" w:author="PR Preview" w:date="2026-01-01T00:00:00Z">
        <w:r>
          <w:delText xml:space="preserve"> </w:delText>
        </w:r>
      </w:del>
      <w:del w:id="4203" w:author="PR Preview" w:date="2026-01-01T00:00:00Z">
        <w:r>
          <w:delText xml:space="preserve">(</w:delText>
        </w:r>
      </w:del>
      <w:hyperlink w:anchor="def-span">
        <w:del w:id="4204" w:author="PR Preview" w:date="2026-01-01T00:00:00Z">
          <w:r>
            <w:rPr>
              <w:rStyle w:val="Hyperlink"/>
            </w:rPr>
            <w:delText xml:space="preserve">Definition 47</w:delText>
          </w:r>
        </w:del>
      </w:hyperlink>
      <w:del w:id="4205" w:author="PR Preview" w:date="2026-01-01T00:00:00Z">
        <w:r>
          <w:delText xml:space="preserve">,</w:delText>
        </w:r>
      </w:del>
      <w:del w:id="4206" w:author="PR Preview" w:date="2026-01-01T00:00:00Z">
        <w:r>
          <w:delText xml:space="preserve"> </w:delText>
        </w:r>
      </w:del>
      <w:hyperlink w:anchor="exm-dimension">
        <w:del w:id="4207" w:author="PR Preview" w:date="2026-01-01T00:00:00Z">
          <w:r>
            <w:rPr>
              <w:rStyle w:val="Hyperlink"/>
            </w:rPr>
            <w:delText xml:space="preserve">Example 50</w:delText>
          </w:r>
        </w:del>
      </w:hyperlink>
      <w:del w:id="4208" w:author="PR Preview" w:date="2026-01-01T00:00:00Z">
        <w:r>
          <w:delText xml:space="preserve">).</w:delText>
        </w:r>
      </w:del>
    </w:p>
    <w:p>
      <w:pPr>
        <w:pStyle w:val="BodyText"/>
      </w:pPr>
      <w:del w:id="4209" w:author="PR Preview" w:date="2026-01-01T00:00:00Z">
        <w:r>
          <w:rPr>
            <w:b/>
            <w:bCs/>
          </w:rPr>
          <w:delText xml:space="preserve">Example 83 (Equality and strict inequality)</w:delText>
        </w:r>
      </w:del>
      <w:del w:id="4210" w:author="PR Preview" w:date="2026-01-01T00:00:00Z">
        <w:r>
          <w:delText xml:space="preserve"> </w:delText>
        </w:r>
      </w:del>
      <w:del w:id="4211" w:author="PR Preview" w:date="2026-01-01T00:00:00Z">
        <w:r>
          <w:delText xml:space="preserve"> </w:delText>
        </w:r>
      </w:del>
    </w:p>
    <w:p>
      <w:pPr>
        <w:numPr>
          <w:ilvl w:val="0"/>
          <w:numId w:val="1037"/>
        </w:numPr>
      </w:pPr>
      <w:del w:id="4212" w:author="PR Preview" w:date="2026-01-01T00:00:00Z">
        <w:r>
          <w:delText xml:space="preserve">For the lines</w:delText>
        </w:r>
      </w:del>
      <w:del w:id="4213"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4214" w:author="PR Preview" w:date="2026-01-01T00:00:00Z">
        <w:r>
          <w:delText xml:space="preserve"> </w:delText>
        </w:r>
      </w:del>
      <w:del w:id="4215" w:author="PR Preview" w:date="2026-01-01T00:00:00Z">
        <w:r>
          <w:delText xml:space="preserve">and</w:delText>
        </w:r>
      </w:del>
      <w:del w:id="4216"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4217" w:author="PR Preview" w:date="2026-01-01T00:00:00Z">
        <w:r>
          <w:delText xml:space="preserve"> </w:delText>
        </w:r>
      </w:del>
      <w:del w:id="4218" w:author="PR Preview" w:date="2026-01-01T00:00:00Z">
        <w:r>
          <w:delText xml:space="preserve">in</w:delText>
        </w:r>
      </w:del>
      <w:del w:id="4219" w:author="PR Preview" w:date="2026-01-01T00:00:00Z">
        <w:r>
          <w:delText xml:space="preserve"> </w:delText>
        </w:r>
      </w:del>
      <w:hyperlink w:anchor="exm-subspace-sum">
        <w:del w:id="4220" w:author="PR Preview" w:date="2026-01-01T00:00:00Z">
          <w:r>
            <w:rPr>
              <w:rStyle w:val="Hyperlink"/>
            </w:rPr>
            <w:delText xml:space="preserve">Example 79</w:delText>
          </w:r>
        </w:del>
      </w:hyperlink>
      <w:del w:id="4221" w:author="PR Preview" w:date="2026-01-01T00:00:00Z">
        <w:r>
          <w:delText xml:space="preserve">,</w:delText>
        </w:r>
      </w:del>
      <w:del w:id="4222" w:author="PR Preview" w:date="2026-01-01T00:00:00Z">
        <w:r>
          <w:delText xml:space="preserve"> </w:delText>
        </w:r>
      </w:del>
      <w:del w:id="4223" w:author="PR Preview" w:date="2026-01-01T00:00:00Z">
        <w:r>
          <w:delText xml:space="preserve">a common vector satisfies</w:delText>
        </w:r>
      </w:del>
      <w:del w:id="4224"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4225" w:author="PR Preview" w:date="2026-01-01T00:00:00Z">
        <w:r>
          <w:delText xml:space="preserve">,</w:delText>
        </w:r>
      </w:del>
      <w:del w:id="4226" w:author="PR Preview" w:date="2026-01-01T00:00:00Z">
        <w:r>
          <w:delText xml:space="preserve"> </w:delText>
        </w:r>
      </w:del>
      <w:del w:id="4227" w:author="PR Preview" w:date="2026-01-01T00:00:00Z">
        <w:r>
          <w:delText xml:space="preserve">so</w:delText>
        </w:r>
      </w:del>
      <w:del w:id="4228" w:author="PR Preview" w:date="2026-01-01T00:00:00Z">
        <w:r>
          <w:delText xml:space="preserve"> </w:delText>
        </w:r>
      </w:del>
      <w:del w:id="4229" w:author="PR Preview" w:date="2026-01-01T00:00:00Z">
        <w:r>
          <w:delText xml:space="preserve">$(a, -b, 0) = \mathord{\smash[b]{\underset{\raise.3ex\hbox{$\scriptstyle\sim$}}{0}}\vphantom{0}}$</w:delText>
        </w:r>
      </w:del>
      <w:del w:id="4230" w:author="PR Preview" w:date="2026-01-01T00:00:00Z">
        <w:r>
          <w:delText xml:space="preserve"> </w:delText>
        </w:r>
      </w:del>
      <w:del w:id="4231" w:author="PR Preview" w:date="2026-01-01T00:00:00Z">
        <w:r>
          <w:delText xml:space="preserve">and</w:delText>
        </w:r>
      </w:del>
    </w:p>
    <w:p>
      <w:pPr>
        <w:pStyle w:val="BodyText"/>
      </w:pPr>
      <w:ins w:id="4232" w:author="PR Preview" w:date="2026-01-01T00:00:00Z">
        <w:r>
          <w:rPr>
            <w:i/>
            <w:iCs/>
          </w:rPr>
          <w:t xml:space="preserve">Proof</w:t>
        </w:r>
      </w:ins>
      <w:ins w:id="4233" w:author="PR Preview" w:date="2026-01-01T00:00:00Z">
        <w:r>
          <w:t xml:space="preserve">. </w:t>
        </w:r>
      </w:ins>
      <w:ins w:id="4234" w:author="PR Preview" w:date="2026-01-01T00:00:00Z">
        <w:r>
          <w:t xml:space="preserve">By</w:t>
        </w:r>
      </w:ins>
      <w:ins w:id="4235" w:author="PR Preview" w:date="2026-01-01T00:00:00Z">
        <w:r>
          <w:t xml:space="preserve"> </w:t>
        </w:r>
      </w:ins>
      <w:hyperlink w:anchor="thm-dim-sum">
        <w:ins w:id="4236" w:author="PR Preview" w:date="2026-01-01T00:00:00Z">
          <w:r>
            <w:rPr>
              <w:rStyle w:val="Hyperlink"/>
            </w:rPr>
            <w:t xml:space="preserve">Theorem 48</w:t>
          </w:r>
        </w:ins>
      </w:hyperlink>
      <w:ins w:id="4237" w:author="PR Preview" w:date="2026-01-01T00:00:00Z">
        <w:r>
          <w:t xml:space="preserve">, the two sides differ by</w:t>
        </w:r>
      </w:ins>
      <w:ins w:id="4238"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4239" w:author="PR Preview" w:date="2026-01-01T00:00:00Z">
        <w:r>
          <w:t xml:space="preserve">.</w:t>
        </w:r>
      </w:ins>
      <w:ins w:id="4240" w:author="PR Preview" w:date="2026-01-01T00:00:00Z">
        <w:r>
          <w:t xml:space="preserve"> </w:t>
        </w:r>
      </w:ins>
      <w:ins w:id="4241" w:author="PR Preview" w:date="2026-01-01T00:00:00Z">
        <w:r>
          <w:t xml:space="preserve">That dimension is</w:t>
        </w:r>
      </w:ins>
      <w:ins w:id="4242" w:author="PR Preview" w:date="2026-01-01T00:00:00Z">
        <w:r>
          <w:t xml:space="preserve"> </w:t>
        </w:r>
      </w:ins>
      <m:oMath>
        <m:r>
          <m:t>0</m:t>
        </m:r>
      </m:oMath>
      <w:ins w:id="4243" w:author="PR Preview" w:date="2026-01-01T00:00:00Z">
        <w:r>
          <w:t xml:space="preserve"> </w:t>
        </w:r>
      </w:ins>
      <w:ins w:id="4244" w:author="PR Preview" w:date="2026-01-01T00:00:00Z">
        <w:r>
          <w:t xml:space="preserve">exactly when a basis of the intersection is the empty list,</w:t>
        </w:r>
      </w:ins>
      <w:ins w:id="4245" w:author="PR Preview" w:date="2026-01-01T00:00:00Z">
        <w:r>
          <w:t xml:space="preserve"> </w:t>
        </w:r>
      </w:ins>
      <w:ins w:id="4246" w:author="PR Preview" w:date="2026-01-01T00:00:00Z">
        <w:r>
          <w:t xml:space="preserve">that is, when the intersection is the span of the empty list,</w:t>
        </w:r>
      </w:ins>
      <w:ins w:id="4247" w:author="PR Preview" w:date="2026-01-01T00:00:00Z">
        <w:r>
          <w:t xml:space="preserve"> </w:t>
        </w:r>
      </w:ins>
      <w:ins w:id="4248" w:author="PR Preview" w:date="2026-01-01T00:00:00Z">
        <w:r>
          <w:t xml:space="preserve">$\mathopen{}\left\{\mathord{\smash[b]{\underset{\raise.3ex\hbox{$\scriptstyle\sim$}}{0}}\vphantom{0}}\right\}\mathclose{}$</w:t>
        </w:r>
      </w:ins>
      <w:ins w:id="4249" w:author="PR Preview" w:date="2026-01-01T00:00:00Z">
        <w:r>
          <w:t xml:space="preserve"> </w:t>
        </w:r>
      </w:ins>
      <w:ins w:id="4250" w:author="PR Preview" w:date="2026-01-01T00:00:00Z">
        <w:r>
          <w:t xml:space="preserve">(</w:t>
        </w:r>
      </w:ins>
      <w:hyperlink w:anchor="def-span">
        <w:ins w:id="4251" w:author="PR Preview" w:date="2026-01-01T00:00:00Z">
          <w:r>
            <w:rPr>
              <w:rStyle w:val="Hyperlink"/>
            </w:rPr>
            <w:t xml:space="preserve">Definition 47</w:t>
          </w:r>
        </w:ins>
      </w:hyperlink>
      <w:ins w:id="4252" w:author="PR Preview" w:date="2026-01-01T00:00:00Z">
        <w:r>
          <w:t xml:space="preserve">,</w:t>
        </w:r>
      </w:ins>
      <w:ins w:id="4253" w:author="PR Preview" w:date="2026-01-01T00:00:00Z">
        <w:r>
          <w:t xml:space="preserve"> </w:t>
        </w:r>
      </w:ins>
      <w:hyperlink w:anchor="exm-dimension">
        <w:ins w:id="4254" w:author="PR Preview" w:date="2026-01-01T00:00:00Z">
          <w:r>
            <w:rPr>
              <w:rStyle w:val="Hyperlink"/>
            </w:rPr>
            <w:t xml:space="preserve">Example 50</w:t>
          </w:r>
        </w:ins>
      </w:hyperlink>
      <w:ins w:id="4255" w:author="PR Preview" w:date="2026-01-01T00:00:00Z">
        <w:r>
          <w:t xml:space="preserve">).</w:t>
        </w:r>
      </w:ins>
    </w:p>
    <w:bookmarkStart w:id="317" w:name="exm-dim-subadditive"/>
    <w:p>
      <w:pPr>
        <w:pStyle w:val="BodyText"/>
      </w:pPr>
      <w:ins w:id="4256" w:author="PR Preview" w:date="2026-01-01T00:00:00Z">
        <w:r>
          <w:rPr>
            <w:b/>
            <w:bCs/>
          </w:rPr>
          <w:t xml:space="preserve">Example 85 (Equality and strict inequality)</w:t>
        </w:r>
      </w:ins>
      <w:ins w:id="4257" w:author="PR Preview" w:date="2026-01-01T00:00:00Z">
        <w:r>
          <w:t xml:space="preserve"> </w:t>
        </w:r>
      </w:ins>
      <w:ins w:id="4258" w:author="PR Preview" w:date="2026-01-01T00:00:00Z">
        <w:r>
          <w:t xml:space="preserve"> </w:t>
        </w:r>
      </w:ins>
    </w:p>
    <w:p>
      <w:pPr>
        <w:numPr>
          <w:ilvl w:val="0"/>
          <w:numId w:val="1037"/>
        </w:numPr>
      </w:pPr>
      <w:ins w:id="4259" w:author="PR Preview" w:date="2026-01-01T00:00:00Z">
        <w:r>
          <w:t xml:space="preserve">For the lines</w:t>
        </w:r>
      </w:ins>
      <w:ins w:id="4260"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4261" w:author="PR Preview" w:date="2026-01-01T00:00:00Z">
        <w:r>
          <w:t xml:space="preserve"> </w:t>
        </w:r>
      </w:ins>
      <w:ins w:id="4262" w:author="PR Preview" w:date="2026-01-01T00:00:00Z">
        <w:r>
          <w:t xml:space="preserve">and</w:t>
        </w:r>
      </w:ins>
      <w:ins w:id="4263"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4264" w:author="PR Preview" w:date="2026-01-01T00:00:00Z">
        <w:r>
          <w:t xml:space="preserve"> </w:t>
        </w:r>
      </w:ins>
      <w:ins w:id="4265" w:author="PR Preview" w:date="2026-01-01T00:00:00Z">
        <w:r>
          <w:t xml:space="preserve">in</w:t>
        </w:r>
      </w:ins>
      <w:ins w:id="4266" w:author="PR Preview" w:date="2026-01-01T00:00:00Z">
        <w:r>
          <w:t xml:space="preserve"> </w:t>
        </w:r>
      </w:ins>
      <w:hyperlink w:anchor="exm-subspace-sum">
        <w:ins w:id="4267" w:author="PR Preview" w:date="2026-01-01T00:00:00Z">
          <w:r>
            <w:rPr>
              <w:rStyle w:val="Hyperlink"/>
            </w:rPr>
            <w:t xml:space="preserve">Example 81</w:t>
          </w:r>
        </w:ins>
      </w:hyperlink>
      <w:ins w:id="4268" w:author="PR Preview" w:date="2026-01-01T00:00:00Z">
        <w:r>
          <w:t xml:space="preserve">,</w:t>
        </w:r>
      </w:ins>
      <w:ins w:id="4269" w:author="PR Preview" w:date="2026-01-01T00:00:00Z">
        <w:r>
          <w:t xml:space="preserve"> </w:t>
        </w:r>
      </w:ins>
      <w:ins w:id="4270" w:author="PR Preview" w:date="2026-01-01T00:00:00Z">
        <w:r>
          <w:t xml:space="preserve">a common vector satisfies</w:t>
        </w:r>
      </w:ins>
      <w:ins w:id="4271"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4272" w:author="PR Preview" w:date="2026-01-01T00:00:00Z">
        <w:r>
          <w:t xml:space="preserve">,</w:t>
        </w:r>
      </w:ins>
      <w:ins w:id="4273" w:author="PR Preview" w:date="2026-01-01T00:00:00Z">
        <w:r>
          <w:t xml:space="preserve"> </w:t>
        </w:r>
      </w:ins>
      <w:ins w:id="4274" w:author="PR Preview" w:date="2026-01-01T00:00:00Z">
        <w:r>
          <w:t xml:space="preserve">so</w:t>
        </w:r>
      </w:ins>
      <w:ins w:id="4275" w:author="PR Preview" w:date="2026-01-01T00:00:00Z">
        <w:r>
          <w:t xml:space="preserve"> </w:t>
        </w:r>
      </w:ins>
      <w:ins w:id="4276" w:author="PR Preview" w:date="2026-01-01T00:00:00Z">
        <w:r>
          <w:t xml:space="preserve">$(a, -b, 0) = \mathord{\smash[b]{\underset{\raise.3ex\hbox{$\scriptstyle\sim$}}{0}}\vphantom{0}}$</w:t>
        </w:r>
      </w:ins>
      <w:ins w:id="4277" w:author="PR Preview" w:date="2026-01-01T00:00:00Z">
        <w:r>
          <w:t xml:space="preserve"> </w:t>
        </w:r>
      </w:ins>
      <w:ins w:id="4278"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4279" w:author="PR Preview" w:date="2026-01-01T00:00:00Z">
        <w:r>
          <w:delText xml:space="preserve">the sum is the plane</w:delText>
        </w:r>
      </w:del>
      <w:del w:id="4280" w:author="PR Preview" w:date="2026-01-01T00:00:00Z">
        <w:r>
          <w:delText xml:space="preserve"> </w:delText>
        </w:r>
      </w:del>
      <m:oMath>
        <m:r>
          <m:t>z</m:t>
        </m:r>
        <m:r>
          <m:rPr>
            <m:sty m:val="p"/>
          </m:rPr>
          <m:t>=</m:t>
        </m:r>
        <m:r>
          <m:t>0</m:t>
        </m:r>
      </m:oMath>
      <w:del w:id="4281" w:author="PR Preview" w:date="2026-01-01T00:00:00Z">
        <w:r>
          <w:delText xml:space="preserve"> </w:delText>
        </w:r>
      </w:del>
      <w:del w:id="4282" w:author="PR Preview" w:date="2026-01-01T00:00:00Z">
        <w:r>
          <w:delText xml:space="preserve">(</w:delText>
        </w:r>
      </w:del>
      <w:hyperlink w:anchor="exm-subspace-sum">
        <w:del w:id="4283" w:author="PR Preview" w:date="2026-01-01T00:00:00Z">
          <w:r>
            <w:rPr>
              <w:rStyle w:val="Hyperlink"/>
            </w:rPr>
            <w:delText xml:space="preserve">Example 79</w:delText>
          </w:r>
        </w:del>
      </w:hyperlink>
      <w:del w:id="4284" w:author="PR Preview" w:date="2026-01-01T00:00:00Z">
        <w:r>
          <w:delText xml:space="preserve">),</w:delText>
        </w:r>
      </w:del>
      <w:del w:id="4285" w:author="PR Preview" w:date="2026-01-01T00:00:00Z">
        <w:r>
          <w:delText xml:space="preserve"> </w:delText>
        </w:r>
      </w:del>
      <w:del w:id="4286" w:author="PR Preview" w:date="2026-01-01T00:00:00Z">
        <w:r>
          <w:delText xml:space="preserve">which has dimension</w:delText>
        </w:r>
      </w:del>
      <w:del w:id="4287" w:author="PR Preview" w:date="2026-01-01T00:00:00Z">
        <w:r>
          <w:delText xml:space="preserve"> </w:delText>
        </w:r>
      </w:del>
      <m:oMath>
        <m:r>
          <m:t>2</m:t>
        </m:r>
      </m:oMath>
      <w:del w:id="4288" w:author="PR Preview" w:date="2026-01-01T00:00:00Z">
        <w:r>
          <w:delText xml:space="preserve"> </w:delText>
        </w:r>
      </w:del>
      <w:del w:id="4289" w:author="PR Preview" w:date="2026-01-01T00:00:00Z">
        <w:r>
          <w:delText xml:space="preserve">(</w:delText>
        </w:r>
      </w:del>
      <w:hyperlink w:anchor="exm-dimension">
        <w:del w:id="4290" w:author="PR Preview" w:date="2026-01-01T00:00:00Z">
          <w:r>
            <w:rPr>
              <w:rStyle w:val="Hyperlink"/>
            </w:rPr>
            <w:delText xml:space="preserve">Example 50</w:delText>
          </w:r>
        </w:del>
      </w:hyperlink>
      <w:del w:id="4291" w:author="PR Preview" w:date="2026-01-01T00:00:00Z">
        <w:r>
          <w:delText xml:space="preserve">),</w:delText>
        </w:r>
      </w:del>
      <w:del w:id="4292" w:author="PR Preview" w:date="2026-01-01T00:00:00Z">
        <w:r>
          <w:delText xml:space="preserve"> </w:delText>
        </w:r>
      </w:del>
      <w:del w:id="4293" w:author="PR Preview" w:date="2026-01-01T00:00:00Z">
        <w:r>
          <w:delText xml:space="preserve">and each line has dimension</w:delText>
        </w:r>
      </w:del>
      <w:del w:id="4294" w:author="PR Preview" w:date="2026-01-01T00:00:00Z">
        <w:r>
          <w:delText xml:space="preserve"> </w:delText>
        </w:r>
      </w:del>
      <m:oMath>
        <m:r>
          <m:t>1</m:t>
        </m:r>
      </m:oMath>
      <w:del w:id="4295" w:author="PR Preview" w:date="2026-01-01T00:00:00Z">
        <w:r>
          <w:delText xml:space="preserve">, with its spanning vector as a basis.</w:delText>
        </w:r>
      </w:del>
    </w:p>
    <w:p>
      <w:pPr>
        <w:numPr>
          <w:ilvl w:val="0"/>
          <w:numId w:val="1000"/>
        </w:numPr>
      </w:pPr>
      <w:ins w:id="4296" w:author="PR Preview" w:date="2026-01-01T00:00:00Z">
        <w:r>
          <w:t xml:space="preserve">the sum is the plane</w:t>
        </w:r>
      </w:ins>
      <w:ins w:id="4297" w:author="PR Preview" w:date="2026-01-01T00:00:00Z">
        <w:r>
          <w:t xml:space="preserve"> </w:t>
        </w:r>
      </w:ins>
      <m:oMath>
        <m:r>
          <m:t>z</m:t>
        </m:r>
        <m:r>
          <m:rPr>
            <m:sty m:val="p"/>
          </m:rPr>
          <m:t>=</m:t>
        </m:r>
        <m:r>
          <m:t>0</m:t>
        </m:r>
      </m:oMath>
      <w:ins w:id="4298" w:author="PR Preview" w:date="2026-01-01T00:00:00Z">
        <w:r>
          <w:t xml:space="preserve"> </w:t>
        </w:r>
      </w:ins>
      <w:ins w:id="4299" w:author="PR Preview" w:date="2026-01-01T00:00:00Z">
        <w:r>
          <w:t xml:space="preserve">(</w:t>
        </w:r>
      </w:ins>
      <w:hyperlink w:anchor="exm-subspace-sum">
        <w:ins w:id="4300" w:author="PR Preview" w:date="2026-01-01T00:00:00Z">
          <w:r>
            <w:rPr>
              <w:rStyle w:val="Hyperlink"/>
            </w:rPr>
            <w:t xml:space="preserve">Example 81</w:t>
          </w:r>
        </w:ins>
      </w:hyperlink>
      <w:ins w:id="4301" w:author="PR Preview" w:date="2026-01-01T00:00:00Z">
        <w:r>
          <w:t xml:space="preserve">),</w:t>
        </w:r>
      </w:ins>
      <w:ins w:id="4302" w:author="PR Preview" w:date="2026-01-01T00:00:00Z">
        <w:r>
          <w:t xml:space="preserve"> </w:t>
        </w:r>
      </w:ins>
      <w:ins w:id="4303" w:author="PR Preview" w:date="2026-01-01T00:00:00Z">
        <w:r>
          <w:t xml:space="preserve">which has dimension</w:t>
        </w:r>
      </w:ins>
      <w:ins w:id="4304" w:author="PR Preview" w:date="2026-01-01T00:00:00Z">
        <w:r>
          <w:t xml:space="preserve"> </w:t>
        </w:r>
      </w:ins>
      <m:oMath>
        <m:r>
          <m:t>2</m:t>
        </m:r>
      </m:oMath>
      <w:ins w:id="4305" w:author="PR Preview" w:date="2026-01-01T00:00:00Z">
        <w:r>
          <w:t xml:space="preserve"> </w:t>
        </w:r>
      </w:ins>
      <w:ins w:id="4306" w:author="PR Preview" w:date="2026-01-01T00:00:00Z">
        <w:r>
          <w:t xml:space="preserve">(</w:t>
        </w:r>
      </w:ins>
      <w:hyperlink w:anchor="exm-dimension">
        <w:ins w:id="4307" w:author="PR Preview" w:date="2026-01-01T00:00:00Z">
          <w:r>
            <w:rPr>
              <w:rStyle w:val="Hyperlink"/>
            </w:rPr>
            <w:t xml:space="preserve">Example 50</w:t>
          </w:r>
        </w:ins>
      </w:hyperlink>
      <w:ins w:id="4308" w:author="PR Preview" w:date="2026-01-01T00:00:00Z">
        <w:r>
          <w:t xml:space="preserve">),</w:t>
        </w:r>
      </w:ins>
      <w:ins w:id="4309" w:author="PR Preview" w:date="2026-01-01T00:00:00Z">
        <w:r>
          <w:t xml:space="preserve"> </w:t>
        </w:r>
      </w:ins>
      <w:ins w:id="4310" w:author="PR Preview" w:date="2026-01-01T00:00:00Z">
        <w:r>
          <w:t xml:space="preserve">and each line has dimension</w:t>
        </w:r>
      </w:ins>
      <w:ins w:id="4311" w:author="PR Preview" w:date="2026-01-01T00:00:00Z">
        <w:r>
          <w:t xml:space="preserve"> </w:t>
        </w:r>
      </w:ins>
      <m:oMath>
        <m:r>
          <m:t>1</m:t>
        </m:r>
      </m:oMath>
      <w:ins w:id="4312" w:author="PR Preview" w:date="2026-01-01T00:00:00Z">
        <w:r>
          <w:t xml:space="preserve">, with its spanning vector as a basis.</w:t>
        </w:r>
      </w:ins>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6">
        <w:r>
          <w:rPr>
            <w:rStyle w:val="Hyperlink"/>
          </w:rPr>
          <w:t xml:space="preserve">strict inequality</w:t>
        </w:r>
      </w:hyperlink>
      <w:r>
        <w:t xml:space="preserve">.</w:t>
      </w:r>
    </w:p>
    <w:bookmarkEnd w:id="317"/>
    <w:bookmarkStart w:id="318" w:name="thm-rank-subadditive"/>
    <w:p>
      <w:pPr>
        <w:pStyle w:val="FirstParagraph"/>
      </w:pPr>
      <w:del w:id="4313" w:author="PR Preview" w:date="2026-01-01T00:00:00Z">
        <w:r>
          <w:rPr>
            <w:b/>
            <w:bCs/>
          </w:rPr>
          <w:delText xml:space="preserve">Theorem 48 (Rank is subadditive)</w:delText>
        </w:r>
      </w:del>
      <w:del w:id="4314" w:author="PR Preview" w:date="2026-01-01T00:00:00Z">
        <w:r>
          <w:delText xml:space="preserve"> </w:delText>
        </w:r>
      </w:del>
      <w:del w:id="4315" w:author="PR Preview" w:date="2026-01-01T00:00:00Z">
        <w:r>
          <w:delText xml:space="preserve">For</w:delText>
        </w:r>
      </w:del>
      <w:del w:id="4316" w:author="PR Preview" w:date="2026-01-01T00:00:00Z">
        <w:r>
          <w:delText xml:space="preserve"> </w:delText>
        </w:r>
      </w:del>
      <m:oMath>
        <m:r>
          <m:t>m</m:t>
        </m:r>
        <m:r>
          <m:rPr>
            <m:sty m:val="p"/>
          </m:rPr>
          <m:t>×</m:t>
        </m:r>
        <m:r>
          <m:t>n</m:t>
        </m:r>
      </m:oMath>
      <w:del w:id="4317" w:author="PR Preview" w:date="2026-01-01T00:00:00Z">
        <w:r>
          <w:delText xml:space="preserve"> </w:delText>
        </w:r>
      </w:del>
      <w:del w:id="4318" w:author="PR Preview" w:date="2026-01-01T00:00:00Z">
        <w:r>
          <w:delText xml:space="preserve">matrices</w:delText>
        </w:r>
      </w:del>
      <w:del w:id="4319" w:author="PR Preview" w:date="2026-01-01T00:00:00Z">
        <w:r>
          <w:delText xml:space="preserve"> </w:delText>
        </w:r>
      </w:del>
      <m:oMath>
        <m:r>
          <m:rPr>
            <m:sty m:val="bi"/>
          </m:rPr>
          <m:t>A</m:t>
        </m:r>
      </m:oMath>
      <w:del w:id="4320" w:author="PR Preview" w:date="2026-01-01T00:00:00Z">
        <w:r>
          <w:delText xml:space="preserve"> </w:delText>
        </w:r>
      </w:del>
      <w:del w:id="4321" w:author="PR Preview" w:date="2026-01-01T00:00:00Z">
        <w:r>
          <w:delText xml:space="preserve">and</w:delText>
        </w:r>
      </w:del>
      <w:del w:id="4322" w:author="PR Preview" w:date="2026-01-01T00:00:00Z">
        <w:r>
          <w:delText xml:space="preserve"> </w:delText>
        </w:r>
      </w:del>
      <m:oMath>
        <m:r>
          <m:rPr>
            <m:sty m:val="bi"/>
          </m:rPr>
          <m:t>B</m:t>
        </m:r>
      </m:oMath>
      <w:del w:id="4323" w:author="PR Preview" w:date="2026-01-01T00:00:00Z">
        <w:r>
          <w:delText xml:space="preserve">,</w:delText>
        </w:r>
      </w:del>
    </w:p>
    <w:p>
      <w:pPr>
        <w:pStyle w:val="FirstParagraph"/>
      </w:pPr>
      <w:ins w:id="4324" w:author="PR Preview" w:date="2026-01-01T00:00:00Z">
        <w:r>
          <w:rPr>
            <w:b/>
            <w:bCs/>
          </w:rPr>
          <w:t xml:space="preserve">Theorem 49 (Rank is subadditive)</w:t>
        </w:r>
      </w:ins>
      <w:ins w:id="4325" w:author="PR Preview" w:date="2026-01-01T00:00:00Z">
        <w:r>
          <w:t xml:space="preserve"> </w:t>
        </w:r>
      </w:ins>
      <w:ins w:id="4326" w:author="PR Preview" w:date="2026-01-01T00:00:00Z">
        <w:r>
          <w:t xml:space="preserve">For</w:t>
        </w:r>
      </w:ins>
      <w:ins w:id="4327" w:author="PR Preview" w:date="2026-01-01T00:00:00Z">
        <w:r>
          <w:t xml:space="preserve"> </w:t>
        </w:r>
      </w:ins>
      <m:oMath>
        <m:r>
          <m:t>m</m:t>
        </m:r>
        <m:r>
          <m:rPr>
            <m:sty m:val="p"/>
          </m:rPr>
          <m:t>×</m:t>
        </m:r>
        <m:r>
          <m:t>n</m:t>
        </m:r>
      </m:oMath>
      <w:ins w:id="4328" w:author="PR Preview" w:date="2026-01-01T00:00:00Z">
        <w:r>
          <w:t xml:space="preserve"> </w:t>
        </w:r>
      </w:ins>
      <w:ins w:id="4329" w:author="PR Preview" w:date="2026-01-01T00:00:00Z">
        <w:r>
          <w:t xml:space="preserve">matrices</w:t>
        </w:r>
      </w:ins>
      <w:ins w:id="4330" w:author="PR Preview" w:date="2026-01-01T00:00:00Z">
        <w:r>
          <w:t xml:space="preserve"> </w:t>
        </w:r>
      </w:ins>
      <m:oMath>
        <m:r>
          <m:rPr>
            <m:sty m:val="bi"/>
          </m:rPr>
          <m:t>A</m:t>
        </m:r>
      </m:oMath>
      <w:ins w:id="4331" w:author="PR Preview" w:date="2026-01-01T00:00:00Z">
        <w:r>
          <w:t xml:space="preserve"> </w:t>
        </w:r>
      </w:ins>
      <w:ins w:id="4332" w:author="PR Preview" w:date="2026-01-01T00:00:00Z">
        <w:r>
          <w:t xml:space="preserve">and</w:t>
        </w:r>
      </w:ins>
      <w:ins w:id="4333" w:author="PR Preview" w:date="2026-01-01T00:00:00Z">
        <w:r>
          <w:t xml:space="preserve"> </w:t>
        </w:r>
      </w:ins>
      <m:oMath>
        <m:r>
          <m:rPr>
            <m:sty m:val="bi"/>
          </m:rPr>
          <m:t>B</m:t>
        </m:r>
      </m:oMath>
      <w:ins w:id="4334"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8"/>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del w:id="4335" w:author="PR Preview" w:date="2026-01-01T00:00:00Z">
        <w:r>
          <w:rPr>
            <w:b/>
            <w:bCs/>
          </w:rPr>
          <w:delText xml:space="preserve">Compare dimensions.</w:delText>
        </w:r>
      </w:del>
      <w:del w:id="4336" w:author="PR Preview" w:date="2026-01-01T00:00:00Z">
        <w:r>
          <w:delText xml:space="preserve"> </w:delText>
        </w:r>
      </w:del>
      <w:del w:id="4337" w:author="PR Preview" w:date="2026-01-01T00:00:00Z">
        <w:r>
          <w:delText xml:space="preserve">All the sets involved are subspaces of</w:delText>
        </w:r>
      </w:del>
      <w:del w:id="4338" w:author="PR Preview" w:date="2026-01-01T00:00:00Z">
        <w:r>
          <w:delText xml:space="preserve"> </w:delText>
        </w:r>
      </w:del>
      <m:oMath>
        <m:sSup>
          <m:e>
            <m:r>
              <m:rPr>
                <m:scr m:val="double-struck"/>
                <m:sty m:val="p"/>
              </m:rPr>
              <m:t>R</m:t>
            </m:r>
          </m:e>
          <m:sup>
            <m:r>
              <m:t>m</m:t>
            </m:r>
          </m:sup>
        </m:sSup>
      </m:oMath>
      <w:del w:id="4339" w:author="PR Preview" w:date="2026-01-01T00:00:00Z">
        <w:r>
          <w:delText xml:space="preserve"> </w:delText>
        </w:r>
      </w:del>
      <w:del w:id="4340" w:author="PR Preview" w:date="2026-01-01T00:00:00Z">
        <w:r>
          <w:delText xml:space="preserve">(</w:delText>
        </w:r>
      </w:del>
      <w:hyperlink w:anchor="thm-column-space-span">
        <w:del w:id="4341" w:author="PR Preview" w:date="2026-01-01T00:00:00Z">
          <w:r>
            <w:rPr>
              <w:rStyle w:val="Hyperlink"/>
            </w:rPr>
            <w:delText xml:space="preserve">Theorem 32</w:delText>
          </w:r>
        </w:del>
      </w:hyperlink>
      <w:del w:id="4342" w:author="PR Preview" w:date="2026-01-01T00:00:00Z">
        <w:r>
          <w:delText xml:space="preserve">,</w:delText>
        </w:r>
      </w:del>
      <w:del w:id="4343" w:author="PR Preview" w:date="2026-01-01T00:00:00Z">
        <w:r>
          <w:delText xml:space="preserve"> </w:delText>
        </w:r>
      </w:del>
      <w:hyperlink w:anchor="thm-sum-intersection-subspace">
        <w:del w:id="4344" w:author="PR Preview" w:date="2026-01-01T00:00:00Z">
          <w:r>
            <w:rPr>
              <w:rStyle w:val="Hyperlink"/>
            </w:rPr>
            <w:delText xml:space="preserve">Theorem 46</w:delText>
          </w:r>
        </w:del>
      </w:hyperlink>
      <w:del w:id="4345"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p>
      <w:pPr>
        <w:pStyle w:val="FirstParagraph"/>
      </w:pPr>
      <w:del w:id="4346" w:author="PR Preview" w:date="2026-01-01T00:00:00Z">
        <w:r>
          <w:rPr>
            <w:b/>
            <w:bCs/>
          </w:rPr>
          <w:delText xml:space="preserve">Example 84 (Subadditivity with equality and without)</w:delText>
        </w:r>
      </w:del>
      <w:del w:id="4347" w:author="PR Preview" w:date="2026-01-01T00:00:00Z">
        <w:r>
          <w:delText xml:space="preserve"> </w:delText>
        </w:r>
      </w:del>
      <w:del w:id="4348" w:author="PR Preview" w:date="2026-01-01T00:00:00Z">
        <w:r>
          <w:delText xml:space="preserve">Let</w:delText>
        </w:r>
      </w:del>
      <w:del w:id="43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4350" w:author="PR Preview" w:date="2026-01-01T00:00:00Z">
        <w:r>
          <w:delText xml:space="preserve"> </w:delText>
        </w:r>
      </w:del>
      <w:del w:id="4351" w:author="PR Preview" w:date="2026-01-01T00:00:00Z">
        <w:r>
          <w:delText xml:space="preserve">and</w:delText>
        </w:r>
      </w:del>
      <w:del w:id="4352"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4353" w:author="PR Preview" w:date="2026-01-01T00:00:00Z">
        <w:r>
          <w:delText xml:space="preserve">.</w:delText>
        </w:r>
      </w:del>
      <w:del w:id="4354" w:author="PR Preview" w:date="2026-01-01T00:00:00Z">
        <w:r>
          <w:delText xml:space="preserve"> </w:delText>
        </w:r>
      </w:del>
      <w:del w:id="4355" w:author="PR Preview" w:date="2026-01-01T00:00:00Z">
        <w:r>
          <w:delText xml:space="preserve">Each has one nonzero column and one zero column.</w:delText>
        </w:r>
      </w:del>
      <w:del w:id="4356" w:author="PR Preview" w:date="2026-01-01T00:00:00Z">
        <w:r>
          <w:delText xml:space="preserve"> </w:delText>
        </w:r>
      </w:del>
      <w:del w:id="4357" w:author="PR Preview" w:date="2026-01-01T00:00:00Z">
        <w:r>
          <w:delText xml:space="preserve">The nonzero column on its own is linearly independent</w:delText>
        </w:r>
      </w:del>
      <w:del w:id="4358" w:author="PR Preview" w:date="2026-01-01T00:00:00Z">
        <w:r>
          <w:delText xml:space="preserve"> </w:delText>
        </w:r>
      </w:del>
      <w:del w:id="4359" w:author="PR Preview" w:date="2026-01-01T00:00:00Z">
        <w:r>
          <w:delText xml:space="preserve">(</w:delText>
        </w:r>
      </w:del>
      <w:del w:id="4360" w:author="PR Preview" w:date="2026-01-01T00:00:00Z">
        <w:r>
          <w:delText xml:space="preserve">$c\,\mathord{\smash[b]{\underset{\raise.3ex\hbox{$\scriptstyle\sim$}}{v}}\vphantom{v}} = \mathord{\smash[b]{\underset{\raise.3ex\hbox{$\scriptstyle\sim$}}{0}}\vphantom{0}}_2$</w:delText>
        </w:r>
      </w:del>
      <w:del w:id="4361" w:author="PR Preview" w:date="2026-01-01T00:00:00Z">
        <w:r>
          <w:delText xml:space="preserve"> </w:delText>
        </w:r>
      </w:del>
      <w:del w:id="4362" w:author="PR Preview" w:date="2026-01-01T00:00:00Z">
        <w:r>
          <w:delText xml:space="preserve">with</w:delText>
        </w:r>
      </w:del>
      <w:del w:id="4363" w:author="PR Preview" w:date="2026-01-01T00:00:00Z">
        <w:r>
          <w:delText xml:space="preserve"> </w:delText>
        </w:r>
      </w:del>
      <w:del w:id="4364" w:author="PR Preview" w:date="2026-01-01T00:00:00Z">
        <w:r>
          <w:delText xml:space="preserve">$\mathord{\smash[b]{\underset{\raise.3ex\hbox{$\scriptstyle\sim$}}{v}}\vphantom{v}} \ne \mathord{\smash[b]{\underset{\raise.3ex\hbox{$\scriptstyle\sim$}}{0}}\vphantom{0}}_2$</w:delText>
        </w:r>
      </w:del>
      <w:del w:id="4365" w:author="PR Preview" w:date="2026-01-01T00:00:00Z">
        <w:r>
          <w:delText xml:space="preserve"> </w:delText>
        </w:r>
      </w:del>
      <w:del w:id="4366" w:author="PR Preview" w:date="2026-01-01T00:00:00Z">
        <w:r>
          <w:delText xml:space="preserve">forces</w:delText>
        </w:r>
      </w:del>
      <w:del w:id="4367" w:author="PR Preview" w:date="2026-01-01T00:00:00Z">
        <w:r>
          <w:delText xml:space="preserve"> </w:delText>
        </w:r>
      </w:del>
      <m:oMath>
        <m:r>
          <m:t>c</m:t>
        </m:r>
        <m:r>
          <m:rPr>
            <m:sty m:val="p"/>
          </m:rPr>
          <m:t>=</m:t>
        </m:r>
        <m:r>
          <m:t>0</m:t>
        </m:r>
      </m:oMath>
      <w:del w:id="4368" w:author="PR Preview" w:date="2026-01-01T00:00:00Z">
        <w:r>
          <w:delText xml:space="preserve">),</w:delText>
        </w:r>
      </w:del>
      <w:del w:id="4369" w:author="PR Preview" w:date="2026-01-01T00:00:00Z">
        <w:r>
          <w:delText xml:space="preserve"> </w:delText>
        </w:r>
      </w:del>
      <w:del w:id="4370" w:author="PR Preview" w:date="2026-01-01T00:00:00Z">
        <w:r>
          <w:delText xml:space="preserve">and the two columns together are not,</w:delText>
        </w:r>
      </w:del>
      <w:del w:id="4371" w:author="PR Preview" w:date="2026-01-01T00:00:00Z">
        <w:r>
          <w:delText xml:space="preserve"> </w:delText>
        </w:r>
      </w:del>
      <w:del w:id="4372" w:author="PR Preview" w:date="2026-01-01T00:00:00Z">
        <w:r>
          <w:delText xml:space="preserve">since</w:delText>
        </w:r>
      </w:del>
      <w:del w:id="4373" w:author="PR Preview" w:date="2026-01-01T00:00:00Z">
        <w:r>
          <w:delText xml:space="preserve"> </w:delText>
        </w:r>
      </w:del>
      <m:oMath>
        <m:r>
          <m:t>1</m:t>
        </m:r>
      </m:oMath>
      <w:del w:id="4374" w:author="PR Preview" w:date="2026-01-01T00:00:00Z">
        <w:r>
          <w:delText xml:space="preserve"> </w:delText>
        </w:r>
      </w:del>
      <w:del w:id="4375" w:author="PR Preview" w:date="2026-01-01T00:00:00Z">
        <w:r>
          <w:delText xml:space="preserve">times the zero column is</w:delText>
        </w:r>
      </w:del>
      <w:del w:id="4376" w:author="PR Preview" w:date="2026-01-01T00:00:00Z">
        <w:r>
          <w:delText xml:space="preserve"> </w:delText>
        </w:r>
      </w:del>
      <w:del w:id="4377" w:author="PR Preview" w:date="2026-01-01T00:00:00Z">
        <w:r>
          <w:delText xml:space="preserve">$\mathord{\smash[b]{\underset{\raise.3ex\hbox{$\scriptstyle\sim$}}{0}}\vphantom{0}}_2$</w:delText>
        </w:r>
      </w:del>
      <w:del w:id="4378" w:author="PR Preview" w:date="2026-01-01T00:00:00Z">
        <w:r>
          <w:delText xml:space="preserve">;</w:delText>
        </w:r>
      </w:del>
      <w:del w:id="4379" w:author="PR Preview" w:date="2026-01-01T00:00:00Z">
        <w:r>
          <w:delText xml:space="preserve"> </w:delText>
        </w:r>
      </w:del>
      <w:del w:id="4380" w:author="PR Preview" w:date="2026-01-01T00:00:00Z">
        <w:r>
          <w:delText xml:space="preserve">so each matrix has rank</w:delText>
        </w:r>
      </w:del>
      <w:del w:id="4381" w:author="PR Preview" w:date="2026-01-01T00:00:00Z">
        <w:r>
          <w:delText xml:space="preserve"> </w:delText>
        </w:r>
      </w:del>
      <m:oMath>
        <m:r>
          <m:t>1</m:t>
        </m:r>
      </m:oMath>
      <w:del w:id="4382" w:author="PR Preview" w:date="2026-01-01T00:00:00Z">
        <w:r>
          <w:delText xml:space="preserve"> </w:delText>
        </w:r>
      </w:del>
      <w:del w:id="4383" w:author="PR Preview" w:date="2026-01-01T00:00:00Z">
        <w:r>
          <w:delText xml:space="preserve">(</w:delText>
        </w:r>
      </w:del>
      <w:hyperlink w:anchor="def-rank">
        <w:del w:id="4384" w:author="PR Preview" w:date="2026-01-01T00:00:00Z">
          <w:r>
            <w:rPr>
              <w:rStyle w:val="Hyperlink"/>
            </w:rPr>
            <w:delText xml:space="preserve">Definition 44</w:delText>
          </w:r>
        </w:del>
      </w:hyperlink>
      <w:del w:id="4385" w:author="PR Preview" w:date="2026-01-01T00:00:00Z">
        <w:r>
          <w:delText xml:space="preserve">).</w:delText>
        </w:r>
      </w:del>
      <w:del w:id="4386" w:author="PR Preview" w:date="2026-01-01T00:00:00Z">
        <w:r>
          <w:delText xml:space="preserve"> </w:delText>
        </w:r>
      </w:del>
      <w:del w:id="4387" w:author="PR Preview" w:date="2026-01-01T00:00:00Z">
        <w:r>
          <w:delText xml:space="preserve">By the same argument,</w:delText>
        </w:r>
      </w:del>
      <w:del w:id="4388" w:author="PR Preview" w:date="2026-01-01T00:00:00Z">
        <w:r>
          <w:delText xml:space="preserve"> </w:delText>
        </w:r>
      </w:del>
      <m:oMath>
        <m:r>
          <m:rPr>
            <m:sty m:val="p"/>
          </m:rPr>
          <m:t>−</m:t>
        </m:r>
        <m:r>
          <m:rPr>
            <m:sty m:val="bi"/>
          </m:rPr>
          <m:t>A</m:t>
        </m:r>
      </m:oMath>
      <w:del w:id="4389" w:author="PR Preview" w:date="2026-01-01T00:00:00Z">
        <w:r>
          <w:delText xml:space="preserve"> </w:delText>
        </w:r>
      </w:del>
      <w:del w:id="4390" w:author="PR Preview" w:date="2026-01-01T00:00:00Z">
        <w:r>
          <w:delText xml:space="preserve">has rank</w:delText>
        </w:r>
      </w:del>
      <w:del w:id="4391" w:author="PR Preview" w:date="2026-01-01T00:00:00Z">
        <w:r>
          <w:delText xml:space="preserve"> </w:delText>
        </w:r>
      </w:del>
      <m:oMath>
        <m:r>
          <m:t>1</m:t>
        </m:r>
      </m:oMath>
      <w:del w:id="4392" w:author="PR Preview" w:date="2026-01-01T00:00:00Z">
        <w:r>
          <w:delText xml:space="preserve">.</w:delText>
        </w:r>
      </w:del>
    </w:p>
    <w:p>
      <w:pPr>
        <w:pStyle w:val="BodyText"/>
      </w:pPr>
      <w:ins w:id="4393" w:author="PR Preview" w:date="2026-01-01T00:00:00Z">
        <w:r>
          <w:rPr>
            <w:b/>
            <w:bCs/>
          </w:rPr>
          <w:t xml:space="preserve">Compare dimensions.</w:t>
        </w:r>
      </w:ins>
      <w:ins w:id="4394" w:author="PR Preview" w:date="2026-01-01T00:00:00Z">
        <w:r>
          <w:t xml:space="preserve"> </w:t>
        </w:r>
      </w:ins>
      <w:ins w:id="4395" w:author="PR Preview" w:date="2026-01-01T00:00:00Z">
        <w:r>
          <w:t xml:space="preserve">All the sets involved are subspaces of</w:t>
        </w:r>
      </w:ins>
      <w:ins w:id="4396" w:author="PR Preview" w:date="2026-01-01T00:00:00Z">
        <w:r>
          <w:t xml:space="preserve"> </w:t>
        </w:r>
      </w:ins>
      <m:oMath>
        <m:sSup>
          <m:e>
            <m:r>
              <m:rPr>
                <m:scr m:val="double-struck"/>
                <m:sty m:val="p"/>
              </m:rPr>
              <m:t>R</m:t>
            </m:r>
          </m:e>
          <m:sup>
            <m:r>
              <m:t>m</m:t>
            </m:r>
          </m:sup>
        </m:sSup>
      </m:oMath>
      <w:ins w:id="4397" w:author="PR Preview" w:date="2026-01-01T00:00:00Z">
        <w:r>
          <w:t xml:space="preserve"> </w:t>
        </w:r>
      </w:ins>
      <w:ins w:id="4398" w:author="PR Preview" w:date="2026-01-01T00:00:00Z">
        <w:r>
          <w:t xml:space="preserve">(</w:t>
        </w:r>
      </w:ins>
      <w:hyperlink w:anchor="thm-column-space-span">
        <w:ins w:id="4399" w:author="PR Preview" w:date="2026-01-01T00:00:00Z">
          <w:r>
            <w:rPr>
              <w:rStyle w:val="Hyperlink"/>
            </w:rPr>
            <w:t xml:space="preserve">Theorem 32</w:t>
          </w:r>
        </w:ins>
      </w:hyperlink>
      <w:ins w:id="4400" w:author="PR Preview" w:date="2026-01-01T00:00:00Z">
        <w:r>
          <w:t xml:space="preserve">,</w:t>
        </w:r>
      </w:ins>
      <w:ins w:id="4401" w:author="PR Preview" w:date="2026-01-01T00:00:00Z">
        <w:r>
          <w:t xml:space="preserve"> </w:t>
        </w:r>
      </w:ins>
      <w:hyperlink w:anchor="thm-sum-intersection-subspace">
        <w:ins w:id="4402" w:author="PR Preview" w:date="2026-01-01T00:00:00Z">
          <w:r>
            <w:rPr>
              <w:rStyle w:val="Hyperlink"/>
            </w:rPr>
            <w:t xml:space="preserve">Theorem 47</w:t>
          </w:r>
        </w:ins>
      </w:hyperlink>
      <w:ins w:id="4403"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9" w:name="exm-rank-subadditive"/>
    <w:p>
      <w:pPr>
        <w:pStyle w:val="FirstParagraph"/>
      </w:pPr>
      <w:ins w:id="4404" w:author="PR Preview" w:date="2026-01-01T00:00:00Z">
        <w:r>
          <w:rPr>
            <w:b/>
            <w:bCs/>
          </w:rPr>
          <w:t xml:space="preserve">Example 86 (Subadditivity with equality and without)</w:t>
        </w:r>
      </w:ins>
      <w:ins w:id="4405" w:author="PR Preview" w:date="2026-01-01T00:00:00Z">
        <w:r>
          <w:t xml:space="preserve"> </w:t>
        </w:r>
      </w:ins>
      <w:ins w:id="4406" w:author="PR Preview" w:date="2026-01-01T00:00:00Z">
        <w:r>
          <w:t xml:space="preserve">Let</w:t>
        </w:r>
      </w:ins>
      <w:ins w:id="440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4408" w:author="PR Preview" w:date="2026-01-01T00:00:00Z">
        <w:r>
          <w:t xml:space="preserve"> </w:t>
        </w:r>
      </w:ins>
      <w:ins w:id="4409" w:author="PR Preview" w:date="2026-01-01T00:00:00Z">
        <w:r>
          <w:t xml:space="preserve">and</w:t>
        </w:r>
      </w:ins>
      <w:ins w:id="441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4411" w:author="PR Preview" w:date="2026-01-01T00:00:00Z">
        <w:r>
          <w:t xml:space="preserve">.</w:t>
        </w:r>
      </w:ins>
      <w:ins w:id="4412" w:author="PR Preview" w:date="2026-01-01T00:00:00Z">
        <w:r>
          <w:t xml:space="preserve"> </w:t>
        </w:r>
      </w:ins>
      <w:ins w:id="4413" w:author="PR Preview" w:date="2026-01-01T00:00:00Z">
        <w:r>
          <w:t xml:space="preserve">Each has one nonzero column and one zero column.</w:t>
        </w:r>
      </w:ins>
      <w:ins w:id="4414" w:author="PR Preview" w:date="2026-01-01T00:00:00Z">
        <w:r>
          <w:t xml:space="preserve"> </w:t>
        </w:r>
      </w:ins>
      <w:ins w:id="4415" w:author="PR Preview" w:date="2026-01-01T00:00:00Z">
        <w:r>
          <w:t xml:space="preserve">The nonzero column on its own is linearly independent</w:t>
        </w:r>
      </w:ins>
      <w:ins w:id="4416" w:author="PR Preview" w:date="2026-01-01T00:00:00Z">
        <w:r>
          <w:t xml:space="preserve"> </w:t>
        </w:r>
      </w:ins>
      <w:ins w:id="4417" w:author="PR Preview" w:date="2026-01-01T00:00:00Z">
        <w:r>
          <w:t xml:space="preserve">(</w:t>
        </w:r>
      </w:ins>
      <w:ins w:id="4418" w:author="PR Preview" w:date="2026-01-01T00:00:00Z">
        <w:r>
          <w:t xml:space="preserve">$c\,\mathord{\smash[b]{\underset{\raise.3ex\hbox{$\scriptstyle\sim$}}{v}}\vphantom{v}} = \mathord{\smash[b]{\underset{\raise.3ex\hbox{$\scriptstyle\sim$}}{0}}\vphantom{0}}_2$</w:t>
        </w:r>
      </w:ins>
      <w:ins w:id="4419" w:author="PR Preview" w:date="2026-01-01T00:00:00Z">
        <w:r>
          <w:t xml:space="preserve"> </w:t>
        </w:r>
      </w:ins>
      <w:ins w:id="4420" w:author="PR Preview" w:date="2026-01-01T00:00:00Z">
        <w:r>
          <w:t xml:space="preserve">with</w:t>
        </w:r>
      </w:ins>
      <w:ins w:id="4421" w:author="PR Preview" w:date="2026-01-01T00:00:00Z">
        <w:r>
          <w:t xml:space="preserve"> </w:t>
        </w:r>
      </w:ins>
      <w:ins w:id="4422" w:author="PR Preview" w:date="2026-01-01T00:00:00Z">
        <w:r>
          <w:t xml:space="preserve">$\mathord{\smash[b]{\underset{\raise.3ex\hbox{$\scriptstyle\sim$}}{v}}\vphantom{v}} \ne \mathord{\smash[b]{\underset{\raise.3ex\hbox{$\scriptstyle\sim$}}{0}}\vphantom{0}}_2$</w:t>
        </w:r>
      </w:ins>
      <w:ins w:id="4423" w:author="PR Preview" w:date="2026-01-01T00:00:00Z">
        <w:r>
          <w:t xml:space="preserve"> </w:t>
        </w:r>
      </w:ins>
      <w:ins w:id="4424" w:author="PR Preview" w:date="2026-01-01T00:00:00Z">
        <w:r>
          <w:t xml:space="preserve">forces</w:t>
        </w:r>
      </w:ins>
      <w:ins w:id="4425" w:author="PR Preview" w:date="2026-01-01T00:00:00Z">
        <w:r>
          <w:t xml:space="preserve"> </w:t>
        </w:r>
      </w:ins>
      <m:oMath>
        <m:r>
          <m:t>c</m:t>
        </m:r>
        <m:r>
          <m:rPr>
            <m:sty m:val="p"/>
          </m:rPr>
          <m:t>=</m:t>
        </m:r>
        <m:r>
          <m:t>0</m:t>
        </m:r>
      </m:oMath>
      <w:ins w:id="4426" w:author="PR Preview" w:date="2026-01-01T00:00:00Z">
        <w:r>
          <w:t xml:space="preserve">),</w:t>
        </w:r>
      </w:ins>
      <w:ins w:id="4427" w:author="PR Preview" w:date="2026-01-01T00:00:00Z">
        <w:r>
          <w:t xml:space="preserve"> </w:t>
        </w:r>
      </w:ins>
      <w:ins w:id="4428" w:author="PR Preview" w:date="2026-01-01T00:00:00Z">
        <w:r>
          <w:t xml:space="preserve">and the two columns together are not,</w:t>
        </w:r>
      </w:ins>
      <w:ins w:id="4429" w:author="PR Preview" w:date="2026-01-01T00:00:00Z">
        <w:r>
          <w:t xml:space="preserve"> </w:t>
        </w:r>
      </w:ins>
      <w:ins w:id="4430" w:author="PR Preview" w:date="2026-01-01T00:00:00Z">
        <w:r>
          <w:t xml:space="preserve">since</w:t>
        </w:r>
      </w:ins>
      <w:ins w:id="4431" w:author="PR Preview" w:date="2026-01-01T00:00:00Z">
        <w:r>
          <w:t xml:space="preserve"> </w:t>
        </w:r>
      </w:ins>
      <m:oMath>
        <m:r>
          <m:t>1</m:t>
        </m:r>
      </m:oMath>
      <w:ins w:id="4432" w:author="PR Preview" w:date="2026-01-01T00:00:00Z">
        <w:r>
          <w:t xml:space="preserve"> </w:t>
        </w:r>
      </w:ins>
      <w:ins w:id="4433" w:author="PR Preview" w:date="2026-01-01T00:00:00Z">
        <w:r>
          <w:t xml:space="preserve">times the zero column is</w:t>
        </w:r>
      </w:ins>
      <w:ins w:id="4434" w:author="PR Preview" w:date="2026-01-01T00:00:00Z">
        <w:r>
          <w:t xml:space="preserve"> </w:t>
        </w:r>
      </w:ins>
      <w:ins w:id="4435" w:author="PR Preview" w:date="2026-01-01T00:00:00Z">
        <w:r>
          <w:t xml:space="preserve">$\mathord{\smash[b]{\underset{\raise.3ex\hbox{$\scriptstyle\sim$}}{0}}\vphantom{0}}_2$</w:t>
        </w:r>
      </w:ins>
      <w:ins w:id="4436" w:author="PR Preview" w:date="2026-01-01T00:00:00Z">
        <w:r>
          <w:t xml:space="preserve">;</w:t>
        </w:r>
      </w:ins>
      <w:ins w:id="4437" w:author="PR Preview" w:date="2026-01-01T00:00:00Z">
        <w:r>
          <w:t xml:space="preserve"> </w:t>
        </w:r>
      </w:ins>
      <w:ins w:id="4438" w:author="PR Preview" w:date="2026-01-01T00:00:00Z">
        <w:r>
          <w:t xml:space="preserve">so each matrix has rank</w:t>
        </w:r>
      </w:ins>
      <w:ins w:id="4439" w:author="PR Preview" w:date="2026-01-01T00:00:00Z">
        <w:r>
          <w:t xml:space="preserve"> </w:t>
        </w:r>
      </w:ins>
      <m:oMath>
        <m:r>
          <m:t>1</m:t>
        </m:r>
      </m:oMath>
      <w:ins w:id="4440" w:author="PR Preview" w:date="2026-01-01T00:00:00Z">
        <w:r>
          <w:t xml:space="preserve"> </w:t>
        </w:r>
      </w:ins>
      <w:ins w:id="4441" w:author="PR Preview" w:date="2026-01-01T00:00:00Z">
        <w:r>
          <w:t xml:space="preserve">(</w:t>
        </w:r>
      </w:ins>
      <w:hyperlink w:anchor="def-rank">
        <w:ins w:id="4442" w:author="PR Preview" w:date="2026-01-01T00:00:00Z">
          <w:r>
            <w:rPr>
              <w:rStyle w:val="Hyperlink"/>
            </w:rPr>
            <w:t xml:space="preserve">Definition 44</w:t>
          </w:r>
        </w:ins>
      </w:hyperlink>
      <w:ins w:id="4443" w:author="PR Preview" w:date="2026-01-01T00:00:00Z">
        <w:r>
          <w:t xml:space="preserve">).</w:t>
        </w:r>
      </w:ins>
      <w:ins w:id="4444" w:author="PR Preview" w:date="2026-01-01T00:00:00Z">
        <w:r>
          <w:t xml:space="preserve"> </w:t>
        </w:r>
      </w:ins>
      <w:ins w:id="4445" w:author="PR Preview" w:date="2026-01-01T00:00:00Z">
        <w:r>
          <w:t xml:space="preserve">By the same argument,</w:t>
        </w:r>
      </w:ins>
      <w:ins w:id="4446" w:author="PR Preview" w:date="2026-01-01T00:00:00Z">
        <w:r>
          <w:t xml:space="preserve"> </w:t>
        </w:r>
      </w:ins>
      <m:oMath>
        <m:r>
          <m:rPr>
            <m:sty m:val="p"/>
          </m:rPr>
          <m:t>−</m:t>
        </m:r>
        <m:r>
          <m:rPr>
            <m:sty m:val="bi"/>
          </m:rPr>
          <m:t>A</m:t>
        </m:r>
      </m:oMath>
      <w:ins w:id="4447" w:author="PR Preview" w:date="2026-01-01T00:00:00Z">
        <w:r>
          <w:t xml:space="preserve"> </w:t>
        </w:r>
      </w:ins>
      <w:ins w:id="4448" w:author="PR Preview" w:date="2026-01-01T00:00:00Z">
        <w:r>
          <w:t xml:space="preserve">has rank</w:t>
        </w:r>
      </w:ins>
      <w:ins w:id="4449" w:author="PR Preview" w:date="2026-01-01T00:00:00Z">
        <w:r>
          <w:t xml:space="preserve"> </w:t>
        </w:r>
      </w:ins>
      <m:oMath>
        <m:r>
          <m:t>1</m:t>
        </m:r>
      </m:oMath>
      <w:ins w:id="4450" w:author="PR Preview" w:date="2026-01-01T00:00:00Z">
        <w:r>
          <w:t xml:space="preserve">.</w:t>
        </w:r>
      </w:ins>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9"/>
    <w:bookmarkStart w:id="320"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0"/>
    <w:bookmarkStart w:id="321" w:name="def-direct-sum"/>
    <w:p>
      <w:pPr>
        <w:pStyle w:val="BodyText"/>
      </w:pPr>
      <w:del w:id="4451" w:author="PR Preview" w:date="2026-01-01T00:00:00Z">
        <w:r>
          <w:rPr>
            <w:b/>
            <w:bCs/>
          </w:rPr>
          <w:delText xml:space="preserve">Definition 65 (Direct sum)</w:delText>
        </w:r>
      </w:del>
      <w:del w:id="4452" w:author="PR Preview" w:date="2026-01-01T00:00:00Z">
        <w:r>
          <w:delText xml:space="preserve"> </w:delText>
        </w:r>
      </w:del>
      <w:del w:id="4453" w:author="PR Preview" w:date="2026-01-01T00:00:00Z">
        <w:r>
          <w:delText xml:space="preserve">If</w:delText>
        </w:r>
      </w:del>
      <w:del w:id="4454" w:author="PR Preview" w:date="2026-01-01T00:00:00Z">
        <w:r>
          <w:delText xml:space="preserve"> </w:delText>
        </w:r>
      </w:del>
      <m:oMath>
        <m:sSub>
          <m:e>
            <m:r>
              <m:rPr>
                <m:scr m:val="script"/>
                <m:sty m:val="p"/>
              </m:rPr>
              <m:t>S</m:t>
            </m:r>
          </m:e>
          <m:sub>
            <m:r>
              <m:t>1</m:t>
            </m:r>
          </m:sub>
        </m:sSub>
      </m:oMath>
      <w:del w:id="4455" w:author="PR Preview" w:date="2026-01-01T00:00:00Z">
        <w:r>
          <w:delText xml:space="preserve"> </w:delText>
        </w:r>
      </w:del>
      <w:del w:id="4456" w:author="PR Preview" w:date="2026-01-01T00:00:00Z">
        <w:r>
          <w:delText xml:space="preserve">and</w:delText>
        </w:r>
      </w:del>
      <w:del w:id="4457" w:author="PR Preview" w:date="2026-01-01T00:00:00Z">
        <w:r>
          <w:delText xml:space="preserve"> </w:delText>
        </w:r>
      </w:del>
      <m:oMath>
        <m:sSub>
          <m:e>
            <m:r>
              <m:rPr>
                <m:scr m:val="script"/>
                <m:sty m:val="p"/>
              </m:rPr>
              <m:t>S</m:t>
            </m:r>
          </m:e>
          <m:sub>
            <m:r>
              <m:t>2</m:t>
            </m:r>
          </m:sub>
        </m:sSub>
      </m:oMath>
      <w:del w:id="4458" w:author="PR Preview" w:date="2026-01-01T00:00:00Z">
        <w:r>
          <w:delText xml:space="preserve"> </w:delText>
        </w:r>
      </w:del>
      <w:del w:id="4459" w:author="PR Preview" w:date="2026-01-01T00:00:00Z">
        <w:r>
          <w:delText xml:space="preserve">are complementary in</w:delText>
        </w:r>
      </w:del>
      <w:del w:id="4460" w:author="PR Preview" w:date="2026-01-01T00:00:00Z">
        <w:r>
          <w:delText xml:space="preserve"> </w:delText>
        </w:r>
      </w:del>
      <m:oMath>
        <m:r>
          <m:rPr>
            <m:scr m:val="script"/>
            <m:sty m:val="p"/>
          </m:rPr>
          <m:t>V</m:t>
        </m:r>
      </m:oMath>
      <w:del w:id="4461" w:author="PR Preview" w:date="2026-01-01T00:00:00Z">
        <w:r>
          <w:delText xml:space="preserve"> </w:delText>
        </w:r>
      </w:del>
      <w:del w:id="4462" w:author="PR Preview" w:date="2026-01-01T00:00:00Z">
        <w:r>
          <w:delText xml:space="preserve">(</w:delText>
        </w:r>
      </w:del>
      <w:hyperlink w:anchor="def-complementary-subspaces">
        <w:del w:id="4463" w:author="PR Preview" w:date="2026-01-01T00:00:00Z">
          <w:r>
            <w:rPr>
              <w:rStyle w:val="Hyperlink"/>
            </w:rPr>
            <w:delText xml:space="preserve">Definition 64</w:delText>
          </w:r>
        </w:del>
      </w:hyperlink>
      <w:del w:id="4464" w:author="PR Preview" w:date="2026-01-01T00:00:00Z">
        <w:r>
          <w:delText xml:space="preserve">),</w:delText>
        </w:r>
      </w:del>
      <w:del w:id="4465" w:author="PR Preview" w:date="2026-01-01T00:00:00Z">
        <w:r>
          <w:delText xml:space="preserve"> </w:delText>
        </w:r>
      </w:del>
      <w:del w:id="4466" w:author="PR Preview" w:date="2026-01-01T00:00:00Z">
        <w:r>
          <w:delText xml:space="preserve">then</w:delText>
        </w:r>
      </w:del>
      <w:del w:id="4467" w:author="PR Preview" w:date="2026-01-01T00:00:00Z">
        <w:r>
          <w:delText xml:space="preserve"> </w:delText>
        </w:r>
      </w:del>
      <m:oMath>
        <m:r>
          <m:rPr>
            <m:scr m:val="script"/>
            <m:sty m:val="p"/>
          </m:rPr>
          <m:t>V</m:t>
        </m:r>
      </m:oMath>
      <w:del w:id="4468" w:author="PR Preview" w:date="2026-01-01T00:00:00Z">
        <w:r>
          <w:delText xml:space="preserve"> </w:delText>
        </w:r>
      </w:del>
      <w:del w:id="4469" w:author="PR Preview" w:date="2026-01-01T00:00:00Z">
        <w:r>
          <w:delText xml:space="preserve">is the</w:delText>
        </w:r>
      </w:del>
      <w:del w:id="4470" w:author="PR Preview" w:date="2026-01-01T00:00:00Z">
        <w:r>
          <w:delText xml:space="preserve"> </w:delText>
        </w:r>
      </w:del>
      <w:del w:id="4471" w:author="PR Preview" w:date="2026-01-01T00:00:00Z">
        <w:r>
          <w:rPr>
            <w:b/>
            <w:bCs/>
          </w:rPr>
          <w:delText xml:space="preserve">direct sum</w:delText>
        </w:r>
      </w:del>
      <w:del w:id="4472" w:author="PR Preview" w:date="2026-01-01T00:00:00Z">
        <w:r>
          <w:delText xml:space="preserve"> </w:delText>
        </w:r>
      </w:del>
      <w:del w:id="4473" w:author="PR Preview" w:date="2026-01-01T00:00:00Z">
        <w:r>
          <w:delText xml:space="preserve">of</w:delText>
        </w:r>
      </w:del>
      <w:del w:id="4474" w:author="PR Preview" w:date="2026-01-01T00:00:00Z">
        <w:r>
          <w:delText xml:space="preserve"> </w:delText>
        </w:r>
      </w:del>
      <m:oMath>
        <m:sSub>
          <m:e>
            <m:r>
              <m:rPr>
                <m:scr m:val="script"/>
                <m:sty m:val="p"/>
              </m:rPr>
              <m:t>S</m:t>
            </m:r>
          </m:e>
          <m:sub>
            <m:r>
              <m:t>1</m:t>
            </m:r>
          </m:sub>
        </m:sSub>
      </m:oMath>
      <w:del w:id="4475" w:author="PR Preview" w:date="2026-01-01T00:00:00Z">
        <w:r>
          <w:delText xml:space="preserve"> </w:delText>
        </w:r>
      </w:del>
      <w:del w:id="4476" w:author="PR Preview" w:date="2026-01-01T00:00:00Z">
        <w:r>
          <w:delText xml:space="preserve">and</w:delText>
        </w:r>
      </w:del>
      <w:del w:id="4477" w:author="PR Preview" w:date="2026-01-01T00:00:00Z">
        <w:r>
          <w:delText xml:space="preserve"> </w:delText>
        </w:r>
      </w:del>
      <m:oMath>
        <m:sSub>
          <m:e>
            <m:r>
              <m:rPr>
                <m:scr m:val="script"/>
                <m:sty m:val="p"/>
              </m:rPr>
              <m:t>S</m:t>
            </m:r>
          </m:e>
          <m:sub>
            <m:r>
              <m:t>2</m:t>
            </m:r>
          </m:sub>
        </m:sSub>
      </m:oMath>
      <w:del w:id="4478" w:author="PR Preview" w:date="2026-01-01T00:00:00Z">
        <w:r>
          <w:delText xml:space="preserve">,</w:delText>
        </w:r>
      </w:del>
      <w:del w:id="4479" w:author="PR Preview" w:date="2026-01-01T00:00:00Z">
        <w:r>
          <w:delText xml:space="preserve"> </w:delText>
        </w:r>
      </w:del>
      <w:del w:id="4480" w:author="PR Preview" w:date="2026-01-01T00:00:00Z">
        <w:r>
          <w:delText xml:space="preserve">written</w:delText>
        </w:r>
      </w:del>
      <w:del w:id="4481"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4482" w:author="PR Preview" w:date="2026-01-01T00:00:00Z">
        <w:r>
          <w:delText xml:space="preserve">.</w:delText>
        </w:r>
      </w:del>
    </w:p>
    <w:p>
      <w:pPr>
        <w:pStyle w:val="BodyText"/>
      </w:pPr>
      <w:del w:id="4483" w:author="PR Preview" w:date="2026-01-01T00:00:00Z">
        <w:r>
          <w:rPr>
            <w:b/>
            <w:bCs/>
          </w:rPr>
          <w:delText xml:space="preserve">Example 85 (</w:delText>
        </w:r>
      </w:del>
      <m:oMath>
        <m:sSup>
          <m:e>
            <m:r>
              <m:rPr>
                <m:scr m:val="double-struck"/>
                <m:sty m:val="p"/>
              </m:rPr>
              <m:t>R</m:t>
            </m:r>
          </m:e>
          <m:sup>
            <m:r>
              <m:t>3</m:t>
            </m:r>
          </m:sup>
        </m:sSup>
      </m:oMath>
      <w:del w:id="4484" w:author="PR Preview" w:date="2026-01-01T00:00:00Z">
        <w:r>
          <w:rPr>
            <w:b/>
            <w:bCs/>
          </w:rPr>
          <w:delText xml:space="preserve"> </w:delText>
        </w:r>
      </w:del>
      <w:del w:id="4485" w:author="PR Preview" w:date="2026-01-01T00:00:00Z">
        <w:r>
          <w:rPr>
            <w:b/>
            <w:bCs/>
          </w:rPr>
          <w:delText xml:space="preserve">is a plane plus a line)</w:delText>
        </w:r>
      </w:del>
      <w:del w:id="4486" w:author="PR Preview" w:date="2026-01-01T00:00:00Z">
        <w:r>
          <w:delText xml:space="preserve"> </w:delText>
        </w:r>
      </w:del>
      <w:del w:id="4487" w:author="PR Preview" w:date="2026-01-01T00:00:00Z">
        <w:r>
          <w:delText xml:space="preserve">Let</w:delText>
        </w:r>
      </w:del>
      <w:del w:id="4488"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4489" w:author="PR Preview" w:date="2026-01-01T00:00:00Z">
        <w:r>
          <w:delText xml:space="preserve">, the plane</w:delText>
        </w:r>
      </w:del>
      <w:del w:id="4490" w:author="PR Preview" w:date="2026-01-01T00:00:00Z">
        <w:r>
          <w:delText xml:space="preserve"> </w:delText>
        </w:r>
      </w:del>
      <m:oMath>
        <m:r>
          <m:t>z</m:t>
        </m:r>
        <m:r>
          <m:rPr>
            <m:sty m:val="p"/>
          </m:rPr>
          <m:t>=</m:t>
        </m:r>
        <m:r>
          <m:t>0</m:t>
        </m:r>
      </m:oMath>
      <w:del w:id="4491" w:author="PR Preview" w:date="2026-01-01T00:00:00Z">
        <w:r>
          <w:delText xml:space="preserve">,</w:delText>
        </w:r>
      </w:del>
      <w:del w:id="4492" w:author="PR Preview" w:date="2026-01-01T00:00:00Z">
        <w:r>
          <w:delText xml:space="preserve"> </w:delText>
        </w:r>
      </w:del>
      <w:del w:id="4493" w:author="PR Preview" w:date="2026-01-01T00:00:00Z">
        <w:r>
          <w:delText xml:space="preserve">and</w:delText>
        </w:r>
      </w:del>
      <w:del w:id="4494"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4495" w:author="PR Preview" w:date="2026-01-01T00:00:00Z">
        <w:r>
          <w:delText xml:space="preserve">, the</w:delText>
        </w:r>
      </w:del>
      <w:del w:id="4496" w:author="PR Preview" w:date="2026-01-01T00:00:00Z">
        <w:r>
          <w:delText xml:space="preserve"> </w:delText>
        </w:r>
      </w:del>
      <m:oMath>
        <m:r>
          <m:t>z</m:t>
        </m:r>
      </m:oMath>
      <w:del w:id="4497" w:author="PR Preview" w:date="2026-01-01T00:00:00Z">
        <w:r>
          <w:delText xml:space="preserve">-axis.</w:delText>
        </w:r>
      </w:del>
    </w:p>
    <w:p>
      <w:pPr>
        <w:pStyle w:val="BodyText"/>
      </w:pPr>
      <w:ins w:id="4498" w:author="PR Preview" w:date="2026-01-01T00:00:00Z">
        <w:r>
          <w:rPr>
            <w:b/>
            <w:bCs/>
          </w:rPr>
          <w:t xml:space="preserve">Definition 65 (Direct sum)</w:t>
        </w:r>
      </w:ins>
      <w:ins w:id="4499" w:author="PR Preview" w:date="2026-01-01T00:00:00Z">
        <w:r>
          <w:t xml:space="preserve"> </w:t>
        </w:r>
      </w:ins>
      <w:ins w:id="4500" w:author="PR Preview" w:date="2026-01-01T00:00:00Z">
        <w:r>
          <w:t xml:space="preserve">If</w:t>
        </w:r>
      </w:ins>
      <w:ins w:id="4501" w:author="PR Preview" w:date="2026-01-01T00:00:00Z">
        <w:r>
          <w:t xml:space="preserve"> </w:t>
        </w:r>
      </w:ins>
      <m:oMath>
        <m:sSub>
          <m:e>
            <m:r>
              <m:rPr>
                <m:scr m:val="script"/>
                <m:sty m:val="p"/>
              </m:rPr>
              <m:t>S</m:t>
            </m:r>
          </m:e>
          <m:sub>
            <m:r>
              <m:t>1</m:t>
            </m:r>
          </m:sub>
        </m:sSub>
      </m:oMath>
      <w:ins w:id="4502" w:author="PR Preview" w:date="2026-01-01T00:00:00Z">
        <w:r>
          <w:t xml:space="preserve"> </w:t>
        </w:r>
      </w:ins>
      <w:ins w:id="4503" w:author="PR Preview" w:date="2026-01-01T00:00:00Z">
        <w:r>
          <w:t xml:space="preserve">and</w:t>
        </w:r>
      </w:ins>
      <w:ins w:id="4504" w:author="PR Preview" w:date="2026-01-01T00:00:00Z">
        <w:r>
          <w:t xml:space="preserve"> </w:t>
        </w:r>
      </w:ins>
      <m:oMath>
        <m:sSub>
          <m:e>
            <m:r>
              <m:rPr>
                <m:scr m:val="script"/>
                <m:sty m:val="p"/>
              </m:rPr>
              <m:t>S</m:t>
            </m:r>
          </m:e>
          <m:sub>
            <m:r>
              <m:t>2</m:t>
            </m:r>
          </m:sub>
        </m:sSub>
      </m:oMath>
      <w:ins w:id="4505" w:author="PR Preview" w:date="2026-01-01T00:00:00Z">
        <w:r>
          <w:t xml:space="preserve"> </w:t>
        </w:r>
      </w:ins>
      <w:ins w:id="4506" w:author="PR Preview" w:date="2026-01-01T00:00:00Z">
        <w:r>
          <w:t xml:space="preserve">are complementary in</w:t>
        </w:r>
      </w:ins>
      <w:ins w:id="4507" w:author="PR Preview" w:date="2026-01-01T00:00:00Z">
        <w:r>
          <w:t xml:space="preserve"> </w:t>
        </w:r>
      </w:ins>
      <m:oMath>
        <m:r>
          <m:rPr>
            <m:scr m:val="script"/>
            <m:sty m:val="p"/>
          </m:rPr>
          <m:t>V</m:t>
        </m:r>
      </m:oMath>
      <w:ins w:id="4508" w:author="PR Preview" w:date="2026-01-01T00:00:00Z">
        <w:r>
          <w:t xml:space="preserve"> </w:t>
        </w:r>
      </w:ins>
      <w:ins w:id="4509" w:author="PR Preview" w:date="2026-01-01T00:00:00Z">
        <w:r>
          <w:t xml:space="preserve">(</w:t>
        </w:r>
      </w:ins>
      <w:hyperlink w:anchor="def-complementary-subspaces">
        <w:ins w:id="4510" w:author="PR Preview" w:date="2026-01-01T00:00:00Z">
          <w:r>
            <w:rPr>
              <w:rStyle w:val="Hyperlink"/>
            </w:rPr>
            <w:t xml:space="preserve">Definition 64</w:t>
          </w:r>
        </w:ins>
      </w:hyperlink>
      <w:ins w:id="4511" w:author="PR Preview" w:date="2026-01-01T00:00:00Z">
        <w:r>
          <w:t xml:space="preserve">),</w:t>
        </w:r>
      </w:ins>
      <w:ins w:id="4512" w:author="PR Preview" w:date="2026-01-01T00:00:00Z">
        <w:r>
          <w:t xml:space="preserve"> </w:t>
        </w:r>
      </w:ins>
      <w:ins w:id="4513" w:author="PR Preview" w:date="2026-01-01T00:00:00Z">
        <w:r>
          <w:t xml:space="preserve">then</w:t>
        </w:r>
      </w:ins>
      <w:ins w:id="4514" w:author="PR Preview" w:date="2026-01-01T00:00:00Z">
        <w:r>
          <w:t xml:space="preserve"> </w:t>
        </w:r>
      </w:ins>
      <m:oMath>
        <m:r>
          <m:rPr>
            <m:scr m:val="script"/>
            <m:sty m:val="p"/>
          </m:rPr>
          <m:t>V</m:t>
        </m:r>
      </m:oMath>
      <w:ins w:id="4515" w:author="PR Preview" w:date="2026-01-01T00:00:00Z">
        <w:r>
          <w:t xml:space="preserve"> </w:t>
        </w:r>
      </w:ins>
      <w:ins w:id="4516" w:author="PR Preview" w:date="2026-01-01T00:00:00Z">
        <w:r>
          <w:t xml:space="preserve">is the</w:t>
        </w:r>
      </w:ins>
      <w:ins w:id="4517" w:author="PR Preview" w:date="2026-01-01T00:00:00Z">
        <w:r>
          <w:t xml:space="preserve"> </w:t>
        </w:r>
      </w:ins>
      <w:ins w:id="4518" w:author="PR Preview" w:date="2026-01-01T00:00:00Z">
        <w:r>
          <w:rPr>
            <w:b/>
            <w:bCs/>
          </w:rPr>
          <w:t xml:space="preserve">direct sum</w:t>
        </w:r>
      </w:ins>
      <w:ins w:id="4519" w:author="PR Preview" w:date="2026-01-01T00:00:00Z">
        <w:r>
          <w:t xml:space="preserve"> </w:t>
        </w:r>
      </w:ins>
      <w:ins w:id="4520" w:author="PR Preview" w:date="2026-01-01T00:00:00Z">
        <w:r>
          <w:t xml:space="preserve">[45]</w:t>
        </w:r>
      </w:ins>
      <w:ins w:id="4521" w:author="PR Preview" w:date="2026-01-01T00:00:00Z">
        <w:r>
          <w:t xml:space="preserve"> </w:t>
        </w:r>
      </w:ins>
      <w:ins w:id="4522" w:author="PR Preview" w:date="2026-01-01T00:00:00Z">
        <w:r>
          <w:t xml:space="preserve">of</w:t>
        </w:r>
      </w:ins>
      <w:ins w:id="4523" w:author="PR Preview" w:date="2026-01-01T00:00:00Z">
        <w:r>
          <w:t xml:space="preserve"> </w:t>
        </w:r>
      </w:ins>
      <m:oMath>
        <m:sSub>
          <m:e>
            <m:r>
              <m:rPr>
                <m:scr m:val="script"/>
                <m:sty m:val="p"/>
              </m:rPr>
              <m:t>S</m:t>
            </m:r>
          </m:e>
          <m:sub>
            <m:r>
              <m:t>1</m:t>
            </m:r>
          </m:sub>
        </m:sSub>
      </m:oMath>
      <w:ins w:id="4524" w:author="PR Preview" w:date="2026-01-01T00:00:00Z">
        <w:r>
          <w:t xml:space="preserve"> </w:t>
        </w:r>
      </w:ins>
      <w:ins w:id="4525" w:author="PR Preview" w:date="2026-01-01T00:00:00Z">
        <w:r>
          <w:t xml:space="preserve">and</w:t>
        </w:r>
      </w:ins>
      <w:ins w:id="4526" w:author="PR Preview" w:date="2026-01-01T00:00:00Z">
        <w:r>
          <w:t xml:space="preserve"> </w:t>
        </w:r>
      </w:ins>
      <m:oMath>
        <m:sSub>
          <m:e>
            <m:r>
              <m:rPr>
                <m:scr m:val="script"/>
                <m:sty m:val="p"/>
              </m:rPr>
              <m:t>S</m:t>
            </m:r>
          </m:e>
          <m:sub>
            <m:r>
              <m:t>2</m:t>
            </m:r>
          </m:sub>
        </m:sSub>
      </m:oMath>
      <w:ins w:id="4527" w:author="PR Preview" w:date="2026-01-01T00:00:00Z">
        <w:r>
          <w:t xml:space="preserve">,</w:t>
        </w:r>
      </w:ins>
      <w:ins w:id="4528" w:author="PR Preview" w:date="2026-01-01T00:00:00Z">
        <w:r>
          <w:t xml:space="preserve"> </w:t>
        </w:r>
      </w:ins>
      <w:ins w:id="4529" w:author="PR Preview" w:date="2026-01-01T00:00:00Z">
        <w:r>
          <w:t xml:space="preserve">written</w:t>
        </w:r>
      </w:ins>
      <w:ins w:id="4530"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4531" w:author="PR Preview" w:date="2026-01-01T00:00:00Z">
        <w:r>
          <w:t xml:space="preserve">.</w:t>
        </w:r>
      </w:ins>
    </w:p>
    <w:bookmarkEnd w:id="321"/>
    <w:bookmarkStart w:id="322" w:name="exm-direct-sum"/>
    <w:p>
      <w:pPr>
        <w:pStyle w:val="BodyText"/>
      </w:pPr>
      <w:ins w:id="4532" w:author="PR Preview" w:date="2026-01-01T00:00:00Z">
        <w:r>
          <w:rPr>
            <w:b/>
            <w:bCs/>
          </w:rPr>
          <w:t xml:space="preserve">Example 87 (</w:t>
        </w:r>
      </w:ins>
      <m:oMath>
        <m:sSup>
          <m:e>
            <m:r>
              <m:rPr>
                <m:scr m:val="double-struck"/>
                <m:sty m:val="p"/>
              </m:rPr>
              <m:t>R</m:t>
            </m:r>
          </m:e>
          <m:sup>
            <m:r>
              <m:t>3</m:t>
            </m:r>
          </m:sup>
        </m:sSup>
      </m:oMath>
      <w:ins w:id="4533" w:author="PR Preview" w:date="2026-01-01T00:00:00Z">
        <w:r>
          <w:rPr>
            <w:b/>
            <w:bCs/>
          </w:rPr>
          <w:t xml:space="preserve"> </w:t>
        </w:r>
      </w:ins>
      <w:ins w:id="4534" w:author="PR Preview" w:date="2026-01-01T00:00:00Z">
        <w:r>
          <w:rPr>
            <w:b/>
            <w:bCs/>
          </w:rPr>
          <w:t xml:space="preserve">is a plane plus a line)</w:t>
        </w:r>
      </w:ins>
      <w:ins w:id="4535" w:author="PR Preview" w:date="2026-01-01T00:00:00Z">
        <w:r>
          <w:t xml:space="preserve"> </w:t>
        </w:r>
      </w:ins>
      <w:ins w:id="4536" w:author="PR Preview" w:date="2026-01-01T00:00:00Z">
        <w:r>
          <w:t xml:space="preserve">Let</w:t>
        </w:r>
      </w:ins>
      <w:ins w:id="4537"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4538" w:author="PR Preview" w:date="2026-01-01T00:00:00Z">
        <w:r>
          <w:t xml:space="preserve">, the plane</w:t>
        </w:r>
      </w:ins>
      <w:ins w:id="4539" w:author="PR Preview" w:date="2026-01-01T00:00:00Z">
        <w:r>
          <w:t xml:space="preserve"> </w:t>
        </w:r>
      </w:ins>
      <m:oMath>
        <m:r>
          <m:t>z</m:t>
        </m:r>
        <m:r>
          <m:rPr>
            <m:sty m:val="p"/>
          </m:rPr>
          <m:t>=</m:t>
        </m:r>
        <m:r>
          <m:t>0</m:t>
        </m:r>
      </m:oMath>
      <w:ins w:id="4540" w:author="PR Preview" w:date="2026-01-01T00:00:00Z">
        <w:r>
          <w:t xml:space="preserve">,</w:t>
        </w:r>
      </w:ins>
      <w:ins w:id="4541" w:author="PR Preview" w:date="2026-01-01T00:00:00Z">
        <w:r>
          <w:t xml:space="preserve"> </w:t>
        </w:r>
      </w:ins>
      <w:ins w:id="4542" w:author="PR Preview" w:date="2026-01-01T00:00:00Z">
        <w:r>
          <w:t xml:space="preserve">and</w:t>
        </w:r>
      </w:ins>
      <w:ins w:id="4543"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4544" w:author="PR Preview" w:date="2026-01-01T00:00:00Z">
        <w:r>
          <w:t xml:space="preserve">, the</w:t>
        </w:r>
      </w:ins>
      <w:ins w:id="4545" w:author="PR Preview" w:date="2026-01-01T00:00:00Z">
        <w:r>
          <w:t xml:space="preserve"> </w:t>
        </w:r>
      </w:ins>
      <m:oMath>
        <m:r>
          <m:t>z</m:t>
        </m:r>
      </m:oMath>
      <w:ins w:id="4546" w:author="PR Preview" w:date="2026-01-01T00:00:00Z">
        <w:r>
          <w:t xml:space="preserve">-axis.</w:t>
        </w:r>
      </w:ins>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2"/>
    <w:bookmarkStart w:id="323" w:name="exm-not-direct-sum"/>
    <w:p>
      <w:pPr>
        <w:pStyle w:val="BodyText"/>
      </w:pPr>
      <w:del w:id="4547" w:author="PR Preview" w:date="2026-01-01T00:00:00Z">
        <w:r>
          <w:rPr>
            <w:b/>
            <w:bCs/>
          </w:rPr>
          <w:delText xml:space="preserve">Example 86 (Two planes that sum to</w:delText>
        </w:r>
      </w:del>
      <w:del w:id="4548" w:author="PR Preview" w:date="2026-01-01T00:00:00Z">
        <w:r>
          <w:rPr>
            <w:b/>
            <w:bCs/>
          </w:rPr>
          <w:delText xml:space="preserve"> </w:delText>
        </w:r>
      </w:del>
      <m:oMath>
        <m:sSup>
          <m:e>
            <m:r>
              <m:rPr>
                <m:scr m:val="double-struck"/>
                <m:sty m:val="p"/>
              </m:rPr>
              <m:t>R</m:t>
            </m:r>
          </m:e>
          <m:sup>
            <m:r>
              <m:t>3</m:t>
            </m:r>
          </m:sup>
        </m:sSup>
      </m:oMath>
      <w:del w:id="4549" w:author="PR Preview" w:date="2026-01-01T00:00:00Z">
        <w:r>
          <w:rPr>
            <w:b/>
            <w:bCs/>
          </w:rPr>
          <w:delText xml:space="preserve"> </w:delText>
        </w:r>
      </w:del>
      <w:del w:id="4550" w:author="PR Preview" w:date="2026-01-01T00:00:00Z">
        <w:r>
          <w:rPr>
            <w:b/>
            <w:bCs/>
          </w:rPr>
          <w:delText xml:space="preserve">but not directly)</w:delText>
        </w:r>
      </w:del>
      <w:del w:id="4551" w:author="PR Preview" w:date="2026-01-01T00:00:00Z">
        <w:r>
          <w:delText xml:space="preserve"> </w:delText>
        </w:r>
      </w:del>
      <w:del w:id="4552" w:author="PR Preview" w:date="2026-01-01T00:00:00Z">
        <w:r>
          <w:delText xml:space="preserve">The planes</w:delText>
        </w:r>
      </w:del>
      <w:del w:id="4553" w:author="PR Preview" w:date="2026-01-01T00:00:00Z">
        <w:r>
          <w:delText xml:space="preserve"> </w:delText>
        </w:r>
      </w:del>
      <m:oMath>
        <m:r>
          <m:t>z</m:t>
        </m:r>
        <m:r>
          <m:rPr>
            <m:sty m:val="p"/>
          </m:rPr>
          <m:t>=</m:t>
        </m:r>
        <m:r>
          <m:t>0</m:t>
        </m:r>
      </m:oMath>
      <w:del w:id="4554" w:author="PR Preview" w:date="2026-01-01T00:00:00Z">
        <w:r>
          <w:delText xml:space="preserve"> </w:delText>
        </w:r>
      </w:del>
      <w:del w:id="4555" w:author="PR Preview" w:date="2026-01-01T00:00:00Z">
        <w:r>
          <w:delText xml:space="preserve">and</w:delText>
        </w:r>
      </w:del>
      <w:del w:id="4556" w:author="PR Preview" w:date="2026-01-01T00:00:00Z">
        <w:r>
          <w:delText xml:space="preserve"> </w:delText>
        </w:r>
      </w:del>
      <m:oMath>
        <m:r>
          <m:t>x</m:t>
        </m:r>
        <m:r>
          <m:rPr>
            <m:sty m:val="p"/>
          </m:rPr>
          <m:t>=</m:t>
        </m:r>
        <m:r>
          <m:t>0</m:t>
        </m:r>
      </m:oMath>
      <w:del w:id="4557" w:author="PR Preview" w:date="2026-01-01T00:00:00Z">
        <w:r>
          <w:delText xml:space="preserve"> </w:delText>
        </w:r>
      </w:del>
      <w:del w:id="4558" w:author="PR Preview" w:date="2026-01-01T00:00:00Z">
        <w:r>
          <w:delText xml:space="preserve">sum to</w:delText>
        </w:r>
      </w:del>
      <w:del w:id="4559" w:author="PR Preview" w:date="2026-01-01T00:00:00Z">
        <w:r>
          <w:delText xml:space="preserve"> </w:delText>
        </w:r>
      </w:del>
      <m:oMath>
        <m:sSup>
          <m:e>
            <m:r>
              <m:rPr>
                <m:scr m:val="double-struck"/>
                <m:sty m:val="p"/>
              </m:rPr>
              <m:t>R</m:t>
            </m:r>
          </m:e>
          <m:sup>
            <m:r>
              <m:t>3</m:t>
            </m:r>
          </m:sup>
        </m:sSup>
      </m:oMath>
      <w:del w:id="4560" w:author="PR Preview" w:date="2026-01-01T00:00:00Z">
        <w:r>
          <w:delText xml:space="preserve"> </w:delText>
        </w:r>
      </w:del>
      <w:del w:id="4561" w:author="PR Preview" w:date="2026-01-01T00:00:00Z">
        <w:r>
          <w:delText xml:space="preserve">(</w:delText>
        </w:r>
      </w:del>
      <w:hyperlink w:anchor="exm-sum-intersection-subspace">
        <w:del w:id="4562" w:author="PR Preview" w:date="2026-01-01T00:00:00Z">
          <w:r>
            <w:rPr>
              <w:rStyle w:val="Hyperlink"/>
            </w:rPr>
            <w:delText xml:space="preserve">Example 81</w:delText>
          </w:r>
        </w:del>
      </w:hyperlink>
      <w:del w:id="4563" w:author="PR Preview" w:date="2026-01-01T00:00:00Z">
        <w:r>
          <w:delText xml:space="preserve">),</w:delText>
        </w:r>
      </w:del>
      <w:del w:id="4564" w:author="PR Preview" w:date="2026-01-01T00:00:00Z">
        <w:r>
          <w:delText xml:space="preserve"> </w:delText>
        </w:r>
      </w:del>
      <w:del w:id="4565" w:author="PR Preview" w:date="2026-01-01T00:00:00Z">
        <w:r>
          <w:delText xml:space="preserve">but they share the</w:delText>
        </w:r>
      </w:del>
      <w:del w:id="4566" w:author="PR Preview" w:date="2026-01-01T00:00:00Z">
        <w:r>
          <w:delText xml:space="preserve"> </w:delText>
        </w:r>
      </w:del>
      <m:oMath>
        <m:r>
          <m:t>y</m:t>
        </m:r>
      </m:oMath>
      <w:del w:id="4567" w:author="PR Preview" w:date="2026-01-01T00:00:00Z">
        <w:r>
          <w:delText xml:space="preserve">-axis,</w:delText>
        </w:r>
      </w:del>
      <w:del w:id="4568" w:author="PR Preview" w:date="2026-01-01T00:00:00Z">
        <w:r>
          <w:delText xml:space="preserve"> </w:delText>
        </w:r>
      </w:del>
      <w:del w:id="4569" w:author="PR Preview" w:date="2026-01-01T00:00:00Z">
        <w:r>
          <w:delText xml:space="preserve">so they are not complementary,</w:delText>
        </w:r>
      </w:del>
      <w:del w:id="4570" w:author="PR Preview" w:date="2026-01-01T00:00:00Z">
        <w:r>
          <w:delText xml:space="preserve"> </w:delText>
        </w:r>
      </w:del>
      <w:del w:id="4571" w:author="PR Preview" w:date="2026-01-01T00:00:00Z">
        <w:r>
          <w:delText xml:space="preserve">and</w:delText>
        </w:r>
      </w:del>
      <w:del w:id="4572" w:author="PR Preview" w:date="2026-01-01T00:00:00Z">
        <w:r>
          <w:delText xml:space="preserve"> </w:delText>
        </w:r>
      </w:del>
      <m:oMath>
        <m:sSup>
          <m:e>
            <m:r>
              <m:rPr>
                <m:scr m:val="double-struck"/>
                <m:sty m:val="p"/>
              </m:rPr>
              <m:t>R</m:t>
            </m:r>
          </m:e>
          <m:sup>
            <m:r>
              <m:t>3</m:t>
            </m:r>
          </m:sup>
        </m:sSup>
      </m:oMath>
      <w:del w:id="4573" w:author="PR Preview" w:date="2026-01-01T00:00:00Z">
        <w:r>
          <w:delText xml:space="preserve"> </w:delText>
        </w:r>
      </w:del>
      <w:del w:id="4574" w:author="PR Preview" w:date="2026-01-01T00:00:00Z">
        <w:r>
          <w:delText xml:space="preserve">is not their direct sum.</w:delText>
        </w:r>
      </w:del>
      <w:del w:id="4575" w:author="PR Preview" w:date="2026-01-01T00:00:00Z">
        <w:r>
          <w:delText xml:space="preserve"> </w:delText>
        </w:r>
      </w:del>
      <w:del w:id="4576" w:author="PR Preview" w:date="2026-01-01T00:00:00Z">
        <w:r>
          <w:delText xml:space="preserve">The shared line shows up as more than one way to split a vector:</w:delText>
        </w:r>
      </w:del>
    </w:p>
    <w:p>
      <w:pPr>
        <w:pStyle w:val="BodyText"/>
      </w:pPr>
      <w:ins w:id="4577" w:author="PR Preview" w:date="2026-01-01T00:00:00Z">
        <w:r>
          <w:rPr>
            <w:b/>
            <w:bCs/>
          </w:rPr>
          <w:t xml:space="preserve">Example 88 (Two planes that sum to</w:t>
        </w:r>
      </w:ins>
      <w:ins w:id="4578" w:author="PR Preview" w:date="2026-01-01T00:00:00Z">
        <w:r>
          <w:rPr>
            <w:b/>
            <w:bCs/>
          </w:rPr>
          <w:t xml:space="preserve"> </w:t>
        </w:r>
      </w:ins>
      <m:oMath>
        <m:sSup>
          <m:e>
            <m:r>
              <m:rPr>
                <m:scr m:val="double-struck"/>
                <m:sty m:val="p"/>
              </m:rPr>
              <m:t>R</m:t>
            </m:r>
          </m:e>
          <m:sup>
            <m:r>
              <m:t>3</m:t>
            </m:r>
          </m:sup>
        </m:sSup>
      </m:oMath>
      <w:ins w:id="4579" w:author="PR Preview" w:date="2026-01-01T00:00:00Z">
        <w:r>
          <w:rPr>
            <w:b/>
            <w:bCs/>
          </w:rPr>
          <w:t xml:space="preserve"> </w:t>
        </w:r>
      </w:ins>
      <w:ins w:id="4580" w:author="PR Preview" w:date="2026-01-01T00:00:00Z">
        <w:r>
          <w:rPr>
            <w:b/>
            <w:bCs/>
          </w:rPr>
          <w:t xml:space="preserve">but not directly)</w:t>
        </w:r>
      </w:ins>
      <w:ins w:id="4581" w:author="PR Preview" w:date="2026-01-01T00:00:00Z">
        <w:r>
          <w:t xml:space="preserve"> </w:t>
        </w:r>
      </w:ins>
      <w:ins w:id="4582" w:author="PR Preview" w:date="2026-01-01T00:00:00Z">
        <w:r>
          <w:t xml:space="preserve">The planes</w:t>
        </w:r>
      </w:ins>
      <w:ins w:id="4583" w:author="PR Preview" w:date="2026-01-01T00:00:00Z">
        <w:r>
          <w:t xml:space="preserve"> </w:t>
        </w:r>
      </w:ins>
      <m:oMath>
        <m:r>
          <m:t>z</m:t>
        </m:r>
        <m:r>
          <m:rPr>
            <m:sty m:val="p"/>
          </m:rPr>
          <m:t>=</m:t>
        </m:r>
        <m:r>
          <m:t>0</m:t>
        </m:r>
      </m:oMath>
      <w:ins w:id="4584" w:author="PR Preview" w:date="2026-01-01T00:00:00Z">
        <w:r>
          <w:t xml:space="preserve"> </w:t>
        </w:r>
      </w:ins>
      <w:ins w:id="4585" w:author="PR Preview" w:date="2026-01-01T00:00:00Z">
        <w:r>
          <w:t xml:space="preserve">and</w:t>
        </w:r>
      </w:ins>
      <w:ins w:id="4586" w:author="PR Preview" w:date="2026-01-01T00:00:00Z">
        <w:r>
          <w:t xml:space="preserve"> </w:t>
        </w:r>
      </w:ins>
      <m:oMath>
        <m:r>
          <m:t>x</m:t>
        </m:r>
        <m:r>
          <m:rPr>
            <m:sty m:val="p"/>
          </m:rPr>
          <m:t>=</m:t>
        </m:r>
        <m:r>
          <m:t>0</m:t>
        </m:r>
      </m:oMath>
      <w:ins w:id="4587" w:author="PR Preview" w:date="2026-01-01T00:00:00Z">
        <w:r>
          <w:t xml:space="preserve"> </w:t>
        </w:r>
      </w:ins>
      <w:ins w:id="4588" w:author="PR Preview" w:date="2026-01-01T00:00:00Z">
        <w:r>
          <w:t xml:space="preserve">sum to</w:t>
        </w:r>
      </w:ins>
      <w:ins w:id="4589" w:author="PR Preview" w:date="2026-01-01T00:00:00Z">
        <w:r>
          <w:t xml:space="preserve"> </w:t>
        </w:r>
      </w:ins>
      <m:oMath>
        <m:sSup>
          <m:e>
            <m:r>
              <m:rPr>
                <m:scr m:val="double-struck"/>
                <m:sty m:val="p"/>
              </m:rPr>
              <m:t>R</m:t>
            </m:r>
          </m:e>
          <m:sup>
            <m:r>
              <m:t>3</m:t>
            </m:r>
          </m:sup>
        </m:sSup>
      </m:oMath>
      <w:ins w:id="4590" w:author="PR Preview" w:date="2026-01-01T00:00:00Z">
        <w:r>
          <w:t xml:space="preserve"> </w:t>
        </w:r>
      </w:ins>
      <w:ins w:id="4591" w:author="PR Preview" w:date="2026-01-01T00:00:00Z">
        <w:r>
          <w:t xml:space="preserve">(</w:t>
        </w:r>
      </w:ins>
      <w:hyperlink w:anchor="exm-sum-intersection-subspace">
        <w:ins w:id="4592" w:author="PR Preview" w:date="2026-01-01T00:00:00Z">
          <w:r>
            <w:rPr>
              <w:rStyle w:val="Hyperlink"/>
            </w:rPr>
            <w:t xml:space="preserve">Example 83</w:t>
          </w:r>
        </w:ins>
      </w:hyperlink>
      <w:ins w:id="4593" w:author="PR Preview" w:date="2026-01-01T00:00:00Z">
        <w:r>
          <w:t xml:space="preserve">),</w:t>
        </w:r>
      </w:ins>
      <w:ins w:id="4594" w:author="PR Preview" w:date="2026-01-01T00:00:00Z">
        <w:r>
          <w:t xml:space="preserve"> </w:t>
        </w:r>
      </w:ins>
      <w:ins w:id="4595" w:author="PR Preview" w:date="2026-01-01T00:00:00Z">
        <w:r>
          <w:t xml:space="preserve">but they share the</w:t>
        </w:r>
      </w:ins>
      <w:ins w:id="4596" w:author="PR Preview" w:date="2026-01-01T00:00:00Z">
        <w:r>
          <w:t xml:space="preserve"> </w:t>
        </w:r>
      </w:ins>
      <m:oMath>
        <m:r>
          <m:t>y</m:t>
        </m:r>
      </m:oMath>
      <w:ins w:id="4597" w:author="PR Preview" w:date="2026-01-01T00:00:00Z">
        <w:r>
          <w:t xml:space="preserve">-axis,</w:t>
        </w:r>
      </w:ins>
      <w:ins w:id="4598" w:author="PR Preview" w:date="2026-01-01T00:00:00Z">
        <w:r>
          <w:t xml:space="preserve"> </w:t>
        </w:r>
      </w:ins>
      <w:ins w:id="4599" w:author="PR Preview" w:date="2026-01-01T00:00:00Z">
        <w:r>
          <w:t xml:space="preserve">so they are not complementary,</w:t>
        </w:r>
      </w:ins>
      <w:ins w:id="4600" w:author="PR Preview" w:date="2026-01-01T00:00:00Z">
        <w:r>
          <w:t xml:space="preserve"> </w:t>
        </w:r>
      </w:ins>
      <w:ins w:id="4601" w:author="PR Preview" w:date="2026-01-01T00:00:00Z">
        <w:r>
          <w:t xml:space="preserve">and</w:t>
        </w:r>
      </w:ins>
      <w:ins w:id="4602" w:author="PR Preview" w:date="2026-01-01T00:00:00Z">
        <w:r>
          <w:t xml:space="preserve"> </w:t>
        </w:r>
      </w:ins>
      <m:oMath>
        <m:sSup>
          <m:e>
            <m:r>
              <m:rPr>
                <m:scr m:val="double-struck"/>
                <m:sty m:val="p"/>
              </m:rPr>
              <m:t>R</m:t>
            </m:r>
          </m:e>
          <m:sup>
            <m:r>
              <m:t>3</m:t>
            </m:r>
          </m:sup>
        </m:sSup>
      </m:oMath>
      <w:ins w:id="4603" w:author="PR Preview" w:date="2026-01-01T00:00:00Z">
        <w:r>
          <w:t xml:space="preserve"> </w:t>
        </w:r>
      </w:ins>
      <w:ins w:id="4604" w:author="PR Preview" w:date="2026-01-01T00:00:00Z">
        <w:r>
          <w:t xml:space="preserve">is not their direct sum.</w:t>
        </w:r>
      </w:ins>
      <w:ins w:id="4605" w:author="PR Preview" w:date="2026-01-01T00:00:00Z">
        <w:r>
          <w:t xml:space="preserve"> </w:t>
        </w:r>
      </w:ins>
      <w:ins w:id="4606" w:author="PR Preview" w:date="2026-01-01T00:00:00Z">
        <w:r>
          <w:t xml:space="preserve">The shared line shows up as more than one way to split a vector:</w:t>
        </w:r>
      </w:ins>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3"/>
    <w:bookmarkStart w:id="324" w:name="thm-direct-sum-equiv"/>
    <w:p>
      <w:pPr>
        <w:pStyle w:val="BodyText"/>
      </w:pPr>
      <w:del w:id="4607" w:author="PR Preview" w:date="2026-01-01T00:00:00Z">
        <w:r>
          <w:rPr>
            <w:b/>
            <w:bCs/>
          </w:rPr>
          <w:delText xml:space="preserve">Theorem 49 (Three ways to recognize a direct sum)</w:delText>
        </w:r>
      </w:del>
      <w:del w:id="4608" w:author="PR Preview" w:date="2026-01-01T00:00:00Z">
        <w:r>
          <w:delText xml:space="preserve"> </w:delText>
        </w:r>
      </w:del>
      <w:del w:id="4609" w:author="PR Preview" w:date="2026-01-01T00:00:00Z">
        <w:r>
          <w:delText xml:space="preserve">Let</w:delText>
        </w:r>
      </w:del>
      <w:del w:id="4610" w:author="PR Preview" w:date="2026-01-01T00:00:00Z">
        <w:r>
          <w:delText xml:space="preserve"> </w:delText>
        </w:r>
      </w:del>
      <m:oMath>
        <m:sSub>
          <m:e>
            <m:r>
              <m:rPr>
                <m:scr m:val="script"/>
                <m:sty m:val="p"/>
              </m:rPr>
              <m:t>S</m:t>
            </m:r>
          </m:e>
          <m:sub>
            <m:r>
              <m:t>1</m:t>
            </m:r>
          </m:sub>
        </m:sSub>
      </m:oMath>
      <w:del w:id="4611" w:author="PR Preview" w:date="2026-01-01T00:00:00Z">
        <w:r>
          <w:delText xml:space="preserve"> </w:delText>
        </w:r>
      </w:del>
      <w:del w:id="4612" w:author="PR Preview" w:date="2026-01-01T00:00:00Z">
        <w:r>
          <w:delText xml:space="preserve">and</w:delText>
        </w:r>
      </w:del>
      <w:del w:id="4613" w:author="PR Preview" w:date="2026-01-01T00:00:00Z">
        <w:r>
          <w:delText xml:space="preserve"> </w:delText>
        </w:r>
      </w:del>
      <m:oMath>
        <m:sSub>
          <m:e>
            <m:r>
              <m:rPr>
                <m:scr m:val="script"/>
                <m:sty m:val="p"/>
              </m:rPr>
              <m:t>S</m:t>
            </m:r>
          </m:e>
          <m:sub>
            <m:r>
              <m:t>2</m:t>
            </m:r>
          </m:sub>
        </m:sSub>
      </m:oMath>
      <w:del w:id="4614" w:author="PR Preview" w:date="2026-01-01T00:00:00Z">
        <w:r>
          <w:delText xml:space="preserve"> </w:delText>
        </w:r>
      </w:del>
      <w:del w:id="4615" w:author="PR Preview" w:date="2026-01-01T00:00:00Z">
        <w:r>
          <w:delText xml:space="preserve">be subspaces of</w:delText>
        </w:r>
      </w:del>
      <w:del w:id="4616" w:author="PR Preview" w:date="2026-01-01T00:00:00Z">
        <w:r>
          <w:delText xml:space="preserve"> </w:delText>
        </w:r>
      </w:del>
      <m:oMath>
        <m:sSup>
          <m:e>
            <m:r>
              <m:rPr>
                <m:scr m:val="double-struck"/>
                <m:sty m:val="p"/>
              </m:rPr>
              <m:t>R</m:t>
            </m:r>
          </m:e>
          <m:sup>
            <m:r>
              <m:t>p</m:t>
            </m:r>
          </m:sup>
        </m:sSup>
      </m:oMath>
      <w:del w:id="4617" w:author="PR Preview" w:date="2026-01-01T00:00:00Z">
        <w:r>
          <w:delText xml:space="preserve">,</w:delText>
        </w:r>
      </w:del>
      <w:del w:id="4618" w:author="PR Preview" w:date="2026-01-01T00:00:00Z">
        <w:r>
          <w:delText xml:space="preserve"> </w:delText>
        </w:r>
      </w:del>
      <w:del w:id="4619" w:author="PR Preview" w:date="2026-01-01T00:00:00Z">
        <w:r>
          <w:delText xml:space="preserve">and let</w:delText>
        </w:r>
      </w:del>
      <w:del w:id="4620"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4621" w:author="PR Preview" w:date="2026-01-01T00:00:00Z">
        <w:r>
          <w:delText xml:space="preserve">.</w:delText>
        </w:r>
      </w:del>
      <w:del w:id="4622" w:author="PR Preview" w:date="2026-01-01T00:00:00Z">
        <w:r>
          <w:delText xml:space="preserve"> </w:delText>
        </w:r>
      </w:del>
      <w:del w:id="4623" w:author="PR Preview" w:date="2026-01-01T00:00:00Z">
        <w:r>
          <w:delText xml:space="preserve">The following statements are equivalent:</w:delText>
        </w:r>
      </w:del>
    </w:p>
    <w:p>
      <w:pPr>
        <w:pStyle w:val="BodyText"/>
      </w:pPr>
      <w:ins w:id="4624" w:author="PR Preview" w:date="2026-01-01T00:00:00Z">
        <w:r>
          <w:rPr>
            <w:b/>
            <w:bCs/>
          </w:rPr>
          <w:t xml:space="preserve">Theorem 50 (Three ways to recognize a direct sum)</w:t>
        </w:r>
      </w:ins>
      <w:ins w:id="4625" w:author="PR Preview" w:date="2026-01-01T00:00:00Z">
        <w:r>
          <w:t xml:space="preserve"> </w:t>
        </w:r>
      </w:ins>
      <w:ins w:id="4626" w:author="PR Preview" w:date="2026-01-01T00:00:00Z">
        <w:r>
          <w:t xml:space="preserve">Let</w:t>
        </w:r>
      </w:ins>
      <w:ins w:id="4627" w:author="PR Preview" w:date="2026-01-01T00:00:00Z">
        <w:r>
          <w:t xml:space="preserve"> </w:t>
        </w:r>
      </w:ins>
      <m:oMath>
        <m:sSub>
          <m:e>
            <m:r>
              <m:rPr>
                <m:scr m:val="script"/>
                <m:sty m:val="p"/>
              </m:rPr>
              <m:t>S</m:t>
            </m:r>
          </m:e>
          <m:sub>
            <m:r>
              <m:t>1</m:t>
            </m:r>
          </m:sub>
        </m:sSub>
      </m:oMath>
      <w:ins w:id="4628" w:author="PR Preview" w:date="2026-01-01T00:00:00Z">
        <w:r>
          <w:t xml:space="preserve"> </w:t>
        </w:r>
      </w:ins>
      <w:ins w:id="4629" w:author="PR Preview" w:date="2026-01-01T00:00:00Z">
        <w:r>
          <w:t xml:space="preserve">and</w:t>
        </w:r>
      </w:ins>
      <w:ins w:id="4630" w:author="PR Preview" w:date="2026-01-01T00:00:00Z">
        <w:r>
          <w:t xml:space="preserve"> </w:t>
        </w:r>
      </w:ins>
      <m:oMath>
        <m:sSub>
          <m:e>
            <m:r>
              <m:rPr>
                <m:scr m:val="script"/>
                <m:sty m:val="p"/>
              </m:rPr>
              <m:t>S</m:t>
            </m:r>
          </m:e>
          <m:sub>
            <m:r>
              <m:t>2</m:t>
            </m:r>
          </m:sub>
        </m:sSub>
      </m:oMath>
      <w:ins w:id="4631" w:author="PR Preview" w:date="2026-01-01T00:00:00Z">
        <w:r>
          <w:t xml:space="preserve"> </w:t>
        </w:r>
      </w:ins>
      <w:ins w:id="4632" w:author="PR Preview" w:date="2026-01-01T00:00:00Z">
        <w:r>
          <w:t xml:space="preserve">be subspaces of</w:t>
        </w:r>
      </w:ins>
      <w:ins w:id="4633" w:author="PR Preview" w:date="2026-01-01T00:00:00Z">
        <w:r>
          <w:t xml:space="preserve"> </w:t>
        </w:r>
      </w:ins>
      <m:oMath>
        <m:sSup>
          <m:e>
            <m:r>
              <m:rPr>
                <m:scr m:val="double-struck"/>
                <m:sty m:val="p"/>
              </m:rPr>
              <m:t>R</m:t>
            </m:r>
          </m:e>
          <m:sup>
            <m:r>
              <m:t>p</m:t>
            </m:r>
          </m:sup>
        </m:sSup>
      </m:oMath>
      <w:ins w:id="4634" w:author="PR Preview" w:date="2026-01-01T00:00:00Z">
        <w:r>
          <w:t xml:space="preserve">,</w:t>
        </w:r>
      </w:ins>
      <w:ins w:id="4635" w:author="PR Preview" w:date="2026-01-01T00:00:00Z">
        <w:r>
          <w:t xml:space="preserve"> </w:t>
        </w:r>
      </w:ins>
      <w:ins w:id="4636" w:author="PR Preview" w:date="2026-01-01T00:00:00Z">
        <w:r>
          <w:t xml:space="preserve">and let</w:t>
        </w:r>
      </w:ins>
      <w:ins w:id="4637"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4638" w:author="PR Preview" w:date="2026-01-01T00:00:00Z">
        <w:r>
          <w:t xml:space="preserve">.</w:t>
        </w:r>
      </w:ins>
      <w:ins w:id="4639" w:author="PR Preview" w:date="2026-01-01T00:00:00Z">
        <w:r>
          <w:t xml:space="preserve"> </w:t>
        </w:r>
      </w:ins>
      <w:ins w:id="4640" w:author="PR Preview" w:date="2026-01-01T00:00:00Z">
        <w:r>
          <w:t xml:space="preserve">The following statements are equivalent:</w:t>
        </w:r>
      </w:ins>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4"/>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del w:id="4641" w:author="PR Preview" w:date="2026-01-01T00:00:00Z">
        <w:r>
          <w:rPr>
            <w:b/>
            <w:bCs/>
          </w:rPr>
          <w:delText xml:space="preserve">1 and 2 are equivalent.</w:delText>
        </w:r>
      </w:del>
      <w:del w:id="4642" w:author="PR Preview" w:date="2026-01-01T00:00:00Z">
        <w:r>
          <w:delText xml:space="preserve"> </w:delText>
        </w:r>
      </w:del>
      <w:del w:id="4643" w:author="PR Preview" w:date="2026-01-01T00:00:00Z">
        <w:r>
          <w:delText xml:space="preserve">By</w:delText>
        </w:r>
      </w:del>
      <w:del w:id="4644" w:author="PR Preview" w:date="2026-01-01T00:00:00Z">
        <w:r>
          <w:delText xml:space="preserve"> </w:delText>
        </w:r>
      </w:del>
      <w:hyperlink w:anchor="cor-dim-subadditive">
        <w:del w:id="4645" w:author="PR Preview" w:date="2026-01-01T00:00:00Z">
          <w:r>
            <w:rPr>
              <w:rStyle w:val="Hyperlink"/>
            </w:rPr>
            <w:delText xml:space="preserve">Corollary 4</w:delText>
          </w:r>
        </w:del>
      </w:hyperlink>
      <w:del w:id="4646" w:author="PR Preview" w:date="2026-01-01T00:00:00Z">
        <w:r>
          <w:delText xml:space="preserve">,</w:delText>
        </w:r>
      </w:del>
      <w:del w:id="4647"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4648" w:author="PR Preview" w:date="2026-01-01T00:00:00Z">
        <w:r>
          <w:delText xml:space="preserve"> </w:delText>
        </w:r>
      </w:del>
      <w:del w:id="4649" w:author="PR Preview" w:date="2026-01-01T00:00:00Z">
        <w:r>
          <w:delText xml:space="preserve">exactly when</w:delText>
        </w:r>
      </w:del>
      <w:del w:id="4650" w:author="PR Preview" w:date="2026-01-01T00:00:00Z">
        <w:r>
          <w:delText xml:space="preserve"> </w:delText>
        </w:r>
      </w:del>
      <w:del w:id="4651" w:author="PR Preview" w:date="2026-01-01T00:00:00Z">
        <w:r>
          <w:delText xml:space="preserve">$\mathcal{S}_1 \cap \mathcal{S}_2 = \mathopen{}\left\{\mathord{\smash[b]{\underset{\raise.3ex\hbox{$\scriptstyle\sim$}}{0}}\vphantom{0}}\right\}\mathclose{}$</w:delText>
        </w:r>
      </w:del>
      <w:del w:id="4652" w:author="PR Preview" w:date="2026-01-01T00:00:00Z">
        <w:r>
          <w:delText xml:space="preserve">.</w:delText>
        </w:r>
      </w:del>
    </w:p>
    <w:p>
      <w:pPr>
        <w:pStyle w:val="BodyText"/>
      </w:pPr>
      <w:ins w:id="4653" w:author="PR Preview" w:date="2026-01-01T00:00:00Z">
        <w:r>
          <w:rPr>
            <w:b/>
            <w:bCs/>
          </w:rPr>
          <w:t xml:space="preserve">1 and 2 are equivalent.</w:t>
        </w:r>
      </w:ins>
      <w:ins w:id="4654" w:author="PR Preview" w:date="2026-01-01T00:00:00Z">
        <w:r>
          <w:t xml:space="preserve"> </w:t>
        </w:r>
      </w:ins>
      <w:ins w:id="4655" w:author="PR Preview" w:date="2026-01-01T00:00:00Z">
        <w:r>
          <w:t xml:space="preserve">By</w:t>
        </w:r>
      </w:ins>
      <w:ins w:id="4656" w:author="PR Preview" w:date="2026-01-01T00:00:00Z">
        <w:r>
          <w:t xml:space="preserve"> </w:t>
        </w:r>
      </w:ins>
      <w:hyperlink w:anchor="cor-dim-subadditive">
        <w:ins w:id="4657" w:author="PR Preview" w:date="2026-01-01T00:00:00Z">
          <w:r>
            <w:rPr>
              <w:rStyle w:val="Hyperlink"/>
            </w:rPr>
            <w:t xml:space="preserve">Corollary 5</w:t>
          </w:r>
        </w:ins>
      </w:hyperlink>
      <w:ins w:id="4658" w:author="PR Preview" w:date="2026-01-01T00:00:00Z">
        <w:r>
          <w:t xml:space="preserve">,</w:t>
        </w:r>
      </w:ins>
      <w:ins w:id="4659"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4660" w:author="PR Preview" w:date="2026-01-01T00:00:00Z">
        <w:r>
          <w:t xml:space="preserve"> </w:t>
        </w:r>
      </w:ins>
      <w:ins w:id="4661" w:author="PR Preview" w:date="2026-01-01T00:00:00Z">
        <w:r>
          <w:t xml:space="preserve">exactly when</w:t>
        </w:r>
      </w:ins>
      <w:ins w:id="4662" w:author="PR Preview" w:date="2026-01-01T00:00:00Z">
        <w:r>
          <w:t xml:space="preserve"> </w:t>
        </w:r>
      </w:ins>
      <w:ins w:id="4663" w:author="PR Preview" w:date="2026-01-01T00:00:00Z">
        <w:r>
          <w:t xml:space="preserve">$\mathcal{S}_1 \cap \mathcal{S}_2 = \mathopen{}\left\{\mathord{\smash[b]{\underset{\raise.3ex\hbox{$\scriptstyle\sim$}}{0}}\vphantom{0}}\right\}\mathclose{}$</w:t>
        </w:r>
      </w:ins>
      <w:ins w:id="4664" w:author="PR Preview" w:date="2026-01-01T00:00:00Z">
        <w:r>
          <w:t xml:space="preserve">.</w:t>
        </w:r>
      </w:ins>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5" w:name="exm-direct-sum-equiv"/>
    <w:p>
      <w:pPr>
        <w:pStyle w:val="BodyText"/>
      </w:pPr>
      <w:del w:id="4665" w:author="PR Preview" w:date="2026-01-01T00:00:00Z">
        <w:r>
          <w:rPr>
            <w:b/>
            <w:bCs/>
          </w:rPr>
          <w:delText xml:space="preserve">Example 87 (Checking the three statements)</w:delText>
        </w:r>
      </w:del>
      <w:del w:id="4666" w:author="PR Preview" w:date="2026-01-01T00:00:00Z">
        <w:r>
          <w:delText xml:space="preserve"> </w:delText>
        </w:r>
      </w:del>
      <w:del w:id="4667" w:author="PR Preview" w:date="2026-01-01T00:00:00Z">
        <w:r>
          <w:delText xml:space="preserve">For the plane</w:delText>
        </w:r>
      </w:del>
      <w:del w:id="4668" w:author="PR Preview" w:date="2026-01-01T00:00:00Z">
        <w:r>
          <w:delText xml:space="preserve"> </w:delText>
        </w:r>
      </w:del>
      <m:oMath>
        <m:r>
          <m:t>z</m:t>
        </m:r>
        <m:r>
          <m:rPr>
            <m:sty m:val="p"/>
          </m:rPr>
          <m:t>=</m:t>
        </m:r>
        <m:r>
          <m:t>0</m:t>
        </m:r>
      </m:oMath>
      <w:del w:id="4669" w:author="PR Preview" w:date="2026-01-01T00:00:00Z">
        <w:r>
          <w:delText xml:space="preserve"> </w:delText>
        </w:r>
      </w:del>
      <w:del w:id="4670" w:author="PR Preview" w:date="2026-01-01T00:00:00Z">
        <w:r>
          <w:delText xml:space="preserve">and the</w:delText>
        </w:r>
      </w:del>
      <w:del w:id="4671" w:author="PR Preview" w:date="2026-01-01T00:00:00Z">
        <w:r>
          <w:delText xml:space="preserve"> </w:delText>
        </w:r>
      </w:del>
      <m:oMath>
        <m:r>
          <m:t>z</m:t>
        </m:r>
      </m:oMath>
      <w:del w:id="4672" w:author="PR Preview" w:date="2026-01-01T00:00:00Z">
        <w:r>
          <w:delText xml:space="preserve">-axis in</w:delText>
        </w:r>
      </w:del>
      <w:del w:id="4673" w:author="PR Preview" w:date="2026-01-01T00:00:00Z">
        <w:r>
          <w:delText xml:space="preserve"> </w:delText>
        </w:r>
      </w:del>
      <w:hyperlink w:anchor="exm-direct-sum">
        <w:del w:id="4674" w:author="PR Preview" w:date="2026-01-01T00:00:00Z">
          <w:r>
            <w:rPr>
              <w:rStyle w:val="Hyperlink"/>
            </w:rPr>
            <w:delText xml:space="preserve">Example 85</w:delText>
          </w:r>
        </w:del>
      </w:hyperlink>
      <w:del w:id="4675" w:author="PR Preview" w:date="2026-01-01T00:00:00Z">
        <w:r>
          <w:delText xml:space="preserve">:</w:delText>
        </w:r>
      </w:del>
    </w:p>
    <w:p>
      <w:pPr>
        <w:pStyle w:val="BodyText"/>
      </w:pPr>
      <w:ins w:id="4676" w:author="PR Preview" w:date="2026-01-01T00:00:00Z">
        <w:r>
          <w:rPr>
            <w:b/>
            <w:bCs/>
          </w:rPr>
          <w:t xml:space="preserve">Example 89 (Checking the three statements)</w:t>
        </w:r>
      </w:ins>
      <w:ins w:id="4677" w:author="PR Preview" w:date="2026-01-01T00:00:00Z">
        <w:r>
          <w:t xml:space="preserve"> </w:t>
        </w:r>
      </w:ins>
      <w:ins w:id="4678" w:author="PR Preview" w:date="2026-01-01T00:00:00Z">
        <w:r>
          <w:t xml:space="preserve">For the plane</w:t>
        </w:r>
      </w:ins>
      <w:ins w:id="4679" w:author="PR Preview" w:date="2026-01-01T00:00:00Z">
        <w:r>
          <w:t xml:space="preserve"> </w:t>
        </w:r>
      </w:ins>
      <m:oMath>
        <m:r>
          <m:t>z</m:t>
        </m:r>
        <m:r>
          <m:rPr>
            <m:sty m:val="p"/>
          </m:rPr>
          <m:t>=</m:t>
        </m:r>
        <m:r>
          <m:t>0</m:t>
        </m:r>
      </m:oMath>
      <w:ins w:id="4680" w:author="PR Preview" w:date="2026-01-01T00:00:00Z">
        <w:r>
          <w:t xml:space="preserve"> </w:t>
        </w:r>
      </w:ins>
      <w:ins w:id="4681" w:author="PR Preview" w:date="2026-01-01T00:00:00Z">
        <w:r>
          <w:t xml:space="preserve">and the</w:t>
        </w:r>
      </w:ins>
      <w:ins w:id="4682" w:author="PR Preview" w:date="2026-01-01T00:00:00Z">
        <w:r>
          <w:t xml:space="preserve"> </w:t>
        </w:r>
      </w:ins>
      <m:oMath>
        <m:r>
          <m:t>z</m:t>
        </m:r>
      </m:oMath>
      <w:ins w:id="4683" w:author="PR Preview" w:date="2026-01-01T00:00:00Z">
        <w:r>
          <w:t xml:space="preserve">-axis in</w:t>
        </w:r>
      </w:ins>
      <w:ins w:id="4684" w:author="PR Preview" w:date="2026-01-01T00:00:00Z">
        <w:r>
          <w:t xml:space="preserve"> </w:t>
        </w:r>
      </w:ins>
      <w:hyperlink w:anchor="exm-direct-sum">
        <w:ins w:id="4685" w:author="PR Preview" w:date="2026-01-01T00:00:00Z">
          <w:r>
            <w:rPr>
              <w:rStyle w:val="Hyperlink"/>
            </w:rPr>
            <w:t xml:space="preserve">Example 87</w:t>
          </w:r>
        </w:ins>
      </w:hyperlink>
      <w:ins w:id="4686" w:author="PR Preview" w:date="2026-01-01T00:00:00Z">
        <w:r>
          <w:t xml:space="preserve">:</w:t>
        </w:r>
      </w:ins>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4687" w:author="PR Preview" w:date="2026-01-01T00:00:00Z">
        <w:r>
          <w:delText xml:space="preserve">For the planes</w:delText>
        </w:r>
      </w:del>
      <w:del w:id="4688" w:author="PR Preview" w:date="2026-01-01T00:00:00Z">
        <w:r>
          <w:delText xml:space="preserve"> </w:delText>
        </w:r>
      </w:del>
      <m:oMath>
        <m:r>
          <m:t>z</m:t>
        </m:r>
        <m:r>
          <m:rPr>
            <m:sty m:val="p"/>
          </m:rPr>
          <m:t>=</m:t>
        </m:r>
        <m:r>
          <m:t>0</m:t>
        </m:r>
      </m:oMath>
      <w:del w:id="4689" w:author="PR Preview" w:date="2026-01-01T00:00:00Z">
        <w:r>
          <w:delText xml:space="preserve"> </w:delText>
        </w:r>
      </w:del>
      <w:del w:id="4690" w:author="PR Preview" w:date="2026-01-01T00:00:00Z">
        <w:r>
          <w:delText xml:space="preserve">and</w:delText>
        </w:r>
      </w:del>
      <w:del w:id="4691" w:author="PR Preview" w:date="2026-01-01T00:00:00Z">
        <w:r>
          <w:delText xml:space="preserve"> </w:delText>
        </w:r>
      </w:del>
      <m:oMath>
        <m:r>
          <m:t>x</m:t>
        </m:r>
        <m:r>
          <m:rPr>
            <m:sty m:val="p"/>
          </m:rPr>
          <m:t>=</m:t>
        </m:r>
        <m:r>
          <m:t>0</m:t>
        </m:r>
      </m:oMath>
      <w:del w:id="4692" w:author="PR Preview" w:date="2026-01-01T00:00:00Z">
        <w:r>
          <w:delText xml:space="preserve"> </w:delText>
        </w:r>
      </w:del>
      <w:del w:id="4693" w:author="PR Preview" w:date="2026-01-01T00:00:00Z">
        <w:r>
          <w:delText xml:space="preserve">in</w:delText>
        </w:r>
      </w:del>
      <w:del w:id="4694" w:author="PR Preview" w:date="2026-01-01T00:00:00Z">
        <w:r>
          <w:delText xml:space="preserve"> </w:delText>
        </w:r>
      </w:del>
      <w:hyperlink w:anchor="exm-not-direct-sum">
        <w:del w:id="4695" w:author="PR Preview" w:date="2026-01-01T00:00:00Z">
          <w:r>
            <w:rPr>
              <w:rStyle w:val="Hyperlink"/>
            </w:rPr>
            <w:delText xml:space="preserve">Example 86</w:delText>
          </w:r>
        </w:del>
      </w:hyperlink>
      <w:del w:id="4696" w:author="PR Preview" w:date="2026-01-01T00:00:00Z">
        <w:r>
          <w:delText xml:space="preserve">,</w:delText>
        </w:r>
      </w:del>
      <w:del w:id="4697" w:author="PR Preview" w:date="2026-01-01T00:00:00Z">
        <w:r>
          <w:delText xml:space="preserve"> </w:delText>
        </w:r>
      </w:del>
      <w:del w:id="4698"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4699" w:author="PR Preview" w:date="2026-01-01T00:00:00Z">
        <w:r>
          <w:delText xml:space="preserve">(</w:delText>
        </w:r>
      </w:del>
      <w:hyperlink w:anchor="exm-dim-sum">
        <w:del w:id="4700" w:author="PR Preview" w:date="2026-01-01T00:00:00Z">
          <w:r>
            <w:rPr>
              <w:rStyle w:val="Hyperlink"/>
            </w:rPr>
            <w:delText xml:space="preserve">Example 82</w:delText>
          </w:r>
        </w:del>
      </w:hyperlink>
      <w:del w:id="4701" w:author="PR Preview" w:date="2026-01-01T00:00:00Z">
        <w:r>
          <w:delText xml:space="preserve">),</w:delText>
        </w:r>
      </w:del>
      <w:del w:id="4702" w:author="PR Preview" w:date="2026-01-01T00:00:00Z">
        <w:r>
          <w:delText xml:space="preserve"> </w:delText>
        </w:r>
      </w:del>
      <w:del w:id="4703" w:author="PR Preview" w:date="2026-01-01T00:00:00Z">
        <w:r>
          <w:delText xml:space="preserve">and</w:delText>
        </w:r>
      </w:del>
      <w:del w:id="4704" w:author="PR Preview" w:date="2026-01-01T00:00:00Z">
        <w:r>
          <w:delText xml:space="preserve"> </w:delText>
        </w:r>
      </w:del>
      <m:oMath>
        <m:r>
          <m:rPr>
            <m:sty m:val="p"/>
          </m:rPr>
          <m:t>(</m:t>
        </m:r>
        <m:r>
          <m:t>0</m:t>
        </m:r>
        <m:r>
          <m:rPr>
            <m:sty m:val="p"/>
          </m:rPr>
          <m:t>,</m:t>
        </m:r>
        <m:r>
          <m:t>1</m:t>
        </m:r>
        <m:r>
          <m:rPr>
            <m:sty m:val="p"/>
          </m:rPr>
          <m:t>,</m:t>
        </m:r>
        <m:r>
          <m:t>0</m:t>
        </m:r>
        <m:r>
          <m:rPr>
            <m:sty m:val="p"/>
          </m:rPr>
          <m:t>)</m:t>
        </m:r>
      </m:oMath>
      <w:del w:id="4705" w:author="PR Preview" w:date="2026-01-01T00:00:00Z">
        <w:r>
          <w:delText xml:space="preserve"> </w:delText>
        </w:r>
      </w:del>
      <w:del w:id="4706" w:author="PR Preview" w:date="2026-01-01T00:00:00Z">
        <w:r>
          <w:delText xml:space="preserve">splits in two ways.</w:delText>
        </w:r>
      </w:del>
    </w:p>
    <w:p>
      <w:pPr>
        <w:pStyle w:val="BodyText"/>
      </w:pPr>
      <w:del w:id="4707" w:author="PR Preview" w:date="2026-01-01T00:00:00Z">
        <w:r>
          <w:rPr>
            <w:b/>
            <w:bCs/>
          </w:rPr>
          <w:delText xml:space="preserve">Definition 66 (Projection onto a subspace along a complement)</w:delText>
        </w:r>
      </w:del>
      <w:del w:id="4708" w:author="PR Preview" w:date="2026-01-01T00:00:00Z">
        <w:r>
          <w:delText xml:space="preserve"> </w:delText>
        </w:r>
      </w:del>
      <w:del w:id="4709" w:author="PR Preview" w:date="2026-01-01T00:00:00Z">
        <w:r>
          <w:delText xml:space="preserve">Let</w:delText>
        </w:r>
      </w:del>
      <w:del w:id="4710" w:author="PR Preview" w:date="2026-01-01T00:00:00Z">
        <w:r>
          <w:delText xml:space="preserve"> </w:delText>
        </w:r>
      </w:del>
      <m:oMath>
        <m:r>
          <m:rPr>
            <m:scr m:val="script"/>
            <m:sty m:val="p"/>
          </m:rPr>
          <m:t>S</m:t>
        </m:r>
      </m:oMath>
      <w:del w:id="4711" w:author="PR Preview" w:date="2026-01-01T00:00:00Z">
        <w:r>
          <w:delText xml:space="preserve"> </w:delText>
        </w:r>
      </w:del>
      <w:del w:id="4712" w:author="PR Preview" w:date="2026-01-01T00:00:00Z">
        <w:r>
          <w:delText xml:space="preserve">and</w:delText>
        </w:r>
      </w:del>
      <w:del w:id="4713" w:author="PR Preview" w:date="2026-01-01T00:00:00Z">
        <w:r>
          <w:delText xml:space="preserve"> </w:delText>
        </w:r>
      </w:del>
      <m:oMath>
        <m:r>
          <m:rPr>
            <m:scr m:val="script"/>
            <m:sty m:val="p"/>
          </m:rPr>
          <m:t>T</m:t>
        </m:r>
      </m:oMath>
      <w:del w:id="4714" w:author="PR Preview" w:date="2026-01-01T00:00:00Z">
        <w:r>
          <w:delText xml:space="preserve"> </w:delText>
        </w:r>
      </w:del>
      <w:del w:id="4715" w:author="PR Preview" w:date="2026-01-01T00:00:00Z">
        <w:r>
          <w:delText xml:space="preserve">be subspaces of</w:delText>
        </w:r>
      </w:del>
      <w:del w:id="4716" w:author="PR Preview" w:date="2026-01-01T00:00:00Z">
        <w:r>
          <w:delText xml:space="preserve"> </w:delText>
        </w:r>
      </w:del>
      <m:oMath>
        <m:sSup>
          <m:e>
            <m:r>
              <m:rPr>
                <m:scr m:val="double-struck"/>
                <m:sty m:val="p"/>
              </m:rPr>
              <m:t>R</m:t>
            </m:r>
          </m:e>
          <m:sup>
            <m:r>
              <m:t>p</m:t>
            </m:r>
          </m:sup>
        </m:sSup>
      </m:oMath>
      <w:del w:id="4717" w:author="PR Preview" w:date="2026-01-01T00:00:00Z">
        <w:r>
          <w:delText xml:space="preserve"> </w:delText>
        </w:r>
      </w:del>
      <w:del w:id="4718" w:author="PR Preview" w:date="2026-01-01T00:00:00Z">
        <w:r>
          <w:delText xml:space="preserve">with</w:delText>
        </w:r>
      </w:del>
      <w:del w:id="4719"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4720" w:author="PR Preview" w:date="2026-01-01T00:00:00Z">
        <w:r>
          <w:delText xml:space="preserve"> </w:delText>
        </w:r>
      </w:del>
      <w:del w:id="4721" w:author="PR Preview" w:date="2026-01-01T00:00:00Z">
        <w:r>
          <w:delText xml:space="preserve">(</w:delText>
        </w:r>
      </w:del>
      <w:hyperlink w:anchor="def-direct-sum">
        <w:del w:id="4722" w:author="PR Preview" w:date="2026-01-01T00:00:00Z">
          <w:r>
            <w:rPr>
              <w:rStyle w:val="Hyperlink"/>
            </w:rPr>
            <w:delText xml:space="preserve">Definition 65</w:delText>
          </w:r>
        </w:del>
      </w:hyperlink>
      <w:del w:id="4723" w:author="PR Preview" w:date="2026-01-01T00:00:00Z">
        <w:r>
          <w:delText xml:space="preserve">),</w:delText>
        </w:r>
      </w:del>
      <w:del w:id="4724" w:author="PR Preview" w:date="2026-01-01T00:00:00Z">
        <w:r>
          <w:delText xml:space="preserve"> </w:delText>
        </w:r>
      </w:del>
      <w:del w:id="4725" w:author="PR Preview" w:date="2026-01-01T00:00:00Z">
        <w:r>
          <w:delText xml:space="preserve">and let</w:delText>
        </w:r>
      </w:del>
      <w:del w:id="4726" w:author="PR Preview" w:date="2026-01-01T00:00:00Z">
        <w:r>
          <w:delText xml:space="preserve"> </w:delText>
        </w:r>
      </w:del>
      <w:del w:id="4727" w:author="PR Preview" w:date="2026-01-01T00:00:00Z">
        <w:r>
          <w:delText xml:space="preserve">$\mathord{\smash[b]{\underset{\raise.3ex\hbox{$\scriptstyle\sim$}}{y}}\vphantom{y}} \in \mathbb{R}^p$</w:delText>
        </w:r>
      </w:del>
      <w:del w:id="4728" w:author="PR Preview" w:date="2026-01-01T00:00:00Z">
        <w:r>
          <w:delText xml:space="preserve">.</w:delText>
        </w:r>
      </w:del>
      <w:del w:id="4729" w:author="PR Preview" w:date="2026-01-01T00:00:00Z">
        <w:r>
          <w:delText xml:space="preserve"> </w:delText>
        </w:r>
      </w:del>
      <w:del w:id="4730" w:author="PR Preview" w:date="2026-01-01T00:00:00Z">
        <w:r>
          <w:delText xml:space="preserve">By</w:delText>
        </w:r>
      </w:del>
      <w:del w:id="4731" w:author="PR Preview" w:date="2026-01-01T00:00:00Z">
        <w:r>
          <w:delText xml:space="preserve"> </w:delText>
        </w:r>
      </w:del>
      <w:hyperlink w:anchor="thm-direct-sum-equiv">
        <w:del w:id="4732" w:author="PR Preview" w:date="2026-01-01T00:00:00Z">
          <w:r>
            <w:rPr>
              <w:rStyle w:val="Hyperlink"/>
            </w:rPr>
            <w:delText xml:space="preserve">Theorem 49</w:delText>
          </w:r>
        </w:del>
      </w:hyperlink>
      <w:del w:id="4733" w:author="PR Preview" w:date="2026-01-01T00:00:00Z">
        <w:r>
          <w:delText xml:space="preserve">,</w:delText>
        </w:r>
      </w:del>
      <w:del w:id="4734" w:author="PR Preview" w:date="2026-01-01T00:00:00Z">
        <w:r>
          <w:delText xml:space="preserve"> </w:delText>
        </w:r>
      </w:del>
      <w:del w:id="4735" w:author="PR Preview" w:date="2026-01-01T00:00:00Z">
        <w:r>
          <w:delText xml:space="preserve">$\mathord{\smash[b]{\underset{\raise.3ex\hbox{$\scriptstyle\sim$}}{y}}\vphantom{y}} = \mathord{\smash[b]{\underset{\raise.3ex\hbox{$\scriptstyle\sim$}}{u}}\vphantom{u}} + \mathord{\smash[b]{\underset{\raise.3ex\hbox{$\scriptstyle\sim$}}{v}}\vphantom{v}}$</w:delText>
        </w:r>
      </w:del>
      <w:del w:id="4736" w:author="PR Preview" w:date="2026-01-01T00:00:00Z">
        <w:r>
          <w:delText xml:space="preserve"> </w:delText>
        </w:r>
      </w:del>
      <w:del w:id="4737" w:author="PR Preview" w:date="2026-01-01T00:00:00Z">
        <w:r>
          <w:delText xml:space="preserve">for exactly one</w:delText>
        </w:r>
      </w:del>
      <w:del w:id="4738" w:author="PR Preview" w:date="2026-01-01T00:00:00Z">
        <w:r>
          <w:delText xml:space="preserve"> </w:delText>
        </w:r>
      </w:del>
      <w:del w:id="4739" w:author="PR Preview" w:date="2026-01-01T00:00:00Z">
        <w:r>
          <w:delText xml:space="preserve">$\mathord{\smash[b]{\underset{\raise.3ex\hbox{$\scriptstyle\sim$}}{u}}\vphantom{u}} \in \mathcal{S}$</w:delText>
        </w:r>
      </w:del>
      <w:del w:id="4740" w:author="PR Preview" w:date="2026-01-01T00:00:00Z">
        <w:r>
          <w:delText xml:space="preserve"> </w:delText>
        </w:r>
      </w:del>
      <w:del w:id="4741" w:author="PR Preview" w:date="2026-01-01T00:00:00Z">
        <w:r>
          <w:delText xml:space="preserve">and</w:delText>
        </w:r>
      </w:del>
      <w:del w:id="4742" w:author="PR Preview" w:date="2026-01-01T00:00:00Z">
        <w:r>
          <w:delText xml:space="preserve"> </w:delText>
        </w:r>
      </w:del>
      <w:del w:id="4743" w:author="PR Preview" w:date="2026-01-01T00:00:00Z">
        <w:r>
          <w:delText xml:space="preserve">$\mathord{\smash[b]{\underset{\raise.3ex\hbox{$\scriptstyle\sim$}}{v}}\vphantom{v}} \in \mathcal{T}$</w:delText>
        </w:r>
      </w:del>
      <w:del w:id="4744" w:author="PR Preview" w:date="2026-01-01T00:00:00Z">
        <w:r>
          <w:delText xml:space="preserve">.</w:delText>
        </w:r>
      </w:del>
      <w:del w:id="4745" w:author="PR Preview" w:date="2026-01-01T00:00:00Z">
        <w:r>
          <w:delText xml:space="preserve"> </w:delText>
        </w:r>
      </w:del>
      <w:del w:id="4746" w:author="PR Preview" w:date="2026-01-01T00:00:00Z">
        <w:r>
          <w:delText xml:space="preserve">The vector</w:delText>
        </w:r>
      </w:del>
      <w:del w:id="4747" w:author="PR Preview" w:date="2026-01-01T00:00:00Z">
        <w:r>
          <w:delText xml:space="preserve"> </w:delText>
        </w:r>
      </w:del>
      <w:del w:id="4748" w:author="PR Preview" w:date="2026-01-01T00:00:00Z">
        <w:r>
          <w:delText xml:space="preserve">$\mathord{\smash[b]{\underset{\raise.3ex\hbox{$\scriptstyle\sim$}}{u}}\vphantom{u}}$</w:delText>
        </w:r>
      </w:del>
      <w:del w:id="4749" w:author="PR Preview" w:date="2026-01-01T00:00:00Z">
        <w:r>
          <w:delText xml:space="preserve"> </w:delText>
        </w:r>
      </w:del>
      <w:del w:id="4750" w:author="PR Preview" w:date="2026-01-01T00:00:00Z">
        <w:r>
          <w:delText xml:space="preserve">is the</w:delText>
        </w:r>
      </w:del>
      <w:del w:id="4751" w:author="PR Preview" w:date="2026-01-01T00:00:00Z">
        <w:r>
          <w:delText xml:space="preserve"> </w:delText>
        </w:r>
      </w:del>
      <w:del w:id="4752" w:author="PR Preview" w:date="2026-01-01T00:00:00Z">
        <w:r>
          <w:rPr>
            <w:b/>
            <w:bCs/>
          </w:rPr>
          <w:delText xml:space="preserve">projection</w:delText>
        </w:r>
      </w:del>
      <w:del w:id="4753" w:author="PR Preview" w:date="2026-01-01T00:00:00Z">
        <w:r>
          <w:delText xml:space="preserve"> </w:delText>
        </w:r>
      </w:del>
      <w:del w:id="4754" w:author="PR Preview" w:date="2026-01-01T00:00:00Z">
        <w:r>
          <w:delText xml:space="preserve">of</w:delText>
        </w:r>
      </w:del>
      <w:del w:id="4755" w:author="PR Preview" w:date="2026-01-01T00:00:00Z">
        <w:r>
          <w:delText xml:space="preserve"> </w:delText>
        </w:r>
      </w:del>
      <w:del w:id="4756" w:author="PR Preview" w:date="2026-01-01T00:00:00Z">
        <w:r>
          <w:delText xml:space="preserve">$\mathord{\smash[b]{\underset{\raise.3ex\hbox{$\scriptstyle\sim$}}{y}}\vphantom{y}}$</w:delText>
        </w:r>
      </w:del>
      <w:del w:id="4757" w:author="PR Preview" w:date="2026-01-01T00:00:00Z">
        <w:r>
          <w:delText xml:space="preserve"> </w:delText>
        </w:r>
      </w:del>
      <w:del w:id="4758" w:author="PR Preview" w:date="2026-01-01T00:00:00Z">
        <w:r>
          <w:delText xml:space="preserve">onto</w:delText>
        </w:r>
      </w:del>
      <w:del w:id="4759" w:author="PR Preview" w:date="2026-01-01T00:00:00Z">
        <w:r>
          <w:delText xml:space="preserve"> </w:delText>
        </w:r>
      </w:del>
      <m:oMath>
        <m:r>
          <m:rPr>
            <m:scr m:val="script"/>
            <m:sty m:val="p"/>
          </m:rPr>
          <m:t>S</m:t>
        </m:r>
      </m:oMath>
      <w:del w:id="4760" w:author="PR Preview" w:date="2026-01-01T00:00:00Z">
        <w:r>
          <w:delText xml:space="preserve"> </w:delText>
        </w:r>
      </w:del>
      <w:del w:id="4761" w:author="PR Preview" w:date="2026-01-01T00:00:00Z">
        <w:r>
          <w:delText xml:space="preserve">along</w:delText>
        </w:r>
      </w:del>
      <w:del w:id="4762" w:author="PR Preview" w:date="2026-01-01T00:00:00Z">
        <w:r>
          <w:delText xml:space="preserve"> </w:delText>
        </w:r>
      </w:del>
      <m:oMath>
        <m:r>
          <m:rPr>
            <m:scr m:val="script"/>
            <m:sty m:val="p"/>
          </m:rPr>
          <m:t>T</m:t>
        </m:r>
      </m:oMath>
      <w:del w:id="4763" w:author="PR Preview" w:date="2026-01-01T00:00:00Z">
        <w:r>
          <w:delText xml:space="preserve"> </w:delText>
        </w:r>
      </w:del>
      <w:del w:id="4764" w:author="PR Preview" w:date="2026-01-01T00:00:00Z">
        <w:r>
          <w:delText xml:space="preserve">(Banerjee and Roy 2014, Definition 6.3, p. 163)</w:delText>
        </w:r>
      </w:del>
      <w:del w:id="4765" w:author="PR Preview" w:date="2026-01-01T00:00:00Z">
        <w:r>
          <w:delText xml:space="preserve">.</w:delText>
        </w:r>
      </w:del>
    </w:p>
    <w:p>
      <w:pPr>
        <w:pStyle w:val="BodyText"/>
      </w:pPr>
      <w:del w:id="4766" w:author="PR Preview" w:date="2026-01-01T00:00:00Z">
        <w:r>
          <w:rPr>
            <w:b/>
            <w:bCs/>
          </w:rPr>
          <w:delText xml:space="preserve">Example 88 (The projection depends on the complement)</w:delText>
        </w:r>
      </w:del>
      <w:del w:id="4767" w:author="PR Preview" w:date="2026-01-01T00:00:00Z">
        <w:r>
          <w:delText xml:space="preserve"> </w:delText>
        </w:r>
      </w:del>
      <w:del w:id="4768" w:author="PR Preview" w:date="2026-01-01T00:00:00Z">
        <w:r>
          <w:delText xml:space="preserve">Let</w:delText>
        </w:r>
      </w:del>
      <w:del w:id="4769"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4770" w:author="PR Preview" w:date="2026-01-01T00:00:00Z">
        <w:r>
          <w:delText xml:space="preserve">, the horizontal axis in</w:delText>
        </w:r>
      </w:del>
      <w:del w:id="4771" w:author="PR Preview" w:date="2026-01-01T00:00:00Z">
        <w:r>
          <w:delText xml:space="preserve"> </w:delText>
        </w:r>
      </w:del>
      <m:oMath>
        <m:sSup>
          <m:e>
            <m:r>
              <m:rPr>
                <m:scr m:val="double-struck"/>
                <m:sty m:val="p"/>
              </m:rPr>
              <m:t>R</m:t>
            </m:r>
          </m:e>
          <m:sup>
            <m:r>
              <m:t>2</m:t>
            </m:r>
          </m:sup>
        </m:sSup>
      </m:oMath>
      <w:del w:id="4772" w:author="PR Preview" w:date="2026-01-01T00:00:00Z">
        <w:r>
          <w:delText xml:space="preserve">,</w:delText>
        </w:r>
      </w:del>
      <w:del w:id="4773" w:author="PR Preview" w:date="2026-01-01T00:00:00Z">
        <w:r>
          <w:delText xml:space="preserve"> </w:delText>
        </w:r>
      </w:del>
      <w:del w:id="4774" w:author="PR Preview" w:date="2026-01-01T00:00:00Z">
        <w:r>
          <w:delText xml:space="preserve">and let</w:delText>
        </w:r>
      </w:del>
      <w:del w:id="4775" w:author="PR Preview" w:date="2026-01-01T00:00:00Z">
        <w:r>
          <w:delText xml:space="preserve"> </w:delText>
        </w:r>
      </w:del>
      <w:del w:id="4776" w:author="PR Preview" w:date="2026-01-01T00:00:00Z">
        <w:r>
          <w:delText xml:space="preserve">$\mathord{\smash[b]{\underset{\raise.3ex\hbox{$\scriptstyle\sim$}}{y}}\vphantom{y}} = (3, 2)$</w:delText>
        </w:r>
      </w:del>
      <w:del w:id="4777" w:author="PR Preview" w:date="2026-01-01T00:00:00Z">
        <w:r>
          <w:delText xml:space="preserve">.</w:delText>
        </w:r>
      </w:del>
    </w:p>
    <w:p>
      <w:pPr>
        <w:pStyle w:val="FirstParagraph"/>
      </w:pPr>
      <w:ins w:id="4778" w:author="PR Preview" w:date="2026-01-01T00:00:00Z">
        <w:r>
          <w:t xml:space="preserve">For the planes</w:t>
        </w:r>
      </w:ins>
      <w:ins w:id="4779" w:author="PR Preview" w:date="2026-01-01T00:00:00Z">
        <w:r>
          <w:t xml:space="preserve"> </w:t>
        </w:r>
      </w:ins>
      <m:oMath>
        <m:r>
          <m:t>z</m:t>
        </m:r>
        <m:r>
          <m:rPr>
            <m:sty m:val="p"/>
          </m:rPr>
          <m:t>=</m:t>
        </m:r>
        <m:r>
          <m:t>0</m:t>
        </m:r>
      </m:oMath>
      <w:ins w:id="4780" w:author="PR Preview" w:date="2026-01-01T00:00:00Z">
        <w:r>
          <w:t xml:space="preserve"> </w:t>
        </w:r>
      </w:ins>
      <w:ins w:id="4781" w:author="PR Preview" w:date="2026-01-01T00:00:00Z">
        <w:r>
          <w:t xml:space="preserve">and</w:t>
        </w:r>
      </w:ins>
      <w:ins w:id="4782" w:author="PR Preview" w:date="2026-01-01T00:00:00Z">
        <w:r>
          <w:t xml:space="preserve"> </w:t>
        </w:r>
      </w:ins>
      <m:oMath>
        <m:r>
          <m:t>x</m:t>
        </m:r>
        <m:r>
          <m:rPr>
            <m:sty m:val="p"/>
          </m:rPr>
          <m:t>=</m:t>
        </m:r>
        <m:r>
          <m:t>0</m:t>
        </m:r>
      </m:oMath>
      <w:ins w:id="4783" w:author="PR Preview" w:date="2026-01-01T00:00:00Z">
        <w:r>
          <w:t xml:space="preserve"> </w:t>
        </w:r>
      </w:ins>
      <w:ins w:id="4784" w:author="PR Preview" w:date="2026-01-01T00:00:00Z">
        <w:r>
          <w:t xml:space="preserve">in</w:t>
        </w:r>
      </w:ins>
      <w:ins w:id="4785" w:author="PR Preview" w:date="2026-01-01T00:00:00Z">
        <w:r>
          <w:t xml:space="preserve"> </w:t>
        </w:r>
      </w:ins>
      <w:hyperlink w:anchor="exm-not-direct-sum">
        <w:ins w:id="4786" w:author="PR Preview" w:date="2026-01-01T00:00:00Z">
          <w:r>
            <w:rPr>
              <w:rStyle w:val="Hyperlink"/>
            </w:rPr>
            <w:t xml:space="preserve">Example 88</w:t>
          </w:r>
        </w:ins>
      </w:hyperlink>
      <w:ins w:id="4787" w:author="PR Preview" w:date="2026-01-01T00:00:00Z">
        <w:r>
          <w:t xml:space="preserve">,</w:t>
        </w:r>
      </w:ins>
      <w:ins w:id="4788" w:author="PR Preview" w:date="2026-01-01T00:00:00Z">
        <w:r>
          <w:t xml:space="preserve"> </w:t>
        </w:r>
      </w:ins>
      <w:ins w:id="4789"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4790" w:author="PR Preview" w:date="2026-01-01T00:00:00Z">
        <w:r>
          <w:t xml:space="preserve">(</w:t>
        </w:r>
      </w:ins>
      <w:hyperlink w:anchor="exm-dim-sum">
        <w:ins w:id="4791" w:author="PR Preview" w:date="2026-01-01T00:00:00Z">
          <w:r>
            <w:rPr>
              <w:rStyle w:val="Hyperlink"/>
            </w:rPr>
            <w:t xml:space="preserve">Example 84</w:t>
          </w:r>
        </w:ins>
      </w:hyperlink>
      <w:ins w:id="4792" w:author="PR Preview" w:date="2026-01-01T00:00:00Z">
        <w:r>
          <w:t xml:space="preserve">),</w:t>
        </w:r>
      </w:ins>
      <w:ins w:id="4793" w:author="PR Preview" w:date="2026-01-01T00:00:00Z">
        <w:r>
          <w:t xml:space="preserve"> </w:t>
        </w:r>
      </w:ins>
      <w:ins w:id="4794" w:author="PR Preview" w:date="2026-01-01T00:00:00Z">
        <w:r>
          <w:t xml:space="preserve">and</w:t>
        </w:r>
      </w:ins>
      <w:ins w:id="4795" w:author="PR Preview" w:date="2026-01-01T00:00:00Z">
        <w:r>
          <w:t xml:space="preserve"> </w:t>
        </w:r>
      </w:ins>
      <m:oMath>
        <m:r>
          <m:rPr>
            <m:sty m:val="p"/>
          </m:rPr>
          <m:t>(</m:t>
        </m:r>
        <m:r>
          <m:t>0</m:t>
        </m:r>
        <m:r>
          <m:rPr>
            <m:sty m:val="p"/>
          </m:rPr>
          <m:t>,</m:t>
        </m:r>
        <m:r>
          <m:t>1</m:t>
        </m:r>
        <m:r>
          <m:rPr>
            <m:sty m:val="p"/>
          </m:rPr>
          <m:t>,</m:t>
        </m:r>
        <m:r>
          <m:t>0</m:t>
        </m:r>
        <m:r>
          <m:rPr>
            <m:sty m:val="p"/>
          </m:rPr>
          <m:t>)</m:t>
        </m:r>
      </m:oMath>
      <w:ins w:id="4796" w:author="PR Preview" w:date="2026-01-01T00:00:00Z">
        <w:r>
          <w:t xml:space="preserve"> </w:t>
        </w:r>
      </w:ins>
      <w:ins w:id="4797" w:author="PR Preview" w:date="2026-01-01T00:00:00Z">
        <w:r>
          <w:t xml:space="preserve">splits in two ways.</w:t>
        </w:r>
      </w:ins>
    </w:p>
    <w:bookmarkEnd w:id="325"/>
    <w:bookmarkStart w:id="326" w:name="def-projection"/>
    <w:p>
      <w:pPr>
        <w:pStyle w:val="BodyText"/>
      </w:pPr>
      <w:ins w:id="4798" w:author="PR Preview" w:date="2026-01-01T00:00:00Z">
        <w:r>
          <w:rPr>
            <w:b/>
            <w:bCs/>
          </w:rPr>
          <w:t xml:space="preserve">Definition 66 (Projection onto a subspace along a complement)</w:t>
        </w:r>
      </w:ins>
      <w:ins w:id="4799" w:author="PR Preview" w:date="2026-01-01T00:00:00Z">
        <w:r>
          <w:t xml:space="preserve"> </w:t>
        </w:r>
      </w:ins>
      <w:ins w:id="4800" w:author="PR Preview" w:date="2026-01-01T00:00:00Z">
        <w:r>
          <w:t xml:space="preserve">Let</w:t>
        </w:r>
      </w:ins>
      <w:ins w:id="4801" w:author="PR Preview" w:date="2026-01-01T00:00:00Z">
        <w:r>
          <w:t xml:space="preserve"> </w:t>
        </w:r>
      </w:ins>
      <m:oMath>
        <m:r>
          <m:rPr>
            <m:scr m:val="script"/>
            <m:sty m:val="p"/>
          </m:rPr>
          <m:t>S</m:t>
        </m:r>
      </m:oMath>
      <w:ins w:id="4802" w:author="PR Preview" w:date="2026-01-01T00:00:00Z">
        <w:r>
          <w:t xml:space="preserve"> </w:t>
        </w:r>
      </w:ins>
      <w:ins w:id="4803" w:author="PR Preview" w:date="2026-01-01T00:00:00Z">
        <w:r>
          <w:t xml:space="preserve">and</w:t>
        </w:r>
      </w:ins>
      <w:ins w:id="4804" w:author="PR Preview" w:date="2026-01-01T00:00:00Z">
        <w:r>
          <w:t xml:space="preserve"> </w:t>
        </w:r>
      </w:ins>
      <m:oMath>
        <m:r>
          <m:rPr>
            <m:scr m:val="script"/>
            <m:sty m:val="p"/>
          </m:rPr>
          <m:t>T</m:t>
        </m:r>
      </m:oMath>
      <w:ins w:id="4805" w:author="PR Preview" w:date="2026-01-01T00:00:00Z">
        <w:r>
          <w:t xml:space="preserve"> </w:t>
        </w:r>
      </w:ins>
      <w:ins w:id="4806" w:author="PR Preview" w:date="2026-01-01T00:00:00Z">
        <w:r>
          <w:t xml:space="preserve">be subspaces of</w:t>
        </w:r>
      </w:ins>
      <w:ins w:id="4807" w:author="PR Preview" w:date="2026-01-01T00:00:00Z">
        <w:r>
          <w:t xml:space="preserve"> </w:t>
        </w:r>
      </w:ins>
      <m:oMath>
        <m:sSup>
          <m:e>
            <m:r>
              <m:rPr>
                <m:scr m:val="double-struck"/>
                <m:sty m:val="p"/>
              </m:rPr>
              <m:t>R</m:t>
            </m:r>
          </m:e>
          <m:sup>
            <m:r>
              <m:t>p</m:t>
            </m:r>
          </m:sup>
        </m:sSup>
      </m:oMath>
      <w:ins w:id="4808" w:author="PR Preview" w:date="2026-01-01T00:00:00Z">
        <w:r>
          <w:t xml:space="preserve"> </w:t>
        </w:r>
      </w:ins>
      <w:ins w:id="4809" w:author="PR Preview" w:date="2026-01-01T00:00:00Z">
        <w:r>
          <w:t xml:space="preserve">with</w:t>
        </w:r>
      </w:ins>
      <w:ins w:id="4810"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4811" w:author="PR Preview" w:date="2026-01-01T00:00:00Z">
        <w:r>
          <w:t xml:space="preserve"> </w:t>
        </w:r>
      </w:ins>
      <w:ins w:id="4812" w:author="PR Preview" w:date="2026-01-01T00:00:00Z">
        <w:r>
          <w:t xml:space="preserve">(</w:t>
        </w:r>
      </w:ins>
      <w:hyperlink w:anchor="def-direct-sum">
        <w:ins w:id="4813" w:author="PR Preview" w:date="2026-01-01T00:00:00Z">
          <w:r>
            <w:rPr>
              <w:rStyle w:val="Hyperlink"/>
            </w:rPr>
            <w:t xml:space="preserve">Definition 65</w:t>
          </w:r>
        </w:ins>
      </w:hyperlink>
      <w:ins w:id="4814" w:author="PR Preview" w:date="2026-01-01T00:00:00Z">
        <w:r>
          <w:t xml:space="preserve">),</w:t>
        </w:r>
      </w:ins>
      <w:ins w:id="4815" w:author="PR Preview" w:date="2026-01-01T00:00:00Z">
        <w:r>
          <w:t xml:space="preserve"> </w:t>
        </w:r>
      </w:ins>
      <w:ins w:id="4816" w:author="PR Preview" w:date="2026-01-01T00:00:00Z">
        <w:r>
          <w:t xml:space="preserve">and let</w:t>
        </w:r>
      </w:ins>
      <w:ins w:id="4817" w:author="PR Preview" w:date="2026-01-01T00:00:00Z">
        <w:r>
          <w:t xml:space="preserve"> </w:t>
        </w:r>
      </w:ins>
      <w:ins w:id="4818" w:author="PR Preview" w:date="2026-01-01T00:00:00Z">
        <w:r>
          <w:t xml:space="preserve">$\mathord{\smash[b]{\underset{\raise.3ex\hbox{$\scriptstyle\sim$}}{y}}\vphantom{y}} \in \mathbb{R}^p$</w:t>
        </w:r>
      </w:ins>
      <w:ins w:id="4819" w:author="PR Preview" w:date="2026-01-01T00:00:00Z">
        <w:r>
          <w:t xml:space="preserve">.</w:t>
        </w:r>
      </w:ins>
      <w:ins w:id="4820" w:author="PR Preview" w:date="2026-01-01T00:00:00Z">
        <w:r>
          <w:t xml:space="preserve"> </w:t>
        </w:r>
      </w:ins>
      <w:ins w:id="4821" w:author="PR Preview" w:date="2026-01-01T00:00:00Z">
        <w:r>
          <w:t xml:space="preserve">By</w:t>
        </w:r>
      </w:ins>
      <w:ins w:id="4822" w:author="PR Preview" w:date="2026-01-01T00:00:00Z">
        <w:r>
          <w:t xml:space="preserve"> </w:t>
        </w:r>
      </w:ins>
      <w:hyperlink w:anchor="thm-direct-sum-equiv">
        <w:ins w:id="4823" w:author="PR Preview" w:date="2026-01-01T00:00:00Z">
          <w:r>
            <w:rPr>
              <w:rStyle w:val="Hyperlink"/>
            </w:rPr>
            <w:t xml:space="preserve">Theorem 50</w:t>
          </w:r>
        </w:ins>
      </w:hyperlink>
      <w:ins w:id="4824" w:author="PR Preview" w:date="2026-01-01T00:00:00Z">
        <w:r>
          <w:t xml:space="preserve">,</w:t>
        </w:r>
      </w:ins>
      <w:ins w:id="4825" w:author="PR Preview" w:date="2026-01-01T00:00:00Z">
        <w:r>
          <w:t xml:space="preserve"> </w:t>
        </w:r>
      </w:ins>
      <w:ins w:id="4826" w:author="PR Preview" w:date="2026-01-01T00:00:00Z">
        <w:r>
          <w:t xml:space="preserve">$\mathord{\smash[b]{\underset{\raise.3ex\hbox{$\scriptstyle\sim$}}{y}}\vphantom{y}} = \mathord{\smash[b]{\underset{\raise.3ex\hbox{$\scriptstyle\sim$}}{u}}\vphantom{u}} + \mathord{\smash[b]{\underset{\raise.3ex\hbox{$\scriptstyle\sim$}}{v}}\vphantom{v}}$</w:t>
        </w:r>
      </w:ins>
      <w:ins w:id="4827" w:author="PR Preview" w:date="2026-01-01T00:00:00Z">
        <w:r>
          <w:t xml:space="preserve"> </w:t>
        </w:r>
      </w:ins>
      <w:ins w:id="4828" w:author="PR Preview" w:date="2026-01-01T00:00:00Z">
        <w:r>
          <w:t xml:space="preserve">for exactly one</w:t>
        </w:r>
      </w:ins>
      <w:ins w:id="4829" w:author="PR Preview" w:date="2026-01-01T00:00:00Z">
        <w:r>
          <w:t xml:space="preserve"> </w:t>
        </w:r>
      </w:ins>
      <w:ins w:id="4830" w:author="PR Preview" w:date="2026-01-01T00:00:00Z">
        <w:r>
          <w:t xml:space="preserve">$\mathord{\smash[b]{\underset{\raise.3ex\hbox{$\scriptstyle\sim$}}{u}}\vphantom{u}} \in \mathcal{S}$</w:t>
        </w:r>
      </w:ins>
      <w:ins w:id="4831" w:author="PR Preview" w:date="2026-01-01T00:00:00Z">
        <w:r>
          <w:t xml:space="preserve"> </w:t>
        </w:r>
      </w:ins>
      <w:ins w:id="4832" w:author="PR Preview" w:date="2026-01-01T00:00:00Z">
        <w:r>
          <w:t xml:space="preserve">and</w:t>
        </w:r>
      </w:ins>
      <w:ins w:id="4833" w:author="PR Preview" w:date="2026-01-01T00:00:00Z">
        <w:r>
          <w:t xml:space="preserve"> </w:t>
        </w:r>
      </w:ins>
      <w:ins w:id="4834" w:author="PR Preview" w:date="2026-01-01T00:00:00Z">
        <w:r>
          <w:t xml:space="preserve">$\mathord{\smash[b]{\underset{\raise.3ex\hbox{$\scriptstyle\sim$}}{v}}\vphantom{v}} \in \mathcal{T}$</w:t>
        </w:r>
      </w:ins>
      <w:ins w:id="4835" w:author="PR Preview" w:date="2026-01-01T00:00:00Z">
        <w:r>
          <w:t xml:space="preserve">.</w:t>
        </w:r>
      </w:ins>
      <w:ins w:id="4836" w:author="PR Preview" w:date="2026-01-01T00:00:00Z">
        <w:r>
          <w:t xml:space="preserve"> </w:t>
        </w:r>
      </w:ins>
      <w:ins w:id="4837" w:author="PR Preview" w:date="2026-01-01T00:00:00Z">
        <w:r>
          <w:t xml:space="preserve">The vector</w:t>
        </w:r>
      </w:ins>
      <w:ins w:id="4838" w:author="PR Preview" w:date="2026-01-01T00:00:00Z">
        <w:r>
          <w:t xml:space="preserve"> </w:t>
        </w:r>
      </w:ins>
      <w:ins w:id="4839" w:author="PR Preview" w:date="2026-01-01T00:00:00Z">
        <w:r>
          <w:t xml:space="preserve">$\mathord{\smash[b]{\underset{\raise.3ex\hbox{$\scriptstyle\sim$}}{u}}\vphantom{u}}$</w:t>
        </w:r>
      </w:ins>
      <w:ins w:id="4840" w:author="PR Preview" w:date="2026-01-01T00:00:00Z">
        <w:r>
          <w:t xml:space="preserve"> </w:t>
        </w:r>
      </w:ins>
      <w:ins w:id="4841" w:author="PR Preview" w:date="2026-01-01T00:00:00Z">
        <w:r>
          <w:t xml:space="preserve">is the</w:t>
        </w:r>
      </w:ins>
      <w:ins w:id="4842" w:author="PR Preview" w:date="2026-01-01T00:00:00Z">
        <w:r>
          <w:t xml:space="preserve"> </w:t>
        </w:r>
      </w:ins>
      <w:ins w:id="4843" w:author="PR Preview" w:date="2026-01-01T00:00:00Z">
        <w:r>
          <w:rPr>
            <w:b/>
            <w:bCs/>
          </w:rPr>
          <w:t xml:space="preserve">projection</w:t>
        </w:r>
      </w:ins>
      <w:ins w:id="4844" w:author="PR Preview" w:date="2026-01-01T00:00:00Z">
        <w:r>
          <w:t xml:space="preserve"> </w:t>
        </w:r>
      </w:ins>
      <w:ins w:id="4845" w:author="PR Preview" w:date="2026-01-01T00:00:00Z">
        <w:r>
          <w:t xml:space="preserve">[46]</w:t>
        </w:r>
      </w:ins>
      <w:ins w:id="4846" w:author="PR Preview" w:date="2026-01-01T00:00:00Z">
        <w:r>
          <w:t xml:space="preserve"> </w:t>
        </w:r>
      </w:ins>
      <w:ins w:id="4847" w:author="PR Preview" w:date="2026-01-01T00:00:00Z">
        <w:r>
          <w:t xml:space="preserve">of</w:t>
        </w:r>
      </w:ins>
      <w:ins w:id="4848" w:author="PR Preview" w:date="2026-01-01T00:00:00Z">
        <w:r>
          <w:t xml:space="preserve"> </w:t>
        </w:r>
      </w:ins>
      <w:ins w:id="4849" w:author="PR Preview" w:date="2026-01-01T00:00:00Z">
        <w:r>
          <w:t xml:space="preserve">$\mathord{\smash[b]{\underset{\raise.3ex\hbox{$\scriptstyle\sim$}}{y}}\vphantom{y}}$</w:t>
        </w:r>
      </w:ins>
      <w:ins w:id="4850" w:author="PR Preview" w:date="2026-01-01T00:00:00Z">
        <w:r>
          <w:t xml:space="preserve"> </w:t>
        </w:r>
      </w:ins>
      <w:ins w:id="4851" w:author="PR Preview" w:date="2026-01-01T00:00:00Z">
        <w:r>
          <w:t xml:space="preserve">onto</w:t>
        </w:r>
      </w:ins>
      <w:ins w:id="4852" w:author="PR Preview" w:date="2026-01-01T00:00:00Z">
        <w:r>
          <w:t xml:space="preserve"> </w:t>
        </w:r>
      </w:ins>
      <m:oMath>
        <m:r>
          <m:rPr>
            <m:scr m:val="script"/>
            <m:sty m:val="p"/>
          </m:rPr>
          <m:t>S</m:t>
        </m:r>
      </m:oMath>
      <w:ins w:id="4853" w:author="PR Preview" w:date="2026-01-01T00:00:00Z">
        <w:r>
          <w:t xml:space="preserve"> </w:t>
        </w:r>
      </w:ins>
      <w:ins w:id="4854" w:author="PR Preview" w:date="2026-01-01T00:00:00Z">
        <w:r>
          <w:t xml:space="preserve">along</w:t>
        </w:r>
      </w:ins>
      <w:ins w:id="4855" w:author="PR Preview" w:date="2026-01-01T00:00:00Z">
        <w:r>
          <w:t xml:space="preserve"> </w:t>
        </w:r>
      </w:ins>
      <m:oMath>
        <m:r>
          <m:rPr>
            <m:scr m:val="script"/>
            <m:sty m:val="p"/>
          </m:rPr>
          <m:t>T</m:t>
        </m:r>
      </m:oMath>
      <w:ins w:id="4856" w:author="PR Preview" w:date="2026-01-01T00:00:00Z">
        <w:r>
          <w:t xml:space="preserve"> </w:t>
        </w:r>
      </w:ins>
      <w:ins w:id="4857" w:author="PR Preview" w:date="2026-01-01T00:00:00Z">
        <w:r>
          <w:t xml:space="preserve">[47], Definition 6.3, p. 163</w:t>
        </w:r>
      </w:ins>
      <w:ins w:id="4858" w:author="PR Preview" w:date="2026-01-01T00:00:00Z">
        <w:r>
          <w:t xml:space="preserve">.</w:t>
        </w:r>
      </w:ins>
    </w:p>
    <w:bookmarkEnd w:id="326"/>
    <w:bookmarkStart w:id="327" w:name="exm-projection"/>
    <w:p>
      <w:pPr>
        <w:pStyle w:val="BodyText"/>
      </w:pPr>
      <w:ins w:id="4859" w:author="PR Preview" w:date="2026-01-01T00:00:00Z">
        <w:r>
          <w:rPr>
            <w:b/>
            <w:bCs/>
          </w:rPr>
          <w:t xml:space="preserve">Example 90 (The projection depends on the complement)</w:t>
        </w:r>
      </w:ins>
      <w:ins w:id="4860" w:author="PR Preview" w:date="2026-01-01T00:00:00Z">
        <w:r>
          <w:t xml:space="preserve"> </w:t>
        </w:r>
      </w:ins>
      <w:ins w:id="4861" w:author="PR Preview" w:date="2026-01-01T00:00:00Z">
        <w:r>
          <w:t xml:space="preserve">Let</w:t>
        </w:r>
      </w:ins>
      <w:ins w:id="486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4863" w:author="PR Preview" w:date="2026-01-01T00:00:00Z">
        <w:r>
          <w:t xml:space="preserve">, the horizontal axis in</w:t>
        </w:r>
      </w:ins>
      <w:ins w:id="4864" w:author="PR Preview" w:date="2026-01-01T00:00:00Z">
        <w:r>
          <w:t xml:space="preserve"> </w:t>
        </w:r>
      </w:ins>
      <m:oMath>
        <m:sSup>
          <m:e>
            <m:r>
              <m:rPr>
                <m:scr m:val="double-struck"/>
                <m:sty m:val="p"/>
              </m:rPr>
              <m:t>R</m:t>
            </m:r>
          </m:e>
          <m:sup>
            <m:r>
              <m:t>2</m:t>
            </m:r>
          </m:sup>
        </m:sSup>
      </m:oMath>
      <w:ins w:id="4865" w:author="PR Preview" w:date="2026-01-01T00:00:00Z">
        <w:r>
          <w:t xml:space="preserve">,</w:t>
        </w:r>
      </w:ins>
      <w:ins w:id="4866" w:author="PR Preview" w:date="2026-01-01T00:00:00Z">
        <w:r>
          <w:t xml:space="preserve"> </w:t>
        </w:r>
      </w:ins>
      <w:ins w:id="4867" w:author="PR Preview" w:date="2026-01-01T00:00:00Z">
        <w:r>
          <w:t xml:space="preserve">and let</w:t>
        </w:r>
      </w:ins>
      <w:ins w:id="4868" w:author="PR Preview" w:date="2026-01-01T00:00:00Z">
        <w:r>
          <w:t xml:space="preserve"> </w:t>
        </w:r>
      </w:ins>
      <w:ins w:id="4869" w:author="PR Preview" w:date="2026-01-01T00:00:00Z">
        <w:r>
          <w:t xml:space="preserve">$\mathord{\smash[b]{\underset{\raise.3ex\hbox{$\scriptstyle\sim$}}{y}}\vphantom{y}} = (3, 2)$</w:t>
        </w:r>
      </w:ins>
      <w:ins w:id="4870"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4871" w:author="PR Preview" w:date="2026-01-01T00:00:00Z">
        <w:r>
          <w:delText xml:space="preserve">(</w:delText>
        </w:r>
      </w:del>
      <w:hyperlink w:anchor="def-direct-sum">
        <w:del w:id="4872" w:author="PR Preview" w:date="2026-01-01T00:00:00Z">
          <w:r>
            <w:rPr>
              <w:rStyle w:val="Hyperlink"/>
            </w:rPr>
            <w:delText xml:space="preserve">Definition 65</w:delText>
          </w:r>
        </w:del>
      </w:hyperlink>
      <w:del w:id="4873" w:author="PR Preview" w:date="2026-01-01T00:00:00Z">
        <w:r>
          <w:delText xml:space="preserve">,</w:delText>
        </w:r>
      </w:del>
      <w:del w:id="4874" w:author="PR Preview" w:date="2026-01-01T00:00:00Z">
        <w:r>
          <w:delText xml:space="preserve"> </w:delText>
        </w:r>
      </w:del>
      <w:hyperlink w:anchor="thm-direct-sum-equiv">
        <w:del w:id="4875" w:author="PR Preview" w:date="2026-01-01T00:00:00Z">
          <w:r>
            <w:rPr>
              <w:rStyle w:val="Hyperlink"/>
            </w:rPr>
            <w:delText xml:space="preserve">Theorem 49</w:delText>
          </w:r>
        </w:del>
      </w:hyperlink>
      <w:del w:id="4876" w:author="PR Preview" w:date="2026-01-01T00:00:00Z">
        <w:r>
          <w:delText xml:space="preserve">).</w:delText>
        </w:r>
      </w:del>
      <w:del w:id="4877" w:author="PR Preview" w:date="2026-01-01T00:00:00Z">
        <w:r>
          <w:delText xml:space="preserve"> </w:delText>
        </w:r>
      </w:del>
      <w:del w:id="4878" w:author="PR Preview" w:date="2026-01-01T00:00:00Z">
        <w:r>
          <w:delText xml:space="preserve">The same vector has a different projection onto the same subspace</w:delText>
        </w:r>
      </w:del>
      <w:del w:id="4879" w:author="PR Preview" w:date="2026-01-01T00:00:00Z">
        <w:r>
          <w:delText xml:space="preserve"> </w:delText>
        </w:r>
      </w:del>
      <w:del w:id="4880" w:author="PR Preview" w:date="2026-01-01T00:00:00Z">
        <w:r>
          <w:delText xml:space="preserve">when the complement changes.</w:delText>
        </w:r>
      </w:del>
    </w:p>
    <w:p>
      <w:pPr>
        <w:pStyle w:val="FirstParagraph"/>
      </w:pPr>
      <w:ins w:id="4881" w:author="PR Preview" w:date="2026-01-01T00:00:00Z">
        <w:r>
          <w:t xml:space="preserve">(</w:t>
        </w:r>
      </w:ins>
      <w:hyperlink w:anchor="def-direct-sum">
        <w:ins w:id="4882" w:author="PR Preview" w:date="2026-01-01T00:00:00Z">
          <w:r>
            <w:rPr>
              <w:rStyle w:val="Hyperlink"/>
            </w:rPr>
            <w:t xml:space="preserve">Definition 65</w:t>
          </w:r>
        </w:ins>
      </w:hyperlink>
      <w:ins w:id="4883" w:author="PR Preview" w:date="2026-01-01T00:00:00Z">
        <w:r>
          <w:t xml:space="preserve">,</w:t>
        </w:r>
      </w:ins>
      <w:ins w:id="4884" w:author="PR Preview" w:date="2026-01-01T00:00:00Z">
        <w:r>
          <w:t xml:space="preserve"> </w:t>
        </w:r>
      </w:ins>
      <w:hyperlink w:anchor="thm-direct-sum-equiv">
        <w:ins w:id="4885" w:author="PR Preview" w:date="2026-01-01T00:00:00Z">
          <w:r>
            <w:rPr>
              <w:rStyle w:val="Hyperlink"/>
            </w:rPr>
            <w:t xml:space="preserve">Theorem 50</w:t>
          </w:r>
        </w:ins>
      </w:hyperlink>
      <w:ins w:id="4886" w:author="PR Preview" w:date="2026-01-01T00:00:00Z">
        <w:r>
          <w:t xml:space="preserve">).</w:t>
        </w:r>
      </w:ins>
      <w:ins w:id="4887" w:author="PR Preview" w:date="2026-01-01T00:00:00Z">
        <w:r>
          <w:t xml:space="preserve"> </w:t>
        </w:r>
      </w:ins>
      <w:ins w:id="4888" w:author="PR Preview" w:date="2026-01-01T00:00:00Z">
        <w:r>
          <w:t xml:space="preserve">The same vector has a different projection onto the same subspace</w:t>
        </w:r>
      </w:ins>
      <w:ins w:id="4889" w:author="PR Preview" w:date="2026-01-01T00:00:00Z">
        <w:r>
          <w:t xml:space="preserve"> </w:t>
        </w:r>
      </w:ins>
      <w:ins w:id="4890" w:author="PR Preview" w:date="2026-01-01T00:00:00Z">
        <w:r>
          <w:t xml:space="preserve">when the complement changes.</w:t>
        </w:r>
      </w:ins>
    </w:p>
    <w:bookmarkEnd w:id="327"/>
    <w:bookmarkEnd w:id="328"/>
    <w:bookmarkStart w:id="343" w:name="sec-orthogonal-complements"/>
    <w:p>
      <w:pPr>
        <w:pStyle w:val="Heading2"/>
      </w:pPr>
      <w:r>
        <w:t xml:space="preserve">8 Orthogonal complements</w:t>
      </w:r>
    </w:p>
    <w:bookmarkStart w:id="329" w:name="thm-dot-linear"/>
    <w:p>
      <w:pPr>
        <w:pStyle w:val="FirstParagraph"/>
      </w:pPr>
      <w:del w:id="4891" w:author="PR Preview" w:date="2026-01-01T00:00:00Z">
        <w:r>
          <w:rPr>
            <w:b/>
            <w:bCs/>
          </w:rPr>
          <w:delText xml:space="preserve">Theorem 50 (The dot product is linear in each slot)</w:delText>
        </w:r>
      </w:del>
      <w:del w:id="4892" w:author="PR Preview" w:date="2026-01-01T00:00:00Z">
        <w:r>
          <w:delText xml:space="preserve"> </w:delText>
        </w:r>
      </w:del>
      <w:del w:id="4893" w:author="PR Preview" w:date="2026-01-01T00:00:00Z">
        <w:r>
          <w:delText xml:space="preserve">For vectors</w:delText>
        </w:r>
      </w:del>
      <w:del w:id="4894" w:author="PR Preview" w:date="2026-01-01T00:00:00Z">
        <w:r>
          <w:delText xml:space="preserve"> </w:delText>
        </w:r>
      </w:del>
      <w:del w:id="4895" w:author="PR Preview" w:date="2026-01-01T00:00:00Z">
        <w:r>
          <w:delText xml:space="preserve">$\mathord{\smash[b]{\underset{\raise.3ex\hbox{$\scriptstyle\sim$}}{x}}\vphantom{x}}, \mathord{\smash[b]{\underset{\raise.3ex\hbox{$\scriptstyle\sim$}}{u}}\vphantom{u}}, \mathord{\smash[b]{\underset{\raise.3ex\hbox{$\scriptstyle\sim$}}{w}}\vphantom{w}} \in \mathbb{R}^p$</w:delText>
        </w:r>
      </w:del>
      <w:del w:id="4896" w:author="PR Preview" w:date="2026-01-01T00:00:00Z">
        <w:r>
          <w:delText xml:space="preserve"> </w:delText>
        </w:r>
      </w:del>
      <w:del w:id="4897" w:author="PR Preview" w:date="2026-01-01T00:00:00Z">
        <w:r>
          <w:delText xml:space="preserve">and numbers</w:delText>
        </w:r>
      </w:del>
      <w:del w:id="4898" w:author="PR Preview" w:date="2026-01-01T00:00:00Z">
        <w:r>
          <w:delText xml:space="preserve"> </w:delText>
        </w:r>
      </w:del>
      <m:oMath>
        <m:r>
          <m:t>a</m:t>
        </m:r>
        <m:r>
          <m:rPr>
            <m:sty m:val="p"/>
          </m:rPr>
          <m:t>,</m:t>
        </m:r>
        <m:r>
          <m:t>b</m:t>
        </m:r>
      </m:oMath>
      <w:del w:id="4899" w:author="PR Preview" w:date="2026-01-01T00:00:00Z">
        <w:r>
          <w:delText xml:space="preserve">,</w:delText>
        </w:r>
      </w:del>
    </w:p>
    <w:p>
      <w:pPr>
        <w:pStyle w:val="FirstParagraph"/>
      </w:pPr>
      <w:ins w:id="4900" w:author="PR Preview" w:date="2026-01-01T00:00:00Z">
        <w:r>
          <w:rPr>
            <w:b/>
            <w:bCs/>
          </w:rPr>
          <w:t xml:space="preserve">Theorem 51 (The dot product is linear in each slot)</w:t>
        </w:r>
      </w:ins>
      <w:ins w:id="4901" w:author="PR Preview" w:date="2026-01-01T00:00:00Z">
        <w:r>
          <w:t xml:space="preserve"> </w:t>
        </w:r>
      </w:ins>
      <w:ins w:id="4902" w:author="PR Preview" w:date="2026-01-01T00:00:00Z">
        <w:r>
          <w:t xml:space="preserve">For vectors</w:t>
        </w:r>
      </w:ins>
      <w:ins w:id="4903" w:author="PR Preview" w:date="2026-01-01T00:00:00Z">
        <w:r>
          <w:t xml:space="preserve"> </w:t>
        </w:r>
      </w:ins>
      <w:ins w:id="4904" w:author="PR Preview" w:date="2026-01-01T00:00:00Z">
        <w:r>
          <w:t xml:space="preserve">$\mathord{\smash[b]{\underset{\raise.3ex\hbox{$\scriptstyle\sim$}}{x}}\vphantom{x}}, \mathord{\smash[b]{\underset{\raise.3ex\hbox{$\scriptstyle\sim$}}{u}}\vphantom{u}}, \mathord{\smash[b]{\underset{\raise.3ex\hbox{$\scriptstyle\sim$}}{w}}\vphantom{w}} \in \mathbb{R}^p$</w:t>
        </w:r>
      </w:ins>
      <w:ins w:id="4905" w:author="PR Preview" w:date="2026-01-01T00:00:00Z">
        <w:r>
          <w:t xml:space="preserve"> </w:t>
        </w:r>
      </w:ins>
      <w:ins w:id="4906" w:author="PR Preview" w:date="2026-01-01T00:00:00Z">
        <w:r>
          <w:t xml:space="preserve">and numbers</w:t>
        </w:r>
      </w:ins>
      <w:ins w:id="4907" w:author="PR Preview" w:date="2026-01-01T00:00:00Z">
        <w:r>
          <w:t xml:space="preserve"> </w:t>
        </w:r>
      </w:ins>
      <m:oMath>
        <m:r>
          <m:t>a</m:t>
        </m:r>
        <m:r>
          <m:rPr>
            <m:sty m:val="p"/>
          </m:rPr>
          <m:t>,</m:t>
        </m:r>
        <m:r>
          <m:t>b</m:t>
        </m:r>
      </m:oMath>
      <w:ins w:id="4908" w:author="PR Preview" w:date="2026-01-01T00:00:00Z">
        <w:r>
          <w:t xml:space="preserve">,</w:t>
        </w:r>
      </w:ins>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9"/>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0" w:name="exm-dot-linear"/>
    <w:p>
      <w:pPr>
        <w:pStyle w:val="BodyText"/>
      </w:pPr>
      <w:del w:id="4909" w:author="PR Preview" w:date="2026-01-01T00:00:00Z">
        <w:r>
          <w:rPr>
            <w:b/>
            <w:bCs/>
          </w:rPr>
          <w:delText xml:space="preserve">Example 89 (Splitting a dot product)</w:delText>
        </w:r>
      </w:del>
      <w:del w:id="4910" w:author="PR Preview" w:date="2026-01-01T00:00:00Z">
        <w:r>
          <w:delText xml:space="preserve"> </w:delText>
        </w:r>
      </w:del>
      <w:del w:id="4911" w:author="PR Preview" w:date="2026-01-01T00:00:00Z">
        <w:r>
          <w:delText xml:space="preserve">Let</w:delText>
        </w:r>
      </w:del>
      <w:del w:id="4912" w:author="PR Preview" w:date="2026-01-01T00:00:00Z">
        <w:r>
          <w:delText xml:space="preserve"> </w:delText>
        </w:r>
      </w:del>
      <w:del w:id="4913" w:author="PR Preview" w:date="2026-01-01T00:00:00Z">
        <w:r>
          <w:delText xml:space="preserve">$\mathord{\smash[b]{\underset{\raise.3ex\hbox{$\scriptstyle\sim$}}{x}}\vphantom{x}} = (1, 2)$</w:delText>
        </w:r>
      </w:del>
      <w:del w:id="4914" w:author="PR Preview" w:date="2026-01-01T00:00:00Z">
        <w:r>
          <w:delText xml:space="preserve">,</w:delText>
        </w:r>
      </w:del>
      <w:del w:id="4915" w:author="PR Preview" w:date="2026-01-01T00:00:00Z">
        <w:r>
          <w:delText xml:space="preserve"> </w:delText>
        </w:r>
      </w:del>
      <w:del w:id="4916" w:author="PR Preview" w:date="2026-01-01T00:00:00Z">
        <w:r>
          <w:delText xml:space="preserve">$\mathord{\smash[b]{\underset{\raise.3ex\hbox{$\scriptstyle\sim$}}{u}}\vphantom{u}} = (3, 0)$</w:delText>
        </w:r>
      </w:del>
      <w:del w:id="4917" w:author="PR Preview" w:date="2026-01-01T00:00:00Z">
        <w:r>
          <w:delText xml:space="preserve">,</w:delText>
        </w:r>
      </w:del>
      <w:del w:id="4918" w:author="PR Preview" w:date="2026-01-01T00:00:00Z">
        <w:r>
          <w:delText xml:space="preserve"> </w:delText>
        </w:r>
      </w:del>
      <w:del w:id="4919" w:author="PR Preview" w:date="2026-01-01T00:00:00Z">
        <w:r>
          <w:delText xml:space="preserve">$\mathord{\smash[b]{\underset{\raise.3ex\hbox{$\scriptstyle\sim$}}{w}}\vphantom{w}} = (0, 1)$</w:delText>
        </w:r>
      </w:del>
      <w:del w:id="4920" w:author="PR Preview" w:date="2026-01-01T00:00:00Z">
        <w:r>
          <w:delText xml:space="preserve">,</w:delText>
        </w:r>
      </w:del>
      <w:del w:id="4921" w:author="PR Preview" w:date="2026-01-01T00:00:00Z">
        <w:r>
          <w:delText xml:space="preserve"> </w:delText>
        </w:r>
      </w:del>
      <m:oMath>
        <m:r>
          <m:t>a</m:t>
        </m:r>
        <m:r>
          <m:rPr>
            <m:sty m:val="p"/>
          </m:rPr>
          <m:t>=</m:t>
        </m:r>
        <m:r>
          <m:t>2</m:t>
        </m:r>
      </m:oMath>
      <w:del w:id="4922" w:author="PR Preview" w:date="2026-01-01T00:00:00Z">
        <w:r>
          <w:delText xml:space="preserve"> </w:delText>
        </w:r>
      </w:del>
      <w:del w:id="4923" w:author="PR Preview" w:date="2026-01-01T00:00:00Z">
        <w:r>
          <w:delText xml:space="preserve">and</w:delText>
        </w:r>
      </w:del>
      <w:del w:id="4924" w:author="PR Preview" w:date="2026-01-01T00:00:00Z">
        <w:r>
          <w:delText xml:space="preserve"> </w:delText>
        </w:r>
      </w:del>
      <m:oMath>
        <m:r>
          <m:t>b</m:t>
        </m:r>
        <m:r>
          <m:rPr>
            <m:sty m:val="p"/>
          </m:rPr>
          <m:t>=</m:t>
        </m:r>
        <m:r>
          <m:rPr>
            <m:sty m:val="p"/>
          </m:rPr>
          <m:t>−</m:t>
        </m:r>
        <m:r>
          <m:t>1</m:t>
        </m:r>
      </m:oMath>
      <w:del w:id="4925" w:author="PR Preview" w:date="2026-01-01T00:00:00Z">
        <w:r>
          <w:delText xml:space="preserve">.</w:delText>
        </w:r>
      </w:del>
      <w:del w:id="4926" w:author="PR Preview" w:date="2026-01-01T00:00:00Z">
        <w:r>
          <w:delText xml:space="preserve"> </w:delText>
        </w:r>
      </w:del>
      <w:del w:id="4927" w:author="PR Preview" w:date="2026-01-01T00:00:00Z">
        <w:r>
          <w:delText xml:space="preserve">Directly,</w:delText>
        </w:r>
      </w:del>
      <w:del w:id="4928" w:author="PR Preview" w:date="2026-01-01T00:00:00Z">
        <w:r>
          <w:delText xml:space="preserve"> </w:delText>
        </w:r>
      </w:del>
      <w:del w:id="4929" w:author="PR Preview" w:date="2026-01-01T00:00:00Z">
        <w:r>
          <w:delText xml:space="preserve">$a\,\mathord{\smash[b]{\underset{\raise.3ex\hbox{$\scriptstyle\sim$}}{u}}\vphantom{u}} + b\,\mathord{\smash[b]{\underset{\raise.3ex\hbox{$\scriptstyle\sim$}}{w}}\vphantom{w}} = (6, -1)$</w:delText>
        </w:r>
      </w:del>
      <w:del w:id="4930" w:author="PR Preview" w:date="2026-01-01T00:00:00Z">
        <w:r>
          <w:delText xml:space="preserve"> </w:delText>
        </w:r>
      </w:del>
      <w:del w:id="4931" w:author="PR Preview" w:date="2026-01-01T00:00:00Z">
        <w:r>
          <w:delText xml:space="preserve">and</w:delText>
        </w:r>
      </w:del>
    </w:p>
    <w:p>
      <w:pPr>
        <w:pStyle w:val="BodyText"/>
      </w:pPr>
      <w:ins w:id="4932" w:author="PR Preview" w:date="2026-01-01T00:00:00Z">
        <w:r>
          <w:rPr>
            <w:b/>
            <w:bCs/>
          </w:rPr>
          <w:t xml:space="preserve">Example 91 (Splitting a dot product)</w:t>
        </w:r>
      </w:ins>
      <w:ins w:id="4933" w:author="PR Preview" w:date="2026-01-01T00:00:00Z">
        <w:r>
          <w:t xml:space="preserve"> </w:t>
        </w:r>
      </w:ins>
      <w:ins w:id="4934" w:author="PR Preview" w:date="2026-01-01T00:00:00Z">
        <w:r>
          <w:t xml:space="preserve">Let</w:t>
        </w:r>
      </w:ins>
      <w:ins w:id="4935" w:author="PR Preview" w:date="2026-01-01T00:00:00Z">
        <w:r>
          <w:t xml:space="preserve"> </w:t>
        </w:r>
      </w:ins>
      <w:ins w:id="4936" w:author="PR Preview" w:date="2026-01-01T00:00:00Z">
        <w:r>
          <w:t xml:space="preserve">$\mathord{\smash[b]{\underset{\raise.3ex\hbox{$\scriptstyle\sim$}}{x}}\vphantom{x}} = (1, 2)$</w:t>
        </w:r>
      </w:ins>
      <w:ins w:id="4937" w:author="PR Preview" w:date="2026-01-01T00:00:00Z">
        <w:r>
          <w:t xml:space="preserve">,</w:t>
        </w:r>
      </w:ins>
      <w:ins w:id="4938" w:author="PR Preview" w:date="2026-01-01T00:00:00Z">
        <w:r>
          <w:t xml:space="preserve"> </w:t>
        </w:r>
      </w:ins>
      <w:ins w:id="4939" w:author="PR Preview" w:date="2026-01-01T00:00:00Z">
        <w:r>
          <w:t xml:space="preserve">$\mathord{\smash[b]{\underset{\raise.3ex\hbox{$\scriptstyle\sim$}}{u}}\vphantom{u}} = (3, 0)$</w:t>
        </w:r>
      </w:ins>
      <w:ins w:id="4940" w:author="PR Preview" w:date="2026-01-01T00:00:00Z">
        <w:r>
          <w:t xml:space="preserve">,</w:t>
        </w:r>
      </w:ins>
      <w:ins w:id="4941" w:author="PR Preview" w:date="2026-01-01T00:00:00Z">
        <w:r>
          <w:t xml:space="preserve"> </w:t>
        </w:r>
      </w:ins>
      <w:ins w:id="4942" w:author="PR Preview" w:date="2026-01-01T00:00:00Z">
        <w:r>
          <w:t xml:space="preserve">$\mathord{\smash[b]{\underset{\raise.3ex\hbox{$\scriptstyle\sim$}}{w}}\vphantom{w}} = (0, 1)$</w:t>
        </w:r>
      </w:ins>
      <w:ins w:id="4943" w:author="PR Preview" w:date="2026-01-01T00:00:00Z">
        <w:r>
          <w:t xml:space="preserve">,</w:t>
        </w:r>
      </w:ins>
      <w:ins w:id="4944" w:author="PR Preview" w:date="2026-01-01T00:00:00Z">
        <w:r>
          <w:t xml:space="preserve"> </w:t>
        </w:r>
      </w:ins>
      <m:oMath>
        <m:r>
          <m:t>a</m:t>
        </m:r>
        <m:r>
          <m:rPr>
            <m:sty m:val="p"/>
          </m:rPr>
          <m:t>=</m:t>
        </m:r>
        <m:r>
          <m:t>2</m:t>
        </m:r>
      </m:oMath>
      <w:ins w:id="4945" w:author="PR Preview" w:date="2026-01-01T00:00:00Z">
        <w:r>
          <w:t xml:space="preserve"> </w:t>
        </w:r>
      </w:ins>
      <w:ins w:id="4946" w:author="PR Preview" w:date="2026-01-01T00:00:00Z">
        <w:r>
          <w:t xml:space="preserve">and</w:t>
        </w:r>
      </w:ins>
      <w:ins w:id="4947" w:author="PR Preview" w:date="2026-01-01T00:00:00Z">
        <w:r>
          <w:t xml:space="preserve"> </w:t>
        </w:r>
      </w:ins>
      <m:oMath>
        <m:r>
          <m:t>b</m:t>
        </m:r>
        <m:r>
          <m:rPr>
            <m:sty m:val="p"/>
          </m:rPr>
          <m:t>=</m:t>
        </m:r>
        <m:r>
          <m:rPr>
            <m:sty m:val="p"/>
          </m:rPr>
          <m:t>−</m:t>
        </m:r>
        <m:r>
          <m:t>1</m:t>
        </m:r>
      </m:oMath>
      <w:ins w:id="4948" w:author="PR Preview" w:date="2026-01-01T00:00:00Z">
        <w:r>
          <w:t xml:space="preserve">.</w:t>
        </w:r>
      </w:ins>
      <w:ins w:id="4949" w:author="PR Preview" w:date="2026-01-01T00:00:00Z">
        <w:r>
          <w:t xml:space="preserve"> </w:t>
        </w:r>
      </w:ins>
      <w:ins w:id="4950" w:author="PR Preview" w:date="2026-01-01T00:00:00Z">
        <w:r>
          <w:t xml:space="preserve">Directly,</w:t>
        </w:r>
      </w:ins>
      <w:ins w:id="4951" w:author="PR Preview" w:date="2026-01-01T00:00:00Z">
        <w:r>
          <w:t xml:space="preserve"> </w:t>
        </w:r>
      </w:ins>
      <w:ins w:id="4952" w:author="PR Preview" w:date="2026-01-01T00:00:00Z">
        <w:r>
          <w:t xml:space="preserve">$a\,\mathord{\smash[b]{\underset{\raise.3ex\hbox{$\scriptstyle\sim$}}{u}}\vphantom{u}} + b\,\mathord{\smash[b]{\underset{\raise.3ex\hbox{$\scriptstyle\sim$}}{w}}\vphantom{w}} = (6, -1)$</w:t>
        </w:r>
      </w:ins>
      <w:ins w:id="4953" w:author="PR Preview" w:date="2026-01-01T00:00:00Z">
        <w:r>
          <w:t xml:space="preserve"> </w:t>
        </w:r>
      </w:ins>
      <w:ins w:id="4954" w:author="PR Preview" w:date="2026-01-01T00:00:00Z">
        <w:r>
          <w:t xml:space="preserve">and</w:t>
        </w:r>
      </w:ins>
    </w:p>
    <w:p>
      <w:pPr>
        <w:pStyle w:val="BodyText"/>
      </w:pPr>
      <w:r>
        <w:t xml:space="preserve">$$
    \begin{aligned}
    \mathord{\smash[b]{\underset{\raise.3ex\hbox{$\scriptstyle\sim$}}{x}}\vphantom{x}} \cdot (6, -1) &amp;= 6 - 2 \\
    &amp;= 4.
    \end{aligned}
    $$</w:t>
      </w:r>
    </w:p>
    <w:p>
      <w:pPr>
        <w:pStyle w:val="FirstParagraph"/>
      </w:pPr>
      <w:del w:id="4955" w:author="PR Preview" w:date="2026-01-01T00:00:00Z">
        <w:r>
          <w:delText xml:space="preserve">By</w:delText>
        </w:r>
      </w:del>
      <w:del w:id="4956" w:author="PR Preview" w:date="2026-01-01T00:00:00Z">
        <w:r>
          <w:delText xml:space="preserve"> </w:delText>
        </w:r>
      </w:del>
      <w:hyperlink w:anchor="thm-dot-linear">
        <w:del w:id="4957" w:author="PR Preview" w:date="2026-01-01T00:00:00Z">
          <w:r>
            <w:rPr>
              <w:rStyle w:val="Hyperlink"/>
            </w:rPr>
            <w:delText xml:space="preserve">Theorem 50</w:delText>
          </w:r>
        </w:del>
      </w:hyperlink>
      <w:del w:id="4958" w:author="PR Preview" w:date="2026-01-01T00:00:00Z">
        <w:r>
          <w:delText xml:space="preserve">,</w:delText>
        </w:r>
      </w:del>
    </w:p>
    <w:p>
      <w:pPr>
        <w:pStyle w:val="FirstParagraph"/>
      </w:pPr>
      <w:ins w:id="4959" w:author="PR Preview" w:date="2026-01-01T00:00:00Z">
        <w:r>
          <w:t xml:space="preserve">By</w:t>
        </w:r>
      </w:ins>
      <w:ins w:id="4960" w:author="PR Preview" w:date="2026-01-01T00:00:00Z">
        <w:r>
          <w:t xml:space="preserve"> </w:t>
        </w:r>
      </w:ins>
      <w:hyperlink w:anchor="thm-dot-linear">
        <w:ins w:id="4961" w:author="PR Preview" w:date="2026-01-01T00:00:00Z">
          <w:r>
            <w:rPr>
              <w:rStyle w:val="Hyperlink"/>
            </w:rPr>
            <w:t xml:space="preserve">Theorem 51</w:t>
          </w:r>
        </w:ins>
      </w:hyperlink>
      <w:ins w:id="4962" w:author="PR Preview" w:date="2026-01-01T00:00:00Z">
        <w:r>
          <w:t xml:space="preserve">,</w:t>
        </w:r>
      </w:ins>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0"/>
    <w:bookmarkStart w:id="331" w:name="def-orthogonal-complement"/>
    <w:p>
      <w:pPr>
        <w:pStyle w:val="BodyText"/>
      </w:pPr>
      <w:del w:id="4963" w:author="PR Preview" w:date="2026-01-01T00:00:00Z">
        <w:r>
          <w:rPr>
            <w:b/>
            <w:bCs/>
          </w:rPr>
          <w:delText xml:space="preserve">Definition 67 (Orthogonal complement)</w:delText>
        </w:r>
      </w:del>
      <w:del w:id="4964" w:author="PR Preview" w:date="2026-01-01T00:00:00Z">
        <w:r>
          <w:delText xml:space="preserve"> </w:delText>
        </w:r>
      </w:del>
      <w:del w:id="4965" w:author="PR Preview" w:date="2026-01-01T00:00:00Z">
        <w:r>
          <w:delText xml:space="preserve">The</w:delText>
        </w:r>
      </w:del>
      <w:del w:id="4966" w:author="PR Preview" w:date="2026-01-01T00:00:00Z">
        <w:r>
          <w:delText xml:space="preserve"> </w:delText>
        </w:r>
      </w:del>
      <w:del w:id="4967" w:author="PR Preview" w:date="2026-01-01T00:00:00Z">
        <w:r>
          <w:rPr>
            <w:b/>
            <w:bCs/>
          </w:rPr>
          <w:delText xml:space="preserve">orthogonal complement</w:delText>
        </w:r>
      </w:del>
      <w:del w:id="4968" w:author="PR Preview" w:date="2026-01-01T00:00:00Z">
        <w:r>
          <w:delText xml:space="preserve"> </w:delText>
        </w:r>
      </w:del>
      <w:del w:id="4969" w:author="PR Preview" w:date="2026-01-01T00:00:00Z">
        <w:r>
          <w:delText xml:space="preserve">of a set</w:delText>
        </w:r>
      </w:del>
      <w:del w:id="4970" w:author="PR Preview" w:date="2026-01-01T00:00:00Z">
        <w:r>
          <w:delText xml:space="preserve"> </w:delText>
        </w:r>
      </w:del>
      <m:oMath>
        <m:r>
          <m:rPr>
            <m:scr m:val="script"/>
            <m:sty m:val="p"/>
          </m:rPr>
          <m:t>X</m:t>
        </m:r>
      </m:oMath>
      <w:del w:id="4971" w:author="PR Preview" w:date="2026-01-01T00:00:00Z">
        <w:r>
          <w:delText xml:space="preserve"> </w:delText>
        </w:r>
      </w:del>
      <w:del w:id="4972" w:author="PR Preview" w:date="2026-01-01T00:00:00Z">
        <w:r>
          <w:delText xml:space="preserve">of vectors in</w:delText>
        </w:r>
      </w:del>
      <w:del w:id="4973" w:author="PR Preview" w:date="2026-01-01T00:00:00Z">
        <w:r>
          <w:delText xml:space="preserve"> </w:delText>
        </w:r>
      </w:del>
      <m:oMath>
        <m:sSup>
          <m:e>
            <m:r>
              <m:rPr>
                <m:scr m:val="double-struck"/>
                <m:sty m:val="p"/>
              </m:rPr>
              <m:t>R</m:t>
            </m:r>
          </m:e>
          <m:sup>
            <m:r>
              <m:t>p</m:t>
            </m:r>
          </m:sup>
        </m:sSup>
      </m:oMath>
      <w:del w:id="4974" w:author="PR Preview" w:date="2026-01-01T00:00:00Z">
        <w:r>
          <w:delText xml:space="preserve"> </w:delText>
        </w:r>
      </w:del>
      <w:del w:id="4975" w:author="PR Preview" w:date="2026-01-01T00:00:00Z">
        <w:r>
          <w:delText xml:space="preserve">is the set of vectors orthogonal (</w:delText>
        </w:r>
      </w:del>
      <w:hyperlink w:anchor="def-orthogonal-vectors">
        <w:del w:id="4976" w:author="PR Preview" w:date="2026-01-01T00:00:00Z">
          <w:r>
            <w:rPr>
              <w:rStyle w:val="Hyperlink"/>
            </w:rPr>
            <w:delText xml:space="preserve">Definition 15</w:delText>
          </w:r>
        </w:del>
      </w:hyperlink>
      <w:del w:id="4977" w:author="PR Preview" w:date="2026-01-01T00:00:00Z">
        <w:r>
          <w:delText xml:space="preserve">)</w:delText>
        </w:r>
      </w:del>
      <w:del w:id="4978" w:author="PR Preview" w:date="2026-01-01T00:00:00Z">
        <w:r>
          <w:delText xml:space="preserve"> </w:delText>
        </w:r>
      </w:del>
      <w:del w:id="4979" w:author="PR Preview" w:date="2026-01-01T00:00:00Z">
        <w:r>
          <w:delText xml:space="preserve">to every vector of</w:delText>
        </w:r>
      </w:del>
      <w:del w:id="4980" w:author="PR Preview" w:date="2026-01-01T00:00:00Z">
        <w:r>
          <w:delText xml:space="preserve"> </w:delText>
        </w:r>
      </w:del>
      <m:oMath>
        <m:r>
          <m:rPr>
            <m:scr m:val="script"/>
            <m:sty m:val="p"/>
          </m:rPr>
          <m:t>X</m:t>
        </m:r>
      </m:oMath>
      <w:del w:id="4981" w:author="PR Preview" w:date="2026-01-01T00:00:00Z">
        <w:r>
          <w:delText xml:space="preserve">:</w:delText>
        </w:r>
      </w:del>
    </w:p>
    <w:p>
      <w:pPr>
        <w:pStyle w:val="BodyText"/>
      </w:pPr>
      <w:ins w:id="4982" w:author="PR Preview" w:date="2026-01-01T00:00:00Z">
        <w:r>
          <w:rPr>
            <w:b/>
            <w:bCs/>
          </w:rPr>
          <w:t xml:space="preserve">Definition 67 (Orthogonal complement)</w:t>
        </w:r>
      </w:ins>
      <w:ins w:id="4983" w:author="PR Preview" w:date="2026-01-01T00:00:00Z">
        <w:r>
          <w:t xml:space="preserve"> </w:t>
        </w:r>
      </w:ins>
      <w:ins w:id="4984" w:author="PR Preview" w:date="2026-01-01T00:00:00Z">
        <w:r>
          <w:t xml:space="preserve">The</w:t>
        </w:r>
      </w:ins>
      <w:ins w:id="4985" w:author="PR Preview" w:date="2026-01-01T00:00:00Z">
        <w:r>
          <w:t xml:space="preserve"> </w:t>
        </w:r>
      </w:ins>
      <w:ins w:id="4986" w:author="PR Preview" w:date="2026-01-01T00:00:00Z">
        <w:r>
          <w:rPr>
            <w:b/>
            <w:bCs/>
          </w:rPr>
          <w:t xml:space="preserve">orthogonal complement</w:t>
        </w:r>
      </w:ins>
      <w:ins w:id="4987" w:author="PR Preview" w:date="2026-01-01T00:00:00Z">
        <w:r>
          <w:t xml:space="preserve"> </w:t>
        </w:r>
      </w:ins>
      <w:ins w:id="4988" w:author="PR Preview" w:date="2026-01-01T00:00:00Z">
        <w:r>
          <w:t xml:space="preserve">[48]</w:t>
        </w:r>
      </w:ins>
      <w:ins w:id="4989" w:author="PR Preview" w:date="2026-01-01T00:00:00Z">
        <w:r>
          <w:t xml:space="preserve"> </w:t>
        </w:r>
      </w:ins>
      <w:ins w:id="4990" w:author="PR Preview" w:date="2026-01-01T00:00:00Z">
        <w:r>
          <w:t xml:space="preserve">of a set</w:t>
        </w:r>
      </w:ins>
      <w:ins w:id="4991" w:author="PR Preview" w:date="2026-01-01T00:00:00Z">
        <w:r>
          <w:t xml:space="preserve"> </w:t>
        </w:r>
      </w:ins>
      <m:oMath>
        <m:r>
          <m:rPr>
            <m:scr m:val="script"/>
            <m:sty m:val="p"/>
          </m:rPr>
          <m:t>X</m:t>
        </m:r>
      </m:oMath>
      <w:ins w:id="4992" w:author="PR Preview" w:date="2026-01-01T00:00:00Z">
        <w:r>
          <w:t xml:space="preserve"> </w:t>
        </w:r>
      </w:ins>
      <w:ins w:id="4993" w:author="PR Preview" w:date="2026-01-01T00:00:00Z">
        <w:r>
          <w:t xml:space="preserve">of vectors in</w:t>
        </w:r>
      </w:ins>
      <w:ins w:id="4994" w:author="PR Preview" w:date="2026-01-01T00:00:00Z">
        <w:r>
          <w:t xml:space="preserve"> </w:t>
        </w:r>
      </w:ins>
      <m:oMath>
        <m:sSup>
          <m:e>
            <m:r>
              <m:rPr>
                <m:scr m:val="double-struck"/>
                <m:sty m:val="p"/>
              </m:rPr>
              <m:t>R</m:t>
            </m:r>
          </m:e>
          <m:sup>
            <m:r>
              <m:t>p</m:t>
            </m:r>
          </m:sup>
        </m:sSup>
      </m:oMath>
      <w:ins w:id="4995" w:author="PR Preview" w:date="2026-01-01T00:00:00Z">
        <w:r>
          <w:t xml:space="preserve"> </w:t>
        </w:r>
      </w:ins>
      <w:ins w:id="4996" w:author="PR Preview" w:date="2026-01-01T00:00:00Z">
        <w:r>
          <w:t xml:space="preserve">is the set of vectors orthogonal (</w:t>
        </w:r>
      </w:ins>
      <w:hyperlink w:anchor="def-orthogonal-vectors">
        <w:ins w:id="4997" w:author="PR Preview" w:date="2026-01-01T00:00:00Z">
          <w:r>
            <w:rPr>
              <w:rStyle w:val="Hyperlink"/>
            </w:rPr>
            <w:t xml:space="preserve">Definition 15</w:t>
          </w:r>
        </w:ins>
      </w:hyperlink>
      <w:ins w:id="4998" w:author="PR Preview" w:date="2026-01-01T00:00:00Z">
        <w:r>
          <w:t xml:space="preserve">)</w:t>
        </w:r>
      </w:ins>
      <w:ins w:id="4999" w:author="PR Preview" w:date="2026-01-01T00:00:00Z">
        <w:r>
          <w:t xml:space="preserve"> </w:t>
        </w:r>
      </w:ins>
      <w:ins w:id="5000" w:author="PR Preview" w:date="2026-01-01T00:00:00Z">
        <w:r>
          <w:t xml:space="preserve">to every vector of</w:t>
        </w:r>
      </w:ins>
      <w:ins w:id="5001" w:author="PR Preview" w:date="2026-01-01T00:00:00Z">
        <w:r>
          <w:t xml:space="preserve"> </w:t>
        </w:r>
      </w:ins>
      <m:oMath>
        <m:r>
          <m:rPr>
            <m:scr m:val="script"/>
            <m:sty m:val="p"/>
          </m:rPr>
          <m:t>X</m:t>
        </m:r>
      </m:oMath>
      <w:ins w:id="5002" w:author="PR Preview" w:date="2026-01-01T00:00:00Z">
        <w:r>
          <w:t xml:space="preserve">:</w:t>
        </w:r>
      </w:ins>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1"/>
    <w:bookmarkStart w:id="332" w:name="exm-orthogonal-complement"/>
    <w:p>
      <w:pPr>
        <w:pStyle w:val="BodyText"/>
      </w:pPr>
      <w:del w:id="5003" w:author="PR Preview" w:date="2026-01-01T00:00:00Z">
        <w:r>
          <w:rPr>
            <w:b/>
            <w:bCs/>
          </w:rPr>
          <w:delText xml:space="preserve">Example 90 (Orthogonal complements in</w:delText>
        </w:r>
      </w:del>
      <w:del w:id="5004" w:author="PR Preview" w:date="2026-01-01T00:00:00Z">
        <w:r>
          <w:rPr>
            <w:b/>
            <w:bCs/>
          </w:rPr>
          <w:delText xml:space="preserve"> </w:delText>
        </w:r>
      </w:del>
      <m:oMath>
        <m:sSup>
          <m:e>
            <m:r>
              <m:rPr>
                <m:scr m:val="double-struck"/>
                <m:sty m:val="p"/>
              </m:rPr>
              <m:t>R</m:t>
            </m:r>
          </m:e>
          <m:sup>
            <m:r>
              <m:t>3</m:t>
            </m:r>
          </m:sup>
        </m:sSup>
      </m:oMath>
      <w:del w:id="5005" w:author="PR Preview" w:date="2026-01-01T00:00:00Z">
        <w:r>
          <w:rPr>
            <w:b/>
            <w:bCs/>
          </w:rPr>
          <w:delText xml:space="preserve">)</w:delText>
        </w:r>
      </w:del>
      <w:del w:id="5006" w:author="PR Preview" w:date="2026-01-01T00:00:00Z">
        <w:r>
          <w:delText xml:space="preserve"> </w:delText>
        </w:r>
      </w:del>
      <w:del w:id="5007" w:author="PR Preview" w:date="2026-01-01T00:00:00Z">
        <w:r>
          <w:delText xml:space="preserve"> </w:delText>
        </w:r>
      </w:del>
    </w:p>
    <w:p>
      <w:pPr>
        <w:pStyle w:val="BodyText"/>
      </w:pPr>
      <w:ins w:id="5008" w:author="PR Preview" w:date="2026-01-01T00:00:00Z">
        <w:r>
          <w:rPr>
            <w:b/>
            <w:bCs/>
          </w:rPr>
          <w:t xml:space="preserve">Example 92 (Orthogonal complements in</w:t>
        </w:r>
      </w:ins>
      <w:ins w:id="5009" w:author="PR Preview" w:date="2026-01-01T00:00:00Z">
        <w:r>
          <w:rPr>
            <w:b/>
            <w:bCs/>
          </w:rPr>
          <w:t xml:space="preserve"> </w:t>
        </w:r>
      </w:ins>
      <m:oMath>
        <m:sSup>
          <m:e>
            <m:r>
              <m:rPr>
                <m:scr m:val="double-struck"/>
                <m:sty m:val="p"/>
              </m:rPr>
              <m:t>R</m:t>
            </m:r>
          </m:e>
          <m:sup>
            <m:r>
              <m:t>3</m:t>
            </m:r>
          </m:sup>
        </m:sSup>
      </m:oMath>
      <w:ins w:id="5010" w:author="PR Preview" w:date="2026-01-01T00:00:00Z">
        <w:r>
          <w:rPr>
            <w:b/>
            <w:bCs/>
          </w:rPr>
          <w:t xml:space="preserve">)</w:t>
        </w:r>
      </w:ins>
      <w:ins w:id="5011" w:author="PR Preview" w:date="2026-01-01T00:00:00Z">
        <w:r>
          <w:t xml:space="preserve"> </w:t>
        </w:r>
      </w:ins>
      <w:ins w:id="5012" w:author="PR Preview" w:date="2026-01-01T00:00:00Z">
        <w:r>
          <w:t xml:space="preserve"> </w:t>
        </w:r>
      </w:ins>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2"/>
    <w:bookmarkStart w:id="333" w:name="rem-orthogonal-complement-any-set"/>
    <w:p>
      <w:pPr>
        <w:pStyle w:val="FirstParagraph"/>
      </w:pPr>
      <w:del w:id="5013" w:author="PR Preview" w:date="2026-01-01T00:00:00Z">
        <w:r>
          <w:rPr>
            <w:i/>
            <w:iCs/>
          </w:rPr>
          <w:delText xml:space="preserve">Remark 20</w:delText>
        </w:r>
      </w:del>
      <w:del w:id="5014" w:author="PR Preview" w:date="2026-01-01T00:00:00Z">
        <w:r>
          <w:delText xml:space="preserve"> (The orthogonal complement of a set that is not a subspace). </w:delText>
        </w:r>
      </w:del>
      <m:oMath>
        <m:r>
          <m:rPr>
            <m:scr m:val="script"/>
            <m:sty m:val="p"/>
          </m:rPr>
          <m:t>X</m:t>
        </m:r>
      </m:oMath>
      <w:del w:id="5015" w:author="PR Preview" w:date="2026-01-01T00:00:00Z">
        <w:r>
          <w:delText xml:space="preserve"> </w:delText>
        </w:r>
      </w:del>
      <w:del w:id="5016" w:author="PR Preview" w:date="2026-01-01T00:00:00Z">
        <w:r>
          <w:delText xml:space="preserve">in</w:delText>
        </w:r>
      </w:del>
      <w:del w:id="5017" w:author="PR Preview" w:date="2026-01-01T00:00:00Z">
        <w:r>
          <w:delText xml:space="preserve"> </w:delText>
        </w:r>
      </w:del>
      <w:hyperlink w:anchor="def-orthogonal-complement">
        <w:del w:id="5018" w:author="PR Preview" w:date="2026-01-01T00:00:00Z">
          <w:r>
            <w:rPr>
              <w:rStyle w:val="Hyperlink"/>
            </w:rPr>
            <w:delText xml:space="preserve">Definition 67</w:delText>
          </w:r>
        </w:del>
      </w:hyperlink>
      <w:del w:id="5019" w:author="PR Preview" w:date="2026-01-01T00:00:00Z">
        <w:r>
          <w:delText xml:space="preserve"> </w:delText>
        </w:r>
      </w:del>
      <w:del w:id="5020" w:author="PR Preview" w:date="2026-01-01T00:00:00Z">
        <w:r>
          <w:delText xml:space="preserve">need not be a subspace.</w:delText>
        </w:r>
      </w:del>
    </w:p>
    <w:p>
      <w:pPr>
        <w:pStyle w:val="BodyText"/>
      </w:pPr>
      <w:del w:id="5021" w:author="PR Preview" w:date="2026-01-01T00:00:00Z">
        <w:r>
          <w:rPr>
            <w:b/>
            <w:bCs/>
          </w:rPr>
          <w:delText xml:space="preserve">Theorem 51 (An orthogonal complement is a subspace)</w:delText>
        </w:r>
      </w:del>
      <w:del w:id="5022" w:author="PR Preview" w:date="2026-01-01T00:00:00Z">
        <w:r>
          <w:delText xml:space="preserve"> </w:delText>
        </w:r>
      </w:del>
      <w:del w:id="5023" w:author="PR Preview" w:date="2026-01-01T00:00:00Z">
        <w:r>
          <w:delText xml:space="preserve">For any set</w:delText>
        </w:r>
      </w:del>
      <w:del w:id="5024" w:author="PR Preview" w:date="2026-01-01T00:00:00Z">
        <w:r>
          <w:delText xml:space="preserve"> </w:delText>
        </w:r>
      </w:del>
      <m:oMath>
        <m:r>
          <m:rPr>
            <m:scr m:val="script"/>
            <m:sty m:val="p"/>
          </m:rPr>
          <m:t>X</m:t>
        </m:r>
      </m:oMath>
      <w:del w:id="5025" w:author="PR Preview" w:date="2026-01-01T00:00:00Z">
        <w:r>
          <w:delText xml:space="preserve"> </w:delText>
        </w:r>
      </w:del>
      <w:del w:id="5026" w:author="PR Preview" w:date="2026-01-01T00:00:00Z">
        <w:r>
          <w:delText xml:space="preserve">of vectors in</w:delText>
        </w:r>
      </w:del>
      <w:del w:id="5027" w:author="PR Preview" w:date="2026-01-01T00:00:00Z">
        <w:r>
          <w:delText xml:space="preserve"> </w:delText>
        </w:r>
      </w:del>
      <m:oMath>
        <m:sSup>
          <m:e>
            <m:r>
              <m:rPr>
                <m:scr m:val="double-struck"/>
                <m:sty m:val="p"/>
              </m:rPr>
              <m:t>R</m:t>
            </m:r>
          </m:e>
          <m:sup>
            <m:r>
              <m:t>p</m:t>
            </m:r>
          </m:sup>
        </m:sSup>
      </m:oMath>
      <w:del w:id="5028" w:author="PR Preview" w:date="2026-01-01T00:00:00Z">
        <w:r>
          <w:delText xml:space="preserve">,</w:delText>
        </w:r>
      </w:del>
      <w:del w:id="5029" w:author="PR Preview" w:date="2026-01-01T00:00:00Z">
        <w:r>
          <w:delText xml:space="preserve"> </w:delText>
        </w:r>
      </w:del>
      <m:oMath>
        <m:sSup>
          <m:e>
            <m:r>
              <m:rPr>
                <m:scr m:val="script"/>
                <m:sty m:val="p"/>
              </m:rPr>
              <m:t>X</m:t>
            </m:r>
          </m:e>
          <m:sup>
            <m:r>
              <m:rPr>
                <m:sty m:val="p"/>
              </m:rPr>
              <m:t>⟂</m:t>
            </m:r>
          </m:sup>
        </m:sSup>
      </m:oMath>
      <w:del w:id="5030" w:author="PR Preview" w:date="2026-01-01T00:00:00Z">
        <w:r>
          <w:delText xml:space="preserve"> </w:delText>
        </w:r>
      </w:del>
      <w:del w:id="5031" w:author="PR Preview" w:date="2026-01-01T00:00:00Z">
        <w:r>
          <w:delText xml:space="preserve">(</w:delText>
        </w:r>
      </w:del>
      <w:hyperlink w:anchor="def-orthogonal-complement">
        <w:del w:id="5032" w:author="PR Preview" w:date="2026-01-01T00:00:00Z">
          <w:r>
            <w:rPr>
              <w:rStyle w:val="Hyperlink"/>
            </w:rPr>
            <w:delText xml:space="preserve">Definition 67</w:delText>
          </w:r>
        </w:del>
      </w:hyperlink>
      <w:del w:id="5033" w:author="PR Preview" w:date="2026-01-01T00:00:00Z">
        <w:r>
          <w:delText xml:space="preserve">)</w:delText>
        </w:r>
      </w:del>
      <w:del w:id="5034" w:author="PR Preview" w:date="2026-01-01T00:00:00Z">
        <w:r>
          <w:delText xml:space="preserve"> </w:delText>
        </w:r>
      </w:del>
      <w:del w:id="5035" w:author="PR Preview" w:date="2026-01-01T00:00:00Z">
        <w:r>
          <w:delText xml:space="preserve">is a subspace of</w:delText>
        </w:r>
      </w:del>
      <w:del w:id="5036" w:author="PR Preview" w:date="2026-01-01T00:00:00Z">
        <w:r>
          <w:delText xml:space="preserve"> </w:delText>
        </w:r>
      </w:del>
      <m:oMath>
        <m:sSup>
          <m:e>
            <m:r>
              <m:rPr>
                <m:scr m:val="double-struck"/>
                <m:sty m:val="p"/>
              </m:rPr>
              <m:t>R</m:t>
            </m:r>
          </m:e>
          <m:sup>
            <m:r>
              <m:t>p</m:t>
            </m:r>
          </m:sup>
        </m:sSup>
      </m:oMath>
      <w:del w:id="5037" w:author="PR Preview" w:date="2026-01-01T00:00:00Z">
        <w:r>
          <w:delText xml:space="preserve"> </w:delText>
        </w:r>
      </w:del>
      <w:del w:id="5038" w:author="PR Preview" w:date="2026-01-01T00:00:00Z">
        <w:r>
          <w:delText xml:space="preserve">(</w:delText>
        </w:r>
      </w:del>
      <w:hyperlink w:anchor="def-subspace">
        <w:del w:id="5039" w:author="PR Preview" w:date="2026-01-01T00:00:00Z">
          <w:r>
            <w:rPr>
              <w:rStyle w:val="Hyperlink"/>
            </w:rPr>
            <w:delText xml:space="preserve">Definition 46</w:delText>
          </w:r>
        </w:del>
      </w:hyperlink>
      <w:del w:id="5040" w:author="PR Preview" w:date="2026-01-01T00:00:00Z">
        <w:r>
          <w:delText xml:space="preserve">).</w:delText>
        </w:r>
      </w:del>
    </w:p>
    <w:p>
      <w:pPr>
        <w:pStyle w:val="FirstParagraph"/>
      </w:pPr>
      <w:ins w:id="5041" w:author="PR Preview" w:date="2026-01-01T00:00:00Z">
        <w:r>
          <w:rPr>
            <w:i/>
            <w:iCs/>
          </w:rPr>
          <w:t xml:space="preserve">Remark 21</w:t>
        </w:r>
      </w:ins>
      <w:ins w:id="5042" w:author="PR Preview" w:date="2026-01-01T00:00:00Z">
        <w:r>
          <w:t xml:space="preserve"> (The orthogonal complement of a set that is not a subspace). </w:t>
        </w:r>
      </w:ins>
      <m:oMath>
        <m:r>
          <m:rPr>
            <m:scr m:val="script"/>
            <m:sty m:val="p"/>
          </m:rPr>
          <m:t>X</m:t>
        </m:r>
      </m:oMath>
      <w:ins w:id="5043" w:author="PR Preview" w:date="2026-01-01T00:00:00Z">
        <w:r>
          <w:t xml:space="preserve"> </w:t>
        </w:r>
      </w:ins>
      <w:ins w:id="5044" w:author="PR Preview" w:date="2026-01-01T00:00:00Z">
        <w:r>
          <w:t xml:space="preserve">in</w:t>
        </w:r>
      </w:ins>
      <w:ins w:id="5045" w:author="PR Preview" w:date="2026-01-01T00:00:00Z">
        <w:r>
          <w:t xml:space="preserve"> </w:t>
        </w:r>
      </w:ins>
      <w:hyperlink w:anchor="def-orthogonal-complement">
        <w:ins w:id="5046" w:author="PR Preview" w:date="2026-01-01T00:00:00Z">
          <w:r>
            <w:rPr>
              <w:rStyle w:val="Hyperlink"/>
            </w:rPr>
            <w:t xml:space="preserve">Definition 67</w:t>
          </w:r>
        </w:ins>
      </w:hyperlink>
      <w:ins w:id="5047" w:author="PR Preview" w:date="2026-01-01T00:00:00Z">
        <w:r>
          <w:t xml:space="preserve"> </w:t>
        </w:r>
      </w:ins>
      <w:ins w:id="5048" w:author="PR Preview" w:date="2026-01-01T00:00:00Z">
        <w:r>
          <w:t xml:space="preserve">need not be a subspace.</w:t>
        </w:r>
      </w:ins>
    </w:p>
    <w:bookmarkEnd w:id="333"/>
    <w:bookmarkStart w:id="334" w:name="thm-orthogonal-complement-subspace"/>
    <w:p>
      <w:pPr>
        <w:pStyle w:val="BodyText"/>
      </w:pPr>
      <w:ins w:id="5049" w:author="PR Preview" w:date="2026-01-01T00:00:00Z">
        <w:r>
          <w:rPr>
            <w:b/>
            <w:bCs/>
          </w:rPr>
          <w:t xml:space="preserve">Theorem 52 (An orthogonal complement is a subspace)</w:t>
        </w:r>
      </w:ins>
      <w:ins w:id="5050" w:author="PR Preview" w:date="2026-01-01T00:00:00Z">
        <w:r>
          <w:t xml:space="preserve"> </w:t>
        </w:r>
      </w:ins>
      <w:ins w:id="5051" w:author="PR Preview" w:date="2026-01-01T00:00:00Z">
        <w:r>
          <w:t xml:space="preserve">For any set</w:t>
        </w:r>
      </w:ins>
      <w:ins w:id="5052" w:author="PR Preview" w:date="2026-01-01T00:00:00Z">
        <w:r>
          <w:t xml:space="preserve"> </w:t>
        </w:r>
      </w:ins>
      <m:oMath>
        <m:r>
          <m:rPr>
            <m:scr m:val="script"/>
            <m:sty m:val="p"/>
          </m:rPr>
          <m:t>X</m:t>
        </m:r>
      </m:oMath>
      <w:ins w:id="5053" w:author="PR Preview" w:date="2026-01-01T00:00:00Z">
        <w:r>
          <w:t xml:space="preserve"> </w:t>
        </w:r>
      </w:ins>
      <w:ins w:id="5054" w:author="PR Preview" w:date="2026-01-01T00:00:00Z">
        <w:r>
          <w:t xml:space="preserve">of vectors in</w:t>
        </w:r>
      </w:ins>
      <w:ins w:id="5055" w:author="PR Preview" w:date="2026-01-01T00:00:00Z">
        <w:r>
          <w:t xml:space="preserve"> </w:t>
        </w:r>
      </w:ins>
      <m:oMath>
        <m:sSup>
          <m:e>
            <m:r>
              <m:rPr>
                <m:scr m:val="double-struck"/>
                <m:sty m:val="p"/>
              </m:rPr>
              <m:t>R</m:t>
            </m:r>
          </m:e>
          <m:sup>
            <m:r>
              <m:t>p</m:t>
            </m:r>
          </m:sup>
        </m:sSup>
      </m:oMath>
      <w:ins w:id="5056" w:author="PR Preview" w:date="2026-01-01T00:00:00Z">
        <w:r>
          <w:t xml:space="preserve">,</w:t>
        </w:r>
      </w:ins>
      <w:ins w:id="5057" w:author="PR Preview" w:date="2026-01-01T00:00:00Z">
        <w:r>
          <w:t xml:space="preserve"> </w:t>
        </w:r>
      </w:ins>
      <m:oMath>
        <m:sSup>
          <m:e>
            <m:r>
              <m:rPr>
                <m:scr m:val="script"/>
                <m:sty m:val="p"/>
              </m:rPr>
              <m:t>X</m:t>
            </m:r>
          </m:e>
          <m:sup>
            <m:r>
              <m:rPr>
                <m:sty m:val="p"/>
              </m:rPr>
              <m:t>⟂</m:t>
            </m:r>
          </m:sup>
        </m:sSup>
      </m:oMath>
      <w:ins w:id="5058" w:author="PR Preview" w:date="2026-01-01T00:00:00Z">
        <w:r>
          <w:t xml:space="preserve"> </w:t>
        </w:r>
      </w:ins>
      <w:ins w:id="5059" w:author="PR Preview" w:date="2026-01-01T00:00:00Z">
        <w:r>
          <w:t xml:space="preserve">(</w:t>
        </w:r>
      </w:ins>
      <w:hyperlink w:anchor="def-orthogonal-complement">
        <w:ins w:id="5060" w:author="PR Preview" w:date="2026-01-01T00:00:00Z">
          <w:r>
            <w:rPr>
              <w:rStyle w:val="Hyperlink"/>
            </w:rPr>
            <w:t xml:space="preserve">Definition 67</w:t>
          </w:r>
        </w:ins>
      </w:hyperlink>
      <w:ins w:id="5061" w:author="PR Preview" w:date="2026-01-01T00:00:00Z">
        <w:r>
          <w:t xml:space="preserve">)</w:t>
        </w:r>
      </w:ins>
      <w:ins w:id="5062" w:author="PR Preview" w:date="2026-01-01T00:00:00Z">
        <w:r>
          <w:t xml:space="preserve"> </w:t>
        </w:r>
      </w:ins>
      <w:ins w:id="5063" w:author="PR Preview" w:date="2026-01-01T00:00:00Z">
        <w:r>
          <w:t xml:space="preserve">is a subspace of</w:t>
        </w:r>
      </w:ins>
      <w:ins w:id="5064" w:author="PR Preview" w:date="2026-01-01T00:00:00Z">
        <w:r>
          <w:t xml:space="preserve"> </w:t>
        </w:r>
      </w:ins>
      <m:oMath>
        <m:sSup>
          <m:e>
            <m:r>
              <m:rPr>
                <m:scr m:val="double-struck"/>
                <m:sty m:val="p"/>
              </m:rPr>
              <m:t>R</m:t>
            </m:r>
          </m:e>
          <m:sup>
            <m:r>
              <m:t>p</m:t>
            </m:r>
          </m:sup>
        </m:sSup>
      </m:oMath>
      <w:ins w:id="5065" w:author="PR Preview" w:date="2026-01-01T00:00:00Z">
        <w:r>
          <w:t xml:space="preserve"> </w:t>
        </w:r>
      </w:ins>
      <w:ins w:id="5066" w:author="PR Preview" w:date="2026-01-01T00:00:00Z">
        <w:r>
          <w:t xml:space="preserve">(</w:t>
        </w:r>
      </w:ins>
      <w:hyperlink w:anchor="def-subspace">
        <w:ins w:id="5067" w:author="PR Preview" w:date="2026-01-01T00:00:00Z">
          <w:r>
            <w:rPr>
              <w:rStyle w:val="Hyperlink"/>
            </w:rPr>
            <w:t xml:space="preserve">Definition 46</w:t>
          </w:r>
        </w:ins>
      </w:hyperlink>
      <w:ins w:id="5068" w:author="PR Preview" w:date="2026-01-01T00:00:00Z">
        <w:r>
          <w:t xml:space="preserve">).</w:t>
        </w:r>
      </w:ins>
    </w:p>
    <w:bookmarkEnd w:id="334"/>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del w:id="5069" w:author="PR Preview" w:date="2026-01-01T00:00:00Z">
        <w:r>
          <w:delTex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delText>
        </w:r>
      </w:del>
    </w:p>
    <w:p>
      <w:pPr>
        <w:pStyle w:val="BodyText"/>
      </w:pPr>
      <w:ins w:id="5070"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\text{(}\text{Theorem~51}\text{,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w:del w:id="5071" w:author="PR Preview" w:date="2026-01-01T00:00:00Z">
        <w:r>
          <w:delTex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delText>
        </w:r>
      </w:del>
    </w:p>
    <w:p>
      <w:pPr>
        <w:pStyle w:val="BodyText"/>
      </w:pPr>
      <w:ins w:id="5072"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\text{(}\text{Theorem~51}\text{, special case } b = 0 \text{)}
    \\
    &amp;= c \cdot 0
    &amp;&amp; \text{(} \mathord{\smash[b]{\underset{\raise.3ex\hbox{$\scriptstyle\sim$}}{u}}\vphantom{u}} \in \mathcal{X}^\perp \text{)}
    \\
    &amp;= 0.
    &amp;&amp; \text{(arithmetic)}
    \end{aligned}
    $$</w:t>
        </w:r>
      </w:ins>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5" w:name="exm-orthogonal-complement-subspace"/>
    <w:p>
      <w:pPr>
        <w:pStyle w:val="BodyText"/>
      </w:pPr>
      <w:del w:id="5073" w:author="PR Preview" w:date="2026-01-01T00:00:00Z">
        <w:r>
          <w:rPr>
            <w:b/>
            <w:bCs/>
          </w:rPr>
          <w:delText xml:space="preserve">Example 91 (The complement of a single vector is a line)</w:delText>
        </w:r>
      </w:del>
      <w:del w:id="5074" w:author="PR Preview" w:date="2026-01-01T00:00:00Z">
        <w:r>
          <w:delText xml:space="preserve"> </w:delText>
        </w:r>
      </w:del>
      <w:del w:id="5075" w:author="PR Preview" w:date="2026-01-01T00:00:00Z">
        <w:r>
          <w:delText xml:space="preserve">The one-element set</w:delText>
        </w:r>
      </w:del>
      <w:del w:id="5076"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5077" w:author="PR Preview" w:date="2026-01-01T00:00:00Z">
        <w:r>
          <w:delText xml:space="preserve"> </w:delText>
        </w:r>
      </w:del>
      <w:del w:id="5078" w:author="PR Preview" w:date="2026-01-01T00:00:00Z">
        <w:r>
          <w:delText xml:space="preserve">in</w:delText>
        </w:r>
      </w:del>
      <w:del w:id="5079" w:author="PR Preview" w:date="2026-01-01T00:00:00Z">
        <w:r>
          <w:delText xml:space="preserve"> </w:delText>
        </w:r>
      </w:del>
      <m:oMath>
        <m:sSup>
          <m:e>
            <m:r>
              <m:rPr>
                <m:scr m:val="double-struck"/>
                <m:sty m:val="p"/>
              </m:rPr>
              <m:t>R</m:t>
            </m:r>
          </m:e>
          <m:sup>
            <m:r>
              <m:t>2</m:t>
            </m:r>
          </m:sup>
        </m:sSup>
      </m:oMath>
      <w:del w:id="5080" w:author="PR Preview" w:date="2026-01-01T00:00:00Z">
        <w:r>
          <w:delText xml:space="preserve"> </w:delText>
        </w:r>
      </w:del>
      <w:del w:id="5081" w:author="PR Preview" w:date="2026-01-01T00:00:00Z">
        <w:r>
          <w:delText xml:space="preserve">is not a subspace:</w:delText>
        </w:r>
      </w:del>
      <w:del w:id="5082"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5083" w:author="PR Preview" w:date="2026-01-01T00:00:00Z">
        <w:r>
          <w:delText xml:space="preserve"> </w:delText>
        </w:r>
      </w:del>
      <w:del w:id="5084" w:author="PR Preview" w:date="2026-01-01T00:00:00Z">
        <w:r>
          <w:delText xml:space="preserve">is not in it.</w:delText>
        </w:r>
      </w:del>
      <w:del w:id="5085" w:author="PR Preview" w:date="2026-01-01T00:00:00Z">
        <w:r>
          <w:delText xml:space="preserve"> </w:delText>
        </w:r>
      </w:del>
      <w:del w:id="5086" w:author="PR Preview" w:date="2026-01-01T00:00:00Z">
        <w:r>
          <w:delText xml:space="preserve">Its orthogonal complement is</w:delText>
        </w:r>
      </w:del>
    </w:p>
    <w:p>
      <w:pPr>
        <w:pStyle w:val="BodyText"/>
      </w:pPr>
      <w:ins w:id="5087" w:author="PR Preview" w:date="2026-01-01T00:00:00Z">
        <w:r>
          <w:rPr>
            <w:b/>
            <w:bCs/>
          </w:rPr>
          <w:t xml:space="preserve">Example 93 (The complement of a single vector is a line)</w:t>
        </w:r>
      </w:ins>
      <w:ins w:id="5088" w:author="PR Preview" w:date="2026-01-01T00:00:00Z">
        <w:r>
          <w:t xml:space="preserve"> </w:t>
        </w:r>
      </w:ins>
      <w:ins w:id="5089" w:author="PR Preview" w:date="2026-01-01T00:00:00Z">
        <w:r>
          <w:t xml:space="preserve">The one-element set</w:t>
        </w:r>
      </w:ins>
      <w:ins w:id="5090"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5091" w:author="PR Preview" w:date="2026-01-01T00:00:00Z">
        <w:r>
          <w:t xml:space="preserve"> </w:t>
        </w:r>
      </w:ins>
      <w:ins w:id="5092" w:author="PR Preview" w:date="2026-01-01T00:00:00Z">
        <w:r>
          <w:t xml:space="preserve">in</w:t>
        </w:r>
      </w:ins>
      <w:ins w:id="5093" w:author="PR Preview" w:date="2026-01-01T00:00:00Z">
        <w:r>
          <w:t xml:space="preserve"> </w:t>
        </w:r>
      </w:ins>
      <m:oMath>
        <m:sSup>
          <m:e>
            <m:r>
              <m:rPr>
                <m:scr m:val="double-struck"/>
                <m:sty m:val="p"/>
              </m:rPr>
              <m:t>R</m:t>
            </m:r>
          </m:e>
          <m:sup>
            <m:r>
              <m:t>2</m:t>
            </m:r>
          </m:sup>
        </m:sSup>
      </m:oMath>
      <w:ins w:id="5094" w:author="PR Preview" w:date="2026-01-01T00:00:00Z">
        <w:r>
          <w:t xml:space="preserve"> </w:t>
        </w:r>
      </w:ins>
      <w:ins w:id="5095" w:author="PR Preview" w:date="2026-01-01T00:00:00Z">
        <w:r>
          <w:t xml:space="preserve">is not a subspace:</w:t>
        </w:r>
      </w:ins>
      <w:ins w:id="5096"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5097" w:author="PR Preview" w:date="2026-01-01T00:00:00Z">
        <w:r>
          <w:t xml:space="preserve"> </w:t>
        </w:r>
      </w:ins>
      <w:ins w:id="5098" w:author="PR Preview" w:date="2026-01-01T00:00:00Z">
        <w:r>
          <w:t xml:space="preserve">is not in it.</w:t>
        </w:r>
      </w:ins>
      <w:ins w:id="5099" w:author="PR Preview" w:date="2026-01-01T00:00:00Z">
        <w:r>
          <w:t xml:space="preserve"> </w:t>
        </w:r>
      </w:ins>
      <w:ins w:id="5100" w:author="PR Preview" w:date="2026-01-01T00:00:00Z">
        <w:r>
          <w:t xml:space="preserve">Its orthogonal complement is</w:t>
        </w:r>
      </w:ins>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del w:id="5101" w:author="PR Preview" w:date="2026-01-01T00:00:00Z">
        <w:r>
          <w:delText xml:space="preserve">That set is</w:delText>
        </w:r>
      </w:del>
      <w:del w:id="5102"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5103" w:author="PR Preview" w:date="2026-01-01T00:00:00Z">
        <w:r>
          <w:delText xml:space="preserve">,</w:delText>
        </w:r>
      </w:del>
      <w:del w:id="5104" w:author="PR Preview" w:date="2026-01-01T00:00:00Z">
        <w:r>
          <w:delText xml:space="preserve"> </w:delText>
        </w:r>
      </w:del>
      <w:del w:id="5105" w:author="PR Preview" w:date="2026-01-01T00:00:00Z">
        <w:r>
          <w:delText xml:space="preserve">a subspace by</w:delText>
        </w:r>
      </w:del>
      <w:del w:id="5106" w:author="PR Preview" w:date="2026-01-01T00:00:00Z">
        <w:r>
          <w:delText xml:space="preserve"> </w:delText>
        </w:r>
      </w:del>
      <w:hyperlink w:anchor="thm-span-subspace">
        <w:del w:id="5107" w:author="PR Preview" w:date="2026-01-01T00:00:00Z">
          <w:r>
            <w:rPr>
              <w:rStyle w:val="Hyperlink"/>
            </w:rPr>
            <w:delText xml:space="preserve">Theorem 22</w:delText>
          </w:r>
        </w:del>
      </w:hyperlink>
      <w:del w:id="5108" w:author="PR Preview" w:date="2026-01-01T00:00:00Z">
        <w:r>
          <w:delText xml:space="preserve">,</w:delText>
        </w:r>
      </w:del>
      <w:del w:id="5109" w:author="PR Preview" w:date="2026-01-01T00:00:00Z">
        <w:r>
          <w:delText xml:space="preserve"> </w:delText>
        </w:r>
      </w:del>
      <w:del w:id="5110" w:author="PR Preview" w:date="2026-01-01T00:00:00Z">
        <w:r>
          <w:delText xml:space="preserve">as</w:delText>
        </w:r>
      </w:del>
      <w:del w:id="5111" w:author="PR Preview" w:date="2026-01-01T00:00:00Z">
        <w:r>
          <w:delText xml:space="preserve"> </w:delText>
        </w:r>
      </w:del>
      <w:hyperlink w:anchor="thm-orthogonal-complement-subspace">
        <w:del w:id="5112" w:author="PR Preview" w:date="2026-01-01T00:00:00Z">
          <w:r>
            <w:rPr>
              <w:rStyle w:val="Hyperlink"/>
            </w:rPr>
            <w:delText xml:space="preserve">Theorem 51</w:delText>
          </w:r>
        </w:del>
      </w:hyperlink>
      <w:del w:id="5113" w:author="PR Preview" w:date="2026-01-01T00:00:00Z">
        <w:r>
          <w:delText xml:space="preserve"> </w:delText>
        </w:r>
      </w:del>
      <w:del w:id="5114" w:author="PR Preview" w:date="2026-01-01T00:00:00Z">
        <w:r>
          <w:delText xml:space="preserve">says it must be.</w:delText>
        </w:r>
      </w:del>
      <w:del w:id="5115" w:author="PR Preview" w:date="2026-01-01T00:00:00Z">
        <w:r>
          <w:delText xml:space="preserve"> </w:delText>
        </w:r>
      </w:del>
      <w:del w:id="5116" w:author="PR Preview" w:date="2026-01-01T00:00:00Z">
        <w:r>
          <w:delText xml:space="preserve">It contains</w:delText>
        </w:r>
      </w:del>
      <w:del w:id="5117" w:author="PR Preview" w:date="2026-01-01T00:00:00Z">
        <w:r>
          <w:delText xml:space="preserve"> </w:delText>
        </w:r>
      </w:del>
      <m:oMath>
        <m:r>
          <m:rPr>
            <m:sty m:val="p"/>
          </m:rPr>
          <m:t>(</m:t>
        </m:r>
        <m:r>
          <m:rPr>
            <m:sty m:val="p"/>
          </m:rPr>
          <m:t>−</m:t>
        </m:r>
        <m:r>
          <m:t>2</m:t>
        </m:r>
        <m:r>
          <m:rPr>
            <m:sty m:val="p"/>
          </m:rPr>
          <m:t>,</m:t>
        </m:r>
        <m:r>
          <m:t>1</m:t>
        </m:r>
        <m:r>
          <m:rPr>
            <m:sty m:val="p"/>
          </m:rPr>
          <m:t>)</m:t>
        </m:r>
      </m:oMath>
      <w:del w:id="5118" w:author="PR Preview" w:date="2026-01-01T00:00:00Z">
        <w:r>
          <w:delText xml:space="preserve">, the vector</w:delText>
        </w:r>
      </w:del>
      <w:del w:id="5119" w:author="PR Preview" w:date="2026-01-01T00:00:00Z">
        <w:r>
          <w:delText xml:space="preserve"> </w:delText>
        </w:r>
      </w:del>
      <w:hyperlink w:anchor="rem-orthogonal-perpendicular">
        <w:del w:id="5120" w:author="PR Preview" w:date="2026-01-01T00:00:00Z">
          <w:r>
            <w:rPr>
              <w:rStyle w:val="Hyperlink"/>
            </w:rPr>
            <w:delText xml:space="preserve">Remark 8</w:delText>
          </w:r>
        </w:del>
      </w:hyperlink>
      <w:del w:id="5121" w:author="PR Preview" w:date="2026-01-01T00:00:00Z">
        <w:r>
          <w:delText xml:space="preserve"> </w:delText>
        </w:r>
      </w:del>
      <w:del w:id="5122" w:author="PR Preview" w:date="2026-01-01T00:00:00Z">
        <w:r>
          <w:delText xml:space="preserve">found perpendicular to</w:delText>
        </w:r>
      </w:del>
      <w:del w:id="5123" w:author="PR Preview" w:date="2026-01-01T00:00:00Z">
        <w:r>
          <w:delText xml:space="preserve"> </w:delText>
        </w:r>
      </w:del>
      <m:oMath>
        <m:r>
          <m:rPr>
            <m:sty m:val="p"/>
          </m:rPr>
          <m:t>(</m:t>
        </m:r>
        <m:r>
          <m:t>1</m:t>
        </m:r>
        <m:r>
          <m:rPr>
            <m:sty m:val="p"/>
          </m:rPr>
          <m:t>,</m:t>
        </m:r>
        <m:r>
          <m:t>2</m:t>
        </m:r>
        <m:r>
          <m:rPr>
            <m:sty m:val="p"/>
          </m:rPr>
          <m:t>)</m:t>
        </m:r>
      </m:oMath>
      <w:del w:id="5124" w:author="PR Preview" w:date="2026-01-01T00:00:00Z">
        <w:r>
          <w:delText xml:space="preserve">.</w:delText>
        </w:r>
      </w:del>
    </w:p>
    <w:p>
      <w:pPr>
        <w:pStyle w:val="BodyText"/>
      </w:pPr>
      <w:del w:id="5125" w:author="PR Preview" w:date="2026-01-01T00:00:00Z">
        <w:r>
          <w:rPr>
            <w:b/>
            <w:bCs/>
          </w:rPr>
          <w:delText xml:space="preserve">Theorem 52 (The orthogonal complement of a column space is a null space)</w:delText>
        </w:r>
      </w:del>
      <w:del w:id="5126" w:author="PR Preview" w:date="2026-01-01T00:00:00Z">
        <w:r>
          <w:delText xml:space="preserve"> </w:delText>
        </w:r>
      </w:del>
      <w:del w:id="5127" w:author="PR Preview" w:date="2026-01-01T00:00:00Z">
        <w:r>
          <w:delText xml:space="preserve">For any</w:delText>
        </w:r>
      </w:del>
      <w:del w:id="5128" w:author="PR Preview" w:date="2026-01-01T00:00:00Z">
        <w:r>
          <w:delText xml:space="preserve"> </w:delText>
        </w:r>
      </w:del>
      <m:oMath>
        <m:r>
          <m:t>m</m:t>
        </m:r>
        <m:r>
          <m:rPr>
            <m:sty m:val="p"/>
          </m:rPr>
          <m:t>×</m:t>
        </m:r>
        <m:r>
          <m:t>n</m:t>
        </m:r>
      </m:oMath>
      <w:del w:id="5129" w:author="PR Preview" w:date="2026-01-01T00:00:00Z">
        <w:r>
          <w:delText xml:space="preserve"> </w:delText>
        </w:r>
      </w:del>
      <w:del w:id="5130" w:author="PR Preview" w:date="2026-01-01T00:00:00Z">
        <w:r>
          <w:delText xml:space="preserve">matrix</w:delText>
        </w:r>
      </w:del>
      <w:del w:id="5131" w:author="PR Preview" w:date="2026-01-01T00:00:00Z">
        <w:r>
          <w:delText xml:space="preserve"> </w:delText>
        </w:r>
      </w:del>
      <m:oMath>
        <m:r>
          <m:rPr>
            <m:sty m:val="bi"/>
          </m:rPr>
          <m:t>A</m:t>
        </m:r>
      </m:oMath>
      <w:del w:id="5132" w:author="PR Preview" w:date="2026-01-01T00:00:00Z">
        <w:r>
          <w:delText xml:space="preserve">,</w:delText>
        </w:r>
      </w:del>
    </w:p>
    <w:p>
      <w:pPr>
        <w:pStyle w:val="FirstParagraph"/>
      </w:pPr>
      <w:ins w:id="5133" w:author="PR Preview" w:date="2026-01-01T00:00:00Z">
        <w:r>
          <w:t xml:space="preserve">That set is</w:t>
        </w:r>
      </w:ins>
      <w:ins w:id="5134"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5135" w:author="PR Preview" w:date="2026-01-01T00:00:00Z">
        <w:r>
          <w:t xml:space="preserve">,</w:t>
        </w:r>
      </w:ins>
      <w:ins w:id="5136" w:author="PR Preview" w:date="2026-01-01T00:00:00Z">
        <w:r>
          <w:t xml:space="preserve"> </w:t>
        </w:r>
      </w:ins>
      <w:ins w:id="5137" w:author="PR Preview" w:date="2026-01-01T00:00:00Z">
        <w:r>
          <w:t xml:space="preserve">a subspace by</w:t>
        </w:r>
      </w:ins>
      <w:ins w:id="5138" w:author="PR Preview" w:date="2026-01-01T00:00:00Z">
        <w:r>
          <w:t xml:space="preserve"> </w:t>
        </w:r>
      </w:ins>
      <w:hyperlink w:anchor="thm-span-subspace">
        <w:ins w:id="5139" w:author="PR Preview" w:date="2026-01-01T00:00:00Z">
          <w:r>
            <w:rPr>
              <w:rStyle w:val="Hyperlink"/>
            </w:rPr>
            <w:t xml:space="preserve">Theorem 22</w:t>
          </w:r>
        </w:ins>
      </w:hyperlink>
      <w:ins w:id="5140" w:author="PR Preview" w:date="2026-01-01T00:00:00Z">
        <w:r>
          <w:t xml:space="preserve">,</w:t>
        </w:r>
      </w:ins>
      <w:ins w:id="5141" w:author="PR Preview" w:date="2026-01-01T00:00:00Z">
        <w:r>
          <w:t xml:space="preserve"> </w:t>
        </w:r>
      </w:ins>
      <w:ins w:id="5142" w:author="PR Preview" w:date="2026-01-01T00:00:00Z">
        <w:r>
          <w:t xml:space="preserve">as</w:t>
        </w:r>
      </w:ins>
      <w:ins w:id="5143" w:author="PR Preview" w:date="2026-01-01T00:00:00Z">
        <w:r>
          <w:t xml:space="preserve"> </w:t>
        </w:r>
      </w:ins>
      <w:hyperlink w:anchor="thm-orthogonal-complement-subspace">
        <w:ins w:id="5144" w:author="PR Preview" w:date="2026-01-01T00:00:00Z">
          <w:r>
            <w:rPr>
              <w:rStyle w:val="Hyperlink"/>
            </w:rPr>
            <w:t xml:space="preserve">Theorem 52</w:t>
          </w:r>
        </w:ins>
      </w:hyperlink>
      <w:ins w:id="5145" w:author="PR Preview" w:date="2026-01-01T00:00:00Z">
        <w:r>
          <w:t xml:space="preserve"> </w:t>
        </w:r>
      </w:ins>
      <w:ins w:id="5146" w:author="PR Preview" w:date="2026-01-01T00:00:00Z">
        <w:r>
          <w:t xml:space="preserve">says it must be.</w:t>
        </w:r>
      </w:ins>
      <w:ins w:id="5147" w:author="PR Preview" w:date="2026-01-01T00:00:00Z">
        <w:r>
          <w:t xml:space="preserve"> </w:t>
        </w:r>
      </w:ins>
      <w:ins w:id="5148" w:author="PR Preview" w:date="2026-01-01T00:00:00Z">
        <w:r>
          <w:t xml:space="preserve">It contains</w:t>
        </w:r>
      </w:ins>
      <w:ins w:id="5149" w:author="PR Preview" w:date="2026-01-01T00:00:00Z">
        <w:r>
          <w:t xml:space="preserve"> </w:t>
        </w:r>
      </w:ins>
      <m:oMath>
        <m:r>
          <m:rPr>
            <m:sty m:val="p"/>
          </m:rPr>
          <m:t>(</m:t>
        </m:r>
        <m:r>
          <m:rPr>
            <m:sty m:val="p"/>
          </m:rPr>
          <m:t>−</m:t>
        </m:r>
        <m:r>
          <m:t>2</m:t>
        </m:r>
        <m:r>
          <m:rPr>
            <m:sty m:val="p"/>
          </m:rPr>
          <m:t>,</m:t>
        </m:r>
        <m:r>
          <m:t>1</m:t>
        </m:r>
        <m:r>
          <m:rPr>
            <m:sty m:val="p"/>
          </m:rPr>
          <m:t>)</m:t>
        </m:r>
      </m:oMath>
      <w:ins w:id="5150" w:author="PR Preview" w:date="2026-01-01T00:00:00Z">
        <w:r>
          <w:t xml:space="preserve">, the vector</w:t>
        </w:r>
      </w:ins>
      <w:ins w:id="5151" w:author="PR Preview" w:date="2026-01-01T00:00:00Z">
        <w:r>
          <w:t xml:space="preserve"> </w:t>
        </w:r>
      </w:ins>
      <w:hyperlink w:anchor="rem-orthogonal-perpendicular">
        <w:ins w:id="5152" w:author="PR Preview" w:date="2026-01-01T00:00:00Z">
          <w:r>
            <w:rPr>
              <w:rStyle w:val="Hyperlink"/>
            </w:rPr>
            <w:t xml:space="preserve">Remark 9</w:t>
          </w:r>
        </w:ins>
      </w:hyperlink>
      <w:ins w:id="5153" w:author="PR Preview" w:date="2026-01-01T00:00:00Z">
        <w:r>
          <w:t xml:space="preserve"> </w:t>
        </w:r>
      </w:ins>
      <w:ins w:id="5154" w:author="PR Preview" w:date="2026-01-01T00:00:00Z">
        <w:r>
          <w:t xml:space="preserve">found perpendicular to</w:t>
        </w:r>
      </w:ins>
      <w:ins w:id="5155" w:author="PR Preview" w:date="2026-01-01T00:00:00Z">
        <w:r>
          <w:t xml:space="preserve"> </w:t>
        </w:r>
      </w:ins>
      <m:oMath>
        <m:r>
          <m:rPr>
            <m:sty m:val="p"/>
          </m:rPr>
          <m:t>(</m:t>
        </m:r>
        <m:r>
          <m:t>1</m:t>
        </m:r>
        <m:r>
          <m:rPr>
            <m:sty m:val="p"/>
          </m:rPr>
          <m:t>,</m:t>
        </m:r>
        <m:r>
          <m:t>2</m:t>
        </m:r>
        <m:r>
          <m:rPr>
            <m:sty m:val="p"/>
          </m:rPr>
          <m:t>)</m:t>
        </m:r>
      </m:oMath>
      <w:ins w:id="5156" w:author="PR Preview" w:date="2026-01-01T00:00:00Z">
        <w:r>
          <w:t xml:space="preserve">.</w:t>
        </w:r>
      </w:ins>
    </w:p>
    <w:bookmarkEnd w:id="335"/>
    <w:bookmarkStart w:id="336" w:name="thm-complement-null-space"/>
    <w:p>
      <w:pPr>
        <w:pStyle w:val="BodyText"/>
      </w:pPr>
      <w:ins w:id="5157" w:author="PR Preview" w:date="2026-01-01T00:00:00Z">
        <w:r>
          <w:rPr>
            <w:b/>
            <w:bCs/>
          </w:rPr>
          <w:t xml:space="preserve">Theorem 53 (The orthogonal complement of a column space is a null space)</w:t>
        </w:r>
      </w:ins>
      <w:ins w:id="5158" w:author="PR Preview" w:date="2026-01-01T00:00:00Z">
        <w:r>
          <w:t xml:space="preserve"> </w:t>
        </w:r>
      </w:ins>
      <w:ins w:id="5159" w:author="PR Preview" w:date="2026-01-01T00:00:00Z">
        <w:r>
          <w:t xml:space="preserve">For any</w:t>
        </w:r>
      </w:ins>
      <w:ins w:id="5160" w:author="PR Preview" w:date="2026-01-01T00:00:00Z">
        <w:r>
          <w:t xml:space="preserve"> </w:t>
        </w:r>
      </w:ins>
      <m:oMath>
        <m:r>
          <m:t>m</m:t>
        </m:r>
        <m:r>
          <m:rPr>
            <m:sty m:val="p"/>
          </m:rPr>
          <m:t>×</m:t>
        </m:r>
        <m:r>
          <m:t>n</m:t>
        </m:r>
      </m:oMath>
      <w:ins w:id="5161" w:author="PR Preview" w:date="2026-01-01T00:00:00Z">
        <w:r>
          <w:t xml:space="preserve"> </w:t>
        </w:r>
      </w:ins>
      <w:ins w:id="5162" w:author="PR Preview" w:date="2026-01-01T00:00:00Z">
        <w:r>
          <w:t xml:space="preserve">matrix</w:t>
        </w:r>
      </w:ins>
      <w:ins w:id="5163" w:author="PR Preview" w:date="2026-01-01T00:00:00Z">
        <w:r>
          <w:t xml:space="preserve"> </w:t>
        </w:r>
      </w:ins>
      <m:oMath>
        <m:r>
          <m:rPr>
            <m:sty m:val="bi"/>
          </m:rPr>
          <m:t>A</m:t>
        </m:r>
      </m:oMath>
      <w:ins w:id="5164"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6"/>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7" w:name="exm-complement-null-space"/>
    <w:p>
      <w:pPr>
        <w:pStyle w:val="BodyText"/>
      </w:pPr>
      <w:del w:id="5165" w:author="PR Preview" w:date="2026-01-01T00:00:00Z">
        <w:r>
          <w:rPr>
            <w:b/>
            <w:bCs/>
          </w:rPr>
          <w:delText xml:space="preserve">Example 92 (The complement of the column space in</w:delText>
        </w:r>
      </w:del>
      <w:del w:id="5166" w:author="PR Preview" w:date="2026-01-01T00:00:00Z">
        <w:r>
          <w:rPr>
            <w:b/>
            <w:bCs/>
          </w:rPr>
          <w:delText xml:space="preserve"> </w:delText>
        </w:r>
      </w:del>
      <w:hyperlink w:anchor="exm-column-space">
        <w:del w:id="5167" w:author="PR Preview" w:date="2026-01-01T00:00:00Z">
          <w:r>
            <w:rPr>
              <w:rStyle w:val="Hyperlink"/>
              <w:b/>
              <w:bCs/>
            </w:rPr>
            <w:delText xml:space="preserve">Example 56</w:delText>
          </w:r>
        </w:del>
      </w:hyperlink>
      <w:del w:id="5168" w:author="PR Preview" w:date="2026-01-01T00:00:00Z">
        <w:r>
          <w:rPr>
            <w:b/>
            <w:bCs/>
          </w:rPr>
          <w:delText xml:space="preserve">)</w:delText>
        </w:r>
      </w:del>
      <w:del w:id="5169" w:author="PR Preview" w:date="2026-01-01T00:00:00Z">
        <w:r>
          <w:delText xml:space="preserve"> </w:delText>
        </w:r>
      </w:del>
      <w:del w:id="5170" w:author="PR Preview" w:date="2026-01-01T00:00:00Z">
        <w:r>
          <w:delText xml:space="preserve">For</w:delText>
        </w:r>
      </w:del>
      <w:del w:id="5171" w:author="PR Preview" w:date="2026-01-01T00:00:00Z">
        <w:r>
          <w:delText xml:space="preserve"> </w:delText>
        </w:r>
      </w:del>
      <m:oMath>
        <m:r>
          <m:rPr>
            <m:sty m:val="bi"/>
          </m:rPr>
          <m:t>A</m:t>
        </m:r>
      </m:oMath>
      <w:del w:id="5172" w:author="PR Preview" w:date="2026-01-01T00:00:00Z">
        <w:r>
          <w:delText xml:space="preserve"> </w:delText>
        </w:r>
      </w:del>
      <w:del w:id="5173" w:author="PR Preview" w:date="2026-01-01T00:00:00Z">
        <w:r>
          <w:delText xml:space="preserve">in</w:delText>
        </w:r>
      </w:del>
      <w:del w:id="5174" w:author="PR Preview" w:date="2026-01-01T00:00:00Z">
        <w:r>
          <w:delText xml:space="preserve"> </w:delText>
        </w:r>
      </w:del>
      <w:hyperlink w:anchor="exm-column-space">
        <w:del w:id="5175" w:author="PR Preview" w:date="2026-01-01T00:00:00Z">
          <w:r>
            <w:rPr>
              <w:rStyle w:val="Hyperlink"/>
            </w:rPr>
            <w:delText xml:space="preserve">Example 56</w:delText>
          </w:r>
        </w:del>
      </w:hyperlink>
      <w:del w:id="5176" w:author="PR Preview" w:date="2026-01-01T00:00:00Z">
        <w:r>
          <w:delText xml:space="preserve">,</w:delText>
        </w:r>
      </w:del>
      <w:del w:id="5177"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5178" w:author="PR Preview" w:date="2026-01-01T00:00:00Z">
        <w:r>
          <w:delText xml:space="preserve"> </w:delText>
        </w:r>
      </w:del>
      <w:del w:id="5179" w:author="PR Preview" w:date="2026-01-01T00:00:00Z">
        <w:r>
          <w:delText xml:space="preserve">(1).</w:delText>
        </w:r>
      </w:del>
      <w:del w:id="5180" w:author="PR Preview" w:date="2026-01-01T00:00:00Z">
        <w:r>
          <w:delText xml:space="preserve"> </w:delText>
        </w:r>
      </w:del>
      <w:hyperlink w:anchor="exm-null-space">
        <w:del w:id="5181" w:author="PR Preview" w:date="2026-01-01T00:00:00Z">
          <w:r>
            <w:rPr>
              <w:rStyle w:val="Hyperlink"/>
            </w:rPr>
            <w:delText xml:space="preserve">Example 58</w:delText>
          </w:r>
        </w:del>
      </w:hyperlink>
      <w:del w:id="5182" w:author="PR Preview" w:date="2026-01-01T00:00:00Z">
        <w:r>
          <w:delText xml:space="preserve"> </w:delText>
        </w:r>
      </w:del>
      <w:del w:id="5183" w:author="PR Preview" w:date="2026-01-01T00:00:00Z">
        <w:r>
          <w:delText xml:space="preserve">found</w:delText>
        </w:r>
      </w:del>
      <w:del w:id="5184"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5185" w:author="PR Preview" w:date="2026-01-01T00:00:00Z">
        <w:r>
          <w:delText xml:space="preserve">,</w:delText>
        </w:r>
      </w:del>
      <w:del w:id="5186" w:author="PR Preview" w:date="2026-01-01T00:00:00Z">
        <w:r>
          <w:delText xml:space="preserve"> </w:delText>
        </w:r>
      </w:del>
      <w:del w:id="5187" w:author="PR Preview" w:date="2026-01-01T00:00:00Z">
        <w:r>
          <w:delText xml:space="preserve">so by</w:delText>
        </w:r>
      </w:del>
      <w:del w:id="5188" w:author="PR Preview" w:date="2026-01-01T00:00:00Z">
        <w:r>
          <w:delText xml:space="preserve"> </w:delText>
        </w:r>
      </w:del>
      <w:hyperlink w:anchor="thm-complement-null-space">
        <w:del w:id="5189" w:author="PR Preview" w:date="2026-01-01T00:00:00Z">
          <w:r>
            <w:rPr>
              <w:rStyle w:val="Hyperlink"/>
            </w:rPr>
            <w:delText xml:space="preserve">Theorem 52</w:delText>
          </w:r>
        </w:del>
      </w:hyperlink>
      <w:del w:id="5190" w:author="PR Preview" w:date="2026-01-01T00:00:00Z">
        <w:r>
          <w:delText xml:space="preserve"> </w:delText>
        </w:r>
      </w:del>
      <w:del w:id="5191" w:author="PR Preview" w:date="2026-01-01T00:00:00Z">
        <w:r>
          <w:delText xml:space="preserve">this line is</w:delText>
        </w:r>
      </w:del>
      <w:del w:id="5192"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5193" w:author="PR Preview" w:date="2026-01-01T00:00:00Z">
        <w:r>
          <w:delText xml:space="preserve">.</w:delText>
        </w:r>
      </w:del>
      <w:del w:id="5194" w:author="PR Preview" w:date="2026-01-01T00:00:00Z">
        <w:r>
          <w:delText xml:space="preserve"> </w:delText>
        </w:r>
      </w:del>
      <w:del w:id="5195" w:author="PR Preview" w:date="2026-01-01T00:00:00Z">
        <w:r>
          <w:delText xml:space="preserve">Directly, for any</w:delText>
        </w:r>
      </w:del>
      <w:del w:id="5196" w:author="PR Preview" w:date="2026-01-01T00:00:00Z">
        <w:r>
          <w:delText xml:space="preserve"> </w:delText>
        </w:r>
      </w:del>
      <m:oMath>
        <m:r>
          <m:t>c</m:t>
        </m:r>
      </m:oMath>
      <w:del w:id="5197"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5198" w:author="PR Preview" w:date="2026-01-01T00:00:00Z">
        <w:r>
          <w:rPr>
            <w:b/>
            <w:bCs/>
          </w:rPr>
          <w:delText xml:space="preserve">Theorem 53 (A subspace and its orthogonal complement make up the whole space)</w:delText>
        </w:r>
      </w:del>
      <w:del w:id="5199" w:author="PR Preview" w:date="2026-01-01T00:00:00Z">
        <w:r>
          <w:delText xml:space="preserve"> </w:delText>
        </w:r>
      </w:del>
      <w:del w:id="5200" w:author="PR Preview" w:date="2026-01-01T00:00:00Z">
        <w:r>
          <w:delText xml:space="preserve">Let</w:delText>
        </w:r>
      </w:del>
      <w:del w:id="5201" w:author="PR Preview" w:date="2026-01-01T00:00:00Z">
        <w:r>
          <w:delText xml:space="preserve"> </w:delText>
        </w:r>
      </w:del>
      <m:oMath>
        <m:r>
          <m:rPr>
            <m:scr m:val="script"/>
            <m:sty m:val="p"/>
          </m:rPr>
          <m:t>S</m:t>
        </m:r>
      </m:oMath>
      <w:del w:id="5202" w:author="PR Preview" w:date="2026-01-01T00:00:00Z">
        <w:r>
          <w:delText xml:space="preserve"> </w:delText>
        </w:r>
      </w:del>
      <w:del w:id="5203" w:author="PR Preview" w:date="2026-01-01T00:00:00Z">
        <w:r>
          <w:delText xml:space="preserve">be a subspace of</w:delText>
        </w:r>
      </w:del>
      <w:del w:id="5204" w:author="PR Preview" w:date="2026-01-01T00:00:00Z">
        <w:r>
          <w:delText xml:space="preserve"> </w:delText>
        </w:r>
      </w:del>
      <m:oMath>
        <m:sSup>
          <m:e>
            <m:r>
              <m:rPr>
                <m:scr m:val="double-struck"/>
                <m:sty m:val="p"/>
              </m:rPr>
              <m:t>R</m:t>
            </m:r>
          </m:e>
          <m:sup>
            <m:r>
              <m:t>p</m:t>
            </m:r>
          </m:sup>
        </m:sSup>
      </m:oMath>
      <w:del w:id="5205" w:author="PR Preview" w:date="2026-01-01T00:00:00Z">
        <w:r>
          <w:delText xml:space="preserve">. Then</w:delText>
        </w:r>
      </w:del>
    </w:p>
    <w:p>
      <w:pPr>
        <w:pStyle w:val="BodyText"/>
      </w:pPr>
      <w:ins w:id="5206" w:author="PR Preview" w:date="2026-01-01T00:00:00Z">
        <w:r>
          <w:rPr>
            <w:b/>
            <w:bCs/>
          </w:rPr>
          <w:t xml:space="preserve">Example 94 (The complement of the column space in</w:t>
        </w:r>
      </w:ins>
      <w:ins w:id="5207" w:author="PR Preview" w:date="2026-01-01T00:00:00Z">
        <w:r>
          <w:rPr>
            <w:b/>
            <w:bCs/>
          </w:rPr>
          <w:t xml:space="preserve"> </w:t>
        </w:r>
      </w:ins>
      <w:hyperlink w:anchor="exm-column-space">
        <w:ins w:id="5208" w:author="PR Preview" w:date="2026-01-01T00:00:00Z">
          <w:r>
            <w:rPr>
              <w:rStyle w:val="Hyperlink"/>
              <w:b/>
              <w:bCs/>
            </w:rPr>
            <w:t xml:space="preserve">Example 56</w:t>
          </w:r>
        </w:ins>
      </w:hyperlink>
      <w:ins w:id="5209" w:author="PR Preview" w:date="2026-01-01T00:00:00Z">
        <w:r>
          <w:rPr>
            <w:b/>
            <w:bCs/>
          </w:rPr>
          <w:t xml:space="preserve">)</w:t>
        </w:r>
      </w:ins>
      <w:ins w:id="5210" w:author="PR Preview" w:date="2026-01-01T00:00:00Z">
        <w:r>
          <w:t xml:space="preserve"> </w:t>
        </w:r>
      </w:ins>
      <w:ins w:id="5211" w:author="PR Preview" w:date="2026-01-01T00:00:00Z">
        <w:r>
          <w:t xml:space="preserve">For</w:t>
        </w:r>
      </w:ins>
      <w:ins w:id="5212" w:author="PR Preview" w:date="2026-01-01T00:00:00Z">
        <w:r>
          <w:t xml:space="preserve"> </w:t>
        </w:r>
      </w:ins>
      <m:oMath>
        <m:r>
          <m:rPr>
            <m:sty m:val="bi"/>
          </m:rPr>
          <m:t>A</m:t>
        </m:r>
      </m:oMath>
      <w:ins w:id="5213" w:author="PR Preview" w:date="2026-01-01T00:00:00Z">
        <w:r>
          <w:t xml:space="preserve"> </w:t>
        </w:r>
      </w:ins>
      <w:ins w:id="5214" w:author="PR Preview" w:date="2026-01-01T00:00:00Z">
        <w:r>
          <w:t xml:space="preserve">in</w:t>
        </w:r>
      </w:ins>
      <w:ins w:id="5215" w:author="PR Preview" w:date="2026-01-01T00:00:00Z">
        <w:r>
          <w:t xml:space="preserve"> </w:t>
        </w:r>
      </w:ins>
      <w:hyperlink w:anchor="exm-column-space">
        <w:ins w:id="5216" w:author="PR Preview" w:date="2026-01-01T00:00:00Z">
          <w:r>
            <w:rPr>
              <w:rStyle w:val="Hyperlink"/>
            </w:rPr>
            <w:t xml:space="preserve">Example 56</w:t>
          </w:r>
        </w:ins>
      </w:hyperlink>
      <w:ins w:id="5217" w:author="PR Preview" w:date="2026-01-01T00:00:00Z">
        <w:r>
          <w:t xml:space="preserve">,</w:t>
        </w:r>
      </w:ins>
      <w:ins w:id="5218"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5219" w:author="PR Preview" w:date="2026-01-01T00:00:00Z">
        <w:r>
          <w:t xml:space="preserve"> </w:t>
        </w:r>
      </w:ins>
      <w:ins w:id="5220" w:author="PR Preview" w:date="2026-01-01T00:00:00Z">
        <w:r>
          <w:t xml:space="preserve">(1).</w:t>
        </w:r>
      </w:ins>
      <w:ins w:id="5221" w:author="PR Preview" w:date="2026-01-01T00:00:00Z">
        <w:r>
          <w:t xml:space="preserve"> </w:t>
        </w:r>
      </w:ins>
      <w:hyperlink w:anchor="exm-null-space">
        <w:ins w:id="5222" w:author="PR Preview" w:date="2026-01-01T00:00:00Z">
          <w:r>
            <w:rPr>
              <w:rStyle w:val="Hyperlink"/>
            </w:rPr>
            <w:t xml:space="preserve">Example 58</w:t>
          </w:r>
        </w:ins>
      </w:hyperlink>
      <w:ins w:id="5223" w:author="PR Preview" w:date="2026-01-01T00:00:00Z">
        <w:r>
          <w:t xml:space="preserve"> </w:t>
        </w:r>
      </w:ins>
      <w:ins w:id="5224" w:author="PR Preview" w:date="2026-01-01T00:00:00Z">
        <w:r>
          <w:t xml:space="preserve">found</w:t>
        </w:r>
      </w:ins>
      <w:ins w:id="5225"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5226" w:author="PR Preview" w:date="2026-01-01T00:00:00Z">
        <w:r>
          <w:t xml:space="preserve">,</w:t>
        </w:r>
      </w:ins>
      <w:ins w:id="5227" w:author="PR Preview" w:date="2026-01-01T00:00:00Z">
        <w:r>
          <w:t xml:space="preserve"> </w:t>
        </w:r>
      </w:ins>
      <w:ins w:id="5228" w:author="PR Preview" w:date="2026-01-01T00:00:00Z">
        <w:r>
          <w:t xml:space="preserve">so by</w:t>
        </w:r>
      </w:ins>
      <w:ins w:id="5229" w:author="PR Preview" w:date="2026-01-01T00:00:00Z">
        <w:r>
          <w:t xml:space="preserve"> </w:t>
        </w:r>
      </w:ins>
      <w:hyperlink w:anchor="thm-complement-null-space">
        <w:ins w:id="5230" w:author="PR Preview" w:date="2026-01-01T00:00:00Z">
          <w:r>
            <w:rPr>
              <w:rStyle w:val="Hyperlink"/>
            </w:rPr>
            <w:t xml:space="preserve">Theorem 53</w:t>
          </w:r>
        </w:ins>
      </w:hyperlink>
      <w:ins w:id="5231" w:author="PR Preview" w:date="2026-01-01T00:00:00Z">
        <w:r>
          <w:t xml:space="preserve"> </w:t>
        </w:r>
      </w:ins>
      <w:ins w:id="5232" w:author="PR Preview" w:date="2026-01-01T00:00:00Z">
        <w:r>
          <w:t xml:space="preserve">this line is</w:t>
        </w:r>
      </w:ins>
      <w:ins w:id="5233"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5234" w:author="PR Preview" w:date="2026-01-01T00:00:00Z">
        <w:r>
          <w:t xml:space="preserve">.</w:t>
        </w:r>
      </w:ins>
      <w:ins w:id="5235" w:author="PR Preview" w:date="2026-01-01T00:00:00Z">
        <w:r>
          <w:t xml:space="preserve"> </w:t>
        </w:r>
      </w:ins>
      <w:ins w:id="5236" w:author="PR Preview" w:date="2026-01-01T00:00:00Z">
        <w:r>
          <w:t xml:space="preserve">Directly, for any</w:t>
        </w:r>
      </w:ins>
      <w:ins w:id="5237" w:author="PR Preview" w:date="2026-01-01T00:00:00Z">
        <w:r>
          <w:t xml:space="preserve"> </w:t>
        </w:r>
      </w:ins>
      <m:oMath>
        <m:r>
          <m:t>c</m:t>
        </m:r>
      </m:oMath>
      <w:ins w:id="5238"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51</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7"/>
    <w:bookmarkStart w:id="338" w:name="thm-orthogonal-direct-sum"/>
    <w:p>
      <w:pPr>
        <w:pStyle w:val="FirstParagraph"/>
      </w:pPr>
      <w:ins w:id="5239" w:author="PR Preview" w:date="2026-01-01T00:00:00Z">
        <w:r>
          <w:rPr>
            <w:b/>
            <w:bCs/>
          </w:rPr>
          <w:t xml:space="preserve">Theorem 54 (A subspace and its orthogonal complement make up the whole space)</w:t>
        </w:r>
      </w:ins>
      <w:ins w:id="5240" w:author="PR Preview" w:date="2026-01-01T00:00:00Z">
        <w:r>
          <w:t xml:space="preserve"> </w:t>
        </w:r>
      </w:ins>
      <w:ins w:id="5241" w:author="PR Preview" w:date="2026-01-01T00:00:00Z">
        <w:r>
          <w:t xml:space="preserve">Let</w:t>
        </w:r>
      </w:ins>
      <w:ins w:id="5242" w:author="PR Preview" w:date="2026-01-01T00:00:00Z">
        <w:r>
          <w:t xml:space="preserve"> </w:t>
        </w:r>
      </w:ins>
      <m:oMath>
        <m:r>
          <m:rPr>
            <m:scr m:val="script"/>
            <m:sty m:val="p"/>
          </m:rPr>
          <m:t>S</m:t>
        </m:r>
      </m:oMath>
      <w:ins w:id="5243" w:author="PR Preview" w:date="2026-01-01T00:00:00Z">
        <w:r>
          <w:t xml:space="preserve"> </w:t>
        </w:r>
      </w:ins>
      <w:ins w:id="5244" w:author="PR Preview" w:date="2026-01-01T00:00:00Z">
        <w:r>
          <w:t xml:space="preserve">be a subspace of</w:t>
        </w:r>
      </w:ins>
      <w:ins w:id="5245" w:author="PR Preview" w:date="2026-01-01T00:00:00Z">
        <w:r>
          <w:t xml:space="preserve"> </w:t>
        </w:r>
      </w:ins>
      <m:oMath>
        <m:sSup>
          <m:e>
            <m:r>
              <m:rPr>
                <m:scr m:val="double-struck"/>
                <m:sty m:val="p"/>
              </m:rPr>
              <m:t>R</m:t>
            </m:r>
          </m:e>
          <m:sup>
            <m:r>
              <m:t>p</m:t>
            </m:r>
          </m:sup>
        </m:sSup>
      </m:oMath>
      <w:ins w:id="5246" w:author="PR Preview" w:date="2026-01-01T00:00:00Z">
        <w:r>
          <w:t xml:space="preserve">. Then</w:t>
        </w:r>
      </w:ins>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5247" w:author="PR Preview" w:date="2026-01-01T00:00:00Z">
        <w:r>
          <w:delText xml:space="preserve">So every</w:delText>
        </w:r>
      </w:del>
      <w:del w:id="5248" w:author="PR Preview" w:date="2026-01-01T00:00:00Z">
        <w:r>
          <w:delText xml:space="preserve"> </w:delText>
        </w:r>
      </w:del>
      <w:del w:id="5249" w:author="PR Preview" w:date="2026-01-01T00:00:00Z">
        <w:r>
          <w:delText xml:space="preserve">$\mathord{\smash[b]{\underset{\raise.3ex\hbox{$\scriptstyle\sim$}}{y}}\vphantom{y}} \in \mathbb{R}^p$</w:delText>
        </w:r>
      </w:del>
      <w:del w:id="5250" w:author="PR Preview" w:date="2026-01-01T00:00:00Z">
        <w:r>
          <w:delText xml:space="preserve"> </w:delText>
        </w:r>
      </w:del>
      <w:del w:id="5251" w:author="PR Preview" w:date="2026-01-01T00:00:00Z">
        <w:r>
          <w:delText xml:space="preserve">can be written as</w:delText>
        </w:r>
      </w:del>
      <w:del w:id="5252" w:author="PR Preview" w:date="2026-01-01T00:00:00Z">
        <w:r>
          <w:delText xml:space="preserve"> </w:delText>
        </w:r>
      </w:del>
      <w:del w:id="5253" w:author="PR Preview" w:date="2026-01-01T00:00:00Z">
        <w:r>
          <w:delText xml:space="preserve">$\mathord{\smash[b]{\underset{\raise.3ex\hbox{$\scriptstyle\sim$}}{y}}\vphantom{y}} = \mathord{\smash[b]{\underset{\raise.3ex\hbox{$\scriptstyle\sim$}}{u}}\vphantom{u}} + \mathord{\smash[b]{\underset{\raise.3ex\hbox{$\scriptstyle\sim$}}{v}}\vphantom{v}}$</w:delText>
        </w:r>
      </w:del>
      <w:del w:id="5254" w:author="PR Preview" w:date="2026-01-01T00:00:00Z">
        <w:r>
          <w:delText xml:space="preserve"> </w:delText>
        </w:r>
      </w:del>
      <w:del w:id="5255" w:author="PR Preview" w:date="2026-01-01T00:00:00Z">
        <w:r>
          <w:delText xml:space="preserve">with</w:delText>
        </w:r>
      </w:del>
      <w:del w:id="5256" w:author="PR Preview" w:date="2026-01-01T00:00:00Z">
        <w:r>
          <w:delText xml:space="preserve"> </w:delText>
        </w:r>
      </w:del>
      <w:del w:id="5257" w:author="PR Preview" w:date="2026-01-01T00:00:00Z">
        <w:r>
          <w:delText xml:space="preserve">$\mathord{\smash[b]{\underset{\raise.3ex\hbox{$\scriptstyle\sim$}}{u}}\vphantom{u}} \in \mathcal{S}$</w:delText>
        </w:r>
      </w:del>
      <w:del w:id="5258" w:author="PR Preview" w:date="2026-01-01T00:00:00Z">
        <w:r>
          <w:delText xml:space="preserve"> </w:delText>
        </w:r>
      </w:del>
      <w:del w:id="5259" w:author="PR Preview" w:date="2026-01-01T00:00:00Z">
        <w:r>
          <w:delText xml:space="preserve">and</w:delText>
        </w:r>
      </w:del>
      <w:del w:id="5260" w:author="PR Preview" w:date="2026-01-01T00:00:00Z">
        <w:r>
          <w:delText xml:space="preserve"> </w:delText>
        </w:r>
      </w:del>
      <w:del w:id="5261" w:author="PR Preview" w:date="2026-01-01T00:00:00Z">
        <w:r>
          <w:delText xml:space="preserve">$\mathord{\smash[b]{\underset{\raise.3ex\hbox{$\scriptstyle\sim$}}{v}}\vphantom{v}} \in \mathcal{S}^\perp$</w:delText>
        </w:r>
      </w:del>
      <w:del w:id="5262" w:author="PR Preview" w:date="2026-01-01T00:00:00Z">
        <w:r>
          <w:delText xml:space="preserve"> </w:delText>
        </w:r>
      </w:del>
      <w:del w:id="5263" w:author="PR Preview" w:date="2026-01-01T00:00:00Z">
        <w:r>
          <w:delText xml:space="preserve">in only one way (</w:delText>
        </w:r>
      </w:del>
      <w:hyperlink w:anchor="thm-direct-sum-equiv">
        <w:del w:id="5264" w:author="PR Preview" w:date="2026-01-01T00:00:00Z">
          <w:r>
            <w:rPr>
              <w:rStyle w:val="Hyperlink"/>
            </w:rPr>
            <w:delText xml:space="preserve">Theorem 49</w:delText>
          </w:r>
        </w:del>
      </w:hyperlink>
      <w:del w:id="5265" w:author="PR Preview" w:date="2026-01-01T00:00:00Z">
        <w:r>
          <w:delText xml:space="preserve">).</w:delText>
        </w:r>
      </w:del>
    </w:p>
    <w:p>
      <w:pPr>
        <w:pStyle w:val="BodyText"/>
      </w:pPr>
      <w:del w:id="5266" w:author="PR Preview" w:date="2026-01-01T00:00:00Z">
        <w:r>
          <w:rPr>
            <w:i/>
            <w:iCs/>
          </w:rPr>
          <w:delText xml:space="preserve">Proof</w:delText>
        </w:r>
      </w:del>
      <w:del w:id="5267" w:author="PR Preview" w:date="2026-01-01T00:00:00Z">
        <w:r>
          <w:delText xml:space="preserve">. </w:delText>
        </w:r>
      </w:del>
      <m:oMath>
        <m:sSup>
          <m:e>
            <m:r>
              <m:rPr>
                <m:scr m:val="script"/>
                <m:sty m:val="p"/>
              </m:rPr>
              <m:t>S</m:t>
            </m:r>
          </m:e>
          <m:sup>
            <m:r>
              <m:rPr>
                <m:sty m:val="p"/>
              </m:rPr>
              <m:t>⟂</m:t>
            </m:r>
          </m:sup>
        </m:sSup>
      </m:oMath>
      <w:del w:id="5268" w:author="PR Preview" w:date="2026-01-01T00:00:00Z">
        <w:r>
          <w:delText xml:space="preserve"> </w:delText>
        </w:r>
      </w:del>
      <w:del w:id="5269" w:author="PR Preview" w:date="2026-01-01T00:00:00Z">
        <w:r>
          <w:delText xml:space="preserve">is a subspace (</w:delText>
        </w:r>
      </w:del>
      <w:hyperlink w:anchor="thm-orthogonal-complement-subspace">
        <w:del w:id="5270" w:author="PR Preview" w:date="2026-01-01T00:00:00Z">
          <w:r>
            <w:rPr>
              <w:rStyle w:val="Hyperlink"/>
            </w:rPr>
            <w:delText xml:space="preserve">Theorem 51</w:delText>
          </w:r>
        </w:del>
      </w:hyperlink>
      <w:del w:id="5271" w:author="PR Preview" w:date="2026-01-01T00:00:00Z">
        <w:r>
          <w:delText xml:space="preserve">),</w:delText>
        </w:r>
      </w:del>
      <w:del w:id="5272" w:author="PR Preview" w:date="2026-01-01T00:00:00Z">
        <w:r>
          <w:delText xml:space="preserve"> </w:delText>
        </w:r>
      </w:del>
      <w:del w:id="5273" w:author="PR Preview" w:date="2026-01-01T00:00:00Z">
        <w:r>
          <w:delText xml:space="preserve">so it has a dimension (</w:delText>
        </w:r>
      </w:del>
      <w:hyperlink w:anchor="def-dimension">
        <w:del w:id="5274" w:author="PR Preview" w:date="2026-01-01T00:00:00Z">
          <w:r>
            <w:rPr>
              <w:rStyle w:val="Hyperlink"/>
            </w:rPr>
            <w:delText xml:space="preserve">Definition 51</w:delText>
          </w:r>
        </w:del>
      </w:hyperlink>
      <w:del w:id="5275" w:author="PR Preview" w:date="2026-01-01T00:00:00Z">
        <w:r>
          <w:delText xml:space="preserve">).</w:delText>
        </w:r>
      </w:del>
    </w:p>
    <w:p>
      <w:pPr>
        <w:pStyle w:val="FirstParagraph"/>
      </w:pPr>
      <w:ins w:id="5276" w:author="PR Preview" w:date="2026-01-01T00:00:00Z">
        <w:r>
          <w:t xml:space="preserve">So every</w:t>
        </w:r>
      </w:ins>
      <w:ins w:id="5277" w:author="PR Preview" w:date="2026-01-01T00:00:00Z">
        <w:r>
          <w:t xml:space="preserve"> </w:t>
        </w:r>
      </w:ins>
      <w:ins w:id="5278" w:author="PR Preview" w:date="2026-01-01T00:00:00Z">
        <w:r>
          <w:t xml:space="preserve">$\mathord{\smash[b]{\underset{\raise.3ex\hbox{$\scriptstyle\sim$}}{y}}\vphantom{y}} \in \mathbb{R}^p$</w:t>
        </w:r>
      </w:ins>
      <w:ins w:id="5279" w:author="PR Preview" w:date="2026-01-01T00:00:00Z">
        <w:r>
          <w:t xml:space="preserve"> </w:t>
        </w:r>
      </w:ins>
      <w:ins w:id="5280" w:author="PR Preview" w:date="2026-01-01T00:00:00Z">
        <w:r>
          <w:t xml:space="preserve">can be written as</w:t>
        </w:r>
      </w:ins>
      <w:ins w:id="5281" w:author="PR Preview" w:date="2026-01-01T00:00:00Z">
        <w:r>
          <w:t xml:space="preserve"> </w:t>
        </w:r>
      </w:ins>
      <w:ins w:id="5282" w:author="PR Preview" w:date="2026-01-01T00:00:00Z">
        <w:r>
          <w:t xml:space="preserve">$\mathord{\smash[b]{\underset{\raise.3ex\hbox{$\scriptstyle\sim$}}{y}}\vphantom{y}} = \mathord{\smash[b]{\underset{\raise.3ex\hbox{$\scriptstyle\sim$}}{u}}\vphantom{u}} + \mathord{\smash[b]{\underset{\raise.3ex\hbox{$\scriptstyle\sim$}}{v}}\vphantom{v}}$</w:t>
        </w:r>
      </w:ins>
      <w:ins w:id="5283" w:author="PR Preview" w:date="2026-01-01T00:00:00Z">
        <w:r>
          <w:t xml:space="preserve"> </w:t>
        </w:r>
      </w:ins>
      <w:ins w:id="5284" w:author="PR Preview" w:date="2026-01-01T00:00:00Z">
        <w:r>
          <w:t xml:space="preserve">with</w:t>
        </w:r>
      </w:ins>
      <w:ins w:id="5285" w:author="PR Preview" w:date="2026-01-01T00:00:00Z">
        <w:r>
          <w:t xml:space="preserve"> </w:t>
        </w:r>
      </w:ins>
      <w:ins w:id="5286" w:author="PR Preview" w:date="2026-01-01T00:00:00Z">
        <w:r>
          <w:t xml:space="preserve">$\mathord{\smash[b]{\underset{\raise.3ex\hbox{$\scriptstyle\sim$}}{u}}\vphantom{u}} \in \mathcal{S}$</w:t>
        </w:r>
      </w:ins>
      <w:ins w:id="5287" w:author="PR Preview" w:date="2026-01-01T00:00:00Z">
        <w:r>
          <w:t xml:space="preserve"> </w:t>
        </w:r>
      </w:ins>
      <w:ins w:id="5288" w:author="PR Preview" w:date="2026-01-01T00:00:00Z">
        <w:r>
          <w:t xml:space="preserve">and</w:t>
        </w:r>
      </w:ins>
      <w:ins w:id="5289" w:author="PR Preview" w:date="2026-01-01T00:00:00Z">
        <w:r>
          <w:t xml:space="preserve"> </w:t>
        </w:r>
      </w:ins>
      <w:ins w:id="5290" w:author="PR Preview" w:date="2026-01-01T00:00:00Z">
        <w:r>
          <w:t xml:space="preserve">$\mathord{\smash[b]{\underset{\raise.3ex\hbox{$\scriptstyle\sim$}}{v}}\vphantom{v}} \in \mathcal{S}^\perp$</w:t>
        </w:r>
      </w:ins>
      <w:ins w:id="5291" w:author="PR Preview" w:date="2026-01-01T00:00:00Z">
        <w:r>
          <w:t xml:space="preserve"> </w:t>
        </w:r>
      </w:ins>
      <w:ins w:id="5292" w:author="PR Preview" w:date="2026-01-01T00:00:00Z">
        <w:r>
          <w:t xml:space="preserve">in only one way (</w:t>
        </w:r>
      </w:ins>
      <w:hyperlink w:anchor="thm-direct-sum-equiv">
        <w:ins w:id="5293" w:author="PR Preview" w:date="2026-01-01T00:00:00Z">
          <w:r>
            <w:rPr>
              <w:rStyle w:val="Hyperlink"/>
            </w:rPr>
            <w:t xml:space="preserve">Theorem 50</w:t>
          </w:r>
        </w:ins>
      </w:hyperlink>
      <w:ins w:id="5294" w:author="PR Preview" w:date="2026-01-01T00:00:00Z">
        <w:r>
          <w:t xml:space="preserve">).</w:t>
        </w:r>
      </w:ins>
    </w:p>
    <w:bookmarkEnd w:id="338"/>
    <w:p>
      <w:pPr>
        <w:pStyle w:val="BodyText"/>
      </w:pPr>
      <w:ins w:id="5295" w:author="PR Preview" w:date="2026-01-01T00:00:00Z">
        <w:r>
          <w:rPr>
            <w:i/>
            <w:iCs/>
          </w:rPr>
          <w:t xml:space="preserve">Proof</w:t>
        </w:r>
      </w:ins>
      <w:ins w:id="5296" w:author="PR Preview" w:date="2026-01-01T00:00:00Z">
        <w:r>
          <w:t xml:space="preserve">. </w:t>
        </w:r>
      </w:ins>
      <m:oMath>
        <m:sSup>
          <m:e>
            <m:r>
              <m:rPr>
                <m:scr m:val="script"/>
                <m:sty m:val="p"/>
              </m:rPr>
              <m:t>S</m:t>
            </m:r>
          </m:e>
          <m:sup>
            <m:r>
              <m:rPr>
                <m:sty m:val="p"/>
              </m:rPr>
              <m:t>⟂</m:t>
            </m:r>
          </m:sup>
        </m:sSup>
      </m:oMath>
      <w:ins w:id="5297" w:author="PR Preview" w:date="2026-01-01T00:00:00Z">
        <w:r>
          <w:t xml:space="preserve"> </w:t>
        </w:r>
      </w:ins>
      <w:ins w:id="5298" w:author="PR Preview" w:date="2026-01-01T00:00:00Z">
        <w:r>
          <w:t xml:space="preserve">is a subspace (</w:t>
        </w:r>
      </w:ins>
      <w:hyperlink w:anchor="thm-orthogonal-complement-subspace">
        <w:ins w:id="5299" w:author="PR Preview" w:date="2026-01-01T00:00:00Z">
          <w:r>
            <w:rPr>
              <w:rStyle w:val="Hyperlink"/>
            </w:rPr>
            <w:t xml:space="preserve">Theorem 52</w:t>
          </w:r>
        </w:ins>
      </w:hyperlink>
      <w:ins w:id="5300" w:author="PR Preview" w:date="2026-01-01T00:00:00Z">
        <w:r>
          <w:t xml:space="preserve">),</w:t>
        </w:r>
      </w:ins>
      <w:ins w:id="5301" w:author="PR Preview" w:date="2026-01-01T00:00:00Z">
        <w:r>
          <w:t xml:space="preserve"> </w:t>
        </w:r>
      </w:ins>
      <w:ins w:id="5302" w:author="PR Preview" w:date="2026-01-01T00:00:00Z">
        <w:r>
          <w:t xml:space="preserve">so it has a dimension (</w:t>
        </w:r>
      </w:ins>
      <w:hyperlink w:anchor="def-dimension">
        <w:ins w:id="5303" w:author="PR Preview" w:date="2026-01-01T00:00:00Z">
          <w:r>
            <w:rPr>
              <w:rStyle w:val="Hyperlink"/>
            </w:rPr>
            <w:t xml:space="preserve">Definition 51</w:t>
          </w:r>
        </w:ins>
      </w:hyperlink>
      <w:ins w:id="5304" w:author="PR Preview" w:date="2026-01-01T00:00:00Z">
        <w:r>
          <w:t xml:space="preserve">).</w:t>
        </w:r>
      </w:ins>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5305" w:author="PR Preview" w:date="2026-01-01T00:00:00Z">
        <w:r>
          <w:rPr>
            <w:b/>
            <w:bCs/>
          </w:rPr>
          <w:delText xml:space="preserve">Part 2.</w:delText>
        </w:r>
      </w:del>
      <w:del w:id="5306" w:author="PR Preview" w:date="2026-01-01T00:00:00Z">
        <w:r>
          <w:delText xml:space="preserve"> </w:delText>
        </w:r>
      </w:del>
      <w:del w:id="5307" w:author="PR Preview" w:date="2026-01-01T00:00:00Z">
        <w:r>
          <w:delText xml:space="preserve">Let</w:delText>
        </w:r>
      </w:del>
      <w:del w:id="5308"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5309" w:author="PR Preview" w:date="2026-01-01T00:00:00Z">
        <w:r>
          <w:delText xml:space="preserve">.</w:delText>
        </w:r>
      </w:del>
      <w:del w:id="5310" w:author="PR Preview" w:date="2026-01-01T00:00:00Z">
        <w:r>
          <w:delText xml:space="preserve"> </w:delText>
        </w:r>
      </w:del>
      <w:del w:id="5311" w:author="PR Preview" w:date="2026-01-01T00:00:00Z">
        <w:r>
          <w:delText xml:space="preserve">If</w:delText>
        </w:r>
      </w:del>
      <w:del w:id="5312" w:author="PR Preview" w:date="2026-01-01T00:00:00Z">
        <w:r>
          <w:delText xml:space="preserve"> </w:delText>
        </w:r>
      </w:del>
      <m:oMath>
        <m:r>
          <m:t>d</m:t>
        </m:r>
        <m:r>
          <m:rPr>
            <m:sty m:val="p"/>
          </m:rPr>
          <m:t>=</m:t>
        </m:r>
        <m:r>
          <m:t>0</m:t>
        </m:r>
      </m:oMath>
      <w:del w:id="5313" w:author="PR Preview" w:date="2026-01-01T00:00:00Z">
        <w:r>
          <w:delText xml:space="preserve">, then</w:delText>
        </w:r>
      </w:del>
      <w:del w:id="5314" w:author="PR Preview" w:date="2026-01-01T00:00:00Z">
        <w:r>
          <w:delText xml:space="preserve"> </w:delText>
        </w:r>
      </w:del>
      <m:oMath>
        <m:r>
          <m:rPr>
            <m:scr m:val="script"/>
            <m:sty m:val="p"/>
          </m:rPr>
          <m:t>S</m:t>
        </m:r>
      </m:oMath>
      <w:del w:id="5315" w:author="PR Preview" w:date="2026-01-01T00:00:00Z">
        <w:r>
          <w:delText xml:space="preserve"> </w:delText>
        </w:r>
      </w:del>
      <w:del w:id="5316" w:author="PR Preview" w:date="2026-01-01T00:00:00Z">
        <w:r>
          <w:delText xml:space="preserve">has a basis (</w:delText>
        </w:r>
      </w:del>
      <w:hyperlink w:anchor="thm-extend-basis">
        <w:del w:id="5317" w:author="PR Preview" w:date="2026-01-01T00:00:00Z">
          <w:r>
            <w:rPr>
              <w:rStyle w:val="Hyperlink"/>
            </w:rPr>
            <w:delText xml:space="preserve">Theorem 29</w:delText>
          </w:r>
        </w:del>
      </w:hyperlink>
      <w:del w:id="5318" w:author="PR Preview" w:date="2026-01-01T00:00:00Z">
        <w:r>
          <w:delText xml:space="preserve">)</w:delText>
        </w:r>
      </w:del>
      <w:del w:id="5319" w:author="PR Preview" w:date="2026-01-01T00:00:00Z">
        <w:r>
          <w:delText xml:space="preserve"> </w:delText>
        </w:r>
      </w:del>
      <w:del w:id="5320" w:author="PR Preview" w:date="2026-01-01T00:00:00Z">
        <w:r>
          <w:delText xml:space="preserve">with</w:delText>
        </w:r>
      </w:del>
      <w:del w:id="5321" w:author="PR Preview" w:date="2026-01-01T00:00:00Z">
        <w:r>
          <w:delText xml:space="preserve"> </w:delText>
        </w:r>
      </w:del>
      <m:oMath>
        <m:r>
          <m:t>0</m:t>
        </m:r>
      </m:oMath>
      <w:del w:id="5322" w:author="PR Preview" w:date="2026-01-01T00:00:00Z">
        <w:r>
          <w:delText xml:space="preserve"> </w:delText>
        </w:r>
      </w:del>
      <w:del w:id="5323" w:author="PR Preview" w:date="2026-01-01T00:00:00Z">
        <w:r>
          <w:delText xml:space="preserve">vectors (</w:delText>
        </w:r>
      </w:del>
      <w:hyperlink w:anchor="def-dimension">
        <w:del w:id="5324" w:author="PR Preview" w:date="2026-01-01T00:00:00Z">
          <w:r>
            <w:rPr>
              <w:rStyle w:val="Hyperlink"/>
            </w:rPr>
            <w:delText xml:space="preserve">Definition 51</w:delText>
          </w:r>
        </w:del>
      </w:hyperlink>
      <w:del w:id="5325" w:author="PR Preview" w:date="2026-01-01T00:00:00Z">
        <w:r>
          <w:delText xml:space="preserve">), the empty list,</w:delText>
        </w:r>
      </w:del>
      <w:del w:id="5326" w:author="PR Preview" w:date="2026-01-01T00:00:00Z">
        <w:r>
          <w:delText xml:space="preserve"> </w:delText>
        </w:r>
      </w:del>
      <w:del w:id="5327" w:author="PR Preview" w:date="2026-01-01T00:00:00Z">
        <w:r>
          <w:delText xml:space="preserve">whose span is</w:delText>
        </w:r>
      </w:del>
      <w:del w:id="5328" w:author="PR Preview" w:date="2026-01-01T00:00:00Z">
        <w:r>
          <w:delText xml:space="preserve"> </w:delText>
        </w:r>
      </w:del>
      <w:del w:id="5329" w:author="PR Preview" w:date="2026-01-01T00:00:00Z">
        <w:r>
          <w:delText xml:space="preserve">$\mathopen{}\left\{\mathord{\smash[b]{\underset{\raise.3ex\hbox{$\scriptstyle\sim$}}{0}}\vphantom{0}}\right\}\mathclose{}$</w:delText>
        </w:r>
      </w:del>
      <w:del w:id="5330" w:author="PR Preview" w:date="2026-01-01T00:00:00Z">
        <w:r>
          <w:delText xml:space="preserve"> </w:delText>
        </w:r>
      </w:del>
      <w:del w:id="5331" w:author="PR Preview" w:date="2026-01-01T00:00:00Z">
        <w:r>
          <w:delText xml:space="preserve">(</w:delText>
        </w:r>
      </w:del>
      <w:hyperlink w:anchor="def-span">
        <w:del w:id="5332" w:author="PR Preview" w:date="2026-01-01T00:00:00Z">
          <w:r>
            <w:rPr>
              <w:rStyle w:val="Hyperlink"/>
            </w:rPr>
            <w:delText xml:space="preserve">Definition 47</w:delText>
          </w:r>
        </w:del>
      </w:hyperlink>
      <w:del w:id="5333" w:author="PR Preview" w:date="2026-01-01T00:00:00Z">
        <w:r>
          <w:delText xml:space="preserve">);</w:delText>
        </w:r>
      </w:del>
      <w:del w:id="5334" w:author="PR Preview" w:date="2026-01-01T00:00:00Z">
        <w:r>
          <w:delText xml:space="preserve"> </w:delText>
        </w:r>
      </w:del>
      <w:del w:id="5335" w:author="PR Preview" w:date="2026-01-01T00:00:00Z">
        <w:r>
          <w:delText xml:space="preserve">so</w:delText>
        </w:r>
      </w:del>
      <w:del w:id="5336" w:author="PR Preview" w:date="2026-01-01T00:00:00Z">
        <w:r>
          <w:delText xml:space="preserve"> </w:delText>
        </w:r>
      </w:del>
      <w:del w:id="5337" w:author="PR Preview" w:date="2026-01-01T00:00:00Z">
        <w:r>
          <w:delText xml:space="preserve">$\mathcal{S} = \mathopen{}\left\{\mathord{\smash[b]{\underset{\raise.3ex\hbox{$\scriptstyle\sim$}}{0}}\vphantom{0}}\right\}\mathclose{}$</w:delText>
        </w:r>
      </w:del>
      <w:del w:id="5338" w:author="PR Preview" w:date="2026-01-01T00:00:00Z">
        <w:r>
          <w:delText xml:space="preserve">,</w:delText>
        </w:r>
      </w:del>
      <w:del w:id="5339"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5340" w:author="PR Preview" w:date="2026-01-01T00:00:00Z">
        <w:r>
          <w:delText xml:space="preserve"> </w:delText>
        </w:r>
      </w:del>
      <w:del w:id="5341" w:author="PR Preview" w:date="2026-01-01T00:00:00Z">
        <w:r>
          <w:delText xml:space="preserve">(every</w:delText>
        </w:r>
      </w:del>
      <w:del w:id="5342" w:author="PR Preview" w:date="2026-01-01T00:00:00Z">
        <w:r>
          <w:delText xml:space="preserve"> </w:delText>
        </w:r>
      </w:del>
      <w:del w:id="5343" w:author="PR Preview" w:date="2026-01-01T00:00:00Z">
        <w:r>
          <w:delText xml:space="preserve">$\mathord{\smash[b]{\underset{\raise.3ex\hbox{$\scriptstyle\sim$}}{u}}\vphantom{u}}$</w:delText>
        </w:r>
      </w:del>
      <w:del w:id="5344" w:author="PR Preview" w:date="2026-01-01T00:00:00Z">
        <w:r>
          <w:delText xml:space="preserve"> </w:delText>
        </w:r>
      </w:del>
      <w:del w:id="5345" w:author="PR Preview" w:date="2026-01-01T00:00:00Z">
        <w:r>
          <w:delText xml:space="preserve">satisfies</w:delText>
        </w:r>
      </w:del>
      <w:del w:id="5346" w:author="PR Preview" w:date="2026-01-01T00:00:00Z">
        <w:r>
          <w:delText xml:space="preserve"> </w:delText>
        </w:r>
      </w:del>
      <w:del w:id="5347" w:author="PR Preview" w:date="2026-01-01T00:00:00Z">
        <w:r>
          <w:delText xml:space="preserve">$\mathord{\smash[b]{\underset{\raise.3ex\hbox{$\scriptstyle\sim$}}{0}}\vphantom{0}}\cdot \mathord{\smash[b]{\underset{\raise.3ex\hbox{$\scriptstyle\sim$}}{u}}\vphantom{u}} = 0$</w:delText>
        </w:r>
      </w:del>
      <w:del w:id="5348" w:author="PR Preview" w:date="2026-01-01T00:00:00Z">
        <w:r>
          <w:delText xml:space="preserve">),</w:delText>
        </w:r>
      </w:del>
      <w:del w:id="5349" w:author="PR Preview" w:date="2026-01-01T00:00:00Z">
        <w:r>
          <w:delText xml:space="preserve"> </w:delText>
        </w:r>
      </w:del>
      <w:del w:id="5350" w:author="PR Preview" w:date="2026-01-01T00:00:00Z">
        <w:r>
          <w:delText xml:space="preserve">and</w:delText>
        </w:r>
      </w:del>
      <w:del w:id="5351" w:author="PR Preview" w:date="2026-01-01T00:00:00Z">
        <w:r>
          <w:delText xml:space="preserve"> </w:delText>
        </w:r>
      </w:del>
      <m:oMath>
        <m:r>
          <m:t>0</m:t>
        </m:r>
        <m:r>
          <m:rPr>
            <m:sty m:val="p"/>
          </m:rPr>
          <m:t>+</m:t>
        </m:r>
        <m:r>
          <m:t>p</m:t>
        </m:r>
        <m:r>
          <m:rPr>
            <m:sty m:val="p"/>
          </m:rPr>
          <m:t>=</m:t>
        </m:r>
        <m:r>
          <m:t>p</m:t>
        </m:r>
      </m:oMath>
      <w:del w:id="5352" w:author="PR Preview" w:date="2026-01-01T00:00:00Z">
        <w:r>
          <w:delText xml:space="preserve"> </w:delText>
        </w:r>
      </w:del>
      <w:del w:id="5353" w:author="PR Preview" w:date="2026-01-01T00:00:00Z">
        <w:r>
          <w:delText xml:space="preserve">(</w:delText>
        </w:r>
      </w:del>
      <w:hyperlink w:anchor="exm-dimension">
        <w:del w:id="5354" w:author="PR Preview" w:date="2026-01-01T00:00:00Z">
          <w:r>
            <w:rPr>
              <w:rStyle w:val="Hyperlink"/>
            </w:rPr>
            <w:delText xml:space="preserve">Example 50</w:delText>
          </w:r>
        </w:del>
      </w:hyperlink>
      <w:del w:id="5355" w:author="PR Preview" w:date="2026-01-01T00:00:00Z">
        <w:r>
          <w:delText xml:space="preserve">).</w:delText>
        </w:r>
      </w:del>
      <w:del w:id="5356" w:author="PR Preview" w:date="2026-01-01T00:00:00Z">
        <w:r>
          <w:delText xml:space="preserve"> </w:delText>
        </w:r>
      </w:del>
      <w:del w:id="5357" w:author="PR Preview" w:date="2026-01-01T00:00:00Z">
        <w:r>
          <w:delText xml:space="preserve">If</w:delText>
        </w:r>
      </w:del>
      <w:del w:id="5358" w:author="PR Preview" w:date="2026-01-01T00:00:00Z">
        <w:r>
          <w:delText xml:space="preserve"> </w:delText>
        </w:r>
      </w:del>
      <m:oMath>
        <m:r>
          <m:t>d</m:t>
        </m:r>
        <m:r>
          <m:rPr>
            <m:sty m:val="p"/>
          </m:rPr>
          <m:t>≥</m:t>
        </m:r>
        <m:r>
          <m:t>1</m:t>
        </m:r>
      </m:oMath>
      <w:del w:id="5359" w:author="PR Preview" w:date="2026-01-01T00:00:00Z">
        <w:r>
          <w:delText xml:space="preserve">, choose a basis</w:delText>
        </w:r>
      </w:del>
      <w:del w:id="5360" w:author="PR Preview" w:date="2026-01-01T00:00:00Z">
        <w:r>
          <w:delText xml:space="preserve"> </w:delText>
        </w:r>
      </w:del>
      <w:del w:id="5361" w:author="PR Preview" w:date="2026-01-01T00:00:00Z">
        <w:r>
          <w:delText xml:space="preserve">$\mathord{\smash[b]{\underset{\raise.3ex\hbox{$\scriptstyle\sim$}}{a}}\vphantom{a}}_1, \ldots, \mathord{\smash[b]{\underset{\raise.3ex\hbox{$\scriptstyle\sim$}}{a}}\vphantom{a}}_d$</w:delText>
        </w:r>
      </w:del>
      <w:del w:id="5362" w:author="PR Preview" w:date="2026-01-01T00:00:00Z">
        <w:r>
          <w:delText xml:space="preserve"> </w:delText>
        </w:r>
      </w:del>
      <w:del w:id="5363" w:author="PR Preview" w:date="2026-01-01T00:00:00Z">
        <w:r>
          <w:delText xml:space="preserve">of</w:delText>
        </w:r>
      </w:del>
      <w:del w:id="5364" w:author="PR Preview" w:date="2026-01-01T00:00:00Z">
        <w:r>
          <w:delText xml:space="preserve"> </w:delText>
        </w:r>
      </w:del>
      <m:oMath>
        <m:r>
          <m:rPr>
            <m:scr m:val="script"/>
            <m:sty m:val="p"/>
          </m:rPr>
          <m:t>S</m:t>
        </m:r>
      </m:oMath>
      <w:del w:id="5365" w:author="PR Preview" w:date="2026-01-01T00:00:00Z">
        <w:r>
          <w:delText xml:space="preserve"> </w:delText>
        </w:r>
      </w:del>
      <w:del w:id="5366" w:author="PR Preview" w:date="2026-01-01T00:00:00Z">
        <w:r>
          <w:delText xml:space="preserve">(</w:delText>
        </w:r>
      </w:del>
      <w:hyperlink w:anchor="thm-extend-basis">
        <w:del w:id="5367" w:author="PR Preview" w:date="2026-01-01T00:00:00Z">
          <w:r>
            <w:rPr>
              <w:rStyle w:val="Hyperlink"/>
            </w:rPr>
            <w:delText xml:space="preserve">Theorem 29</w:delText>
          </w:r>
        </w:del>
      </w:hyperlink>
      <w:del w:id="5368" w:author="PR Preview" w:date="2026-01-01T00:00:00Z">
        <w:r>
          <w:delText xml:space="preserve">),</w:delText>
        </w:r>
      </w:del>
      <w:del w:id="5369" w:author="PR Preview" w:date="2026-01-01T00:00:00Z">
        <w:r>
          <w:delText xml:space="preserve"> </w:delText>
        </w:r>
      </w:del>
      <w:del w:id="5370" w:author="PR Preview" w:date="2026-01-01T00:00:00Z">
        <w:r>
          <w:delText xml:space="preserve">and let</w:delText>
        </w:r>
      </w:del>
      <w:del w:id="5371" w:author="PR Preview" w:date="2026-01-01T00:00:00Z">
        <w:r>
          <w:delText xml:space="preserve"> </w:delText>
        </w:r>
      </w:del>
      <m:oMath>
        <m:r>
          <m:rPr>
            <m:sty m:val="bi"/>
          </m:rPr>
          <m:t>A</m:t>
        </m:r>
      </m:oMath>
      <w:del w:id="5372" w:author="PR Preview" w:date="2026-01-01T00:00:00Z">
        <w:r>
          <w:delText xml:space="preserve"> </w:delText>
        </w:r>
      </w:del>
      <w:del w:id="5373" w:author="PR Preview" w:date="2026-01-01T00:00:00Z">
        <w:r>
          <w:delText xml:space="preserve">be the</w:delText>
        </w:r>
      </w:del>
      <w:del w:id="5374" w:author="PR Preview" w:date="2026-01-01T00:00:00Z">
        <w:r>
          <w:delText xml:space="preserve"> </w:delText>
        </w:r>
      </w:del>
      <m:oMath>
        <m:r>
          <m:t>p</m:t>
        </m:r>
        <m:r>
          <m:rPr>
            <m:sty m:val="p"/>
          </m:rPr>
          <m:t>×</m:t>
        </m:r>
        <m:r>
          <m:t>d</m:t>
        </m:r>
      </m:oMath>
      <w:del w:id="5375" w:author="PR Preview" w:date="2026-01-01T00:00:00Z">
        <w:r>
          <w:delText xml:space="preserve"> </w:delText>
        </w:r>
      </w:del>
      <w:del w:id="5376" w:author="PR Preview" w:date="2026-01-01T00:00:00Z">
        <w:r>
          <w:delText xml:space="preserve">matrix with these columns.</w:delText>
        </w:r>
      </w:del>
      <w:del w:id="5377" w:author="PR Preview" w:date="2026-01-01T00:00:00Z">
        <w:r>
          <w:delText xml:space="preserve"> </w:delText>
        </w:r>
      </w:del>
      <w:del w:id="5378" w:author="PR Preview" w:date="2026-01-01T00:00:00Z">
        <w:r>
          <w:delText xml:space="preserve">The basis spans</w:delText>
        </w:r>
      </w:del>
      <w:del w:id="5379" w:author="PR Preview" w:date="2026-01-01T00:00:00Z">
        <w:r>
          <w:delText xml:space="preserve"> </w:delText>
        </w:r>
      </w:del>
      <m:oMath>
        <m:r>
          <m:rPr>
            <m:scr m:val="script"/>
            <m:sty m:val="p"/>
          </m:rPr>
          <m:t>S</m:t>
        </m:r>
      </m:oMath>
      <w:del w:id="5380" w:author="PR Preview" w:date="2026-01-01T00:00:00Z">
        <w:r>
          <w:delText xml:space="preserve">,</w:delText>
        </w:r>
      </w:del>
      <w:del w:id="5381" w:author="PR Preview" w:date="2026-01-01T00:00:00Z">
        <w:r>
          <w:delText xml:space="preserve"> </w:delText>
        </w:r>
      </w:del>
      <w:del w:id="5382" w:author="PR Preview" w:date="2026-01-01T00:00:00Z">
        <w:r>
          <w:delText xml:space="preserve">so</w:delText>
        </w:r>
      </w:del>
      <w:del w:id="5383"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5384" w:author="PR Preview" w:date="2026-01-01T00:00:00Z">
        <w:r>
          <w:delText xml:space="preserve"> </w:delText>
        </w:r>
      </w:del>
      <w:del w:id="5385" w:author="PR Preview" w:date="2026-01-01T00:00:00Z">
        <w:r>
          <w:delText xml:space="preserve">(</w:delText>
        </w:r>
      </w:del>
      <w:hyperlink w:anchor="thm-column-space-span">
        <w:del w:id="5386" w:author="PR Preview" w:date="2026-01-01T00:00:00Z">
          <w:r>
            <w:rPr>
              <w:rStyle w:val="Hyperlink"/>
            </w:rPr>
            <w:delText xml:space="preserve">Theorem 32</w:delText>
          </w:r>
        </w:del>
      </w:hyperlink>
      <w:del w:id="5387" w:author="PR Preview" w:date="2026-01-01T00:00:00Z">
        <w:r>
          <w:delText xml:space="preserve">),</w:delText>
        </w:r>
      </w:del>
      <w:del w:id="5388" w:author="PR Preview" w:date="2026-01-01T00:00:00Z">
        <w:r>
          <w:delText xml:space="preserve"> </w:delText>
        </w:r>
      </w:del>
      <w:del w:id="5389" w:author="PR Preview" w:date="2026-01-01T00:00:00Z">
        <w:r>
          <w:delText xml:space="preserve">and</w:delText>
        </w:r>
      </w:del>
      <w:del w:id="5390"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5391" w:author="PR Preview" w:date="2026-01-01T00:00:00Z">
        <w:r>
          <w:delText xml:space="preserve"> </w:delText>
        </w:r>
      </w:del>
      <w:del w:id="5392" w:author="PR Preview" w:date="2026-01-01T00:00:00Z">
        <w:r>
          <w:delText xml:space="preserve">(</w:delText>
        </w:r>
      </w:del>
      <w:hyperlink w:anchor="thm-complement-null-space">
        <w:del w:id="5393" w:author="PR Preview" w:date="2026-01-01T00:00:00Z">
          <w:r>
            <w:rPr>
              <w:rStyle w:val="Hyperlink"/>
            </w:rPr>
            <w:delText xml:space="preserve">Theorem 52</w:delText>
          </w:r>
        </w:del>
      </w:hyperlink>
      <w:del w:id="5394" w:author="PR Preview" w:date="2026-01-01T00:00:00Z">
        <w:r>
          <w:delText xml:space="preserve">).</w:delText>
        </w:r>
      </w:del>
      <w:del w:id="5395" w:author="PR Preview" w:date="2026-01-01T00:00:00Z">
        <w:r>
          <w:delText xml:space="preserve"> </w:delText>
        </w:r>
      </w:del>
      <m:oMath>
        <m:sSup>
          <m:e>
            <m:r>
              <m:rPr>
                <m:sty m:val="bi"/>
              </m:rPr>
              <m:t>A</m:t>
            </m:r>
          </m:e>
          <m:sup>
            <m:r>
              <m:rPr>
                <m:sty m:val="p"/>
              </m:rPr>
              <m:t>⊤</m:t>
            </m:r>
          </m:sup>
        </m:sSup>
      </m:oMath>
      <w:del w:id="5396" w:author="PR Preview" w:date="2026-01-01T00:00:00Z">
        <w:r>
          <w:delText xml:space="preserve"> </w:delText>
        </w:r>
      </w:del>
      <w:del w:id="5397" w:author="PR Preview" w:date="2026-01-01T00:00:00Z">
        <w:r>
          <w:delText xml:space="preserve">is</w:delText>
        </w:r>
      </w:del>
      <w:del w:id="5398" w:author="PR Preview" w:date="2026-01-01T00:00:00Z">
        <w:r>
          <w:delText xml:space="preserve"> </w:delText>
        </w:r>
      </w:del>
      <m:oMath>
        <m:r>
          <m:t>d</m:t>
        </m:r>
        <m:r>
          <m:rPr>
            <m:sty m:val="p"/>
          </m:rPr>
          <m:t>×</m:t>
        </m:r>
        <m:r>
          <m:t>p</m:t>
        </m:r>
      </m:oMath>
      <w:del w:id="5399"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5400" w:author="PR Preview" w:date="2026-01-01T00:00:00Z">
        <w:r>
          <w:rPr>
            <w:b/>
            <w:bCs/>
          </w:rPr>
          <w:delText xml:space="preserve">Part 3.</w:delText>
        </w:r>
      </w:del>
      <w:del w:id="5401"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5402" w:author="PR Preview" w:date="2026-01-01T00:00:00Z">
        <w:r>
          <w:delText xml:space="preserve"> </w:delText>
        </w:r>
      </w:del>
      <w:del w:id="5403" w:author="PR Preview" w:date="2026-01-01T00:00:00Z">
        <w:r>
          <w:delText xml:space="preserve">is a subspace of</w:delText>
        </w:r>
      </w:del>
      <w:del w:id="5404" w:author="PR Preview" w:date="2026-01-01T00:00:00Z">
        <w:r>
          <w:delText xml:space="preserve"> </w:delText>
        </w:r>
      </w:del>
      <m:oMath>
        <m:sSup>
          <m:e>
            <m:r>
              <m:rPr>
                <m:scr m:val="double-struck"/>
                <m:sty m:val="p"/>
              </m:rPr>
              <m:t>R</m:t>
            </m:r>
          </m:e>
          <m:sup>
            <m:r>
              <m:t>p</m:t>
            </m:r>
          </m:sup>
        </m:sSup>
      </m:oMath>
      <w:del w:id="5405" w:author="PR Preview" w:date="2026-01-01T00:00:00Z">
        <w:r>
          <w:delText xml:space="preserve"> </w:delText>
        </w:r>
      </w:del>
      <w:del w:id="5406" w:author="PR Preview" w:date="2026-01-01T00:00:00Z">
        <w:r>
          <w:delText xml:space="preserve">(</w:delText>
        </w:r>
      </w:del>
      <w:hyperlink w:anchor="thm-sum-intersection-subspace">
        <w:del w:id="5407" w:author="PR Preview" w:date="2026-01-01T00:00:00Z">
          <w:r>
            <w:rPr>
              <w:rStyle w:val="Hyperlink"/>
            </w:rPr>
            <w:delText xml:space="preserve">Theorem 46</w:delText>
          </w:r>
        </w:del>
      </w:hyperlink>
      <w:del w:id="5408" w:author="PR Preview" w:date="2026-01-01T00:00:00Z">
        <w:r>
          <w:delText xml:space="preserve">), and</w:delText>
        </w:r>
      </w:del>
    </w:p>
    <w:p>
      <w:pPr>
        <w:pStyle w:val="BodyText"/>
      </w:pPr>
      <w:del w:id="5409" w:author="PR Preview" w:date="2026-01-01T00:00:00Z">
        <w:r>
          <w:delTex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delText>
        </w:r>
      </w:del>
    </w:p>
    <w:p>
      <w:pPr>
        <w:pStyle w:val="FirstParagraph"/>
      </w:pPr>
      <w:del w:id="5410" w:author="PR Preview" w:date="2026-01-01T00:00:00Z">
        <w:r>
          <w:delText xml:space="preserve">Since</w:delText>
        </w:r>
      </w:del>
      <w:del w:id="5411"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5412" w:author="PR Preview" w:date="2026-01-01T00:00:00Z">
        <w:r>
          <w:delText xml:space="preserve">,</w:delText>
        </w:r>
      </w:del>
      <w:del w:id="5413" w:author="PR Preview" w:date="2026-01-01T00:00:00Z">
        <w:r>
          <w:delText xml:space="preserve"> </w:delText>
        </w:r>
      </w:del>
      <m:oMath>
        <m:sSup>
          <m:e>
            <m:r>
              <m:rPr>
                <m:scr m:val="double-struck"/>
                <m:sty m:val="p"/>
              </m:rPr>
              <m:t>R</m:t>
            </m:r>
          </m:e>
          <m:sup>
            <m:r>
              <m:t>p</m:t>
            </m:r>
          </m:sup>
        </m:sSup>
      </m:oMath>
      <w:del w:id="5414" w:author="PR Preview" w:date="2026-01-01T00:00:00Z">
        <w:r>
          <w:delText xml:space="preserve"> </w:delText>
        </w:r>
      </w:del>
      <w:del w:id="5415" w:author="PR Preview" w:date="2026-01-01T00:00:00Z">
        <w:r>
          <w:delText xml:space="preserve">is a subspace (</w:delText>
        </w:r>
      </w:del>
      <w:hyperlink w:anchor="exm-subspace">
        <w:del w:id="5416" w:author="PR Preview" w:date="2026-01-01T00:00:00Z">
          <w:r>
            <w:rPr>
              <w:rStyle w:val="Hyperlink"/>
            </w:rPr>
            <w:delText xml:space="preserve">Example 37</w:delText>
          </w:r>
        </w:del>
      </w:hyperlink>
      <w:del w:id="5417" w:author="PR Preview" w:date="2026-01-01T00:00:00Z">
        <w:r>
          <w:delText xml:space="preserve">)</w:delText>
        </w:r>
      </w:del>
      <w:del w:id="5418" w:author="PR Preview" w:date="2026-01-01T00:00:00Z">
        <w:r>
          <w:delText xml:space="preserve"> </w:delText>
        </w:r>
      </w:del>
      <w:del w:id="5419" w:author="PR Preview" w:date="2026-01-01T00:00:00Z">
        <w:r>
          <w:delText xml:space="preserve">and</w:delText>
        </w:r>
      </w:del>
      <w:del w:id="5420"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5421" w:author="PR Preview" w:date="2026-01-01T00:00:00Z">
        <w:r>
          <w:delText xml:space="preserve"> </w:delText>
        </w:r>
      </w:del>
      <w:del w:id="5422" w:author="PR Preview" w:date="2026-01-01T00:00:00Z">
        <w:r>
          <w:delText xml:space="preserve">(</w:delText>
        </w:r>
      </w:del>
      <w:hyperlink w:anchor="exm-dimension">
        <w:del w:id="5423" w:author="PR Preview" w:date="2026-01-01T00:00:00Z">
          <w:r>
            <w:rPr>
              <w:rStyle w:val="Hyperlink"/>
            </w:rPr>
            <w:delText xml:space="preserve">Example 50</w:delText>
          </w:r>
        </w:del>
      </w:hyperlink>
      <w:del w:id="5424" w:author="PR Preview" w:date="2026-01-01T00:00:00Z">
        <w:r>
          <w:delText xml:space="preserve">),</w:delText>
        </w:r>
      </w:del>
      <w:del w:id="5425" w:author="PR Preview" w:date="2026-01-01T00:00:00Z">
        <w:r>
          <w:delText xml:space="preserve"> </w:delText>
        </w:r>
      </w:del>
      <w:hyperlink w:anchor="thm-subspace-equal-dim">
        <w:del w:id="5426" w:author="PR Preview" w:date="2026-01-01T00:00:00Z">
          <w:r>
            <w:rPr>
              <w:rStyle w:val="Hyperlink"/>
            </w:rPr>
            <w:delText xml:space="preserve">Theorem 31</w:delText>
          </w:r>
        </w:del>
      </w:hyperlink>
      <w:del w:id="5427" w:author="PR Preview" w:date="2026-01-01T00:00:00Z">
        <w:r>
          <w:delText xml:space="preserve"> </w:delText>
        </w:r>
      </w:del>
      <w:del w:id="5428" w:author="PR Preview" w:date="2026-01-01T00:00:00Z">
        <w:r>
          <w:delText xml:space="preserve">gives</w:delText>
        </w:r>
      </w:del>
      <w:del w:id="542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5430" w:author="PR Preview" w:date="2026-01-01T00:00:00Z">
        <w:r>
          <w:delText xml:space="preserve">.</w:delText>
        </w:r>
      </w:del>
      <w:del w:id="5431" w:author="PR Preview" w:date="2026-01-01T00:00:00Z">
        <w:r>
          <w:delText xml:space="preserve"> </w:delText>
        </w:r>
      </w:del>
      <w:del w:id="5432" w:author="PR Preview" w:date="2026-01-01T00:00:00Z">
        <w:r>
          <w:delText xml:space="preserve">Together with part 1,</w:delText>
        </w:r>
      </w:del>
      <w:del w:id="5433"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5434" w:author="PR Preview" w:date="2026-01-01T00:00:00Z">
        <w:r>
          <w:delText xml:space="preserve">.</w:delText>
        </w:r>
      </w:del>
      <w:del w:id="5435" w:author="PR Preview" w:date="2026-01-01T00:00:00Z">
        <w:r>
          <w:delText xml:space="preserve"> </w:delText>
        </w:r>
      </w:del>
      <w:del w:id="5436" w:author="PR Preview" w:date="2026-01-01T00:00:00Z">
        <w:r>
          <w:delText xml:space="preserve">The uniqueness of the split then follows from</w:delText>
        </w:r>
      </w:del>
      <w:del w:id="5437" w:author="PR Preview" w:date="2026-01-01T00:00:00Z">
        <w:r>
          <w:delText xml:space="preserve"> </w:delText>
        </w:r>
      </w:del>
      <w:hyperlink w:anchor="thm-direct-sum-equiv">
        <w:del w:id="5438" w:author="PR Preview" w:date="2026-01-01T00:00:00Z">
          <w:r>
            <w:rPr>
              <w:rStyle w:val="Hyperlink"/>
            </w:rPr>
            <w:delText xml:space="preserve">Theorem 49</w:delText>
          </w:r>
        </w:del>
      </w:hyperlink>
      <w:del w:id="5439" w:author="PR Preview" w:date="2026-01-01T00:00:00Z">
        <w:r>
          <w:delText xml:space="preserve"> </w:delText>
        </w:r>
      </w:del>
      <w:del w:id="5440" w:author="PR Preview" w:date="2026-01-01T00:00:00Z">
        <w:r>
          <w:delText xml:space="preserve">(statement 1 implies statement 3).</w:delText>
        </w:r>
      </w:del>
    </w:p>
    <w:p>
      <w:pPr>
        <w:pStyle w:val="BodyText"/>
      </w:pPr>
      <w:del w:id="5441" w:author="PR Preview" w:date="2026-01-01T00:00:00Z">
        <w:r>
          <w:rPr>
            <w:b/>
            <w:bCs/>
          </w:rPr>
          <w:delText xml:space="preserve">Example 93 (Splitting a vector of</w:delText>
        </w:r>
      </w:del>
      <w:del w:id="5442" w:author="PR Preview" w:date="2026-01-01T00:00:00Z">
        <w:r>
          <w:rPr>
            <w:b/>
            <w:bCs/>
          </w:rPr>
          <w:delText xml:space="preserve"> </w:delText>
        </w:r>
      </w:del>
      <m:oMath>
        <m:sSup>
          <m:e>
            <m:r>
              <m:rPr>
                <m:scr m:val="double-struck"/>
                <m:sty m:val="p"/>
              </m:rPr>
              <m:t>R</m:t>
            </m:r>
          </m:e>
          <m:sup>
            <m:r>
              <m:t>3</m:t>
            </m:r>
          </m:sup>
        </m:sSup>
      </m:oMath>
      <w:del w:id="5443" w:author="PR Preview" w:date="2026-01-01T00:00:00Z">
        <w:r>
          <w:rPr>
            <w:b/>
            <w:bCs/>
          </w:rPr>
          <w:delText xml:space="preserve"> </w:delText>
        </w:r>
      </w:del>
      <w:del w:id="5444" w:author="PR Preview" w:date="2026-01-01T00:00:00Z">
        <w:r>
          <w:rPr>
            <w:b/>
            <w:bCs/>
          </w:rPr>
          <w:delText xml:space="preserve">along a line and its complement)</w:delText>
        </w:r>
      </w:del>
      <w:del w:id="5445" w:author="PR Preview" w:date="2026-01-01T00:00:00Z">
        <w:r>
          <w:delText xml:space="preserve"> </w:delText>
        </w:r>
      </w:del>
      <w:del w:id="5446" w:author="PR Preview" w:date="2026-01-01T00:00:00Z">
        <w:r>
          <w:delText xml:space="preserve">Let</w:delText>
        </w:r>
      </w:del>
      <w:del w:id="544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5448" w:author="PR Preview" w:date="2026-01-01T00:00:00Z">
        <w:r>
          <w:delText xml:space="preserve"> </w:delText>
        </w:r>
      </w:del>
      <w:del w:id="5449" w:author="PR Preview" w:date="2026-01-01T00:00:00Z">
        <w:r>
          <w:delText xml:space="preserve">in</w:delText>
        </w:r>
      </w:del>
      <w:del w:id="5450" w:author="PR Preview" w:date="2026-01-01T00:00:00Z">
        <w:r>
          <w:delText xml:space="preserve"> </w:delText>
        </w:r>
      </w:del>
      <m:oMath>
        <m:sSup>
          <m:e>
            <m:r>
              <m:rPr>
                <m:scr m:val="double-struck"/>
                <m:sty m:val="p"/>
              </m:rPr>
              <m:t>R</m:t>
            </m:r>
          </m:e>
          <m:sup>
            <m:r>
              <m:t>3</m:t>
            </m:r>
          </m:sup>
        </m:sSup>
      </m:oMath>
      <w:del w:id="5451" w:author="PR Preview" w:date="2026-01-01T00:00:00Z">
        <w:r>
          <w:delText xml:space="preserve">.</w:delText>
        </w:r>
      </w:del>
      <w:del w:id="5452" w:author="PR Preview" w:date="2026-01-01T00:00:00Z">
        <w:r>
          <w:delText xml:space="preserve"> </w:delText>
        </w:r>
      </w:del>
      <w:del w:id="5453" w:author="PR Preview" w:date="2026-01-01T00:00:00Z">
        <w:r>
          <w:delText xml:space="preserve">A single nonzero vector is linearly independent</w:delText>
        </w:r>
      </w:del>
      <w:del w:id="5454" w:author="PR Preview" w:date="2026-01-01T00:00:00Z">
        <w:r>
          <w:delText xml:space="preserve"> </w:delText>
        </w:r>
      </w:del>
      <w:del w:id="5455" w:author="PR Preview" w:date="2026-01-01T00:00:00Z">
        <w:r>
          <w:delText xml:space="preserve">(</w:delText>
        </w:r>
      </w:del>
      <w:del w:id="5456" w:author="PR Preview" w:date="2026-01-01T00:00:00Z">
        <w:r>
          <w:delText xml:space="preserve">$c\,\mathord{\smash[b]{\underset{\raise.3ex\hbox{$\scriptstyle\sim$}}{v}}\vphantom{v}} = \mathord{\smash[b]{\underset{\raise.3ex\hbox{$\scriptstyle\sim$}}{0}}\vphantom{0}}$</w:delText>
        </w:r>
      </w:del>
      <w:del w:id="5457" w:author="PR Preview" w:date="2026-01-01T00:00:00Z">
        <w:r>
          <w:delText xml:space="preserve"> </w:delText>
        </w:r>
      </w:del>
      <w:del w:id="5458" w:author="PR Preview" w:date="2026-01-01T00:00:00Z">
        <w:r>
          <w:delText xml:space="preserve">with</w:delText>
        </w:r>
      </w:del>
      <w:del w:id="5459" w:author="PR Preview" w:date="2026-01-01T00:00:00Z">
        <w:r>
          <w:delText xml:space="preserve"> </w:delText>
        </w:r>
      </w:del>
      <w:del w:id="5460" w:author="PR Preview" w:date="2026-01-01T00:00:00Z">
        <w:r>
          <w:delText xml:space="preserve">$\mathord{\smash[b]{\underset{\raise.3ex\hbox{$\scriptstyle\sim$}}{v}}\vphantom{v}} \ne \mathord{\smash[b]{\underset{\raise.3ex\hbox{$\scriptstyle\sim$}}{0}}\vphantom{0}}$</w:delText>
        </w:r>
      </w:del>
      <w:del w:id="5461" w:author="PR Preview" w:date="2026-01-01T00:00:00Z">
        <w:r>
          <w:delText xml:space="preserve"> </w:delText>
        </w:r>
      </w:del>
      <w:del w:id="5462" w:author="PR Preview" w:date="2026-01-01T00:00:00Z">
        <w:r>
          <w:delText xml:space="preserve">forces</w:delText>
        </w:r>
      </w:del>
      <w:del w:id="5463" w:author="PR Preview" w:date="2026-01-01T00:00:00Z">
        <w:r>
          <w:delText xml:space="preserve"> </w:delText>
        </w:r>
      </w:del>
      <m:oMath>
        <m:r>
          <m:t>c</m:t>
        </m:r>
        <m:r>
          <m:rPr>
            <m:sty m:val="p"/>
          </m:rPr>
          <m:t>=</m:t>
        </m:r>
        <m:r>
          <m:t>0</m:t>
        </m:r>
      </m:oMath>
      <w:del w:id="5464" w:author="PR Preview" w:date="2026-01-01T00:00:00Z">
        <w:r>
          <w:delText xml:space="preserve">),</w:delText>
        </w:r>
      </w:del>
      <w:del w:id="5465" w:author="PR Preview" w:date="2026-01-01T00:00:00Z">
        <w:r>
          <w:delText xml:space="preserve"> </w:delText>
        </w:r>
      </w:del>
      <w:del w:id="5466" w:author="PR Preview" w:date="2026-01-01T00:00:00Z">
        <w:r>
          <w:delText xml:space="preserve">so</w:delText>
        </w:r>
      </w:del>
      <w:del w:id="5467" w:author="PR Preview" w:date="2026-01-01T00:00:00Z">
        <w:r>
          <w:delText xml:space="preserve"> </w:delText>
        </w:r>
      </w:del>
      <m:oMath>
        <m:r>
          <m:rPr>
            <m:sty m:val="p"/>
          </m:rPr>
          <m:t>(</m:t>
        </m:r>
        <m:r>
          <m:t>1</m:t>
        </m:r>
        <m:r>
          <m:rPr>
            <m:sty m:val="p"/>
          </m:rPr>
          <m:t>,</m:t>
        </m:r>
        <m:r>
          <m:t>1</m:t>
        </m:r>
        <m:r>
          <m:rPr>
            <m:sty m:val="p"/>
          </m:rPr>
          <m:t>,</m:t>
        </m:r>
        <m:r>
          <m:t>0</m:t>
        </m:r>
        <m:r>
          <m:rPr>
            <m:sty m:val="p"/>
          </m:rPr>
          <m:t>)</m:t>
        </m:r>
      </m:oMath>
      <w:del w:id="5468" w:author="PR Preview" w:date="2026-01-01T00:00:00Z">
        <w:r>
          <w:delText xml:space="preserve"> </w:delText>
        </w:r>
      </w:del>
      <w:del w:id="5469" w:author="PR Preview" w:date="2026-01-01T00:00:00Z">
        <w:r>
          <w:delText xml:space="preserve">is a basis of</w:delText>
        </w:r>
      </w:del>
      <w:del w:id="5470" w:author="PR Preview" w:date="2026-01-01T00:00:00Z">
        <w:r>
          <w:delText xml:space="preserve"> </w:delText>
        </w:r>
      </w:del>
      <m:oMath>
        <m:r>
          <m:rPr>
            <m:scr m:val="script"/>
            <m:sty m:val="p"/>
          </m:rPr>
          <m:t>S</m:t>
        </m:r>
      </m:oMath>
      <w:del w:id="5471" w:author="PR Preview" w:date="2026-01-01T00:00:00Z">
        <w:r>
          <w:delText xml:space="preserve"> </w:delText>
        </w:r>
      </w:del>
      <w:del w:id="5472" w:author="PR Preview" w:date="2026-01-01T00:00:00Z">
        <w:r>
          <w:delText xml:space="preserve">and</w:delText>
        </w:r>
      </w:del>
      <w:del w:id="5473"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5474" w:author="PR Preview" w:date="2026-01-01T00:00:00Z">
        <w:r>
          <w:delText xml:space="preserve">.</w:delText>
        </w:r>
      </w:del>
      <w:del w:id="5475" w:author="PR Preview" w:date="2026-01-01T00:00:00Z">
        <w:r>
          <w:delText xml:space="preserve"> </w:delText>
        </w:r>
      </w:del>
      <w:del w:id="5476" w:author="PR Preview" w:date="2026-01-01T00:00:00Z">
        <w:r>
          <w:delText xml:space="preserve">A vector</w:delText>
        </w:r>
      </w:del>
      <w:del w:id="5477" w:author="PR Preview" w:date="2026-01-01T00:00:00Z">
        <w:r>
          <w:delText xml:space="preserve"> </w:delText>
        </w:r>
      </w:del>
      <w:del w:id="5478" w:author="PR Preview" w:date="2026-01-01T00:00:00Z">
        <w:r>
          <w:delText xml:space="preserve">$\mathord{\smash[b]{\underset{\raise.3ex\hbox{$\scriptstyle\sim$}}{u}}\vphantom{u}}$</w:delText>
        </w:r>
      </w:del>
      <w:del w:id="5479" w:author="PR Preview" w:date="2026-01-01T00:00:00Z">
        <w:r>
          <w:delText xml:space="preserve"> </w:delText>
        </w:r>
      </w:del>
      <w:del w:id="5480" w:author="PR Preview" w:date="2026-01-01T00:00:00Z">
        <w:r>
          <w:delText xml:space="preserve">is in</w:delText>
        </w:r>
      </w:del>
      <w:del w:id="5481" w:author="PR Preview" w:date="2026-01-01T00:00:00Z">
        <w:r>
          <w:delText xml:space="preserve"> </w:delText>
        </w:r>
      </w:del>
      <m:oMath>
        <m:sSup>
          <m:e>
            <m:r>
              <m:rPr>
                <m:scr m:val="script"/>
                <m:sty m:val="p"/>
              </m:rPr>
              <m:t>S</m:t>
            </m:r>
          </m:e>
          <m:sup>
            <m:r>
              <m:rPr>
                <m:sty m:val="p"/>
              </m:rPr>
              <m:t>⟂</m:t>
            </m:r>
          </m:sup>
        </m:sSup>
      </m:oMath>
      <w:del w:id="5482" w:author="PR Preview" w:date="2026-01-01T00:00:00Z">
        <w:r>
          <w:delText xml:space="preserve"> </w:delText>
        </w:r>
      </w:del>
      <w:del w:id="5483" w:author="PR Preview" w:date="2026-01-01T00:00:00Z">
        <w:r>
          <w:delText xml:space="preserve">exactly when</w:delText>
        </w:r>
      </w:del>
      <w:del w:id="5484"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5485" w:author="PR Preview" w:date="2026-01-01T00:00:00Z">
        <w:r>
          <w:delText xml:space="preserve">:</w:delText>
        </w:r>
      </w:del>
      <w:del w:id="5486" w:author="PR Preview" w:date="2026-01-01T00:00:00Z">
        <w:r>
          <w:delText xml:space="preserve"> </w:delText>
        </w:r>
      </w:del>
      <w:del w:id="5487" w:author="PR Preview" w:date="2026-01-01T00:00:00Z">
        <w:r>
          <w:delText xml:space="preserve">that condition says</w:delText>
        </w:r>
      </w:del>
      <w:del w:id="5488" w:author="PR Preview" w:date="2026-01-01T00:00:00Z">
        <w:r>
          <w:delText xml:space="preserve"> </w:delText>
        </w:r>
      </w:del>
      <w:del w:id="5489" w:author="PR Preview" w:date="2026-01-01T00:00:00Z">
        <w:r>
          <w:delText xml:space="preserve">$(1, 1, 0) \cdot \mathord{\smash[b]{\underset{\raise.3ex\hbox{$\scriptstyle\sim$}}{u}}\vphantom{u}} = 0$</w:delText>
        </w:r>
      </w:del>
      <w:del w:id="5490" w:author="PR Preview" w:date="2026-01-01T00:00:00Z">
        <w:r>
          <w:delText xml:space="preserve">,</w:delText>
        </w:r>
      </w:del>
      <w:del w:id="5491" w:author="PR Preview" w:date="2026-01-01T00:00:00Z">
        <w:r>
          <w:delText xml:space="preserve"> </w:delText>
        </w:r>
      </w:del>
      <w:del w:id="5492" w:author="PR Preview" w:date="2026-01-01T00:00:00Z">
        <w:r>
          <w:delText xml:space="preserve">and then</w:delText>
        </w:r>
      </w:del>
    </w:p>
    <w:p>
      <w:pPr>
        <w:pStyle w:val="BodyText"/>
      </w:pPr>
      <w:ins w:id="5493" w:author="PR Preview" w:date="2026-01-01T00:00:00Z">
        <w:r>
          <w:rPr>
            <w:b/>
            <w:bCs/>
          </w:rPr>
          <w:t xml:space="preserve">Part 2.</w:t>
        </w:r>
      </w:ins>
      <w:ins w:id="5494" w:author="PR Preview" w:date="2026-01-01T00:00:00Z">
        <w:r>
          <w:t xml:space="preserve"> </w:t>
        </w:r>
      </w:ins>
      <w:ins w:id="5495" w:author="PR Preview" w:date="2026-01-01T00:00:00Z">
        <w:r>
          <w:t xml:space="preserve">Let</w:t>
        </w:r>
      </w:ins>
      <w:ins w:id="5496"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5497" w:author="PR Preview" w:date="2026-01-01T00:00:00Z">
        <w:r>
          <w:t xml:space="preserve">.</w:t>
        </w:r>
      </w:ins>
      <w:ins w:id="5498" w:author="PR Preview" w:date="2026-01-01T00:00:00Z">
        <w:r>
          <w:t xml:space="preserve"> </w:t>
        </w:r>
      </w:ins>
      <w:ins w:id="5499" w:author="PR Preview" w:date="2026-01-01T00:00:00Z">
        <w:r>
          <w:t xml:space="preserve">If</w:t>
        </w:r>
      </w:ins>
      <w:ins w:id="5500" w:author="PR Preview" w:date="2026-01-01T00:00:00Z">
        <w:r>
          <w:t xml:space="preserve"> </w:t>
        </w:r>
      </w:ins>
      <m:oMath>
        <m:r>
          <m:t>d</m:t>
        </m:r>
        <m:r>
          <m:rPr>
            <m:sty m:val="p"/>
          </m:rPr>
          <m:t>=</m:t>
        </m:r>
        <m:r>
          <m:t>0</m:t>
        </m:r>
      </m:oMath>
      <w:ins w:id="5501" w:author="PR Preview" w:date="2026-01-01T00:00:00Z">
        <w:r>
          <w:t xml:space="preserve">, then</w:t>
        </w:r>
      </w:ins>
      <w:ins w:id="5502" w:author="PR Preview" w:date="2026-01-01T00:00:00Z">
        <w:r>
          <w:t xml:space="preserve"> </w:t>
        </w:r>
      </w:ins>
      <m:oMath>
        <m:r>
          <m:rPr>
            <m:scr m:val="script"/>
            <m:sty m:val="p"/>
          </m:rPr>
          <m:t>S</m:t>
        </m:r>
      </m:oMath>
      <w:ins w:id="5503" w:author="PR Preview" w:date="2026-01-01T00:00:00Z">
        <w:r>
          <w:t xml:space="preserve"> </w:t>
        </w:r>
      </w:ins>
      <w:ins w:id="5504" w:author="PR Preview" w:date="2026-01-01T00:00:00Z">
        <w:r>
          <w:t xml:space="preserve">has a basis (</w:t>
        </w:r>
      </w:ins>
      <w:hyperlink w:anchor="thm-extend-basis">
        <w:ins w:id="5505" w:author="PR Preview" w:date="2026-01-01T00:00:00Z">
          <w:r>
            <w:rPr>
              <w:rStyle w:val="Hyperlink"/>
            </w:rPr>
            <w:t xml:space="preserve">Theorem 29</w:t>
          </w:r>
        </w:ins>
      </w:hyperlink>
      <w:ins w:id="5506" w:author="PR Preview" w:date="2026-01-01T00:00:00Z">
        <w:r>
          <w:t xml:space="preserve">)</w:t>
        </w:r>
      </w:ins>
      <w:ins w:id="5507" w:author="PR Preview" w:date="2026-01-01T00:00:00Z">
        <w:r>
          <w:t xml:space="preserve"> </w:t>
        </w:r>
      </w:ins>
      <w:ins w:id="5508" w:author="PR Preview" w:date="2026-01-01T00:00:00Z">
        <w:r>
          <w:t xml:space="preserve">with</w:t>
        </w:r>
      </w:ins>
      <w:ins w:id="5509" w:author="PR Preview" w:date="2026-01-01T00:00:00Z">
        <w:r>
          <w:t xml:space="preserve"> </w:t>
        </w:r>
      </w:ins>
      <m:oMath>
        <m:r>
          <m:t>0</m:t>
        </m:r>
      </m:oMath>
      <w:ins w:id="5510" w:author="PR Preview" w:date="2026-01-01T00:00:00Z">
        <w:r>
          <w:t xml:space="preserve"> </w:t>
        </w:r>
      </w:ins>
      <w:ins w:id="5511" w:author="PR Preview" w:date="2026-01-01T00:00:00Z">
        <w:r>
          <w:t xml:space="preserve">vectors (</w:t>
        </w:r>
      </w:ins>
      <w:hyperlink w:anchor="def-dimension">
        <w:ins w:id="5512" w:author="PR Preview" w:date="2026-01-01T00:00:00Z">
          <w:r>
            <w:rPr>
              <w:rStyle w:val="Hyperlink"/>
            </w:rPr>
            <w:t xml:space="preserve">Definition 51</w:t>
          </w:r>
        </w:ins>
      </w:hyperlink>
      <w:ins w:id="5513" w:author="PR Preview" w:date="2026-01-01T00:00:00Z">
        <w:r>
          <w:t xml:space="preserve">), the empty list,</w:t>
        </w:r>
      </w:ins>
      <w:ins w:id="5514" w:author="PR Preview" w:date="2026-01-01T00:00:00Z">
        <w:r>
          <w:t xml:space="preserve"> </w:t>
        </w:r>
      </w:ins>
      <w:ins w:id="5515" w:author="PR Preview" w:date="2026-01-01T00:00:00Z">
        <w:r>
          <w:t xml:space="preserve">whose span is</w:t>
        </w:r>
      </w:ins>
      <w:ins w:id="5516" w:author="PR Preview" w:date="2026-01-01T00:00:00Z">
        <w:r>
          <w:t xml:space="preserve"> </w:t>
        </w:r>
      </w:ins>
      <w:ins w:id="5517" w:author="PR Preview" w:date="2026-01-01T00:00:00Z">
        <w:r>
          <w:t xml:space="preserve">$\mathopen{}\left\{\mathord{\smash[b]{\underset{\raise.3ex\hbox{$\scriptstyle\sim$}}{0}}\vphantom{0}}\right\}\mathclose{}$</w:t>
        </w:r>
      </w:ins>
      <w:ins w:id="5518" w:author="PR Preview" w:date="2026-01-01T00:00:00Z">
        <w:r>
          <w:t xml:space="preserve"> </w:t>
        </w:r>
      </w:ins>
      <w:ins w:id="5519" w:author="PR Preview" w:date="2026-01-01T00:00:00Z">
        <w:r>
          <w:t xml:space="preserve">(</w:t>
        </w:r>
      </w:ins>
      <w:hyperlink w:anchor="def-span">
        <w:ins w:id="5520" w:author="PR Preview" w:date="2026-01-01T00:00:00Z">
          <w:r>
            <w:rPr>
              <w:rStyle w:val="Hyperlink"/>
            </w:rPr>
            <w:t xml:space="preserve">Definition 47</w:t>
          </w:r>
        </w:ins>
      </w:hyperlink>
      <w:ins w:id="5521" w:author="PR Preview" w:date="2026-01-01T00:00:00Z">
        <w:r>
          <w:t xml:space="preserve">);</w:t>
        </w:r>
      </w:ins>
      <w:ins w:id="5522" w:author="PR Preview" w:date="2026-01-01T00:00:00Z">
        <w:r>
          <w:t xml:space="preserve"> </w:t>
        </w:r>
      </w:ins>
      <w:ins w:id="5523" w:author="PR Preview" w:date="2026-01-01T00:00:00Z">
        <w:r>
          <w:t xml:space="preserve">so</w:t>
        </w:r>
      </w:ins>
      <w:ins w:id="5524" w:author="PR Preview" w:date="2026-01-01T00:00:00Z">
        <w:r>
          <w:t xml:space="preserve"> </w:t>
        </w:r>
      </w:ins>
      <w:ins w:id="5525" w:author="PR Preview" w:date="2026-01-01T00:00:00Z">
        <w:r>
          <w:t xml:space="preserve">$\mathcal{S} = \mathopen{}\left\{\mathord{\smash[b]{\underset{\raise.3ex\hbox{$\scriptstyle\sim$}}{0}}\vphantom{0}}\right\}\mathclose{}$</w:t>
        </w:r>
      </w:ins>
      <w:ins w:id="5526" w:author="PR Preview" w:date="2026-01-01T00:00:00Z">
        <w:r>
          <w:t xml:space="preserve">,</w:t>
        </w:r>
      </w:ins>
      <w:ins w:id="5527"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5528" w:author="PR Preview" w:date="2026-01-01T00:00:00Z">
        <w:r>
          <w:t xml:space="preserve"> </w:t>
        </w:r>
      </w:ins>
      <w:ins w:id="5529" w:author="PR Preview" w:date="2026-01-01T00:00:00Z">
        <w:r>
          <w:t xml:space="preserve">(every</w:t>
        </w:r>
      </w:ins>
      <w:ins w:id="5530" w:author="PR Preview" w:date="2026-01-01T00:00:00Z">
        <w:r>
          <w:t xml:space="preserve"> </w:t>
        </w:r>
      </w:ins>
      <w:ins w:id="5531" w:author="PR Preview" w:date="2026-01-01T00:00:00Z">
        <w:r>
          <w:t xml:space="preserve">$\mathord{\smash[b]{\underset{\raise.3ex\hbox{$\scriptstyle\sim$}}{u}}\vphantom{u}}$</w:t>
        </w:r>
      </w:ins>
      <w:ins w:id="5532" w:author="PR Preview" w:date="2026-01-01T00:00:00Z">
        <w:r>
          <w:t xml:space="preserve"> </w:t>
        </w:r>
      </w:ins>
      <w:ins w:id="5533" w:author="PR Preview" w:date="2026-01-01T00:00:00Z">
        <w:r>
          <w:t xml:space="preserve">satisfies</w:t>
        </w:r>
      </w:ins>
      <w:ins w:id="5534" w:author="PR Preview" w:date="2026-01-01T00:00:00Z">
        <w:r>
          <w:t xml:space="preserve"> </w:t>
        </w:r>
      </w:ins>
      <w:ins w:id="5535" w:author="PR Preview" w:date="2026-01-01T00:00:00Z">
        <w:r>
          <w:t xml:space="preserve">$\mathord{\smash[b]{\underset{\raise.3ex\hbox{$\scriptstyle\sim$}}{0}}\vphantom{0}}\cdot \mathord{\smash[b]{\underset{\raise.3ex\hbox{$\scriptstyle\sim$}}{u}}\vphantom{u}} = 0$</w:t>
        </w:r>
      </w:ins>
      <w:ins w:id="5536" w:author="PR Preview" w:date="2026-01-01T00:00:00Z">
        <w:r>
          <w:t xml:space="preserve">),</w:t>
        </w:r>
      </w:ins>
      <w:ins w:id="5537" w:author="PR Preview" w:date="2026-01-01T00:00:00Z">
        <w:r>
          <w:t xml:space="preserve"> </w:t>
        </w:r>
      </w:ins>
      <w:ins w:id="5538" w:author="PR Preview" w:date="2026-01-01T00:00:00Z">
        <w:r>
          <w:t xml:space="preserve">and</w:t>
        </w:r>
      </w:ins>
      <w:ins w:id="5539" w:author="PR Preview" w:date="2026-01-01T00:00:00Z">
        <w:r>
          <w:t xml:space="preserve"> </w:t>
        </w:r>
      </w:ins>
      <m:oMath>
        <m:r>
          <m:t>0</m:t>
        </m:r>
        <m:r>
          <m:rPr>
            <m:sty m:val="p"/>
          </m:rPr>
          <m:t>+</m:t>
        </m:r>
        <m:r>
          <m:t>p</m:t>
        </m:r>
        <m:r>
          <m:rPr>
            <m:sty m:val="p"/>
          </m:rPr>
          <m:t>=</m:t>
        </m:r>
        <m:r>
          <m:t>p</m:t>
        </m:r>
      </m:oMath>
      <w:ins w:id="5540" w:author="PR Preview" w:date="2026-01-01T00:00:00Z">
        <w:r>
          <w:t xml:space="preserve"> </w:t>
        </w:r>
      </w:ins>
      <w:ins w:id="5541" w:author="PR Preview" w:date="2026-01-01T00:00:00Z">
        <w:r>
          <w:t xml:space="preserve">(</w:t>
        </w:r>
      </w:ins>
      <w:hyperlink w:anchor="exm-dimension">
        <w:ins w:id="5542" w:author="PR Preview" w:date="2026-01-01T00:00:00Z">
          <w:r>
            <w:rPr>
              <w:rStyle w:val="Hyperlink"/>
            </w:rPr>
            <w:t xml:space="preserve">Example 50</w:t>
          </w:r>
        </w:ins>
      </w:hyperlink>
      <w:ins w:id="5543" w:author="PR Preview" w:date="2026-01-01T00:00:00Z">
        <w:r>
          <w:t xml:space="preserve">).</w:t>
        </w:r>
      </w:ins>
      <w:ins w:id="5544" w:author="PR Preview" w:date="2026-01-01T00:00:00Z">
        <w:r>
          <w:t xml:space="preserve"> </w:t>
        </w:r>
      </w:ins>
      <w:ins w:id="5545" w:author="PR Preview" w:date="2026-01-01T00:00:00Z">
        <w:r>
          <w:t xml:space="preserve">If</w:t>
        </w:r>
      </w:ins>
      <w:ins w:id="5546" w:author="PR Preview" w:date="2026-01-01T00:00:00Z">
        <w:r>
          <w:t xml:space="preserve"> </w:t>
        </w:r>
      </w:ins>
      <m:oMath>
        <m:r>
          <m:t>d</m:t>
        </m:r>
        <m:r>
          <m:rPr>
            <m:sty m:val="p"/>
          </m:rPr>
          <m:t>≥</m:t>
        </m:r>
        <m:r>
          <m:t>1</m:t>
        </m:r>
      </m:oMath>
      <w:ins w:id="5547" w:author="PR Preview" w:date="2026-01-01T00:00:00Z">
        <w:r>
          <w:t xml:space="preserve">, choose a basis</w:t>
        </w:r>
      </w:ins>
      <w:ins w:id="5548" w:author="PR Preview" w:date="2026-01-01T00:00:00Z">
        <w:r>
          <w:t xml:space="preserve"> </w:t>
        </w:r>
      </w:ins>
      <w:ins w:id="5549" w:author="PR Preview" w:date="2026-01-01T00:00:00Z">
        <w:r>
          <w:t xml:space="preserve">$\mathord{\smash[b]{\underset{\raise.3ex\hbox{$\scriptstyle\sim$}}{a}}\vphantom{a}}_1, \ldots, \mathord{\smash[b]{\underset{\raise.3ex\hbox{$\scriptstyle\sim$}}{a}}\vphantom{a}}_d$</w:t>
        </w:r>
      </w:ins>
      <w:ins w:id="5550" w:author="PR Preview" w:date="2026-01-01T00:00:00Z">
        <w:r>
          <w:t xml:space="preserve"> </w:t>
        </w:r>
      </w:ins>
      <w:ins w:id="5551" w:author="PR Preview" w:date="2026-01-01T00:00:00Z">
        <w:r>
          <w:t xml:space="preserve">of</w:t>
        </w:r>
      </w:ins>
      <w:ins w:id="5552" w:author="PR Preview" w:date="2026-01-01T00:00:00Z">
        <w:r>
          <w:t xml:space="preserve"> </w:t>
        </w:r>
      </w:ins>
      <m:oMath>
        <m:r>
          <m:rPr>
            <m:scr m:val="script"/>
            <m:sty m:val="p"/>
          </m:rPr>
          <m:t>S</m:t>
        </m:r>
      </m:oMath>
      <w:ins w:id="5553" w:author="PR Preview" w:date="2026-01-01T00:00:00Z">
        <w:r>
          <w:t xml:space="preserve"> </w:t>
        </w:r>
      </w:ins>
      <w:ins w:id="5554" w:author="PR Preview" w:date="2026-01-01T00:00:00Z">
        <w:r>
          <w:t xml:space="preserve">(</w:t>
        </w:r>
      </w:ins>
      <w:hyperlink w:anchor="thm-extend-basis">
        <w:ins w:id="5555" w:author="PR Preview" w:date="2026-01-01T00:00:00Z">
          <w:r>
            <w:rPr>
              <w:rStyle w:val="Hyperlink"/>
            </w:rPr>
            <w:t xml:space="preserve">Theorem 29</w:t>
          </w:r>
        </w:ins>
      </w:hyperlink>
      <w:ins w:id="5556" w:author="PR Preview" w:date="2026-01-01T00:00:00Z">
        <w:r>
          <w:t xml:space="preserve">),</w:t>
        </w:r>
      </w:ins>
      <w:ins w:id="5557" w:author="PR Preview" w:date="2026-01-01T00:00:00Z">
        <w:r>
          <w:t xml:space="preserve"> </w:t>
        </w:r>
      </w:ins>
      <w:ins w:id="5558" w:author="PR Preview" w:date="2026-01-01T00:00:00Z">
        <w:r>
          <w:t xml:space="preserve">and let</w:t>
        </w:r>
      </w:ins>
      <w:ins w:id="5559" w:author="PR Preview" w:date="2026-01-01T00:00:00Z">
        <w:r>
          <w:t xml:space="preserve"> </w:t>
        </w:r>
      </w:ins>
      <m:oMath>
        <m:r>
          <m:rPr>
            <m:sty m:val="bi"/>
          </m:rPr>
          <m:t>A</m:t>
        </m:r>
      </m:oMath>
      <w:ins w:id="5560" w:author="PR Preview" w:date="2026-01-01T00:00:00Z">
        <w:r>
          <w:t xml:space="preserve"> </w:t>
        </w:r>
      </w:ins>
      <w:ins w:id="5561" w:author="PR Preview" w:date="2026-01-01T00:00:00Z">
        <w:r>
          <w:t xml:space="preserve">be the</w:t>
        </w:r>
      </w:ins>
      <w:ins w:id="5562" w:author="PR Preview" w:date="2026-01-01T00:00:00Z">
        <w:r>
          <w:t xml:space="preserve"> </w:t>
        </w:r>
      </w:ins>
      <m:oMath>
        <m:r>
          <m:t>p</m:t>
        </m:r>
        <m:r>
          <m:rPr>
            <m:sty m:val="p"/>
          </m:rPr>
          <m:t>×</m:t>
        </m:r>
        <m:r>
          <m:t>d</m:t>
        </m:r>
      </m:oMath>
      <w:ins w:id="5563" w:author="PR Preview" w:date="2026-01-01T00:00:00Z">
        <w:r>
          <w:t xml:space="preserve"> </w:t>
        </w:r>
      </w:ins>
      <w:ins w:id="5564" w:author="PR Preview" w:date="2026-01-01T00:00:00Z">
        <w:r>
          <w:t xml:space="preserve">matrix with these columns.</w:t>
        </w:r>
      </w:ins>
      <w:ins w:id="5565" w:author="PR Preview" w:date="2026-01-01T00:00:00Z">
        <w:r>
          <w:t xml:space="preserve"> </w:t>
        </w:r>
      </w:ins>
      <w:ins w:id="5566" w:author="PR Preview" w:date="2026-01-01T00:00:00Z">
        <w:r>
          <w:t xml:space="preserve">The basis spans</w:t>
        </w:r>
      </w:ins>
      <w:ins w:id="5567" w:author="PR Preview" w:date="2026-01-01T00:00:00Z">
        <w:r>
          <w:t xml:space="preserve"> </w:t>
        </w:r>
      </w:ins>
      <m:oMath>
        <m:r>
          <m:rPr>
            <m:scr m:val="script"/>
            <m:sty m:val="p"/>
          </m:rPr>
          <m:t>S</m:t>
        </m:r>
      </m:oMath>
      <w:ins w:id="5568" w:author="PR Preview" w:date="2026-01-01T00:00:00Z">
        <w:r>
          <w:t xml:space="preserve">,</w:t>
        </w:r>
      </w:ins>
      <w:ins w:id="5569" w:author="PR Preview" w:date="2026-01-01T00:00:00Z">
        <w:r>
          <w:t xml:space="preserve"> </w:t>
        </w:r>
      </w:ins>
      <w:ins w:id="5570" w:author="PR Preview" w:date="2026-01-01T00:00:00Z">
        <w:r>
          <w:t xml:space="preserve">so</w:t>
        </w:r>
      </w:ins>
      <w:ins w:id="5571"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5572" w:author="PR Preview" w:date="2026-01-01T00:00:00Z">
        <w:r>
          <w:t xml:space="preserve"> </w:t>
        </w:r>
      </w:ins>
      <w:ins w:id="5573" w:author="PR Preview" w:date="2026-01-01T00:00:00Z">
        <w:r>
          <w:t xml:space="preserve">(</w:t>
        </w:r>
      </w:ins>
      <w:hyperlink w:anchor="thm-column-space-span">
        <w:ins w:id="5574" w:author="PR Preview" w:date="2026-01-01T00:00:00Z">
          <w:r>
            <w:rPr>
              <w:rStyle w:val="Hyperlink"/>
            </w:rPr>
            <w:t xml:space="preserve">Theorem 32</w:t>
          </w:r>
        </w:ins>
      </w:hyperlink>
      <w:ins w:id="5575" w:author="PR Preview" w:date="2026-01-01T00:00:00Z">
        <w:r>
          <w:t xml:space="preserve">),</w:t>
        </w:r>
      </w:ins>
      <w:ins w:id="5576" w:author="PR Preview" w:date="2026-01-01T00:00:00Z">
        <w:r>
          <w:t xml:space="preserve"> </w:t>
        </w:r>
      </w:ins>
      <w:ins w:id="5577" w:author="PR Preview" w:date="2026-01-01T00:00:00Z">
        <w:r>
          <w:t xml:space="preserve">and</w:t>
        </w:r>
      </w:ins>
      <w:ins w:id="5578"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5579" w:author="PR Preview" w:date="2026-01-01T00:00:00Z">
        <w:r>
          <w:t xml:space="preserve"> </w:t>
        </w:r>
      </w:ins>
      <w:ins w:id="5580" w:author="PR Preview" w:date="2026-01-01T00:00:00Z">
        <w:r>
          <w:t xml:space="preserve">(</w:t>
        </w:r>
      </w:ins>
      <w:hyperlink w:anchor="thm-complement-null-space">
        <w:ins w:id="5581" w:author="PR Preview" w:date="2026-01-01T00:00:00Z">
          <w:r>
            <w:rPr>
              <w:rStyle w:val="Hyperlink"/>
            </w:rPr>
            <w:t xml:space="preserve">Theorem 53</w:t>
          </w:r>
        </w:ins>
      </w:hyperlink>
      <w:ins w:id="5582" w:author="PR Preview" w:date="2026-01-01T00:00:00Z">
        <w:r>
          <w:t xml:space="preserve">).</w:t>
        </w:r>
      </w:ins>
      <w:ins w:id="5583" w:author="PR Preview" w:date="2026-01-01T00:00:00Z">
        <w:r>
          <w:t xml:space="preserve"> </w:t>
        </w:r>
      </w:ins>
      <m:oMath>
        <m:sSup>
          <m:e>
            <m:r>
              <m:rPr>
                <m:sty m:val="bi"/>
              </m:rPr>
              <m:t>A</m:t>
            </m:r>
          </m:e>
          <m:sup>
            <m:r>
              <m:rPr>
                <m:sty m:val="p"/>
              </m:rPr>
              <m:t>⊤</m:t>
            </m:r>
          </m:sup>
        </m:sSup>
      </m:oMath>
      <w:ins w:id="5584" w:author="PR Preview" w:date="2026-01-01T00:00:00Z">
        <w:r>
          <w:t xml:space="preserve"> </w:t>
        </w:r>
      </w:ins>
      <w:ins w:id="5585" w:author="PR Preview" w:date="2026-01-01T00:00:00Z">
        <w:r>
          <w:t xml:space="preserve">is</w:t>
        </w:r>
      </w:ins>
      <w:ins w:id="5586" w:author="PR Preview" w:date="2026-01-01T00:00:00Z">
        <w:r>
          <w:t xml:space="preserve"> </w:t>
        </w:r>
      </w:ins>
      <m:oMath>
        <m:r>
          <m:t>d</m:t>
        </m:r>
        <m:r>
          <m:rPr>
            <m:sty m:val="p"/>
          </m:rPr>
          <m:t>×</m:t>
        </m:r>
        <m:r>
          <m:t>p</m:t>
        </m:r>
      </m:oMath>
      <w:ins w:id="5587"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53</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5588" w:author="PR Preview" w:date="2026-01-01T00:00:00Z">
        <w:r>
          <w:rPr>
            <w:b/>
            <w:bCs/>
          </w:rPr>
          <w:t xml:space="preserve">Part 3.</w:t>
        </w:r>
      </w:ins>
      <w:ins w:id="5589"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5590" w:author="PR Preview" w:date="2026-01-01T00:00:00Z">
        <w:r>
          <w:t xml:space="preserve"> </w:t>
        </w:r>
      </w:ins>
      <w:ins w:id="5591" w:author="PR Preview" w:date="2026-01-01T00:00:00Z">
        <w:r>
          <w:t xml:space="preserve">is a subspace of</w:t>
        </w:r>
      </w:ins>
      <w:ins w:id="5592" w:author="PR Preview" w:date="2026-01-01T00:00:00Z">
        <w:r>
          <w:t xml:space="preserve"> </w:t>
        </w:r>
      </w:ins>
      <m:oMath>
        <m:sSup>
          <m:e>
            <m:r>
              <m:rPr>
                <m:scr m:val="double-struck"/>
                <m:sty m:val="p"/>
              </m:rPr>
              <m:t>R</m:t>
            </m:r>
          </m:e>
          <m:sup>
            <m:r>
              <m:t>p</m:t>
            </m:r>
          </m:sup>
        </m:sSup>
      </m:oMath>
      <w:ins w:id="5593" w:author="PR Preview" w:date="2026-01-01T00:00:00Z">
        <w:r>
          <w:t xml:space="preserve"> </w:t>
        </w:r>
      </w:ins>
      <w:ins w:id="5594" w:author="PR Preview" w:date="2026-01-01T00:00:00Z">
        <w:r>
          <w:t xml:space="preserve">(</w:t>
        </w:r>
      </w:ins>
      <w:hyperlink w:anchor="thm-sum-intersection-subspace">
        <w:ins w:id="5595" w:author="PR Preview" w:date="2026-01-01T00:00:00Z">
          <w:r>
            <w:rPr>
              <w:rStyle w:val="Hyperlink"/>
            </w:rPr>
            <w:t xml:space="preserve">Theorem 47</w:t>
          </w:r>
        </w:ins>
      </w:hyperlink>
      <w:ins w:id="5596" w:author="PR Preview" w:date="2026-01-01T00:00:00Z">
        <w:r>
          <w:t xml:space="preserve">), and</w:t>
        </w:r>
      </w:ins>
    </w:p>
    <w:p>
      <w:pPr>
        <w:pStyle w:val="BodyText"/>
      </w:pPr>
      <w:ins w:id="5597" w:author="PR Preview" w:date="2026-01-01T00:00:00Z">
        <w:r>
          <w:t xml:space="preserve">$$
    \begin{aligned}
    \dim(\mathcal{S} + \mathcal{S}^\perp)
    &amp;= \dim(\mathcal{S}) + \dim(\mathcal{S}^\perp) - \dim(\mathcal{S} \cap \mathcal{S}^\perp)
    &amp;&amp; \text{(}\text{Theorem~48}\text{)}
    \\
    &amp;= p - \dim(\mathcal{S} \cap \mathcal{S}^\perp)
    &amp;&amp; \text{(part 2)}
    \\
    &amp;= p - 0
    &amp;&amp; \text{(part 1, and } \dim(\mathopen{}\left\{\mathord{\smash[b]{\underset{\raise.3ex\hbox{$\scriptstyle\sim$}}{0}}\vphantom{0}}\right\}\mathclose{}) = 0 \text{ by }\text{Example~50}\text{)}
    \\
    &amp;= p.
    &amp;&amp; \text{(arithmetic)}
    \end{aligned}
    $$</w:t>
        </w:r>
      </w:ins>
    </w:p>
    <w:p>
      <w:pPr>
        <w:pStyle w:val="FirstParagraph"/>
      </w:pPr>
      <w:ins w:id="5598" w:author="PR Preview" w:date="2026-01-01T00:00:00Z">
        <w:r>
          <w:t xml:space="preserve">Since</w:t>
        </w:r>
      </w:ins>
      <w:ins w:id="5599"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5600" w:author="PR Preview" w:date="2026-01-01T00:00:00Z">
        <w:r>
          <w:t xml:space="preserve">,</w:t>
        </w:r>
      </w:ins>
      <w:ins w:id="5601" w:author="PR Preview" w:date="2026-01-01T00:00:00Z">
        <w:r>
          <w:t xml:space="preserve"> </w:t>
        </w:r>
      </w:ins>
      <m:oMath>
        <m:sSup>
          <m:e>
            <m:r>
              <m:rPr>
                <m:scr m:val="double-struck"/>
                <m:sty m:val="p"/>
              </m:rPr>
              <m:t>R</m:t>
            </m:r>
          </m:e>
          <m:sup>
            <m:r>
              <m:t>p</m:t>
            </m:r>
          </m:sup>
        </m:sSup>
      </m:oMath>
      <w:ins w:id="5602" w:author="PR Preview" w:date="2026-01-01T00:00:00Z">
        <w:r>
          <w:t xml:space="preserve"> </w:t>
        </w:r>
      </w:ins>
      <w:ins w:id="5603" w:author="PR Preview" w:date="2026-01-01T00:00:00Z">
        <w:r>
          <w:t xml:space="preserve">is a subspace (</w:t>
        </w:r>
      </w:ins>
      <w:hyperlink w:anchor="exm-subspace">
        <w:ins w:id="5604" w:author="PR Preview" w:date="2026-01-01T00:00:00Z">
          <w:r>
            <w:rPr>
              <w:rStyle w:val="Hyperlink"/>
            </w:rPr>
            <w:t xml:space="preserve">Example 37</w:t>
          </w:r>
        </w:ins>
      </w:hyperlink>
      <w:ins w:id="5605" w:author="PR Preview" w:date="2026-01-01T00:00:00Z">
        <w:r>
          <w:t xml:space="preserve">)</w:t>
        </w:r>
      </w:ins>
      <w:ins w:id="5606" w:author="PR Preview" w:date="2026-01-01T00:00:00Z">
        <w:r>
          <w:t xml:space="preserve"> </w:t>
        </w:r>
      </w:ins>
      <w:ins w:id="5607" w:author="PR Preview" w:date="2026-01-01T00:00:00Z">
        <w:r>
          <w:t xml:space="preserve">and</w:t>
        </w:r>
      </w:ins>
      <w:ins w:id="5608"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5609" w:author="PR Preview" w:date="2026-01-01T00:00:00Z">
        <w:r>
          <w:t xml:space="preserve"> </w:t>
        </w:r>
      </w:ins>
      <w:ins w:id="5610" w:author="PR Preview" w:date="2026-01-01T00:00:00Z">
        <w:r>
          <w:t xml:space="preserve">(</w:t>
        </w:r>
      </w:ins>
      <w:hyperlink w:anchor="exm-dimension">
        <w:ins w:id="5611" w:author="PR Preview" w:date="2026-01-01T00:00:00Z">
          <w:r>
            <w:rPr>
              <w:rStyle w:val="Hyperlink"/>
            </w:rPr>
            <w:t xml:space="preserve">Example 50</w:t>
          </w:r>
        </w:ins>
      </w:hyperlink>
      <w:ins w:id="5612" w:author="PR Preview" w:date="2026-01-01T00:00:00Z">
        <w:r>
          <w:t xml:space="preserve">),</w:t>
        </w:r>
      </w:ins>
      <w:ins w:id="5613" w:author="PR Preview" w:date="2026-01-01T00:00:00Z">
        <w:r>
          <w:t xml:space="preserve"> </w:t>
        </w:r>
      </w:ins>
      <w:hyperlink w:anchor="thm-subspace-equal-dim">
        <w:ins w:id="5614" w:author="PR Preview" w:date="2026-01-01T00:00:00Z">
          <w:r>
            <w:rPr>
              <w:rStyle w:val="Hyperlink"/>
            </w:rPr>
            <w:t xml:space="preserve">Theorem 31</w:t>
          </w:r>
        </w:ins>
      </w:hyperlink>
      <w:ins w:id="5615" w:author="PR Preview" w:date="2026-01-01T00:00:00Z">
        <w:r>
          <w:t xml:space="preserve"> </w:t>
        </w:r>
      </w:ins>
      <w:ins w:id="5616" w:author="PR Preview" w:date="2026-01-01T00:00:00Z">
        <w:r>
          <w:t xml:space="preserve">gives</w:t>
        </w:r>
      </w:ins>
      <w:ins w:id="5617"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5618" w:author="PR Preview" w:date="2026-01-01T00:00:00Z">
        <w:r>
          <w:t xml:space="preserve">.</w:t>
        </w:r>
      </w:ins>
      <w:ins w:id="5619" w:author="PR Preview" w:date="2026-01-01T00:00:00Z">
        <w:r>
          <w:t xml:space="preserve"> </w:t>
        </w:r>
      </w:ins>
      <w:ins w:id="5620" w:author="PR Preview" w:date="2026-01-01T00:00:00Z">
        <w:r>
          <w:t xml:space="preserve">Together with part 1,</w:t>
        </w:r>
      </w:ins>
      <w:ins w:id="5621"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5622" w:author="PR Preview" w:date="2026-01-01T00:00:00Z">
        <w:r>
          <w:t xml:space="preserve">.</w:t>
        </w:r>
      </w:ins>
      <w:ins w:id="5623" w:author="PR Preview" w:date="2026-01-01T00:00:00Z">
        <w:r>
          <w:t xml:space="preserve"> </w:t>
        </w:r>
      </w:ins>
      <w:ins w:id="5624" w:author="PR Preview" w:date="2026-01-01T00:00:00Z">
        <w:r>
          <w:t xml:space="preserve">The uniqueness of the split then follows from</w:t>
        </w:r>
      </w:ins>
      <w:ins w:id="5625" w:author="PR Preview" w:date="2026-01-01T00:00:00Z">
        <w:r>
          <w:t xml:space="preserve"> </w:t>
        </w:r>
      </w:ins>
      <w:hyperlink w:anchor="thm-direct-sum-equiv">
        <w:ins w:id="5626" w:author="PR Preview" w:date="2026-01-01T00:00:00Z">
          <w:r>
            <w:rPr>
              <w:rStyle w:val="Hyperlink"/>
            </w:rPr>
            <w:t xml:space="preserve">Theorem 50</w:t>
          </w:r>
        </w:ins>
      </w:hyperlink>
      <w:ins w:id="5627" w:author="PR Preview" w:date="2026-01-01T00:00:00Z">
        <w:r>
          <w:t xml:space="preserve"> </w:t>
        </w:r>
      </w:ins>
      <w:ins w:id="5628" w:author="PR Preview" w:date="2026-01-01T00:00:00Z">
        <w:r>
          <w:t xml:space="preserve">(statement 1 implies statement 3).</w:t>
        </w:r>
      </w:ins>
    </w:p>
    <w:bookmarkStart w:id="339" w:name="exm-orthogonal-direct-sum"/>
    <w:p>
      <w:pPr>
        <w:pStyle w:val="BodyText"/>
      </w:pPr>
      <w:ins w:id="5629" w:author="PR Preview" w:date="2026-01-01T00:00:00Z">
        <w:r>
          <w:rPr>
            <w:b/>
            <w:bCs/>
          </w:rPr>
          <w:t xml:space="preserve">Example 95 (Splitting a vector of</w:t>
        </w:r>
      </w:ins>
      <w:ins w:id="5630" w:author="PR Preview" w:date="2026-01-01T00:00:00Z">
        <w:r>
          <w:rPr>
            <w:b/>
            <w:bCs/>
          </w:rPr>
          <w:t xml:space="preserve"> </w:t>
        </w:r>
      </w:ins>
      <m:oMath>
        <m:sSup>
          <m:e>
            <m:r>
              <m:rPr>
                <m:scr m:val="double-struck"/>
                <m:sty m:val="p"/>
              </m:rPr>
              <m:t>R</m:t>
            </m:r>
          </m:e>
          <m:sup>
            <m:r>
              <m:t>3</m:t>
            </m:r>
          </m:sup>
        </m:sSup>
      </m:oMath>
      <w:ins w:id="5631" w:author="PR Preview" w:date="2026-01-01T00:00:00Z">
        <w:r>
          <w:rPr>
            <w:b/>
            <w:bCs/>
          </w:rPr>
          <w:t xml:space="preserve"> </w:t>
        </w:r>
      </w:ins>
      <w:ins w:id="5632" w:author="PR Preview" w:date="2026-01-01T00:00:00Z">
        <w:r>
          <w:rPr>
            <w:b/>
            <w:bCs/>
          </w:rPr>
          <w:t xml:space="preserve">along a line and its complement)</w:t>
        </w:r>
      </w:ins>
      <w:ins w:id="5633" w:author="PR Preview" w:date="2026-01-01T00:00:00Z">
        <w:r>
          <w:t xml:space="preserve"> </w:t>
        </w:r>
      </w:ins>
      <w:ins w:id="5634" w:author="PR Preview" w:date="2026-01-01T00:00:00Z">
        <w:r>
          <w:t xml:space="preserve">Let</w:t>
        </w:r>
      </w:ins>
      <w:ins w:id="563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5636" w:author="PR Preview" w:date="2026-01-01T00:00:00Z">
        <w:r>
          <w:t xml:space="preserve"> </w:t>
        </w:r>
      </w:ins>
      <w:ins w:id="5637" w:author="PR Preview" w:date="2026-01-01T00:00:00Z">
        <w:r>
          <w:t xml:space="preserve">in</w:t>
        </w:r>
      </w:ins>
      <w:ins w:id="5638" w:author="PR Preview" w:date="2026-01-01T00:00:00Z">
        <w:r>
          <w:t xml:space="preserve"> </w:t>
        </w:r>
      </w:ins>
      <m:oMath>
        <m:sSup>
          <m:e>
            <m:r>
              <m:rPr>
                <m:scr m:val="double-struck"/>
                <m:sty m:val="p"/>
              </m:rPr>
              <m:t>R</m:t>
            </m:r>
          </m:e>
          <m:sup>
            <m:r>
              <m:t>3</m:t>
            </m:r>
          </m:sup>
        </m:sSup>
      </m:oMath>
      <w:ins w:id="5639" w:author="PR Preview" w:date="2026-01-01T00:00:00Z">
        <w:r>
          <w:t xml:space="preserve">.</w:t>
        </w:r>
      </w:ins>
      <w:ins w:id="5640" w:author="PR Preview" w:date="2026-01-01T00:00:00Z">
        <w:r>
          <w:t xml:space="preserve"> </w:t>
        </w:r>
      </w:ins>
      <w:ins w:id="5641" w:author="PR Preview" w:date="2026-01-01T00:00:00Z">
        <w:r>
          <w:t xml:space="preserve">A single nonzero vector is linearly independent</w:t>
        </w:r>
      </w:ins>
      <w:ins w:id="5642" w:author="PR Preview" w:date="2026-01-01T00:00:00Z">
        <w:r>
          <w:t xml:space="preserve"> </w:t>
        </w:r>
      </w:ins>
      <w:ins w:id="5643" w:author="PR Preview" w:date="2026-01-01T00:00:00Z">
        <w:r>
          <w:t xml:space="preserve">(</w:t>
        </w:r>
      </w:ins>
      <w:ins w:id="5644" w:author="PR Preview" w:date="2026-01-01T00:00:00Z">
        <w:r>
          <w:t xml:space="preserve">$c\,\mathord{\smash[b]{\underset{\raise.3ex\hbox{$\scriptstyle\sim$}}{v}}\vphantom{v}} = \mathord{\smash[b]{\underset{\raise.3ex\hbox{$\scriptstyle\sim$}}{0}}\vphantom{0}}$</w:t>
        </w:r>
      </w:ins>
      <w:ins w:id="5645" w:author="PR Preview" w:date="2026-01-01T00:00:00Z">
        <w:r>
          <w:t xml:space="preserve"> </w:t>
        </w:r>
      </w:ins>
      <w:ins w:id="5646" w:author="PR Preview" w:date="2026-01-01T00:00:00Z">
        <w:r>
          <w:t xml:space="preserve">with</w:t>
        </w:r>
      </w:ins>
      <w:ins w:id="5647" w:author="PR Preview" w:date="2026-01-01T00:00:00Z">
        <w:r>
          <w:t xml:space="preserve"> </w:t>
        </w:r>
      </w:ins>
      <w:ins w:id="5648" w:author="PR Preview" w:date="2026-01-01T00:00:00Z">
        <w:r>
          <w:t xml:space="preserve">$\mathord{\smash[b]{\underset{\raise.3ex\hbox{$\scriptstyle\sim$}}{v}}\vphantom{v}} \ne \mathord{\smash[b]{\underset{\raise.3ex\hbox{$\scriptstyle\sim$}}{0}}\vphantom{0}}$</w:t>
        </w:r>
      </w:ins>
      <w:ins w:id="5649" w:author="PR Preview" w:date="2026-01-01T00:00:00Z">
        <w:r>
          <w:t xml:space="preserve"> </w:t>
        </w:r>
      </w:ins>
      <w:ins w:id="5650" w:author="PR Preview" w:date="2026-01-01T00:00:00Z">
        <w:r>
          <w:t xml:space="preserve">forces</w:t>
        </w:r>
      </w:ins>
      <w:ins w:id="5651" w:author="PR Preview" w:date="2026-01-01T00:00:00Z">
        <w:r>
          <w:t xml:space="preserve"> </w:t>
        </w:r>
      </w:ins>
      <m:oMath>
        <m:r>
          <m:t>c</m:t>
        </m:r>
        <m:r>
          <m:rPr>
            <m:sty m:val="p"/>
          </m:rPr>
          <m:t>=</m:t>
        </m:r>
        <m:r>
          <m:t>0</m:t>
        </m:r>
      </m:oMath>
      <w:ins w:id="5652" w:author="PR Preview" w:date="2026-01-01T00:00:00Z">
        <w:r>
          <w:t xml:space="preserve">),</w:t>
        </w:r>
      </w:ins>
      <w:ins w:id="5653" w:author="PR Preview" w:date="2026-01-01T00:00:00Z">
        <w:r>
          <w:t xml:space="preserve"> </w:t>
        </w:r>
      </w:ins>
      <w:ins w:id="5654" w:author="PR Preview" w:date="2026-01-01T00:00:00Z">
        <w:r>
          <w:t xml:space="preserve">so</w:t>
        </w:r>
      </w:ins>
      <w:ins w:id="5655" w:author="PR Preview" w:date="2026-01-01T00:00:00Z">
        <w:r>
          <w:t xml:space="preserve"> </w:t>
        </w:r>
      </w:ins>
      <m:oMath>
        <m:r>
          <m:rPr>
            <m:sty m:val="p"/>
          </m:rPr>
          <m:t>(</m:t>
        </m:r>
        <m:r>
          <m:t>1</m:t>
        </m:r>
        <m:r>
          <m:rPr>
            <m:sty m:val="p"/>
          </m:rPr>
          <m:t>,</m:t>
        </m:r>
        <m:r>
          <m:t>1</m:t>
        </m:r>
        <m:r>
          <m:rPr>
            <m:sty m:val="p"/>
          </m:rPr>
          <m:t>,</m:t>
        </m:r>
        <m:r>
          <m:t>0</m:t>
        </m:r>
        <m:r>
          <m:rPr>
            <m:sty m:val="p"/>
          </m:rPr>
          <m:t>)</m:t>
        </m:r>
      </m:oMath>
      <w:ins w:id="5656" w:author="PR Preview" w:date="2026-01-01T00:00:00Z">
        <w:r>
          <w:t xml:space="preserve"> </w:t>
        </w:r>
      </w:ins>
      <w:ins w:id="5657" w:author="PR Preview" w:date="2026-01-01T00:00:00Z">
        <w:r>
          <w:t xml:space="preserve">is a basis of</w:t>
        </w:r>
      </w:ins>
      <w:ins w:id="5658" w:author="PR Preview" w:date="2026-01-01T00:00:00Z">
        <w:r>
          <w:t xml:space="preserve"> </w:t>
        </w:r>
      </w:ins>
      <m:oMath>
        <m:r>
          <m:rPr>
            <m:scr m:val="script"/>
            <m:sty m:val="p"/>
          </m:rPr>
          <m:t>S</m:t>
        </m:r>
      </m:oMath>
      <w:ins w:id="5659" w:author="PR Preview" w:date="2026-01-01T00:00:00Z">
        <w:r>
          <w:t xml:space="preserve"> </w:t>
        </w:r>
      </w:ins>
      <w:ins w:id="5660" w:author="PR Preview" w:date="2026-01-01T00:00:00Z">
        <w:r>
          <w:t xml:space="preserve">and</w:t>
        </w:r>
      </w:ins>
      <w:ins w:id="5661"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5662" w:author="PR Preview" w:date="2026-01-01T00:00:00Z">
        <w:r>
          <w:t xml:space="preserve">.</w:t>
        </w:r>
      </w:ins>
      <w:ins w:id="5663" w:author="PR Preview" w:date="2026-01-01T00:00:00Z">
        <w:r>
          <w:t xml:space="preserve"> </w:t>
        </w:r>
      </w:ins>
      <w:ins w:id="5664" w:author="PR Preview" w:date="2026-01-01T00:00:00Z">
        <w:r>
          <w:t xml:space="preserve">A vector</w:t>
        </w:r>
      </w:ins>
      <w:ins w:id="5665" w:author="PR Preview" w:date="2026-01-01T00:00:00Z">
        <w:r>
          <w:t xml:space="preserve"> </w:t>
        </w:r>
      </w:ins>
      <w:ins w:id="5666" w:author="PR Preview" w:date="2026-01-01T00:00:00Z">
        <w:r>
          <w:t xml:space="preserve">$\mathord{\smash[b]{\underset{\raise.3ex\hbox{$\scriptstyle\sim$}}{u}}\vphantom{u}}$</w:t>
        </w:r>
      </w:ins>
      <w:ins w:id="5667" w:author="PR Preview" w:date="2026-01-01T00:00:00Z">
        <w:r>
          <w:t xml:space="preserve"> </w:t>
        </w:r>
      </w:ins>
      <w:ins w:id="5668" w:author="PR Preview" w:date="2026-01-01T00:00:00Z">
        <w:r>
          <w:t xml:space="preserve">is in</w:t>
        </w:r>
      </w:ins>
      <w:ins w:id="5669" w:author="PR Preview" w:date="2026-01-01T00:00:00Z">
        <w:r>
          <w:t xml:space="preserve"> </w:t>
        </w:r>
      </w:ins>
      <m:oMath>
        <m:sSup>
          <m:e>
            <m:r>
              <m:rPr>
                <m:scr m:val="script"/>
                <m:sty m:val="p"/>
              </m:rPr>
              <m:t>S</m:t>
            </m:r>
          </m:e>
          <m:sup>
            <m:r>
              <m:rPr>
                <m:sty m:val="p"/>
              </m:rPr>
              <m:t>⟂</m:t>
            </m:r>
          </m:sup>
        </m:sSup>
      </m:oMath>
      <w:ins w:id="5670" w:author="PR Preview" w:date="2026-01-01T00:00:00Z">
        <w:r>
          <w:t xml:space="preserve"> </w:t>
        </w:r>
      </w:ins>
      <w:ins w:id="5671" w:author="PR Preview" w:date="2026-01-01T00:00:00Z">
        <w:r>
          <w:t xml:space="preserve">exactly when</w:t>
        </w:r>
      </w:ins>
      <w:ins w:id="5672" w:author="PR Preview" w:date="2026-01-01T00:00:00Z">
        <w:r>
          <w:t xml:space="preserve"> </w:t>
        </w:r>
      </w:ins>
      <m:oMath>
        <m:sSub>
          <m:e>
            <m:r>
              <m:t>u</m:t>
            </m:r>
          </m:e>
          <m:sub>
            <m:r>
              <m:t>1</m:t>
            </m:r>
          </m:sub>
        </m:sSub>
        <m:r>
          <m:rPr>
            <m:sty m:val="p"/>
          </m:rPr>
          <m:t>+</m:t>
        </m:r>
        <m:sSub>
          <m:e>
            <m:r>
              <m:t>u</m:t>
            </m:r>
          </m:e>
          <m:sub>
            <m:r>
              <m:t>2</m:t>
            </m:r>
          </m:sub>
        </m:sSub>
        <m:r>
          <m:rPr>
            <m:sty m:val="p"/>
          </m:rPr>
          <m:t>=</m:t>
        </m:r>
        <m:r>
          <m:t>0</m:t>
        </m:r>
      </m:oMath>
      <w:ins w:id="5673" w:author="PR Preview" w:date="2026-01-01T00:00:00Z">
        <w:r>
          <w:t xml:space="preserve">:</w:t>
        </w:r>
      </w:ins>
      <w:ins w:id="5674" w:author="PR Preview" w:date="2026-01-01T00:00:00Z">
        <w:r>
          <w:t xml:space="preserve"> </w:t>
        </w:r>
      </w:ins>
      <w:ins w:id="5675" w:author="PR Preview" w:date="2026-01-01T00:00:00Z">
        <w:r>
          <w:t xml:space="preserve">that condition says</w:t>
        </w:r>
      </w:ins>
      <w:ins w:id="5676" w:author="PR Preview" w:date="2026-01-01T00:00:00Z">
        <w:r>
          <w:t xml:space="preserve"> </w:t>
        </w:r>
      </w:ins>
      <w:ins w:id="5677" w:author="PR Preview" w:date="2026-01-01T00:00:00Z">
        <w:r>
          <w:t xml:space="preserve">$(1, 1, 0) \cdot \mathord{\smash[b]{\underset{\raise.3ex\hbox{$\scriptstyle\sim$}}{u}}\vphantom{u}} = 0$</w:t>
        </w:r>
      </w:ins>
      <w:ins w:id="5678" w:author="PR Preview" w:date="2026-01-01T00:00:00Z">
        <w:r>
          <w:t xml:space="preserve">,</w:t>
        </w:r>
      </w:ins>
      <w:ins w:id="5679" w:author="PR Preview" w:date="2026-01-01T00:00:00Z">
        <w:r>
          <w:t xml:space="preserve"> </w:t>
        </w:r>
      </w:ins>
      <w:ins w:id="5680" w:author="PR Preview" w:date="2026-01-01T00:00:00Z">
        <w:r>
          <w:t xml:space="preserve">and then</w:t>
        </w:r>
      </w:ins>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9"/>
    <w:bookmarkStart w:id="340" w:name="thm-double-complement"/>
    <w:p>
      <w:pPr>
        <w:pStyle w:val="FirstParagraph"/>
      </w:pPr>
      <w:del w:id="5681" w:author="PR Preview" w:date="2026-01-01T00:00:00Z">
        <w:r>
          <w:rPr>
            <w:b/>
            <w:bCs/>
          </w:rPr>
          <w:delText xml:space="preserve">Theorem 54 (The orthogonal complement of the orthogonal complement)</w:delText>
        </w:r>
      </w:del>
      <w:del w:id="5682" w:author="PR Preview" w:date="2026-01-01T00:00:00Z">
        <w:r>
          <w:delText xml:space="preserve"> </w:delText>
        </w:r>
      </w:del>
      <w:del w:id="5683" w:author="PR Preview" w:date="2026-01-01T00:00:00Z">
        <w:r>
          <w:delText xml:space="preserve">For any subspace</w:delText>
        </w:r>
      </w:del>
      <w:del w:id="5684" w:author="PR Preview" w:date="2026-01-01T00:00:00Z">
        <w:r>
          <w:delText xml:space="preserve"> </w:delText>
        </w:r>
      </w:del>
      <m:oMath>
        <m:r>
          <m:rPr>
            <m:scr m:val="script"/>
            <m:sty m:val="p"/>
          </m:rPr>
          <m:t>S</m:t>
        </m:r>
      </m:oMath>
      <w:del w:id="5685" w:author="PR Preview" w:date="2026-01-01T00:00:00Z">
        <w:r>
          <w:delText xml:space="preserve"> </w:delText>
        </w:r>
      </w:del>
      <w:del w:id="5686" w:author="PR Preview" w:date="2026-01-01T00:00:00Z">
        <w:r>
          <w:delText xml:space="preserve">of</w:delText>
        </w:r>
      </w:del>
      <w:del w:id="5687" w:author="PR Preview" w:date="2026-01-01T00:00:00Z">
        <w:r>
          <w:delText xml:space="preserve"> </w:delText>
        </w:r>
      </w:del>
      <m:oMath>
        <m:sSup>
          <m:e>
            <m:r>
              <m:rPr>
                <m:scr m:val="double-struck"/>
                <m:sty m:val="p"/>
              </m:rPr>
              <m:t>R</m:t>
            </m:r>
          </m:e>
          <m:sup>
            <m:r>
              <m:t>p</m:t>
            </m:r>
          </m:sup>
        </m:sSup>
      </m:oMath>
      <w:del w:id="5688" w:author="PR Preview" w:date="2026-01-01T00:00:00Z">
        <w:r>
          <w:delText xml:space="preserve">,</w:delText>
        </w:r>
      </w:del>
    </w:p>
    <w:p>
      <w:pPr>
        <w:pStyle w:val="FirstParagraph"/>
      </w:pPr>
      <w:ins w:id="5689" w:author="PR Preview" w:date="2026-01-01T00:00:00Z">
        <w:r>
          <w:rPr>
            <w:b/>
            <w:bCs/>
          </w:rPr>
          <w:t xml:space="preserve">Theorem 55 (The orthogonal complement of the orthogonal complement)</w:t>
        </w:r>
      </w:ins>
      <w:ins w:id="5690" w:author="PR Preview" w:date="2026-01-01T00:00:00Z">
        <w:r>
          <w:t xml:space="preserve"> </w:t>
        </w:r>
      </w:ins>
      <w:ins w:id="5691" w:author="PR Preview" w:date="2026-01-01T00:00:00Z">
        <w:r>
          <w:t xml:space="preserve">For any subspace</w:t>
        </w:r>
      </w:ins>
      <w:ins w:id="5692" w:author="PR Preview" w:date="2026-01-01T00:00:00Z">
        <w:r>
          <w:t xml:space="preserve"> </w:t>
        </w:r>
      </w:ins>
      <m:oMath>
        <m:r>
          <m:rPr>
            <m:scr m:val="script"/>
            <m:sty m:val="p"/>
          </m:rPr>
          <m:t>S</m:t>
        </m:r>
      </m:oMath>
      <w:ins w:id="5693" w:author="PR Preview" w:date="2026-01-01T00:00:00Z">
        <w:r>
          <w:t xml:space="preserve"> </w:t>
        </w:r>
      </w:ins>
      <w:ins w:id="5694" w:author="PR Preview" w:date="2026-01-01T00:00:00Z">
        <w:r>
          <w:t xml:space="preserve">of</w:t>
        </w:r>
      </w:ins>
      <w:ins w:id="5695" w:author="PR Preview" w:date="2026-01-01T00:00:00Z">
        <w:r>
          <w:t xml:space="preserve"> </w:t>
        </w:r>
      </w:ins>
      <m:oMath>
        <m:sSup>
          <m:e>
            <m:r>
              <m:rPr>
                <m:scr m:val="double-struck"/>
                <m:sty m:val="p"/>
              </m:rPr>
              <m:t>R</m:t>
            </m:r>
          </m:e>
          <m:sup>
            <m:r>
              <m:t>p</m:t>
            </m:r>
          </m:sup>
        </m:sSup>
      </m:oMath>
      <w:ins w:id="5696"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0"/>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del w:id="5697" w:author="PR Preview" w:date="2026-01-01T00:00:00Z">
        <w:r>
          <w:rPr>
            <w:b/>
            <w:bCs/>
          </w:rPr>
          <w:delText xml:space="preserve">Equal dimensions.</w:delText>
        </w:r>
      </w:del>
      <w:del w:id="5698" w:author="PR Preview" w:date="2026-01-01T00:00:00Z">
        <w:r>
          <w:delText xml:space="preserve"> </w:delText>
        </w:r>
      </w:del>
      <m:oMath>
        <m:sSup>
          <m:e>
            <m:r>
              <m:rPr>
                <m:scr m:val="script"/>
                <m:sty m:val="p"/>
              </m:rPr>
              <m:t>S</m:t>
            </m:r>
          </m:e>
          <m:sup>
            <m:r>
              <m:rPr>
                <m:sty m:val="p"/>
              </m:rPr>
              <m:t>⟂</m:t>
            </m:r>
          </m:sup>
        </m:sSup>
      </m:oMath>
      <w:del w:id="5699" w:author="PR Preview" w:date="2026-01-01T00:00:00Z">
        <w:r>
          <w:delText xml:space="preserve"> </w:delText>
        </w:r>
      </w:del>
      <w:del w:id="5700" w:author="PR Preview" w:date="2026-01-01T00:00:00Z">
        <w:r>
          <w:delText xml:space="preserve">is a subspace (</w:delText>
        </w:r>
      </w:del>
      <w:hyperlink w:anchor="thm-orthogonal-complement-subspace">
        <w:del w:id="5701" w:author="PR Preview" w:date="2026-01-01T00:00:00Z">
          <w:r>
            <w:rPr>
              <w:rStyle w:val="Hyperlink"/>
            </w:rPr>
            <w:delText xml:space="preserve">Theorem 51</w:delText>
          </w:r>
        </w:del>
      </w:hyperlink>
      <w:del w:id="5702" w:author="PR Preview" w:date="2026-01-01T00:00:00Z">
        <w:r>
          <w:delText xml:space="preserve">),</w:delText>
        </w:r>
      </w:del>
      <w:del w:id="5703" w:author="PR Preview" w:date="2026-01-01T00:00:00Z">
        <w:r>
          <w:delText xml:space="preserve"> </w:delText>
        </w:r>
      </w:del>
      <w:del w:id="5704" w:author="PR Preview" w:date="2026-01-01T00:00:00Z">
        <w:r>
          <w:delText xml:space="preserve">so part 2 of</w:delText>
        </w:r>
      </w:del>
      <w:del w:id="5705" w:author="PR Preview" w:date="2026-01-01T00:00:00Z">
        <w:r>
          <w:delText xml:space="preserve"> </w:delText>
        </w:r>
      </w:del>
      <w:hyperlink w:anchor="thm-orthogonal-direct-sum">
        <w:del w:id="5706" w:author="PR Preview" w:date="2026-01-01T00:00:00Z">
          <w:r>
            <w:rPr>
              <w:rStyle w:val="Hyperlink"/>
            </w:rPr>
            <w:delText xml:space="preserve">Theorem 53</w:delText>
          </w:r>
        </w:del>
      </w:hyperlink>
      <w:del w:id="5707" w:author="PR Preview" w:date="2026-01-01T00:00:00Z">
        <w:r>
          <w:delText xml:space="preserve"> </w:delText>
        </w:r>
      </w:del>
      <w:del w:id="5708" w:author="PR Preview" w:date="2026-01-01T00:00:00Z">
        <w:r>
          <w:delText xml:space="preserve">applies to it as well as to</w:delText>
        </w:r>
      </w:del>
      <w:del w:id="5709" w:author="PR Preview" w:date="2026-01-01T00:00:00Z">
        <w:r>
          <w:delText xml:space="preserve"> </w:delText>
        </w:r>
      </w:del>
      <m:oMath>
        <m:r>
          <m:rPr>
            <m:scr m:val="script"/>
            <m:sty m:val="p"/>
          </m:rPr>
          <m:t>S</m:t>
        </m:r>
      </m:oMath>
      <w:del w:id="5710"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5711" w:author="PR Preview" w:date="2026-01-01T00:00:00Z">
        <w:r>
          <w:delText xml:space="preserve"> </w:delText>
        </w:r>
      </w:del>
      <w:del w:id="5712" w:author="PR Preview" w:date="2026-01-01T00:00:00Z">
        <w:r>
          <w:delText xml:space="preserve">is a subspace (</w:delText>
        </w:r>
      </w:del>
      <w:hyperlink w:anchor="thm-orthogonal-complement-subspace">
        <w:del w:id="5713" w:author="PR Preview" w:date="2026-01-01T00:00:00Z">
          <w:r>
            <w:rPr>
              <w:rStyle w:val="Hyperlink"/>
            </w:rPr>
            <w:delText xml:space="preserve">Theorem 51</w:delText>
          </w:r>
        </w:del>
      </w:hyperlink>
      <w:del w:id="5714" w:author="PR Preview" w:date="2026-01-01T00:00:00Z">
        <w:r>
          <w:delText xml:space="preserve">)</w:delText>
        </w:r>
      </w:del>
      <w:del w:id="5715" w:author="PR Preview" w:date="2026-01-01T00:00:00Z">
        <w:r>
          <w:delText xml:space="preserve"> </w:delText>
        </w:r>
      </w:del>
      <w:del w:id="5716" w:author="PR Preview" w:date="2026-01-01T00:00:00Z">
        <w:r>
          <w:delText xml:space="preserve">that contains</w:delText>
        </w:r>
      </w:del>
      <w:del w:id="5717" w:author="PR Preview" w:date="2026-01-01T00:00:00Z">
        <w:r>
          <w:delText xml:space="preserve"> </w:delText>
        </w:r>
      </w:del>
      <m:oMath>
        <m:r>
          <m:rPr>
            <m:scr m:val="script"/>
            <m:sty m:val="p"/>
          </m:rPr>
          <m:t>S</m:t>
        </m:r>
      </m:oMath>
      <w:del w:id="5718" w:author="PR Preview" w:date="2026-01-01T00:00:00Z">
        <w:r>
          <w:delText xml:space="preserve"> </w:delText>
        </w:r>
      </w:del>
      <w:del w:id="5719" w:author="PR Preview" w:date="2026-01-01T00:00:00Z">
        <w:r>
          <w:delText xml:space="preserve">and has the same dimension,</w:delText>
        </w:r>
      </w:del>
      <w:del w:id="5720" w:author="PR Preview" w:date="2026-01-01T00:00:00Z">
        <w:r>
          <w:delText xml:space="preserve"> </w:delText>
        </w:r>
      </w:del>
      <w:del w:id="5721" w:author="PR Preview" w:date="2026-01-01T00:00:00Z">
        <w:r>
          <w:delText xml:space="preserve">so it equals</w:delText>
        </w:r>
      </w:del>
      <w:del w:id="5722" w:author="PR Preview" w:date="2026-01-01T00:00:00Z">
        <w:r>
          <w:delText xml:space="preserve"> </w:delText>
        </w:r>
      </w:del>
      <m:oMath>
        <m:r>
          <m:rPr>
            <m:scr m:val="script"/>
            <m:sty m:val="p"/>
          </m:rPr>
          <m:t>S</m:t>
        </m:r>
      </m:oMath>
      <w:del w:id="5723" w:author="PR Preview" w:date="2026-01-01T00:00:00Z">
        <w:r>
          <w:delText xml:space="preserve"> </w:delText>
        </w:r>
      </w:del>
      <w:del w:id="5724" w:author="PR Preview" w:date="2026-01-01T00:00:00Z">
        <w:r>
          <w:delText xml:space="preserve">(</w:delText>
        </w:r>
      </w:del>
      <w:hyperlink w:anchor="thm-subspace-equal-dim">
        <w:del w:id="5725" w:author="PR Preview" w:date="2026-01-01T00:00:00Z">
          <w:r>
            <w:rPr>
              <w:rStyle w:val="Hyperlink"/>
            </w:rPr>
            <w:delText xml:space="preserve">Theorem 31</w:delText>
          </w:r>
        </w:del>
      </w:hyperlink>
      <w:del w:id="5726" w:author="PR Preview" w:date="2026-01-01T00:00:00Z">
        <w:r>
          <w:delText xml:space="preserve">).</w:delText>
        </w:r>
      </w:del>
    </w:p>
    <w:p>
      <w:pPr>
        <w:pStyle w:val="BodyText"/>
      </w:pPr>
      <w:del w:id="5727" w:author="PR Preview" w:date="2026-01-01T00:00:00Z">
        <w:r>
          <w:rPr>
            <w:b/>
            <w:bCs/>
          </w:rPr>
          <w:delText xml:space="preserve">Example 94 (Back to the line)</w:delText>
        </w:r>
      </w:del>
      <w:del w:id="5728" w:author="PR Preview" w:date="2026-01-01T00:00:00Z">
        <w:r>
          <w:delText xml:space="preserve"> </w:delText>
        </w:r>
      </w:del>
      <w:del w:id="5729" w:author="PR Preview" w:date="2026-01-01T00:00:00Z">
        <w:r>
          <w:delText xml:space="preserve">In</w:delText>
        </w:r>
      </w:del>
      <w:del w:id="5730" w:author="PR Preview" w:date="2026-01-01T00:00:00Z">
        <w:r>
          <w:delText xml:space="preserve"> </w:delText>
        </w:r>
      </w:del>
      <w:hyperlink w:anchor="exm-orthogonal-direct-sum">
        <w:del w:id="5731" w:author="PR Preview" w:date="2026-01-01T00:00:00Z">
          <w:r>
            <w:rPr>
              <w:rStyle w:val="Hyperlink"/>
            </w:rPr>
            <w:delText xml:space="preserve">Example 93</w:delText>
          </w:r>
        </w:del>
      </w:hyperlink>
      <w:del w:id="5732" w:author="PR Preview" w:date="2026-01-01T00:00:00Z">
        <w:r>
          <w:delText xml:space="preserve">,</w:delText>
        </w:r>
      </w:del>
      <w:del w:id="573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5734" w:author="PR Preview" w:date="2026-01-01T00:00:00Z">
        <w:r>
          <w:delText xml:space="preserve"> </w:delText>
        </w:r>
      </w:del>
      <w:del w:id="5735" w:author="PR Preview" w:date="2026-01-01T00:00:00Z">
        <w:r>
          <w:delText xml:space="preserve">and</w:delText>
        </w:r>
      </w:del>
      <w:del w:id="5736"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5737" w:author="PR Preview" w:date="2026-01-01T00:00:00Z">
        <w:r>
          <w:delText xml:space="preserve">.</w:delText>
        </w:r>
      </w:del>
      <w:del w:id="5738" w:author="PR Preview" w:date="2026-01-01T00:00:00Z">
        <w:r>
          <w:delText xml:space="preserve"> </w:delText>
        </w:r>
      </w:del>
      <w:del w:id="5739" w:author="PR Preview" w:date="2026-01-01T00:00:00Z">
        <w:r>
          <w:delText xml:space="preserve">Put those two spanning vectors in the columns of the</w:delText>
        </w:r>
      </w:del>
      <w:del w:id="5740" w:author="PR Preview" w:date="2026-01-01T00:00:00Z">
        <w:r>
          <w:delText xml:space="preserve"> </w:delText>
        </w:r>
      </w:del>
      <m:oMath>
        <m:r>
          <m:t>3</m:t>
        </m:r>
        <m:r>
          <m:rPr>
            <m:sty m:val="p"/>
          </m:rPr>
          <m:t>×</m:t>
        </m:r>
        <m:r>
          <m:t>2</m:t>
        </m:r>
      </m:oMath>
      <w:del w:id="5741" w:author="PR Preview" w:date="2026-01-01T00:00:00Z">
        <w:r>
          <w:delText xml:space="preserve"> </w:delText>
        </w:r>
      </w:del>
      <w:del w:id="5742" w:author="PR Preview" w:date="2026-01-01T00:00:00Z">
        <w:r>
          <w:delText xml:space="preserve">matrix</w:delText>
        </w:r>
      </w:del>
      <w:del w:id="5743"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5744" w:author="PR Preview" w:date="2026-01-01T00:00:00Z">
        <w:r>
          <w:delText xml:space="preserve">,</w:delText>
        </w:r>
      </w:del>
      <w:del w:id="5745" w:author="PR Preview" w:date="2026-01-01T00:00:00Z">
        <w:r>
          <w:delText xml:space="preserve"> </w:delText>
        </w:r>
      </w:del>
      <w:del w:id="5746" w:author="PR Preview" w:date="2026-01-01T00:00:00Z">
        <w:r>
          <w:delText xml:space="preserve">so</w:delText>
        </w:r>
      </w:del>
      <w:del w:id="5747"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5748" w:author="PR Preview" w:date="2026-01-01T00:00:00Z">
        <w:r>
          <w:delText xml:space="preserve"> </w:delText>
        </w:r>
      </w:del>
      <w:del w:id="5749" w:author="PR Preview" w:date="2026-01-01T00:00:00Z">
        <w:r>
          <w:delText xml:space="preserve">(</w:delText>
        </w:r>
      </w:del>
      <w:hyperlink w:anchor="thm-column-space-span">
        <w:del w:id="5750" w:author="PR Preview" w:date="2026-01-01T00:00:00Z">
          <w:r>
            <w:rPr>
              <w:rStyle w:val="Hyperlink"/>
            </w:rPr>
            <w:delText xml:space="preserve">Theorem 32</w:delText>
          </w:r>
        </w:del>
      </w:hyperlink>
      <w:del w:id="5751" w:author="PR Preview" w:date="2026-01-01T00:00:00Z">
        <w:r>
          <w:delText xml:space="preserve">)</w:delText>
        </w:r>
      </w:del>
      <w:del w:id="5752" w:author="PR Preview" w:date="2026-01-01T00:00:00Z">
        <w:r>
          <w:delText xml:space="preserve"> </w:delText>
        </w:r>
      </w:del>
      <w:del w:id="5753" w:author="PR Preview" w:date="2026-01-01T00:00:00Z">
        <w:r>
          <w:delText xml:space="preserve">and</w:delText>
        </w:r>
      </w:del>
      <w:del w:id="5754"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5755" w:author="PR Preview" w:date="2026-01-01T00:00:00Z">
        <w:r>
          <w:delText xml:space="preserve"> </w:delText>
        </w:r>
      </w:del>
      <w:del w:id="5756" w:author="PR Preview" w:date="2026-01-01T00:00:00Z">
        <w:r>
          <w:delText xml:space="preserve">(</w:delText>
        </w:r>
      </w:del>
      <w:hyperlink w:anchor="thm-complement-null-space">
        <w:del w:id="5757" w:author="PR Preview" w:date="2026-01-01T00:00:00Z">
          <w:r>
            <w:rPr>
              <w:rStyle w:val="Hyperlink"/>
            </w:rPr>
            <w:delText xml:space="preserve">Theorem 52</w:delText>
          </w:r>
        </w:del>
      </w:hyperlink>
      <w:del w:id="5758" w:author="PR Preview" w:date="2026-01-01T00:00:00Z">
        <w:r>
          <w:delText xml:space="preserve">).</w:delText>
        </w:r>
      </w:del>
      <w:del w:id="5759" w:author="PR Preview" w:date="2026-01-01T00:00:00Z">
        <w:r>
          <w:delText xml:space="preserve"> </w:delText>
        </w:r>
      </w:del>
      <w:del w:id="5760" w:author="PR Preview" w:date="2026-01-01T00:00:00Z">
        <w:r>
          <w:delText xml:space="preserve">Since</w:delText>
        </w:r>
      </w:del>
      <w:del w:id="5761" w:author="PR Preview" w:date="2026-01-01T00:00:00Z">
        <w:r>
          <w:delText xml:space="preserve"> </w:delText>
        </w:r>
      </w:del>
      <w:del w:id="5762" w:author="PR Preview" w:date="2026-01-01T00:00:00Z">
        <w:r>
          <w:delText xml:space="preserve">${\mathbf{B}}^{\top} \mathord{\smash[b]{\underset{\raise.3ex\hbox{$\scriptstyle\sim$}}{w}}\vphantom{w}} = (w_1 - w_2,\ w_3)$</w:delText>
        </w:r>
      </w:del>
      <w:del w:id="5763" w:author="PR Preview" w:date="2026-01-01T00:00:00Z">
        <w:r>
          <w:delText xml:space="preserve"> </w:delText>
        </w:r>
      </w:del>
      <w:del w:id="5764" w:author="PR Preview" w:date="2026-01-01T00:00:00Z">
        <w:r>
          <w:delText xml:space="preserve">(</w:delText>
        </w:r>
      </w:del>
      <w:hyperlink w:anchor="def-matvec-mult">
        <w:del w:id="5765" w:author="PR Preview" w:date="2026-01-01T00:00:00Z">
          <w:r>
            <w:rPr>
              <w:rStyle w:val="Hyperlink"/>
            </w:rPr>
            <w:delText xml:space="preserve">Definition 32</w:delText>
          </w:r>
        </w:del>
      </w:hyperlink>
      <w:del w:id="5766" w:author="PR Preview" w:date="2026-01-01T00:00:00Z">
        <w:r>
          <w:delText xml:space="preserve">),</w:delText>
        </w:r>
      </w:del>
      <w:del w:id="5767" w:author="PR Preview" w:date="2026-01-01T00:00:00Z">
        <w:r>
          <w:delText xml:space="preserve"> </w:delText>
        </w:r>
      </w:del>
      <w:del w:id="5768" w:author="PR Preview" w:date="2026-01-01T00:00:00Z">
        <w:r>
          <w:delText xml:space="preserve">$\mathord{\smash[b]{\underset{\raise.3ex\hbox{$\scriptstyle\sim$}}{w}}\vphantom{w}} \in (\mathcal{S}^\perp)^\perp$</w:delText>
        </w:r>
      </w:del>
      <w:del w:id="5769" w:author="PR Preview" w:date="2026-01-01T00:00:00Z">
        <w:r>
          <w:delText xml:space="preserve"> </w:delText>
        </w:r>
      </w:del>
      <w:del w:id="5770" w:author="PR Preview" w:date="2026-01-01T00:00:00Z">
        <w:r>
          <w:delText xml:space="preserve">exactly when</w:delText>
        </w:r>
      </w:del>
      <w:del w:id="5771"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5772" w:author="PR Preview" w:date="2026-01-01T00:00:00Z">
        <w:r>
          <w:delText xml:space="preserve"> </w:delText>
        </w:r>
      </w:del>
      <w:del w:id="5773" w:author="PR Preview" w:date="2026-01-01T00:00:00Z">
        <w:r>
          <w:delText xml:space="preserve">and</w:delText>
        </w:r>
      </w:del>
      <w:del w:id="5774" w:author="PR Preview" w:date="2026-01-01T00:00:00Z">
        <w:r>
          <w:delText xml:space="preserve"> </w:delText>
        </w:r>
      </w:del>
      <m:oMath>
        <m:sSub>
          <m:e>
            <m:r>
              <m:t>w</m:t>
            </m:r>
          </m:e>
          <m:sub>
            <m:r>
              <m:t>3</m:t>
            </m:r>
          </m:sub>
        </m:sSub>
        <m:r>
          <m:rPr>
            <m:sty m:val="p"/>
          </m:rPr>
          <m:t>=</m:t>
        </m:r>
        <m:r>
          <m:t>0</m:t>
        </m:r>
      </m:oMath>
      <w:del w:id="5775" w:author="PR Preview" w:date="2026-01-01T00:00:00Z">
        <w:r>
          <w:delText xml:space="preserve">.</w:delText>
        </w:r>
      </w:del>
      <w:del w:id="5776" w:author="PR Preview" w:date="2026-01-01T00:00:00Z">
        <w:r>
          <w:delText xml:space="preserve"> </w:delText>
        </w:r>
      </w:del>
      <w:del w:id="5777"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5778" w:author="PR Preview" w:date="2026-01-01T00:00:00Z">
        <w:r>
          <w:rPr>
            <w:b/>
            <w:bCs/>
          </w:rPr>
          <w:delText xml:space="preserve">Example 95 (A set that is not a subspace does not come back)</w:delText>
        </w:r>
      </w:del>
      <w:del w:id="5779" w:author="PR Preview" w:date="2026-01-01T00:00:00Z">
        <w:r>
          <w:delText xml:space="preserve"> </w:delText>
        </w:r>
      </w:del>
      <w:del w:id="5780" w:author="PR Preview" w:date="2026-01-01T00:00:00Z">
        <w:r>
          <w:delText xml:space="preserve">The one-element set</w:delText>
        </w:r>
      </w:del>
      <w:del w:id="5781"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5782" w:author="PR Preview" w:date="2026-01-01T00:00:00Z">
        <w:r>
          <w:delText xml:space="preserve"> </w:delText>
        </w:r>
      </w:del>
      <w:del w:id="5783" w:author="PR Preview" w:date="2026-01-01T00:00:00Z">
        <w:r>
          <w:delText xml:space="preserve">is not a subspace.</w:delText>
        </w:r>
      </w:del>
      <w:del w:id="5784" w:author="PR Preview" w:date="2026-01-01T00:00:00Z">
        <w:r>
          <w:delText xml:space="preserve"> </w:delText>
        </w:r>
      </w:del>
      <w:del w:id="5785" w:author="PR Preview" w:date="2026-01-01T00:00:00Z">
        <w:r>
          <w:delText xml:space="preserve">Its orthogonal complement is the same as that of</w:delText>
        </w:r>
      </w:del>
      <w:del w:id="5786" w:author="PR Preview" w:date="2026-01-01T00:00:00Z">
        <w:r>
          <w:delText xml:space="preserve"> </w:delText>
        </w:r>
      </w:del>
      <m:oMath>
        <m:r>
          <m:rPr>
            <m:scr m:val="script"/>
            <m:sty m:val="p"/>
          </m:rPr>
          <m:t>S</m:t>
        </m:r>
      </m:oMath>
      <w:del w:id="5787" w:author="PR Preview" w:date="2026-01-01T00:00:00Z">
        <w:r>
          <w:delText xml:space="preserve"> </w:delText>
        </w:r>
      </w:del>
      <w:del w:id="5788" w:author="PR Preview" w:date="2026-01-01T00:00:00Z">
        <w:r>
          <w:delText xml:space="preserve">in</w:delText>
        </w:r>
      </w:del>
      <w:del w:id="5789" w:author="PR Preview" w:date="2026-01-01T00:00:00Z">
        <w:r>
          <w:delText xml:space="preserve"> </w:delText>
        </w:r>
      </w:del>
      <w:hyperlink w:anchor="exm-double-complement">
        <w:del w:id="5790" w:author="PR Preview" w:date="2026-01-01T00:00:00Z">
          <w:r>
            <w:rPr>
              <w:rStyle w:val="Hyperlink"/>
            </w:rPr>
            <w:delText xml:space="preserve">Example 94</w:delText>
          </w:r>
        </w:del>
      </w:hyperlink>
      <w:del w:id="5791" w:author="PR Preview" w:date="2026-01-01T00:00:00Z">
        <w:r>
          <w:delText xml:space="preserve">,</w:delText>
        </w:r>
      </w:del>
      <w:del w:id="5792" w:author="PR Preview" w:date="2026-01-01T00:00:00Z">
        <w:r>
          <w:delText xml:space="preserve"> </w:delText>
        </w:r>
      </w:del>
      <w:del w:id="5793" w:author="PR Preview" w:date="2026-01-01T00:00:00Z">
        <w:r>
          <w:delText xml:space="preserve">since both are defined by the single condition</w:delText>
        </w:r>
      </w:del>
      <w:del w:id="5794"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5795" w:author="PR Preview" w:date="2026-01-01T00:00:00Z">
        <w:r>
          <w:delText xml:space="preserve">,</w:delText>
        </w:r>
      </w:del>
      <w:del w:id="5796" w:author="PR Preview" w:date="2026-01-01T00:00:00Z">
        <w:r>
          <w:delText xml:space="preserve"> </w:delText>
        </w:r>
      </w:del>
      <w:del w:id="5797" w:author="PR Preview" w:date="2026-01-01T00:00:00Z">
        <w:r>
          <w:delText xml:space="preserve">so</w:delText>
        </w:r>
      </w:del>
      <w:del w:id="5798"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5799" w:author="PR Preview" w:date="2026-01-01T00:00:00Z">
        <w:r>
          <w:delText xml:space="preserve">,</w:delText>
        </w:r>
      </w:del>
      <w:del w:id="5800" w:author="PR Preview" w:date="2026-01-01T00:00:00Z">
        <w:r>
          <w:delText xml:space="preserve"> </w:delText>
        </w:r>
      </w:del>
      <w:del w:id="5801" w:author="PR Preview" w:date="2026-01-01T00:00:00Z">
        <w:r>
          <w:delText xml:space="preserve">which contains</w:delText>
        </w:r>
      </w:del>
      <w:del w:id="580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5803" w:author="PR Preview" w:date="2026-01-01T00:00:00Z">
        <w:r>
          <w:delText xml:space="preserve">.</w:delText>
        </w:r>
      </w:del>
      <w:del w:id="5804" w:author="PR Preview" w:date="2026-01-01T00:00:00Z">
        <w:r>
          <w:delText xml:space="preserve"> </w:delText>
        </w:r>
      </w:del>
      <w:hyperlink w:anchor="thm-double-complement">
        <w:del w:id="5805" w:author="PR Preview" w:date="2026-01-01T00:00:00Z">
          <w:r>
            <w:rPr>
              <w:rStyle w:val="Hyperlink"/>
            </w:rPr>
            <w:delText xml:space="preserve">Theorem 54</w:delText>
          </w:r>
        </w:del>
      </w:hyperlink>
      <w:del w:id="5806" w:author="PR Preview" w:date="2026-01-01T00:00:00Z">
        <w:r>
          <w:delText xml:space="preserve"> </w:delText>
        </w:r>
      </w:del>
      <w:del w:id="5807" w:author="PR Preview" w:date="2026-01-01T00:00:00Z">
        <w:r>
          <w:delText xml:space="preserve">needs</w:delText>
        </w:r>
      </w:del>
      <w:del w:id="5808" w:author="PR Preview" w:date="2026-01-01T00:00:00Z">
        <w:r>
          <w:delText xml:space="preserve"> </w:delText>
        </w:r>
      </w:del>
      <m:oMath>
        <m:r>
          <m:rPr>
            <m:scr m:val="script"/>
            <m:sty m:val="p"/>
          </m:rPr>
          <m:t>S</m:t>
        </m:r>
      </m:oMath>
      <w:del w:id="5809" w:author="PR Preview" w:date="2026-01-01T00:00:00Z">
        <w:r>
          <w:delText xml:space="preserve"> </w:delText>
        </w:r>
      </w:del>
      <w:del w:id="5810" w:author="PR Preview" w:date="2026-01-01T00:00:00Z">
        <w:r>
          <w:delText xml:space="preserve">to be a subspace.</w:delText>
        </w:r>
      </w:del>
    </w:p>
    <w:p>
      <w:pPr>
        <w:pStyle w:val="BodyText"/>
      </w:pPr>
      <w:ins w:id="5811" w:author="PR Preview" w:date="2026-01-01T00:00:00Z">
        <w:r>
          <w:rPr>
            <w:b/>
            <w:bCs/>
          </w:rPr>
          <w:t xml:space="preserve">Equal dimensions.</w:t>
        </w:r>
      </w:ins>
      <w:ins w:id="5812" w:author="PR Preview" w:date="2026-01-01T00:00:00Z">
        <w:r>
          <w:t xml:space="preserve"> </w:t>
        </w:r>
      </w:ins>
      <m:oMath>
        <m:sSup>
          <m:e>
            <m:r>
              <m:rPr>
                <m:scr m:val="script"/>
                <m:sty m:val="p"/>
              </m:rPr>
              <m:t>S</m:t>
            </m:r>
          </m:e>
          <m:sup>
            <m:r>
              <m:rPr>
                <m:sty m:val="p"/>
              </m:rPr>
              <m:t>⟂</m:t>
            </m:r>
          </m:sup>
        </m:sSup>
      </m:oMath>
      <w:ins w:id="5813" w:author="PR Preview" w:date="2026-01-01T00:00:00Z">
        <w:r>
          <w:t xml:space="preserve"> </w:t>
        </w:r>
      </w:ins>
      <w:ins w:id="5814" w:author="PR Preview" w:date="2026-01-01T00:00:00Z">
        <w:r>
          <w:t xml:space="preserve">is a subspace (</w:t>
        </w:r>
      </w:ins>
      <w:hyperlink w:anchor="thm-orthogonal-complement-subspace">
        <w:ins w:id="5815" w:author="PR Preview" w:date="2026-01-01T00:00:00Z">
          <w:r>
            <w:rPr>
              <w:rStyle w:val="Hyperlink"/>
            </w:rPr>
            <w:t xml:space="preserve">Theorem 52</w:t>
          </w:r>
        </w:ins>
      </w:hyperlink>
      <w:ins w:id="5816" w:author="PR Preview" w:date="2026-01-01T00:00:00Z">
        <w:r>
          <w:t xml:space="preserve">),</w:t>
        </w:r>
      </w:ins>
      <w:ins w:id="5817" w:author="PR Preview" w:date="2026-01-01T00:00:00Z">
        <w:r>
          <w:t xml:space="preserve"> </w:t>
        </w:r>
      </w:ins>
      <w:ins w:id="5818" w:author="PR Preview" w:date="2026-01-01T00:00:00Z">
        <w:r>
          <w:t xml:space="preserve">so part 2 of</w:t>
        </w:r>
      </w:ins>
      <w:ins w:id="5819" w:author="PR Preview" w:date="2026-01-01T00:00:00Z">
        <w:r>
          <w:t xml:space="preserve"> </w:t>
        </w:r>
      </w:ins>
      <w:hyperlink w:anchor="thm-orthogonal-direct-sum">
        <w:ins w:id="5820" w:author="PR Preview" w:date="2026-01-01T00:00:00Z">
          <w:r>
            <w:rPr>
              <w:rStyle w:val="Hyperlink"/>
            </w:rPr>
            <w:t xml:space="preserve">Theorem 54</w:t>
          </w:r>
        </w:ins>
      </w:hyperlink>
      <w:ins w:id="5821" w:author="PR Preview" w:date="2026-01-01T00:00:00Z">
        <w:r>
          <w:t xml:space="preserve"> </w:t>
        </w:r>
      </w:ins>
      <w:ins w:id="5822" w:author="PR Preview" w:date="2026-01-01T00:00:00Z">
        <w:r>
          <w:t xml:space="preserve">applies to it as well as to</w:t>
        </w:r>
      </w:ins>
      <w:ins w:id="5823" w:author="PR Preview" w:date="2026-01-01T00:00:00Z">
        <w:r>
          <w:t xml:space="preserve"> </w:t>
        </w:r>
      </w:ins>
      <m:oMath>
        <m:r>
          <m:rPr>
            <m:scr m:val="script"/>
            <m:sty m:val="p"/>
          </m:rPr>
          <m:t>S</m:t>
        </m:r>
      </m:oMath>
      <w:ins w:id="5824"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54</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54</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5825" w:author="PR Preview" w:date="2026-01-01T00:00:00Z">
        <w:r>
          <w:t xml:space="preserve"> </w:t>
        </w:r>
      </w:ins>
      <w:ins w:id="5826" w:author="PR Preview" w:date="2026-01-01T00:00:00Z">
        <w:r>
          <w:t xml:space="preserve">is a subspace (</w:t>
        </w:r>
      </w:ins>
      <w:hyperlink w:anchor="thm-orthogonal-complement-subspace">
        <w:ins w:id="5827" w:author="PR Preview" w:date="2026-01-01T00:00:00Z">
          <w:r>
            <w:rPr>
              <w:rStyle w:val="Hyperlink"/>
            </w:rPr>
            <w:t xml:space="preserve">Theorem 52</w:t>
          </w:r>
        </w:ins>
      </w:hyperlink>
      <w:ins w:id="5828" w:author="PR Preview" w:date="2026-01-01T00:00:00Z">
        <w:r>
          <w:t xml:space="preserve">)</w:t>
        </w:r>
      </w:ins>
      <w:ins w:id="5829" w:author="PR Preview" w:date="2026-01-01T00:00:00Z">
        <w:r>
          <w:t xml:space="preserve"> </w:t>
        </w:r>
      </w:ins>
      <w:ins w:id="5830" w:author="PR Preview" w:date="2026-01-01T00:00:00Z">
        <w:r>
          <w:t xml:space="preserve">that contains</w:t>
        </w:r>
      </w:ins>
      <w:ins w:id="5831" w:author="PR Preview" w:date="2026-01-01T00:00:00Z">
        <w:r>
          <w:t xml:space="preserve"> </w:t>
        </w:r>
      </w:ins>
      <m:oMath>
        <m:r>
          <m:rPr>
            <m:scr m:val="script"/>
            <m:sty m:val="p"/>
          </m:rPr>
          <m:t>S</m:t>
        </m:r>
      </m:oMath>
      <w:ins w:id="5832" w:author="PR Preview" w:date="2026-01-01T00:00:00Z">
        <w:r>
          <w:t xml:space="preserve"> </w:t>
        </w:r>
      </w:ins>
      <w:ins w:id="5833" w:author="PR Preview" w:date="2026-01-01T00:00:00Z">
        <w:r>
          <w:t xml:space="preserve">and has the same dimension,</w:t>
        </w:r>
      </w:ins>
      <w:ins w:id="5834" w:author="PR Preview" w:date="2026-01-01T00:00:00Z">
        <w:r>
          <w:t xml:space="preserve"> </w:t>
        </w:r>
      </w:ins>
      <w:ins w:id="5835" w:author="PR Preview" w:date="2026-01-01T00:00:00Z">
        <w:r>
          <w:t xml:space="preserve">so it equals</w:t>
        </w:r>
      </w:ins>
      <w:ins w:id="5836" w:author="PR Preview" w:date="2026-01-01T00:00:00Z">
        <w:r>
          <w:t xml:space="preserve"> </w:t>
        </w:r>
      </w:ins>
      <m:oMath>
        <m:r>
          <m:rPr>
            <m:scr m:val="script"/>
            <m:sty m:val="p"/>
          </m:rPr>
          <m:t>S</m:t>
        </m:r>
      </m:oMath>
      <w:ins w:id="5837" w:author="PR Preview" w:date="2026-01-01T00:00:00Z">
        <w:r>
          <w:t xml:space="preserve"> </w:t>
        </w:r>
      </w:ins>
      <w:ins w:id="5838" w:author="PR Preview" w:date="2026-01-01T00:00:00Z">
        <w:r>
          <w:t xml:space="preserve">(</w:t>
        </w:r>
      </w:ins>
      <w:hyperlink w:anchor="thm-subspace-equal-dim">
        <w:ins w:id="5839" w:author="PR Preview" w:date="2026-01-01T00:00:00Z">
          <w:r>
            <w:rPr>
              <w:rStyle w:val="Hyperlink"/>
            </w:rPr>
            <w:t xml:space="preserve">Theorem 31</w:t>
          </w:r>
        </w:ins>
      </w:hyperlink>
      <w:ins w:id="5840" w:author="PR Preview" w:date="2026-01-01T00:00:00Z">
        <w:r>
          <w:t xml:space="preserve">).</w:t>
        </w:r>
      </w:ins>
    </w:p>
    <w:bookmarkStart w:id="341" w:name="exm-double-complement"/>
    <w:p>
      <w:pPr>
        <w:pStyle w:val="BodyText"/>
      </w:pPr>
      <w:ins w:id="5841" w:author="PR Preview" w:date="2026-01-01T00:00:00Z">
        <w:r>
          <w:rPr>
            <w:b/>
            <w:bCs/>
          </w:rPr>
          <w:t xml:space="preserve">Example 96 (Back to the line)</w:t>
        </w:r>
      </w:ins>
      <w:ins w:id="5842" w:author="PR Preview" w:date="2026-01-01T00:00:00Z">
        <w:r>
          <w:t xml:space="preserve"> </w:t>
        </w:r>
      </w:ins>
      <w:ins w:id="5843" w:author="PR Preview" w:date="2026-01-01T00:00:00Z">
        <w:r>
          <w:t xml:space="preserve">In</w:t>
        </w:r>
      </w:ins>
      <w:ins w:id="5844" w:author="PR Preview" w:date="2026-01-01T00:00:00Z">
        <w:r>
          <w:t xml:space="preserve"> </w:t>
        </w:r>
      </w:ins>
      <w:hyperlink w:anchor="exm-orthogonal-direct-sum">
        <w:ins w:id="5845" w:author="PR Preview" w:date="2026-01-01T00:00:00Z">
          <w:r>
            <w:rPr>
              <w:rStyle w:val="Hyperlink"/>
            </w:rPr>
            <w:t xml:space="preserve">Example 95</w:t>
          </w:r>
        </w:ins>
      </w:hyperlink>
      <w:ins w:id="5846" w:author="PR Preview" w:date="2026-01-01T00:00:00Z">
        <w:r>
          <w:t xml:space="preserve">,</w:t>
        </w:r>
      </w:ins>
      <w:ins w:id="5847"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5848" w:author="PR Preview" w:date="2026-01-01T00:00:00Z">
        <w:r>
          <w:t xml:space="preserve"> </w:t>
        </w:r>
      </w:ins>
      <w:ins w:id="5849" w:author="PR Preview" w:date="2026-01-01T00:00:00Z">
        <w:r>
          <w:t xml:space="preserve">and</w:t>
        </w:r>
      </w:ins>
      <w:ins w:id="5850"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5851" w:author="PR Preview" w:date="2026-01-01T00:00:00Z">
        <w:r>
          <w:t xml:space="preserve">.</w:t>
        </w:r>
      </w:ins>
      <w:ins w:id="5852" w:author="PR Preview" w:date="2026-01-01T00:00:00Z">
        <w:r>
          <w:t xml:space="preserve"> </w:t>
        </w:r>
      </w:ins>
      <w:ins w:id="5853" w:author="PR Preview" w:date="2026-01-01T00:00:00Z">
        <w:r>
          <w:t xml:space="preserve">Put those two spanning vectors in the columns of the</w:t>
        </w:r>
      </w:ins>
      <w:ins w:id="5854" w:author="PR Preview" w:date="2026-01-01T00:00:00Z">
        <w:r>
          <w:t xml:space="preserve"> </w:t>
        </w:r>
      </w:ins>
      <m:oMath>
        <m:r>
          <m:t>3</m:t>
        </m:r>
        <m:r>
          <m:rPr>
            <m:sty m:val="p"/>
          </m:rPr>
          <m:t>×</m:t>
        </m:r>
        <m:r>
          <m:t>2</m:t>
        </m:r>
      </m:oMath>
      <w:ins w:id="5855" w:author="PR Preview" w:date="2026-01-01T00:00:00Z">
        <w:r>
          <w:t xml:space="preserve"> </w:t>
        </w:r>
      </w:ins>
      <w:ins w:id="5856" w:author="PR Preview" w:date="2026-01-01T00:00:00Z">
        <w:r>
          <w:t xml:space="preserve">matrix</w:t>
        </w:r>
      </w:ins>
      <w:ins w:id="585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5858" w:author="PR Preview" w:date="2026-01-01T00:00:00Z">
        <w:r>
          <w:t xml:space="preserve">,</w:t>
        </w:r>
      </w:ins>
      <w:ins w:id="5859" w:author="PR Preview" w:date="2026-01-01T00:00:00Z">
        <w:r>
          <w:t xml:space="preserve"> </w:t>
        </w:r>
      </w:ins>
      <w:ins w:id="5860" w:author="PR Preview" w:date="2026-01-01T00:00:00Z">
        <w:r>
          <w:t xml:space="preserve">so</w:t>
        </w:r>
      </w:ins>
      <w:ins w:id="5861"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5862" w:author="PR Preview" w:date="2026-01-01T00:00:00Z">
        <w:r>
          <w:t xml:space="preserve"> </w:t>
        </w:r>
      </w:ins>
      <w:ins w:id="5863" w:author="PR Preview" w:date="2026-01-01T00:00:00Z">
        <w:r>
          <w:t xml:space="preserve">(</w:t>
        </w:r>
      </w:ins>
      <w:hyperlink w:anchor="thm-column-space-span">
        <w:ins w:id="5864" w:author="PR Preview" w:date="2026-01-01T00:00:00Z">
          <w:r>
            <w:rPr>
              <w:rStyle w:val="Hyperlink"/>
            </w:rPr>
            <w:t xml:space="preserve">Theorem 32</w:t>
          </w:r>
        </w:ins>
      </w:hyperlink>
      <w:ins w:id="5865" w:author="PR Preview" w:date="2026-01-01T00:00:00Z">
        <w:r>
          <w:t xml:space="preserve">)</w:t>
        </w:r>
      </w:ins>
      <w:ins w:id="5866" w:author="PR Preview" w:date="2026-01-01T00:00:00Z">
        <w:r>
          <w:t xml:space="preserve"> </w:t>
        </w:r>
      </w:ins>
      <w:ins w:id="5867" w:author="PR Preview" w:date="2026-01-01T00:00:00Z">
        <w:r>
          <w:t xml:space="preserve">and</w:t>
        </w:r>
      </w:ins>
      <w:ins w:id="5868"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5869" w:author="PR Preview" w:date="2026-01-01T00:00:00Z">
        <w:r>
          <w:t xml:space="preserve"> </w:t>
        </w:r>
      </w:ins>
      <w:ins w:id="5870" w:author="PR Preview" w:date="2026-01-01T00:00:00Z">
        <w:r>
          <w:t xml:space="preserve">(</w:t>
        </w:r>
      </w:ins>
      <w:hyperlink w:anchor="thm-complement-null-space">
        <w:ins w:id="5871" w:author="PR Preview" w:date="2026-01-01T00:00:00Z">
          <w:r>
            <w:rPr>
              <w:rStyle w:val="Hyperlink"/>
            </w:rPr>
            <w:t xml:space="preserve">Theorem 53</w:t>
          </w:r>
        </w:ins>
      </w:hyperlink>
      <w:ins w:id="5872" w:author="PR Preview" w:date="2026-01-01T00:00:00Z">
        <w:r>
          <w:t xml:space="preserve">).</w:t>
        </w:r>
      </w:ins>
      <w:ins w:id="5873" w:author="PR Preview" w:date="2026-01-01T00:00:00Z">
        <w:r>
          <w:t xml:space="preserve"> </w:t>
        </w:r>
      </w:ins>
      <w:ins w:id="5874" w:author="PR Preview" w:date="2026-01-01T00:00:00Z">
        <w:r>
          <w:t xml:space="preserve">Since</w:t>
        </w:r>
      </w:ins>
      <w:ins w:id="5875" w:author="PR Preview" w:date="2026-01-01T00:00:00Z">
        <w:r>
          <w:t xml:space="preserve"> </w:t>
        </w:r>
      </w:ins>
      <w:ins w:id="5876" w:author="PR Preview" w:date="2026-01-01T00:00:00Z">
        <w:r>
          <w:t xml:space="preserve">${\mathbf{B}}^{\top} \mathord{\smash[b]{\underset{\raise.3ex\hbox{$\scriptstyle\sim$}}{w}}\vphantom{w}} = (w_1 - w_2,\ w_3)$</w:t>
        </w:r>
      </w:ins>
      <w:ins w:id="5877" w:author="PR Preview" w:date="2026-01-01T00:00:00Z">
        <w:r>
          <w:t xml:space="preserve"> </w:t>
        </w:r>
      </w:ins>
      <w:ins w:id="5878" w:author="PR Preview" w:date="2026-01-01T00:00:00Z">
        <w:r>
          <w:t xml:space="preserve">(</w:t>
        </w:r>
      </w:ins>
      <w:hyperlink w:anchor="def-matvec-mult">
        <w:ins w:id="5879" w:author="PR Preview" w:date="2026-01-01T00:00:00Z">
          <w:r>
            <w:rPr>
              <w:rStyle w:val="Hyperlink"/>
            </w:rPr>
            <w:t xml:space="preserve">Definition 32</w:t>
          </w:r>
        </w:ins>
      </w:hyperlink>
      <w:ins w:id="5880" w:author="PR Preview" w:date="2026-01-01T00:00:00Z">
        <w:r>
          <w:t xml:space="preserve">),</w:t>
        </w:r>
      </w:ins>
      <w:ins w:id="5881" w:author="PR Preview" w:date="2026-01-01T00:00:00Z">
        <w:r>
          <w:t xml:space="preserve"> </w:t>
        </w:r>
      </w:ins>
      <w:ins w:id="5882" w:author="PR Preview" w:date="2026-01-01T00:00:00Z">
        <w:r>
          <w:t xml:space="preserve">$\mathord{\smash[b]{\underset{\raise.3ex\hbox{$\scriptstyle\sim$}}{w}}\vphantom{w}} \in (\mathcal{S}^\perp)^\perp$</w:t>
        </w:r>
      </w:ins>
      <w:ins w:id="5883" w:author="PR Preview" w:date="2026-01-01T00:00:00Z">
        <w:r>
          <w:t xml:space="preserve"> </w:t>
        </w:r>
      </w:ins>
      <w:ins w:id="5884" w:author="PR Preview" w:date="2026-01-01T00:00:00Z">
        <w:r>
          <w:t xml:space="preserve">exactly when</w:t>
        </w:r>
      </w:ins>
      <w:ins w:id="5885" w:author="PR Preview" w:date="2026-01-01T00:00:00Z">
        <w:r>
          <w:t xml:space="preserve"> </w:t>
        </w:r>
      </w:ins>
      <m:oMath>
        <m:sSub>
          <m:e>
            <m:r>
              <m:t>w</m:t>
            </m:r>
          </m:e>
          <m:sub>
            <m:r>
              <m:t>1</m:t>
            </m:r>
          </m:sub>
        </m:sSub>
        <m:r>
          <m:rPr>
            <m:sty m:val="p"/>
          </m:rPr>
          <m:t>−</m:t>
        </m:r>
        <m:sSub>
          <m:e>
            <m:r>
              <m:t>w</m:t>
            </m:r>
          </m:e>
          <m:sub>
            <m:r>
              <m:t>2</m:t>
            </m:r>
          </m:sub>
        </m:sSub>
        <m:r>
          <m:rPr>
            <m:sty m:val="p"/>
          </m:rPr>
          <m:t>=</m:t>
        </m:r>
        <m:r>
          <m:t>0</m:t>
        </m:r>
      </m:oMath>
      <w:ins w:id="5886" w:author="PR Preview" w:date="2026-01-01T00:00:00Z">
        <w:r>
          <w:t xml:space="preserve"> </w:t>
        </w:r>
      </w:ins>
      <w:ins w:id="5887" w:author="PR Preview" w:date="2026-01-01T00:00:00Z">
        <w:r>
          <w:t xml:space="preserve">and</w:t>
        </w:r>
      </w:ins>
      <w:ins w:id="5888" w:author="PR Preview" w:date="2026-01-01T00:00:00Z">
        <w:r>
          <w:t xml:space="preserve"> </w:t>
        </w:r>
      </w:ins>
      <m:oMath>
        <m:sSub>
          <m:e>
            <m:r>
              <m:t>w</m:t>
            </m:r>
          </m:e>
          <m:sub>
            <m:r>
              <m:t>3</m:t>
            </m:r>
          </m:sub>
        </m:sSub>
        <m:r>
          <m:rPr>
            <m:sty m:val="p"/>
          </m:rPr>
          <m:t>=</m:t>
        </m:r>
        <m:r>
          <m:t>0</m:t>
        </m:r>
      </m:oMath>
      <w:ins w:id="5889" w:author="PR Preview" w:date="2026-01-01T00:00:00Z">
        <w:r>
          <w:t xml:space="preserve">.</w:t>
        </w:r>
      </w:ins>
      <w:ins w:id="5890" w:author="PR Preview" w:date="2026-01-01T00:00:00Z">
        <w:r>
          <w:t xml:space="preserve"> </w:t>
        </w:r>
      </w:ins>
      <w:ins w:id="5891"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1"/>
    <w:bookmarkStart w:id="342" w:name="exm-double-complement-fails"/>
    <w:p>
      <w:pPr>
        <w:pStyle w:val="FirstParagraph"/>
      </w:pPr>
      <w:ins w:id="5892" w:author="PR Preview" w:date="2026-01-01T00:00:00Z">
        <w:r>
          <w:rPr>
            <w:b/>
            <w:bCs/>
          </w:rPr>
          <w:t xml:space="preserve">Example 97 (A set that is not a subspace does not come back)</w:t>
        </w:r>
      </w:ins>
      <w:ins w:id="5893" w:author="PR Preview" w:date="2026-01-01T00:00:00Z">
        <w:r>
          <w:t xml:space="preserve"> </w:t>
        </w:r>
      </w:ins>
      <w:ins w:id="5894" w:author="PR Preview" w:date="2026-01-01T00:00:00Z">
        <w:r>
          <w:t xml:space="preserve">The one-element set</w:t>
        </w:r>
      </w:ins>
      <w:ins w:id="5895"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5896" w:author="PR Preview" w:date="2026-01-01T00:00:00Z">
        <w:r>
          <w:t xml:space="preserve"> </w:t>
        </w:r>
      </w:ins>
      <w:ins w:id="5897" w:author="PR Preview" w:date="2026-01-01T00:00:00Z">
        <w:r>
          <w:t xml:space="preserve">is not a subspace.</w:t>
        </w:r>
      </w:ins>
      <w:ins w:id="5898" w:author="PR Preview" w:date="2026-01-01T00:00:00Z">
        <w:r>
          <w:t xml:space="preserve"> </w:t>
        </w:r>
      </w:ins>
      <w:ins w:id="5899" w:author="PR Preview" w:date="2026-01-01T00:00:00Z">
        <w:r>
          <w:t xml:space="preserve">Its orthogonal complement is the same as that of</w:t>
        </w:r>
      </w:ins>
      <w:ins w:id="5900" w:author="PR Preview" w:date="2026-01-01T00:00:00Z">
        <w:r>
          <w:t xml:space="preserve"> </w:t>
        </w:r>
      </w:ins>
      <m:oMath>
        <m:r>
          <m:rPr>
            <m:scr m:val="script"/>
            <m:sty m:val="p"/>
          </m:rPr>
          <m:t>S</m:t>
        </m:r>
      </m:oMath>
      <w:ins w:id="5901" w:author="PR Preview" w:date="2026-01-01T00:00:00Z">
        <w:r>
          <w:t xml:space="preserve"> </w:t>
        </w:r>
      </w:ins>
      <w:ins w:id="5902" w:author="PR Preview" w:date="2026-01-01T00:00:00Z">
        <w:r>
          <w:t xml:space="preserve">in</w:t>
        </w:r>
      </w:ins>
      <w:ins w:id="5903" w:author="PR Preview" w:date="2026-01-01T00:00:00Z">
        <w:r>
          <w:t xml:space="preserve"> </w:t>
        </w:r>
      </w:ins>
      <w:hyperlink w:anchor="exm-double-complement">
        <w:ins w:id="5904" w:author="PR Preview" w:date="2026-01-01T00:00:00Z">
          <w:r>
            <w:rPr>
              <w:rStyle w:val="Hyperlink"/>
            </w:rPr>
            <w:t xml:space="preserve">Example 96</w:t>
          </w:r>
        </w:ins>
      </w:hyperlink>
      <w:ins w:id="5905" w:author="PR Preview" w:date="2026-01-01T00:00:00Z">
        <w:r>
          <w:t xml:space="preserve">,</w:t>
        </w:r>
      </w:ins>
      <w:ins w:id="5906" w:author="PR Preview" w:date="2026-01-01T00:00:00Z">
        <w:r>
          <w:t xml:space="preserve"> </w:t>
        </w:r>
      </w:ins>
      <w:ins w:id="5907" w:author="PR Preview" w:date="2026-01-01T00:00:00Z">
        <w:r>
          <w:t xml:space="preserve">since both are defined by the single condition</w:t>
        </w:r>
      </w:ins>
      <w:ins w:id="5908" w:author="PR Preview" w:date="2026-01-01T00:00:00Z">
        <w:r>
          <w:t xml:space="preserve"> </w:t>
        </w:r>
      </w:ins>
      <m:oMath>
        <m:sSub>
          <m:e>
            <m:r>
              <m:t>u</m:t>
            </m:r>
          </m:e>
          <m:sub>
            <m:r>
              <m:t>1</m:t>
            </m:r>
          </m:sub>
        </m:sSub>
        <m:r>
          <m:rPr>
            <m:sty m:val="p"/>
          </m:rPr>
          <m:t>+</m:t>
        </m:r>
        <m:sSub>
          <m:e>
            <m:r>
              <m:t>u</m:t>
            </m:r>
          </m:e>
          <m:sub>
            <m:r>
              <m:t>2</m:t>
            </m:r>
          </m:sub>
        </m:sSub>
        <m:r>
          <m:rPr>
            <m:sty m:val="p"/>
          </m:rPr>
          <m:t>=</m:t>
        </m:r>
        <m:r>
          <m:t>0</m:t>
        </m:r>
      </m:oMath>
      <w:ins w:id="5909" w:author="PR Preview" w:date="2026-01-01T00:00:00Z">
        <w:r>
          <w:t xml:space="preserve">,</w:t>
        </w:r>
      </w:ins>
      <w:ins w:id="5910" w:author="PR Preview" w:date="2026-01-01T00:00:00Z">
        <w:r>
          <w:t xml:space="preserve"> </w:t>
        </w:r>
      </w:ins>
      <w:ins w:id="5911" w:author="PR Preview" w:date="2026-01-01T00:00:00Z">
        <w:r>
          <w:t xml:space="preserve">so</w:t>
        </w:r>
      </w:ins>
      <w:ins w:id="5912"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5913" w:author="PR Preview" w:date="2026-01-01T00:00:00Z">
        <w:r>
          <w:t xml:space="preserve">,</w:t>
        </w:r>
      </w:ins>
      <w:ins w:id="5914" w:author="PR Preview" w:date="2026-01-01T00:00:00Z">
        <w:r>
          <w:t xml:space="preserve"> </w:t>
        </w:r>
      </w:ins>
      <w:ins w:id="5915" w:author="PR Preview" w:date="2026-01-01T00:00:00Z">
        <w:r>
          <w:t xml:space="preserve">which contains</w:t>
        </w:r>
      </w:ins>
      <w:ins w:id="5916"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5917" w:author="PR Preview" w:date="2026-01-01T00:00:00Z">
        <w:r>
          <w:t xml:space="preserve">.</w:t>
        </w:r>
      </w:ins>
      <w:ins w:id="5918" w:author="PR Preview" w:date="2026-01-01T00:00:00Z">
        <w:r>
          <w:t xml:space="preserve"> </w:t>
        </w:r>
      </w:ins>
      <w:hyperlink w:anchor="thm-double-complement">
        <w:ins w:id="5919" w:author="PR Preview" w:date="2026-01-01T00:00:00Z">
          <w:r>
            <w:rPr>
              <w:rStyle w:val="Hyperlink"/>
            </w:rPr>
            <w:t xml:space="preserve">Theorem 55</w:t>
          </w:r>
        </w:ins>
      </w:hyperlink>
      <w:ins w:id="5920" w:author="PR Preview" w:date="2026-01-01T00:00:00Z">
        <w:r>
          <w:t xml:space="preserve"> </w:t>
        </w:r>
      </w:ins>
      <w:ins w:id="5921" w:author="PR Preview" w:date="2026-01-01T00:00:00Z">
        <w:r>
          <w:t xml:space="preserve">needs</w:t>
        </w:r>
      </w:ins>
      <w:ins w:id="5922" w:author="PR Preview" w:date="2026-01-01T00:00:00Z">
        <w:r>
          <w:t xml:space="preserve"> </w:t>
        </w:r>
      </w:ins>
      <m:oMath>
        <m:r>
          <m:rPr>
            <m:scr m:val="script"/>
            <m:sty m:val="p"/>
          </m:rPr>
          <m:t>S</m:t>
        </m:r>
      </m:oMath>
      <w:ins w:id="5923" w:author="PR Preview" w:date="2026-01-01T00:00:00Z">
        <w:r>
          <w:t xml:space="preserve"> </w:t>
        </w:r>
      </w:ins>
      <w:ins w:id="5924" w:author="PR Preview" w:date="2026-01-01T00:00:00Z">
        <w:r>
          <w:t xml:space="preserve">to be a subspace.</w:t>
        </w:r>
      </w:ins>
    </w:p>
    <w:bookmarkEnd w:id="342"/>
    <w:bookmarkEnd w:id="343"/>
    <w:bookmarkStart w:id="346" w:name="sec-fundamental-theorem"/>
    <w:p>
      <w:pPr>
        <w:pStyle w:val="Heading2"/>
      </w:pPr>
      <w:r>
        <w:t xml:space="preserve">9 The fundamental theorem of linear algebra</w:t>
      </w:r>
    </w:p>
    <w:bookmarkStart w:id="344" w:name="thm-fundamental-subspaces"/>
    <w:p>
      <w:pPr>
        <w:pStyle w:val="FirstParagraph"/>
      </w:pPr>
      <w:del w:id="5925" w:author="PR Preview" w:date="2026-01-01T00:00:00Z">
        <w:r>
          <w:rPr>
            <w:b/>
            <w:bCs/>
          </w:rPr>
          <w:delText xml:space="preserve">Theorem 55 (Fundamental theorem of linear algebra)</w:delText>
        </w:r>
      </w:del>
      <w:del w:id="5926" w:author="PR Preview" w:date="2026-01-01T00:00:00Z">
        <w:r>
          <w:delText xml:space="preserve"> </w:delText>
        </w:r>
      </w:del>
      <w:del w:id="5927" w:author="PR Preview" w:date="2026-01-01T00:00:00Z">
        <w:r>
          <w:delText xml:space="preserve">Let</w:delText>
        </w:r>
      </w:del>
      <w:del w:id="5928" w:author="PR Preview" w:date="2026-01-01T00:00:00Z">
        <w:r>
          <w:delText xml:space="preserve"> </w:delText>
        </w:r>
      </w:del>
      <m:oMath>
        <m:r>
          <m:rPr>
            <m:sty m:val="bi"/>
          </m:rPr>
          <m:t>A</m:t>
        </m:r>
      </m:oMath>
      <w:del w:id="5929" w:author="PR Preview" w:date="2026-01-01T00:00:00Z">
        <w:r>
          <w:delText xml:space="preserve"> </w:delText>
        </w:r>
      </w:del>
      <w:del w:id="5930" w:author="PR Preview" w:date="2026-01-01T00:00:00Z">
        <w:r>
          <w:delText xml:space="preserve">be an</w:delText>
        </w:r>
      </w:del>
      <w:del w:id="5931" w:author="PR Preview" w:date="2026-01-01T00:00:00Z">
        <w:r>
          <w:delText xml:space="preserve"> </w:delText>
        </w:r>
      </w:del>
      <m:oMath>
        <m:r>
          <m:t>m</m:t>
        </m:r>
        <m:r>
          <m:rPr>
            <m:sty m:val="p"/>
          </m:rPr>
          <m:t>×</m:t>
        </m:r>
        <m:r>
          <m:t>n</m:t>
        </m:r>
      </m:oMath>
      <w:del w:id="5932" w:author="PR Preview" w:date="2026-01-01T00:00:00Z">
        <w:r>
          <w:delText xml:space="preserve"> </w:delText>
        </w:r>
      </w:del>
      <w:del w:id="5933" w:author="PR Preview" w:date="2026-01-01T00:00:00Z">
        <w:r>
          <w:delText xml:space="preserve">matrix with</w:delText>
        </w:r>
      </w:del>
      <w:del w:id="5934"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5935" w:author="PR Preview" w:date="2026-01-01T00:00:00Z">
        <w:r>
          <w:delText xml:space="preserve">. Then</w:delText>
        </w:r>
      </w:del>
    </w:p>
    <w:p>
      <w:pPr>
        <w:pStyle w:val="FirstParagraph"/>
      </w:pPr>
      <w:ins w:id="5936" w:author="PR Preview" w:date="2026-01-01T00:00:00Z">
        <w:r>
          <w:rPr>
            <w:b/>
            <w:bCs/>
          </w:rPr>
          <w:t xml:space="preserve">Theorem 56 (Fundamental theorem of linear algebra)</w:t>
        </w:r>
      </w:ins>
      <w:ins w:id="5937" w:author="PR Preview" w:date="2026-01-01T00:00:00Z">
        <w:r>
          <w:t xml:space="preserve"> </w:t>
        </w:r>
      </w:ins>
      <w:ins w:id="5938" w:author="PR Preview" w:date="2026-01-01T00:00:00Z">
        <w:r>
          <w:t xml:space="preserve">Let</w:t>
        </w:r>
      </w:ins>
      <w:ins w:id="5939" w:author="PR Preview" w:date="2026-01-01T00:00:00Z">
        <w:r>
          <w:t xml:space="preserve"> </w:t>
        </w:r>
      </w:ins>
      <m:oMath>
        <m:r>
          <m:rPr>
            <m:sty m:val="bi"/>
          </m:rPr>
          <m:t>A</m:t>
        </m:r>
      </m:oMath>
      <w:ins w:id="5940" w:author="PR Preview" w:date="2026-01-01T00:00:00Z">
        <w:r>
          <w:t xml:space="preserve"> </w:t>
        </w:r>
      </w:ins>
      <w:ins w:id="5941" w:author="PR Preview" w:date="2026-01-01T00:00:00Z">
        <w:r>
          <w:t xml:space="preserve">be an</w:t>
        </w:r>
      </w:ins>
      <w:ins w:id="5942" w:author="PR Preview" w:date="2026-01-01T00:00:00Z">
        <w:r>
          <w:t xml:space="preserve"> </w:t>
        </w:r>
      </w:ins>
      <m:oMath>
        <m:r>
          <m:t>m</m:t>
        </m:r>
        <m:r>
          <m:rPr>
            <m:sty m:val="p"/>
          </m:rPr>
          <m:t>×</m:t>
        </m:r>
        <m:r>
          <m:t>n</m:t>
        </m:r>
      </m:oMath>
      <w:ins w:id="5943" w:author="PR Preview" w:date="2026-01-01T00:00:00Z">
        <w:r>
          <w:t xml:space="preserve"> </w:t>
        </w:r>
      </w:ins>
      <w:ins w:id="5944" w:author="PR Preview" w:date="2026-01-01T00:00:00Z">
        <w:r>
          <w:t xml:space="preserve">matrix with</w:t>
        </w:r>
      </w:ins>
      <w:ins w:id="5945" w:author="PR Preview" w:date="2026-01-01T00:00:00Z">
        <w:r>
          <w:t xml:space="preserve"> </w:t>
        </w:r>
      </w:ins>
      <m:oMath>
        <m:r>
          <m:rPr>
            <m:sty m:val="p"/>
          </m:rPr>
          <m:t>rank</m:t>
        </m:r>
        <m:r>
          <m:rPr>
            <m:sty m:val="p"/>
          </m:rPr>
          <m:t>(</m:t>
        </m:r>
        <m:r>
          <m:rPr>
            <m:sty m:val="bi"/>
          </m:rPr>
          <m:t>A</m:t>
        </m:r>
        <m:r>
          <m:rPr>
            <m:sty m:val="p"/>
          </m:rPr>
          <m:t>)</m:t>
        </m:r>
        <m:r>
          <m:rPr>
            <m:sty m:val="p"/>
          </m:rPr>
          <m:t>=</m:t>
        </m:r>
        <m:r>
          <m:t>r</m:t>
        </m:r>
      </m:oMath>
      <w:ins w:id="5946" w:author="PR Preview" w:date="2026-01-01T00:00:00Z">
        <w:r>
          <w:t xml:space="preserve">. Then</w:t>
        </w:r>
      </w:ins>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4"/>
    <w:p>
      <w:pPr>
        <w:pStyle w:val="FirstParagraph"/>
      </w:pPr>
      <w:del w:id="5947" w:author="PR Preview" w:date="2026-01-01T00:00:00Z">
        <w:r>
          <w:rPr>
            <w:i/>
            <w:iCs/>
          </w:rPr>
          <w:delText xml:space="preserve">Proof</w:delText>
        </w:r>
      </w:del>
      <w:del w:id="5948" w:author="PR Preview" w:date="2026-01-01T00:00:00Z">
        <w:r>
          <w:delText xml:space="preserve">. </w:delText>
        </w:r>
      </w:del>
      <w:del w:id="5949" w:author="PR Preview" w:date="2026-01-01T00:00:00Z">
        <w:r>
          <w:rPr>
            <w:b/>
            <w:bCs/>
          </w:rPr>
          <w:delText xml:space="preserve">Part 1.</w:delText>
        </w:r>
      </w:del>
      <w:del w:id="5950" w:author="PR Preview" w:date="2026-01-01T00:00:00Z">
        <w:r>
          <w:delText xml:space="preserve"> </w:delText>
        </w:r>
      </w:del>
      <w:del w:id="5951" w:author="PR Preview" w:date="2026-01-01T00:00:00Z">
        <w:r>
          <w:delText xml:space="preserve">The first equation is</w:delText>
        </w:r>
      </w:del>
      <w:del w:id="5952" w:author="PR Preview" w:date="2026-01-01T00:00:00Z">
        <w:r>
          <w:delText xml:space="preserve"> </w:delText>
        </w:r>
      </w:del>
      <w:hyperlink w:anchor="thm-complement-null-space">
        <w:del w:id="5953" w:author="PR Preview" w:date="2026-01-01T00:00:00Z">
          <w:r>
            <w:rPr>
              <w:rStyle w:val="Hyperlink"/>
            </w:rPr>
            <w:delText xml:space="preserve">Theorem 52</w:delText>
          </w:r>
        </w:del>
      </w:hyperlink>
      <w:del w:id="5954" w:author="PR Preview" w:date="2026-01-01T00:00:00Z">
        <w:r>
          <w:delText xml:space="preserve">.</w:delText>
        </w:r>
      </w:del>
      <w:del w:id="5955" w:author="PR Preview" w:date="2026-01-01T00:00:00Z">
        <w:r>
          <w:delText xml:space="preserve"> </w:delText>
        </w:r>
      </w:del>
      <m:oMath>
        <m:r>
          <m:rPr>
            <m:scr m:val="script"/>
            <m:sty m:val="p"/>
          </m:rPr>
          <m:t>C</m:t>
        </m:r>
        <m:r>
          <m:rPr>
            <m:sty m:val="p"/>
          </m:rPr>
          <m:t>(</m:t>
        </m:r>
        <m:r>
          <m:rPr>
            <m:sty m:val="bi"/>
          </m:rPr>
          <m:t>A</m:t>
        </m:r>
        <m:r>
          <m:rPr>
            <m:sty m:val="p"/>
          </m:rPr>
          <m:t>)</m:t>
        </m:r>
      </m:oMath>
      <w:del w:id="5956" w:author="PR Preview" w:date="2026-01-01T00:00:00Z">
        <w:r>
          <w:delText xml:space="preserve"> </w:delText>
        </w:r>
      </w:del>
      <w:del w:id="5957" w:author="PR Preview" w:date="2026-01-01T00:00:00Z">
        <w:r>
          <w:delText xml:space="preserve">is a subspace of</w:delText>
        </w:r>
      </w:del>
      <w:del w:id="5958" w:author="PR Preview" w:date="2026-01-01T00:00:00Z">
        <w:r>
          <w:delText xml:space="preserve"> </w:delText>
        </w:r>
      </w:del>
      <m:oMath>
        <m:sSup>
          <m:e>
            <m:r>
              <m:rPr>
                <m:scr m:val="double-struck"/>
                <m:sty m:val="p"/>
              </m:rPr>
              <m:t>R</m:t>
            </m:r>
          </m:e>
          <m:sup>
            <m:r>
              <m:t>m</m:t>
            </m:r>
          </m:sup>
        </m:sSup>
      </m:oMath>
      <w:del w:id="5959" w:author="PR Preview" w:date="2026-01-01T00:00:00Z">
        <w:r>
          <w:delText xml:space="preserve"> </w:delText>
        </w:r>
      </w:del>
      <w:del w:id="5960" w:author="PR Preview" w:date="2026-01-01T00:00:00Z">
        <w:r>
          <w:delText xml:space="preserve">(</w:delText>
        </w:r>
      </w:del>
      <w:hyperlink w:anchor="thm-column-space-span">
        <w:del w:id="5961" w:author="PR Preview" w:date="2026-01-01T00:00:00Z">
          <w:r>
            <w:rPr>
              <w:rStyle w:val="Hyperlink"/>
            </w:rPr>
            <w:delText xml:space="preserve">Theorem 32</w:delText>
          </w:r>
        </w:del>
      </w:hyperlink>
      <w:del w:id="5962" w:author="PR Preview" w:date="2026-01-01T00:00:00Z">
        <w:r>
          <w:delText xml:space="preserve">), so</w:delText>
        </w:r>
      </w:del>
    </w:p>
    <w:p>
      <w:pPr>
        <w:pStyle w:val="FirstParagraph"/>
      </w:pPr>
      <w:ins w:id="5963" w:author="PR Preview" w:date="2026-01-01T00:00:00Z">
        <w:r>
          <w:rPr>
            <w:i/>
            <w:iCs/>
          </w:rPr>
          <w:t xml:space="preserve">Proof</w:t>
        </w:r>
      </w:ins>
      <w:ins w:id="5964" w:author="PR Preview" w:date="2026-01-01T00:00:00Z">
        <w:r>
          <w:t xml:space="preserve">. </w:t>
        </w:r>
      </w:ins>
      <w:ins w:id="5965" w:author="PR Preview" w:date="2026-01-01T00:00:00Z">
        <w:r>
          <w:rPr>
            <w:b/>
            <w:bCs/>
          </w:rPr>
          <w:t xml:space="preserve">Part 1.</w:t>
        </w:r>
      </w:ins>
      <w:ins w:id="5966" w:author="PR Preview" w:date="2026-01-01T00:00:00Z">
        <w:r>
          <w:t xml:space="preserve"> </w:t>
        </w:r>
      </w:ins>
      <w:ins w:id="5967" w:author="PR Preview" w:date="2026-01-01T00:00:00Z">
        <w:r>
          <w:t xml:space="preserve">The first equation is</w:t>
        </w:r>
      </w:ins>
      <w:ins w:id="5968" w:author="PR Preview" w:date="2026-01-01T00:00:00Z">
        <w:r>
          <w:t xml:space="preserve"> </w:t>
        </w:r>
      </w:ins>
      <w:hyperlink w:anchor="thm-complement-null-space">
        <w:ins w:id="5969" w:author="PR Preview" w:date="2026-01-01T00:00:00Z">
          <w:r>
            <w:rPr>
              <w:rStyle w:val="Hyperlink"/>
            </w:rPr>
            <w:t xml:space="preserve">Theorem 53</w:t>
          </w:r>
        </w:ins>
      </w:hyperlink>
      <w:ins w:id="5970" w:author="PR Preview" w:date="2026-01-01T00:00:00Z">
        <w:r>
          <w:t xml:space="preserve">.</w:t>
        </w:r>
      </w:ins>
      <w:ins w:id="5971" w:author="PR Preview" w:date="2026-01-01T00:00:00Z">
        <w:r>
          <w:t xml:space="preserve"> </w:t>
        </w:r>
      </w:ins>
      <m:oMath>
        <m:r>
          <m:rPr>
            <m:scr m:val="script"/>
            <m:sty m:val="p"/>
          </m:rPr>
          <m:t>C</m:t>
        </m:r>
        <m:r>
          <m:rPr>
            <m:sty m:val="p"/>
          </m:rPr>
          <m:t>(</m:t>
        </m:r>
        <m:r>
          <m:rPr>
            <m:sty m:val="bi"/>
          </m:rPr>
          <m:t>A</m:t>
        </m:r>
        <m:r>
          <m:rPr>
            <m:sty m:val="p"/>
          </m:rPr>
          <m:t>)</m:t>
        </m:r>
      </m:oMath>
      <w:ins w:id="5972" w:author="PR Preview" w:date="2026-01-01T00:00:00Z">
        <w:r>
          <w:t xml:space="preserve"> </w:t>
        </w:r>
      </w:ins>
      <w:ins w:id="5973" w:author="PR Preview" w:date="2026-01-01T00:00:00Z">
        <w:r>
          <w:t xml:space="preserve">is a subspace of</w:t>
        </w:r>
      </w:ins>
      <w:ins w:id="5974" w:author="PR Preview" w:date="2026-01-01T00:00:00Z">
        <w:r>
          <w:t xml:space="preserve"> </w:t>
        </w:r>
      </w:ins>
      <m:oMath>
        <m:sSup>
          <m:e>
            <m:r>
              <m:rPr>
                <m:scr m:val="double-struck"/>
                <m:sty m:val="p"/>
              </m:rPr>
              <m:t>R</m:t>
            </m:r>
          </m:e>
          <m:sup>
            <m:r>
              <m:t>m</m:t>
            </m:r>
          </m:sup>
        </m:sSup>
      </m:oMath>
      <w:ins w:id="5975" w:author="PR Preview" w:date="2026-01-01T00:00:00Z">
        <w:r>
          <w:t xml:space="preserve"> </w:t>
        </w:r>
      </w:ins>
      <w:ins w:id="5976" w:author="PR Preview" w:date="2026-01-01T00:00:00Z">
        <w:r>
          <w:t xml:space="preserve">(</w:t>
        </w:r>
      </w:ins>
      <w:hyperlink w:anchor="thm-column-space-span">
        <w:ins w:id="5977" w:author="PR Preview" w:date="2026-01-01T00:00:00Z">
          <w:r>
            <w:rPr>
              <w:rStyle w:val="Hyperlink"/>
            </w:rPr>
            <w:t xml:space="preserve">Theorem 32</w:t>
          </w:r>
        </w:ins>
      </w:hyperlink>
      <w:ins w:id="5978"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5" w:name="exm-fundamental-subspaces"/>
    <w:p>
      <w:pPr>
        <w:pStyle w:val="BodyText"/>
      </w:pPr>
      <w:del w:id="5979" w:author="PR Preview" w:date="2026-01-01T00:00:00Z">
        <w:r>
          <w:rPr>
            <w:b/>
            <w:bCs/>
          </w:rPr>
          <w:delText xml:space="preserve">Example 96 (The four subspaces of the matrix in</w:delText>
        </w:r>
      </w:del>
      <w:del w:id="5980" w:author="PR Preview" w:date="2026-01-01T00:00:00Z">
        <w:r>
          <w:rPr>
            <w:b/>
            <w:bCs/>
          </w:rPr>
          <w:delText xml:space="preserve"> </w:delText>
        </w:r>
      </w:del>
      <w:hyperlink w:anchor="exm-column-space">
        <w:del w:id="5981" w:author="PR Preview" w:date="2026-01-01T00:00:00Z">
          <w:r>
            <w:rPr>
              <w:rStyle w:val="Hyperlink"/>
              <w:b/>
              <w:bCs/>
            </w:rPr>
            <w:delText xml:space="preserve">Example 56</w:delText>
          </w:r>
        </w:del>
      </w:hyperlink>
      <w:del w:id="5982" w:author="PR Preview" w:date="2026-01-01T00:00:00Z">
        <w:r>
          <w:rPr>
            <w:b/>
            <w:bCs/>
          </w:rPr>
          <w:delText xml:space="preserve">)</w:delText>
        </w:r>
      </w:del>
      <w:del w:id="5983" w:author="PR Preview" w:date="2026-01-01T00:00:00Z">
        <w:r>
          <w:delText xml:space="preserve"> </w:delText>
        </w:r>
      </w:del>
      <w:del w:id="5984" w:author="PR Preview" w:date="2026-01-01T00:00:00Z">
        <w:r>
          <w:delText xml:space="preserve">For</w:delText>
        </w:r>
      </w:del>
      <w:del w:id="5985" w:author="PR Preview" w:date="2026-01-01T00:00:00Z">
        <w:r>
          <w:delText xml:space="preserve"> </w:delText>
        </w:r>
      </w:del>
      <m:oMath>
        <m:r>
          <m:rPr>
            <m:sty m:val="bi"/>
          </m:rPr>
          <m:t>A</m:t>
        </m:r>
      </m:oMath>
      <w:del w:id="5986" w:author="PR Preview" w:date="2026-01-01T00:00:00Z">
        <w:r>
          <w:delText xml:space="preserve"> </w:delText>
        </w:r>
      </w:del>
      <w:del w:id="5987" w:author="PR Preview" w:date="2026-01-01T00:00:00Z">
        <w:r>
          <w:delText xml:space="preserve">in</w:delText>
        </w:r>
      </w:del>
      <w:del w:id="5988" w:author="PR Preview" w:date="2026-01-01T00:00:00Z">
        <w:r>
          <w:delText xml:space="preserve"> </w:delText>
        </w:r>
      </w:del>
      <w:hyperlink w:anchor="exm-column-space">
        <w:del w:id="5989" w:author="PR Preview" w:date="2026-01-01T00:00:00Z">
          <w:r>
            <w:rPr>
              <w:rStyle w:val="Hyperlink"/>
            </w:rPr>
            <w:delText xml:space="preserve">Example 56</w:delText>
          </w:r>
        </w:del>
      </w:hyperlink>
      <w:del w:id="5990" w:author="PR Preview" w:date="2026-01-01T00:00:00Z">
        <w:r>
          <w:delText xml:space="preserve">,</w:delText>
        </w:r>
      </w:del>
      <w:del w:id="5991" w:author="PR Preview" w:date="2026-01-01T00:00:00Z">
        <w:r>
          <w:delText xml:space="preserve"> </w:delText>
        </w:r>
      </w:del>
      <m:oMath>
        <m:r>
          <m:t>m</m:t>
        </m:r>
        <m:r>
          <m:rPr>
            <m:sty m:val="p"/>
          </m:rPr>
          <m:t>=</m:t>
        </m:r>
        <m:r>
          <m:t>2</m:t>
        </m:r>
      </m:oMath>
      <w:del w:id="5992" w:author="PR Preview" w:date="2026-01-01T00:00:00Z">
        <w:r>
          <w:delText xml:space="preserve">,</w:delText>
        </w:r>
      </w:del>
      <w:del w:id="5993" w:author="PR Preview" w:date="2026-01-01T00:00:00Z">
        <w:r>
          <w:delText xml:space="preserve"> </w:delText>
        </w:r>
      </w:del>
      <m:oMath>
        <m:r>
          <m:t>n</m:t>
        </m:r>
        <m:r>
          <m:rPr>
            <m:sty m:val="p"/>
          </m:rPr>
          <m:t>=</m:t>
        </m:r>
        <m:r>
          <m:t>3</m:t>
        </m:r>
      </m:oMath>
      <w:del w:id="5994" w:author="PR Preview" w:date="2026-01-01T00:00:00Z">
        <w:r>
          <w:delText xml:space="preserve"> </w:delText>
        </w:r>
      </w:del>
      <w:del w:id="5995" w:author="PR Preview" w:date="2026-01-01T00:00:00Z">
        <w:r>
          <w:delText xml:space="preserve">and</w:delText>
        </w:r>
      </w:del>
      <w:del w:id="5996" w:author="PR Preview" w:date="2026-01-01T00:00:00Z">
        <w:r>
          <w:delText xml:space="preserve"> </w:delText>
        </w:r>
      </w:del>
      <m:oMath>
        <m:r>
          <m:t>r</m:t>
        </m:r>
        <m:r>
          <m:rPr>
            <m:sty m:val="p"/>
          </m:rPr>
          <m:t>=</m:t>
        </m:r>
        <m:r>
          <m:t>1</m:t>
        </m:r>
      </m:oMath>
      <w:del w:id="5997" w:author="PR Preview" w:date="2026-01-01T00:00:00Z">
        <w:r>
          <w:delText xml:space="preserve"> </w:delText>
        </w:r>
      </w:del>
      <w:del w:id="5998" w:author="PR Preview" w:date="2026-01-01T00:00:00Z">
        <w:r>
          <w:delText xml:space="preserve">(</w:delText>
        </w:r>
      </w:del>
      <w:hyperlink w:anchor="exm-rank-dim">
        <w:del w:id="5999" w:author="PR Preview" w:date="2026-01-01T00:00:00Z">
          <w:r>
            <w:rPr>
              <w:rStyle w:val="Hyperlink"/>
            </w:rPr>
            <w:delText xml:space="preserve">Example 66</w:delText>
          </w:r>
        </w:del>
      </w:hyperlink>
      <w:del w:id="6000" w:author="PR Preview" w:date="2026-01-01T00:00:00Z">
        <w:r>
          <w:delText xml:space="preserve">).</w:delText>
        </w:r>
      </w:del>
    </w:p>
    <w:p>
      <w:pPr>
        <w:pStyle w:val="BodyText"/>
      </w:pPr>
      <w:ins w:id="6001" w:author="PR Preview" w:date="2026-01-01T00:00:00Z">
        <w:r>
          <w:rPr>
            <w:b/>
            <w:bCs/>
          </w:rPr>
          <w:t xml:space="preserve">Example 98 (The four subspaces of the matrix in</w:t>
        </w:r>
      </w:ins>
      <w:ins w:id="6002" w:author="PR Preview" w:date="2026-01-01T00:00:00Z">
        <w:r>
          <w:rPr>
            <w:b/>
            <w:bCs/>
          </w:rPr>
          <w:t xml:space="preserve"> </w:t>
        </w:r>
      </w:ins>
      <w:hyperlink w:anchor="exm-column-space">
        <w:ins w:id="6003" w:author="PR Preview" w:date="2026-01-01T00:00:00Z">
          <w:r>
            <w:rPr>
              <w:rStyle w:val="Hyperlink"/>
              <w:b/>
              <w:bCs/>
            </w:rPr>
            <w:t xml:space="preserve">Example 56</w:t>
          </w:r>
        </w:ins>
      </w:hyperlink>
      <w:ins w:id="6004" w:author="PR Preview" w:date="2026-01-01T00:00:00Z">
        <w:r>
          <w:rPr>
            <w:b/>
            <w:bCs/>
          </w:rPr>
          <w:t xml:space="preserve">)</w:t>
        </w:r>
      </w:ins>
      <w:ins w:id="6005" w:author="PR Preview" w:date="2026-01-01T00:00:00Z">
        <w:r>
          <w:t xml:space="preserve"> </w:t>
        </w:r>
      </w:ins>
      <w:ins w:id="6006" w:author="PR Preview" w:date="2026-01-01T00:00:00Z">
        <w:r>
          <w:t xml:space="preserve">For</w:t>
        </w:r>
      </w:ins>
      <w:ins w:id="6007" w:author="PR Preview" w:date="2026-01-01T00:00:00Z">
        <w:r>
          <w:t xml:space="preserve"> </w:t>
        </w:r>
      </w:ins>
      <m:oMath>
        <m:r>
          <m:rPr>
            <m:sty m:val="bi"/>
          </m:rPr>
          <m:t>A</m:t>
        </m:r>
      </m:oMath>
      <w:ins w:id="6008" w:author="PR Preview" w:date="2026-01-01T00:00:00Z">
        <w:r>
          <w:t xml:space="preserve"> </w:t>
        </w:r>
      </w:ins>
      <w:ins w:id="6009" w:author="PR Preview" w:date="2026-01-01T00:00:00Z">
        <w:r>
          <w:t xml:space="preserve">in</w:t>
        </w:r>
      </w:ins>
      <w:ins w:id="6010" w:author="PR Preview" w:date="2026-01-01T00:00:00Z">
        <w:r>
          <w:t xml:space="preserve"> </w:t>
        </w:r>
      </w:ins>
      <w:hyperlink w:anchor="exm-column-space">
        <w:ins w:id="6011" w:author="PR Preview" w:date="2026-01-01T00:00:00Z">
          <w:r>
            <w:rPr>
              <w:rStyle w:val="Hyperlink"/>
            </w:rPr>
            <w:t xml:space="preserve">Example 56</w:t>
          </w:r>
        </w:ins>
      </w:hyperlink>
      <w:ins w:id="6012" w:author="PR Preview" w:date="2026-01-01T00:00:00Z">
        <w:r>
          <w:t xml:space="preserve">,</w:t>
        </w:r>
      </w:ins>
      <w:ins w:id="6013" w:author="PR Preview" w:date="2026-01-01T00:00:00Z">
        <w:r>
          <w:t xml:space="preserve"> </w:t>
        </w:r>
      </w:ins>
      <m:oMath>
        <m:r>
          <m:t>m</m:t>
        </m:r>
        <m:r>
          <m:rPr>
            <m:sty m:val="p"/>
          </m:rPr>
          <m:t>=</m:t>
        </m:r>
        <m:r>
          <m:t>2</m:t>
        </m:r>
      </m:oMath>
      <w:ins w:id="6014" w:author="PR Preview" w:date="2026-01-01T00:00:00Z">
        <w:r>
          <w:t xml:space="preserve">,</w:t>
        </w:r>
      </w:ins>
      <w:ins w:id="6015" w:author="PR Preview" w:date="2026-01-01T00:00:00Z">
        <w:r>
          <w:t xml:space="preserve"> </w:t>
        </w:r>
      </w:ins>
      <m:oMath>
        <m:r>
          <m:t>n</m:t>
        </m:r>
        <m:r>
          <m:rPr>
            <m:sty m:val="p"/>
          </m:rPr>
          <m:t>=</m:t>
        </m:r>
        <m:r>
          <m:t>3</m:t>
        </m:r>
      </m:oMath>
      <w:ins w:id="6016" w:author="PR Preview" w:date="2026-01-01T00:00:00Z">
        <w:r>
          <w:t xml:space="preserve"> </w:t>
        </w:r>
      </w:ins>
      <w:ins w:id="6017" w:author="PR Preview" w:date="2026-01-01T00:00:00Z">
        <w:r>
          <w:t xml:space="preserve">and</w:t>
        </w:r>
      </w:ins>
      <w:ins w:id="6018" w:author="PR Preview" w:date="2026-01-01T00:00:00Z">
        <w:r>
          <w:t xml:space="preserve"> </w:t>
        </w:r>
      </w:ins>
      <m:oMath>
        <m:r>
          <m:t>r</m:t>
        </m:r>
        <m:r>
          <m:rPr>
            <m:sty m:val="p"/>
          </m:rPr>
          <m:t>=</m:t>
        </m:r>
        <m:r>
          <m:t>1</m:t>
        </m:r>
      </m:oMath>
      <w:ins w:id="6019" w:author="PR Preview" w:date="2026-01-01T00:00:00Z">
        <w:r>
          <w:t xml:space="preserve"> </w:t>
        </w:r>
      </w:ins>
      <w:ins w:id="6020" w:author="PR Preview" w:date="2026-01-01T00:00:00Z">
        <w:r>
          <w:t xml:space="preserve">(</w:t>
        </w:r>
      </w:ins>
      <w:hyperlink w:anchor="exm-rank-dim">
        <w:ins w:id="6021" w:author="PR Preview" w:date="2026-01-01T00:00:00Z">
          <w:r>
            <w:rPr>
              <w:rStyle w:val="Hyperlink"/>
            </w:rPr>
            <w:t xml:space="preserve">Example 66</w:t>
          </w:r>
        </w:ins>
      </w:hyperlink>
      <w:ins w:id="6022" w:author="PR Preview" w:date="2026-01-01T00:00:00Z">
        <w:r>
          <w:t xml:space="preserve">).</w:t>
        </w:r>
      </w:ins>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del w:id="6023" w:author="PR Preview" w:date="2026-01-01T00:00:00Z">
        <w:r>
          <w:rPr>
            <w:b/>
            <w:bCs/>
          </w:rPr>
          <w:delText xml:space="preserve">In</w:delText>
        </w:r>
      </w:del>
      <w:del w:id="6024" w:author="PR Preview" w:date="2026-01-01T00:00:00Z">
        <w:r>
          <w:rPr>
            <w:b/>
            <w:bCs/>
          </w:rPr>
          <w:delText xml:space="preserve"> </w:delText>
        </w:r>
      </w:del>
      <m:oMath>
        <m:sSup>
          <m:e>
            <m:r>
              <m:rPr>
                <m:scr m:val="double-struck"/>
                <m:sty m:val="p"/>
              </m:rPr>
              <m:t>R</m:t>
            </m:r>
          </m:e>
          <m:sup>
            <m:r>
              <m:t>2</m:t>
            </m:r>
          </m:sup>
        </m:sSup>
      </m:oMath>
      <w:del w:id="6025" w:author="PR Preview" w:date="2026-01-01T00:00:00Z">
        <w:r>
          <w:rPr>
            <w:b/>
            <w:bCs/>
          </w:rPr>
          <w:delText xml:space="preserve">:</w:delText>
        </w:r>
      </w:del>
      <w:del w:id="6026"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6027" w:author="PR Preview" w:date="2026-01-01T00:00:00Z">
        <w:r>
          <w:delText xml:space="preserve"> </w:delText>
        </w:r>
      </w:del>
      <w:del w:id="6028" w:author="PR Preview" w:date="2026-01-01T00:00:00Z">
        <w:r>
          <w:delText xml:space="preserve">has dimension</w:delText>
        </w:r>
      </w:del>
      <w:del w:id="6029" w:author="PR Preview" w:date="2026-01-01T00:00:00Z">
        <w:r>
          <w:delText xml:space="preserve"> </w:delText>
        </w:r>
      </w:del>
      <m:oMath>
        <m:r>
          <m:t>1</m:t>
        </m:r>
        <m:r>
          <m:rPr>
            <m:sty m:val="p"/>
          </m:rPr>
          <m:t>=</m:t>
        </m:r>
        <m:r>
          <m:t>r</m:t>
        </m:r>
      </m:oMath>
      <w:del w:id="6030" w:author="PR Preview" w:date="2026-01-01T00:00:00Z">
        <w:r>
          <w:delText xml:space="preserve">,</w:delText>
        </w:r>
      </w:del>
      <w:del w:id="6031" w:author="PR Preview" w:date="2026-01-01T00:00:00Z">
        <w:r>
          <w:delText xml:space="preserve"> </w:delText>
        </w:r>
      </w:del>
      <w:del w:id="6032" w:author="PR Preview" w:date="2026-01-01T00:00:00Z">
        <w:r>
          <w:delText xml:space="preserve">and</w:delText>
        </w:r>
      </w:del>
      <w:del w:id="6033"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6034" w:author="PR Preview" w:date="2026-01-01T00:00:00Z">
        <w:r>
          <w:delText xml:space="preserve"> </w:delText>
        </w:r>
      </w:del>
      <w:del w:id="6035" w:author="PR Preview" w:date="2026-01-01T00:00:00Z">
        <w:r>
          <w:delText xml:space="preserve">has dimension</w:delText>
        </w:r>
      </w:del>
      <w:del w:id="6036" w:author="PR Preview" w:date="2026-01-01T00:00:00Z">
        <w:r>
          <w:delText xml:space="preserve"> </w:delText>
        </w:r>
      </w:del>
      <m:oMath>
        <m:r>
          <m:t>1</m:t>
        </m:r>
        <m:r>
          <m:rPr>
            <m:sty m:val="p"/>
          </m:rPr>
          <m:t>=</m:t>
        </m:r>
        <m:r>
          <m:t>m</m:t>
        </m:r>
        <m:r>
          <m:rPr>
            <m:sty m:val="p"/>
          </m:rPr>
          <m:t>−</m:t>
        </m:r>
        <m:r>
          <m:t>r</m:t>
        </m:r>
      </m:oMath>
      <w:del w:id="6037" w:author="PR Preview" w:date="2026-01-01T00:00:00Z">
        <w:r>
          <w:delText xml:space="preserve"> </w:delText>
        </w:r>
      </w:del>
      <w:del w:id="6038" w:author="PR Preview" w:date="2026-01-01T00:00:00Z">
        <w:r>
          <w:delText xml:space="preserve">(</w:delText>
        </w:r>
      </w:del>
      <w:hyperlink w:anchor="exm-complement-null-space">
        <w:del w:id="6039" w:author="PR Preview" w:date="2026-01-01T00:00:00Z">
          <w:r>
            <w:rPr>
              <w:rStyle w:val="Hyperlink"/>
            </w:rPr>
            <w:delText xml:space="preserve">Example 92</w:delText>
          </w:r>
        </w:del>
      </w:hyperlink>
      <w:del w:id="6040" w:author="PR Preview" w:date="2026-01-01T00:00:00Z">
        <w:r>
          <w:delText xml:space="preserve">).</w:delText>
        </w:r>
      </w:del>
    </w:p>
    <w:p>
      <w:pPr>
        <w:pStyle w:val="FirstParagraph"/>
      </w:pPr>
      <w:del w:id="6041" w:author="PR Preview" w:date="2026-01-01T00:00:00Z">
        <w:r>
          <w:delText xml:space="preserve">By part 3,</w:delText>
        </w:r>
      </w:del>
      <w:del w:id="6042" w:author="PR Preview" w:date="2026-01-01T00:00:00Z">
        <w:r>
          <w:delText xml:space="preserve"> </w:delText>
        </w:r>
      </w:del>
      <w:del w:id="6043" w:author="PR Preview" w:date="2026-01-01T00:00:00Z">
        <w:r>
          <w:delText xml:space="preserve">$\mathord{\smash[b]{\underset{\raise.3ex\hbox{$\scriptstyle\sim$}}{y}}\vphantom{y}} = (1, 0, 0)$</w:delText>
        </w:r>
      </w:del>
      <w:del w:id="6044" w:author="PR Preview" w:date="2026-01-01T00:00:00Z">
        <w:r>
          <w:delText xml:space="preserve"> </w:delText>
        </w:r>
      </w:del>
      <w:del w:id="6045" w:author="PR Preview" w:date="2026-01-01T00:00:00Z">
        <w:r>
          <w:delText xml:space="preserve">splits uniquely</w:delText>
        </w:r>
      </w:del>
      <w:del w:id="6046" w:author="PR Preview" w:date="2026-01-01T00:00:00Z">
        <w:r>
          <w:delText xml:space="preserve"> </w:delText>
        </w:r>
      </w:del>
      <w:del w:id="6047" w:author="PR Preview" w:date="2026-01-01T00:00:00Z">
        <w:r>
          <w:delText xml:space="preserve">into a row-space part</w:delText>
        </w:r>
      </w:del>
      <w:del w:id="6048"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6049" w:author="PR Preview" w:date="2026-01-01T00:00:00Z">
        <w:r>
          <w:delText xml:space="preserve"> </w:delText>
        </w:r>
      </w:del>
      <w:del w:id="6050" w:author="PR Preview" w:date="2026-01-01T00:00:00Z">
        <w:r>
          <w:delText xml:space="preserve">and a null-space part.</w:delText>
        </w:r>
      </w:del>
      <w:del w:id="6051" w:author="PR Preview" w:date="2026-01-01T00:00:00Z">
        <w:r>
          <w:delText xml:space="preserve"> </w:delText>
        </w:r>
      </w:del>
      <w:del w:id="6052" w:author="PR Preview" w:date="2026-01-01T00:00:00Z">
        <w:r>
          <w:delText xml:space="preserve">The null-space part</w:delText>
        </w:r>
      </w:del>
      <w:del w:id="6053" w:author="PR Preview" w:date="2026-01-01T00:00:00Z">
        <w:r>
          <w:delText xml:space="preserve"> </w:delText>
        </w:r>
      </w:del>
      <w:del w:id="6054" w:author="PR Preview" w:date="2026-01-01T00:00:00Z">
        <w:r>
          <w:delText xml:space="preserve">$\mathord{\smash[b]{\underset{\raise.3ex\hbox{$\scriptstyle\sim$}}{y}}\vphantom{y}} - t\,(1, -2, -2)$</w:delText>
        </w:r>
      </w:del>
      <w:del w:id="6055" w:author="PR Preview" w:date="2026-01-01T00:00:00Z">
        <w:r>
          <w:delText xml:space="preserve"> </w:delText>
        </w:r>
      </w:del>
      <w:del w:id="6056" w:author="PR Preview" w:date="2026-01-01T00:00:00Z">
        <w:r>
          <w:delText xml:space="preserve">lies in</w:delText>
        </w:r>
      </w:del>
      <w:del w:id="6057" w:author="PR Preview" w:date="2026-01-01T00:00:00Z">
        <w:r>
          <w:delText xml:space="preserve"> </w:delText>
        </w:r>
      </w:del>
      <m:oMath>
        <m:r>
          <m:rPr>
            <m:scr m:val="script"/>
            <m:sty m:val="p"/>
          </m:rPr>
          <m:t>N</m:t>
        </m:r>
        <m:r>
          <m:rPr>
            <m:sty m:val="p"/>
          </m:rPr>
          <m:t>(</m:t>
        </m:r>
        <m:r>
          <m:rPr>
            <m:sty m:val="bi"/>
          </m:rPr>
          <m:t>A</m:t>
        </m:r>
        <m:r>
          <m:rPr>
            <m:sty m:val="p"/>
          </m:rPr>
          <m:t>)</m:t>
        </m:r>
      </m:oMath>
      <w:del w:id="6058" w:author="PR Preview" w:date="2026-01-01T00:00:00Z">
        <w:r>
          <w:delText xml:space="preserve"> </w:delText>
        </w:r>
      </w:del>
      <w:del w:id="6059" w:author="PR Preview" w:date="2026-01-01T00:00:00Z">
        <w:r>
          <w:delText xml:space="preserve">(part 3),</w:delText>
        </w:r>
      </w:del>
      <w:del w:id="6060" w:author="PR Preview" w:date="2026-01-01T00:00:00Z">
        <w:r>
          <w:delText xml:space="preserve"> </w:delText>
        </w:r>
      </w:del>
      <w:del w:id="6061" w:author="PR Preview" w:date="2026-01-01T00:00:00Z">
        <w:r>
          <w:delText xml:space="preserve">and</w:delText>
        </w:r>
      </w:del>
      <w:del w:id="6062"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6063" w:author="PR Preview" w:date="2026-01-01T00:00:00Z">
        <w:r>
          <w:delText xml:space="preserve"> </w:delText>
        </w:r>
      </w:del>
      <w:del w:id="6064" w:author="PR Preview" w:date="2026-01-01T00:00:00Z">
        <w:r>
          <w:delText xml:space="preserve">(</w:delText>
        </w:r>
      </w:del>
      <w:hyperlink w:anchor="thm-complement-null-space">
        <w:del w:id="6065" w:author="PR Preview" w:date="2026-01-01T00:00:00Z">
          <w:r>
            <w:rPr>
              <w:rStyle w:val="Hyperlink"/>
            </w:rPr>
            <w:delText xml:space="preserve">Theorem 52</w:delText>
          </w:r>
        </w:del>
      </w:hyperlink>
      <w:del w:id="6066" w:author="PR Preview" w:date="2026-01-01T00:00:00Z">
        <w:r>
          <w:delText xml:space="preserve"> </w:delText>
        </w:r>
      </w:del>
      <w:del w:id="6067" w:author="PR Preview" w:date="2026-01-01T00:00:00Z">
        <w:r>
          <w:delText xml:space="preserve">applied to</w:delText>
        </w:r>
      </w:del>
      <w:del w:id="6068" w:author="PR Preview" w:date="2026-01-01T00:00:00Z">
        <w:r>
          <w:delText xml:space="preserve"> </w:delText>
        </w:r>
      </w:del>
      <m:oMath>
        <m:sSup>
          <m:e>
            <m:r>
              <m:rPr>
                <m:sty m:val="bi"/>
              </m:rPr>
              <m:t>A</m:t>
            </m:r>
          </m:e>
          <m:sup>
            <m:r>
              <m:rPr>
                <m:sty m:val="p"/>
              </m:rPr>
              <m:t>⊤</m:t>
            </m:r>
          </m:sup>
        </m:sSup>
      </m:oMath>
      <w:del w:id="6069" w:author="PR Preview" w:date="2026-01-01T00:00:00Z">
        <w:r>
          <w:delText xml:space="preserve">, with</w:delText>
        </w:r>
      </w:del>
      <w:del w:id="6070"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6071" w:author="PR Preview" w:date="2026-01-01T00:00:00Z">
        <w:r>
          <w:delText xml:space="preserve">),</w:delText>
        </w:r>
      </w:del>
      <w:del w:id="6072" w:author="PR Preview" w:date="2026-01-01T00:00:00Z">
        <w:r>
          <w:delText xml:space="preserve"> </w:delText>
        </w:r>
      </w:del>
      <w:del w:id="6073" w:author="PR Preview" w:date="2026-01-01T00:00:00Z">
        <w:r>
          <w:delText xml:space="preserve">so it must be orthogonal to</w:delText>
        </w:r>
      </w:del>
      <w:del w:id="6074"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6075" w:author="PR Preview" w:date="2026-01-01T00:00:00Z">
        <w:r>
          <w:delText xml:space="preserve">:</w:delText>
        </w:r>
      </w:del>
    </w:p>
    <w:p>
      <w:pPr>
        <w:numPr>
          <w:ilvl w:val="0"/>
          <w:numId w:val="1046"/>
        </w:numPr>
      </w:pPr>
      <w:ins w:id="6076" w:author="PR Preview" w:date="2026-01-01T00:00:00Z">
        <w:r>
          <w:rPr>
            <w:b/>
            <w:bCs/>
          </w:rPr>
          <w:t xml:space="preserve">In</w:t>
        </w:r>
      </w:ins>
      <w:ins w:id="6077" w:author="PR Preview" w:date="2026-01-01T00:00:00Z">
        <w:r>
          <w:rPr>
            <w:b/>
            <w:bCs/>
          </w:rPr>
          <w:t xml:space="preserve"> </w:t>
        </w:r>
      </w:ins>
      <m:oMath>
        <m:sSup>
          <m:e>
            <m:r>
              <m:rPr>
                <m:scr m:val="double-struck"/>
                <m:sty m:val="p"/>
              </m:rPr>
              <m:t>R</m:t>
            </m:r>
          </m:e>
          <m:sup>
            <m:r>
              <m:t>2</m:t>
            </m:r>
          </m:sup>
        </m:sSup>
      </m:oMath>
      <w:ins w:id="6078" w:author="PR Preview" w:date="2026-01-01T00:00:00Z">
        <w:r>
          <w:rPr>
            <w:b/>
            <w:bCs/>
          </w:rPr>
          <w:t xml:space="preserve">:</w:t>
        </w:r>
      </w:ins>
      <w:ins w:id="607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6080" w:author="PR Preview" w:date="2026-01-01T00:00:00Z">
        <w:r>
          <w:t xml:space="preserve"> </w:t>
        </w:r>
      </w:ins>
      <w:ins w:id="6081" w:author="PR Preview" w:date="2026-01-01T00:00:00Z">
        <w:r>
          <w:t xml:space="preserve">has dimension</w:t>
        </w:r>
      </w:ins>
      <w:ins w:id="6082" w:author="PR Preview" w:date="2026-01-01T00:00:00Z">
        <w:r>
          <w:t xml:space="preserve"> </w:t>
        </w:r>
      </w:ins>
      <m:oMath>
        <m:r>
          <m:t>1</m:t>
        </m:r>
        <m:r>
          <m:rPr>
            <m:sty m:val="p"/>
          </m:rPr>
          <m:t>=</m:t>
        </m:r>
        <m:r>
          <m:t>r</m:t>
        </m:r>
      </m:oMath>
      <w:ins w:id="6083" w:author="PR Preview" w:date="2026-01-01T00:00:00Z">
        <w:r>
          <w:t xml:space="preserve">,</w:t>
        </w:r>
      </w:ins>
      <w:ins w:id="6084" w:author="PR Preview" w:date="2026-01-01T00:00:00Z">
        <w:r>
          <w:t xml:space="preserve"> </w:t>
        </w:r>
      </w:ins>
      <w:ins w:id="6085" w:author="PR Preview" w:date="2026-01-01T00:00:00Z">
        <w:r>
          <w:t xml:space="preserve">and</w:t>
        </w:r>
      </w:ins>
      <w:ins w:id="6086"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6087" w:author="PR Preview" w:date="2026-01-01T00:00:00Z">
        <w:r>
          <w:t xml:space="preserve"> </w:t>
        </w:r>
      </w:ins>
      <w:ins w:id="6088" w:author="PR Preview" w:date="2026-01-01T00:00:00Z">
        <w:r>
          <w:t xml:space="preserve">has dimension</w:t>
        </w:r>
      </w:ins>
      <w:ins w:id="6089" w:author="PR Preview" w:date="2026-01-01T00:00:00Z">
        <w:r>
          <w:t xml:space="preserve"> </w:t>
        </w:r>
      </w:ins>
      <m:oMath>
        <m:r>
          <m:t>1</m:t>
        </m:r>
        <m:r>
          <m:rPr>
            <m:sty m:val="p"/>
          </m:rPr>
          <m:t>=</m:t>
        </m:r>
        <m:r>
          <m:t>m</m:t>
        </m:r>
        <m:r>
          <m:rPr>
            <m:sty m:val="p"/>
          </m:rPr>
          <m:t>−</m:t>
        </m:r>
        <m:r>
          <m:t>r</m:t>
        </m:r>
      </m:oMath>
      <w:ins w:id="6090" w:author="PR Preview" w:date="2026-01-01T00:00:00Z">
        <w:r>
          <w:t xml:space="preserve"> </w:t>
        </w:r>
      </w:ins>
      <w:ins w:id="6091" w:author="PR Preview" w:date="2026-01-01T00:00:00Z">
        <w:r>
          <w:t xml:space="preserve">(</w:t>
        </w:r>
      </w:ins>
      <w:hyperlink w:anchor="exm-complement-null-space">
        <w:ins w:id="6092" w:author="PR Preview" w:date="2026-01-01T00:00:00Z">
          <w:r>
            <w:rPr>
              <w:rStyle w:val="Hyperlink"/>
            </w:rPr>
            <w:t xml:space="preserve">Example 94</w:t>
          </w:r>
        </w:ins>
      </w:hyperlink>
      <w:ins w:id="6093" w:author="PR Preview" w:date="2026-01-01T00:00:00Z">
        <w:r>
          <w:t xml:space="preserve">).</w:t>
        </w:r>
      </w:ins>
    </w:p>
    <w:p>
      <w:pPr>
        <w:pStyle w:val="FirstParagraph"/>
      </w:pPr>
      <w:ins w:id="6094" w:author="PR Preview" w:date="2026-01-01T00:00:00Z">
        <w:r>
          <w:t xml:space="preserve">By part 3,</w:t>
        </w:r>
      </w:ins>
      <w:ins w:id="6095" w:author="PR Preview" w:date="2026-01-01T00:00:00Z">
        <w:r>
          <w:t xml:space="preserve"> </w:t>
        </w:r>
      </w:ins>
      <w:ins w:id="6096" w:author="PR Preview" w:date="2026-01-01T00:00:00Z">
        <w:r>
          <w:t xml:space="preserve">$\mathord{\smash[b]{\underset{\raise.3ex\hbox{$\scriptstyle\sim$}}{y}}\vphantom{y}} = (1, 0, 0)$</w:t>
        </w:r>
      </w:ins>
      <w:ins w:id="6097" w:author="PR Preview" w:date="2026-01-01T00:00:00Z">
        <w:r>
          <w:t xml:space="preserve"> </w:t>
        </w:r>
      </w:ins>
      <w:ins w:id="6098" w:author="PR Preview" w:date="2026-01-01T00:00:00Z">
        <w:r>
          <w:t xml:space="preserve">splits uniquely</w:t>
        </w:r>
      </w:ins>
      <w:ins w:id="6099" w:author="PR Preview" w:date="2026-01-01T00:00:00Z">
        <w:r>
          <w:t xml:space="preserve"> </w:t>
        </w:r>
      </w:ins>
      <w:ins w:id="6100" w:author="PR Preview" w:date="2026-01-01T00:00:00Z">
        <w:r>
          <w:t xml:space="preserve">into a row-space part</w:t>
        </w:r>
      </w:ins>
      <w:ins w:id="6101"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6102" w:author="PR Preview" w:date="2026-01-01T00:00:00Z">
        <w:r>
          <w:t xml:space="preserve"> </w:t>
        </w:r>
      </w:ins>
      <w:ins w:id="6103" w:author="PR Preview" w:date="2026-01-01T00:00:00Z">
        <w:r>
          <w:t xml:space="preserve">and a null-space part.</w:t>
        </w:r>
      </w:ins>
      <w:ins w:id="6104" w:author="PR Preview" w:date="2026-01-01T00:00:00Z">
        <w:r>
          <w:t xml:space="preserve"> </w:t>
        </w:r>
      </w:ins>
      <w:ins w:id="6105" w:author="PR Preview" w:date="2026-01-01T00:00:00Z">
        <w:r>
          <w:t xml:space="preserve">The null-space part</w:t>
        </w:r>
      </w:ins>
      <w:ins w:id="6106" w:author="PR Preview" w:date="2026-01-01T00:00:00Z">
        <w:r>
          <w:t xml:space="preserve"> </w:t>
        </w:r>
      </w:ins>
      <w:ins w:id="6107" w:author="PR Preview" w:date="2026-01-01T00:00:00Z">
        <w:r>
          <w:t xml:space="preserve">$\mathord{\smash[b]{\underset{\raise.3ex\hbox{$\scriptstyle\sim$}}{y}}\vphantom{y}} - t\,(1, -2, -2)$</w:t>
        </w:r>
      </w:ins>
      <w:ins w:id="6108" w:author="PR Preview" w:date="2026-01-01T00:00:00Z">
        <w:r>
          <w:t xml:space="preserve"> </w:t>
        </w:r>
      </w:ins>
      <w:ins w:id="6109" w:author="PR Preview" w:date="2026-01-01T00:00:00Z">
        <w:r>
          <w:t xml:space="preserve">lies in</w:t>
        </w:r>
      </w:ins>
      <w:ins w:id="6110" w:author="PR Preview" w:date="2026-01-01T00:00:00Z">
        <w:r>
          <w:t xml:space="preserve"> </w:t>
        </w:r>
      </w:ins>
      <m:oMath>
        <m:r>
          <m:rPr>
            <m:scr m:val="script"/>
            <m:sty m:val="p"/>
          </m:rPr>
          <m:t>N</m:t>
        </m:r>
        <m:r>
          <m:rPr>
            <m:sty m:val="p"/>
          </m:rPr>
          <m:t>(</m:t>
        </m:r>
        <m:r>
          <m:rPr>
            <m:sty m:val="bi"/>
          </m:rPr>
          <m:t>A</m:t>
        </m:r>
        <m:r>
          <m:rPr>
            <m:sty m:val="p"/>
          </m:rPr>
          <m:t>)</m:t>
        </m:r>
      </m:oMath>
      <w:ins w:id="6111" w:author="PR Preview" w:date="2026-01-01T00:00:00Z">
        <w:r>
          <w:t xml:space="preserve"> </w:t>
        </w:r>
      </w:ins>
      <w:ins w:id="6112" w:author="PR Preview" w:date="2026-01-01T00:00:00Z">
        <w:r>
          <w:t xml:space="preserve">(part 3),</w:t>
        </w:r>
      </w:ins>
      <w:ins w:id="6113" w:author="PR Preview" w:date="2026-01-01T00:00:00Z">
        <w:r>
          <w:t xml:space="preserve"> </w:t>
        </w:r>
      </w:ins>
      <w:ins w:id="6114" w:author="PR Preview" w:date="2026-01-01T00:00:00Z">
        <w:r>
          <w:t xml:space="preserve">and</w:t>
        </w:r>
      </w:ins>
      <w:ins w:id="6115"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6116" w:author="PR Preview" w:date="2026-01-01T00:00:00Z">
        <w:r>
          <w:t xml:space="preserve"> </w:t>
        </w:r>
      </w:ins>
      <w:ins w:id="6117" w:author="PR Preview" w:date="2026-01-01T00:00:00Z">
        <w:r>
          <w:t xml:space="preserve">(</w:t>
        </w:r>
      </w:ins>
      <w:hyperlink w:anchor="thm-complement-null-space">
        <w:ins w:id="6118" w:author="PR Preview" w:date="2026-01-01T00:00:00Z">
          <w:r>
            <w:rPr>
              <w:rStyle w:val="Hyperlink"/>
            </w:rPr>
            <w:t xml:space="preserve">Theorem 53</w:t>
          </w:r>
        </w:ins>
      </w:hyperlink>
      <w:ins w:id="6119" w:author="PR Preview" w:date="2026-01-01T00:00:00Z">
        <w:r>
          <w:t xml:space="preserve"> </w:t>
        </w:r>
      </w:ins>
      <w:ins w:id="6120" w:author="PR Preview" w:date="2026-01-01T00:00:00Z">
        <w:r>
          <w:t xml:space="preserve">applied to</w:t>
        </w:r>
      </w:ins>
      <w:ins w:id="6121" w:author="PR Preview" w:date="2026-01-01T00:00:00Z">
        <w:r>
          <w:t xml:space="preserve"> </w:t>
        </w:r>
      </w:ins>
      <m:oMath>
        <m:sSup>
          <m:e>
            <m:r>
              <m:rPr>
                <m:sty m:val="bi"/>
              </m:rPr>
              <m:t>A</m:t>
            </m:r>
          </m:e>
          <m:sup>
            <m:r>
              <m:rPr>
                <m:sty m:val="p"/>
              </m:rPr>
              <m:t>⊤</m:t>
            </m:r>
          </m:sup>
        </m:sSup>
      </m:oMath>
      <w:ins w:id="6122" w:author="PR Preview" w:date="2026-01-01T00:00:00Z">
        <w:r>
          <w:t xml:space="preserve">, with</w:t>
        </w:r>
      </w:ins>
      <w:ins w:id="6123"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6124" w:author="PR Preview" w:date="2026-01-01T00:00:00Z">
        <w:r>
          <w:t xml:space="preserve">),</w:t>
        </w:r>
      </w:ins>
      <w:ins w:id="6125" w:author="PR Preview" w:date="2026-01-01T00:00:00Z">
        <w:r>
          <w:t xml:space="preserve"> </w:t>
        </w:r>
      </w:ins>
      <w:ins w:id="6126" w:author="PR Preview" w:date="2026-01-01T00:00:00Z">
        <w:r>
          <w:t xml:space="preserve">so it must be orthogonal to</w:t>
        </w:r>
      </w:ins>
      <w:ins w:id="6127"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6128"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51</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45"/>
    <w:bookmarkEnd w:id="346"/>
    <w:bookmarkStart w:id="358" w:name="sec-inner-products"/>
    <w:p>
      <w:pPr>
        <w:pStyle w:val="Heading2"/>
      </w:pPr>
      <w:r>
        <w:t xml:space="preserve">10 Inner products</w:t>
      </w:r>
    </w:p>
    <w:bookmarkStart w:id="347" w:name="def-inner-product"/>
    <w:p>
      <w:pPr>
        <w:pStyle w:val="FirstParagraph"/>
      </w:pPr>
      <w:del w:id="6129" w:author="PR Preview" w:date="2026-01-01T00:00:00Z">
        <w:r>
          <w:rPr>
            <w:b/>
            <w:bCs/>
          </w:rPr>
          <w:delText xml:space="preserve">Definition 68 (Inner product)</w:delText>
        </w:r>
      </w:del>
      <w:del w:id="6130" w:author="PR Preview" w:date="2026-01-01T00:00:00Z">
        <w:r>
          <w:delText xml:space="preserve"> </w:delText>
        </w:r>
      </w:del>
      <w:del w:id="6131" w:author="PR Preview" w:date="2026-01-01T00:00:00Z">
        <w:r>
          <w:delText xml:space="preserve">An</w:delText>
        </w:r>
      </w:del>
      <w:del w:id="6132" w:author="PR Preview" w:date="2026-01-01T00:00:00Z">
        <w:r>
          <w:delText xml:space="preserve"> </w:delText>
        </w:r>
      </w:del>
      <w:del w:id="6133" w:author="PR Preview" w:date="2026-01-01T00:00:00Z">
        <w:r>
          <w:rPr>
            <w:b/>
            <w:bCs/>
          </w:rPr>
          <w:delText xml:space="preserve">inner product</w:delText>
        </w:r>
      </w:del>
      <w:del w:id="6134" w:author="PR Preview" w:date="2026-01-01T00:00:00Z">
        <w:r>
          <w:delText xml:space="preserve"> </w:delText>
        </w:r>
      </w:del>
      <w:del w:id="6135" w:author="PR Preview" w:date="2026-01-01T00:00:00Z">
        <w:r>
          <w:delText xml:space="preserve">on</w:delText>
        </w:r>
      </w:del>
      <w:del w:id="6136" w:author="PR Preview" w:date="2026-01-01T00:00:00Z">
        <w:r>
          <w:delText xml:space="preserve"> </w:delText>
        </w:r>
      </w:del>
      <m:oMath>
        <m:sSup>
          <m:e>
            <m:r>
              <m:rPr>
                <m:scr m:val="double-struck"/>
                <m:sty m:val="p"/>
              </m:rPr>
              <m:t>R</m:t>
            </m:r>
          </m:e>
          <m:sup>
            <m:r>
              <m:t>p</m:t>
            </m:r>
          </m:sup>
        </m:sSup>
      </m:oMath>
      <w:del w:id="6137" w:author="PR Preview" w:date="2026-01-01T00:00:00Z">
        <w:r>
          <w:delText xml:space="preserve"> </w:delText>
        </w:r>
      </w:del>
      <w:del w:id="6138" w:author="PR Preview" w:date="2026-01-01T00:00:00Z">
        <w:r>
          <w:delText xml:space="preserve">is a function</w:delText>
        </w:r>
      </w:del>
      <w:del w:id="6139" w:author="PR Preview" w:date="2026-01-01T00:00:00Z">
        <w:r>
          <w:delText xml:space="preserve"> </w:delText>
        </w:r>
      </w:del>
      <w:del w:id="6140" w:author="PR Preview" w:date="2026-01-01T00:00:00Z">
        <w:r>
          <w:delText xml:space="preserve">that assigns to each ordered pair of vectors</w:delText>
        </w:r>
      </w:del>
      <w:del w:id="6141" w:author="PR Preview" w:date="2026-01-01T00:00:00Z">
        <w:r>
          <w:delText xml:space="preserve"> </w:delText>
        </w:r>
      </w:del>
      <w:del w:id="6142" w:author="PR Preview" w:date="2026-01-01T00:00:00Z">
        <w:r>
          <w:delText xml:space="preserve">$\mathord{\smash[b]{\underset{\raise.3ex\hbox{$\scriptstyle\sim$}}{x}}\vphantom{x}}, \mathord{\smash[b]{\underset{\raise.3ex\hbox{$\scriptstyle\sim$}}{y}}\vphantom{y}}\in \mathbb{R}^p$</w:delText>
        </w:r>
      </w:del>
      <w:del w:id="6143" w:author="PR Preview" w:date="2026-01-01T00:00:00Z">
        <w:r>
          <w:delText xml:space="preserve"> </w:delText>
        </w:r>
      </w:del>
      <w:del w:id="6144" w:author="PR Preview" w:date="2026-01-01T00:00:00Z">
        <w:r>
          <w:delText xml:space="preserve">a real number</w:delText>
        </w:r>
      </w:del>
      <w:del w:id="6145" w:author="PR Preview" w:date="2026-01-01T00:00:00Z">
        <w:r>
          <w:delText xml:space="preserve"> </w:delText>
        </w:r>
      </w:del>
      <w:del w:id="6146" w:author="PR Preview" w:date="2026-01-01T00:00:00Z">
        <w:r>
          <w:delText xml:space="preserve">$\mathopen{}\left\langle \mathord{\smash[b]{\underset{\raise.3ex\hbox{$\scriptstyle\sim$}}{x}}\vphantom{x}}, \mathord{\smash[b]{\underset{\raise.3ex\hbox{$\scriptstyle\sim$}}{y}}\vphantom{y}}\right\rangle\mathclose{}$</w:delText>
        </w:r>
      </w:del>
      <w:del w:id="6147" w:author="PR Preview" w:date="2026-01-01T00:00:00Z">
        <w:r>
          <w:delText xml:space="preserve">,</w:delText>
        </w:r>
      </w:del>
      <w:del w:id="6148" w:author="PR Preview" w:date="2026-01-01T00:00:00Z">
        <w:r>
          <w:delText xml:space="preserve"> </w:delText>
        </w:r>
      </w:del>
      <w:del w:id="6149" w:author="PR Preview" w:date="2026-01-01T00:00:00Z">
        <w:r>
          <w:delText xml:space="preserve">and that has the following four properties</w:delText>
        </w:r>
      </w:del>
      <w:del w:id="6150" w:author="PR Preview" w:date="2026-01-01T00:00:00Z">
        <w:r>
          <w:delText xml:space="preserve"> </w:delText>
        </w:r>
      </w:del>
      <w:del w:id="6151" w:author="PR Preview" w:date="2026-01-01T00:00:00Z">
        <w:r>
          <w:delText xml:space="preserve">for all</w:delText>
        </w:r>
      </w:del>
      <w:del w:id="6152" w:author="PR Preview" w:date="2026-01-01T00:00:00Z">
        <w:r>
          <w:delText xml:space="preserve"> </w:delText>
        </w:r>
      </w:del>
      <w:del w:id="6153" w:author="PR Preview" w:date="2026-01-01T00:00:00Z">
        <w:r>
          <w:delText xml:space="preserve">$\mathord{\smash[b]{\underset{\raise.3ex\hbox{$\scriptstyle\sim$}}{x}}\vphantom{x}}, \mathord{\smash[b]{\underset{\raise.3ex\hbox{$\scriptstyle\sim$}}{y}}\vphantom{y}}, \mathord{\smash[b]{\underset{\raise.3ex\hbox{$\scriptstyle\sim$}}{z}}\vphantom{z}} \in \mathbb{R}^p$</w:delText>
        </w:r>
      </w:del>
      <w:del w:id="6154" w:author="PR Preview" w:date="2026-01-01T00:00:00Z">
        <w:r>
          <w:delText xml:space="preserve"> </w:delText>
        </w:r>
      </w:del>
      <w:del w:id="6155" w:author="PR Preview" w:date="2026-01-01T00:00:00Z">
        <w:r>
          <w:delText xml:space="preserve">and all real numbers</w:delText>
        </w:r>
      </w:del>
      <w:del w:id="6156" w:author="PR Preview" w:date="2026-01-01T00:00:00Z">
        <w:r>
          <w:delText xml:space="preserve"> </w:delText>
        </w:r>
      </w:del>
      <m:oMath>
        <m:r>
          <m:t>a</m:t>
        </m:r>
        <m:r>
          <m:rPr>
            <m:sty m:val="p"/>
          </m:rPr>
          <m:t>,</m:t>
        </m:r>
        <m:r>
          <m:t>b</m:t>
        </m:r>
      </m:oMath>
      <w:del w:id="6157" w:author="PR Preview" w:date="2026-01-01T00:00:00Z">
        <w:r>
          <w:delText xml:space="preserve">:</w:delText>
        </w:r>
      </w:del>
    </w:p>
    <w:p>
      <w:pPr>
        <w:pStyle w:val="FirstParagraph"/>
      </w:pPr>
      <w:ins w:id="6158" w:author="PR Preview" w:date="2026-01-01T00:00:00Z">
        <w:r>
          <w:rPr>
            <w:b/>
            <w:bCs/>
          </w:rPr>
          <w:t xml:space="preserve">Definition 68 (Inner product)</w:t>
        </w:r>
      </w:ins>
      <w:ins w:id="6159" w:author="PR Preview" w:date="2026-01-01T00:00:00Z">
        <w:r>
          <w:t xml:space="preserve"> </w:t>
        </w:r>
      </w:ins>
      <w:ins w:id="6160" w:author="PR Preview" w:date="2026-01-01T00:00:00Z">
        <w:r>
          <w:t xml:space="preserve">An</w:t>
        </w:r>
      </w:ins>
      <w:ins w:id="6161" w:author="PR Preview" w:date="2026-01-01T00:00:00Z">
        <w:r>
          <w:t xml:space="preserve"> </w:t>
        </w:r>
      </w:ins>
      <w:ins w:id="6162" w:author="PR Preview" w:date="2026-01-01T00:00:00Z">
        <w:r>
          <w:rPr>
            <w:b/>
            <w:bCs/>
          </w:rPr>
          <w:t xml:space="preserve">inner product</w:t>
        </w:r>
      </w:ins>
      <w:ins w:id="6163" w:author="PR Preview" w:date="2026-01-01T00:00:00Z">
        <w:r>
          <w:t xml:space="preserve"> </w:t>
        </w:r>
      </w:ins>
      <w:ins w:id="6164" w:author="PR Preview" w:date="2026-01-01T00:00:00Z">
        <w:r>
          <w:t xml:space="preserve">[49]</w:t>
        </w:r>
      </w:ins>
      <w:ins w:id="6165" w:author="PR Preview" w:date="2026-01-01T00:00:00Z">
        <w:r>
          <w:t xml:space="preserve"> </w:t>
        </w:r>
      </w:ins>
      <w:ins w:id="6166" w:author="PR Preview" w:date="2026-01-01T00:00:00Z">
        <w:r>
          <w:t xml:space="preserve">on</w:t>
        </w:r>
      </w:ins>
      <w:ins w:id="6167" w:author="PR Preview" w:date="2026-01-01T00:00:00Z">
        <w:r>
          <w:t xml:space="preserve"> </w:t>
        </w:r>
      </w:ins>
      <m:oMath>
        <m:sSup>
          <m:e>
            <m:r>
              <m:rPr>
                <m:scr m:val="double-struck"/>
                <m:sty m:val="p"/>
              </m:rPr>
              <m:t>R</m:t>
            </m:r>
          </m:e>
          <m:sup>
            <m:r>
              <m:t>p</m:t>
            </m:r>
          </m:sup>
        </m:sSup>
      </m:oMath>
      <w:ins w:id="6168" w:author="PR Preview" w:date="2026-01-01T00:00:00Z">
        <w:r>
          <w:t xml:space="preserve"> </w:t>
        </w:r>
      </w:ins>
      <w:ins w:id="6169" w:author="PR Preview" w:date="2026-01-01T00:00:00Z">
        <w:r>
          <w:t xml:space="preserve">is a function</w:t>
        </w:r>
      </w:ins>
      <w:ins w:id="6170" w:author="PR Preview" w:date="2026-01-01T00:00:00Z">
        <w:r>
          <w:t xml:space="preserve"> </w:t>
        </w:r>
      </w:ins>
      <w:ins w:id="6171" w:author="PR Preview" w:date="2026-01-01T00:00:00Z">
        <w:r>
          <w:t xml:space="preserve">that assigns to each ordered pair of vectors</w:t>
        </w:r>
      </w:ins>
      <w:ins w:id="6172" w:author="PR Preview" w:date="2026-01-01T00:00:00Z">
        <w:r>
          <w:t xml:space="preserve"> </w:t>
        </w:r>
      </w:ins>
      <w:ins w:id="6173" w:author="PR Preview" w:date="2026-01-01T00:00:00Z">
        <w:r>
          <w:t xml:space="preserve">$\mathord{\smash[b]{\underset{\raise.3ex\hbox{$\scriptstyle\sim$}}{x}}\vphantom{x}}, \mathord{\smash[b]{\underset{\raise.3ex\hbox{$\scriptstyle\sim$}}{y}}\vphantom{y}}\in \mathbb{R}^p$</w:t>
        </w:r>
      </w:ins>
      <w:ins w:id="6174" w:author="PR Preview" w:date="2026-01-01T00:00:00Z">
        <w:r>
          <w:t xml:space="preserve"> </w:t>
        </w:r>
      </w:ins>
      <w:ins w:id="6175" w:author="PR Preview" w:date="2026-01-01T00:00:00Z">
        <w:r>
          <w:t xml:space="preserve">a real number</w:t>
        </w:r>
      </w:ins>
      <w:ins w:id="6176" w:author="PR Preview" w:date="2026-01-01T00:00:00Z">
        <w:r>
          <w:t xml:space="preserve"> </w:t>
        </w:r>
      </w:ins>
      <w:ins w:id="6177" w:author="PR Preview" w:date="2026-01-01T00:00:00Z">
        <w:r>
          <w:t xml:space="preserve">$\mathopen{}\left\langle \mathord{\smash[b]{\underset{\raise.3ex\hbox{$\scriptstyle\sim$}}{x}}\vphantom{x}}, \mathord{\smash[b]{\underset{\raise.3ex\hbox{$\scriptstyle\sim$}}{y}}\vphantom{y}}\right\rangle\mathclose{}$</w:t>
        </w:r>
      </w:ins>
      <w:ins w:id="6178" w:author="PR Preview" w:date="2026-01-01T00:00:00Z">
        <w:r>
          <w:t xml:space="preserve">,</w:t>
        </w:r>
      </w:ins>
      <w:ins w:id="6179" w:author="PR Preview" w:date="2026-01-01T00:00:00Z">
        <w:r>
          <w:t xml:space="preserve"> </w:t>
        </w:r>
      </w:ins>
      <w:ins w:id="6180" w:author="PR Preview" w:date="2026-01-01T00:00:00Z">
        <w:r>
          <w:t xml:space="preserve">and that has the following four properties</w:t>
        </w:r>
      </w:ins>
      <w:ins w:id="6181" w:author="PR Preview" w:date="2026-01-01T00:00:00Z">
        <w:r>
          <w:t xml:space="preserve"> </w:t>
        </w:r>
      </w:ins>
      <w:ins w:id="6182" w:author="PR Preview" w:date="2026-01-01T00:00:00Z">
        <w:r>
          <w:t xml:space="preserve">for all</w:t>
        </w:r>
      </w:ins>
      <w:ins w:id="6183" w:author="PR Preview" w:date="2026-01-01T00:00:00Z">
        <w:r>
          <w:t xml:space="preserve"> </w:t>
        </w:r>
      </w:ins>
      <w:ins w:id="6184" w:author="PR Preview" w:date="2026-01-01T00:00:00Z">
        <w:r>
          <w:t xml:space="preserve">$\mathord{\smash[b]{\underset{\raise.3ex\hbox{$\scriptstyle\sim$}}{x}}\vphantom{x}}, \mathord{\smash[b]{\underset{\raise.3ex\hbox{$\scriptstyle\sim$}}{y}}\vphantom{y}}, \mathord{\smash[b]{\underset{\raise.3ex\hbox{$\scriptstyle\sim$}}{z}}\vphantom{z}} \in \mathbb{R}^p$</w:t>
        </w:r>
      </w:ins>
      <w:ins w:id="6185" w:author="PR Preview" w:date="2026-01-01T00:00:00Z">
        <w:r>
          <w:t xml:space="preserve"> </w:t>
        </w:r>
      </w:ins>
      <w:ins w:id="6186" w:author="PR Preview" w:date="2026-01-01T00:00:00Z">
        <w:r>
          <w:t xml:space="preserve">and all real numbers</w:t>
        </w:r>
      </w:ins>
      <w:ins w:id="6187" w:author="PR Preview" w:date="2026-01-01T00:00:00Z">
        <w:r>
          <w:t xml:space="preserve"> </w:t>
        </w:r>
      </w:ins>
      <m:oMath>
        <m:r>
          <m:t>a</m:t>
        </m:r>
        <m:r>
          <m:rPr>
            <m:sty m:val="p"/>
          </m:rPr>
          <m:t>,</m:t>
        </m:r>
        <m:r>
          <m:t>b</m:t>
        </m:r>
      </m:oMath>
      <w:ins w:id="6188" w:author="PR Preview" w:date="2026-01-01T00:00:00Z">
        <w:r>
          <w:t xml:space="preserve">:</w:t>
        </w:r>
      </w:ins>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7"/>
    <w:bookmarkStart w:id="348" w:name="rem-inner-product-other-sources"/>
    <w:p>
      <w:pPr>
        <w:pStyle w:val="FirstParagraph"/>
      </w:pPr>
      <w:del w:id="6189" w:author="PR Preview" w:date="2026-01-01T00:00:00Z">
        <w:r>
          <w:rPr>
            <w:i/>
            <w:iCs/>
          </w:rPr>
          <w:delText xml:space="preserve">Remark 21</w:delText>
        </w:r>
      </w:del>
      <w:del w:id="6190" w:author="PR Preview" w:date="2026-01-01T00:00:00Z">
        <w:r>
          <w:delText xml:space="preserve"> (The definition in other sources). </w:delText>
        </w:r>
      </w:del>
      <w:del w:id="6191" w:author="PR Preview" w:date="2026-01-01T00:00:00Z">
        <w:r>
          <w:delText xml:space="preserve">Axler (2024, Definition 6.2, p. 183)</w:delText>
        </w:r>
      </w:del>
      <w:del w:id="6192" w:author="PR Preview" w:date="2026-01-01T00:00:00Z">
        <w:r>
          <w:delText xml:space="preserve"> </w:delText>
        </w:r>
      </w:del>
      <w:del w:id="6193" w:author="PR Preview" w:date="2026-01-01T00:00:00Z">
        <w:r>
          <w:delText xml:space="preserve">states the same definition</w:delText>
        </w:r>
      </w:del>
      <w:del w:id="6194" w:author="PR Preview" w:date="2026-01-01T00:00:00Z">
        <w:r>
          <w:delText xml:space="preserve"> </w:delText>
        </w:r>
      </w:del>
      <w:del w:id="6195" w:author="PR Preview" w:date="2026-01-01T00:00:00Z">
        <w:r>
          <w:delText xml:space="preserve">for any vector space over the real or complex numbers.</w:delText>
        </w:r>
      </w:del>
      <w:del w:id="6196" w:author="PR Preview" w:date="2026-01-01T00:00:00Z">
        <w:r>
          <w:delText xml:space="preserve"> </w:delText>
        </w:r>
      </w:del>
      <w:del w:id="6197" w:author="PR Preview" w:date="2026-01-01T00:00:00Z">
        <w:r>
          <w:delText xml:space="preserve">Axler splits linearity in the first slot into additivity and homogeneity,</w:delText>
        </w:r>
      </w:del>
      <w:del w:id="6198" w:author="PR Preview" w:date="2026-01-01T00:00:00Z">
        <w:r>
          <w:delText xml:space="preserve"> </w:delText>
        </w:r>
      </w:del>
      <w:del w:id="6199" w:author="PR Preview" w:date="2026-01-01T00:00:00Z">
        <w:r>
          <w:delText xml:space="preserve">and his last property is</w:delText>
        </w:r>
      </w:del>
      <w:del w:id="6200" w:author="PR Preview" w:date="2026-01-01T00:00:00Z">
        <w:r>
          <w:delText xml:space="preserve"> </w:delText>
        </w:r>
      </w:del>
      <w:del w:id="6201" w:author="PR Preview" w:date="2026-01-01T00:00:00Z">
        <w:r>
          <w:rPr>
            <w:i/>
            <w:iCs/>
          </w:rPr>
          <w:delText xml:space="preserve">conjugate</w:delText>
        </w:r>
      </w:del>
      <w:del w:id="6202" w:author="PR Preview" w:date="2026-01-01T00:00:00Z">
        <w:r>
          <w:delText xml:space="preserve"> </w:delText>
        </w:r>
      </w:del>
      <w:del w:id="6203" w:author="PR Preview" w:date="2026-01-01T00:00:00Z">
        <w:r>
          <w:delText xml:space="preserve">symmetry,</w:delText>
        </w:r>
      </w:del>
      <w:del w:id="6204" w:author="PR Preview" w:date="2026-01-01T00:00:00Z">
        <w:r>
          <w:delText xml:space="preserve"> </w:delText>
        </w:r>
      </w:del>
      <w:del w:id="6205" w:author="PR Preview" w:date="2026-01-01T00:00:00Z">
        <w:r>
          <w:delTex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delText>
        </w:r>
      </w:del>
      <w:del w:id="6206" w:author="PR Preview" w:date="2026-01-01T00:00:00Z">
        <w:r>
          <w:delText xml:space="preserve">,</w:delText>
        </w:r>
      </w:del>
      <w:del w:id="6207" w:author="PR Preview" w:date="2026-01-01T00:00:00Z">
        <w:r>
          <w:delText xml:space="preserve"> </w:delText>
        </w:r>
      </w:del>
      <w:del w:id="6208" w:author="PR Preview" w:date="2026-01-01T00:00:00Z">
        <w:r>
          <w:delText xml:space="preserve">which for real numbers is the same as symmetry.</w:delText>
        </w:r>
      </w:del>
      <w:del w:id="6209" w:author="PR Preview" w:date="2026-01-01T00:00:00Z">
        <w:r>
          <w:delText xml:space="preserve"> </w:delText>
        </w:r>
      </w:del>
      <w:del w:id="6210" w:author="PR Preview" w:date="2026-01-01T00:00:00Z">
        <w:r>
          <w:delText xml:space="preserve">Symmetry and linearity in the first slot together give linearity in the second slot.</w:delText>
        </w:r>
      </w:del>
    </w:p>
    <w:p>
      <w:pPr>
        <w:pStyle w:val="BodyText"/>
      </w:pPr>
      <w:del w:id="6211" w:author="PR Preview" w:date="2026-01-01T00:00:00Z">
        <w:r>
          <w:rPr>
            <w:b/>
            <w:bCs/>
          </w:rPr>
          <w:delText xml:space="preserve">Example 97 (The dot product is an inner product)</w:delText>
        </w:r>
      </w:del>
      <w:del w:id="6212" w:author="PR Preview" w:date="2026-01-01T00:00:00Z">
        <w:r>
          <w:delText xml:space="preserve"> </w:delText>
        </w:r>
      </w:del>
      <w:del w:id="6213" w:author="PR Preview" w:date="2026-01-01T00:00:00Z">
        <w:r>
          <w:delText xml:space="preserve">The dot product (2) is an inner product on</w:delText>
        </w:r>
      </w:del>
      <w:del w:id="6214" w:author="PR Preview" w:date="2026-01-01T00:00:00Z">
        <w:r>
          <w:delText xml:space="preserve"> </w:delText>
        </w:r>
      </w:del>
      <m:oMath>
        <m:sSup>
          <m:e>
            <m:r>
              <m:rPr>
                <m:scr m:val="double-struck"/>
                <m:sty m:val="p"/>
              </m:rPr>
              <m:t>R</m:t>
            </m:r>
          </m:e>
          <m:sup>
            <m:r>
              <m:t>p</m:t>
            </m:r>
          </m:sup>
        </m:sSup>
      </m:oMath>
      <w:del w:id="6215" w:author="PR Preview" w:date="2026-01-01T00:00:00Z">
        <w:r>
          <w:delText xml:space="preserve">,</w:delText>
        </w:r>
      </w:del>
      <w:del w:id="6216" w:author="PR Preview" w:date="2026-01-01T00:00:00Z">
        <w:r>
          <w:delText xml:space="preserve"> </w:delText>
        </w:r>
      </w:del>
      <w:del w:id="6217" w:author="PR Preview" w:date="2026-01-01T00:00:00Z">
        <w:r>
          <w:delText xml:space="preserve">called the</w:delText>
        </w:r>
      </w:del>
      <w:del w:id="6218" w:author="PR Preview" w:date="2026-01-01T00:00:00Z">
        <w:r>
          <w:delText xml:space="preserve"> </w:delText>
        </w:r>
      </w:del>
      <w:del w:id="6219" w:author="PR Preview" w:date="2026-01-01T00:00:00Z">
        <w:r>
          <w:rPr>
            <w:b/>
            <w:bCs/>
          </w:rPr>
          <w:delText xml:space="preserve">Euclidean</w:delText>
        </w:r>
      </w:del>
      <w:del w:id="6220" w:author="PR Preview" w:date="2026-01-01T00:00:00Z">
        <w:r>
          <w:delText xml:space="preserve"> </w:delText>
        </w:r>
      </w:del>
      <w:del w:id="6221" w:author="PR Preview" w:date="2026-01-01T00:00:00Z">
        <w:r>
          <w:delText xml:space="preserve">or</w:delText>
        </w:r>
      </w:del>
      <w:del w:id="6222" w:author="PR Preview" w:date="2026-01-01T00:00:00Z">
        <w:r>
          <w:delText xml:space="preserve"> </w:delText>
        </w:r>
      </w:del>
      <w:del w:id="6223" w:author="PR Preview" w:date="2026-01-01T00:00:00Z">
        <w:r>
          <w:rPr>
            <w:b/>
            <w:bCs/>
          </w:rPr>
          <w:delText xml:space="preserve">standard</w:delText>
        </w:r>
      </w:del>
      <w:del w:id="6224" w:author="PR Preview" w:date="2026-01-01T00:00:00Z">
        <w:r>
          <w:delText xml:space="preserve"> </w:delText>
        </w:r>
      </w:del>
      <w:del w:id="6225" w:author="PR Preview" w:date="2026-01-01T00:00:00Z">
        <w:r>
          <w:delText xml:space="preserve">inner product.</w:delText>
        </w:r>
      </w:del>
      <w:del w:id="6226" w:author="PR Preview" w:date="2026-01-01T00:00:00Z">
        <w:r>
          <w:delText xml:space="preserve"> </w:delText>
        </w:r>
      </w:del>
      <w:del w:id="6227" w:author="PR Preview" w:date="2026-01-01T00:00:00Z">
        <w:r>
          <w:delText xml:space="preserve">Each of the four properties in</w:delText>
        </w:r>
      </w:del>
      <w:del w:id="6228" w:author="PR Preview" w:date="2026-01-01T00:00:00Z">
        <w:r>
          <w:delText xml:space="preserve"> </w:delText>
        </w:r>
      </w:del>
      <w:hyperlink w:anchor="def-inner-product">
        <w:del w:id="6229" w:author="PR Preview" w:date="2026-01-01T00:00:00Z">
          <w:r>
            <w:rPr>
              <w:rStyle w:val="Hyperlink"/>
            </w:rPr>
            <w:delText xml:space="preserve">Definition 68</w:delText>
          </w:r>
        </w:del>
      </w:hyperlink>
      <w:del w:id="6230" w:author="PR Preview" w:date="2026-01-01T00:00:00Z">
        <w:r>
          <w:delText xml:space="preserve"> </w:delText>
        </w:r>
      </w:del>
      <w:del w:id="6231" w:author="PR Preview" w:date="2026-01-01T00:00:00Z">
        <w:r>
          <w:delText xml:space="preserve">holds:</w:delText>
        </w:r>
      </w:del>
    </w:p>
    <w:p>
      <w:pPr>
        <w:pStyle w:val="FirstParagraph"/>
      </w:pPr>
      <w:ins w:id="6232" w:author="PR Preview" w:date="2026-01-01T00:00:00Z">
        <w:r>
          <w:rPr>
            <w:i/>
            <w:iCs/>
          </w:rPr>
          <w:t xml:space="preserve">Remark 22</w:t>
        </w:r>
      </w:ins>
      <w:ins w:id="6233" w:author="PR Preview" w:date="2026-01-01T00:00:00Z">
        <w:r>
          <w:t xml:space="preserve"> (The definition in other sources). </w:t>
        </w:r>
      </w:ins>
      <w:ins w:id="6234" w:author="PR Preview" w:date="2026-01-01T00:00:00Z">
        <w:r>
          <w:t xml:space="preserve">Axler [50], Definition 6.2, p. 183</w:t>
        </w:r>
      </w:ins>
      <w:ins w:id="6235" w:author="PR Preview" w:date="2026-01-01T00:00:00Z">
        <w:r>
          <w:t xml:space="preserve"> </w:t>
        </w:r>
      </w:ins>
      <w:ins w:id="6236" w:author="PR Preview" w:date="2026-01-01T00:00:00Z">
        <w:r>
          <w:t xml:space="preserve">states the same definition</w:t>
        </w:r>
      </w:ins>
      <w:ins w:id="6237" w:author="PR Preview" w:date="2026-01-01T00:00:00Z">
        <w:r>
          <w:t xml:space="preserve"> </w:t>
        </w:r>
      </w:ins>
      <w:ins w:id="6238" w:author="PR Preview" w:date="2026-01-01T00:00:00Z">
        <w:r>
          <w:t xml:space="preserve">for any vector space over the real or complex numbers.</w:t>
        </w:r>
      </w:ins>
      <w:ins w:id="6239" w:author="PR Preview" w:date="2026-01-01T00:00:00Z">
        <w:r>
          <w:t xml:space="preserve"> </w:t>
        </w:r>
      </w:ins>
      <w:ins w:id="6240" w:author="PR Preview" w:date="2026-01-01T00:00:00Z">
        <w:r>
          <w:t xml:space="preserve">Axler splits linearity in the first slot into additivity and homogeneity,</w:t>
        </w:r>
      </w:ins>
      <w:ins w:id="6241" w:author="PR Preview" w:date="2026-01-01T00:00:00Z">
        <w:r>
          <w:t xml:space="preserve"> </w:t>
        </w:r>
      </w:ins>
      <w:ins w:id="6242" w:author="PR Preview" w:date="2026-01-01T00:00:00Z">
        <w:r>
          <w:t xml:space="preserve">and his last property is</w:t>
        </w:r>
      </w:ins>
      <w:ins w:id="6243" w:author="PR Preview" w:date="2026-01-01T00:00:00Z">
        <w:r>
          <w:t xml:space="preserve"> </w:t>
        </w:r>
      </w:ins>
      <w:ins w:id="6244" w:author="PR Preview" w:date="2026-01-01T00:00:00Z">
        <w:r>
          <w:rPr>
            <w:i/>
            <w:iCs/>
          </w:rPr>
          <w:t xml:space="preserve">conjugate</w:t>
        </w:r>
      </w:ins>
      <w:ins w:id="6245" w:author="PR Preview" w:date="2026-01-01T00:00:00Z">
        <w:r>
          <w:t xml:space="preserve"> </w:t>
        </w:r>
      </w:ins>
      <w:ins w:id="6246" w:author="PR Preview" w:date="2026-01-01T00:00:00Z">
        <w:r>
          <w:t xml:space="preserve">symmetry,</w:t>
        </w:r>
      </w:ins>
      <w:ins w:id="6247" w:author="PR Preview" w:date="2026-01-01T00:00:00Z">
        <w:r>
          <w:t xml:space="preserve"> </w:t>
        </w:r>
      </w:ins>
      <w:ins w:id="6248"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6249" w:author="PR Preview" w:date="2026-01-01T00:00:00Z">
        <w:r>
          <w:t xml:space="preserve">,</w:t>
        </w:r>
      </w:ins>
      <w:ins w:id="6250" w:author="PR Preview" w:date="2026-01-01T00:00:00Z">
        <w:r>
          <w:t xml:space="preserve"> </w:t>
        </w:r>
      </w:ins>
      <w:ins w:id="6251" w:author="PR Preview" w:date="2026-01-01T00:00:00Z">
        <w:r>
          <w:t xml:space="preserve">which for real numbers is the same as symmetry.</w:t>
        </w:r>
      </w:ins>
      <w:ins w:id="6252" w:author="PR Preview" w:date="2026-01-01T00:00:00Z">
        <w:r>
          <w:t xml:space="preserve"> </w:t>
        </w:r>
      </w:ins>
      <w:ins w:id="6253" w:author="PR Preview" w:date="2026-01-01T00:00:00Z">
        <w:r>
          <w:t xml:space="preserve">Symmetry and linearity in the first slot together give linearity in the second slot.</w:t>
        </w:r>
      </w:ins>
    </w:p>
    <w:bookmarkEnd w:id="348"/>
    <w:bookmarkStart w:id="349" w:name="exm-dot-product-inner-product"/>
    <w:p>
      <w:pPr>
        <w:pStyle w:val="BodyText"/>
      </w:pPr>
      <w:ins w:id="6254" w:author="PR Preview" w:date="2026-01-01T00:00:00Z">
        <w:r>
          <w:rPr>
            <w:b/>
            <w:bCs/>
          </w:rPr>
          <w:t xml:space="preserve">Example 99 (The dot product is an inner product)</w:t>
        </w:r>
      </w:ins>
      <w:ins w:id="6255" w:author="PR Preview" w:date="2026-01-01T00:00:00Z">
        <w:r>
          <w:t xml:space="preserve"> </w:t>
        </w:r>
      </w:ins>
      <w:ins w:id="6256" w:author="PR Preview" w:date="2026-01-01T00:00:00Z">
        <w:r>
          <w:t xml:space="preserve">The dot product (2) is an inner product on</w:t>
        </w:r>
      </w:ins>
      <w:ins w:id="6257" w:author="PR Preview" w:date="2026-01-01T00:00:00Z">
        <w:r>
          <w:t xml:space="preserve"> </w:t>
        </w:r>
      </w:ins>
      <m:oMath>
        <m:sSup>
          <m:e>
            <m:r>
              <m:rPr>
                <m:scr m:val="double-struck"/>
                <m:sty m:val="p"/>
              </m:rPr>
              <m:t>R</m:t>
            </m:r>
          </m:e>
          <m:sup>
            <m:r>
              <m:t>p</m:t>
            </m:r>
          </m:sup>
        </m:sSup>
      </m:oMath>
      <w:ins w:id="6258" w:author="PR Preview" w:date="2026-01-01T00:00:00Z">
        <w:r>
          <w:t xml:space="preserve">,</w:t>
        </w:r>
      </w:ins>
      <w:ins w:id="6259" w:author="PR Preview" w:date="2026-01-01T00:00:00Z">
        <w:r>
          <w:t xml:space="preserve"> </w:t>
        </w:r>
      </w:ins>
      <w:ins w:id="6260" w:author="PR Preview" w:date="2026-01-01T00:00:00Z">
        <w:r>
          <w:t xml:space="preserve">called the</w:t>
        </w:r>
      </w:ins>
      <w:ins w:id="6261" w:author="PR Preview" w:date="2026-01-01T00:00:00Z">
        <w:r>
          <w:t xml:space="preserve"> </w:t>
        </w:r>
      </w:ins>
      <w:ins w:id="6262" w:author="PR Preview" w:date="2026-01-01T00:00:00Z">
        <w:r>
          <w:rPr>
            <w:b/>
            <w:bCs/>
          </w:rPr>
          <w:t xml:space="preserve">Euclidean</w:t>
        </w:r>
      </w:ins>
      <w:ins w:id="6263" w:author="PR Preview" w:date="2026-01-01T00:00:00Z">
        <w:r>
          <w:t xml:space="preserve"> </w:t>
        </w:r>
      </w:ins>
      <w:ins w:id="6264" w:author="PR Preview" w:date="2026-01-01T00:00:00Z">
        <w:r>
          <w:t xml:space="preserve">or</w:t>
        </w:r>
      </w:ins>
      <w:ins w:id="6265" w:author="PR Preview" w:date="2026-01-01T00:00:00Z">
        <w:r>
          <w:t xml:space="preserve"> </w:t>
        </w:r>
      </w:ins>
      <w:ins w:id="6266" w:author="PR Preview" w:date="2026-01-01T00:00:00Z">
        <w:r>
          <w:rPr>
            <w:b/>
            <w:bCs/>
          </w:rPr>
          <w:t xml:space="preserve">standard</w:t>
        </w:r>
      </w:ins>
      <w:ins w:id="6267" w:author="PR Preview" w:date="2026-01-01T00:00:00Z">
        <w:r>
          <w:t xml:space="preserve"> </w:t>
        </w:r>
      </w:ins>
      <w:ins w:id="6268" w:author="PR Preview" w:date="2026-01-01T00:00:00Z">
        <w:r>
          <w:t xml:space="preserve">inner product.</w:t>
        </w:r>
      </w:ins>
      <w:ins w:id="6269" w:author="PR Preview" w:date="2026-01-01T00:00:00Z">
        <w:r>
          <w:t xml:space="preserve"> </w:t>
        </w:r>
      </w:ins>
      <w:ins w:id="6270" w:author="PR Preview" w:date="2026-01-01T00:00:00Z">
        <w:r>
          <w:t xml:space="preserve">Each of the four properties in</w:t>
        </w:r>
      </w:ins>
      <w:ins w:id="6271" w:author="PR Preview" w:date="2026-01-01T00:00:00Z">
        <w:r>
          <w:t xml:space="preserve"> </w:t>
        </w:r>
      </w:ins>
      <w:hyperlink w:anchor="def-inner-product">
        <w:ins w:id="6272" w:author="PR Preview" w:date="2026-01-01T00:00:00Z">
          <w:r>
            <w:rPr>
              <w:rStyle w:val="Hyperlink"/>
            </w:rPr>
            <w:t xml:space="preserve">Definition 68</w:t>
          </w:r>
        </w:ins>
      </w:hyperlink>
      <w:ins w:id="6273" w:author="PR Preview" w:date="2026-01-01T00:00:00Z">
        <w:r>
          <w:t xml:space="preserve"> </w:t>
        </w:r>
      </w:ins>
      <w:ins w:id="6274" w:author="PR Preview" w:date="2026-01-01T00:00:00Z">
        <w:r>
          <w:t xml:space="preserve">holds:</w:t>
        </w:r>
      </w:ins>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del w:id="6275" w:author="PR Preview" w:date="2026-01-01T00:00:00Z">
        <w:r>
          <w:rPr>
            <w:b/>
            <w:bCs/>
          </w:rPr>
          <w:delText xml:space="preserve">linearity in the first slot</w:delText>
        </w:r>
      </w:del>
      <w:del w:id="6276" w:author="PR Preview" w:date="2026-01-01T00:00:00Z">
        <w:r>
          <w:delText xml:space="preserve">: this property is the first-slot half of</w:delText>
        </w:r>
      </w:del>
      <w:del w:id="6277" w:author="PR Preview" w:date="2026-01-01T00:00:00Z">
        <w:r>
          <w:delText xml:space="preserve"> </w:delText>
        </w:r>
      </w:del>
      <w:hyperlink w:anchor="thm-dot-linear">
        <w:del w:id="6278" w:author="PR Preview" w:date="2026-01-01T00:00:00Z">
          <w:r>
            <w:rPr>
              <w:rStyle w:val="Hyperlink"/>
            </w:rPr>
            <w:delText xml:space="preserve">Theorem 50</w:delText>
          </w:r>
        </w:del>
      </w:hyperlink>
      <w:del w:id="6279" w:author="PR Preview" w:date="2026-01-01T00:00:00Z">
        <w:r>
          <w:delText xml:space="preserve">;</w:delText>
        </w:r>
      </w:del>
    </w:p>
    <w:p>
      <w:pPr>
        <w:pStyle w:val="Compact"/>
        <w:numPr>
          <w:ilvl w:val="0"/>
          <w:numId w:val="1049"/>
        </w:numPr>
      </w:pPr>
      <w:ins w:id="6280" w:author="PR Preview" w:date="2026-01-01T00:00:00Z">
        <w:r>
          <w:rPr>
            <w:b/>
            <w:bCs/>
          </w:rPr>
          <w:t xml:space="preserve">linearity in the first slot</w:t>
        </w:r>
      </w:ins>
      <w:ins w:id="6281" w:author="PR Preview" w:date="2026-01-01T00:00:00Z">
        <w:r>
          <w:t xml:space="preserve">: this property is the first-slot half of</w:t>
        </w:r>
      </w:ins>
      <w:ins w:id="6282" w:author="PR Preview" w:date="2026-01-01T00:00:00Z">
        <w:r>
          <w:t xml:space="preserve"> </w:t>
        </w:r>
      </w:ins>
      <w:hyperlink w:anchor="thm-dot-linear">
        <w:ins w:id="6283" w:author="PR Preview" w:date="2026-01-01T00:00:00Z">
          <w:r>
            <w:rPr>
              <w:rStyle w:val="Hyperlink"/>
            </w:rPr>
            <w:t xml:space="preserve">Theorem 51</w:t>
          </w:r>
        </w:ins>
      </w:hyperlink>
      <w:ins w:id="6284" w:author="PR Preview" w:date="2026-01-01T00:00:00Z">
        <w:r>
          <w:t xml:space="preserve">;</w:t>
        </w:r>
      </w:ins>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9"/>
    <w:bookmarkStart w:id="350" w:name="def-inner-product-space"/>
    <w:p>
      <w:pPr>
        <w:pStyle w:val="BodyText"/>
      </w:pPr>
      <w:del w:id="6285" w:author="PR Preview" w:date="2026-01-01T00:00:00Z">
        <w:r>
          <w:rPr>
            <w:b/>
            <w:bCs/>
          </w:rPr>
          <w:delText xml:space="preserve">Definition 69 (Inner product space)</w:delText>
        </w:r>
      </w:del>
      <w:del w:id="6286" w:author="PR Preview" w:date="2026-01-01T00:00:00Z">
        <w:r>
          <w:delText xml:space="preserve"> </w:delText>
        </w:r>
      </w:del>
      <w:del w:id="6287" w:author="PR Preview" w:date="2026-01-01T00:00:00Z">
        <w:r>
          <w:delText xml:space="preserve">A</w:delText>
        </w:r>
      </w:del>
      <w:del w:id="6288" w:author="PR Preview" w:date="2026-01-01T00:00:00Z">
        <w:r>
          <w:delText xml:space="preserve"> </w:delText>
        </w:r>
      </w:del>
      <w:del w:id="6289" w:author="PR Preview" w:date="2026-01-01T00:00:00Z">
        <w:r>
          <w:rPr>
            <w:b/>
            <w:bCs/>
          </w:rPr>
          <w:delText xml:space="preserve">real inner product space</w:delText>
        </w:r>
      </w:del>
      <w:del w:id="6290" w:author="PR Preview" w:date="2026-01-01T00:00:00Z">
        <w:r>
          <w:delText xml:space="preserve"> </w:delText>
        </w:r>
      </w:del>
      <w:del w:id="6291" w:author="PR Preview" w:date="2026-01-01T00:00:00Z">
        <w:r>
          <w:delText xml:space="preserve">is a pair</w:delText>
        </w:r>
      </w:del>
      <w:del w:id="6292" w:author="PR Preview" w:date="2026-01-01T00:00:00Z">
        <w:r>
          <w:delText xml:space="preserve"> </w:delText>
        </w:r>
      </w:del>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del w:id="6293" w:author="PR Preview" w:date="2026-01-01T00:00:00Z">
        <w:r>
          <w:delText xml:space="preserve"> </w:delText>
        </w:r>
      </w:del>
      <w:del w:id="6294" w:author="PR Preview" w:date="2026-01-01T00:00:00Z">
        <w:r>
          <w:delText xml:space="preserve">of a real vector space</w:delText>
        </w:r>
      </w:del>
      <w:del w:id="6295" w:author="PR Preview" w:date="2026-01-01T00:00:00Z">
        <w:r>
          <w:delText xml:space="preserve"> </w:delText>
        </w:r>
      </w:del>
      <m:oMath>
        <m:r>
          <m:t>V</m:t>
        </m:r>
      </m:oMath>
      <w:del w:id="6296" w:author="PR Preview" w:date="2026-01-01T00:00:00Z">
        <w:r>
          <w:delText xml:space="preserve"> </w:delText>
        </w:r>
      </w:del>
      <w:del w:id="6297" w:author="PR Preview" w:date="2026-01-01T00:00:00Z">
        <w:r>
          <w:delText xml:space="preserve">and an inner product</w:delText>
        </w:r>
      </w:del>
      <w:del w:id="6298"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6299" w:author="PR Preview" w:date="2026-01-01T00:00:00Z">
        <w:r>
          <w:delText xml:space="preserve"> </w:delText>
        </w:r>
      </w:del>
      <w:del w:id="6300" w:author="PR Preview" w:date="2026-01-01T00:00:00Z">
        <w:r>
          <w:delText xml:space="preserve">on it,</w:delText>
        </w:r>
      </w:del>
      <w:del w:id="6301" w:author="PR Preview" w:date="2026-01-01T00:00:00Z">
        <w:r>
          <w:delText xml:space="preserve"> </w:delText>
        </w:r>
      </w:del>
      <w:del w:id="6302" w:author="PR Preview" w:date="2026-01-01T00:00:00Z">
        <w:r>
          <w:delText xml:space="preserve">a function with the four properties of</w:delText>
        </w:r>
      </w:del>
      <w:del w:id="6303" w:author="PR Preview" w:date="2026-01-01T00:00:00Z">
        <w:r>
          <w:delText xml:space="preserve"> </w:delText>
        </w:r>
      </w:del>
      <w:hyperlink w:anchor="def-inner-product">
        <w:del w:id="6304" w:author="PR Preview" w:date="2026-01-01T00:00:00Z">
          <w:r>
            <w:rPr>
              <w:rStyle w:val="Hyperlink"/>
            </w:rPr>
            <w:delText xml:space="preserve">Definition 68</w:delText>
          </w:r>
        </w:del>
      </w:hyperlink>
      <w:del w:id="6305" w:author="PR Preview" w:date="2026-01-01T00:00:00Z">
        <w:r>
          <w:delText xml:space="preserve">.</w:delText>
        </w:r>
      </w:del>
      <w:del w:id="6306" w:author="PR Preview" w:date="2026-01-01T00:00:00Z">
        <w:r>
          <w:delText xml:space="preserve"> </w:delText>
        </w:r>
      </w:del>
      <w:del w:id="6307" w:author="PR Preview" w:date="2026-01-01T00:00:00Z">
        <w:r>
          <w:delText xml:space="preserve">We say that</w:delText>
        </w:r>
      </w:del>
      <w:del w:id="6308" w:author="PR Preview" w:date="2026-01-01T00:00:00Z">
        <w:r>
          <w:delText xml:space="preserve"> </w:delText>
        </w:r>
      </w:del>
      <m:oMath>
        <m:r>
          <m:t>V</m:t>
        </m:r>
      </m:oMath>
      <w:del w:id="6309" w:author="PR Preview" w:date="2026-01-01T00:00:00Z">
        <w:r>
          <w:delText xml:space="preserve"> </w:delText>
        </w:r>
      </w:del>
      <w:del w:id="6310" w:author="PR Preview" w:date="2026-01-01T00:00:00Z">
        <w:r>
          <w:delText xml:space="preserve">is</w:delText>
        </w:r>
      </w:del>
      <w:del w:id="6311" w:author="PR Preview" w:date="2026-01-01T00:00:00Z">
        <w:r>
          <w:delText xml:space="preserve"> </w:delText>
        </w:r>
      </w:del>
      <w:del w:id="6312" w:author="PR Preview" w:date="2026-01-01T00:00:00Z">
        <w:r>
          <w:rPr>
            <w:b/>
            <w:bCs/>
          </w:rPr>
          <w:delText xml:space="preserve">equipped with</w:delText>
        </w:r>
      </w:del>
      <w:del w:id="6313" w:author="PR Preview" w:date="2026-01-01T00:00:00Z">
        <w:r>
          <w:delText xml:space="preserve"> </w:delText>
        </w:r>
      </w:del>
      <w:del w:id="6314" w:author="PR Preview" w:date="2026-01-01T00:00:00Z">
        <w:r>
          <w:delText xml:space="preserve">that inner product:</w:delText>
        </w:r>
      </w:del>
      <w:del w:id="6315" w:author="PR Preview" w:date="2026-01-01T00:00:00Z">
        <w:r>
          <w:delText xml:space="preserve"> </w:delText>
        </w:r>
      </w:del>
      <w:del w:id="6316" w:author="PR Preview" w:date="2026-01-01T00:00:00Z">
        <w:r>
          <w:delText xml:space="preserve">the inner product is part of the data of the space,</w:delText>
        </w:r>
      </w:del>
      <w:del w:id="6317" w:author="PR Preview" w:date="2026-01-01T00:00:00Z">
        <w:r>
          <w:delText xml:space="preserve"> </w:delText>
        </w:r>
      </w:del>
      <w:del w:id="6318" w:author="PR Preview" w:date="2026-01-01T00:00:00Z">
        <w:r>
          <w:delText xml:space="preserve">so the same set of vectors with a different inner product is a different inner product space.</w:delText>
        </w:r>
      </w:del>
      <w:del w:id="6319" w:author="PR Preview" w:date="2026-01-01T00:00:00Z">
        <w:r>
          <w:delText xml:space="preserve"> </w:delText>
        </w:r>
      </w:del>
      <w:hyperlink w:anchor="def-inner-product">
        <w:del w:id="6320" w:author="PR Preview" w:date="2026-01-01T00:00:00Z">
          <w:r>
            <w:rPr>
              <w:rStyle w:val="Hyperlink"/>
            </w:rPr>
            <w:delText xml:space="preserve">Definition 68</w:delText>
          </w:r>
        </w:del>
      </w:hyperlink>
      <w:del w:id="6321" w:author="PR Preview" w:date="2026-01-01T00:00:00Z">
        <w:r>
          <w:delText xml:space="preserve"> </w:delText>
        </w:r>
      </w:del>
      <w:del w:id="6322" w:author="PR Preview" w:date="2026-01-01T00:00:00Z">
        <w:r>
          <w:delText xml:space="preserve">states the properties for</w:delText>
        </w:r>
      </w:del>
      <w:del w:id="6323" w:author="PR Preview" w:date="2026-01-01T00:00:00Z">
        <w:r>
          <w:delText xml:space="preserve"> </w:delText>
        </w:r>
      </w:del>
      <m:oMath>
        <m:r>
          <m:t>V</m:t>
        </m:r>
        <m:r>
          <m:rPr>
            <m:sty m:val="p"/>
          </m:rPr>
          <m:t>=</m:t>
        </m:r>
        <m:sSup>
          <m:e>
            <m:r>
              <m:rPr>
                <m:scr m:val="double-struck"/>
                <m:sty m:val="p"/>
              </m:rPr>
              <m:t>R</m:t>
            </m:r>
          </m:e>
          <m:sup>
            <m:r>
              <m:t>p</m:t>
            </m:r>
          </m:sup>
        </m:sSup>
      </m:oMath>
      <w:del w:id="6324" w:author="PR Preview" w:date="2026-01-01T00:00:00Z">
        <w:r>
          <w:delText xml:space="preserve"> </w:delText>
        </w:r>
      </w:del>
      <w:del w:id="6325" w:author="PR Preview" w:date="2026-01-01T00:00:00Z">
        <w:r>
          <w:delText xml:space="preserve">(</w:delText>
        </w:r>
      </w:del>
      <w:hyperlink w:anchor="def-real-coordinate-space">
        <w:del w:id="6326" w:author="PR Preview" w:date="2026-01-01T00:00:00Z">
          <w:r>
            <w:rPr>
              <w:rStyle w:val="Hyperlink"/>
            </w:rPr>
            <w:delText xml:space="preserve">Definition 2</w:delText>
          </w:r>
        </w:del>
      </w:hyperlink>
      <w:del w:id="6327" w:author="PR Preview" w:date="2026-01-01T00:00:00Z">
        <w:r>
          <w:delText xml:space="preserve">),</w:delText>
        </w:r>
      </w:del>
      <w:del w:id="6328" w:author="PR Preview" w:date="2026-01-01T00:00:00Z">
        <w:r>
          <w:delText xml:space="preserve"> </w:delText>
        </w:r>
      </w:del>
      <w:del w:id="6329" w:author="PR Preview" w:date="2026-01-01T00:00:00Z">
        <w:r>
          <w:delText xml:space="preserve">and the same four properties define an inner product on other real vector spaces,</w:delText>
        </w:r>
      </w:del>
      <w:del w:id="6330" w:author="PR Preview" w:date="2026-01-01T00:00:00Z">
        <w:r>
          <w:delText xml:space="preserve"> </w:delText>
        </w:r>
      </w:del>
      <w:del w:id="6331" w:author="PR Preview" w:date="2026-01-01T00:00:00Z">
        <w:r>
          <w:delText xml:space="preserve">such as spaces of matrices or functions.</w:delText>
        </w:r>
      </w:del>
    </w:p>
    <w:p>
      <w:pPr>
        <w:pStyle w:val="BodyText"/>
      </w:pPr>
      <w:del w:id="6332" w:author="PR Preview" w:date="2026-01-01T00:00:00Z">
        <w:r>
          <w:rPr>
            <w:b/>
            <w:bCs/>
          </w:rPr>
          <w:delText xml:space="preserve">Example 98 (Real coordinate space as an inner product space)</w:delText>
        </w:r>
      </w:del>
      <w:del w:id="6333" w:author="PR Preview" w:date="2026-01-01T00:00:00Z">
        <w:r>
          <w:delText xml:space="preserve"> </w:delText>
        </w:r>
      </w:del>
      <w:del w:id="6334" w:author="PR Preview" w:date="2026-01-01T00:00:00Z">
        <w:r>
          <w:delText xml:space="preserve">The Euclidean space</w:delText>
        </w:r>
      </w:del>
      <w:del w:id="6335" w:author="PR Preview" w:date="2026-01-01T00:00:00Z">
        <w:r>
          <w:delText xml:space="preserve"> </w:delText>
        </w:r>
      </w:del>
      <m:oMath>
        <m:sSup>
          <m:e>
            <m:r>
              <m:rPr>
                <m:scr m:val="double-struck"/>
                <m:sty m:val="p"/>
              </m:rPr>
              <m:t>R</m:t>
            </m:r>
          </m:e>
          <m:sup>
            <m:r>
              <m:t>p</m:t>
            </m:r>
          </m:sup>
        </m:sSup>
      </m:oMath>
      <w:del w:id="6336" w:author="PR Preview" w:date="2026-01-01T00:00:00Z">
        <w:r>
          <w:delText xml:space="preserve"> </w:delText>
        </w:r>
      </w:del>
      <w:del w:id="6337" w:author="PR Preview" w:date="2026-01-01T00:00:00Z">
        <w:r>
          <w:delText xml:space="preserve">equipped with the standard dot product (2),</w:delText>
        </w:r>
      </w:del>
      <w:del w:id="6338" w:author="PR Preview" w:date="2026-01-01T00:00:00Z">
        <w:r>
          <w:delText xml:space="preserve"> </w:delText>
        </w:r>
      </w:del>
      <w:del w:id="6339" w:author="PR Preview" w:date="2026-01-01T00:00:00Z">
        <w:r>
          <w:delText xml:space="preserve">that is, the pair</w:delText>
        </w:r>
      </w:del>
      <w:del w:id="6340"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6341" w:author="PR Preview" w:date="2026-01-01T00:00:00Z">
        <w:r>
          <w:delText xml:space="preserve"> </w:delText>
        </w:r>
      </w:del>
      <w:del w:id="6342" w:author="PR Preview" w:date="2026-01-01T00:00:00Z">
        <w:r>
          <w:delText xml:space="preserve">with</w:delText>
        </w:r>
      </w:del>
      <w:del w:id="6343" w:author="PR Preview" w:date="2026-01-01T00:00:00Z">
        <w:r>
          <w:delText xml:space="preserve"> </w:delText>
        </w:r>
      </w:del>
      <w:del w:id="6344" w:author="PR Preview" w:date="2026-01-01T00:00:00Z">
        <w:r>
          <w:delTex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delText>
        </w:r>
      </w:del>
      <w:del w:id="6345" w:author="PR Preview" w:date="2026-01-01T00:00:00Z">
        <w:r>
          <w:delText xml:space="preserve">,</w:delText>
        </w:r>
      </w:del>
      <w:del w:id="6346" w:author="PR Preview" w:date="2026-01-01T00:00:00Z">
        <w:r>
          <w:delText xml:space="preserve"> </w:delText>
        </w:r>
      </w:del>
      <w:del w:id="6347" w:author="PR Preview" w:date="2026-01-01T00:00:00Z">
        <w:r>
          <w:delText xml:space="preserve">is an inner product space, because the dot product satisfies the four inner product axioms (</w:delText>
        </w:r>
      </w:del>
      <w:hyperlink w:anchor="exm-dot-product-inner-product">
        <w:del w:id="6348" w:author="PR Preview" w:date="2026-01-01T00:00:00Z">
          <w:r>
            <w:rPr>
              <w:rStyle w:val="Hyperlink"/>
            </w:rPr>
            <w:delText xml:space="preserve">Example 97</w:delText>
          </w:r>
        </w:del>
      </w:hyperlink>
      <w:del w:id="6349" w:author="PR Preview" w:date="2026-01-01T00:00:00Z">
        <w:r>
          <w:delText xml:space="preserve">).</w:delText>
        </w:r>
      </w:del>
      <w:del w:id="6350" w:author="PR Preview" w:date="2026-01-01T00:00:00Z">
        <w:r>
          <w:delText xml:space="preserve"> </w:delText>
        </w:r>
      </w:del>
      <w:del w:id="6351" w:author="PR Preview" w:date="2026-01-01T00:00:00Z">
        <w:r>
          <w:delText xml:space="preserve">For</w:delText>
        </w:r>
      </w:del>
      <w:del w:id="6352" w:author="PR Preview" w:date="2026-01-01T00:00:00Z">
        <w:r>
          <w:delText xml:space="preserve"> </w:delText>
        </w:r>
      </w:del>
      <m:oMath>
        <m:r>
          <m:t>p</m:t>
        </m:r>
        <m:r>
          <m:rPr>
            <m:sty m:val="p"/>
          </m:rPr>
          <m:t>=</m:t>
        </m:r>
        <m:r>
          <m:t>2</m:t>
        </m:r>
      </m:oMath>
      <w:del w:id="6353" w:author="PR Preview" w:date="2026-01-01T00:00:00Z">
        <w:r>
          <w:delText xml:space="preserve">, any vector</w:delText>
        </w:r>
      </w:del>
      <w:del w:id="6354" w:author="PR Preview" w:date="2026-01-01T00:00:00Z">
        <w:r>
          <w:delText xml:space="preserve"> </w:delText>
        </w:r>
      </w:del>
      <w:del w:id="6355" w:author="PR Preview" w:date="2026-01-01T00:00:00Z">
        <w:r>
          <w:delText xml:space="preserve">$\mathord{\smash[b]{\underset{\raise.3ex\hbox{$\scriptstyle\sim$}}{x}}\vphantom{x}}= (x_1, x_2) \in \mathbb{R}^2$</w:delText>
        </w:r>
      </w:del>
      <w:del w:id="6356" w:author="PR Preview" w:date="2026-01-01T00:00:00Z">
        <w:r>
          <w:delText xml:space="preserve"> </w:delText>
        </w:r>
      </w:del>
      <w:del w:id="6357" w:author="PR Preview" w:date="2026-01-01T00:00:00Z">
        <w:r>
          <w:delText xml:space="preserve">has squared norm</w:delText>
        </w:r>
      </w:del>
      <w:del w:id="6358" w:author="PR Preview" w:date="2026-01-01T00:00:00Z">
        <w:r>
          <w:delText xml:space="preserve"> </w:delText>
        </w:r>
      </w:del>
      <w:del w:id="6359" w:author="PR Preview" w:date="2026-01-01T00:00:00Z">
        <w:r>
          <w:delText xml:space="preserve">$\mathopen{}\left\langle \mathord{\smash[b]{\underset{\raise.3ex\hbox{$\scriptstyle\sim$}}{x}}\vphantom{x}}, \mathord{\smash[b]{\underset{\raise.3ex\hbox{$\scriptstyle\sim$}}{x}}\vphantom{x}}\right\rangle\mathclose{} = x_1^2 + x_2^2 \ge 0$</w:delText>
        </w:r>
      </w:del>
      <w:del w:id="6360" w:author="PR Preview" w:date="2026-01-01T00:00:00Z">
        <w:r>
          <w:delText xml:space="preserve">,</w:delText>
        </w:r>
      </w:del>
      <w:del w:id="6361" w:author="PR Preview" w:date="2026-01-01T00:00:00Z">
        <w:r>
          <w:delText xml:space="preserve"> </w:delText>
        </w:r>
      </w:del>
      <w:del w:id="6362" w:author="PR Preview" w:date="2026-01-01T00:00:00Z">
        <w:r>
          <w:delText xml:space="preserve">which is zero if and only if</w:delText>
        </w:r>
      </w:del>
    </w:p>
    <w:p>
      <w:pPr>
        <w:pStyle w:val="BodyText"/>
      </w:pPr>
      <w:ins w:id="6363" w:author="PR Preview" w:date="2026-01-01T00:00:00Z">
        <w:r>
          <w:rPr>
            <w:b/>
            <w:bCs/>
          </w:rPr>
          <w:t xml:space="preserve">Definition 69 (Inner product space)</w:t>
        </w:r>
      </w:ins>
      <w:ins w:id="6364" w:author="PR Preview" w:date="2026-01-01T00:00:00Z">
        <w:r>
          <w:t xml:space="preserve"> </w:t>
        </w:r>
      </w:ins>
      <w:ins w:id="6365" w:author="PR Preview" w:date="2026-01-01T00:00:00Z">
        <w:r>
          <w:t xml:space="preserve">A</w:t>
        </w:r>
      </w:ins>
      <w:ins w:id="6366" w:author="PR Preview" w:date="2026-01-01T00:00:00Z">
        <w:r>
          <w:t xml:space="preserve"> </w:t>
        </w:r>
      </w:ins>
      <w:ins w:id="6367" w:author="PR Preview" w:date="2026-01-01T00:00:00Z">
        <w:r>
          <w:rPr>
            <w:b/>
            <w:bCs/>
          </w:rPr>
          <w:t xml:space="preserve">real inner product space</w:t>
        </w:r>
      </w:ins>
      <w:ins w:id="6368" w:author="PR Preview" w:date="2026-01-01T00:00:00Z">
        <w:r>
          <w:t xml:space="preserve"> </w:t>
        </w:r>
      </w:ins>
      <w:ins w:id="6369" w:author="PR Preview" w:date="2026-01-01T00:00:00Z">
        <w:r>
          <w:t xml:space="preserve">[49]</w:t>
        </w:r>
      </w:ins>
      <w:ins w:id="6370" w:author="PR Preview" w:date="2026-01-01T00:00:00Z">
        <w:r>
          <w:t xml:space="preserve"> </w:t>
        </w:r>
      </w:ins>
      <w:ins w:id="6371" w:author="PR Preview" w:date="2026-01-01T00:00:00Z">
        <w:r>
          <w:t xml:space="preserve">is a pair</w:t>
        </w:r>
      </w:ins>
      <w:ins w:id="6372" w:author="PR Preview" w:date="2026-01-01T00:00:00Z">
        <w:r>
          <w:t xml:space="preserve"> </w:t>
        </w:r>
      </w:ins>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ins w:id="6373" w:author="PR Preview" w:date="2026-01-01T00:00:00Z">
        <w:r>
          <w:t xml:space="preserve"> </w:t>
        </w:r>
      </w:ins>
      <w:ins w:id="6374" w:author="PR Preview" w:date="2026-01-01T00:00:00Z">
        <w:r>
          <w:t xml:space="preserve">of a real vector space</w:t>
        </w:r>
      </w:ins>
      <w:ins w:id="6375" w:author="PR Preview" w:date="2026-01-01T00:00:00Z">
        <w:r>
          <w:t xml:space="preserve"> </w:t>
        </w:r>
      </w:ins>
      <m:oMath>
        <m:r>
          <m:t>V</m:t>
        </m:r>
      </m:oMath>
      <w:ins w:id="6376" w:author="PR Preview" w:date="2026-01-01T00:00:00Z">
        <w:r>
          <w:t xml:space="preserve"> </w:t>
        </w:r>
      </w:ins>
      <w:ins w:id="6377" w:author="PR Preview" w:date="2026-01-01T00:00:00Z">
        <w:r>
          <w:t xml:space="preserve">and an inner product</w:t>
        </w:r>
      </w:ins>
      <w:ins w:id="6378"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6379" w:author="PR Preview" w:date="2026-01-01T00:00:00Z">
        <w:r>
          <w:t xml:space="preserve"> </w:t>
        </w:r>
      </w:ins>
      <w:ins w:id="6380" w:author="PR Preview" w:date="2026-01-01T00:00:00Z">
        <w:r>
          <w:t xml:space="preserve">on it,</w:t>
        </w:r>
      </w:ins>
      <w:ins w:id="6381" w:author="PR Preview" w:date="2026-01-01T00:00:00Z">
        <w:r>
          <w:t xml:space="preserve"> </w:t>
        </w:r>
      </w:ins>
      <w:ins w:id="6382" w:author="PR Preview" w:date="2026-01-01T00:00:00Z">
        <w:r>
          <w:t xml:space="preserve">a function with the four properties of</w:t>
        </w:r>
      </w:ins>
      <w:ins w:id="6383" w:author="PR Preview" w:date="2026-01-01T00:00:00Z">
        <w:r>
          <w:t xml:space="preserve"> </w:t>
        </w:r>
      </w:ins>
      <w:hyperlink w:anchor="def-inner-product">
        <w:ins w:id="6384" w:author="PR Preview" w:date="2026-01-01T00:00:00Z">
          <w:r>
            <w:rPr>
              <w:rStyle w:val="Hyperlink"/>
            </w:rPr>
            <w:t xml:space="preserve">Definition 68</w:t>
          </w:r>
        </w:ins>
      </w:hyperlink>
      <w:ins w:id="6385" w:author="PR Preview" w:date="2026-01-01T00:00:00Z">
        <w:r>
          <w:t xml:space="preserve">.</w:t>
        </w:r>
      </w:ins>
      <w:ins w:id="6386" w:author="PR Preview" w:date="2026-01-01T00:00:00Z">
        <w:r>
          <w:t xml:space="preserve"> </w:t>
        </w:r>
      </w:ins>
      <w:ins w:id="6387" w:author="PR Preview" w:date="2026-01-01T00:00:00Z">
        <w:r>
          <w:t xml:space="preserve">We say that</w:t>
        </w:r>
      </w:ins>
      <w:ins w:id="6388" w:author="PR Preview" w:date="2026-01-01T00:00:00Z">
        <w:r>
          <w:t xml:space="preserve"> </w:t>
        </w:r>
      </w:ins>
      <m:oMath>
        <m:r>
          <m:t>V</m:t>
        </m:r>
      </m:oMath>
      <w:ins w:id="6389" w:author="PR Preview" w:date="2026-01-01T00:00:00Z">
        <w:r>
          <w:t xml:space="preserve"> </w:t>
        </w:r>
      </w:ins>
      <w:ins w:id="6390" w:author="PR Preview" w:date="2026-01-01T00:00:00Z">
        <w:r>
          <w:t xml:space="preserve">is</w:t>
        </w:r>
      </w:ins>
      <w:ins w:id="6391" w:author="PR Preview" w:date="2026-01-01T00:00:00Z">
        <w:r>
          <w:t xml:space="preserve"> </w:t>
        </w:r>
      </w:ins>
      <w:ins w:id="6392" w:author="PR Preview" w:date="2026-01-01T00:00:00Z">
        <w:r>
          <w:rPr>
            <w:b/>
            <w:bCs/>
          </w:rPr>
          <w:t xml:space="preserve">equipped with</w:t>
        </w:r>
      </w:ins>
      <w:ins w:id="6393" w:author="PR Preview" w:date="2026-01-01T00:00:00Z">
        <w:r>
          <w:t xml:space="preserve"> </w:t>
        </w:r>
      </w:ins>
      <w:ins w:id="6394" w:author="PR Preview" w:date="2026-01-01T00:00:00Z">
        <w:r>
          <w:t xml:space="preserve">that inner product:</w:t>
        </w:r>
      </w:ins>
      <w:ins w:id="6395" w:author="PR Preview" w:date="2026-01-01T00:00:00Z">
        <w:r>
          <w:t xml:space="preserve"> </w:t>
        </w:r>
      </w:ins>
      <w:ins w:id="6396" w:author="PR Preview" w:date="2026-01-01T00:00:00Z">
        <w:r>
          <w:t xml:space="preserve">the inner product is part of the data of the space,</w:t>
        </w:r>
      </w:ins>
      <w:ins w:id="6397" w:author="PR Preview" w:date="2026-01-01T00:00:00Z">
        <w:r>
          <w:t xml:space="preserve"> </w:t>
        </w:r>
      </w:ins>
      <w:ins w:id="6398" w:author="PR Preview" w:date="2026-01-01T00:00:00Z">
        <w:r>
          <w:t xml:space="preserve">so the same set of vectors with a different inner product is a different inner product space.</w:t>
        </w:r>
      </w:ins>
      <w:ins w:id="6399" w:author="PR Preview" w:date="2026-01-01T00:00:00Z">
        <w:r>
          <w:t xml:space="preserve"> </w:t>
        </w:r>
      </w:ins>
      <w:hyperlink w:anchor="def-inner-product">
        <w:ins w:id="6400" w:author="PR Preview" w:date="2026-01-01T00:00:00Z">
          <w:r>
            <w:rPr>
              <w:rStyle w:val="Hyperlink"/>
            </w:rPr>
            <w:t xml:space="preserve">Definition 68</w:t>
          </w:r>
        </w:ins>
      </w:hyperlink>
      <w:ins w:id="6401" w:author="PR Preview" w:date="2026-01-01T00:00:00Z">
        <w:r>
          <w:t xml:space="preserve"> </w:t>
        </w:r>
      </w:ins>
      <w:ins w:id="6402" w:author="PR Preview" w:date="2026-01-01T00:00:00Z">
        <w:r>
          <w:t xml:space="preserve">states the properties for</w:t>
        </w:r>
      </w:ins>
      <w:ins w:id="6403" w:author="PR Preview" w:date="2026-01-01T00:00:00Z">
        <w:r>
          <w:t xml:space="preserve"> </w:t>
        </w:r>
      </w:ins>
      <m:oMath>
        <m:r>
          <m:t>V</m:t>
        </m:r>
        <m:r>
          <m:rPr>
            <m:sty m:val="p"/>
          </m:rPr>
          <m:t>=</m:t>
        </m:r>
        <m:sSup>
          <m:e>
            <m:r>
              <m:rPr>
                <m:scr m:val="double-struck"/>
                <m:sty m:val="p"/>
              </m:rPr>
              <m:t>R</m:t>
            </m:r>
          </m:e>
          <m:sup>
            <m:r>
              <m:t>p</m:t>
            </m:r>
          </m:sup>
        </m:sSup>
      </m:oMath>
      <w:ins w:id="6404" w:author="PR Preview" w:date="2026-01-01T00:00:00Z">
        <w:r>
          <w:t xml:space="preserve"> </w:t>
        </w:r>
      </w:ins>
      <w:ins w:id="6405" w:author="PR Preview" w:date="2026-01-01T00:00:00Z">
        <w:r>
          <w:t xml:space="preserve">(</w:t>
        </w:r>
      </w:ins>
      <w:hyperlink w:anchor="def-real-coordinate-space">
        <w:ins w:id="6406" w:author="PR Preview" w:date="2026-01-01T00:00:00Z">
          <w:r>
            <w:rPr>
              <w:rStyle w:val="Hyperlink"/>
            </w:rPr>
            <w:t xml:space="preserve">Definition 2</w:t>
          </w:r>
        </w:ins>
      </w:hyperlink>
      <w:ins w:id="6407" w:author="PR Preview" w:date="2026-01-01T00:00:00Z">
        <w:r>
          <w:t xml:space="preserve">),</w:t>
        </w:r>
      </w:ins>
      <w:ins w:id="6408" w:author="PR Preview" w:date="2026-01-01T00:00:00Z">
        <w:r>
          <w:t xml:space="preserve"> </w:t>
        </w:r>
      </w:ins>
      <w:ins w:id="6409" w:author="PR Preview" w:date="2026-01-01T00:00:00Z">
        <w:r>
          <w:t xml:space="preserve">and the same four properties define an inner product on other real vector spaces,</w:t>
        </w:r>
      </w:ins>
      <w:ins w:id="6410" w:author="PR Preview" w:date="2026-01-01T00:00:00Z">
        <w:r>
          <w:t xml:space="preserve"> </w:t>
        </w:r>
      </w:ins>
      <w:ins w:id="6411" w:author="PR Preview" w:date="2026-01-01T00:00:00Z">
        <w:r>
          <w:t xml:space="preserve">such as spaces of matrices or functions.</w:t>
        </w:r>
      </w:ins>
    </w:p>
    <w:bookmarkEnd w:id="350"/>
    <w:bookmarkStart w:id="351" w:name="exm-inner-product-space"/>
    <w:p>
      <w:pPr>
        <w:pStyle w:val="BodyText"/>
      </w:pPr>
      <w:ins w:id="6412" w:author="PR Preview" w:date="2026-01-01T00:00:00Z">
        <w:r>
          <w:rPr>
            <w:b/>
            <w:bCs/>
          </w:rPr>
          <w:t xml:space="preserve">Example 100 (Real coordinate space as an inner product space)</w:t>
        </w:r>
      </w:ins>
      <w:ins w:id="6413" w:author="PR Preview" w:date="2026-01-01T00:00:00Z">
        <w:r>
          <w:t xml:space="preserve"> </w:t>
        </w:r>
      </w:ins>
      <w:ins w:id="6414" w:author="PR Preview" w:date="2026-01-01T00:00:00Z">
        <w:r>
          <w:t xml:space="preserve">The Euclidean space</w:t>
        </w:r>
      </w:ins>
      <w:ins w:id="6415" w:author="PR Preview" w:date="2026-01-01T00:00:00Z">
        <w:r>
          <w:t xml:space="preserve"> </w:t>
        </w:r>
      </w:ins>
      <m:oMath>
        <m:sSup>
          <m:e>
            <m:r>
              <m:rPr>
                <m:scr m:val="double-struck"/>
                <m:sty m:val="p"/>
              </m:rPr>
              <m:t>R</m:t>
            </m:r>
          </m:e>
          <m:sup>
            <m:r>
              <m:t>p</m:t>
            </m:r>
          </m:sup>
        </m:sSup>
      </m:oMath>
      <w:ins w:id="6416" w:author="PR Preview" w:date="2026-01-01T00:00:00Z">
        <w:r>
          <w:t xml:space="preserve"> </w:t>
        </w:r>
      </w:ins>
      <w:ins w:id="6417" w:author="PR Preview" w:date="2026-01-01T00:00:00Z">
        <w:r>
          <w:t xml:space="preserve">equipped with the standard dot product (2),</w:t>
        </w:r>
      </w:ins>
      <w:ins w:id="6418" w:author="PR Preview" w:date="2026-01-01T00:00:00Z">
        <w:r>
          <w:t xml:space="preserve"> </w:t>
        </w:r>
      </w:ins>
      <w:ins w:id="6419" w:author="PR Preview" w:date="2026-01-01T00:00:00Z">
        <w:r>
          <w:t xml:space="preserve">that is, the pair</w:t>
        </w:r>
      </w:ins>
      <w:ins w:id="6420"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6421" w:author="PR Preview" w:date="2026-01-01T00:00:00Z">
        <w:r>
          <w:t xml:space="preserve"> </w:t>
        </w:r>
      </w:ins>
      <w:ins w:id="6422" w:author="PR Preview" w:date="2026-01-01T00:00:00Z">
        <w:r>
          <w:t xml:space="preserve">with</w:t>
        </w:r>
      </w:ins>
      <w:ins w:id="6423" w:author="PR Preview" w:date="2026-01-01T00:00:00Z">
        <w:r>
          <w:t xml:space="preserve"> </w:t>
        </w:r>
      </w:ins>
      <w:ins w:id="6424"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6425" w:author="PR Preview" w:date="2026-01-01T00:00:00Z">
        <w:r>
          <w:t xml:space="preserve">,</w:t>
        </w:r>
      </w:ins>
      <w:ins w:id="6426" w:author="PR Preview" w:date="2026-01-01T00:00:00Z">
        <w:r>
          <w:t xml:space="preserve"> </w:t>
        </w:r>
      </w:ins>
      <w:ins w:id="6427" w:author="PR Preview" w:date="2026-01-01T00:00:00Z">
        <w:r>
          <w:t xml:space="preserve">is an inner product space, because the dot product satisfies the four inner product axioms (</w:t>
        </w:r>
      </w:ins>
      <w:hyperlink w:anchor="exm-dot-product-inner-product">
        <w:ins w:id="6428" w:author="PR Preview" w:date="2026-01-01T00:00:00Z">
          <w:r>
            <w:rPr>
              <w:rStyle w:val="Hyperlink"/>
            </w:rPr>
            <w:t xml:space="preserve">Example 99</w:t>
          </w:r>
        </w:ins>
      </w:hyperlink>
      <w:ins w:id="6429" w:author="PR Preview" w:date="2026-01-01T00:00:00Z">
        <w:r>
          <w:t xml:space="preserve">).</w:t>
        </w:r>
      </w:ins>
      <w:ins w:id="6430" w:author="PR Preview" w:date="2026-01-01T00:00:00Z">
        <w:r>
          <w:t xml:space="preserve"> </w:t>
        </w:r>
      </w:ins>
      <w:ins w:id="6431" w:author="PR Preview" w:date="2026-01-01T00:00:00Z">
        <w:r>
          <w:t xml:space="preserve">For</w:t>
        </w:r>
      </w:ins>
      <w:ins w:id="6432" w:author="PR Preview" w:date="2026-01-01T00:00:00Z">
        <w:r>
          <w:t xml:space="preserve"> </w:t>
        </w:r>
      </w:ins>
      <m:oMath>
        <m:r>
          <m:t>p</m:t>
        </m:r>
        <m:r>
          <m:rPr>
            <m:sty m:val="p"/>
          </m:rPr>
          <m:t>=</m:t>
        </m:r>
        <m:r>
          <m:t>2</m:t>
        </m:r>
      </m:oMath>
      <w:ins w:id="6433" w:author="PR Preview" w:date="2026-01-01T00:00:00Z">
        <w:r>
          <w:t xml:space="preserve">, any vector</w:t>
        </w:r>
      </w:ins>
      <w:ins w:id="6434" w:author="PR Preview" w:date="2026-01-01T00:00:00Z">
        <w:r>
          <w:t xml:space="preserve"> </w:t>
        </w:r>
      </w:ins>
      <w:ins w:id="6435" w:author="PR Preview" w:date="2026-01-01T00:00:00Z">
        <w:r>
          <w:t xml:space="preserve">$\mathord{\smash[b]{\underset{\raise.3ex\hbox{$\scriptstyle\sim$}}{x}}\vphantom{x}}= (x_1, x_2) \in \mathbb{R}^2$</w:t>
        </w:r>
      </w:ins>
      <w:ins w:id="6436" w:author="PR Preview" w:date="2026-01-01T00:00:00Z">
        <w:r>
          <w:t xml:space="preserve"> </w:t>
        </w:r>
      </w:ins>
      <w:ins w:id="6437" w:author="PR Preview" w:date="2026-01-01T00:00:00Z">
        <w:r>
          <w:t xml:space="preserve">has squared norm</w:t>
        </w:r>
      </w:ins>
      <w:ins w:id="6438" w:author="PR Preview" w:date="2026-01-01T00:00:00Z">
        <w:r>
          <w:t xml:space="preserve"> </w:t>
        </w:r>
      </w:ins>
      <w:ins w:id="6439" w:author="PR Preview" w:date="2026-01-01T00:00:00Z">
        <w:r>
          <w:t xml:space="preserve">$\mathopen{}\left\langle \mathord{\smash[b]{\underset{\raise.3ex\hbox{$\scriptstyle\sim$}}{x}}\vphantom{x}}, \mathord{\smash[b]{\underset{\raise.3ex\hbox{$\scriptstyle\sim$}}{x}}\vphantom{x}}\right\rangle\mathclose{} = x_1^2 + x_2^2 \ge 0$</w:t>
        </w:r>
      </w:ins>
      <w:ins w:id="6440" w:author="PR Preview" w:date="2026-01-01T00:00:00Z">
        <w:r>
          <w:t xml:space="preserve">,</w:t>
        </w:r>
      </w:ins>
      <w:ins w:id="6441" w:author="PR Preview" w:date="2026-01-01T00:00:00Z">
        <w:r>
          <w:t xml:space="preserve"> </w:t>
        </w:r>
      </w:ins>
      <w:ins w:id="6442"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1"/>
    <w:bookmarkStart w:id="352" w:name="exm-weighted-inner-product"/>
    <w:p>
      <w:pPr>
        <w:pStyle w:val="BodyText"/>
      </w:pPr>
      <w:del w:id="6443" w:author="PR Preview" w:date="2026-01-01T00:00:00Z">
        <w:r>
          <w:rPr>
            <w:b/>
            <w:bCs/>
          </w:rPr>
          <w:delText xml:space="preserve">Example 99 (A weighted inner product)</w:delText>
        </w:r>
      </w:del>
      <w:del w:id="6444" w:author="PR Preview" w:date="2026-01-01T00:00:00Z">
        <w:r>
          <w:delText xml:space="preserve"> </w:delText>
        </w:r>
      </w:del>
      <w:del w:id="6445" w:author="PR Preview" w:date="2026-01-01T00:00:00Z">
        <w:r>
          <w:delText xml:space="preserve">Let</w:delText>
        </w:r>
      </w:del>
      <w:del w:id="6446" w:author="PR Preview" w:date="2026-01-01T00:00:00Z">
        <w:r>
          <w:delText xml:space="preserve"> </w:delText>
        </w:r>
      </w:del>
      <w:del w:id="6447" w:author="PR Preview" w:date="2026-01-01T00:00:00Z">
        <w:r>
          <w:delText xml:space="preserve">$\mathord{\smash[b]{\underset{\raise.3ex\hbox{$\scriptstyle\sim$}}{c}}\vphantom{c}} = (c_1, \ldots, c_p)$</w:delText>
        </w:r>
      </w:del>
      <w:del w:id="6448" w:author="PR Preview" w:date="2026-01-01T00:00:00Z">
        <w:r>
          <w:delText xml:space="preserve"> </w:delText>
        </w:r>
      </w:del>
      <w:del w:id="6449" w:author="PR Preview" w:date="2026-01-01T00:00:00Z">
        <w:r>
          <w:delText xml:space="preserve">be a vector of positive numbers, and define</w:delText>
        </w:r>
      </w:del>
    </w:p>
    <w:p>
      <w:pPr>
        <w:pStyle w:val="BodyText"/>
      </w:pPr>
      <w:ins w:id="6450" w:author="PR Preview" w:date="2026-01-01T00:00:00Z">
        <w:r>
          <w:rPr>
            <w:b/>
            <w:bCs/>
          </w:rPr>
          <w:t xml:space="preserve">Example 101 (A weighted inner product)</w:t>
        </w:r>
      </w:ins>
      <w:ins w:id="6451" w:author="PR Preview" w:date="2026-01-01T00:00:00Z">
        <w:r>
          <w:t xml:space="preserve"> </w:t>
        </w:r>
      </w:ins>
      <w:ins w:id="6452" w:author="PR Preview" w:date="2026-01-01T00:00:00Z">
        <w:r>
          <w:t xml:space="preserve">Let</w:t>
        </w:r>
      </w:ins>
      <w:ins w:id="6453" w:author="PR Preview" w:date="2026-01-01T00:00:00Z">
        <w:r>
          <w:t xml:space="preserve"> </w:t>
        </w:r>
      </w:ins>
      <w:ins w:id="6454" w:author="PR Preview" w:date="2026-01-01T00:00:00Z">
        <w:r>
          <w:t xml:space="preserve">$\mathord{\smash[b]{\underset{\raise.3ex\hbox{$\scriptstyle\sim$}}{c}}\vphantom{c}} = (c_1, \ldots, c_p)$</w:t>
        </w:r>
      </w:ins>
      <w:ins w:id="6455" w:author="PR Preview" w:date="2026-01-01T00:00:00Z">
        <w:r>
          <w:t xml:space="preserve"> </w:t>
        </w:r>
      </w:ins>
      <w:ins w:id="6456" w:author="PR Preview" w:date="2026-01-01T00:00:00Z">
        <w:r>
          <w:t xml:space="preserve">be a vector of positive numbers, and define</w:t>
        </w:r>
      </w:ins>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del w:id="6457" w:author="PR Preview" w:date="2026-01-01T00:00:00Z">
        <w:r>
          <w:delText xml:space="preserve">This function is also an inner product on</w:delText>
        </w:r>
      </w:del>
      <w:del w:id="6458" w:author="PR Preview" w:date="2026-01-01T00:00:00Z">
        <w:r>
          <w:delText xml:space="preserve"> </w:delText>
        </w:r>
      </w:del>
      <m:oMath>
        <m:sSup>
          <m:e>
            <m:r>
              <m:rPr>
                <m:scr m:val="double-struck"/>
                <m:sty m:val="p"/>
              </m:rPr>
              <m:t>R</m:t>
            </m:r>
          </m:e>
          <m:sup>
            <m:r>
              <m:t>p</m:t>
            </m:r>
          </m:sup>
        </m:sSup>
      </m:oMath>
      <w:del w:id="6459" w:author="PR Preview" w:date="2026-01-01T00:00:00Z">
        <w:r>
          <w:delText xml:space="preserve"> </w:delText>
        </w:r>
      </w:del>
      <w:del w:id="6460" w:author="PR Preview" w:date="2026-01-01T00:00:00Z">
        <w:r>
          <w:delText xml:space="preserve">(Axler 2024, Example 6.3(b), p. 184)</w:delText>
        </w:r>
      </w:del>
      <w:del w:id="6461" w:author="PR Preview" w:date="2026-01-01T00:00:00Z">
        <w:r>
          <w:delText xml:space="preserve">:</w:delText>
        </w:r>
      </w:del>
    </w:p>
    <w:p>
      <w:pPr>
        <w:pStyle w:val="FirstParagraph"/>
      </w:pPr>
      <w:ins w:id="6462" w:author="PR Preview" w:date="2026-01-01T00:00:00Z">
        <w:r>
          <w:t xml:space="preserve">This function is also an inner product on</w:t>
        </w:r>
      </w:ins>
      <w:ins w:id="6463" w:author="PR Preview" w:date="2026-01-01T00:00:00Z">
        <w:r>
          <w:t xml:space="preserve"> </w:t>
        </w:r>
      </w:ins>
      <m:oMath>
        <m:sSup>
          <m:e>
            <m:r>
              <m:rPr>
                <m:scr m:val="double-struck"/>
                <m:sty m:val="p"/>
              </m:rPr>
              <m:t>R</m:t>
            </m:r>
          </m:e>
          <m:sup>
            <m:r>
              <m:t>p</m:t>
            </m:r>
          </m:sup>
        </m:sSup>
      </m:oMath>
      <w:ins w:id="6464" w:author="PR Preview" w:date="2026-01-01T00:00:00Z">
        <w:r>
          <w:t xml:space="preserve"> </w:t>
        </w:r>
      </w:ins>
      <w:ins w:id="6465" w:author="PR Preview" w:date="2026-01-01T00:00:00Z">
        <w:r>
          <w:t xml:space="preserve">[50], Example 6.3(b), p. 184</w:t>
        </w:r>
      </w:ins>
      <w:ins w:id="6466" w:author="PR Preview" w:date="2026-01-01T00:00:00Z">
        <w:r>
          <w:t xml:space="preserve">:</w:t>
        </w:r>
      </w:ins>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2"/>
    <w:bookmarkStart w:id="354" w:name="exm-not-inner-product"/>
    <w:p>
      <w:pPr>
        <w:pStyle w:val="FirstParagraph"/>
      </w:pPr>
      <w:del w:id="6467" w:author="PR Preview" w:date="2026-01-01T00:00:00Z">
        <w:r>
          <w:rPr>
            <w:b/>
            <w:bCs/>
          </w:rPr>
          <w:delText xml:space="preserve">Example 100 (Functions that are not inner products)</w:delText>
        </w:r>
      </w:del>
      <w:del w:id="6468" w:author="PR Preview" w:date="2026-01-01T00:00:00Z">
        <w:r>
          <w:delText xml:space="preserve"> </w:delText>
        </w:r>
      </w:del>
      <w:del w:id="6469" w:author="PR Preview" w:date="2026-01-01T00:00:00Z">
        <w:r>
          <w:delText xml:space="preserve">Each of these functions on</w:delText>
        </w:r>
      </w:del>
      <w:del w:id="6470" w:author="PR Preview" w:date="2026-01-01T00:00:00Z">
        <w:r>
          <w:delText xml:space="preserve"> </w:delText>
        </w:r>
      </w:del>
      <m:oMath>
        <m:sSup>
          <m:e>
            <m:r>
              <m:rPr>
                <m:scr m:val="double-struck"/>
                <m:sty m:val="p"/>
              </m:rPr>
              <m:t>R</m:t>
            </m:r>
          </m:e>
          <m:sup>
            <m:r>
              <m:t>2</m:t>
            </m:r>
          </m:sup>
        </m:sSup>
      </m:oMath>
      <w:del w:id="6471" w:author="PR Preview" w:date="2026-01-01T00:00:00Z">
        <w:r>
          <w:delText xml:space="preserve"> </w:delText>
        </w:r>
      </w:del>
      <w:del w:id="6472" w:author="PR Preview" w:date="2026-01-01T00:00:00Z">
        <w:r>
          <w:delText xml:space="preserve">has some of the properties in</w:delText>
        </w:r>
      </w:del>
      <w:del w:id="6473" w:author="PR Preview" w:date="2026-01-01T00:00:00Z">
        <w:r>
          <w:delText xml:space="preserve"> </w:delText>
        </w:r>
      </w:del>
      <w:hyperlink w:anchor="def-inner-product">
        <w:del w:id="6474" w:author="PR Preview" w:date="2026-01-01T00:00:00Z">
          <w:r>
            <w:rPr>
              <w:rStyle w:val="Hyperlink"/>
            </w:rPr>
            <w:delText xml:space="preserve">Definition 68</w:delText>
          </w:r>
        </w:del>
      </w:hyperlink>
      <w:del w:id="6475" w:author="PR Preview" w:date="2026-01-01T00:00:00Z">
        <w:r>
          <w:delText xml:space="preserve">, but not all four:</w:delText>
        </w:r>
      </w:del>
    </w:p>
    <w:p>
      <w:pPr>
        <w:pStyle w:val="FirstParagraph"/>
      </w:pPr>
      <w:ins w:id="6476" w:author="PR Preview" w:date="2026-01-01T00:00:00Z">
        <w:r>
          <w:rPr>
            <w:b/>
            <w:bCs/>
          </w:rPr>
          <w:t xml:space="preserve">Example 102 (Functions that are not inner products)</w:t>
        </w:r>
      </w:ins>
      <w:ins w:id="6477" w:author="PR Preview" w:date="2026-01-01T00:00:00Z">
        <w:r>
          <w:t xml:space="preserve"> </w:t>
        </w:r>
      </w:ins>
      <w:ins w:id="6478" w:author="PR Preview" w:date="2026-01-01T00:00:00Z">
        <w:r>
          <w:t xml:space="preserve">Each of these functions on</w:t>
        </w:r>
      </w:ins>
      <w:ins w:id="6479" w:author="PR Preview" w:date="2026-01-01T00:00:00Z">
        <w:r>
          <w:t xml:space="preserve"> </w:t>
        </w:r>
      </w:ins>
      <m:oMath>
        <m:sSup>
          <m:e>
            <m:r>
              <m:rPr>
                <m:scr m:val="double-struck"/>
                <m:sty m:val="p"/>
              </m:rPr>
              <m:t>R</m:t>
            </m:r>
          </m:e>
          <m:sup>
            <m:r>
              <m:t>2</m:t>
            </m:r>
          </m:sup>
        </m:sSup>
      </m:oMath>
      <w:ins w:id="6480" w:author="PR Preview" w:date="2026-01-01T00:00:00Z">
        <w:r>
          <w:t xml:space="preserve"> </w:t>
        </w:r>
      </w:ins>
      <w:ins w:id="6481" w:author="PR Preview" w:date="2026-01-01T00:00:00Z">
        <w:r>
          <w:t xml:space="preserve">has some of the properties in</w:t>
        </w:r>
      </w:ins>
      <w:ins w:id="6482" w:author="PR Preview" w:date="2026-01-01T00:00:00Z">
        <w:r>
          <w:t xml:space="preserve"> </w:t>
        </w:r>
      </w:ins>
      <w:hyperlink w:anchor="def-inner-product">
        <w:ins w:id="6483" w:author="PR Preview" w:date="2026-01-01T00:00:00Z">
          <w:r>
            <w:rPr>
              <w:rStyle w:val="Hyperlink"/>
            </w:rPr>
            <w:t xml:space="preserve">Definition 68</w:t>
          </w:r>
        </w:ins>
      </w:hyperlink>
      <w:ins w:id="6484" w:author="PR Preview" w:date="2026-01-01T00:00:00Z">
        <w:r>
          <w:t xml:space="preserve">, but not all four:</w:t>
        </w:r>
      </w:ins>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3">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4"/>
    <w:bookmarkStart w:id="355"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del w:id="6485" w:author="PR Preview" w:date="2026-01-01T00:00:00Z">
        <w:r>
          <w:delText xml:space="preserve">(Banerjee and Roy 2014, Definition 7.3, p. 181)</w:delText>
        </w:r>
      </w:del>
      <w:del w:id="6486" w:author="PR Preview" w:date="2026-01-01T00:00:00Z">
        <w:r>
          <w:delText xml:space="preserve">.</w:delText>
        </w:r>
      </w:del>
    </w:p>
    <w:p>
      <w:pPr>
        <w:pStyle w:val="BodyText"/>
      </w:pPr>
      <w:del w:id="6487" w:author="PR Preview" w:date="2026-01-01T00:00:00Z">
        <w:r>
          <w:rPr>
            <w:b/>
            <w:bCs/>
          </w:rPr>
          <w:delText xml:space="preserve">Example 101 (Orthogonality depends on the inner product)</w:delText>
        </w:r>
      </w:del>
      <w:del w:id="6488" w:author="PR Preview" w:date="2026-01-01T00:00:00Z">
        <w:r>
          <w:delText xml:space="preserve"> </w:delText>
        </w:r>
      </w:del>
      <w:del w:id="6489" w:author="PR Preview" w:date="2026-01-01T00:00:00Z">
        <w:r>
          <w:delText xml:space="preserve">Take the weighted inner product of</w:delText>
        </w:r>
      </w:del>
      <w:del w:id="6490" w:author="PR Preview" w:date="2026-01-01T00:00:00Z">
        <w:r>
          <w:delText xml:space="preserve"> </w:delText>
        </w:r>
      </w:del>
      <w:hyperlink w:anchor="exm-weighted-inner-product">
        <w:del w:id="6491" w:author="PR Preview" w:date="2026-01-01T00:00:00Z">
          <w:r>
            <w:rPr>
              <w:rStyle w:val="Hyperlink"/>
            </w:rPr>
            <w:delText xml:space="preserve">Example 99</w:delText>
          </w:r>
        </w:del>
      </w:hyperlink>
      <w:del w:id="6492" w:author="PR Preview" w:date="2026-01-01T00:00:00Z">
        <w:r>
          <w:delText xml:space="preserve"> </w:delText>
        </w:r>
      </w:del>
      <w:del w:id="6493" w:author="PR Preview" w:date="2026-01-01T00:00:00Z">
        <w:r>
          <w:delText xml:space="preserve">with</w:delText>
        </w:r>
      </w:del>
      <w:del w:id="6494" w:author="PR Preview" w:date="2026-01-01T00:00:00Z">
        <w:r>
          <w:delText xml:space="preserve"> </w:delText>
        </w:r>
      </w:del>
      <w:del w:id="6495" w:author="PR Preview" w:date="2026-01-01T00:00:00Z">
        <w:r>
          <w:delText xml:space="preserve">$\mathord{\smash[b]{\underset{\raise.3ex\hbox{$\scriptstyle\sim$}}{c}}\vphantom{c}} = (2, 1)$</w:delText>
        </w:r>
      </w:del>
      <w:del w:id="6496" w:author="PR Preview" w:date="2026-01-01T00:00:00Z">
        <w:r>
          <w:delText xml:space="preserve">,</w:delText>
        </w:r>
      </w:del>
      <w:del w:id="6497" w:author="PR Preview" w:date="2026-01-01T00:00:00Z">
        <w:r>
          <w:delText xml:space="preserve"> </w:delText>
        </w:r>
      </w:del>
      <w:del w:id="6498" w:author="PR Preview" w:date="2026-01-01T00:00:00Z">
        <w:r>
          <w:delText xml:space="preserve">and let</w:delText>
        </w:r>
      </w:del>
      <w:del w:id="6499" w:author="PR Preview" w:date="2026-01-01T00:00:00Z">
        <w:r>
          <w:delText xml:space="preserve"> </w:delText>
        </w:r>
      </w:del>
      <w:del w:id="6500" w:author="PR Preview" w:date="2026-01-01T00:00:00Z">
        <w:r>
          <w:delText xml:space="preserve">$\mathord{\smash[b]{\underset{\raise.3ex\hbox{$\scriptstyle\sim$}}{x}}\vphantom{x}}= (1, 2)$</w:delText>
        </w:r>
      </w:del>
      <w:del w:id="6501" w:author="PR Preview" w:date="2026-01-01T00:00:00Z">
        <w:r>
          <w:delText xml:space="preserve"> </w:delText>
        </w:r>
      </w:del>
      <w:del w:id="6502" w:author="PR Preview" w:date="2026-01-01T00:00:00Z">
        <w:r>
          <w:delText xml:space="preserve">and</w:delText>
        </w:r>
      </w:del>
      <w:del w:id="6503" w:author="PR Preview" w:date="2026-01-01T00:00:00Z">
        <w:r>
          <w:delText xml:space="preserve"> </w:delText>
        </w:r>
      </w:del>
      <w:del w:id="6504" w:author="PR Preview" w:date="2026-01-01T00:00:00Z">
        <w:r>
          <w:delText xml:space="preserve">$\mathord{\smash[b]{\underset{\raise.3ex\hbox{$\scriptstyle\sim$}}{y}}\vphantom{y}}= (1, -1)$</w:delText>
        </w:r>
      </w:del>
      <w:del w:id="6505" w:author="PR Preview" w:date="2026-01-01T00:00:00Z">
        <w:r>
          <w:delText xml:space="preserve">.</w:delText>
        </w:r>
      </w:del>
      <w:del w:id="6506" w:author="PR Preview" w:date="2026-01-01T00:00:00Z">
        <w:r>
          <w:delText xml:space="preserve"> </w:delText>
        </w:r>
      </w:del>
      <w:del w:id="6507" w:author="PR Preview" w:date="2026-01-01T00:00:00Z">
        <w:r>
          <w:delText xml:space="preserve">Then</w:delText>
        </w:r>
      </w:del>
    </w:p>
    <w:p>
      <w:pPr>
        <w:pStyle w:val="FirstParagraph"/>
      </w:pPr>
      <w:ins w:id="6508" w:author="PR Preview" w:date="2026-01-01T00:00:00Z">
        <w:r>
          <w:t xml:space="preserve">[47], Definition 7.3, p. 181</w:t>
        </w:r>
      </w:ins>
      <w:ins w:id="6509" w:author="PR Preview" w:date="2026-01-01T00:00:00Z">
        <w:r>
          <w:t xml:space="preserve">.</w:t>
        </w:r>
      </w:ins>
    </w:p>
    <w:bookmarkEnd w:id="355"/>
    <w:bookmarkStart w:id="356" w:name="exm-orthogonal-inner-product"/>
    <w:p>
      <w:pPr>
        <w:pStyle w:val="BodyText"/>
      </w:pPr>
      <w:ins w:id="6510" w:author="PR Preview" w:date="2026-01-01T00:00:00Z">
        <w:r>
          <w:rPr>
            <w:b/>
            <w:bCs/>
          </w:rPr>
          <w:t xml:space="preserve">Example 103 (Orthogonality depends on the inner product)</w:t>
        </w:r>
      </w:ins>
      <w:ins w:id="6511" w:author="PR Preview" w:date="2026-01-01T00:00:00Z">
        <w:r>
          <w:t xml:space="preserve"> </w:t>
        </w:r>
      </w:ins>
      <w:ins w:id="6512" w:author="PR Preview" w:date="2026-01-01T00:00:00Z">
        <w:r>
          <w:t xml:space="preserve">Take the weighted inner product of</w:t>
        </w:r>
      </w:ins>
      <w:ins w:id="6513" w:author="PR Preview" w:date="2026-01-01T00:00:00Z">
        <w:r>
          <w:t xml:space="preserve"> </w:t>
        </w:r>
      </w:ins>
      <w:hyperlink w:anchor="exm-weighted-inner-product">
        <w:ins w:id="6514" w:author="PR Preview" w:date="2026-01-01T00:00:00Z">
          <w:r>
            <w:rPr>
              <w:rStyle w:val="Hyperlink"/>
            </w:rPr>
            <w:t xml:space="preserve">Example 101</w:t>
          </w:r>
        </w:ins>
      </w:hyperlink>
      <w:ins w:id="6515" w:author="PR Preview" w:date="2026-01-01T00:00:00Z">
        <w:r>
          <w:t xml:space="preserve"> </w:t>
        </w:r>
      </w:ins>
      <w:ins w:id="6516" w:author="PR Preview" w:date="2026-01-01T00:00:00Z">
        <w:r>
          <w:t xml:space="preserve">with</w:t>
        </w:r>
      </w:ins>
      <w:ins w:id="6517" w:author="PR Preview" w:date="2026-01-01T00:00:00Z">
        <w:r>
          <w:t xml:space="preserve"> </w:t>
        </w:r>
      </w:ins>
      <w:ins w:id="6518" w:author="PR Preview" w:date="2026-01-01T00:00:00Z">
        <w:r>
          <w:t xml:space="preserve">$\mathord{\smash[b]{\underset{\raise.3ex\hbox{$\scriptstyle\sim$}}{c}}\vphantom{c}} = (2, 1)$</w:t>
        </w:r>
      </w:ins>
      <w:ins w:id="6519" w:author="PR Preview" w:date="2026-01-01T00:00:00Z">
        <w:r>
          <w:t xml:space="preserve">,</w:t>
        </w:r>
      </w:ins>
      <w:ins w:id="6520" w:author="PR Preview" w:date="2026-01-01T00:00:00Z">
        <w:r>
          <w:t xml:space="preserve"> </w:t>
        </w:r>
      </w:ins>
      <w:ins w:id="6521" w:author="PR Preview" w:date="2026-01-01T00:00:00Z">
        <w:r>
          <w:t xml:space="preserve">and let</w:t>
        </w:r>
      </w:ins>
      <w:ins w:id="6522" w:author="PR Preview" w:date="2026-01-01T00:00:00Z">
        <w:r>
          <w:t xml:space="preserve"> </w:t>
        </w:r>
      </w:ins>
      <w:ins w:id="6523" w:author="PR Preview" w:date="2026-01-01T00:00:00Z">
        <w:r>
          <w:t xml:space="preserve">$\mathord{\smash[b]{\underset{\raise.3ex\hbox{$\scriptstyle\sim$}}{x}}\vphantom{x}}= (1, 2)$</w:t>
        </w:r>
      </w:ins>
      <w:ins w:id="6524" w:author="PR Preview" w:date="2026-01-01T00:00:00Z">
        <w:r>
          <w:t xml:space="preserve"> </w:t>
        </w:r>
      </w:ins>
      <w:ins w:id="6525" w:author="PR Preview" w:date="2026-01-01T00:00:00Z">
        <w:r>
          <w:t xml:space="preserve">and</w:t>
        </w:r>
      </w:ins>
      <w:ins w:id="6526" w:author="PR Preview" w:date="2026-01-01T00:00:00Z">
        <w:r>
          <w:t xml:space="preserve"> </w:t>
        </w:r>
      </w:ins>
      <w:ins w:id="6527" w:author="PR Preview" w:date="2026-01-01T00:00:00Z">
        <w:r>
          <w:t xml:space="preserve">$\mathord{\smash[b]{\underset{\raise.3ex\hbox{$\scriptstyle\sim$}}{y}}\vphantom{y}}= (1, -1)$</w:t>
        </w:r>
      </w:ins>
      <w:ins w:id="6528" w:author="PR Preview" w:date="2026-01-01T00:00:00Z">
        <w:r>
          <w:t xml:space="preserve">.</w:t>
        </w:r>
      </w:ins>
      <w:ins w:id="6529" w:author="PR Preview" w:date="2026-01-01T00:00:00Z">
        <w:r>
          <w:t xml:space="preserve"> </w:t>
        </w:r>
      </w:ins>
      <w:ins w:id="6530" w:author="PR Preview" w:date="2026-01-01T00:00:00Z">
        <w:r>
          <w:t xml:space="preserve">Then</w:t>
        </w:r>
      </w:ins>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6"/>
    <w:bookmarkStart w:id="357" w:name="rem-orthogonal-inner-product-dot-product"/>
    <w:p>
      <w:pPr>
        <w:pStyle w:val="FirstParagraph"/>
      </w:pPr>
      <w:del w:id="6531" w:author="PR Preview" w:date="2026-01-01T00:00:00Z">
        <w:r>
          <w:rPr>
            <w:i/>
            <w:iCs/>
          </w:rPr>
          <w:delText xml:space="preserve">Remark 22</w:delText>
        </w:r>
      </w:del>
      <w:del w:id="6532" w:author="PR Preview" w:date="2026-01-01T00:00:00Z">
        <w:r>
          <w:delText xml:space="preserve"> (Orthogonality for the dot product). </w:delText>
        </w:r>
      </w:del>
      <w:del w:id="6533" w:author="PR Preview" w:date="2026-01-01T00:00:00Z">
        <w:r>
          <w:delText xml:space="preserve">With the dot product as the inner product (</w:delText>
        </w:r>
      </w:del>
      <w:hyperlink w:anchor="exm-dot-product-inner-product">
        <w:del w:id="6534" w:author="PR Preview" w:date="2026-01-01T00:00:00Z">
          <w:r>
            <w:rPr>
              <w:rStyle w:val="Hyperlink"/>
            </w:rPr>
            <w:delText xml:space="preserve">Example 97</w:delText>
          </w:r>
        </w:del>
      </w:hyperlink>
      <w:del w:id="6535" w:author="PR Preview" w:date="2026-01-01T00:00:00Z">
        <w:r>
          <w:delText xml:space="preserve">),</w:delText>
        </w:r>
      </w:del>
      <w:del w:id="6536" w:author="PR Preview" w:date="2026-01-01T00:00:00Z">
        <w:r>
          <w:delText xml:space="preserve"> </w:delText>
        </w:r>
      </w:del>
      <w:del w:id="6537" w:author="PR Preview" w:date="2026-01-01T00:00:00Z">
        <w:r>
          <w:delText xml:space="preserve">the condition of</w:delText>
        </w:r>
      </w:del>
      <w:del w:id="6538" w:author="PR Preview" w:date="2026-01-01T00:00:00Z">
        <w:r>
          <w:delText xml:space="preserve"> </w:delText>
        </w:r>
      </w:del>
      <w:hyperlink w:anchor="def-orthogonal-inner-product">
        <w:del w:id="6539" w:author="PR Preview" w:date="2026-01-01T00:00:00Z">
          <w:r>
            <w:rPr>
              <w:rStyle w:val="Hyperlink"/>
            </w:rPr>
            <w:delText xml:space="preserve">Definition 70</w:delText>
          </w:r>
        </w:del>
      </w:hyperlink>
      <w:del w:id="6540" w:author="PR Preview" w:date="2026-01-01T00:00:00Z">
        <w:r>
          <w:delText xml:space="preserve"> </w:delText>
        </w:r>
      </w:del>
      <w:del w:id="6541" w:author="PR Preview" w:date="2026-01-01T00:00:00Z">
        <w:r>
          <w:delText xml:space="preserve">is orthogonality as in</w:delText>
        </w:r>
      </w:del>
      <w:del w:id="6542" w:author="PR Preview" w:date="2026-01-01T00:00:00Z">
        <w:r>
          <w:delText xml:space="preserve"> </w:delText>
        </w:r>
      </w:del>
      <w:hyperlink w:anchor="def-orthogonal-vectors">
        <w:del w:id="6543" w:author="PR Preview" w:date="2026-01-01T00:00:00Z">
          <w:r>
            <w:rPr>
              <w:rStyle w:val="Hyperlink"/>
            </w:rPr>
            <w:delText xml:space="preserve">Definition 15</w:delText>
          </w:r>
        </w:del>
      </w:hyperlink>
      <w:del w:id="6544" w:author="PR Preview" w:date="2026-01-01T00:00:00Z">
        <w:r>
          <w:delText xml:space="preserve">.</w:delText>
        </w:r>
      </w:del>
    </w:p>
    <w:p>
      <w:pPr>
        <w:pStyle w:val="FirstParagraph"/>
      </w:pPr>
      <w:ins w:id="6545" w:author="PR Preview" w:date="2026-01-01T00:00:00Z">
        <w:r>
          <w:rPr>
            <w:i/>
            <w:iCs/>
          </w:rPr>
          <w:t xml:space="preserve">Remark 23</w:t>
        </w:r>
      </w:ins>
      <w:ins w:id="6546" w:author="PR Preview" w:date="2026-01-01T00:00:00Z">
        <w:r>
          <w:t xml:space="preserve"> (Orthogonality for the dot product). </w:t>
        </w:r>
      </w:ins>
      <w:ins w:id="6547" w:author="PR Preview" w:date="2026-01-01T00:00:00Z">
        <w:r>
          <w:t xml:space="preserve">With the dot product as the inner product (</w:t>
        </w:r>
      </w:ins>
      <w:hyperlink w:anchor="exm-dot-product-inner-product">
        <w:ins w:id="6548" w:author="PR Preview" w:date="2026-01-01T00:00:00Z">
          <w:r>
            <w:rPr>
              <w:rStyle w:val="Hyperlink"/>
            </w:rPr>
            <w:t xml:space="preserve">Example 99</w:t>
          </w:r>
        </w:ins>
      </w:hyperlink>
      <w:ins w:id="6549" w:author="PR Preview" w:date="2026-01-01T00:00:00Z">
        <w:r>
          <w:t xml:space="preserve">),</w:t>
        </w:r>
      </w:ins>
      <w:ins w:id="6550" w:author="PR Preview" w:date="2026-01-01T00:00:00Z">
        <w:r>
          <w:t xml:space="preserve"> </w:t>
        </w:r>
      </w:ins>
      <w:ins w:id="6551" w:author="PR Preview" w:date="2026-01-01T00:00:00Z">
        <w:r>
          <w:t xml:space="preserve">the condition of</w:t>
        </w:r>
      </w:ins>
      <w:ins w:id="6552" w:author="PR Preview" w:date="2026-01-01T00:00:00Z">
        <w:r>
          <w:t xml:space="preserve"> </w:t>
        </w:r>
      </w:ins>
      <w:hyperlink w:anchor="def-orthogonal-inner-product">
        <w:ins w:id="6553" w:author="PR Preview" w:date="2026-01-01T00:00:00Z">
          <w:r>
            <w:rPr>
              <w:rStyle w:val="Hyperlink"/>
            </w:rPr>
            <w:t xml:space="preserve">Definition 70</w:t>
          </w:r>
        </w:ins>
      </w:hyperlink>
      <w:ins w:id="6554" w:author="PR Preview" w:date="2026-01-01T00:00:00Z">
        <w:r>
          <w:t xml:space="preserve"> </w:t>
        </w:r>
      </w:ins>
      <w:ins w:id="6555" w:author="PR Preview" w:date="2026-01-01T00:00:00Z">
        <w:r>
          <w:t xml:space="preserve">is orthogonality as in</w:t>
        </w:r>
      </w:ins>
      <w:ins w:id="6556" w:author="PR Preview" w:date="2026-01-01T00:00:00Z">
        <w:r>
          <w:t xml:space="preserve"> </w:t>
        </w:r>
      </w:ins>
      <w:hyperlink w:anchor="def-orthogonal-vectors">
        <w:ins w:id="6557" w:author="PR Preview" w:date="2026-01-01T00:00:00Z">
          <w:r>
            <w:rPr>
              <w:rStyle w:val="Hyperlink"/>
            </w:rPr>
            <w:t xml:space="preserve">Definition 15</w:t>
          </w:r>
        </w:ins>
      </w:hyperlink>
      <w:ins w:id="6558" w:author="PR Preview" w:date="2026-01-01T00:00:00Z">
        <w:r>
          <w:t xml:space="preserve">.</w:t>
        </w:r>
      </w:ins>
    </w:p>
    <w:bookmarkEnd w:id="357"/>
    <w:bookmarkEnd w:id="358"/>
    <w:bookmarkStart w:id="392"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9" name="Picture"/>
                  <a:graphic>
                    <a:graphicData uri="http://schemas.openxmlformats.org/drawingml/2006/picture">
                      <pic:pic>
                        <pic:nvPicPr>
                          <pic:cNvPr descr="/opt/quarto/share/formats/docx/note.png" id="36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1" w:name="thm-norm-properties"/>
    <w:p>
      <w:pPr>
        <w:pStyle w:val="BodyText"/>
      </w:pPr>
      <w:del w:id="6559" w:author="PR Preview" w:date="2026-01-01T00:00:00Z">
        <w:r>
          <w:rPr>
            <w:b/>
            <w:bCs/>
          </w:rPr>
          <w:delText xml:space="preserve">Theorem 56 (Basic properties of the Euclidean norm)</w:delText>
        </w:r>
      </w:del>
      <w:del w:id="6560" w:author="PR Preview" w:date="2026-01-01T00:00:00Z">
        <w:r>
          <w:delText xml:space="preserve"> </w:delText>
        </w:r>
      </w:del>
      <w:del w:id="6561" w:author="PR Preview" w:date="2026-01-01T00:00:00Z">
        <w:r>
          <w:delText xml:space="preserve">For any</w:delText>
        </w:r>
      </w:del>
      <w:del w:id="6562" w:author="PR Preview" w:date="2026-01-01T00:00:00Z">
        <w:r>
          <w:delText xml:space="preserve"> </w:delText>
        </w:r>
      </w:del>
      <w:del w:id="6563" w:author="PR Preview" w:date="2026-01-01T00:00:00Z">
        <w:r>
          <w:delText xml:space="preserve">$\mathord{\smash[b]{\underset{\raise.3ex\hbox{$\scriptstyle\sim$}}{x}}\vphantom{x}} \in \mathbb{R}^p$</w:delText>
        </w:r>
      </w:del>
      <w:del w:id="6564" w:author="PR Preview" w:date="2026-01-01T00:00:00Z">
        <w:r>
          <w:delText xml:space="preserve"> </w:delText>
        </w:r>
      </w:del>
      <w:del w:id="6565" w:author="PR Preview" w:date="2026-01-01T00:00:00Z">
        <w:r>
          <w:delText xml:space="preserve">and any number</w:delText>
        </w:r>
      </w:del>
      <w:del w:id="6566" w:author="PR Preview" w:date="2026-01-01T00:00:00Z">
        <w:r>
          <w:delText xml:space="preserve"> </w:delText>
        </w:r>
      </w:del>
      <m:oMath>
        <m:r>
          <m:t>c</m:t>
        </m:r>
      </m:oMath>
      <w:del w:id="6567" w:author="PR Preview" w:date="2026-01-01T00:00:00Z">
        <w:r>
          <w:delText xml:space="preserve">:</w:delText>
        </w:r>
      </w:del>
    </w:p>
    <w:p>
      <w:pPr>
        <w:pStyle w:val="BodyText"/>
      </w:pPr>
      <w:ins w:id="6568" w:author="PR Preview" w:date="2026-01-01T00:00:00Z">
        <w:r>
          <w:rPr>
            <w:b/>
            <w:bCs/>
          </w:rPr>
          <w:t xml:space="preserve">Theorem 57 (Basic properties of the Euclidean norm)</w:t>
        </w:r>
      </w:ins>
      <w:ins w:id="6569" w:author="PR Preview" w:date="2026-01-01T00:00:00Z">
        <w:r>
          <w:t xml:space="preserve"> </w:t>
        </w:r>
      </w:ins>
      <w:ins w:id="6570" w:author="PR Preview" w:date="2026-01-01T00:00:00Z">
        <w:r>
          <w:t xml:space="preserve">For any</w:t>
        </w:r>
      </w:ins>
      <w:ins w:id="6571" w:author="PR Preview" w:date="2026-01-01T00:00:00Z">
        <w:r>
          <w:t xml:space="preserve"> </w:t>
        </w:r>
      </w:ins>
      <w:ins w:id="6572" w:author="PR Preview" w:date="2026-01-01T00:00:00Z">
        <w:r>
          <w:t xml:space="preserve">$\mathord{\smash[b]{\underset{\raise.3ex\hbox{$\scriptstyle\sim$}}{x}}\vphantom{x}} \in \mathbb{R}^p$</w:t>
        </w:r>
      </w:ins>
      <w:ins w:id="6573" w:author="PR Preview" w:date="2026-01-01T00:00:00Z">
        <w:r>
          <w:t xml:space="preserve"> </w:t>
        </w:r>
      </w:ins>
      <w:ins w:id="6574" w:author="PR Preview" w:date="2026-01-01T00:00:00Z">
        <w:r>
          <w:t xml:space="preserve">and any number</w:t>
        </w:r>
      </w:ins>
      <w:ins w:id="6575" w:author="PR Preview" w:date="2026-01-01T00:00:00Z">
        <w:r>
          <w:t xml:space="preserve"> </w:t>
        </w:r>
      </w:ins>
      <m:oMath>
        <m:r>
          <m:t>c</m:t>
        </m:r>
      </m:oMath>
      <w:ins w:id="6576" w:author="PR Preview" w:date="2026-01-01T00:00:00Z">
        <w:r>
          <w:t xml:space="preserve">:</w:t>
        </w:r>
      </w:ins>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1"/>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2" w:name="exm-norm-properties"/>
    <w:p>
      <w:pPr>
        <w:pStyle w:val="FirstParagraph"/>
      </w:pPr>
      <w:del w:id="6577" w:author="PR Preview" w:date="2026-01-01T00:00:00Z">
        <w:r>
          <w:rPr>
            <w:b/>
            <w:bCs/>
          </w:rPr>
          <w:delText xml:space="preserve">Example 102 (Scaling a vector scales its length)</w:delText>
        </w:r>
      </w:del>
      <w:del w:id="6578" w:author="PR Preview" w:date="2026-01-01T00:00:00Z">
        <w:r>
          <w:delText xml:space="preserve"> </w:delText>
        </w:r>
      </w:del>
      <w:del w:id="6579" w:author="PR Preview" w:date="2026-01-01T00:00:00Z">
        <w:r>
          <w:delText xml:space="preserve">For</w:delText>
        </w:r>
      </w:del>
      <w:del w:id="6580" w:author="PR Preview" w:date="2026-01-01T00:00:00Z">
        <w:r>
          <w:delText xml:space="preserve"> </w:delText>
        </w:r>
      </w:del>
      <w:del w:id="6581" w:author="PR Preview" w:date="2026-01-01T00:00:00Z">
        <w:r>
          <w:delText xml:space="preserve">$\mathord{\smash[b]{\underset{\raise.3ex\hbox{$\scriptstyle\sim$}}{x}}\vphantom{x}} = (3, 4)$</w:delText>
        </w:r>
      </w:del>
      <w:del w:id="6582" w:author="PR Preview" w:date="2026-01-01T00:00:00Z">
        <w:r>
          <w:delText xml:space="preserve">,</w:delText>
        </w:r>
      </w:del>
      <w:del w:id="6583" w:author="PR Preview" w:date="2026-01-01T00:00:00Z">
        <w:r>
          <w:delText xml:space="preserve"> </w:delText>
        </w:r>
      </w:del>
      <w:del w:id="6584" w:author="PR Preview" w:date="2026-01-01T00:00:00Z">
        <w:r>
          <w:delText xml:space="preserve">$\mathopen{}\left\lVert\mathord{\smash[b]{\underset{\raise.3ex\hbox{$\scriptstyle\sim$}}{x}}\vphantom{x}}\right\rVert\mathclose{} = 5$</w:delText>
        </w:r>
      </w:del>
      <w:del w:id="6585" w:author="PR Preview" w:date="2026-01-01T00:00:00Z">
        <w:r>
          <w:delText xml:space="preserve"> </w:delText>
        </w:r>
      </w:del>
      <w:del w:id="6586" w:author="PR Preview" w:date="2026-01-01T00:00:00Z">
        <w:r>
          <w:delText xml:space="preserve">(</w:delText>
        </w:r>
      </w:del>
      <w:hyperlink w:anchor="exm-euclidean-norm">
        <w:del w:id="6587" w:author="PR Preview" w:date="2026-01-01T00:00:00Z">
          <w:r>
            <w:rPr>
              <w:rStyle w:val="Hyperlink"/>
            </w:rPr>
            <w:delText xml:space="preserve">Example 11</w:delText>
          </w:r>
        </w:del>
      </w:hyperlink>
      <w:del w:id="6588" w:author="PR Preview" w:date="2026-01-01T00:00:00Z">
        <w:r>
          <w:delText xml:space="preserve">).</w:delText>
        </w:r>
      </w:del>
      <w:del w:id="6589" w:author="PR Preview" w:date="2026-01-01T00:00:00Z">
        <w:r>
          <w:delText xml:space="preserve"> </w:delText>
        </w:r>
      </w:del>
      <w:del w:id="6590" w:author="PR Preview" w:date="2026-01-01T00:00:00Z">
        <w:r>
          <w:delText xml:space="preserve">Then</w:delText>
        </w:r>
      </w:del>
      <w:del w:id="6591" w:author="PR Preview" w:date="2026-01-01T00:00:00Z">
        <w:r>
          <w:delText xml:space="preserve"> </w:delText>
        </w:r>
      </w:del>
      <w:del w:id="6592" w:author="PR Preview" w:date="2026-01-01T00:00:00Z">
        <w:r>
          <w:delText xml:space="preserve">$-2\,\mathord{\smash[b]{\underset{\raise.3ex\hbox{$\scriptstyle\sim$}}{x}}\vphantom{x}} = (-6, -8)$</w:delText>
        </w:r>
      </w:del>
      <w:del w:id="6593" w:author="PR Preview" w:date="2026-01-01T00:00:00Z">
        <w:r>
          <w:delText xml:space="preserve"> </w:delText>
        </w:r>
      </w:del>
      <w:del w:id="6594" w:author="PR Preview" w:date="2026-01-01T00:00:00Z">
        <w:r>
          <w:delText xml:space="preserve">has norm</w:delText>
        </w:r>
      </w:del>
    </w:p>
    <w:p>
      <w:pPr>
        <w:pStyle w:val="FirstParagraph"/>
      </w:pPr>
      <w:ins w:id="6595" w:author="PR Preview" w:date="2026-01-01T00:00:00Z">
        <w:r>
          <w:rPr>
            <w:b/>
            <w:bCs/>
          </w:rPr>
          <w:t xml:space="preserve">Example 104 (Scaling a vector scales its length)</w:t>
        </w:r>
      </w:ins>
      <w:ins w:id="6596" w:author="PR Preview" w:date="2026-01-01T00:00:00Z">
        <w:r>
          <w:t xml:space="preserve"> </w:t>
        </w:r>
      </w:ins>
      <w:ins w:id="6597" w:author="PR Preview" w:date="2026-01-01T00:00:00Z">
        <w:r>
          <w:t xml:space="preserve">For</w:t>
        </w:r>
      </w:ins>
      <w:ins w:id="6598" w:author="PR Preview" w:date="2026-01-01T00:00:00Z">
        <w:r>
          <w:t xml:space="preserve"> </w:t>
        </w:r>
      </w:ins>
      <w:ins w:id="6599" w:author="PR Preview" w:date="2026-01-01T00:00:00Z">
        <w:r>
          <w:t xml:space="preserve">$\mathord{\smash[b]{\underset{\raise.3ex\hbox{$\scriptstyle\sim$}}{x}}\vphantom{x}} = (3, 4)$</w:t>
        </w:r>
      </w:ins>
      <w:ins w:id="6600" w:author="PR Preview" w:date="2026-01-01T00:00:00Z">
        <w:r>
          <w:t xml:space="preserve">,</w:t>
        </w:r>
      </w:ins>
      <w:ins w:id="6601" w:author="PR Preview" w:date="2026-01-01T00:00:00Z">
        <w:r>
          <w:t xml:space="preserve"> </w:t>
        </w:r>
      </w:ins>
      <w:ins w:id="6602" w:author="PR Preview" w:date="2026-01-01T00:00:00Z">
        <w:r>
          <w:t xml:space="preserve">$\mathopen{}\left\lVert\mathord{\smash[b]{\underset{\raise.3ex\hbox{$\scriptstyle\sim$}}{x}}\vphantom{x}}\right\rVert\mathclose{} = 5$</w:t>
        </w:r>
      </w:ins>
      <w:ins w:id="6603" w:author="PR Preview" w:date="2026-01-01T00:00:00Z">
        <w:r>
          <w:t xml:space="preserve"> </w:t>
        </w:r>
      </w:ins>
      <w:ins w:id="6604" w:author="PR Preview" w:date="2026-01-01T00:00:00Z">
        <w:r>
          <w:t xml:space="preserve">(</w:t>
        </w:r>
      </w:ins>
      <w:hyperlink w:anchor="exm-euclidean-norm">
        <w:ins w:id="6605" w:author="PR Preview" w:date="2026-01-01T00:00:00Z">
          <w:r>
            <w:rPr>
              <w:rStyle w:val="Hyperlink"/>
            </w:rPr>
            <w:t xml:space="preserve">Example 11</w:t>
          </w:r>
        </w:ins>
      </w:hyperlink>
      <w:ins w:id="6606" w:author="PR Preview" w:date="2026-01-01T00:00:00Z">
        <w:r>
          <w:t xml:space="preserve">).</w:t>
        </w:r>
      </w:ins>
      <w:ins w:id="6607" w:author="PR Preview" w:date="2026-01-01T00:00:00Z">
        <w:r>
          <w:t xml:space="preserve"> </w:t>
        </w:r>
      </w:ins>
      <w:ins w:id="6608" w:author="PR Preview" w:date="2026-01-01T00:00:00Z">
        <w:r>
          <w:t xml:space="preserve">Then</w:t>
        </w:r>
      </w:ins>
      <w:ins w:id="6609" w:author="PR Preview" w:date="2026-01-01T00:00:00Z">
        <w:r>
          <w:t xml:space="preserve"> </w:t>
        </w:r>
      </w:ins>
      <w:ins w:id="6610" w:author="PR Preview" w:date="2026-01-01T00:00:00Z">
        <w:r>
          <w:t xml:space="preserve">$-2\,\mathord{\smash[b]{\underset{\raise.3ex\hbox{$\scriptstyle\sim$}}{x}}\vphantom{x}} = (-6, -8)$</w:t>
        </w:r>
      </w:ins>
      <w:ins w:id="6611" w:author="PR Preview" w:date="2026-01-01T00:00:00Z">
        <w:r>
          <w:t xml:space="preserve"> </w:t>
        </w:r>
      </w:ins>
      <w:ins w:id="6612"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2"/>
    <w:bookmarkStart w:id="363" w:name="thm-norm-sum-square"/>
    <w:p>
      <w:pPr>
        <w:pStyle w:val="BodyText"/>
      </w:pPr>
      <w:del w:id="6613" w:author="PR Preview" w:date="2026-01-01T00:00:00Z">
        <w:r>
          <w:rPr>
            <w:b/>
            <w:bCs/>
          </w:rPr>
          <w:delText xml:space="preserve">Theorem 57 (The squared norm of a sum)</w:delText>
        </w:r>
      </w:del>
      <w:del w:id="6614" w:author="PR Preview" w:date="2026-01-01T00:00:00Z">
        <w:r>
          <w:delText xml:space="preserve"> </w:delText>
        </w:r>
      </w:del>
      <w:del w:id="6615" w:author="PR Preview" w:date="2026-01-01T00:00:00Z">
        <w:r>
          <w:delText xml:space="preserve">For any</w:delText>
        </w:r>
      </w:del>
      <w:del w:id="6616" w:author="PR Preview" w:date="2026-01-01T00:00:00Z">
        <w:r>
          <w:delText xml:space="preserve"> </w:delText>
        </w:r>
      </w:del>
      <w:del w:id="6617" w:author="PR Preview" w:date="2026-01-01T00:00:00Z">
        <w:r>
          <w:delText xml:space="preserve">$\mathord{\smash[b]{\underset{\raise.3ex\hbox{$\scriptstyle\sim$}}{x}}\vphantom{x}}, \mathord{\smash[b]{\underset{\raise.3ex\hbox{$\scriptstyle\sim$}}{y}}\vphantom{y}} \in \mathbb{R}^p$</w:delText>
        </w:r>
      </w:del>
      <w:del w:id="6618" w:author="PR Preview" w:date="2026-01-01T00:00:00Z">
        <w:r>
          <w:delText xml:space="preserve">,</w:delText>
        </w:r>
      </w:del>
    </w:p>
    <w:p>
      <w:pPr>
        <w:pStyle w:val="BodyText"/>
      </w:pPr>
      <w:ins w:id="6619" w:author="PR Preview" w:date="2026-01-01T00:00:00Z">
        <w:r>
          <w:rPr>
            <w:b/>
            <w:bCs/>
          </w:rPr>
          <w:t xml:space="preserve">Theorem 58 (The squared norm of a sum)</w:t>
        </w:r>
      </w:ins>
      <w:ins w:id="6620" w:author="PR Preview" w:date="2026-01-01T00:00:00Z">
        <w:r>
          <w:t xml:space="preserve"> </w:t>
        </w:r>
      </w:ins>
      <w:ins w:id="6621" w:author="PR Preview" w:date="2026-01-01T00:00:00Z">
        <w:r>
          <w:t xml:space="preserve">For any</w:t>
        </w:r>
      </w:ins>
      <w:ins w:id="6622" w:author="PR Preview" w:date="2026-01-01T00:00:00Z">
        <w:r>
          <w:t xml:space="preserve"> </w:t>
        </w:r>
      </w:ins>
      <w:ins w:id="6623" w:author="PR Preview" w:date="2026-01-01T00:00:00Z">
        <w:r>
          <w:t xml:space="preserve">$\mathord{\smash[b]{\underset{\raise.3ex\hbox{$\scriptstyle\sim$}}{x}}\vphantom{x}}, \mathord{\smash[b]{\underset{\raise.3ex\hbox{$\scriptstyle\sim$}}{y}}\vphantom{y}} \in \mathbb{R}^p$</w:t>
        </w:r>
      </w:ins>
      <w:ins w:id="6624"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del w:id="6625" w:author="PR Preview" w:date="2026-01-01T00:00:00Z">
        <w:r>
          <w:delText xml:space="preserve">In particular, if</w:delText>
        </w:r>
      </w:del>
      <w:del w:id="6626" w:author="PR Preview" w:date="2026-01-01T00:00:00Z">
        <w:r>
          <w:delText xml:space="preserve"> </w:delText>
        </w:r>
      </w:del>
      <w:del w:id="6627" w:author="PR Preview" w:date="2026-01-01T00:00:00Z">
        <w:r>
          <w:delText xml:space="preserve">$\mathord{\smash[b]{\underset{\raise.3ex\hbox{$\scriptstyle\sim$}}{x}}\vphantom{x}} \perp \mathord{\smash[b]{\underset{\raise.3ex\hbox{$\scriptstyle\sim$}}{y}}\vphantom{y}}$</w:delText>
        </w:r>
      </w:del>
      <w:del w:id="6628" w:author="PR Preview" w:date="2026-01-01T00:00:00Z">
        <w:r>
          <w:delText xml:space="preserve"> </w:delText>
        </w:r>
      </w:del>
      <w:del w:id="6629" w:author="PR Preview" w:date="2026-01-01T00:00:00Z">
        <w:r>
          <w:delText xml:space="preserve">(</w:delText>
        </w:r>
      </w:del>
      <w:hyperlink w:anchor="def-orthogonal-vectors">
        <w:del w:id="6630" w:author="PR Preview" w:date="2026-01-01T00:00:00Z">
          <w:r>
            <w:rPr>
              <w:rStyle w:val="Hyperlink"/>
            </w:rPr>
            <w:delText xml:space="preserve">Definition 15</w:delText>
          </w:r>
        </w:del>
      </w:hyperlink>
      <w:del w:id="6631" w:author="PR Preview" w:date="2026-01-01T00:00:00Z">
        <w:r>
          <w:delText xml:space="preserve">), then</w:delText>
        </w:r>
      </w:del>
      <w:del w:id="6632" w:author="PR Preview" w:date="2026-01-01T00:00:00Z">
        <w:r>
          <w:delText xml:space="preserve"> </w:delText>
        </w:r>
      </w:del>
      <w:del w:id="6633" w:author="PR Preview" w:date="2026-01-01T00:00:00Z">
        <w:r>
          <w:delTex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delText>
        </w:r>
      </w:del>
      <w:del w:id="6634" w:author="PR Preview" w:date="2026-01-01T00:00:00Z">
        <w:r>
          <w:delText xml:space="preserve"> </w:delText>
        </w:r>
      </w:del>
      <w:del w:id="6635" w:author="PR Preview" w:date="2026-01-01T00:00:00Z">
        <w:r>
          <w:delText xml:space="preserve">(the</w:delText>
        </w:r>
      </w:del>
      <w:del w:id="6636" w:author="PR Preview" w:date="2026-01-01T00:00:00Z">
        <w:r>
          <w:delText xml:space="preserve"> </w:delText>
        </w:r>
      </w:del>
      <w:del w:id="6637" w:author="PR Preview" w:date="2026-01-01T00:00:00Z">
        <w:r>
          <w:rPr>
            <w:b/>
            <w:bCs/>
          </w:rPr>
          <w:delText xml:space="preserve">Pythagorean theorem</w:delText>
        </w:r>
      </w:del>
      <w:del w:id="6638" w:author="PR Preview" w:date="2026-01-01T00:00:00Z">
        <w:r>
          <w:delText xml:space="preserve">).</w:delText>
        </w:r>
      </w:del>
    </w:p>
    <w:p>
      <w:pPr>
        <w:pStyle w:val="FirstParagraph"/>
      </w:pPr>
      <w:ins w:id="6639" w:author="PR Preview" w:date="2026-01-01T00:00:00Z">
        <w:r>
          <w:t xml:space="preserve">In particular, if</w:t>
        </w:r>
      </w:ins>
      <w:ins w:id="6640" w:author="PR Preview" w:date="2026-01-01T00:00:00Z">
        <w:r>
          <w:t xml:space="preserve"> </w:t>
        </w:r>
      </w:ins>
      <w:ins w:id="6641" w:author="PR Preview" w:date="2026-01-01T00:00:00Z">
        <w:r>
          <w:t xml:space="preserve">$\mathord{\smash[b]{\underset{\raise.3ex\hbox{$\scriptstyle\sim$}}{x}}\vphantom{x}} \perp \mathord{\smash[b]{\underset{\raise.3ex\hbox{$\scriptstyle\sim$}}{y}}\vphantom{y}}$</w:t>
        </w:r>
      </w:ins>
      <w:ins w:id="6642" w:author="PR Preview" w:date="2026-01-01T00:00:00Z">
        <w:r>
          <w:t xml:space="preserve"> </w:t>
        </w:r>
      </w:ins>
      <w:ins w:id="6643" w:author="PR Preview" w:date="2026-01-01T00:00:00Z">
        <w:r>
          <w:t xml:space="preserve">(</w:t>
        </w:r>
      </w:ins>
      <w:hyperlink w:anchor="def-orthogonal-vectors">
        <w:ins w:id="6644" w:author="PR Preview" w:date="2026-01-01T00:00:00Z">
          <w:r>
            <w:rPr>
              <w:rStyle w:val="Hyperlink"/>
            </w:rPr>
            <w:t xml:space="preserve">Definition 15</w:t>
          </w:r>
        </w:ins>
      </w:hyperlink>
      <w:ins w:id="6645" w:author="PR Preview" w:date="2026-01-01T00:00:00Z">
        <w:r>
          <w:t xml:space="preserve">), then</w:t>
        </w:r>
      </w:ins>
      <w:ins w:id="6646" w:author="PR Preview" w:date="2026-01-01T00:00:00Z">
        <w:r>
          <w:t xml:space="preserve"> </w:t>
        </w:r>
      </w:ins>
      <w:ins w:id="6647"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6648" w:author="PR Preview" w:date="2026-01-01T00:00:00Z">
        <w:r>
          <w:t xml:space="preserve"> </w:t>
        </w:r>
      </w:ins>
      <w:ins w:id="6649" w:author="PR Preview" w:date="2026-01-01T00:00:00Z">
        <w:r>
          <w:t xml:space="preserve">(the</w:t>
        </w:r>
      </w:ins>
      <w:ins w:id="6650" w:author="PR Preview" w:date="2026-01-01T00:00:00Z">
        <w:r>
          <w:t xml:space="preserve"> </w:t>
        </w:r>
      </w:ins>
      <w:ins w:id="6651" w:author="PR Preview" w:date="2026-01-01T00:00:00Z">
        <w:r>
          <w:rPr>
            <w:b/>
            <w:bCs/>
          </w:rPr>
          <w:t xml:space="preserve">Pythagorean theorem</w:t>
        </w:r>
      </w:ins>
      <w:ins w:id="6652" w:author="PR Preview" w:date="2026-01-01T00:00:00Z">
        <w:r>
          <w:t xml:space="preserve">)</w:t>
        </w:r>
      </w:ins>
      <w:ins w:id="6653" w:author="PR Preview" w:date="2026-01-01T00:00:00Z">
        <w:r>
          <w:t xml:space="preserve"> </w:t>
        </w:r>
      </w:ins>
      <w:ins w:id="6654" w:author="PR Preview" w:date="2026-01-01T00:00:00Z">
        <w:r>
          <w:t xml:space="preserve">[52]</w:t>
        </w:r>
      </w:ins>
      <w:ins w:id="6655" w:author="PR Preview" w:date="2026-01-01T00:00:00Z">
        <w:r>
          <w:t xml:space="preserve">.</w:t>
        </w:r>
      </w:ins>
    </w:p>
    <w:bookmarkEnd w:id="363"/>
    <w:p>
      <w:pPr>
        <w:pStyle w:val="BodyText"/>
      </w:pPr>
      <w:r>
        <w:rPr>
          <w:i/>
          <w:iCs/>
        </w:rPr>
        <w:t xml:space="preserve">Proof</w:t>
      </w:r>
      <w:r>
        <w:t xml:space="preserve">. </w:t>
      </w:r>
    </w:p>
    <w:p>
      <w:pPr>
        <w:pStyle w:val="BodyText"/>
      </w:pPr>
      <w:del w:id="6656" w:author="PR Preview" w:date="2026-01-01T00:00:00Z">
        <w:r>
          <w:delTex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delText>
        </w:r>
      </w:del>
    </w:p>
    <w:p>
      <w:pPr>
        <w:pStyle w:val="BodyText"/>
      </w:pPr>
      <w:ins w:id="6657"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\text{(}\text{Theorem~51}\text{,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\text{(}\text{Theorem~51}\text{,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4" w:name="exm-norm-sum-square"/>
    <w:p>
      <w:pPr>
        <w:pStyle w:val="BodyText"/>
      </w:pPr>
      <w:del w:id="6658" w:author="PR Preview" w:date="2026-01-01T00:00:00Z">
        <w:r>
          <w:rPr>
            <w:b/>
            <w:bCs/>
          </w:rPr>
          <w:delText xml:space="preserve">Example 103 (Checking the expansion)</w:delText>
        </w:r>
      </w:del>
      <w:del w:id="6659" w:author="PR Preview" w:date="2026-01-01T00:00:00Z">
        <w:r>
          <w:delText xml:space="preserve"> </w:delText>
        </w:r>
      </w:del>
      <w:del w:id="6660" w:author="PR Preview" w:date="2026-01-01T00:00:00Z">
        <w:r>
          <w:delText xml:space="preserve">For</w:delText>
        </w:r>
      </w:del>
      <w:del w:id="6661" w:author="PR Preview" w:date="2026-01-01T00:00:00Z">
        <w:r>
          <w:delText xml:space="preserve"> </w:delText>
        </w:r>
      </w:del>
      <w:del w:id="6662" w:author="PR Preview" w:date="2026-01-01T00:00:00Z">
        <w:r>
          <w:delText xml:space="preserve">$\mathord{\smash[b]{\underset{\raise.3ex\hbox{$\scriptstyle\sim$}}{x}}\vphantom{x}} = (3, 0)$</w:delText>
        </w:r>
      </w:del>
      <w:del w:id="6663" w:author="PR Preview" w:date="2026-01-01T00:00:00Z">
        <w:r>
          <w:delText xml:space="preserve"> </w:delText>
        </w:r>
      </w:del>
      <w:del w:id="6664" w:author="PR Preview" w:date="2026-01-01T00:00:00Z">
        <w:r>
          <w:delText xml:space="preserve">and</w:delText>
        </w:r>
      </w:del>
      <w:del w:id="6665" w:author="PR Preview" w:date="2026-01-01T00:00:00Z">
        <w:r>
          <w:delText xml:space="preserve"> </w:delText>
        </w:r>
      </w:del>
      <w:del w:id="6666" w:author="PR Preview" w:date="2026-01-01T00:00:00Z">
        <w:r>
          <w:delText xml:space="preserve">$\mathord{\smash[b]{\underset{\raise.3ex\hbox{$\scriptstyle\sim$}}{y}}\vphantom{y}} = (1, 4)$</w:delText>
        </w:r>
      </w:del>
      <w:del w:id="6667" w:author="PR Preview" w:date="2026-01-01T00:00:00Z">
        <w:r>
          <w:delText xml:space="preserve">:</w:delText>
        </w:r>
      </w:del>
      <w:del w:id="6668" w:author="PR Preview" w:date="2026-01-01T00:00:00Z">
        <w:r>
          <w:delText xml:space="preserve"> </w:delText>
        </w:r>
      </w:del>
      <w:del w:id="6669" w:author="PR Preview" w:date="2026-01-01T00:00:00Z">
        <w:r>
          <w:delText xml:space="preserve">$\mathord{\smash[b]{\underset{\raise.3ex\hbox{$\scriptstyle\sim$}}{x}}\vphantom{x}} + \mathord{\smash[b]{\underset{\raise.3ex\hbox{$\scriptstyle\sim$}}{y}}\vphantom{y}} = (4, 4)$</w:delText>
        </w:r>
      </w:del>
      <w:del w:id="6670" w:author="PR Preview" w:date="2026-01-01T00:00:00Z">
        <w:r>
          <w:delText xml:space="preserve">, so</w:delText>
        </w:r>
      </w:del>
    </w:p>
    <w:p>
      <w:pPr>
        <w:pStyle w:val="BodyText"/>
      </w:pPr>
      <w:ins w:id="6671" w:author="PR Preview" w:date="2026-01-01T00:00:00Z">
        <w:r>
          <w:rPr>
            <w:b/>
            <w:bCs/>
          </w:rPr>
          <w:t xml:space="preserve">Example 105 (Checking the expansion)</w:t>
        </w:r>
      </w:ins>
      <w:ins w:id="6672" w:author="PR Preview" w:date="2026-01-01T00:00:00Z">
        <w:r>
          <w:t xml:space="preserve"> </w:t>
        </w:r>
      </w:ins>
      <w:ins w:id="6673" w:author="PR Preview" w:date="2026-01-01T00:00:00Z">
        <w:r>
          <w:t xml:space="preserve">For</w:t>
        </w:r>
      </w:ins>
      <w:ins w:id="6674" w:author="PR Preview" w:date="2026-01-01T00:00:00Z">
        <w:r>
          <w:t xml:space="preserve"> </w:t>
        </w:r>
      </w:ins>
      <w:ins w:id="6675" w:author="PR Preview" w:date="2026-01-01T00:00:00Z">
        <w:r>
          <w:t xml:space="preserve">$\mathord{\smash[b]{\underset{\raise.3ex\hbox{$\scriptstyle\sim$}}{x}}\vphantom{x}} = (3, 0)$</w:t>
        </w:r>
      </w:ins>
      <w:ins w:id="6676" w:author="PR Preview" w:date="2026-01-01T00:00:00Z">
        <w:r>
          <w:t xml:space="preserve"> </w:t>
        </w:r>
      </w:ins>
      <w:ins w:id="6677" w:author="PR Preview" w:date="2026-01-01T00:00:00Z">
        <w:r>
          <w:t xml:space="preserve">and</w:t>
        </w:r>
      </w:ins>
      <w:ins w:id="6678" w:author="PR Preview" w:date="2026-01-01T00:00:00Z">
        <w:r>
          <w:t xml:space="preserve"> </w:t>
        </w:r>
      </w:ins>
      <w:ins w:id="6679" w:author="PR Preview" w:date="2026-01-01T00:00:00Z">
        <w:r>
          <w:t xml:space="preserve">$\mathord{\smash[b]{\underset{\raise.3ex\hbox{$\scriptstyle\sim$}}{y}}\vphantom{y}} = (1, 4)$</w:t>
        </w:r>
      </w:ins>
      <w:ins w:id="6680" w:author="PR Preview" w:date="2026-01-01T00:00:00Z">
        <w:r>
          <w:t xml:space="preserve">:</w:t>
        </w:r>
      </w:ins>
      <w:ins w:id="6681" w:author="PR Preview" w:date="2026-01-01T00:00:00Z">
        <w:r>
          <w:t xml:space="preserve"> </w:t>
        </w:r>
      </w:ins>
      <w:ins w:id="6682" w:author="PR Preview" w:date="2026-01-01T00:00:00Z">
        <w:r>
          <w:t xml:space="preserve">$\mathord{\smash[b]{\underset{\raise.3ex\hbox{$\scriptstyle\sim$}}{x}}\vphantom{x}} + \mathord{\smash[b]{\underset{\raise.3ex\hbox{$\scriptstyle\sim$}}{y}}\vphantom{y}} = (4, 4)$</w:t>
        </w:r>
      </w:ins>
      <w:ins w:id="6683" w:author="PR Preview" w:date="2026-01-01T00:00:00Z">
        <w:r>
          <w:t xml:space="preserve">, so</w:t>
        </w:r>
      </w:ins>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4"/>
    <w:bookmarkStart w:id="365" w:name="thm-cauchy-schwarz"/>
    <w:p>
      <w:pPr>
        <w:pStyle w:val="BodyText"/>
      </w:pPr>
      <w:del w:id="6684" w:author="PR Preview" w:date="2026-01-01T00:00:00Z">
        <w:r>
          <w:rPr>
            <w:b/>
            <w:bCs/>
          </w:rPr>
          <w:delText xml:space="preserve">Theorem 58 (Cauchy-Schwarz inequality)</w:delText>
        </w:r>
      </w:del>
      <w:del w:id="6685" w:author="PR Preview" w:date="2026-01-01T00:00:00Z">
        <w:r>
          <w:delText xml:space="preserve"> </w:delText>
        </w:r>
      </w:del>
      <w:del w:id="6686" w:author="PR Preview" w:date="2026-01-01T00:00:00Z">
        <w:r>
          <w:delText xml:space="preserve">For any</w:delText>
        </w:r>
      </w:del>
      <w:del w:id="6687" w:author="PR Preview" w:date="2026-01-01T00:00:00Z">
        <w:r>
          <w:delText xml:space="preserve"> </w:delText>
        </w:r>
      </w:del>
      <w:del w:id="6688" w:author="PR Preview" w:date="2026-01-01T00:00:00Z">
        <w:r>
          <w:delText xml:space="preserve">$\mathord{\smash[b]{\underset{\raise.3ex\hbox{$\scriptstyle\sim$}}{x}}\vphantom{x}}, \mathord{\smash[b]{\underset{\raise.3ex\hbox{$\scriptstyle\sim$}}{y}}\vphantom{y}} \in \mathbb{R}^p$</w:delText>
        </w:r>
      </w:del>
      <w:del w:id="6689" w:author="PR Preview" w:date="2026-01-01T00:00:00Z">
        <w:r>
          <w:delText xml:space="preserve">,</w:delText>
        </w:r>
      </w:del>
    </w:p>
    <w:p>
      <w:pPr>
        <w:pStyle w:val="BodyText"/>
      </w:pPr>
      <w:ins w:id="6690" w:author="PR Preview" w:date="2026-01-01T00:00:00Z">
        <w:r>
          <w:rPr>
            <w:b/>
            <w:bCs/>
          </w:rPr>
          <w:t xml:space="preserve">Theorem 59 (Cauchy-Schwarz inequality)</w:t>
        </w:r>
      </w:ins>
      <w:ins w:id="6691" w:author="PR Preview" w:date="2026-01-01T00:00:00Z">
        <w:r>
          <w:t xml:space="preserve"> </w:t>
        </w:r>
      </w:ins>
      <w:ins w:id="6692" w:author="PR Preview" w:date="2026-01-01T00:00:00Z">
        <w:r>
          <w:t xml:space="preserve">For any</w:t>
        </w:r>
      </w:ins>
      <w:ins w:id="6693" w:author="PR Preview" w:date="2026-01-01T00:00:00Z">
        <w:r>
          <w:t xml:space="preserve"> </w:t>
        </w:r>
      </w:ins>
      <w:ins w:id="6694" w:author="PR Preview" w:date="2026-01-01T00:00:00Z">
        <w:r>
          <w:t xml:space="preserve">$\mathord{\smash[b]{\underset{\raise.3ex\hbox{$\scriptstyle\sim$}}{x}}\vphantom{x}}, \mathord{\smash[b]{\underset{\raise.3ex\hbox{$\scriptstyle\sim$}}{y}}\vphantom{y}} \in \mathbb{R}^p$</w:t>
        </w:r>
      </w:ins>
      <w:ins w:id="6695" w:author="PR Preview" w:date="2026-01-01T00:00:00Z">
        <w:r>
          <w:t xml:space="preserve">,</w:t>
        </w:r>
      </w:ins>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65"/>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del w:id="6696" w:author="PR Preview" w:date="2026-01-01T00:00:00Z">
        <w:r>
          <w:delText xml:space="preserve">and</w:delText>
        </w:r>
      </w:del>
      <w:del w:id="6697" w:author="PR Preview" w:date="2026-01-01T00:00:00Z">
        <w:r>
          <w:delText xml:space="preserve"> </w:delText>
        </w:r>
      </w:del>
      <w:del w:id="6698" w:author="PR Preview" w:date="2026-01-01T00:00:00Z">
        <w:r>
          <w:delText xml:space="preserve">$\mathopen{}\left\lVert\mathord{\smash[b]{\underset{\raise.3ex\hbox{$\scriptstyle\sim$}}{0}}\vphantom{0}}\right\rVert\mathclose{} = 0$</w:delText>
        </w:r>
      </w:del>
      <w:del w:id="6699" w:author="PR Preview" w:date="2026-01-01T00:00:00Z">
        <w:r>
          <w:delText xml:space="preserve"> </w:delText>
        </w:r>
      </w:del>
      <w:del w:id="6700" w:author="PR Preview" w:date="2026-01-01T00:00:00Z">
        <w:r>
          <w:delText xml:space="preserve">(</w:delText>
        </w:r>
      </w:del>
      <w:hyperlink w:anchor="thm-norm-properties">
        <w:del w:id="6701" w:author="PR Preview" w:date="2026-01-01T00:00:00Z">
          <w:r>
            <w:rPr>
              <w:rStyle w:val="Hyperlink"/>
            </w:rPr>
            <w:delText xml:space="preserve">Theorem 56</w:delText>
          </w:r>
        </w:del>
      </w:hyperlink>
      <w:del w:id="6702" w:author="PR Preview" w:date="2026-01-01T00:00:00Z">
        <w:r>
          <w:delText xml:space="preserve">, part 1),</w:delText>
        </w:r>
      </w:del>
      <w:del w:id="6703" w:author="PR Preview" w:date="2026-01-01T00:00:00Z">
        <w:r>
          <w:delText xml:space="preserve"> </w:delText>
        </w:r>
      </w:del>
      <w:del w:id="6704" w:author="PR Preview" w:date="2026-01-01T00:00:00Z">
        <w:r>
          <w:delText xml:space="preserve">so both sides are</w:delText>
        </w:r>
      </w:del>
      <w:del w:id="6705" w:author="PR Preview" w:date="2026-01-01T00:00:00Z">
        <w:r>
          <w:delText xml:space="preserve"> </w:delText>
        </w:r>
      </w:del>
      <m:oMath>
        <m:r>
          <m:t>0</m:t>
        </m:r>
      </m:oMath>
      <w:del w:id="6706" w:author="PR Preview" w:date="2026-01-01T00:00:00Z">
        <w:r>
          <w:delText xml:space="preserve"> </w:delText>
        </w:r>
      </w:del>
      <w:del w:id="6707" w:author="PR Preview" w:date="2026-01-01T00:00:00Z">
        <w:r>
          <w:delText xml:space="preserve">and equality holds;</w:delText>
        </w:r>
      </w:del>
      <w:del w:id="6708" w:author="PR Preview" w:date="2026-01-01T00:00:00Z">
        <w:r>
          <w:delText xml:space="preserve"> </w:delText>
        </w:r>
      </w:del>
      <w:del w:id="6709" w:author="PR Preview" w:date="2026-01-01T00:00:00Z">
        <w:r>
          <w:delText xml:space="preserve">and</w:delText>
        </w:r>
      </w:del>
      <w:del w:id="6710" w:author="PR Preview" w:date="2026-01-01T00:00:00Z">
        <w:r>
          <w:delText xml:space="preserve"> </w:delText>
        </w:r>
      </w:del>
      <w:del w:id="6711" w:author="PR Preview" w:date="2026-01-01T00:00:00Z">
        <w:r>
          <w:delText xml:space="preserve">$\mathord{\smash[b]{\underset{\raise.3ex\hbox{$\scriptstyle\sim$}}{x}}\vphantom{x}}, \mathord{\smash[b]{\underset{\raise.3ex\hbox{$\scriptstyle\sim$}}{y}}\vphantom{y}}$</w:delText>
        </w:r>
      </w:del>
      <w:del w:id="6712" w:author="PR Preview" w:date="2026-01-01T00:00:00Z">
        <w:r>
          <w:delText xml:space="preserve"> </w:delText>
        </w:r>
      </w:del>
      <w:del w:id="6713" w:author="PR Preview" w:date="2026-01-01T00:00:00Z">
        <w:r>
          <w:delText xml:space="preserve">are linearly dependent, because</w:delText>
        </w:r>
      </w:del>
      <w:del w:id="6714" w:author="PR Preview" w:date="2026-01-01T00:00:00Z">
        <w:r>
          <w:delText xml:space="preserve"> </w:delText>
        </w:r>
      </w:del>
      <w:del w:id="6715" w:author="PR Preview" w:date="2026-01-01T00:00:00Z">
        <w:r>
          <w:delText xml:space="preserve">$0\,\mathord{\smash[b]{\underset{\raise.3ex\hbox{$\scriptstyle\sim$}}{x}}\vphantom{x}} + 1\,\mathord{\smash[b]{\underset{\raise.3ex\hbox{$\scriptstyle\sim$}}{y}}\vphantom{y}} = \mathord{\smash[b]{\underset{\raise.3ex\hbox{$\scriptstyle\sim$}}{0}}\vphantom{0}}$</w:delText>
        </w:r>
      </w:del>
      <w:del w:id="6716" w:author="PR Preview" w:date="2026-01-01T00:00:00Z">
        <w:r>
          <w:delText xml:space="preserve">.</w:delText>
        </w:r>
      </w:del>
    </w:p>
    <w:p>
      <w:pPr>
        <w:pStyle w:val="FirstParagraph"/>
      </w:pPr>
      <w:del w:id="6717" w:author="PR Preview" w:date="2026-01-01T00:00:00Z">
        <w:r>
          <w:rPr>
            <w:b/>
            <w:bCs/>
          </w:rPr>
          <w:delText xml:space="preserve">If</w:delText>
        </w:r>
      </w:del>
      <w:del w:id="6718" w:author="PR Preview" w:date="2026-01-01T00:00:00Z">
        <w:r>
          <w:rPr>
            <w:b/>
            <w:bCs/>
          </w:rPr>
          <w:delText xml:space="preserve"> </w:delText>
        </w:r>
      </w:del>
      <w:del w:id="6719" w:author="PR Preview" w:date="2026-01-01T00:00:00Z">
        <w:r>
          <w:rPr>
            <w:b/>
            <w:bCs/>
          </w:rPr>
          <w:delText xml:space="preserve">$\mathord{\smash[b]{\underset{\raise.3ex\hbox{$\scriptstyle\sim$}}{y}}\vphantom{y}} \ne \mathord{\smash[b]{\underset{\raise.3ex\hbox{$\scriptstyle\sim$}}{0}}\vphantom{0}}$</w:delText>
        </w:r>
      </w:del>
      <w:del w:id="6720" w:author="PR Preview" w:date="2026-01-01T00:00:00Z">
        <w:r>
          <w:rPr>
            <w:b/>
            <w:bCs/>
          </w:rPr>
          <w:delText xml:space="preserve">.</w:delText>
        </w:r>
      </w:del>
      <w:del w:id="6721" w:author="PR Preview" w:date="2026-01-01T00:00:00Z">
        <w:r>
          <w:delText xml:space="preserve"> </w:delText>
        </w:r>
      </w:del>
      <w:del w:id="6722" w:author="PR Preview" w:date="2026-01-01T00:00:00Z">
        <w:r>
          <w:delText xml:space="preserve">Then</w:delText>
        </w:r>
      </w:del>
      <w:del w:id="6723" w:author="PR Preview" w:date="2026-01-01T00:00:00Z">
        <w:r>
          <w:delText xml:space="preserve"> </w:delText>
        </w:r>
      </w:del>
      <w:del w:id="6724" w:author="PR Preview" w:date="2026-01-01T00:00:00Z">
        <w:r>
          <w:delText xml:space="preserve">$\mathopen{}\left\lVert\mathord{\smash[b]{\underset{\raise.3ex\hbox{$\scriptstyle\sim$}}{y}}\vphantom{y}}\right\rVert\mathclose{} &gt; 0$</w:delText>
        </w:r>
      </w:del>
      <w:del w:id="6725" w:author="PR Preview" w:date="2026-01-01T00:00:00Z">
        <w:r>
          <w:delText xml:space="preserve"> </w:delText>
        </w:r>
      </w:del>
      <w:del w:id="6726" w:author="PR Preview" w:date="2026-01-01T00:00:00Z">
        <w:r>
          <w:delText xml:space="preserve">(</w:delText>
        </w:r>
      </w:del>
      <w:hyperlink w:anchor="thm-norm-properties">
        <w:del w:id="6727" w:author="PR Preview" w:date="2026-01-01T00:00:00Z">
          <w:r>
            <w:rPr>
              <w:rStyle w:val="Hyperlink"/>
            </w:rPr>
            <w:delText xml:space="preserve">Theorem 56</w:delText>
          </w:r>
        </w:del>
      </w:hyperlink>
      <w:del w:id="6728" w:author="PR Preview" w:date="2026-01-01T00:00:00Z">
        <w:r>
          <w:delText xml:space="preserve">, part 1).</w:delText>
        </w:r>
      </w:del>
      <w:del w:id="6729" w:author="PR Preview" w:date="2026-01-01T00:00:00Z">
        <w:r>
          <w:delText xml:space="preserve"> </w:delText>
        </w:r>
      </w:del>
      <w:del w:id="6730" w:author="PR Preview" w:date="2026-01-01T00:00:00Z">
        <w:r>
          <w:delText xml:space="preserve">Let</w:delText>
        </w:r>
      </w:del>
      <w:del w:id="6731" w:author="PR Preview" w:date="2026-01-01T00:00:00Z">
        <w:r>
          <w:delText xml:space="preserve"> </w:delText>
        </w:r>
      </w:del>
      <w:del w:id="6732" w:author="PR Preview" w:date="2026-01-01T00:00:00Z">
        <w:r>
          <w:delText xml:space="preserve">$t \stackrel{\text{def}}{=}(\mathord{\smash[b]{\underset{\raise.3ex\hbox{$\scriptstyle\sim$}}{x}}\vphantom{x}} \cdot \mathord{\smash[b]{\underset{\raise.3ex\hbox{$\scriptstyle\sim$}}{y}}\vphantom{y}}) / \mathopen{}\left\lVert\mathord{\smash[b]{\underset{\raise.3ex\hbox{$\scriptstyle\sim$}}{y}}\vphantom{y}}\right\rVert\mathclose{}^2$</w:delText>
        </w:r>
      </w:del>
      <w:del w:id="6733" w:author="PR Preview" w:date="2026-01-01T00:00:00Z">
        <w:r>
          <w:delText xml:space="preserve">. Then</w:delText>
        </w:r>
      </w:del>
    </w:p>
    <w:p>
      <w:pPr>
        <w:pStyle w:val="BodyText"/>
      </w:pPr>
      <w:bookmarkStart w:id="360" w:name="eq-cauchy-schwarz-chain"/>
      <w:del w:id="6734" w:author="PR Preview" w:date="2026-01-01T00:00:00Z">
        <w:r>
          <w:delTex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delText>
        </w:r>
      </w:del>
      <w:bookmarkEnd w:id="360"/>
    </w:p>
    <w:p>
      <w:pPr>
        <w:pStyle w:val="FirstParagraph"/>
      </w:pPr>
      <w:del w:id="6735" w:author="PR Preview" w:date="2026-01-01T00:00:00Z">
        <w:r>
          <w:delText xml:space="preserve">The left side is at least</w:delText>
        </w:r>
      </w:del>
      <w:del w:id="6736" w:author="PR Preview" w:date="2026-01-01T00:00:00Z">
        <w:r>
          <w:delText xml:space="preserve"> </w:delText>
        </w:r>
      </w:del>
      <m:oMath>
        <m:r>
          <m:t>0</m:t>
        </m:r>
      </m:oMath>
      <w:del w:id="6737" w:author="PR Preview" w:date="2026-01-01T00:00:00Z">
        <w:r>
          <w:delText xml:space="preserve"> </w:delText>
        </w:r>
      </w:del>
      <w:del w:id="6738" w:author="PR Preview" w:date="2026-01-01T00:00:00Z">
        <w:r>
          <w:delText xml:space="preserve">(</w:delText>
        </w:r>
      </w:del>
      <w:hyperlink w:anchor="thm-norm-properties">
        <w:del w:id="6739" w:author="PR Preview" w:date="2026-01-01T00:00:00Z">
          <w:r>
            <w:rPr>
              <w:rStyle w:val="Hyperlink"/>
            </w:rPr>
            <w:delText xml:space="preserve">Theorem 56</w:delText>
          </w:r>
        </w:del>
      </w:hyperlink>
      <w:del w:id="6740" w:author="PR Preview" w:date="2026-01-01T00:00:00Z">
        <w:r>
          <w:delText xml:space="preserve">, part 1), so</w:delText>
        </w:r>
      </w:del>
    </w:p>
    <w:p>
      <w:pPr>
        <w:pStyle w:val="Compact"/>
        <w:numPr>
          <w:ilvl w:val="0"/>
          <w:numId w:val="1047"/>
        </w:numPr>
      </w:pPr>
      <w:ins w:id="6741" w:author="PR Preview" w:date="2026-01-01T00:00:00Z">
        <w:r>
          <w:t xml:space="preserve">and</w:t>
        </w:r>
      </w:ins>
      <w:ins w:id="6742" w:author="PR Preview" w:date="2026-01-01T00:00:00Z">
        <w:r>
          <w:t xml:space="preserve"> </w:t>
        </w:r>
      </w:ins>
      <w:ins w:id="6743" w:author="PR Preview" w:date="2026-01-01T00:00:00Z">
        <w:r>
          <w:t xml:space="preserve">$\mathopen{}\left\lVert\mathord{\smash[b]{\underset{\raise.3ex\hbox{$\scriptstyle\sim$}}{0}}\vphantom{0}}\right\rVert\mathclose{} = 0$</w:t>
        </w:r>
      </w:ins>
      <w:ins w:id="6744" w:author="PR Preview" w:date="2026-01-01T00:00:00Z">
        <w:r>
          <w:t xml:space="preserve"> </w:t>
        </w:r>
      </w:ins>
      <w:ins w:id="6745" w:author="PR Preview" w:date="2026-01-01T00:00:00Z">
        <w:r>
          <w:t xml:space="preserve">(</w:t>
        </w:r>
      </w:ins>
      <w:hyperlink w:anchor="thm-norm-properties">
        <w:ins w:id="6746" w:author="PR Preview" w:date="2026-01-01T00:00:00Z">
          <w:r>
            <w:rPr>
              <w:rStyle w:val="Hyperlink"/>
            </w:rPr>
            <w:t xml:space="preserve">Theorem 57</w:t>
          </w:r>
        </w:ins>
      </w:hyperlink>
      <w:ins w:id="6747" w:author="PR Preview" w:date="2026-01-01T00:00:00Z">
        <w:r>
          <w:t xml:space="preserve">, part 1),</w:t>
        </w:r>
      </w:ins>
      <w:ins w:id="6748" w:author="PR Preview" w:date="2026-01-01T00:00:00Z">
        <w:r>
          <w:t xml:space="preserve"> </w:t>
        </w:r>
      </w:ins>
      <w:ins w:id="6749" w:author="PR Preview" w:date="2026-01-01T00:00:00Z">
        <w:r>
          <w:t xml:space="preserve">so both sides are</w:t>
        </w:r>
      </w:ins>
      <w:ins w:id="6750" w:author="PR Preview" w:date="2026-01-01T00:00:00Z">
        <w:r>
          <w:t xml:space="preserve"> </w:t>
        </w:r>
      </w:ins>
      <m:oMath>
        <m:r>
          <m:t>0</m:t>
        </m:r>
      </m:oMath>
      <w:ins w:id="6751" w:author="PR Preview" w:date="2026-01-01T00:00:00Z">
        <w:r>
          <w:t xml:space="preserve"> </w:t>
        </w:r>
      </w:ins>
      <w:ins w:id="6752" w:author="PR Preview" w:date="2026-01-01T00:00:00Z">
        <w:r>
          <w:t xml:space="preserve">and equality holds;</w:t>
        </w:r>
      </w:ins>
      <w:ins w:id="6753" w:author="PR Preview" w:date="2026-01-01T00:00:00Z">
        <w:r>
          <w:t xml:space="preserve"> </w:t>
        </w:r>
      </w:ins>
      <w:ins w:id="6754" w:author="PR Preview" w:date="2026-01-01T00:00:00Z">
        <w:r>
          <w:t xml:space="preserve">and</w:t>
        </w:r>
      </w:ins>
      <w:ins w:id="6755" w:author="PR Preview" w:date="2026-01-01T00:00:00Z">
        <w:r>
          <w:t xml:space="preserve"> </w:t>
        </w:r>
      </w:ins>
      <w:ins w:id="6756" w:author="PR Preview" w:date="2026-01-01T00:00:00Z">
        <w:r>
          <w:t xml:space="preserve">$\mathord{\smash[b]{\underset{\raise.3ex\hbox{$\scriptstyle\sim$}}{x}}\vphantom{x}}, \mathord{\smash[b]{\underset{\raise.3ex\hbox{$\scriptstyle\sim$}}{y}}\vphantom{y}}$</w:t>
        </w:r>
      </w:ins>
      <w:ins w:id="6757" w:author="PR Preview" w:date="2026-01-01T00:00:00Z">
        <w:r>
          <w:t xml:space="preserve"> </w:t>
        </w:r>
      </w:ins>
      <w:ins w:id="6758" w:author="PR Preview" w:date="2026-01-01T00:00:00Z">
        <w:r>
          <w:t xml:space="preserve">are linearly dependent, because</w:t>
        </w:r>
      </w:ins>
      <w:ins w:id="6759" w:author="PR Preview" w:date="2026-01-01T00:00:00Z">
        <w:r>
          <w:t xml:space="preserve"> </w:t>
        </w:r>
      </w:ins>
      <w:ins w:id="6760" w:author="PR Preview" w:date="2026-01-01T00:00:00Z">
        <w:r>
          <w:t xml:space="preserve">$0\,\mathord{\smash[b]{\underset{\raise.3ex\hbox{$\scriptstyle\sim$}}{x}}\vphantom{x}} + 1\,\mathord{\smash[b]{\underset{\raise.3ex\hbox{$\scriptstyle\sim$}}{y}}\vphantom{y}} = \mathord{\smash[b]{\underset{\raise.3ex\hbox{$\scriptstyle\sim$}}{0}}\vphantom{0}}$</w:t>
        </w:r>
      </w:ins>
      <w:ins w:id="6761" w:author="PR Preview" w:date="2026-01-01T00:00:00Z">
        <w:r>
          <w:t xml:space="preserve">.</w:t>
        </w:r>
      </w:ins>
    </w:p>
    <w:p>
      <w:pPr>
        <w:pStyle w:val="FirstParagraph"/>
      </w:pPr>
      <w:ins w:id="6762" w:author="PR Preview" w:date="2026-01-01T00:00:00Z">
        <w:r>
          <w:rPr>
            <w:b/>
            <w:bCs/>
          </w:rPr>
          <w:t xml:space="preserve">If</w:t>
        </w:r>
      </w:ins>
      <w:ins w:id="6763" w:author="PR Preview" w:date="2026-01-01T00:00:00Z">
        <w:r>
          <w:rPr>
            <w:b/>
            <w:bCs/>
          </w:rPr>
          <w:t xml:space="preserve"> </w:t>
        </w:r>
      </w:ins>
      <w:ins w:id="6764" w:author="PR Preview" w:date="2026-01-01T00:00:00Z">
        <w:r>
          <w:rPr>
            <w:b/>
            <w:bCs/>
          </w:rPr>
          <w:t xml:space="preserve">$\mathord{\smash[b]{\underset{\raise.3ex\hbox{$\scriptstyle\sim$}}{y}}\vphantom{y}} \ne \mathord{\smash[b]{\underset{\raise.3ex\hbox{$\scriptstyle\sim$}}{0}}\vphantom{0}}$</w:t>
        </w:r>
      </w:ins>
      <w:ins w:id="6765" w:author="PR Preview" w:date="2026-01-01T00:00:00Z">
        <w:r>
          <w:rPr>
            <w:b/>
            <w:bCs/>
          </w:rPr>
          <w:t xml:space="preserve">.</w:t>
        </w:r>
      </w:ins>
      <w:ins w:id="6766" w:author="PR Preview" w:date="2026-01-01T00:00:00Z">
        <w:r>
          <w:t xml:space="preserve"> </w:t>
        </w:r>
      </w:ins>
      <w:ins w:id="6767" w:author="PR Preview" w:date="2026-01-01T00:00:00Z">
        <w:r>
          <w:t xml:space="preserve">Then</w:t>
        </w:r>
      </w:ins>
      <w:ins w:id="6768" w:author="PR Preview" w:date="2026-01-01T00:00:00Z">
        <w:r>
          <w:t xml:space="preserve"> </w:t>
        </w:r>
      </w:ins>
      <w:ins w:id="6769" w:author="PR Preview" w:date="2026-01-01T00:00:00Z">
        <w:r>
          <w:t xml:space="preserve">$\mathopen{}\left\lVert\mathord{\smash[b]{\underset{\raise.3ex\hbox{$\scriptstyle\sim$}}{y}}\vphantom{y}}\right\rVert\mathclose{} &gt; 0$</w:t>
        </w:r>
      </w:ins>
      <w:ins w:id="6770" w:author="PR Preview" w:date="2026-01-01T00:00:00Z">
        <w:r>
          <w:t xml:space="preserve"> </w:t>
        </w:r>
      </w:ins>
      <w:ins w:id="6771" w:author="PR Preview" w:date="2026-01-01T00:00:00Z">
        <w:r>
          <w:t xml:space="preserve">(</w:t>
        </w:r>
      </w:ins>
      <w:hyperlink w:anchor="thm-norm-properties">
        <w:ins w:id="6772" w:author="PR Preview" w:date="2026-01-01T00:00:00Z">
          <w:r>
            <w:rPr>
              <w:rStyle w:val="Hyperlink"/>
            </w:rPr>
            <w:t xml:space="preserve">Theorem 57</w:t>
          </w:r>
        </w:ins>
      </w:hyperlink>
      <w:ins w:id="6773" w:author="PR Preview" w:date="2026-01-01T00:00:00Z">
        <w:r>
          <w:t xml:space="preserve">, part 1).</w:t>
        </w:r>
      </w:ins>
      <w:ins w:id="6774" w:author="PR Preview" w:date="2026-01-01T00:00:00Z">
        <w:r>
          <w:t xml:space="preserve"> </w:t>
        </w:r>
      </w:ins>
      <w:ins w:id="6775" w:author="PR Preview" w:date="2026-01-01T00:00:00Z">
        <w:r>
          <w:t xml:space="preserve">Let</w:t>
        </w:r>
      </w:ins>
      <w:ins w:id="6776" w:author="PR Preview" w:date="2026-01-01T00:00:00Z">
        <w:r>
          <w:t xml:space="preserve"> </w:t>
        </w:r>
      </w:ins>
      <w:ins w:id="6777"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6778" w:author="PR Preview" w:date="2026-01-01T00:00:00Z">
        <w:r>
          <w:t xml:space="preserve">. Then</w:t>
        </w:r>
      </w:ins>
    </w:p>
    <w:p>
      <w:pPr>
        <w:pStyle w:val="BodyText"/>
      </w:pPr>
      <w:bookmarkStart w:id="366" w:name="eq-cauchy-schwarz-chain"/>
      <w:ins w:id="6779"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\text{(}\text{Theorem~58}\text{)}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\text{(}\text{Theorem~51}\text{,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\text{(}\text{Theorem~57}\text{,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6"/>
    </w:p>
    <w:p>
      <w:pPr>
        <w:pStyle w:val="FirstParagraph"/>
      </w:pPr>
      <w:ins w:id="6780" w:author="PR Preview" w:date="2026-01-01T00:00:00Z">
        <w:r>
          <w:t xml:space="preserve">The left side is at least</w:t>
        </w:r>
      </w:ins>
      <w:ins w:id="6781" w:author="PR Preview" w:date="2026-01-01T00:00:00Z">
        <w:r>
          <w:t xml:space="preserve"> </w:t>
        </w:r>
      </w:ins>
      <m:oMath>
        <m:r>
          <m:t>0</m:t>
        </m:r>
      </m:oMath>
      <w:ins w:id="6782" w:author="PR Preview" w:date="2026-01-01T00:00:00Z">
        <w:r>
          <w:t xml:space="preserve"> </w:t>
        </w:r>
      </w:ins>
      <w:ins w:id="6783" w:author="PR Preview" w:date="2026-01-01T00:00:00Z">
        <w:r>
          <w:t xml:space="preserve">(</w:t>
        </w:r>
      </w:ins>
      <w:hyperlink w:anchor="thm-norm-properties">
        <w:ins w:id="6784" w:author="PR Preview" w:date="2026-01-01T00:00:00Z">
          <w:r>
            <w:rPr>
              <w:rStyle w:val="Hyperlink"/>
            </w:rPr>
            <w:t xml:space="preserve">Theorem 57</w:t>
          </w:r>
        </w:ins>
      </w:hyperlink>
      <w:ins w:id="6785" w:author="PR Preview" w:date="2026-01-01T00:00:00Z">
        <w:r>
          <w:t xml:space="preserve">, part 1), so</w:t>
        </w:r>
      </w:ins>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del w:id="6786" w:author="PR Preview" w:date="2026-01-01T00:00:00Z">
        <w:r>
          <w:rPr>
            <w:b/>
            <w:bCs/>
          </w:rPr>
          <w:delText xml:space="preserve">When equality holds (</w:delText>
        </w:r>
      </w:del>
      <w:del w:id="6787" w:author="PR Preview" w:date="2026-01-01T00:00:00Z">
        <w:r>
          <w:rPr>
            <w:b/>
            <w:bCs/>
          </w:rPr>
          <w:delText xml:space="preserve">$\mathord{\smash[b]{\underset{\raise.3ex\hbox{$\scriptstyle\sim$}}{y}}\vphantom{y}} \ne \mathord{\smash[b]{\underset{\raise.3ex\hbox{$\scriptstyle\sim$}}{0}}\vphantom{0}}$</w:delText>
        </w:r>
      </w:del>
      <w:del w:id="6788" w:author="PR Preview" w:date="2026-01-01T00:00:00Z">
        <w:r>
          <w:rPr>
            <w:b/>
            <w:bCs/>
          </w:rPr>
          <w:delText xml:space="preserve">).</w:delText>
        </w:r>
      </w:del>
      <w:del w:id="6789" w:author="PR Preview" w:date="2026-01-01T00:00:00Z">
        <w:r>
          <w:delText xml:space="preserve"> </w:delText>
        </w:r>
      </w:del>
      <w:del w:id="6790" w:author="PR Preview" w:date="2026-01-01T00:00:00Z">
        <w:r>
          <w:delText xml:space="preserve">Both sides of the inequality are nonnegative,</w:delText>
        </w:r>
      </w:del>
      <w:del w:id="6791" w:author="PR Preview" w:date="2026-01-01T00:00:00Z">
        <w:r>
          <w:delText xml:space="preserve"> </w:delText>
        </w:r>
      </w:del>
      <w:del w:id="6792" w:author="PR Preview" w:date="2026-01-01T00:00:00Z">
        <w:r>
          <w:delText xml:space="preserve">so equality holds exactly when</w:delText>
        </w:r>
      </w:del>
      <w:del w:id="6793" w:author="PR Preview" w:date="2026-01-01T00:00:00Z">
        <w:r>
          <w:delText xml:space="preserve"> </w:delText>
        </w:r>
      </w:del>
      <w:del w:id="6794" w:author="PR Preview" w:date="2026-01-01T00:00:00Z">
        <w:r>
          <w:delTex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delText>
        </w:r>
      </w:del>
      <w:del w:id="6795" w:author="PR Preview" w:date="2026-01-01T00:00:00Z">
        <w:r>
          <w:delText xml:space="preserve">,</w:delText>
        </w:r>
      </w:del>
      <w:del w:id="6796" w:author="PR Preview" w:date="2026-01-01T00:00:00Z">
        <w:r>
          <w:delText xml:space="preserve"> </w:delText>
        </w:r>
      </w:del>
      <w:del w:id="6797" w:author="PR Preview" w:date="2026-01-01T00:00:00Z">
        <w:r>
          <w:delText xml:space="preserve">that is (dividing by</w:delText>
        </w:r>
      </w:del>
      <w:del w:id="6798" w:author="PR Preview" w:date="2026-01-01T00:00:00Z">
        <w:r>
          <w:delText xml:space="preserve"> </w:delText>
        </w:r>
      </w:del>
      <w:del w:id="6799" w:author="PR Preview" w:date="2026-01-01T00:00:00Z">
        <w:r>
          <w:delText xml:space="preserve">$\mathopen{}\left\lVert\mathord{\smash[b]{\underset{\raise.3ex\hbox{$\scriptstyle\sim$}}{y}}\vphantom{y}}\right\rVert\mathclose{}^2 &gt; 0$</w:delText>
        </w:r>
      </w:del>
      <w:del w:id="6800" w:author="PR Preview" w:date="2026-01-01T00:00:00Z">
        <w:r>
          <w:delText xml:space="preserve"> </w:delText>
        </w:r>
      </w:del>
      <w:del w:id="6801" w:author="PR Preview" w:date="2026-01-01T00:00:00Z">
        <w:r>
          <w:delText xml:space="preserve">and rearranging),</w:delText>
        </w:r>
      </w:del>
      <w:del w:id="6802" w:author="PR Preview" w:date="2026-01-01T00:00:00Z">
        <w:r>
          <w:delText xml:space="preserve"> </w:delText>
        </w:r>
      </w:del>
      <w:del w:id="6803" w:author="PR Preview" w:date="2026-01-01T00:00:00Z">
        <w:r>
          <w:delText xml:space="preserve">when</w:delText>
        </w:r>
      </w:del>
      <w:del w:id="6804" w:author="PR Preview" w:date="2026-01-01T00:00:00Z">
        <w:r>
          <w:delText xml:space="preserve"> </w:delText>
        </w:r>
      </w:del>
      <w:del w:id="6805" w:author="PR Preview" w:date="2026-01-01T00:00:00Z">
        <w:r>
          <w:delTex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delText>
        </w:r>
      </w:del>
      <w:del w:id="6806" w:author="PR Preview" w:date="2026-01-01T00:00:00Z">
        <w:r>
          <w:delText xml:space="preserve">.</w:delText>
        </w:r>
      </w:del>
      <w:del w:id="6807" w:author="PR Preview" w:date="2026-01-01T00:00:00Z">
        <w:r>
          <w:delText xml:space="preserve"> </w:delText>
        </w:r>
      </w:del>
      <w:del w:id="6808" w:author="PR Preview" w:date="2026-01-01T00:00:00Z">
        <w:r>
          <w:delText xml:space="preserve">By</w:delText>
        </w:r>
      </w:del>
      <w:del w:id="6809" w:author="PR Preview" w:date="2026-01-01T00:00:00Z">
        <w:r>
          <w:delText xml:space="preserve"> </w:delText>
        </w:r>
      </w:del>
      <w:hyperlink w:anchor="eq-cauchy-schwarz-chain">
        <w:del w:id="6810" w:author="PR Preview" w:date="2026-01-01T00:00:00Z">
          <w:r>
            <w:rPr>
              <w:rStyle w:val="Hyperlink"/>
            </w:rPr>
            <w:delText xml:space="preserve">Equation 6</w:delText>
          </w:r>
        </w:del>
      </w:hyperlink>
      <w:del w:id="6811" w:author="PR Preview" w:date="2026-01-01T00:00:00Z">
        <w:r>
          <w:delText xml:space="preserve">, that quantity is</w:delText>
        </w:r>
      </w:del>
      <w:del w:id="6812" w:author="PR Preview" w:date="2026-01-01T00:00:00Z">
        <w:r>
          <w:delText xml:space="preserve"> </w:delText>
        </w:r>
      </w:del>
      <w:del w:id="6813" w:author="PR Preview" w:date="2026-01-01T00:00:00Z">
        <w:r>
          <w:delText xml:space="preserve">$\mathopen{}\left\lVert\mathord{\smash[b]{\underset{\raise.3ex\hbox{$\scriptstyle\sim$}}{x}}\vphantom{x}} - t\,\mathord{\smash[b]{\underset{\raise.3ex\hbox{$\scriptstyle\sim$}}{y}}\vphantom{y}}\right\rVert\mathclose{}^2$</w:delText>
        </w:r>
      </w:del>
      <w:del w:id="6814" w:author="PR Preview" w:date="2026-01-01T00:00:00Z">
        <w:r>
          <w:delText xml:space="preserve">,</w:delText>
        </w:r>
      </w:del>
      <w:del w:id="6815" w:author="PR Preview" w:date="2026-01-01T00:00:00Z">
        <w:r>
          <w:delText xml:space="preserve"> </w:delText>
        </w:r>
      </w:del>
      <w:del w:id="6816" w:author="PR Preview" w:date="2026-01-01T00:00:00Z">
        <w:r>
          <w:delText xml:space="preserve">so equality holds exactly when</w:delText>
        </w:r>
      </w:del>
      <w:del w:id="6817" w:author="PR Preview" w:date="2026-01-01T00:00:00Z">
        <w:r>
          <w:delText xml:space="preserve"> </w:delText>
        </w:r>
      </w:del>
      <w:del w:id="6818" w:author="PR Preview" w:date="2026-01-01T00:00:00Z">
        <w:r>
          <w:delText xml:space="preserve">$\mathord{\smash[b]{\underset{\raise.3ex\hbox{$\scriptstyle\sim$}}{x}}\vphantom{x}} - t\,\mathord{\smash[b]{\underset{\raise.3ex\hbox{$\scriptstyle\sim$}}{y}}\vphantom{y}} = \mathord{\smash[b]{\underset{\raise.3ex\hbox{$\scriptstyle\sim$}}{0}}\vphantom{0}}$</w:delText>
        </w:r>
      </w:del>
      <w:del w:id="6819" w:author="PR Preview" w:date="2026-01-01T00:00:00Z">
        <w:r>
          <w:delText xml:space="preserve"> </w:delText>
        </w:r>
      </w:del>
      <w:del w:id="6820" w:author="PR Preview" w:date="2026-01-01T00:00:00Z">
        <w:r>
          <w:delText xml:space="preserve">(</w:delText>
        </w:r>
      </w:del>
      <w:hyperlink w:anchor="thm-norm-properties">
        <w:del w:id="6821" w:author="PR Preview" w:date="2026-01-01T00:00:00Z">
          <w:r>
            <w:rPr>
              <w:rStyle w:val="Hyperlink"/>
            </w:rPr>
            <w:delText xml:space="preserve">Theorem 56</w:delText>
          </w:r>
        </w:del>
      </w:hyperlink>
      <w:del w:id="6822" w:author="PR Preview" w:date="2026-01-01T00:00:00Z">
        <w:r>
          <w:delText xml:space="preserve">, part 1),</w:delText>
        </w:r>
      </w:del>
      <w:del w:id="6823" w:author="PR Preview" w:date="2026-01-01T00:00:00Z">
        <w:r>
          <w:delText xml:space="preserve"> </w:delText>
        </w:r>
      </w:del>
      <w:del w:id="6824" w:author="PR Preview" w:date="2026-01-01T00:00:00Z">
        <w:r>
          <w:delText xml:space="preserve">that is, when</w:delText>
        </w:r>
      </w:del>
      <w:del w:id="6825" w:author="PR Preview" w:date="2026-01-01T00:00:00Z">
        <w:r>
          <w:delText xml:space="preserve"> </w:delText>
        </w:r>
      </w:del>
      <w:del w:id="6826" w:author="PR Preview" w:date="2026-01-01T00:00:00Z">
        <w:r>
          <w:delText xml:space="preserve">$\mathord{\smash[b]{\underset{\raise.3ex\hbox{$\scriptstyle\sim$}}{x}}\vphantom{x}} = t\,\mathord{\smash[b]{\underset{\raise.3ex\hbox{$\scriptstyle\sim$}}{y}}\vphantom{y}}$</w:delText>
        </w:r>
      </w:del>
      <w:del w:id="6827" w:author="PR Preview" w:date="2026-01-01T00:00:00Z">
        <w:r>
          <w:delText xml:space="preserve">.</w:delText>
        </w:r>
      </w:del>
    </w:p>
    <w:p>
      <w:pPr>
        <w:pStyle w:val="BodyText"/>
      </w:pPr>
      <w:ins w:id="6828" w:author="PR Preview" w:date="2026-01-01T00:00:00Z">
        <w:r>
          <w:rPr>
            <w:b/>
            <w:bCs/>
          </w:rPr>
          <w:t xml:space="preserve">When equality holds (</w:t>
        </w:r>
      </w:ins>
      <w:ins w:id="6829" w:author="PR Preview" w:date="2026-01-01T00:00:00Z">
        <w:r>
          <w:rPr>
            <w:b/>
            <w:bCs/>
          </w:rPr>
          <w:t xml:space="preserve">$\mathord{\smash[b]{\underset{\raise.3ex\hbox{$\scriptstyle\sim$}}{y}}\vphantom{y}} \ne \mathord{\smash[b]{\underset{\raise.3ex\hbox{$\scriptstyle\sim$}}{0}}\vphantom{0}}$</w:t>
        </w:r>
      </w:ins>
      <w:ins w:id="6830" w:author="PR Preview" w:date="2026-01-01T00:00:00Z">
        <w:r>
          <w:rPr>
            <w:b/>
            <w:bCs/>
          </w:rPr>
          <w:t xml:space="preserve">).</w:t>
        </w:r>
      </w:ins>
      <w:ins w:id="6831" w:author="PR Preview" w:date="2026-01-01T00:00:00Z">
        <w:r>
          <w:t xml:space="preserve"> </w:t>
        </w:r>
      </w:ins>
      <w:ins w:id="6832" w:author="PR Preview" w:date="2026-01-01T00:00:00Z">
        <w:r>
          <w:t xml:space="preserve">Both sides of the inequality are nonnegative,</w:t>
        </w:r>
      </w:ins>
      <w:ins w:id="6833" w:author="PR Preview" w:date="2026-01-01T00:00:00Z">
        <w:r>
          <w:t xml:space="preserve"> </w:t>
        </w:r>
      </w:ins>
      <w:ins w:id="6834" w:author="PR Preview" w:date="2026-01-01T00:00:00Z">
        <w:r>
          <w:t xml:space="preserve">so equality holds exactly when</w:t>
        </w:r>
      </w:ins>
      <w:ins w:id="6835" w:author="PR Preview" w:date="2026-01-01T00:00:00Z">
        <w:r>
          <w:t xml:space="preserve"> </w:t>
        </w:r>
      </w:ins>
      <w:ins w:id="6836"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6837" w:author="PR Preview" w:date="2026-01-01T00:00:00Z">
        <w:r>
          <w:t xml:space="preserve">,</w:t>
        </w:r>
      </w:ins>
      <w:ins w:id="6838" w:author="PR Preview" w:date="2026-01-01T00:00:00Z">
        <w:r>
          <w:t xml:space="preserve"> </w:t>
        </w:r>
      </w:ins>
      <w:ins w:id="6839" w:author="PR Preview" w:date="2026-01-01T00:00:00Z">
        <w:r>
          <w:t xml:space="preserve">that is (dividing by</w:t>
        </w:r>
      </w:ins>
      <w:ins w:id="6840" w:author="PR Preview" w:date="2026-01-01T00:00:00Z">
        <w:r>
          <w:t xml:space="preserve"> </w:t>
        </w:r>
      </w:ins>
      <w:ins w:id="6841" w:author="PR Preview" w:date="2026-01-01T00:00:00Z">
        <w:r>
          <w:t xml:space="preserve">$\mathopen{}\left\lVert\mathord{\smash[b]{\underset{\raise.3ex\hbox{$\scriptstyle\sim$}}{y}}\vphantom{y}}\right\rVert\mathclose{}^2 &gt; 0$</w:t>
        </w:r>
      </w:ins>
      <w:ins w:id="6842" w:author="PR Preview" w:date="2026-01-01T00:00:00Z">
        <w:r>
          <w:t xml:space="preserve"> </w:t>
        </w:r>
      </w:ins>
      <w:ins w:id="6843" w:author="PR Preview" w:date="2026-01-01T00:00:00Z">
        <w:r>
          <w:t xml:space="preserve">and rearranging),</w:t>
        </w:r>
      </w:ins>
      <w:ins w:id="6844" w:author="PR Preview" w:date="2026-01-01T00:00:00Z">
        <w:r>
          <w:t xml:space="preserve"> </w:t>
        </w:r>
      </w:ins>
      <w:ins w:id="6845" w:author="PR Preview" w:date="2026-01-01T00:00:00Z">
        <w:r>
          <w:t xml:space="preserve">when</w:t>
        </w:r>
      </w:ins>
      <w:ins w:id="6846" w:author="PR Preview" w:date="2026-01-01T00:00:00Z">
        <w:r>
          <w:t xml:space="preserve"> </w:t>
        </w:r>
      </w:ins>
      <w:ins w:id="6847"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6848" w:author="PR Preview" w:date="2026-01-01T00:00:00Z">
        <w:r>
          <w:t xml:space="preserve">.</w:t>
        </w:r>
      </w:ins>
      <w:ins w:id="6849" w:author="PR Preview" w:date="2026-01-01T00:00:00Z">
        <w:r>
          <w:t xml:space="preserve"> </w:t>
        </w:r>
      </w:ins>
      <w:ins w:id="6850" w:author="PR Preview" w:date="2026-01-01T00:00:00Z">
        <w:r>
          <w:t xml:space="preserve">By</w:t>
        </w:r>
      </w:ins>
      <w:ins w:id="6851" w:author="PR Preview" w:date="2026-01-01T00:00:00Z">
        <w:r>
          <w:t xml:space="preserve"> </w:t>
        </w:r>
      </w:ins>
      <w:hyperlink w:anchor="eq-cauchy-schwarz-chain">
        <w:ins w:id="6852" w:author="PR Preview" w:date="2026-01-01T00:00:00Z">
          <w:r>
            <w:rPr>
              <w:rStyle w:val="Hyperlink"/>
            </w:rPr>
            <w:t xml:space="preserve">Equation 6</w:t>
          </w:r>
        </w:ins>
      </w:hyperlink>
      <w:ins w:id="6853" w:author="PR Preview" w:date="2026-01-01T00:00:00Z">
        <w:r>
          <w:t xml:space="preserve">, that quantity is</w:t>
        </w:r>
      </w:ins>
      <w:ins w:id="6854" w:author="PR Preview" w:date="2026-01-01T00:00:00Z">
        <w:r>
          <w:t xml:space="preserve"> </w:t>
        </w:r>
      </w:ins>
      <w:ins w:id="6855" w:author="PR Preview" w:date="2026-01-01T00:00:00Z">
        <w:r>
          <w:t xml:space="preserve">$\mathopen{}\left\lVert\mathord{\smash[b]{\underset{\raise.3ex\hbox{$\scriptstyle\sim$}}{x}}\vphantom{x}} - t\,\mathord{\smash[b]{\underset{\raise.3ex\hbox{$\scriptstyle\sim$}}{y}}\vphantom{y}}\right\rVert\mathclose{}^2$</w:t>
        </w:r>
      </w:ins>
      <w:ins w:id="6856" w:author="PR Preview" w:date="2026-01-01T00:00:00Z">
        <w:r>
          <w:t xml:space="preserve">,</w:t>
        </w:r>
      </w:ins>
      <w:ins w:id="6857" w:author="PR Preview" w:date="2026-01-01T00:00:00Z">
        <w:r>
          <w:t xml:space="preserve"> </w:t>
        </w:r>
      </w:ins>
      <w:ins w:id="6858" w:author="PR Preview" w:date="2026-01-01T00:00:00Z">
        <w:r>
          <w:t xml:space="preserve">so equality holds exactly when</w:t>
        </w:r>
      </w:ins>
      <w:ins w:id="6859" w:author="PR Preview" w:date="2026-01-01T00:00:00Z">
        <w:r>
          <w:t xml:space="preserve"> </w:t>
        </w:r>
      </w:ins>
      <w:ins w:id="6860" w:author="PR Preview" w:date="2026-01-01T00:00:00Z">
        <w:r>
          <w:t xml:space="preserve">$\mathord{\smash[b]{\underset{\raise.3ex\hbox{$\scriptstyle\sim$}}{x}}\vphantom{x}} - t\,\mathord{\smash[b]{\underset{\raise.3ex\hbox{$\scriptstyle\sim$}}{y}}\vphantom{y}} = \mathord{\smash[b]{\underset{\raise.3ex\hbox{$\scriptstyle\sim$}}{0}}\vphantom{0}}$</w:t>
        </w:r>
      </w:ins>
      <w:ins w:id="6861" w:author="PR Preview" w:date="2026-01-01T00:00:00Z">
        <w:r>
          <w:t xml:space="preserve"> </w:t>
        </w:r>
      </w:ins>
      <w:ins w:id="6862" w:author="PR Preview" w:date="2026-01-01T00:00:00Z">
        <w:r>
          <w:t xml:space="preserve">(</w:t>
        </w:r>
      </w:ins>
      <w:hyperlink w:anchor="thm-norm-properties">
        <w:ins w:id="6863" w:author="PR Preview" w:date="2026-01-01T00:00:00Z">
          <w:r>
            <w:rPr>
              <w:rStyle w:val="Hyperlink"/>
            </w:rPr>
            <w:t xml:space="preserve">Theorem 57</w:t>
          </w:r>
        </w:ins>
      </w:hyperlink>
      <w:ins w:id="6864" w:author="PR Preview" w:date="2026-01-01T00:00:00Z">
        <w:r>
          <w:t xml:space="preserve">, part 1),</w:t>
        </w:r>
      </w:ins>
      <w:ins w:id="6865" w:author="PR Preview" w:date="2026-01-01T00:00:00Z">
        <w:r>
          <w:t xml:space="preserve"> </w:t>
        </w:r>
      </w:ins>
      <w:ins w:id="6866" w:author="PR Preview" w:date="2026-01-01T00:00:00Z">
        <w:r>
          <w:t xml:space="preserve">that is, when</w:t>
        </w:r>
      </w:ins>
      <w:ins w:id="6867" w:author="PR Preview" w:date="2026-01-01T00:00:00Z">
        <w:r>
          <w:t xml:space="preserve"> </w:t>
        </w:r>
      </w:ins>
      <w:ins w:id="6868" w:author="PR Preview" w:date="2026-01-01T00:00:00Z">
        <w:r>
          <w:t xml:space="preserve">$\mathord{\smash[b]{\underset{\raise.3ex\hbox{$\scriptstyle\sim$}}{x}}\vphantom{x}} = t\,\mathord{\smash[b]{\underset{\raise.3ex\hbox{$\scriptstyle\sim$}}{y}}\vphantom{y}}$</w:t>
        </w:r>
      </w:ins>
      <w:ins w:id="6869" w:author="PR Preview" w:date="2026-01-01T00:00:00Z">
        <w:r>
          <w:t xml:space="preserve">.</w:t>
        </w:r>
      </w:ins>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del w:id="6870" w:author="PR Preview" w:date="2026-01-01T00:00:00Z">
        <w:r>
          <w:delTex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delText>
        </w:r>
      </w:del>
    </w:p>
    <w:p>
      <w:pPr>
        <w:pStyle w:val="BodyText"/>
      </w:pPr>
      <w:ins w:id="6871"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\text{(}\text{Theorem~51}\text{,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\text{(}\text{Theorem~57}\text{,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7" w:name="exm-cauchy-schwarz"/>
    <w:p>
      <w:pPr>
        <w:pStyle w:val="FirstParagraph"/>
      </w:pPr>
      <w:del w:id="6872" w:author="PR Preview" w:date="2026-01-01T00:00:00Z">
        <w:r>
          <w:rPr>
            <w:b/>
            <w:bCs/>
          </w:rPr>
          <w:delText xml:space="preserve">Example 104 (A strict case and an equality case)</w:delText>
        </w:r>
      </w:del>
      <w:del w:id="6873" w:author="PR Preview" w:date="2026-01-01T00:00:00Z">
        <w:r>
          <w:delText xml:space="preserve"> </w:delText>
        </w:r>
      </w:del>
      <w:del w:id="6874" w:author="PR Preview" w:date="2026-01-01T00:00:00Z">
        <w:r>
          <w:delText xml:space="preserve"> </w:delText>
        </w:r>
      </w:del>
    </w:p>
    <w:p>
      <w:pPr>
        <w:pStyle w:val="FirstParagraph"/>
      </w:pPr>
      <w:ins w:id="6875" w:author="PR Preview" w:date="2026-01-01T00:00:00Z">
        <w:r>
          <w:rPr>
            <w:b/>
            <w:bCs/>
          </w:rPr>
          <w:t xml:space="preserve">Example 106 (A strict case and an equality case)</w:t>
        </w:r>
      </w:ins>
      <w:ins w:id="6876" w:author="PR Preview" w:date="2026-01-01T00:00:00Z">
        <w:r>
          <w:t xml:space="preserve"> </w:t>
        </w:r>
      </w:ins>
      <w:ins w:id="6877" w:author="PR Preview" w:date="2026-01-01T00:00:00Z">
        <w:r>
          <w:t xml:space="preserve"> </w:t>
        </w:r>
      </w:ins>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7"/>
    <w:bookmarkStart w:id="368" w:name="thm-triangle-inequality"/>
    <w:p>
      <w:pPr>
        <w:pStyle w:val="FirstParagraph"/>
      </w:pPr>
      <w:del w:id="6878" w:author="PR Preview" w:date="2026-01-01T00:00:00Z">
        <w:r>
          <w:rPr>
            <w:b/>
            <w:bCs/>
          </w:rPr>
          <w:delText xml:space="preserve">Theorem 59 (Triangle inequality)</w:delText>
        </w:r>
      </w:del>
      <w:del w:id="6879" w:author="PR Preview" w:date="2026-01-01T00:00:00Z">
        <w:r>
          <w:delText xml:space="preserve"> </w:delText>
        </w:r>
      </w:del>
      <w:del w:id="6880" w:author="PR Preview" w:date="2026-01-01T00:00:00Z">
        <w:r>
          <w:delText xml:space="preserve">For any</w:delText>
        </w:r>
      </w:del>
      <w:del w:id="6881" w:author="PR Preview" w:date="2026-01-01T00:00:00Z">
        <w:r>
          <w:delText xml:space="preserve"> </w:delText>
        </w:r>
      </w:del>
      <w:del w:id="6882" w:author="PR Preview" w:date="2026-01-01T00:00:00Z">
        <w:r>
          <w:delText xml:space="preserve">$\mathord{\smash[b]{\underset{\raise.3ex\hbox{$\scriptstyle\sim$}}{x}}\vphantom{x}}, \mathord{\smash[b]{\underset{\raise.3ex\hbox{$\scriptstyle\sim$}}{y}}\vphantom{y}} \in \mathbb{R}^p$</w:delText>
        </w:r>
      </w:del>
      <w:del w:id="6883" w:author="PR Preview" w:date="2026-01-01T00:00:00Z">
        <w:r>
          <w:delText xml:space="preserve">,</w:delText>
        </w:r>
      </w:del>
    </w:p>
    <w:p>
      <w:pPr>
        <w:pStyle w:val="FirstParagraph"/>
      </w:pPr>
      <w:ins w:id="6884" w:author="PR Preview" w:date="2026-01-01T00:00:00Z">
        <w:r>
          <w:rPr>
            <w:b/>
            <w:bCs/>
          </w:rPr>
          <w:t xml:space="preserve">Theorem 60 (Triangle inequality)</w:t>
        </w:r>
      </w:ins>
      <w:ins w:id="6885" w:author="PR Preview" w:date="2026-01-01T00:00:00Z">
        <w:r>
          <w:t xml:space="preserve"> </w:t>
        </w:r>
      </w:ins>
      <w:ins w:id="6886" w:author="PR Preview" w:date="2026-01-01T00:00:00Z">
        <w:r>
          <w:t xml:space="preserve">For any</w:t>
        </w:r>
      </w:ins>
      <w:ins w:id="6887" w:author="PR Preview" w:date="2026-01-01T00:00:00Z">
        <w:r>
          <w:t xml:space="preserve"> </w:t>
        </w:r>
      </w:ins>
      <w:ins w:id="6888" w:author="PR Preview" w:date="2026-01-01T00:00:00Z">
        <w:r>
          <w:t xml:space="preserve">$\mathord{\smash[b]{\underset{\raise.3ex\hbox{$\scriptstyle\sim$}}{x}}\vphantom{x}}, \mathord{\smash[b]{\underset{\raise.3ex\hbox{$\scriptstyle\sim$}}{y}}\vphantom{y}} \in \mathbb{R}^p$</w:t>
        </w:r>
      </w:ins>
      <w:ins w:id="6889" w:author="PR Preview" w:date="2026-01-01T00:00:00Z">
        <w:r>
          <w:t xml:space="preserve">,</w:t>
        </w:r>
      </w:ins>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8"/>
    <w:p>
      <w:pPr>
        <w:pStyle w:val="FirstParagraph"/>
      </w:pPr>
      <w:r>
        <w:rPr>
          <w:i/>
          <w:iCs/>
        </w:rPr>
        <w:t xml:space="preserve">Proof</w:t>
      </w:r>
      <w:r>
        <w:t xml:space="preserve">. </w:t>
      </w:r>
    </w:p>
    <w:p>
      <w:pPr>
        <w:pStyle w:val="BodyText"/>
      </w:pPr>
      <w:del w:id="6890" w:author="PR Preview" w:date="2026-01-01T00:00:00Z">
        <w:r>
          <w:delTex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delText>
        </w:r>
      </w:del>
    </w:p>
    <w:p>
      <w:pPr>
        <w:pStyle w:val="FirstParagraph"/>
      </w:pPr>
      <w:del w:id="6891" w:author="PR Preview" w:date="2026-01-01T00:00:00Z">
        <w:r>
          <w:delText xml:space="preserve">Both</w:delText>
        </w:r>
      </w:del>
      <w:del w:id="6892" w:author="PR Preview" w:date="2026-01-01T00:00:00Z">
        <w:r>
          <w:delText xml:space="preserve"> </w:delText>
        </w:r>
      </w:del>
      <w:del w:id="6893" w:author="PR Preview" w:date="2026-01-01T00:00:00Z">
        <w:r>
          <w:delText xml:space="preserve">$\mathopen{}\left\lVert\mathord{\smash[b]{\underset{\raise.3ex\hbox{$\scriptstyle\sim$}}{x}}\vphantom{x}} + \mathord{\smash[b]{\underset{\raise.3ex\hbox{$\scriptstyle\sim$}}{y}}\vphantom{y}}\right\rVert\mathclose{}$</w:delText>
        </w:r>
      </w:del>
      <w:del w:id="6894" w:author="PR Preview" w:date="2026-01-01T00:00:00Z">
        <w:r>
          <w:delText xml:space="preserve"> </w:delText>
        </w:r>
      </w:del>
      <w:del w:id="6895" w:author="PR Preview" w:date="2026-01-01T00:00:00Z">
        <w:r>
          <w:delText xml:space="preserve">and</w:delText>
        </w:r>
      </w:del>
      <w:del w:id="6896" w:author="PR Preview" w:date="2026-01-01T00:00:00Z">
        <w:r>
          <w:delText xml:space="preserve"> </w:delText>
        </w:r>
      </w:del>
      <w:del w:id="6897" w:author="PR Preview" w:date="2026-01-01T00:00:00Z">
        <w:r>
          <w:delText xml:space="preserve">$\mathopen{}\left\lVert\mathord{\smash[b]{\underset{\raise.3ex\hbox{$\scriptstyle\sim$}}{x}}\vphantom{x}}\right\rVert\mathclose{} + \mathopen{}\left\lVert\mathord{\smash[b]{\underset{\raise.3ex\hbox{$\scriptstyle\sim$}}{y}}\vphantom{y}}\right\rVert\mathclose{}$</w:delText>
        </w:r>
      </w:del>
      <w:del w:id="6898" w:author="PR Preview" w:date="2026-01-01T00:00:00Z">
        <w:r>
          <w:delText xml:space="preserve"> </w:delText>
        </w:r>
      </w:del>
      <w:del w:id="6899" w:author="PR Preview" w:date="2026-01-01T00:00:00Z">
        <w:r>
          <w:delText xml:space="preserve">are nonnegative (</w:delText>
        </w:r>
      </w:del>
      <w:hyperlink w:anchor="thm-norm-properties">
        <w:del w:id="6900" w:author="PR Preview" w:date="2026-01-01T00:00:00Z">
          <w:r>
            <w:rPr>
              <w:rStyle w:val="Hyperlink"/>
            </w:rPr>
            <w:delText xml:space="preserve">Theorem 56</w:delText>
          </w:r>
        </w:del>
      </w:hyperlink>
      <w:del w:id="6901" w:author="PR Preview" w:date="2026-01-01T00:00:00Z">
        <w:r>
          <w:delText xml:space="preserve">),</w:delText>
        </w:r>
      </w:del>
      <w:del w:id="6902" w:author="PR Preview" w:date="2026-01-01T00:00:00Z">
        <w:r>
          <w:delText xml:space="preserve"> </w:delText>
        </w:r>
      </w:del>
      <w:del w:id="6903" w:author="PR Preview" w:date="2026-01-01T00:00:00Z">
        <w:r>
          <w:delText xml:space="preserve">and for nonnegative numbers</w:delText>
        </w:r>
      </w:del>
      <w:del w:id="6904" w:author="PR Preview" w:date="2026-01-01T00:00:00Z">
        <w:r>
          <w:delText xml:space="preserve"> </w:delText>
        </w:r>
      </w:del>
      <m:oMath>
        <m:sSup>
          <m:e>
            <m:r>
              <m:t>a</m:t>
            </m:r>
          </m:e>
          <m:sup>
            <m:r>
              <m:t>2</m:t>
            </m:r>
          </m:sup>
        </m:sSup>
        <m:r>
          <m:rPr>
            <m:sty m:val="p"/>
          </m:rPr>
          <m:t>≤</m:t>
        </m:r>
        <m:sSup>
          <m:e>
            <m:r>
              <m:t>b</m:t>
            </m:r>
          </m:e>
          <m:sup>
            <m:r>
              <m:t>2</m:t>
            </m:r>
          </m:sup>
        </m:sSup>
      </m:oMath>
      <w:del w:id="6905" w:author="PR Preview" w:date="2026-01-01T00:00:00Z">
        <w:r>
          <w:delText xml:space="preserve"> </w:delText>
        </w:r>
      </w:del>
      <w:del w:id="6906" w:author="PR Preview" w:date="2026-01-01T00:00:00Z">
        <w:r>
          <w:delText xml:space="preserve">implies</w:delText>
        </w:r>
      </w:del>
      <w:del w:id="6907" w:author="PR Preview" w:date="2026-01-01T00:00:00Z">
        <w:r>
          <w:delText xml:space="preserve"> </w:delText>
        </w:r>
      </w:del>
      <m:oMath>
        <m:r>
          <m:t>a</m:t>
        </m:r>
        <m:r>
          <m:rPr>
            <m:sty m:val="p"/>
          </m:rPr>
          <m:t>≤</m:t>
        </m:r>
        <m:r>
          <m:t>b</m:t>
        </m:r>
      </m:oMath>
      <w:del w:id="6908" w:author="PR Preview" w:date="2026-01-01T00:00:00Z">
        <w:r>
          <w:delText xml:space="preserve">.</w:delText>
        </w:r>
      </w:del>
    </w:p>
    <w:p>
      <w:pPr>
        <w:pStyle w:val="BodyText"/>
      </w:pPr>
      <w:del w:id="6909" w:author="PR Preview" w:date="2026-01-01T00:00:00Z">
        <w:r>
          <w:rPr>
            <w:b/>
            <w:bCs/>
          </w:rPr>
          <w:delText xml:space="preserve">Example 105 (A strict case and an equality case)</w:delText>
        </w:r>
      </w:del>
      <w:del w:id="6910" w:author="PR Preview" w:date="2026-01-01T00:00:00Z">
        <w:r>
          <w:delText xml:space="preserve"> </w:delText>
        </w:r>
      </w:del>
      <w:del w:id="6911" w:author="PR Preview" w:date="2026-01-01T00:00:00Z">
        <w:r>
          <w:delText xml:space="preserve"> </w:delText>
        </w:r>
      </w:del>
    </w:p>
    <w:p>
      <w:pPr>
        <w:pStyle w:val="BodyText"/>
      </w:pPr>
      <w:ins w:id="6912"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\text{(}\text{Theorem~58}\text{)}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\text{(}\text{Theorem~59}\text{)}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6913" w:author="PR Preview" w:date="2026-01-01T00:00:00Z">
        <w:r>
          <w:t xml:space="preserve">Both</w:t>
        </w:r>
      </w:ins>
      <w:ins w:id="6914" w:author="PR Preview" w:date="2026-01-01T00:00:00Z">
        <w:r>
          <w:t xml:space="preserve"> </w:t>
        </w:r>
      </w:ins>
      <w:ins w:id="6915" w:author="PR Preview" w:date="2026-01-01T00:00:00Z">
        <w:r>
          <w:t xml:space="preserve">$\mathopen{}\left\lVert\mathord{\smash[b]{\underset{\raise.3ex\hbox{$\scriptstyle\sim$}}{x}}\vphantom{x}} + \mathord{\smash[b]{\underset{\raise.3ex\hbox{$\scriptstyle\sim$}}{y}}\vphantom{y}}\right\rVert\mathclose{}$</w:t>
        </w:r>
      </w:ins>
      <w:ins w:id="6916" w:author="PR Preview" w:date="2026-01-01T00:00:00Z">
        <w:r>
          <w:t xml:space="preserve"> </w:t>
        </w:r>
      </w:ins>
      <w:ins w:id="6917" w:author="PR Preview" w:date="2026-01-01T00:00:00Z">
        <w:r>
          <w:t xml:space="preserve">and</w:t>
        </w:r>
      </w:ins>
      <w:ins w:id="6918" w:author="PR Preview" w:date="2026-01-01T00:00:00Z">
        <w:r>
          <w:t xml:space="preserve"> </w:t>
        </w:r>
      </w:ins>
      <w:ins w:id="6919" w:author="PR Preview" w:date="2026-01-01T00:00:00Z">
        <w:r>
          <w:t xml:space="preserve">$\mathopen{}\left\lVert\mathord{\smash[b]{\underset{\raise.3ex\hbox{$\scriptstyle\sim$}}{x}}\vphantom{x}}\right\rVert\mathclose{} + \mathopen{}\left\lVert\mathord{\smash[b]{\underset{\raise.3ex\hbox{$\scriptstyle\sim$}}{y}}\vphantom{y}}\right\rVert\mathclose{}$</w:t>
        </w:r>
      </w:ins>
      <w:ins w:id="6920" w:author="PR Preview" w:date="2026-01-01T00:00:00Z">
        <w:r>
          <w:t xml:space="preserve"> </w:t>
        </w:r>
      </w:ins>
      <w:ins w:id="6921" w:author="PR Preview" w:date="2026-01-01T00:00:00Z">
        <w:r>
          <w:t xml:space="preserve">are nonnegative (</w:t>
        </w:r>
      </w:ins>
      <w:hyperlink w:anchor="thm-norm-properties">
        <w:ins w:id="6922" w:author="PR Preview" w:date="2026-01-01T00:00:00Z">
          <w:r>
            <w:rPr>
              <w:rStyle w:val="Hyperlink"/>
            </w:rPr>
            <w:t xml:space="preserve">Theorem 57</w:t>
          </w:r>
        </w:ins>
      </w:hyperlink>
      <w:ins w:id="6923" w:author="PR Preview" w:date="2026-01-01T00:00:00Z">
        <w:r>
          <w:t xml:space="preserve">),</w:t>
        </w:r>
      </w:ins>
      <w:ins w:id="6924" w:author="PR Preview" w:date="2026-01-01T00:00:00Z">
        <w:r>
          <w:t xml:space="preserve"> </w:t>
        </w:r>
      </w:ins>
      <w:ins w:id="6925" w:author="PR Preview" w:date="2026-01-01T00:00:00Z">
        <w:r>
          <w:t xml:space="preserve">and for nonnegative numbers</w:t>
        </w:r>
      </w:ins>
      <w:ins w:id="6926" w:author="PR Preview" w:date="2026-01-01T00:00:00Z">
        <w:r>
          <w:t xml:space="preserve"> </w:t>
        </w:r>
      </w:ins>
      <m:oMath>
        <m:sSup>
          <m:e>
            <m:r>
              <m:t>a</m:t>
            </m:r>
          </m:e>
          <m:sup>
            <m:r>
              <m:t>2</m:t>
            </m:r>
          </m:sup>
        </m:sSup>
        <m:r>
          <m:rPr>
            <m:sty m:val="p"/>
          </m:rPr>
          <m:t>≤</m:t>
        </m:r>
        <m:sSup>
          <m:e>
            <m:r>
              <m:t>b</m:t>
            </m:r>
          </m:e>
          <m:sup>
            <m:r>
              <m:t>2</m:t>
            </m:r>
          </m:sup>
        </m:sSup>
      </m:oMath>
      <w:ins w:id="6927" w:author="PR Preview" w:date="2026-01-01T00:00:00Z">
        <w:r>
          <w:t xml:space="preserve"> </w:t>
        </w:r>
      </w:ins>
      <w:ins w:id="6928" w:author="PR Preview" w:date="2026-01-01T00:00:00Z">
        <w:r>
          <w:t xml:space="preserve">implies</w:t>
        </w:r>
      </w:ins>
      <w:ins w:id="6929" w:author="PR Preview" w:date="2026-01-01T00:00:00Z">
        <w:r>
          <w:t xml:space="preserve"> </w:t>
        </w:r>
      </w:ins>
      <m:oMath>
        <m:r>
          <m:t>a</m:t>
        </m:r>
        <m:r>
          <m:rPr>
            <m:sty m:val="p"/>
          </m:rPr>
          <m:t>≤</m:t>
        </m:r>
        <m:r>
          <m:t>b</m:t>
        </m:r>
      </m:oMath>
      <w:ins w:id="6930" w:author="PR Preview" w:date="2026-01-01T00:00:00Z">
        <w:r>
          <w:t xml:space="preserve">.</w:t>
        </w:r>
      </w:ins>
    </w:p>
    <w:bookmarkStart w:id="369" w:name="exm-triangle-inequality"/>
    <w:p>
      <w:pPr>
        <w:pStyle w:val="BodyText"/>
      </w:pPr>
      <w:ins w:id="6931" w:author="PR Preview" w:date="2026-01-01T00:00:00Z">
        <w:r>
          <w:rPr>
            <w:b/>
            <w:bCs/>
          </w:rPr>
          <w:t xml:space="preserve">Example 107 (A strict case and an equality case)</w:t>
        </w:r>
      </w:ins>
      <w:ins w:id="6932" w:author="PR Preview" w:date="2026-01-01T00:00:00Z">
        <w:r>
          <w:t xml:space="preserve"> </w:t>
        </w:r>
      </w:ins>
      <w:ins w:id="6933" w:author="PR Preview" w:date="2026-01-01T00:00:00Z">
        <w:r>
          <w:t xml:space="preserve"> </w:t>
        </w:r>
      </w:ins>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9"/>
    <w:bookmarkStart w:id="370" w:name="def-norm"/>
    <w:p>
      <w:pPr>
        <w:pStyle w:val="FirstParagraph"/>
      </w:pPr>
      <w:del w:id="6934" w:author="PR Preview" w:date="2026-01-01T00:00:00Z">
        <w:r>
          <w:rPr>
            <w:b/>
            <w:bCs/>
          </w:rPr>
          <w:delText xml:space="preserve">Definition 71 (Norm (normed vector space, normed space))</w:delText>
        </w:r>
      </w:del>
      <w:del w:id="6935" w:author="PR Preview" w:date="2026-01-01T00:00:00Z">
        <w:r>
          <w:delText xml:space="preserve"> </w:delText>
        </w:r>
      </w:del>
      <w:del w:id="6936" w:author="PR Preview" w:date="2026-01-01T00:00:00Z">
        <w:r>
          <w:delText xml:space="preserve">A</w:delText>
        </w:r>
      </w:del>
      <w:del w:id="6937" w:author="PR Preview" w:date="2026-01-01T00:00:00Z">
        <w:r>
          <w:delText xml:space="preserve"> </w:delText>
        </w:r>
      </w:del>
      <w:del w:id="6938" w:author="PR Preview" w:date="2026-01-01T00:00:00Z">
        <w:r>
          <w:rPr>
            <w:b/>
            <w:bCs/>
          </w:rPr>
          <w:delText xml:space="preserve">norm</w:delText>
        </w:r>
      </w:del>
      <w:del w:id="6939" w:author="PR Preview" w:date="2026-01-01T00:00:00Z">
        <w:r>
          <w:delText xml:space="preserve"> </w:delText>
        </w:r>
      </w:del>
      <w:del w:id="6940" w:author="PR Preview" w:date="2026-01-01T00:00:00Z">
        <w:r>
          <w:delText xml:space="preserve">on a real vector space</w:delText>
        </w:r>
      </w:del>
      <w:del w:id="6941" w:author="PR Preview" w:date="2026-01-01T00:00:00Z">
        <w:r>
          <w:delText xml:space="preserve"> </w:delText>
        </w:r>
      </w:del>
      <m:oMath>
        <m:r>
          <m:t>V</m:t>
        </m:r>
      </m:oMath>
      <w:del w:id="6942" w:author="PR Preview" w:date="2026-01-01T00:00:00Z">
        <w:r>
          <w:delText xml:space="preserve"> </w:delText>
        </w:r>
      </w:del>
      <w:del w:id="6943" w:author="PR Preview" w:date="2026-01-01T00:00:00Z">
        <w:r>
          <w:delText xml:space="preserve">is a function</w:delText>
        </w:r>
      </w:del>
      <w:del w:id="6944"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6945" w:author="PR Preview" w:date="2026-01-01T00:00:00Z">
        <w:r>
          <w:delText xml:space="preserve"> </w:delText>
        </w:r>
      </w:del>
      <w:del w:id="6946" w:author="PR Preview" w:date="2026-01-01T00:00:00Z">
        <w:r>
          <w:delText xml:space="preserve">that assigns to each vector</w:delText>
        </w:r>
      </w:del>
      <w:del w:id="6947" w:author="PR Preview" w:date="2026-01-01T00:00:00Z">
        <w:r>
          <w:delText xml:space="preserve"> </w:delText>
        </w:r>
      </w:del>
      <w:del w:id="6948" w:author="PR Preview" w:date="2026-01-01T00:00:00Z">
        <w:r>
          <w:delText xml:space="preserve">$\mathord{\smash[b]{\underset{\raise.3ex\hbox{$\scriptstyle\sim$}}{x}}\vphantom{x}}\in V$</w:delText>
        </w:r>
      </w:del>
      <w:del w:id="6949" w:author="PR Preview" w:date="2026-01-01T00:00:00Z">
        <w:r>
          <w:delText xml:space="preserve"> </w:delText>
        </w:r>
      </w:del>
      <w:del w:id="6950" w:author="PR Preview" w:date="2026-01-01T00:00:00Z">
        <w:r>
          <w:delText xml:space="preserve">a nonnegative real number</w:delText>
        </w:r>
      </w:del>
      <w:del w:id="6951" w:author="PR Preview" w:date="2026-01-01T00:00:00Z">
        <w:r>
          <w:delText xml:space="preserve"> </w:delText>
        </w:r>
      </w:del>
      <w:del w:id="6952" w:author="PR Preview" w:date="2026-01-01T00:00:00Z">
        <w:r>
          <w:delText xml:space="preserve">$\mathopen{}\left\lVert\mathord{\smash[b]{\underset{\raise.3ex\hbox{$\scriptstyle\sim$}}{x}}\vphantom{x}}\right\rVert\mathclose{}$</w:delText>
        </w:r>
      </w:del>
      <w:del w:id="6953" w:author="PR Preview" w:date="2026-01-01T00:00:00Z">
        <w:r>
          <w:delText xml:space="preserve">,</w:delText>
        </w:r>
      </w:del>
      <w:del w:id="6954" w:author="PR Preview" w:date="2026-01-01T00:00:00Z">
        <w:r>
          <w:delText xml:space="preserve"> </w:delText>
        </w:r>
      </w:del>
      <w:del w:id="6955" w:author="PR Preview" w:date="2026-01-01T00:00:00Z">
        <w:r>
          <w:delText xml:space="preserve">and satisfies the following three axioms for all</w:delText>
        </w:r>
      </w:del>
      <w:del w:id="6956" w:author="PR Preview" w:date="2026-01-01T00:00:00Z">
        <w:r>
          <w:delText xml:space="preserve"> </w:delText>
        </w:r>
      </w:del>
      <w:del w:id="6957" w:author="PR Preview" w:date="2026-01-01T00:00:00Z">
        <w:r>
          <w:delText xml:space="preserve">$\mathord{\smash[b]{\underset{\raise.3ex\hbox{$\scriptstyle\sim$}}{x}}\vphantom{x}}, \mathord{\smash[b]{\underset{\raise.3ex\hbox{$\scriptstyle\sim$}}{y}}\vphantom{y}}\in V$</w:delText>
        </w:r>
      </w:del>
      <w:del w:id="6958" w:author="PR Preview" w:date="2026-01-01T00:00:00Z">
        <w:r>
          <w:delText xml:space="preserve"> </w:delText>
        </w:r>
      </w:del>
      <w:del w:id="6959" w:author="PR Preview" w:date="2026-01-01T00:00:00Z">
        <w:r>
          <w:delText xml:space="preserve">and all scalars</w:delText>
        </w:r>
      </w:del>
      <w:del w:id="6960" w:author="PR Preview" w:date="2026-01-01T00:00:00Z">
        <w:r>
          <w:delText xml:space="preserve"> </w:delText>
        </w:r>
      </w:del>
      <m:oMath>
        <m:r>
          <m:t>c</m:t>
        </m:r>
        <m:r>
          <m:rPr>
            <m:sty m:val="p"/>
          </m:rPr>
          <m:t>∈</m:t>
        </m:r>
        <m:r>
          <m:rPr>
            <m:scr m:val="double-struck"/>
            <m:sty m:val="p"/>
          </m:rPr>
          <m:t>R</m:t>
        </m:r>
      </m:oMath>
      <w:del w:id="6961" w:author="PR Preview" w:date="2026-01-01T00:00:00Z">
        <w:r>
          <w:delText xml:space="preserve">:</w:delText>
        </w:r>
      </w:del>
    </w:p>
    <w:p>
      <w:pPr>
        <w:pStyle w:val="FirstParagraph"/>
      </w:pPr>
      <w:ins w:id="6962" w:author="PR Preview" w:date="2026-01-01T00:00:00Z">
        <w:r>
          <w:rPr>
            <w:b/>
            <w:bCs/>
          </w:rPr>
          <w:t xml:space="preserve">Definition 71 (Norm (normed vector space, normed space))</w:t>
        </w:r>
      </w:ins>
      <w:ins w:id="6963" w:author="PR Preview" w:date="2026-01-01T00:00:00Z">
        <w:r>
          <w:t xml:space="preserve"> </w:t>
        </w:r>
      </w:ins>
      <w:ins w:id="6964" w:author="PR Preview" w:date="2026-01-01T00:00:00Z">
        <w:r>
          <w:t xml:space="preserve">A</w:t>
        </w:r>
      </w:ins>
      <w:ins w:id="6965" w:author="PR Preview" w:date="2026-01-01T00:00:00Z">
        <w:r>
          <w:t xml:space="preserve"> </w:t>
        </w:r>
      </w:ins>
      <w:ins w:id="6966" w:author="PR Preview" w:date="2026-01-01T00:00:00Z">
        <w:r>
          <w:rPr>
            <w:b/>
            <w:bCs/>
          </w:rPr>
          <w:t xml:space="preserve">norm</w:t>
        </w:r>
      </w:ins>
      <w:ins w:id="6967" w:author="PR Preview" w:date="2026-01-01T00:00:00Z">
        <w:r>
          <w:t xml:space="preserve"> </w:t>
        </w:r>
      </w:ins>
      <w:ins w:id="6968" w:author="PR Preview" w:date="2026-01-01T00:00:00Z">
        <w:r>
          <w:t xml:space="preserve">[53]</w:t>
        </w:r>
      </w:ins>
      <w:ins w:id="6969" w:author="PR Preview" w:date="2026-01-01T00:00:00Z">
        <w:r>
          <w:t xml:space="preserve"> </w:t>
        </w:r>
      </w:ins>
      <w:ins w:id="6970" w:author="PR Preview" w:date="2026-01-01T00:00:00Z">
        <w:r>
          <w:t xml:space="preserve">on a real vector space</w:t>
        </w:r>
      </w:ins>
      <w:ins w:id="6971" w:author="PR Preview" w:date="2026-01-01T00:00:00Z">
        <w:r>
          <w:t xml:space="preserve"> </w:t>
        </w:r>
      </w:ins>
      <m:oMath>
        <m:r>
          <m:t>V</m:t>
        </m:r>
      </m:oMath>
      <w:ins w:id="6972" w:author="PR Preview" w:date="2026-01-01T00:00:00Z">
        <w:r>
          <w:t xml:space="preserve"> </w:t>
        </w:r>
      </w:ins>
      <w:ins w:id="6973" w:author="PR Preview" w:date="2026-01-01T00:00:00Z">
        <w:r>
          <w:t xml:space="preserve">is a function</w:t>
        </w:r>
      </w:ins>
      <w:ins w:id="6974"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6975" w:author="PR Preview" w:date="2026-01-01T00:00:00Z">
        <w:r>
          <w:t xml:space="preserve"> </w:t>
        </w:r>
      </w:ins>
      <w:ins w:id="6976" w:author="PR Preview" w:date="2026-01-01T00:00:00Z">
        <w:r>
          <w:t xml:space="preserve">that assigns to each vector</w:t>
        </w:r>
      </w:ins>
      <w:ins w:id="6977" w:author="PR Preview" w:date="2026-01-01T00:00:00Z">
        <w:r>
          <w:t xml:space="preserve"> </w:t>
        </w:r>
      </w:ins>
      <w:ins w:id="6978" w:author="PR Preview" w:date="2026-01-01T00:00:00Z">
        <w:r>
          <w:t xml:space="preserve">$\mathord{\smash[b]{\underset{\raise.3ex\hbox{$\scriptstyle\sim$}}{x}}\vphantom{x}}\in V$</w:t>
        </w:r>
      </w:ins>
      <w:ins w:id="6979" w:author="PR Preview" w:date="2026-01-01T00:00:00Z">
        <w:r>
          <w:t xml:space="preserve"> </w:t>
        </w:r>
      </w:ins>
      <w:ins w:id="6980" w:author="PR Preview" w:date="2026-01-01T00:00:00Z">
        <w:r>
          <w:t xml:space="preserve">a nonnegative real number</w:t>
        </w:r>
      </w:ins>
      <w:ins w:id="6981" w:author="PR Preview" w:date="2026-01-01T00:00:00Z">
        <w:r>
          <w:t xml:space="preserve"> </w:t>
        </w:r>
      </w:ins>
      <w:ins w:id="6982" w:author="PR Preview" w:date="2026-01-01T00:00:00Z">
        <w:r>
          <w:t xml:space="preserve">$\mathopen{}\left\lVert\mathord{\smash[b]{\underset{\raise.3ex\hbox{$\scriptstyle\sim$}}{x}}\vphantom{x}}\right\rVert\mathclose{}$</w:t>
        </w:r>
      </w:ins>
      <w:ins w:id="6983" w:author="PR Preview" w:date="2026-01-01T00:00:00Z">
        <w:r>
          <w:t xml:space="preserve">,</w:t>
        </w:r>
      </w:ins>
      <w:ins w:id="6984" w:author="PR Preview" w:date="2026-01-01T00:00:00Z">
        <w:r>
          <w:t xml:space="preserve"> </w:t>
        </w:r>
      </w:ins>
      <w:ins w:id="6985" w:author="PR Preview" w:date="2026-01-01T00:00:00Z">
        <w:r>
          <w:t xml:space="preserve">and satisfies the following three axioms for all</w:t>
        </w:r>
      </w:ins>
      <w:ins w:id="6986" w:author="PR Preview" w:date="2026-01-01T00:00:00Z">
        <w:r>
          <w:t xml:space="preserve"> </w:t>
        </w:r>
      </w:ins>
      <w:ins w:id="6987" w:author="PR Preview" w:date="2026-01-01T00:00:00Z">
        <w:r>
          <w:t xml:space="preserve">$\mathord{\smash[b]{\underset{\raise.3ex\hbox{$\scriptstyle\sim$}}{x}}\vphantom{x}}, \mathord{\smash[b]{\underset{\raise.3ex\hbox{$\scriptstyle\sim$}}{y}}\vphantom{y}}\in V$</w:t>
        </w:r>
      </w:ins>
      <w:ins w:id="6988" w:author="PR Preview" w:date="2026-01-01T00:00:00Z">
        <w:r>
          <w:t xml:space="preserve"> </w:t>
        </w:r>
      </w:ins>
      <w:ins w:id="6989" w:author="PR Preview" w:date="2026-01-01T00:00:00Z">
        <w:r>
          <w:t xml:space="preserve">and all scalars</w:t>
        </w:r>
      </w:ins>
      <w:ins w:id="6990" w:author="PR Preview" w:date="2026-01-01T00:00:00Z">
        <w:r>
          <w:t xml:space="preserve"> </w:t>
        </w:r>
      </w:ins>
      <m:oMath>
        <m:r>
          <m:t>c</m:t>
        </m:r>
        <m:r>
          <m:rPr>
            <m:sty m:val="p"/>
          </m:rPr>
          <m:t>∈</m:t>
        </m:r>
        <m:r>
          <m:rPr>
            <m:scr m:val="double-struck"/>
            <m:sty m:val="p"/>
          </m:rPr>
          <m:t>R</m:t>
        </m:r>
      </m:oMath>
      <w:ins w:id="6991" w:author="PR Preview" w:date="2026-01-01T00:00:00Z">
        <w:r>
          <w:t xml:space="preserve">:</w:t>
        </w:r>
      </w:ins>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0"/>
    <w:bookmarkStart w:id="371" w:name="exm-norm-euclidean"/>
    <w:p>
      <w:pPr>
        <w:pStyle w:val="BodyText"/>
      </w:pPr>
      <w:del w:id="6992" w:author="PR Preview" w:date="2026-01-01T00:00:00Z">
        <w:r>
          <w:rPr>
            <w:b/>
            <w:bCs/>
          </w:rPr>
          <w:delText xml:space="preserve">Example 106 (Euclidean space as a normed vector space)</w:delText>
        </w:r>
      </w:del>
      <w:del w:id="6993" w:author="PR Preview" w:date="2026-01-01T00:00:00Z">
        <w:r>
          <w:delText xml:space="preserve"> </w:delText>
        </w:r>
      </w:del>
      <w:del w:id="6994" w:author="PR Preview" w:date="2026-01-01T00:00:00Z">
        <w:r>
          <w:delText xml:space="preserve">The Euclidean space</w:delText>
        </w:r>
      </w:del>
      <w:del w:id="6995" w:author="PR Preview" w:date="2026-01-01T00:00:00Z">
        <w:r>
          <w:delText xml:space="preserve"> </w:delText>
        </w:r>
      </w:del>
      <m:oMath>
        <m:sSup>
          <m:e>
            <m:r>
              <m:rPr>
                <m:scr m:val="double-struck"/>
                <m:sty m:val="p"/>
              </m:rPr>
              <m:t>R</m:t>
            </m:r>
          </m:e>
          <m:sup>
            <m:r>
              <m:t>p</m:t>
            </m:r>
          </m:sup>
        </m:sSup>
      </m:oMath>
      <w:del w:id="6996" w:author="PR Preview" w:date="2026-01-01T00:00:00Z">
        <w:r>
          <w:delText xml:space="preserve"> </w:delText>
        </w:r>
      </w:del>
      <w:del w:id="6997" w:author="PR Preview" w:date="2026-01-01T00:00:00Z">
        <w:r>
          <w:delText xml:space="preserve">equipped with the Euclidean norm (</w:delText>
        </w:r>
      </w:del>
      <w:hyperlink w:anchor="def-euclidean-norm">
        <w:del w:id="6998" w:author="PR Preview" w:date="2026-01-01T00:00:00Z">
          <w:r>
            <w:rPr>
              <w:rStyle w:val="Hyperlink"/>
            </w:rPr>
            <w:delText xml:space="preserve">Definition 16</w:delText>
          </w:r>
        </w:del>
      </w:hyperlink>
      <w:del w:id="6999" w:author="PR Preview" w:date="2026-01-01T00:00:00Z">
        <w:r>
          <w:delText xml:space="preserve">)</w:delText>
        </w:r>
      </w:del>
      <w:del w:id="7000" w:author="PR Preview" w:date="2026-01-01T00:00:00Z">
        <w:r>
          <w:delText xml:space="preserve"> </w:delText>
        </w:r>
      </w:del>
      <w:del w:id="7001" w:author="PR Preview" w:date="2026-01-01T00:00:00Z">
        <w:r>
          <w:delText xml:space="preserve">is a normed vector space:</w:delText>
        </w:r>
      </w:del>
    </w:p>
    <w:p>
      <w:pPr>
        <w:pStyle w:val="Compact"/>
        <w:numPr>
          <w:ilvl w:val="0"/>
          <w:numId w:val="1057"/>
        </w:numPr>
      </w:pPr>
      <w:del w:id="7002" w:author="PR Preview" w:date="2026-01-01T00:00:00Z">
        <w:r>
          <w:delText xml:space="preserve">Positivity and absolute homogeneity hold by</w:delText>
        </w:r>
      </w:del>
      <w:del w:id="7003" w:author="PR Preview" w:date="2026-01-01T00:00:00Z">
        <w:r>
          <w:delText xml:space="preserve"> </w:delText>
        </w:r>
      </w:del>
      <w:hyperlink w:anchor="thm-norm-properties">
        <w:del w:id="7004" w:author="PR Preview" w:date="2026-01-01T00:00:00Z">
          <w:r>
            <w:rPr>
              <w:rStyle w:val="Hyperlink"/>
            </w:rPr>
            <w:delText xml:space="preserve">Theorem 56</w:delText>
          </w:r>
        </w:del>
      </w:hyperlink>
      <w:del w:id="7005" w:author="PR Preview" w:date="2026-01-01T00:00:00Z">
        <w:r>
          <w:delText xml:space="preserve">.</w:delText>
        </w:r>
      </w:del>
    </w:p>
    <w:p>
      <w:pPr>
        <w:pStyle w:val="Compact"/>
        <w:numPr>
          <w:ilvl w:val="0"/>
          <w:numId w:val="1057"/>
        </w:numPr>
      </w:pPr>
      <w:del w:id="7006" w:author="PR Preview" w:date="2026-01-01T00:00:00Z">
        <w:r>
          <w:delText xml:space="preserve">The triangle inequality holds by</w:delText>
        </w:r>
      </w:del>
      <w:del w:id="7007" w:author="PR Preview" w:date="2026-01-01T00:00:00Z">
        <w:r>
          <w:delText xml:space="preserve"> </w:delText>
        </w:r>
      </w:del>
      <w:hyperlink w:anchor="thm-triangle-inequality">
        <w:del w:id="7008" w:author="PR Preview" w:date="2026-01-01T00:00:00Z">
          <w:r>
            <w:rPr>
              <w:rStyle w:val="Hyperlink"/>
            </w:rPr>
            <w:delText xml:space="preserve">Theorem 59</w:delText>
          </w:r>
        </w:del>
      </w:hyperlink>
      <w:del w:id="7009" w:author="PR Preview" w:date="2026-01-01T00:00:00Z">
        <w:r>
          <w:delText xml:space="preserve">.</w:delText>
        </w:r>
      </w:del>
    </w:p>
    <w:p>
      <w:pPr>
        <w:pStyle w:val="BodyText"/>
      </w:pPr>
      <w:ins w:id="7010" w:author="PR Preview" w:date="2026-01-01T00:00:00Z">
        <w:r>
          <w:rPr>
            <w:b/>
            <w:bCs/>
          </w:rPr>
          <w:t xml:space="preserve">Example 108 (Euclidean space as a normed vector space)</w:t>
        </w:r>
      </w:ins>
      <w:ins w:id="7011" w:author="PR Preview" w:date="2026-01-01T00:00:00Z">
        <w:r>
          <w:t xml:space="preserve"> </w:t>
        </w:r>
      </w:ins>
      <w:ins w:id="7012" w:author="PR Preview" w:date="2026-01-01T00:00:00Z">
        <w:r>
          <w:t xml:space="preserve">The Euclidean space</w:t>
        </w:r>
      </w:ins>
      <w:ins w:id="7013" w:author="PR Preview" w:date="2026-01-01T00:00:00Z">
        <w:r>
          <w:t xml:space="preserve"> </w:t>
        </w:r>
      </w:ins>
      <m:oMath>
        <m:sSup>
          <m:e>
            <m:r>
              <m:rPr>
                <m:scr m:val="double-struck"/>
                <m:sty m:val="p"/>
              </m:rPr>
              <m:t>R</m:t>
            </m:r>
          </m:e>
          <m:sup>
            <m:r>
              <m:t>p</m:t>
            </m:r>
          </m:sup>
        </m:sSup>
      </m:oMath>
      <w:ins w:id="7014" w:author="PR Preview" w:date="2026-01-01T00:00:00Z">
        <w:r>
          <w:t xml:space="preserve"> </w:t>
        </w:r>
      </w:ins>
      <w:ins w:id="7015" w:author="PR Preview" w:date="2026-01-01T00:00:00Z">
        <w:r>
          <w:t xml:space="preserve">equipped with the Euclidean norm (</w:t>
        </w:r>
      </w:ins>
      <w:hyperlink w:anchor="def-euclidean-norm">
        <w:ins w:id="7016" w:author="PR Preview" w:date="2026-01-01T00:00:00Z">
          <w:r>
            <w:rPr>
              <w:rStyle w:val="Hyperlink"/>
            </w:rPr>
            <w:t xml:space="preserve">Definition 16</w:t>
          </w:r>
        </w:ins>
      </w:hyperlink>
      <w:ins w:id="7017" w:author="PR Preview" w:date="2026-01-01T00:00:00Z">
        <w:r>
          <w:t xml:space="preserve">)</w:t>
        </w:r>
      </w:ins>
      <w:ins w:id="7018" w:author="PR Preview" w:date="2026-01-01T00:00:00Z">
        <w:r>
          <w:t xml:space="preserve"> </w:t>
        </w:r>
      </w:ins>
      <w:ins w:id="7019" w:author="PR Preview" w:date="2026-01-01T00:00:00Z">
        <w:r>
          <w:t xml:space="preserve">is a normed vector space:</w:t>
        </w:r>
      </w:ins>
    </w:p>
    <w:p>
      <w:pPr>
        <w:pStyle w:val="Compact"/>
        <w:numPr>
          <w:ilvl w:val="0"/>
          <w:numId w:val="1057"/>
        </w:numPr>
      </w:pPr>
      <w:ins w:id="7020" w:author="PR Preview" w:date="2026-01-01T00:00:00Z">
        <w:r>
          <w:t xml:space="preserve">Positivity and absolute homogeneity hold by</w:t>
        </w:r>
      </w:ins>
      <w:ins w:id="7021" w:author="PR Preview" w:date="2026-01-01T00:00:00Z">
        <w:r>
          <w:t xml:space="preserve"> </w:t>
        </w:r>
      </w:ins>
      <w:hyperlink w:anchor="thm-norm-properties">
        <w:ins w:id="7022" w:author="PR Preview" w:date="2026-01-01T00:00:00Z">
          <w:r>
            <w:rPr>
              <w:rStyle w:val="Hyperlink"/>
            </w:rPr>
            <w:t xml:space="preserve">Theorem 57</w:t>
          </w:r>
        </w:ins>
      </w:hyperlink>
      <w:ins w:id="7023" w:author="PR Preview" w:date="2026-01-01T00:00:00Z">
        <w:r>
          <w:t xml:space="preserve">.</w:t>
        </w:r>
      </w:ins>
    </w:p>
    <w:p>
      <w:pPr>
        <w:pStyle w:val="Compact"/>
        <w:numPr>
          <w:ilvl w:val="0"/>
          <w:numId w:val="1057"/>
        </w:numPr>
      </w:pPr>
      <w:ins w:id="7024" w:author="PR Preview" w:date="2026-01-01T00:00:00Z">
        <w:r>
          <w:t xml:space="preserve">The triangle inequality holds by</w:t>
        </w:r>
      </w:ins>
      <w:ins w:id="7025" w:author="PR Preview" w:date="2026-01-01T00:00:00Z">
        <w:r>
          <w:t xml:space="preserve"> </w:t>
        </w:r>
      </w:ins>
      <w:hyperlink w:anchor="thm-triangle-inequality">
        <w:ins w:id="7026" w:author="PR Preview" w:date="2026-01-01T00:00:00Z">
          <w:r>
            <w:rPr>
              <w:rStyle w:val="Hyperlink"/>
            </w:rPr>
            <w:t xml:space="preserve">Theorem 60</w:t>
          </w:r>
        </w:ins>
      </w:hyperlink>
      <w:ins w:id="7027" w:author="PR Preview" w:date="2026-01-01T00:00:00Z">
        <w:r>
          <w:t xml:space="preserve">.</w:t>
        </w:r>
      </w:ins>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1"/>
    <w:bookmarkStart w:id="372" w:name="def-vector-p-norm"/>
    <w:p>
      <w:pPr>
        <w:pStyle w:val="BodyText"/>
      </w:pPr>
      <w:del w:id="7028" w:author="PR Preview" w:date="2026-01-01T00:00:00Z">
        <w:r>
          <w:rPr>
            <w:b/>
            <w:bCs/>
          </w:rPr>
          <w:delText xml:space="preserve">Definition 72 (Vector</w:delText>
        </w:r>
      </w:del>
      <w:del w:id="7029" w:author="PR Preview" w:date="2026-01-01T00:00:00Z">
        <w:r>
          <w:rPr>
            <w:b/>
            <w:bCs/>
          </w:rPr>
          <w:delText xml:space="preserve"> </w:delText>
        </w:r>
      </w:del>
      <m:oMath>
        <m:r>
          <m:t>p</m:t>
        </m:r>
      </m:oMath>
      <w:del w:id="7030" w:author="PR Preview" w:date="2026-01-01T00:00:00Z">
        <w:r>
          <w:rPr>
            <w:b/>
            <w:bCs/>
          </w:rPr>
          <w:delText xml:space="preserve">-norm (</w:delText>
        </w:r>
      </w:del>
      <m:oMath>
        <m:sSub>
          <m:e>
            <m:r>
              <m:t>ℓ</m:t>
            </m:r>
          </m:e>
          <m:sub>
            <m:r>
              <m:t>p</m:t>
            </m:r>
          </m:sub>
        </m:sSub>
      </m:oMath>
      <w:del w:id="7031" w:author="PR Preview" w:date="2026-01-01T00:00:00Z">
        <w:r>
          <w:rPr>
            <w:b/>
            <w:bCs/>
          </w:rPr>
          <w:delText xml:space="preserve"> </w:delText>
        </w:r>
      </w:del>
      <w:del w:id="7032" w:author="PR Preview" w:date="2026-01-01T00:00:00Z">
        <w:r>
          <w:rPr>
            <w:b/>
            <w:bCs/>
          </w:rPr>
          <w:delText xml:space="preserve">norm,</w:delText>
        </w:r>
      </w:del>
      <w:del w:id="7033" w:author="PR Preview" w:date="2026-01-01T00:00:00Z">
        <w:r>
          <w:rPr>
            <w:b/>
            <w:bCs/>
          </w:rPr>
          <w:delText xml:space="preserve"> </w:delText>
        </w:r>
      </w:del>
      <m:oMath>
        <m:sSub>
          <m:e>
            <m:r>
              <m:t>ℓ</m:t>
            </m:r>
          </m:e>
          <m:sub>
            <m:r>
              <m:t>1</m:t>
            </m:r>
          </m:sub>
        </m:sSub>
      </m:oMath>
      <w:del w:id="7034" w:author="PR Preview" w:date="2026-01-01T00:00:00Z">
        <w:r>
          <w:rPr>
            <w:b/>
            <w:bCs/>
          </w:rPr>
          <w:delText xml:space="preserve"> </w:delText>
        </w:r>
      </w:del>
      <w:del w:id="7035" w:author="PR Preview" w:date="2026-01-01T00:00:00Z">
        <w:r>
          <w:rPr>
            <w:b/>
            <w:bCs/>
          </w:rPr>
          <w:delText xml:space="preserve">norm, taxicab norm, Manhattan norm,</w:delText>
        </w:r>
      </w:del>
      <w:del w:id="7036" w:author="PR Preview" w:date="2026-01-01T00:00:00Z">
        <w:r>
          <w:rPr>
            <w:b/>
            <w:bCs/>
          </w:rPr>
          <w:delText xml:space="preserve"> </w:delText>
        </w:r>
      </w:del>
      <m:oMath>
        <m:sSub>
          <m:e>
            <m:r>
              <m:t>ℓ</m:t>
            </m:r>
          </m:e>
          <m:sub>
            <m:r>
              <m:t>2</m:t>
            </m:r>
          </m:sub>
        </m:sSub>
      </m:oMath>
      <w:del w:id="7037" w:author="PR Preview" w:date="2026-01-01T00:00:00Z">
        <w:r>
          <w:rPr>
            <w:b/>
            <w:bCs/>
          </w:rPr>
          <w:delText xml:space="preserve"> </w:delText>
        </w:r>
      </w:del>
      <w:del w:id="7038" w:author="PR Preview" w:date="2026-01-01T00:00:00Z">
        <w:r>
          <w:rPr>
            <w:b/>
            <w:bCs/>
          </w:rPr>
          <w:delText xml:space="preserve">norm, infinity norm))</w:delText>
        </w:r>
      </w:del>
      <w:del w:id="7039" w:author="PR Preview" w:date="2026-01-01T00:00:00Z">
        <w:r>
          <w:delText xml:space="preserve"> </w:delText>
        </w:r>
      </w:del>
      <w:del w:id="7040" w:author="PR Preview" w:date="2026-01-01T00:00:00Z">
        <w:r>
          <w:delText xml:space="preserve">For a vector</w:delText>
        </w:r>
      </w:del>
      <w:del w:id="7041" w:author="PR Preview" w:date="2026-01-01T00:00:00Z">
        <w:r>
          <w:delText xml:space="preserve"> </w:delText>
        </w:r>
      </w:del>
      <w:del w:id="7042" w:author="PR Preview" w:date="2026-01-01T00:00:00Z">
        <w:r>
          <w:delText xml:space="preserve">$\mathord{\smash[b]{\underset{\raise.3ex\hbox{$\scriptstyle\sim$}}{x}}\vphantom{x}}= (x_1, \ldots, x_p) \in \mathbb{R}^p$</w:delText>
        </w:r>
      </w:del>
      <w:del w:id="7043" w:author="PR Preview" w:date="2026-01-01T00:00:00Z">
        <w:r>
          <w:delText xml:space="preserve"> </w:delText>
        </w:r>
      </w:del>
      <w:del w:id="7044" w:author="PR Preview" w:date="2026-01-01T00:00:00Z">
        <w:r>
          <w:delText xml:space="preserve">and any real number</w:delText>
        </w:r>
      </w:del>
      <w:del w:id="7045" w:author="PR Preview" w:date="2026-01-01T00:00:00Z">
        <w:r>
          <w:delText xml:space="preserve"> </w:delText>
        </w:r>
      </w:del>
      <m:oMath>
        <m:r>
          <m:t>k</m:t>
        </m:r>
        <m:r>
          <m:rPr>
            <m:sty m:val="p"/>
          </m:rPr>
          <m:t>≥</m:t>
        </m:r>
        <m:r>
          <m:t>1</m:t>
        </m:r>
      </m:oMath>
      <w:del w:id="7046" w:author="PR Preview" w:date="2026-01-01T00:00:00Z">
        <w:r>
          <w:delText xml:space="preserve">,</w:delText>
        </w:r>
      </w:del>
      <w:del w:id="7047" w:author="PR Preview" w:date="2026-01-01T00:00:00Z">
        <w:r>
          <w:delText xml:space="preserve"> </w:delText>
        </w:r>
      </w:del>
      <w:del w:id="7048" w:author="PR Preview" w:date="2026-01-01T00:00:00Z">
        <w:r>
          <w:delText xml:space="preserve">the</w:delText>
        </w:r>
      </w:del>
      <w:del w:id="7049" w:author="PR Preview" w:date="2026-01-01T00:00:00Z">
        <w:r>
          <w:delText xml:space="preserve"> </w:delText>
        </w:r>
      </w:del>
      <w:del w:id="7050" w:author="PR Preview" w:date="2026-01-01T00:00:00Z">
        <w:r>
          <w:rPr>
            <w:b/>
            <w:bCs/>
          </w:rPr>
          <w:delText xml:space="preserve">vector</w:delText>
        </w:r>
      </w:del>
      <w:del w:id="7051" w:author="PR Preview" w:date="2026-01-01T00:00:00Z">
        <w:r>
          <w:rPr>
            <w:b/>
            <w:bCs/>
          </w:rPr>
          <w:delText xml:space="preserve"> </w:delText>
        </w:r>
      </w:del>
      <m:oMath>
        <m:r>
          <m:t>p</m:t>
        </m:r>
      </m:oMath>
      <w:del w:id="7052" w:author="PR Preview" w:date="2026-01-01T00:00:00Z">
        <w:r>
          <w:rPr>
            <w:b/>
            <w:bCs/>
          </w:rPr>
          <w:delText xml:space="preserve">-norm</w:delText>
        </w:r>
      </w:del>
      <w:del w:id="7053" w:author="PR Preview" w:date="2026-01-01T00:00:00Z">
        <w:r>
          <w:delText xml:space="preserve"> </w:delText>
        </w:r>
      </w:del>
      <w:del w:id="7054" w:author="PR Preview" w:date="2026-01-01T00:00:00Z">
        <w:r>
          <w:delText xml:space="preserve">(or</w:delText>
        </w:r>
      </w:del>
      <w:del w:id="7055" w:author="PR Preview" w:date="2026-01-01T00:00:00Z">
        <w:r>
          <w:delText xml:space="preserve"> </w:delText>
        </w:r>
      </w:del>
      <m:oMath>
        <m:sSub>
          <m:e>
            <m:r>
              <m:t>ℓ</m:t>
            </m:r>
          </m:e>
          <m:sub>
            <m:r>
              <m:t>p</m:t>
            </m:r>
          </m:sub>
        </m:sSub>
      </m:oMath>
      <w:del w:id="7056" w:author="PR Preview" w:date="2026-01-01T00:00:00Z">
        <w:r>
          <w:rPr>
            <w:b/>
            <w:bCs/>
          </w:rPr>
          <w:delText xml:space="preserve"> </w:delText>
        </w:r>
      </w:del>
      <w:del w:id="7057" w:author="PR Preview" w:date="2026-01-01T00:00:00Z">
        <w:r>
          <w:rPr>
            <w:b/>
            <w:bCs/>
          </w:rPr>
          <w:delText xml:space="preserve">norm</w:delText>
        </w:r>
      </w:del>
      <w:del w:id="7058" w:author="PR Preview" w:date="2026-01-01T00:00:00Z">
        <w:r>
          <w:delText xml:space="preserve">, traditionally named with parameter</w:delText>
        </w:r>
      </w:del>
      <w:del w:id="7059" w:author="PR Preview" w:date="2026-01-01T00:00:00Z">
        <w:r>
          <w:delText xml:space="preserve"> </w:delText>
        </w:r>
      </w:del>
      <m:oMath>
        <m:r>
          <m:t>p</m:t>
        </m:r>
      </m:oMath>
      <w:del w:id="7060" w:author="PR Preview" w:date="2026-01-01T00:00:00Z">
        <w:r>
          <w:delText xml:space="preserve"> </w:delText>
        </w:r>
      </w:del>
      <w:del w:id="7061" w:author="PR Preview" w:date="2026-01-01T00:00:00Z">
        <w:r>
          <w:delText xml:space="preserve">but denoted here with exponent</w:delText>
        </w:r>
      </w:del>
      <w:del w:id="7062" w:author="PR Preview" w:date="2026-01-01T00:00:00Z">
        <w:r>
          <w:delText xml:space="preserve"> </w:delText>
        </w:r>
      </w:del>
      <m:oMath>
        <m:r>
          <m:t>k</m:t>
        </m:r>
      </m:oMath>
      <w:del w:id="7063" w:author="PR Preview" w:date="2026-01-01T00:00:00Z">
        <w:r>
          <w:delText xml:space="preserve"> </w:delText>
        </w:r>
      </w:del>
      <w:del w:id="7064" w:author="PR Preview" w:date="2026-01-01T00:00:00Z">
        <w:r>
          <w:delText xml:space="preserve">to avoid clashing with the ambient vector dimension</w:delText>
        </w:r>
      </w:del>
      <w:del w:id="7065" w:author="PR Preview" w:date="2026-01-01T00:00:00Z">
        <w:r>
          <w:delText xml:space="preserve"> </w:delText>
        </w:r>
      </w:del>
      <m:oMath>
        <m:r>
          <m:t>p</m:t>
        </m:r>
      </m:oMath>
      <w:del w:id="7066" w:author="PR Preview" w:date="2026-01-01T00:00:00Z">
        <w:r>
          <w:delText xml:space="preserve">) is:</w:delText>
        </w:r>
      </w:del>
    </w:p>
    <w:p>
      <w:pPr>
        <w:pStyle w:val="BodyText"/>
      </w:pPr>
      <w:ins w:id="7067" w:author="PR Preview" w:date="2026-01-01T00:00:00Z">
        <w:r>
          <w:rPr>
            <w:b/>
            <w:bCs/>
          </w:rPr>
          <w:t xml:space="preserve">Definition 72 (Vector</w:t>
        </w:r>
      </w:ins>
      <w:ins w:id="7068" w:author="PR Preview" w:date="2026-01-01T00:00:00Z">
        <w:r>
          <w:rPr>
            <w:b/>
            <w:bCs/>
          </w:rPr>
          <w:t xml:space="preserve"> </w:t>
        </w:r>
      </w:ins>
      <m:oMath>
        <m:r>
          <m:t>p</m:t>
        </m:r>
      </m:oMath>
      <w:ins w:id="7069" w:author="PR Preview" w:date="2026-01-01T00:00:00Z">
        <w:r>
          <w:rPr>
            <w:b/>
            <w:bCs/>
          </w:rPr>
          <w:t xml:space="preserve">-norm (</w:t>
        </w:r>
      </w:ins>
      <m:oMath>
        <m:sSub>
          <m:e>
            <m:r>
              <m:t>ℓ</m:t>
            </m:r>
          </m:e>
          <m:sub>
            <m:r>
              <m:t>p</m:t>
            </m:r>
          </m:sub>
        </m:sSub>
      </m:oMath>
      <w:ins w:id="7070" w:author="PR Preview" w:date="2026-01-01T00:00:00Z">
        <w:r>
          <w:rPr>
            <w:b/>
            <w:bCs/>
          </w:rPr>
          <w:t xml:space="preserve"> </w:t>
        </w:r>
      </w:ins>
      <w:ins w:id="7071" w:author="PR Preview" w:date="2026-01-01T00:00:00Z">
        <w:r>
          <w:rPr>
            <w:b/>
            <w:bCs/>
          </w:rPr>
          <w:t xml:space="preserve">norm,</w:t>
        </w:r>
      </w:ins>
      <w:ins w:id="7072" w:author="PR Preview" w:date="2026-01-01T00:00:00Z">
        <w:r>
          <w:rPr>
            <w:b/>
            <w:bCs/>
          </w:rPr>
          <w:t xml:space="preserve"> </w:t>
        </w:r>
      </w:ins>
      <m:oMath>
        <m:sSub>
          <m:e>
            <m:r>
              <m:t>ℓ</m:t>
            </m:r>
          </m:e>
          <m:sub>
            <m:r>
              <m:t>1</m:t>
            </m:r>
          </m:sub>
        </m:sSub>
      </m:oMath>
      <w:ins w:id="7073" w:author="PR Preview" w:date="2026-01-01T00:00:00Z">
        <w:r>
          <w:rPr>
            <w:b/>
            <w:bCs/>
          </w:rPr>
          <w:t xml:space="preserve"> </w:t>
        </w:r>
      </w:ins>
      <w:ins w:id="7074" w:author="PR Preview" w:date="2026-01-01T00:00:00Z">
        <w:r>
          <w:rPr>
            <w:b/>
            <w:bCs/>
          </w:rPr>
          <w:t xml:space="preserve">norm, taxicab norm, Manhattan norm,</w:t>
        </w:r>
      </w:ins>
      <w:ins w:id="7075" w:author="PR Preview" w:date="2026-01-01T00:00:00Z">
        <w:r>
          <w:rPr>
            <w:b/>
            <w:bCs/>
          </w:rPr>
          <w:t xml:space="preserve"> </w:t>
        </w:r>
      </w:ins>
      <m:oMath>
        <m:sSub>
          <m:e>
            <m:r>
              <m:t>ℓ</m:t>
            </m:r>
          </m:e>
          <m:sub>
            <m:r>
              <m:t>2</m:t>
            </m:r>
          </m:sub>
        </m:sSub>
      </m:oMath>
      <w:ins w:id="7076" w:author="PR Preview" w:date="2026-01-01T00:00:00Z">
        <w:r>
          <w:rPr>
            <w:b/>
            <w:bCs/>
          </w:rPr>
          <w:t xml:space="preserve"> </w:t>
        </w:r>
      </w:ins>
      <w:ins w:id="7077" w:author="PR Preview" w:date="2026-01-01T00:00:00Z">
        <w:r>
          <w:rPr>
            <w:b/>
            <w:bCs/>
          </w:rPr>
          <w:t xml:space="preserve">norm, infinity norm))</w:t>
        </w:r>
      </w:ins>
      <w:ins w:id="7078" w:author="PR Preview" w:date="2026-01-01T00:00:00Z">
        <w:r>
          <w:t xml:space="preserve"> </w:t>
        </w:r>
      </w:ins>
      <w:ins w:id="7079" w:author="PR Preview" w:date="2026-01-01T00:00:00Z">
        <w:r>
          <w:t xml:space="preserve">For a vector</w:t>
        </w:r>
      </w:ins>
      <w:ins w:id="7080" w:author="PR Preview" w:date="2026-01-01T00:00:00Z">
        <w:r>
          <w:t xml:space="preserve"> </w:t>
        </w:r>
      </w:ins>
      <w:ins w:id="7081" w:author="PR Preview" w:date="2026-01-01T00:00:00Z">
        <w:r>
          <w:t xml:space="preserve">$\mathord{\smash[b]{\underset{\raise.3ex\hbox{$\scriptstyle\sim$}}{x}}\vphantom{x}}= (x_1, \ldots, x_p) \in \mathbb{R}^p$</w:t>
        </w:r>
      </w:ins>
      <w:ins w:id="7082" w:author="PR Preview" w:date="2026-01-01T00:00:00Z">
        <w:r>
          <w:t xml:space="preserve"> </w:t>
        </w:r>
      </w:ins>
      <w:ins w:id="7083" w:author="PR Preview" w:date="2026-01-01T00:00:00Z">
        <w:r>
          <w:t xml:space="preserve">and any real number</w:t>
        </w:r>
      </w:ins>
      <w:ins w:id="7084" w:author="PR Preview" w:date="2026-01-01T00:00:00Z">
        <w:r>
          <w:t xml:space="preserve"> </w:t>
        </w:r>
      </w:ins>
      <m:oMath>
        <m:r>
          <m:t>k</m:t>
        </m:r>
        <m:r>
          <m:rPr>
            <m:sty m:val="p"/>
          </m:rPr>
          <m:t>≥</m:t>
        </m:r>
        <m:r>
          <m:t>1</m:t>
        </m:r>
      </m:oMath>
      <w:ins w:id="7085" w:author="PR Preview" w:date="2026-01-01T00:00:00Z">
        <w:r>
          <w:t xml:space="preserve">,</w:t>
        </w:r>
      </w:ins>
      <w:ins w:id="7086" w:author="PR Preview" w:date="2026-01-01T00:00:00Z">
        <w:r>
          <w:t xml:space="preserve"> </w:t>
        </w:r>
      </w:ins>
      <w:ins w:id="7087" w:author="PR Preview" w:date="2026-01-01T00:00:00Z">
        <w:r>
          <w:t xml:space="preserve">the</w:t>
        </w:r>
      </w:ins>
      <w:ins w:id="7088" w:author="PR Preview" w:date="2026-01-01T00:00:00Z">
        <w:r>
          <w:t xml:space="preserve"> </w:t>
        </w:r>
      </w:ins>
      <w:ins w:id="7089" w:author="PR Preview" w:date="2026-01-01T00:00:00Z">
        <w:r>
          <w:rPr>
            <w:b/>
            <w:bCs/>
          </w:rPr>
          <w:t xml:space="preserve">vector</w:t>
        </w:r>
      </w:ins>
      <w:ins w:id="7090" w:author="PR Preview" w:date="2026-01-01T00:00:00Z">
        <w:r>
          <w:rPr>
            <w:b/>
            <w:bCs/>
          </w:rPr>
          <w:t xml:space="preserve"> </w:t>
        </w:r>
      </w:ins>
      <m:oMath>
        <m:r>
          <m:t>p</m:t>
        </m:r>
      </m:oMath>
      <w:ins w:id="7091" w:author="PR Preview" w:date="2026-01-01T00:00:00Z">
        <w:r>
          <w:rPr>
            <w:b/>
            <w:bCs/>
          </w:rPr>
          <w:t xml:space="preserve">-norm</w:t>
        </w:r>
      </w:ins>
      <w:ins w:id="7092" w:author="PR Preview" w:date="2026-01-01T00:00:00Z">
        <w:r>
          <w:t xml:space="preserve"> </w:t>
        </w:r>
      </w:ins>
      <w:ins w:id="7093" w:author="PR Preview" w:date="2026-01-01T00:00:00Z">
        <w:r>
          <w:t xml:space="preserve">[54]</w:t>
        </w:r>
      </w:ins>
      <w:ins w:id="7094" w:author="PR Preview" w:date="2026-01-01T00:00:00Z">
        <w:r>
          <w:t xml:space="preserve"> </w:t>
        </w:r>
      </w:ins>
      <w:ins w:id="7095" w:author="PR Preview" w:date="2026-01-01T00:00:00Z">
        <w:r>
          <w:t xml:space="preserve">(or</w:t>
        </w:r>
      </w:ins>
      <w:ins w:id="7096" w:author="PR Preview" w:date="2026-01-01T00:00:00Z">
        <w:r>
          <w:t xml:space="preserve"> </w:t>
        </w:r>
      </w:ins>
      <m:oMath>
        <m:sSub>
          <m:e>
            <m:r>
              <m:t>ℓ</m:t>
            </m:r>
          </m:e>
          <m:sub>
            <m:r>
              <m:t>p</m:t>
            </m:r>
          </m:sub>
        </m:sSub>
      </m:oMath>
      <w:ins w:id="7097" w:author="PR Preview" w:date="2026-01-01T00:00:00Z">
        <w:r>
          <w:rPr>
            <w:b/>
            <w:bCs/>
          </w:rPr>
          <w:t xml:space="preserve"> </w:t>
        </w:r>
      </w:ins>
      <w:ins w:id="7098" w:author="PR Preview" w:date="2026-01-01T00:00:00Z">
        <w:r>
          <w:rPr>
            <w:b/>
            <w:bCs/>
          </w:rPr>
          <w:t xml:space="preserve">norm</w:t>
        </w:r>
      </w:ins>
      <w:ins w:id="7099" w:author="PR Preview" w:date="2026-01-01T00:00:00Z">
        <w:r>
          <w:t xml:space="preserve">, traditionally named with parameter</w:t>
        </w:r>
      </w:ins>
      <w:ins w:id="7100" w:author="PR Preview" w:date="2026-01-01T00:00:00Z">
        <w:r>
          <w:t xml:space="preserve"> </w:t>
        </w:r>
      </w:ins>
      <m:oMath>
        <m:r>
          <m:t>p</m:t>
        </m:r>
      </m:oMath>
      <w:ins w:id="7101" w:author="PR Preview" w:date="2026-01-01T00:00:00Z">
        <w:r>
          <w:t xml:space="preserve"> </w:t>
        </w:r>
      </w:ins>
      <w:ins w:id="7102" w:author="PR Preview" w:date="2026-01-01T00:00:00Z">
        <w:r>
          <w:t xml:space="preserve">but denoted here with exponent</w:t>
        </w:r>
      </w:ins>
      <w:ins w:id="7103" w:author="PR Preview" w:date="2026-01-01T00:00:00Z">
        <w:r>
          <w:t xml:space="preserve"> </w:t>
        </w:r>
      </w:ins>
      <m:oMath>
        <m:r>
          <m:t>k</m:t>
        </m:r>
      </m:oMath>
      <w:ins w:id="7104" w:author="PR Preview" w:date="2026-01-01T00:00:00Z">
        <w:r>
          <w:t xml:space="preserve"> </w:t>
        </w:r>
      </w:ins>
      <w:ins w:id="7105" w:author="PR Preview" w:date="2026-01-01T00:00:00Z">
        <w:r>
          <w:t xml:space="preserve">to avoid clashing with the ambient vector dimension</w:t>
        </w:r>
      </w:ins>
      <w:ins w:id="7106" w:author="PR Preview" w:date="2026-01-01T00:00:00Z">
        <w:r>
          <w:t xml:space="preserve"> </w:t>
        </w:r>
      </w:ins>
      <m:oMath>
        <m:r>
          <m:t>p</m:t>
        </m:r>
      </m:oMath>
      <w:ins w:id="7107" w:author="PR Preview" w:date="2026-01-01T00:00:00Z">
        <w:r>
          <w:t xml:space="preserve">) is:</w:t>
        </w:r>
      </w:ins>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2"/>
    <w:bookmarkStart w:id="373" w:name="exm-vector-p-norm"/>
    <w:p>
      <w:pPr>
        <w:pStyle w:val="BodyText"/>
      </w:pPr>
      <w:del w:id="7108" w:author="PR Preview" w:date="2026-01-01T00:00:00Z">
        <w:r>
          <w:rPr>
            <w:b/>
            <w:bCs/>
          </w:rPr>
          <w:delText xml:space="preserve">Example 107 (Calculating</w:delText>
        </w:r>
      </w:del>
      <w:del w:id="7109" w:author="PR Preview" w:date="2026-01-01T00:00:00Z">
        <w:r>
          <w:rPr>
            <w:b/>
            <w:bCs/>
          </w:rPr>
          <w:delText xml:space="preserve"> </w:delText>
        </w:r>
      </w:del>
      <m:oMath>
        <m:sSub>
          <m:e>
            <m:r>
              <m:t>ℓ</m:t>
            </m:r>
          </m:e>
          <m:sub>
            <m:r>
              <m:t>1</m:t>
            </m:r>
          </m:sub>
        </m:sSub>
      </m:oMath>
      <w:del w:id="7110" w:author="PR Preview" w:date="2026-01-01T00:00:00Z">
        <w:r>
          <w:rPr>
            <w:b/>
            <w:bCs/>
          </w:rPr>
          <w:delText xml:space="preserve">,</w:delText>
        </w:r>
      </w:del>
      <w:del w:id="7111" w:author="PR Preview" w:date="2026-01-01T00:00:00Z">
        <w:r>
          <w:rPr>
            <w:b/>
            <w:bCs/>
          </w:rPr>
          <w:delText xml:space="preserve"> </w:delText>
        </w:r>
      </w:del>
      <m:oMath>
        <m:sSub>
          <m:e>
            <m:r>
              <m:t>ℓ</m:t>
            </m:r>
          </m:e>
          <m:sub>
            <m:r>
              <m:t>2</m:t>
            </m:r>
          </m:sub>
        </m:sSub>
      </m:oMath>
      <w:del w:id="7112" w:author="PR Preview" w:date="2026-01-01T00:00:00Z">
        <w:r>
          <w:rPr>
            <w:b/>
            <w:bCs/>
          </w:rPr>
          <w:delText xml:space="preserve">, and</w:delText>
        </w:r>
      </w:del>
      <w:del w:id="7113" w:author="PR Preview" w:date="2026-01-01T00:00:00Z">
        <w:r>
          <w:rPr>
            <w:b/>
            <w:bCs/>
          </w:rPr>
          <w:delText xml:space="preserve"> </w:delText>
        </w:r>
      </w:del>
      <m:oMath>
        <m:sSub>
          <m:e>
            <m:r>
              <m:t>ℓ</m:t>
            </m:r>
          </m:e>
          <m:sub>
            <m:r>
              <m:rPr>
                <m:sty m:val="p"/>
              </m:rPr>
              <m:t>∞</m:t>
            </m:r>
          </m:sub>
        </m:sSub>
      </m:oMath>
      <w:del w:id="7114" w:author="PR Preview" w:date="2026-01-01T00:00:00Z">
        <w:r>
          <w:rPr>
            <w:b/>
            <w:bCs/>
          </w:rPr>
          <w:delText xml:space="preserve"> </w:delText>
        </w:r>
      </w:del>
      <w:del w:id="7115" w:author="PR Preview" w:date="2026-01-01T00:00:00Z">
        <w:r>
          <w:rPr>
            <w:b/>
            <w:bCs/>
          </w:rPr>
          <w:delText xml:space="preserve">norms)</w:delText>
        </w:r>
      </w:del>
      <w:del w:id="7116" w:author="PR Preview" w:date="2026-01-01T00:00:00Z">
        <w:r>
          <w:delText xml:space="preserve"> </w:delText>
        </w:r>
      </w:del>
      <w:del w:id="7117" w:author="PR Preview" w:date="2026-01-01T00:00:00Z">
        <w:r>
          <w:delText xml:space="preserve">For</w:delText>
        </w:r>
      </w:del>
      <w:del w:id="7118" w:author="PR Preview" w:date="2026-01-01T00:00:00Z">
        <w:r>
          <w:delText xml:space="preserve"> </w:delText>
        </w:r>
      </w:del>
      <w:del w:id="7119" w:author="PR Preview" w:date="2026-01-01T00:00:00Z">
        <w:r>
          <w:delText xml:space="preserve">$\mathord{\smash[b]{\underset{\raise.3ex\hbox{$\scriptstyle\sim$}}{x}}\vphantom{x}}= (3, -4) \in \mathbb{R}^2$</w:delText>
        </w:r>
      </w:del>
      <w:del w:id="7120" w:author="PR Preview" w:date="2026-01-01T00:00:00Z">
        <w:r>
          <w:delText xml:space="preserve">:</w:delText>
        </w:r>
      </w:del>
    </w:p>
    <w:p>
      <w:pPr>
        <w:pStyle w:val="BodyText"/>
      </w:pPr>
      <w:ins w:id="7121" w:author="PR Preview" w:date="2026-01-01T00:00:00Z">
        <w:r>
          <w:rPr>
            <w:b/>
            <w:bCs/>
          </w:rPr>
          <w:t xml:space="preserve">Example 109 (Calculating</w:t>
        </w:r>
      </w:ins>
      <w:ins w:id="7122" w:author="PR Preview" w:date="2026-01-01T00:00:00Z">
        <w:r>
          <w:rPr>
            <w:b/>
            <w:bCs/>
          </w:rPr>
          <w:t xml:space="preserve"> </w:t>
        </w:r>
      </w:ins>
      <m:oMath>
        <m:sSub>
          <m:e>
            <m:r>
              <m:t>ℓ</m:t>
            </m:r>
          </m:e>
          <m:sub>
            <m:r>
              <m:t>1</m:t>
            </m:r>
          </m:sub>
        </m:sSub>
      </m:oMath>
      <w:ins w:id="7123" w:author="PR Preview" w:date="2026-01-01T00:00:00Z">
        <w:r>
          <w:rPr>
            <w:b/>
            <w:bCs/>
          </w:rPr>
          <w:t xml:space="preserve">,</w:t>
        </w:r>
      </w:ins>
      <w:ins w:id="7124" w:author="PR Preview" w:date="2026-01-01T00:00:00Z">
        <w:r>
          <w:rPr>
            <w:b/>
            <w:bCs/>
          </w:rPr>
          <w:t xml:space="preserve"> </w:t>
        </w:r>
      </w:ins>
      <m:oMath>
        <m:sSub>
          <m:e>
            <m:r>
              <m:t>ℓ</m:t>
            </m:r>
          </m:e>
          <m:sub>
            <m:r>
              <m:t>2</m:t>
            </m:r>
          </m:sub>
        </m:sSub>
      </m:oMath>
      <w:ins w:id="7125" w:author="PR Preview" w:date="2026-01-01T00:00:00Z">
        <w:r>
          <w:rPr>
            <w:b/>
            <w:bCs/>
          </w:rPr>
          <w:t xml:space="preserve">, and</w:t>
        </w:r>
      </w:ins>
      <w:ins w:id="7126" w:author="PR Preview" w:date="2026-01-01T00:00:00Z">
        <w:r>
          <w:rPr>
            <w:b/>
            <w:bCs/>
          </w:rPr>
          <w:t xml:space="preserve"> </w:t>
        </w:r>
      </w:ins>
      <m:oMath>
        <m:sSub>
          <m:e>
            <m:r>
              <m:t>ℓ</m:t>
            </m:r>
          </m:e>
          <m:sub>
            <m:r>
              <m:rPr>
                <m:sty m:val="p"/>
              </m:rPr>
              <m:t>∞</m:t>
            </m:r>
          </m:sub>
        </m:sSub>
      </m:oMath>
      <w:ins w:id="7127" w:author="PR Preview" w:date="2026-01-01T00:00:00Z">
        <w:r>
          <w:rPr>
            <w:b/>
            <w:bCs/>
          </w:rPr>
          <w:t xml:space="preserve"> </w:t>
        </w:r>
      </w:ins>
      <w:ins w:id="7128" w:author="PR Preview" w:date="2026-01-01T00:00:00Z">
        <w:r>
          <w:rPr>
            <w:b/>
            <w:bCs/>
          </w:rPr>
          <w:t xml:space="preserve">norms)</w:t>
        </w:r>
      </w:ins>
      <w:ins w:id="7129" w:author="PR Preview" w:date="2026-01-01T00:00:00Z">
        <w:r>
          <w:t xml:space="preserve"> </w:t>
        </w:r>
      </w:ins>
      <w:ins w:id="7130" w:author="PR Preview" w:date="2026-01-01T00:00:00Z">
        <w:r>
          <w:t xml:space="preserve">For</w:t>
        </w:r>
      </w:ins>
      <w:ins w:id="7131" w:author="PR Preview" w:date="2026-01-01T00:00:00Z">
        <w:r>
          <w:t xml:space="preserve"> </w:t>
        </w:r>
      </w:ins>
      <w:ins w:id="7132" w:author="PR Preview" w:date="2026-01-01T00:00:00Z">
        <w:r>
          <w:t xml:space="preserve">$\mathord{\smash[b]{\underset{\raise.3ex\hbox{$\scriptstyle\sim$}}{x}}\vphantom{x}}= (3, -4) \in \mathbb{R}^2$</w:t>
        </w:r>
      </w:ins>
      <w:ins w:id="7133"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3"/>
    <w:bookmarkStart w:id="374" w:name="rem-vector-norms-sparsity"/>
    <w:p>
      <w:pPr>
        <w:pStyle w:val="FirstParagraph"/>
      </w:pPr>
      <w:del w:id="7134" w:author="PR Preview" w:date="2026-01-01T00:00:00Z">
        <w:r>
          <w:rPr>
            <w:i/>
            <w:iCs/>
          </w:rPr>
          <w:delText xml:space="preserve">Remark 23</w:delText>
        </w:r>
      </w:del>
      <w:del w:id="7135" w:author="PR Preview" w:date="2026-01-01T00:00:00Z">
        <w:r>
          <w:delText xml:space="preserve"> (Unit balls and regularization in machine learning). </w:delText>
        </w:r>
      </w:del>
      <w:del w:id="7136" w:author="PR Preview" w:date="2026-01-01T00:00:00Z">
        <w:r>
          <w:delText xml:space="preserve">The unit ball in</w:delText>
        </w:r>
      </w:del>
      <w:del w:id="7137" w:author="PR Preview" w:date="2026-01-01T00:00:00Z">
        <w:r>
          <w:delText xml:space="preserve"> </w:delText>
        </w:r>
      </w:del>
      <m:oMath>
        <m:sSup>
          <m:e>
            <m:r>
              <m:rPr>
                <m:scr m:val="double-struck"/>
                <m:sty m:val="p"/>
              </m:rPr>
              <m:t>R</m:t>
            </m:r>
          </m:e>
          <m:sup>
            <m:r>
              <m:t>2</m:t>
            </m:r>
          </m:sup>
        </m:sSup>
      </m:oMath>
      <w:del w:id="7138" w:author="PR Preview" w:date="2026-01-01T00:00:00Z">
        <w:r>
          <w:delText xml:space="preserve"> </w:delText>
        </w:r>
      </w:del>
      <w:del w:id="7139" w:author="PR Preview" w:date="2026-01-01T00:00:00Z">
        <w:r>
          <w:delText xml:space="preserve">under the</w:delText>
        </w:r>
      </w:del>
      <w:del w:id="7140" w:author="PR Preview" w:date="2026-01-01T00:00:00Z">
        <w:r>
          <w:delText xml:space="preserve"> </w:delText>
        </w:r>
      </w:del>
      <m:oMath>
        <m:sSub>
          <m:e>
            <m:r>
              <m:t>ℓ</m:t>
            </m:r>
          </m:e>
          <m:sub>
            <m:r>
              <m:t>p</m:t>
            </m:r>
          </m:sub>
        </m:sSub>
      </m:oMath>
      <w:del w:id="7141" w:author="PR Preview" w:date="2026-01-01T00:00:00Z">
        <w:r>
          <w:delText xml:space="preserve"> </w:delText>
        </w:r>
      </w:del>
      <w:del w:id="7142" w:author="PR Preview" w:date="2026-01-01T00:00:00Z">
        <w:r>
          <w:delText xml:space="preserve">norm is the set</w:delText>
        </w:r>
      </w:del>
      <w:del w:id="7143" w:author="PR Preview" w:date="2026-01-01T00:00:00Z">
        <w:r>
          <w:delText xml:space="preserve"> </w:delText>
        </w:r>
      </w:del>
      <w:del w:id="7144" w:author="PR Preview" w:date="2026-01-01T00:00:00Z">
        <w:r>
          <w:delText xml:space="preserve">$\mathopen{}\left\{\mathord{\smash[b]{\underset{\raise.3ex\hbox{$\scriptstyle\sim$}}{x}}\vphantom{x}}\in \mathbb{R}^2 : \mathopen{}\left\lVert\mathord{\smash[b]{\underset{\raise.3ex\hbox{$\scriptstyle\sim$}}{x}}\vphantom{x}}\right\rVert\mathclose{}_k \le 1\right\}\mathclose{}$</w:delText>
        </w:r>
      </w:del>
      <w:del w:id="7145" w:author="PR Preview" w:date="2026-01-01T00:00:00Z">
        <w:r>
          <w:delText xml:space="preserve">:</w:delText>
        </w:r>
      </w:del>
    </w:p>
    <w:p>
      <w:pPr>
        <w:pStyle w:val="FirstParagraph"/>
      </w:pPr>
      <w:ins w:id="7146" w:author="PR Preview" w:date="2026-01-01T00:00:00Z">
        <w:r>
          <w:rPr>
            <w:i/>
            <w:iCs/>
          </w:rPr>
          <w:t xml:space="preserve">Remark 24</w:t>
        </w:r>
      </w:ins>
      <w:ins w:id="7147" w:author="PR Preview" w:date="2026-01-01T00:00:00Z">
        <w:r>
          <w:t xml:space="preserve"> (Unit balls and regularization in machine learning). </w:t>
        </w:r>
      </w:ins>
      <w:ins w:id="7148" w:author="PR Preview" w:date="2026-01-01T00:00:00Z">
        <w:r>
          <w:t xml:space="preserve">The unit ball in</w:t>
        </w:r>
      </w:ins>
      <w:ins w:id="7149" w:author="PR Preview" w:date="2026-01-01T00:00:00Z">
        <w:r>
          <w:t xml:space="preserve"> </w:t>
        </w:r>
      </w:ins>
      <m:oMath>
        <m:sSup>
          <m:e>
            <m:r>
              <m:rPr>
                <m:scr m:val="double-struck"/>
                <m:sty m:val="p"/>
              </m:rPr>
              <m:t>R</m:t>
            </m:r>
          </m:e>
          <m:sup>
            <m:r>
              <m:t>2</m:t>
            </m:r>
          </m:sup>
        </m:sSup>
      </m:oMath>
      <w:ins w:id="7150" w:author="PR Preview" w:date="2026-01-01T00:00:00Z">
        <w:r>
          <w:t xml:space="preserve"> </w:t>
        </w:r>
      </w:ins>
      <w:ins w:id="7151" w:author="PR Preview" w:date="2026-01-01T00:00:00Z">
        <w:r>
          <w:t xml:space="preserve">under the</w:t>
        </w:r>
      </w:ins>
      <w:ins w:id="7152" w:author="PR Preview" w:date="2026-01-01T00:00:00Z">
        <w:r>
          <w:t xml:space="preserve"> </w:t>
        </w:r>
      </w:ins>
      <m:oMath>
        <m:sSub>
          <m:e>
            <m:r>
              <m:t>ℓ</m:t>
            </m:r>
          </m:e>
          <m:sub>
            <m:r>
              <m:t>p</m:t>
            </m:r>
          </m:sub>
        </m:sSub>
      </m:oMath>
      <w:ins w:id="7153" w:author="PR Preview" w:date="2026-01-01T00:00:00Z">
        <w:r>
          <w:t xml:space="preserve"> </w:t>
        </w:r>
      </w:ins>
      <w:ins w:id="7154" w:author="PR Preview" w:date="2026-01-01T00:00:00Z">
        <w:r>
          <w:t xml:space="preserve">norm is the set</w:t>
        </w:r>
      </w:ins>
      <w:ins w:id="7155" w:author="PR Preview" w:date="2026-01-01T00:00:00Z">
        <w:r>
          <w:t xml:space="preserve"> </w:t>
        </w:r>
      </w:ins>
      <w:ins w:id="7156" w:author="PR Preview" w:date="2026-01-01T00:00:00Z">
        <w:r>
          <w:t xml:space="preserve">$\mathopen{}\left\{\mathord{\smash[b]{\underset{\raise.3ex\hbox{$\scriptstyle\sim$}}{x}}\vphantom{x}}\in \mathbb{R}^2 : \mathopen{}\left\lVert\mathord{\smash[b]{\underset{\raise.3ex\hbox{$\scriptstyle\sim$}}{x}}\vphantom{x}}\right\rVert\mathclose{}_k \le 1\right\}\mathclose{}$</w:t>
        </w:r>
      </w:ins>
      <w:ins w:id="7157" w:author="PR Preview" w:date="2026-01-01T00:00:00Z">
        <w:r>
          <w:t xml:space="preserve">:</w:t>
        </w:r>
      </w:ins>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4"/>
    <w:bookmarkStart w:id="375" w:name="def-infinity-norm"/>
    <w:p>
      <w:pPr>
        <w:pStyle w:val="BodyText"/>
      </w:pPr>
      <w:del w:id="7158" w:author="PR Preview" w:date="2026-01-01T00:00:00Z">
        <w:r>
          <w:rPr>
            <w:b/>
            <w:bCs/>
          </w:rPr>
          <w:delText xml:space="preserve">Definition 73 (Infinity norm (</w:delText>
        </w:r>
      </w:del>
      <m:oMath>
        <m:sSub>
          <m:e>
            <m:r>
              <m:t>ℓ</m:t>
            </m:r>
          </m:e>
          <m:sub>
            <m:r>
              <m:rPr>
                <m:sty m:val="p"/>
              </m:rPr>
              <m:t>∞</m:t>
            </m:r>
          </m:sub>
        </m:sSub>
      </m:oMath>
      <w:del w:id="7159" w:author="PR Preview" w:date="2026-01-01T00:00:00Z">
        <w:r>
          <w:rPr>
            <w:b/>
            <w:bCs/>
          </w:rPr>
          <w:delText xml:space="preserve"> </w:delText>
        </w:r>
      </w:del>
      <w:del w:id="7160" w:author="PR Preview" w:date="2026-01-01T00:00:00Z">
        <w:r>
          <w:rPr>
            <w:b/>
            <w:bCs/>
          </w:rPr>
          <w:delText xml:space="preserve">norm, maximum norm, Chebyshev norm))</w:delText>
        </w:r>
      </w:del>
      <w:del w:id="7161" w:author="PR Preview" w:date="2026-01-01T00:00:00Z">
        <w:r>
          <w:delText xml:space="preserve"> </w:delText>
        </w:r>
      </w:del>
      <w:del w:id="7162" w:author="PR Preview" w:date="2026-01-01T00:00:00Z">
        <w:r>
          <w:delText xml:space="preserve">For a vector</w:delText>
        </w:r>
      </w:del>
      <w:del w:id="7163" w:author="PR Preview" w:date="2026-01-01T00:00:00Z">
        <w:r>
          <w:delText xml:space="preserve"> </w:delText>
        </w:r>
      </w:del>
      <w:del w:id="7164" w:author="PR Preview" w:date="2026-01-01T00:00:00Z">
        <w:r>
          <w:delText xml:space="preserve">$\mathord{\smash[b]{\underset{\raise.3ex\hbox{$\scriptstyle\sim$}}{x}}\vphantom{x}}= (x_1, \ldots, x_p) \in \mathbb{R}^p$</w:delText>
        </w:r>
      </w:del>
      <w:del w:id="7165" w:author="PR Preview" w:date="2026-01-01T00:00:00Z">
        <w:r>
          <w:delText xml:space="preserve">,</w:delText>
        </w:r>
      </w:del>
      <w:del w:id="7166" w:author="PR Preview" w:date="2026-01-01T00:00:00Z">
        <w:r>
          <w:delText xml:space="preserve"> </w:delText>
        </w:r>
      </w:del>
      <w:del w:id="7167" w:author="PR Preview" w:date="2026-01-01T00:00:00Z">
        <w:r>
          <w:delText xml:space="preserve">the</w:delText>
        </w:r>
      </w:del>
      <w:del w:id="7168" w:author="PR Preview" w:date="2026-01-01T00:00:00Z">
        <w:r>
          <w:delText xml:space="preserve"> </w:delText>
        </w:r>
      </w:del>
      <w:del w:id="7169" w:author="PR Preview" w:date="2026-01-01T00:00:00Z">
        <w:r>
          <w:rPr>
            <w:b/>
            <w:bCs/>
          </w:rPr>
          <w:delText xml:space="preserve">infinity norm</w:delText>
        </w:r>
      </w:del>
      <w:del w:id="7170" w:author="PR Preview" w:date="2026-01-01T00:00:00Z">
        <w:r>
          <w:delText xml:space="preserve"> </w:delText>
        </w:r>
      </w:del>
      <w:del w:id="7171" w:author="PR Preview" w:date="2026-01-01T00:00:00Z">
        <w:r>
          <w:delText xml:space="preserve">(also the</w:delText>
        </w:r>
      </w:del>
      <w:del w:id="7172" w:author="PR Preview" w:date="2026-01-01T00:00:00Z">
        <w:r>
          <w:delText xml:space="preserve"> </w:delText>
        </w:r>
      </w:del>
      <m:oMath>
        <m:sSub>
          <m:e>
            <m:r>
              <m:t>ℓ</m:t>
            </m:r>
          </m:e>
          <m:sub>
            <m:r>
              <m:rPr>
                <m:sty m:val="p"/>
              </m:rPr>
              <m:t>∞</m:t>
            </m:r>
          </m:sub>
        </m:sSub>
      </m:oMath>
      <w:del w:id="7173" w:author="PR Preview" w:date="2026-01-01T00:00:00Z">
        <w:r>
          <w:rPr>
            <w:b/>
            <w:bCs/>
          </w:rPr>
          <w:delText xml:space="preserve"> </w:delText>
        </w:r>
      </w:del>
      <w:del w:id="7174" w:author="PR Preview" w:date="2026-01-01T00:00:00Z">
        <w:r>
          <w:rPr>
            <w:b/>
            <w:bCs/>
          </w:rPr>
          <w:delText xml:space="preserve">norm</w:delText>
        </w:r>
      </w:del>
      <w:del w:id="7175" w:author="PR Preview" w:date="2026-01-01T00:00:00Z">
        <w:r>
          <w:delText xml:space="preserve">,</w:delText>
        </w:r>
      </w:del>
      <w:del w:id="7176" w:author="PR Preview" w:date="2026-01-01T00:00:00Z">
        <w:r>
          <w:delText xml:space="preserve"> </w:delText>
        </w:r>
      </w:del>
      <w:del w:id="7177" w:author="PR Preview" w:date="2026-01-01T00:00:00Z">
        <w:r>
          <w:rPr>
            <w:b/>
            <w:bCs/>
          </w:rPr>
          <w:delText xml:space="preserve">maximum norm</w:delText>
        </w:r>
      </w:del>
      <w:del w:id="7178" w:author="PR Preview" w:date="2026-01-01T00:00:00Z">
        <w:r>
          <w:delText xml:space="preserve">, or</w:delText>
        </w:r>
      </w:del>
      <w:del w:id="7179" w:author="PR Preview" w:date="2026-01-01T00:00:00Z">
        <w:r>
          <w:delText xml:space="preserve"> </w:delText>
        </w:r>
      </w:del>
      <w:del w:id="7180" w:author="PR Preview" w:date="2026-01-01T00:00:00Z">
        <w:r>
          <w:rPr>
            <w:b/>
            <w:bCs/>
          </w:rPr>
          <w:delText xml:space="preserve">Chebyshev norm</w:delText>
        </w:r>
      </w:del>
      <w:del w:id="7181" w:author="PR Preview" w:date="2026-01-01T00:00:00Z">
        <w:r>
          <w:delText xml:space="preserve">) is defined separately from the</w:delText>
        </w:r>
      </w:del>
      <w:del w:id="7182" w:author="PR Preview" w:date="2026-01-01T00:00:00Z">
        <w:r>
          <w:delText xml:space="preserve"> </w:delText>
        </w:r>
      </w:del>
      <m:oMath>
        <m:r>
          <m:t>p</m:t>
        </m:r>
      </m:oMath>
      <w:del w:id="7183" w:author="PR Preview" w:date="2026-01-01T00:00:00Z">
        <w:r>
          <w:delText xml:space="preserve">-norms (</w:delText>
        </w:r>
      </w:del>
      <w:hyperlink w:anchor="def-vector-p-norm">
        <w:del w:id="7184" w:author="PR Preview" w:date="2026-01-01T00:00:00Z">
          <w:r>
            <w:rPr>
              <w:rStyle w:val="Hyperlink"/>
            </w:rPr>
            <w:delText xml:space="preserve">Definition 72</w:delText>
          </w:r>
        </w:del>
      </w:hyperlink>
      <w:del w:id="7185" w:author="PR Preview" w:date="2026-01-01T00:00:00Z">
        <w:r>
          <w:delText xml:space="preserve">) by</w:delText>
        </w:r>
      </w:del>
    </w:p>
    <w:p>
      <w:pPr>
        <w:pStyle w:val="BodyText"/>
      </w:pPr>
      <w:ins w:id="7186" w:author="PR Preview" w:date="2026-01-01T00:00:00Z">
        <w:r>
          <w:rPr>
            <w:b/>
            <w:bCs/>
          </w:rPr>
          <w:t xml:space="preserve">Definition 73 (Infinity norm (</w:t>
        </w:r>
      </w:ins>
      <m:oMath>
        <m:sSub>
          <m:e>
            <m:r>
              <m:t>ℓ</m:t>
            </m:r>
          </m:e>
          <m:sub>
            <m:r>
              <m:rPr>
                <m:sty m:val="p"/>
              </m:rPr>
              <m:t>∞</m:t>
            </m:r>
          </m:sub>
        </m:sSub>
      </m:oMath>
      <w:ins w:id="7187" w:author="PR Preview" w:date="2026-01-01T00:00:00Z">
        <w:r>
          <w:rPr>
            <w:b/>
            <w:bCs/>
          </w:rPr>
          <w:t xml:space="preserve"> </w:t>
        </w:r>
      </w:ins>
      <w:ins w:id="7188" w:author="PR Preview" w:date="2026-01-01T00:00:00Z">
        <w:r>
          <w:rPr>
            <w:b/>
            <w:bCs/>
          </w:rPr>
          <w:t xml:space="preserve">norm, maximum norm, Chebyshev norm))</w:t>
        </w:r>
      </w:ins>
      <w:ins w:id="7189" w:author="PR Preview" w:date="2026-01-01T00:00:00Z">
        <w:r>
          <w:t xml:space="preserve"> </w:t>
        </w:r>
      </w:ins>
      <w:ins w:id="7190" w:author="PR Preview" w:date="2026-01-01T00:00:00Z">
        <w:r>
          <w:t xml:space="preserve">For a vector</w:t>
        </w:r>
      </w:ins>
      <w:ins w:id="7191" w:author="PR Preview" w:date="2026-01-01T00:00:00Z">
        <w:r>
          <w:t xml:space="preserve"> </w:t>
        </w:r>
      </w:ins>
      <w:ins w:id="7192" w:author="PR Preview" w:date="2026-01-01T00:00:00Z">
        <w:r>
          <w:t xml:space="preserve">$\mathord{\smash[b]{\underset{\raise.3ex\hbox{$\scriptstyle\sim$}}{x}}\vphantom{x}}= (x_1, \ldots, x_p) \in \mathbb{R}^p$</w:t>
        </w:r>
      </w:ins>
      <w:ins w:id="7193" w:author="PR Preview" w:date="2026-01-01T00:00:00Z">
        <w:r>
          <w:t xml:space="preserve">,</w:t>
        </w:r>
      </w:ins>
      <w:ins w:id="7194" w:author="PR Preview" w:date="2026-01-01T00:00:00Z">
        <w:r>
          <w:t xml:space="preserve"> </w:t>
        </w:r>
      </w:ins>
      <w:ins w:id="7195" w:author="PR Preview" w:date="2026-01-01T00:00:00Z">
        <w:r>
          <w:t xml:space="preserve">the</w:t>
        </w:r>
      </w:ins>
      <w:ins w:id="7196" w:author="PR Preview" w:date="2026-01-01T00:00:00Z">
        <w:r>
          <w:t xml:space="preserve"> </w:t>
        </w:r>
      </w:ins>
      <w:ins w:id="7197" w:author="PR Preview" w:date="2026-01-01T00:00:00Z">
        <w:r>
          <w:rPr>
            <w:b/>
            <w:bCs/>
          </w:rPr>
          <w:t xml:space="preserve">infinity norm</w:t>
        </w:r>
      </w:ins>
      <w:ins w:id="7198" w:author="PR Preview" w:date="2026-01-01T00:00:00Z">
        <w:r>
          <w:t xml:space="preserve"> </w:t>
        </w:r>
      </w:ins>
      <w:ins w:id="7199" w:author="PR Preview" w:date="2026-01-01T00:00:00Z">
        <w:r>
          <w:t xml:space="preserve">[55]</w:t>
        </w:r>
      </w:ins>
      <w:ins w:id="7200" w:author="PR Preview" w:date="2026-01-01T00:00:00Z">
        <w:r>
          <w:t xml:space="preserve"> </w:t>
        </w:r>
      </w:ins>
      <w:ins w:id="7201" w:author="PR Preview" w:date="2026-01-01T00:00:00Z">
        <w:r>
          <w:t xml:space="preserve">(also the</w:t>
        </w:r>
      </w:ins>
      <w:ins w:id="7202" w:author="PR Preview" w:date="2026-01-01T00:00:00Z">
        <w:r>
          <w:t xml:space="preserve"> </w:t>
        </w:r>
      </w:ins>
      <m:oMath>
        <m:sSub>
          <m:e>
            <m:r>
              <m:t>ℓ</m:t>
            </m:r>
          </m:e>
          <m:sub>
            <m:r>
              <m:rPr>
                <m:sty m:val="p"/>
              </m:rPr>
              <m:t>∞</m:t>
            </m:r>
          </m:sub>
        </m:sSub>
      </m:oMath>
      <w:ins w:id="7203" w:author="PR Preview" w:date="2026-01-01T00:00:00Z">
        <w:r>
          <w:rPr>
            <w:b/>
            <w:bCs/>
          </w:rPr>
          <w:t xml:space="preserve"> </w:t>
        </w:r>
      </w:ins>
      <w:ins w:id="7204" w:author="PR Preview" w:date="2026-01-01T00:00:00Z">
        <w:r>
          <w:rPr>
            <w:b/>
            <w:bCs/>
          </w:rPr>
          <w:t xml:space="preserve">norm</w:t>
        </w:r>
      </w:ins>
      <w:ins w:id="7205" w:author="PR Preview" w:date="2026-01-01T00:00:00Z">
        <w:r>
          <w:t xml:space="preserve">,</w:t>
        </w:r>
      </w:ins>
      <w:ins w:id="7206" w:author="PR Preview" w:date="2026-01-01T00:00:00Z">
        <w:r>
          <w:t xml:space="preserve"> </w:t>
        </w:r>
      </w:ins>
      <w:ins w:id="7207" w:author="PR Preview" w:date="2026-01-01T00:00:00Z">
        <w:r>
          <w:rPr>
            <w:b/>
            <w:bCs/>
          </w:rPr>
          <w:t xml:space="preserve">maximum norm</w:t>
        </w:r>
      </w:ins>
      <w:ins w:id="7208" w:author="PR Preview" w:date="2026-01-01T00:00:00Z">
        <w:r>
          <w:t xml:space="preserve">, or</w:t>
        </w:r>
      </w:ins>
      <w:ins w:id="7209" w:author="PR Preview" w:date="2026-01-01T00:00:00Z">
        <w:r>
          <w:t xml:space="preserve"> </w:t>
        </w:r>
      </w:ins>
      <w:ins w:id="7210" w:author="PR Preview" w:date="2026-01-01T00:00:00Z">
        <w:r>
          <w:rPr>
            <w:b/>
            <w:bCs/>
          </w:rPr>
          <w:t xml:space="preserve">Chebyshev norm</w:t>
        </w:r>
      </w:ins>
      <w:ins w:id="7211" w:author="PR Preview" w:date="2026-01-01T00:00:00Z">
        <w:r>
          <w:t xml:space="preserve">) is defined separately from the</w:t>
        </w:r>
      </w:ins>
      <w:ins w:id="7212" w:author="PR Preview" w:date="2026-01-01T00:00:00Z">
        <w:r>
          <w:t xml:space="preserve"> </w:t>
        </w:r>
      </w:ins>
      <m:oMath>
        <m:r>
          <m:t>p</m:t>
        </m:r>
      </m:oMath>
      <w:ins w:id="7213" w:author="PR Preview" w:date="2026-01-01T00:00:00Z">
        <w:r>
          <w:t xml:space="preserve">-norms (</w:t>
        </w:r>
      </w:ins>
      <w:hyperlink w:anchor="def-vector-p-norm">
        <w:ins w:id="7214" w:author="PR Preview" w:date="2026-01-01T00:00:00Z">
          <w:r>
            <w:rPr>
              <w:rStyle w:val="Hyperlink"/>
            </w:rPr>
            <w:t xml:space="preserve">Definition 72</w:t>
          </w:r>
        </w:ins>
      </w:hyperlink>
      <w:ins w:id="7215" w:author="PR Preview" w:date="2026-01-01T00:00:00Z">
        <w:r>
          <w:t xml:space="preserve">) by</w:t>
        </w:r>
      </w:ins>
    </w:p>
    <w:p>
      <w:pPr>
        <w:pStyle w:val="BodyText"/>
      </w:pPr>
      <w:r>
        <w:t xml:space="preserve">$$
    \mathopen{}\left\lVert\mathord{\smash[b]{\underset{\raise.3ex\hbox{$\scriptstyle\sim$}}{x}}\vphantom{x}}\right\rVert\mathclose{}_\infty \stackrel{\text{def}}{=}\max_{1 \le i \le p} \mathopen{}\left|x_i\right|\mathclose{}.
    $$</w:t>
      </w:r>
    </w:p>
    <w:bookmarkEnd w:id="375"/>
    <w:bookmarkStart w:id="376" w:name="thm-vector-p-norm"/>
    <w:p>
      <w:pPr>
        <w:pStyle w:val="FirstParagraph"/>
      </w:pPr>
      <w:del w:id="7216" w:author="PR Preview" w:date="2026-01-01T00:00:00Z">
        <w:r>
          <w:rPr>
            <w:b/>
            <w:bCs/>
          </w:rPr>
          <w:delText xml:space="preserve">Theorem 60 (The</w:delText>
        </w:r>
      </w:del>
      <w:del w:id="7217" w:author="PR Preview" w:date="2026-01-01T00:00:00Z">
        <w:r>
          <w:rPr>
            <w:b/>
            <w:bCs/>
          </w:rPr>
          <w:delText xml:space="preserve"> </w:delText>
        </w:r>
      </w:del>
      <m:oMath>
        <m:sSub>
          <m:e>
            <m:r>
              <m:t>ℓ</m:t>
            </m:r>
          </m:e>
          <m:sub>
            <m:r>
              <m:t>1</m:t>
            </m:r>
          </m:sub>
        </m:sSub>
      </m:oMath>
      <w:del w:id="7218" w:author="PR Preview" w:date="2026-01-01T00:00:00Z">
        <w:r>
          <w:rPr>
            <w:b/>
            <w:bCs/>
          </w:rPr>
          <w:delText xml:space="preserve">,</w:delText>
        </w:r>
      </w:del>
      <w:del w:id="7219" w:author="PR Preview" w:date="2026-01-01T00:00:00Z">
        <w:r>
          <w:rPr>
            <w:b/>
            <w:bCs/>
          </w:rPr>
          <w:delText xml:space="preserve"> </w:delText>
        </w:r>
      </w:del>
      <m:oMath>
        <m:sSub>
          <m:e>
            <m:r>
              <m:t>ℓ</m:t>
            </m:r>
          </m:e>
          <m:sub>
            <m:r>
              <m:t>2</m:t>
            </m:r>
          </m:sub>
        </m:sSub>
      </m:oMath>
      <w:del w:id="7220" w:author="PR Preview" w:date="2026-01-01T00:00:00Z">
        <w:r>
          <w:rPr>
            <w:b/>
            <w:bCs/>
          </w:rPr>
          <w:delText xml:space="preserve"> </w:delText>
        </w:r>
      </w:del>
      <w:del w:id="7221" w:author="PR Preview" w:date="2026-01-01T00:00:00Z">
        <w:r>
          <w:rPr>
            <w:b/>
            <w:bCs/>
          </w:rPr>
          <w:delText xml:space="preserve">and infinity norms, and the norm axioms)</w:delText>
        </w:r>
      </w:del>
      <w:del w:id="7222" w:author="PR Preview" w:date="2026-01-01T00:00:00Z">
        <w:r>
          <w:delText xml:space="preserve"> </w:delText>
        </w:r>
      </w:del>
      <w:del w:id="7223" w:author="PR Preview" w:date="2026-01-01T00:00:00Z">
        <w:r>
          <w:delText xml:space="preserve">Let</w:delText>
        </w:r>
      </w:del>
      <w:del w:id="7224" w:author="PR Preview" w:date="2026-01-01T00:00:00Z">
        <w:r>
          <w:delText xml:space="preserve"> </w:delText>
        </w:r>
      </w:del>
      <w:del w:id="7225" w:author="PR Preview" w:date="2026-01-01T00:00:00Z">
        <w:r>
          <w:delText xml:space="preserve">$\mathord{\smash[b]{\underset{\raise.3ex\hbox{$\scriptstyle\sim$}}{x}}\vphantom{x}}= (x_1, \ldots, x_p) \in \mathbb{R}^p$</w:delText>
        </w:r>
      </w:del>
      <w:del w:id="7226" w:author="PR Preview" w:date="2026-01-01T00:00:00Z">
        <w:r>
          <w:delText xml:space="preserve">.</w:delText>
        </w:r>
      </w:del>
    </w:p>
    <w:p>
      <w:pPr>
        <w:pStyle w:val="FirstParagraph"/>
      </w:pPr>
      <w:ins w:id="7227" w:author="PR Preview" w:date="2026-01-01T00:00:00Z">
        <w:r>
          <w:rPr>
            <w:b/>
            <w:bCs/>
          </w:rPr>
          <w:t xml:space="preserve">Theorem 61 (The</w:t>
        </w:r>
      </w:ins>
      <w:ins w:id="7228" w:author="PR Preview" w:date="2026-01-01T00:00:00Z">
        <w:r>
          <w:rPr>
            <w:b/>
            <w:bCs/>
          </w:rPr>
          <w:t xml:space="preserve"> </w:t>
        </w:r>
      </w:ins>
      <m:oMath>
        <m:sSub>
          <m:e>
            <m:r>
              <m:t>ℓ</m:t>
            </m:r>
          </m:e>
          <m:sub>
            <m:r>
              <m:t>1</m:t>
            </m:r>
          </m:sub>
        </m:sSub>
      </m:oMath>
      <w:ins w:id="7229" w:author="PR Preview" w:date="2026-01-01T00:00:00Z">
        <w:r>
          <w:rPr>
            <w:b/>
            <w:bCs/>
          </w:rPr>
          <w:t xml:space="preserve">,</w:t>
        </w:r>
      </w:ins>
      <w:ins w:id="7230" w:author="PR Preview" w:date="2026-01-01T00:00:00Z">
        <w:r>
          <w:rPr>
            <w:b/>
            <w:bCs/>
          </w:rPr>
          <w:t xml:space="preserve"> </w:t>
        </w:r>
      </w:ins>
      <m:oMath>
        <m:sSub>
          <m:e>
            <m:r>
              <m:t>ℓ</m:t>
            </m:r>
          </m:e>
          <m:sub>
            <m:r>
              <m:t>2</m:t>
            </m:r>
          </m:sub>
        </m:sSub>
      </m:oMath>
      <w:ins w:id="7231" w:author="PR Preview" w:date="2026-01-01T00:00:00Z">
        <w:r>
          <w:rPr>
            <w:b/>
            <w:bCs/>
          </w:rPr>
          <w:t xml:space="preserve"> </w:t>
        </w:r>
      </w:ins>
      <w:ins w:id="7232" w:author="PR Preview" w:date="2026-01-01T00:00:00Z">
        <w:r>
          <w:rPr>
            <w:b/>
            <w:bCs/>
          </w:rPr>
          <w:t xml:space="preserve">and infinity norms, and the norm axioms)</w:t>
        </w:r>
      </w:ins>
      <w:ins w:id="7233" w:author="PR Preview" w:date="2026-01-01T00:00:00Z">
        <w:r>
          <w:t xml:space="preserve"> </w:t>
        </w:r>
      </w:ins>
      <w:ins w:id="7234" w:author="PR Preview" w:date="2026-01-01T00:00:00Z">
        <w:r>
          <w:t xml:space="preserve">Let</w:t>
        </w:r>
      </w:ins>
      <w:ins w:id="7235" w:author="PR Preview" w:date="2026-01-01T00:00:00Z">
        <w:r>
          <w:t xml:space="preserve"> </w:t>
        </w:r>
      </w:ins>
      <w:ins w:id="7236" w:author="PR Preview" w:date="2026-01-01T00:00:00Z">
        <w:r>
          <w:t xml:space="preserve">$\mathord{\smash[b]{\underset{\raise.3ex\hbox{$\scriptstyle\sim$}}{x}}\vphantom{x}}= (x_1, \ldots, x_p) \in \mathbb{R}^p$</w:t>
        </w:r>
      </w:ins>
      <w:ins w:id="7237" w:author="PR Preview" w:date="2026-01-01T00:00:00Z">
        <w:r>
          <w:t xml:space="preserve">.</w:t>
        </w:r>
      </w:ins>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6"/>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7" w:name="exm-vector-p-norm-limit"/>
    <w:p>
      <w:pPr>
        <w:pStyle w:val="BodyText"/>
      </w:pPr>
      <w:del w:id="7238" w:author="PR Preview" w:date="2026-01-01T00:00:00Z">
        <w:r>
          <w:rPr>
            <w:b/>
            <w:bCs/>
          </w:rPr>
          <w:delText xml:space="preserve">Example 108 (The</w:delText>
        </w:r>
      </w:del>
      <w:del w:id="7239" w:author="PR Preview" w:date="2026-01-01T00:00:00Z">
        <w:r>
          <w:rPr>
            <w:b/>
            <w:bCs/>
          </w:rPr>
          <w:delText xml:space="preserve"> </w:delText>
        </w:r>
      </w:del>
      <m:oMath>
        <m:sSub>
          <m:e>
            <m:r>
              <m:t>ℓ</m:t>
            </m:r>
          </m:e>
          <m:sub>
            <m:r>
              <m:t>k</m:t>
            </m:r>
          </m:sub>
        </m:sSub>
      </m:oMath>
      <w:del w:id="7240" w:author="PR Preview" w:date="2026-01-01T00:00:00Z">
        <w:r>
          <w:rPr>
            <w:b/>
            <w:bCs/>
          </w:rPr>
          <w:delText xml:space="preserve"> </w:delText>
        </w:r>
      </w:del>
      <w:del w:id="7241" w:author="PR Preview" w:date="2026-01-01T00:00:00Z">
        <w:r>
          <w:rPr>
            <w:b/>
            <w:bCs/>
          </w:rPr>
          <w:delText xml:space="preserve">norm approaches the maximum norm as</w:delText>
        </w:r>
      </w:del>
      <w:del w:id="7242" w:author="PR Preview" w:date="2026-01-01T00:00:00Z">
        <w:r>
          <w:rPr>
            <w:b/>
            <w:bCs/>
          </w:rPr>
          <w:delText xml:space="preserve"> </w:delText>
        </w:r>
      </w:del>
      <m:oMath>
        <m:r>
          <m:t>k</m:t>
        </m:r>
      </m:oMath>
      <w:del w:id="7243" w:author="PR Preview" w:date="2026-01-01T00:00:00Z">
        <w:r>
          <w:rPr>
            <w:b/>
            <w:bCs/>
          </w:rPr>
          <w:delText xml:space="preserve"> </w:delText>
        </w:r>
      </w:del>
      <w:del w:id="7244" w:author="PR Preview" w:date="2026-01-01T00:00:00Z">
        <w:r>
          <w:rPr>
            <w:b/>
            <w:bCs/>
          </w:rPr>
          <w:delText xml:space="preserve">grows)</w:delText>
        </w:r>
      </w:del>
      <w:del w:id="7245" w:author="PR Preview" w:date="2026-01-01T00:00:00Z">
        <w:r>
          <w:delText xml:space="preserve"> </w:delText>
        </w:r>
      </w:del>
      <w:del w:id="7246" w:author="PR Preview" w:date="2026-01-01T00:00:00Z">
        <w:r>
          <w:delText xml:space="preserve">Take</w:delText>
        </w:r>
      </w:del>
      <w:del w:id="7247" w:author="PR Preview" w:date="2026-01-01T00:00:00Z">
        <w:r>
          <w:delText xml:space="preserve"> </w:delText>
        </w:r>
      </w:del>
      <w:del w:id="7248" w:author="PR Preview" w:date="2026-01-01T00:00:00Z">
        <w:r>
          <w:delText xml:space="preserve">$\mathord{\smash[b]{\underset{\raise.3ex\hbox{$\scriptstyle\sim$}}{x}}\vphantom{x}}= (3, -4)$</w:delText>
        </w:r>
      </w:del>
      <w:del w:id="7249" w:author="PR Preview" w:date="2026-01-01T00:00:00Z">
        <w:r>
          <w:delText xml:space="preserve"> </w:delText>
        </w:r>
      </w:del>
      <w:del w:id="7250" w:author="PR Preview" w:date="2026-01-01T00:00:00Z">
        <w:r>
          <w:delText xml:space="preserve">and</w:delText>
        </w:r>
      </w:del>
      <w:del w:id="7251" w:author="PR Preview" w:date="2026-01-01T00:00:00Z">
        <w:r>
          <w:delText xml:space="preserve"> </w:delText>
        </w:r>
      </w:del>
      <w:del w:id="7252" w:author="PR Preview" w:date="2026-01-01T00:00:00Z">
        <w:r>
          <w:delText xml:space="preserve">$\mathord{\smash[b]{\underset{\raise.3ex\hbox{$\scriptstyle\sim$}}{y}}\vphantom{y}}= (-1, 5)$</w:delText>
        </w:r>
      </w:del>
      <w:del w:id="7253" w:author="PR Preview" w:date="2026-01-01T00:00:00Z">
        <w:r>
          <w:delText xml:space="preserve"> </w:delText>
        </w:r>
      </w:del>
      <w:del w:id="7254" w:author="PR Preview" w:date="2026-01-01T00:00:00Z">
        <w:r>
          <w:delText xml:space="preserve">in</w:delText>
        </w:r>
      </w:del>
      <w:del w:id="7255" w:author="PR Preview" w:date="2026-01-01T00:00:00Z">
        <w:r>
          <w:delText xml:space="preserve"> </w:delText>
        </w:r>
      </w:del>
      <m:oMath>
        <m:sSup>
          <m:e>
            <m:r>
              <m:rPr>
                <m:scr m:val="double-struck"/>
                <m:sty m:val="p"/>
              </m:rPr>
              <m:t>R</m:t>
            </m:r>
          </m:e>
          <m:sup>
            <m:r>
              <m:t>2</m:t>
            </m:r>
          </m:sup>
        </m:sSup>
      </m:oMath>
      <w:del w:id="7256" w:author="PR Preview" w:date="2026-01-01T00:00:00Z">
        <w:r>
          <w:delText xml:space="preserve">.</w:delText>
        </w:r>
      </w:del>
      <w:del w:id="7257" w:author="PR Preview" w:date="2026-01-01T00:00:00Z">
        <w:r>
          <w:delText xml:space="preserve"> </w:delText>
        </w:r>
      </w:del>
      <w:del w:id="7258" w:author="PR Preview" w:date="2026-01-01T00:00:00Z">
        <w:r>
          <w:delText xml:space="preserve">The code computes</w:delText>
        </w:r>
      </w:del>
      <w:del w:id="7259" w:author="PR Preview" w:date="2026-01-01T00:00:00Z">
        <w:r>
          <w:delText xml:space="preserve"> </w:delText>
        </w:r>
      </w:del>
      <w:del w:id="7260" w:author="PR Preview" w:date="2026-01-01T00:00:00Z">
        <w:r>
          <w:delText xml:space="preserve">$\mathopen{}\left\lVert\mathord{\smash[b]{\underset{\raise.3ex\hbox{$\scriptstyle\sim$}}{x}}\vphantom{x}}\right\rVert\mathclose{}_k$</w:delText>
        </w:r>
      </w:del>
      <w:del w:id="7261" w:author="PR Preview" w:date="2026-01-01T00:00:00Z">
        <w:r>
          <w:delText xml:space="preserve"> </w:delText>
        </w:r>
      </w:del>
      <w:del w:id="7262" w:author="PR Preview" w:date="2026-01-01T00:00:00Z">
        <w:r>
          <w:delText xml:space="preserve">for several values of</w:delText>
        </w:r>
      </w:del>
      <w:del w:id="7263" w:author="PR Preview" w:date="2026-01-01T00:00:00Z">
        <w:r>
          <w:delText xml:space="preserve"> </w:delText>
        </w:r>
      </w:del>
      <m:oMath>
        <m:r>
          <m:t>k</m:t>
        </m:r>
      </m:oMath>
      <w:del w:id="7264" w:author="PR Preview" w:date="2026-01-01T00:00:00Z">
        <w:r>
          <w:delText xml:space="preserve">, including</w:delText>
        </w:r>
      </w:del>
      <w:del w:id="7265" w:author="PR Preview" w:date="2026-01-01T00:00:00Z">
        <w:r>
          <w:delText xml:space="preserve"> </w:delText>
        </w:r>
      </w:del>
      <m:oMath>
        <m:r>
          <m:t>k</m:t>
        </m:r>
        <m:r>
          <m:rPr>
            <m:sty m:val="p"/>
          </m:rPr>
          <m:t>=</m:t>
        </m:r>
        <m:r>
          <m:rPr>
            <m:sty m:val="p"/>
          </m:rPr>
          <m:t>∞</m:t>
        </m:r>
      </m:oMath>
      <w:del w:id="7266" w:author="PR Preview" w:date="2026-01-01T00:00:00Z">
        <w:r>
          <w:delText xml:space="preserve"> </w:delText>
        </w:r>
      </w:del>
      <w:del w:id="7267" w:author="PR Preview" w:date="2026-01-01T00:00:00Z">
        <w:r>
          <w:delText xml:space="preserve">as the maximum,</w:delText>
        </w:r>
      </w:del>
      <w:del w:id="7268" w:author="PR Preview" w:date="2026-01-01T00:00:00Z">
        <w:r>
          <w:delText xml:space="preserve"> </w:delText>
        </w:r>
      </w:del>
      <w:del w:id="7269" w:author="PR Preview" w:date="2026-01-01T00:00:00Z">
        <w:r>
          <w:delText xml:space="preserve">and checks the triangle inequality for</w:delText>
        </w:r>
      </w:del>
      <w:del w:id="7270" w:author="PR Preview" w:date="2026-01-01T00:00:00Z">
        <w:r>
          <w:delText xml:space="preserve"> </w:delText>
        </w:r>
      </w:del>
      <w:del w:id="7271" w:author="PR Preview" w:date="2026-01-01T00:00:00Z">
        <w:r>
          <w:delText xml:space="preserve">$\mathord{\smash[b]{\underset{\raise.3ex\hbox{$\scriptstyle\sim$}}{x}}\vphantom{x}}$</w:delText>
        </w:r>
      </w:del>
      <w:del w:id="7272" w:author="PR Preview" w:date="2026-01-01T00:00:00Z">
        <w:r>
          <w:delText xml:space="preserve"> </w:delText>
        </w:r>
      </w:del>
      <w:del w:id="7273" w:author="PR Preview" w:date="2026-01-01T00:00:00Z">
        <w:r>
          <w:delText xml:space="preserve">and</w:delText>
        </w:r>
      </w:del>
      <w:del w:id="7274" w:author="PR Preview" w:date="2026-01-01T00:00:00Z">
        <w:r>
          <w:delText xml:space="preserve"> </w:delText>
        </w:r>
      </w:del>
      <w:del w:id="7275" w:author="PR Preview" w:date="2026-01-01T00:00:00Z">
        <w:r>
          <w:delText xml:space="preserve">$\mathord{\smash[b]{\underset{\raise.3ex\hbox{$\scriptstyle\sim$}}{y}}\vphantom{y}}$</w:delText>
        </w:r>
      </w:del>
      <w:del w:id="7276" w:author="PR Preview" w:date="2026-01-01T00:00:00Z">
        <w:r>
          <w:delText xml:space="preserve"> </w:delText>
        </w:r>
      </w:del>
      <w:del w:id="7277" w:author="PR Preview" w:date="2026-01-01T00:00:00Z">
        <w:r>
          <w:delText xml:space="preserve">at each of them.</w:delText>
        </w:r>
      </w:del>
    </w:p>
    <w:p>
      <w:pPr>
        <w:pStyle w:val="BodyText"/>
      </w:pPr>
      <w:ins w:id="7278" w:author="PR Preview" w:date="2026-01-01T00:00:00Z">
        <w:r>
          <w:rPr>
            <w:b/>
            <w:bCs/>
          </w:rPr>
          <w:t xml:space="preserve">Example 110 (The</w:t>
        </w:r>
      </w:ins>
      <w:ins w:id="7279" w:author="PR Preview" w:date="2026-01-01T00:00:00Z">
        <w:r>
          <w:rPr>
            <w:b/>
            <w:bCs/>
          </w:rPr>
          <w:t xml:space="preserve"> </w:t>
        </w:r>
      </w:ins>
      <m:oMath>
        <m:sSub>
          <m:e>
            <m:r>
              <m:t>ℓ</m:t>
            </m:r>
          </m:e>
          <m:sub>
            <m:r>
              <m:t>k</m:t>
            </m:r>
          </m:sub>
        </m:sSub>
      </m:oMath>
      <w:ins w:id="7280" w:author="PR Preview" w:date="2026-01-01T00:00:00Z">
        <w:r>
          <w:rPr>
            <w:b/>
            <w:bCs/>
          </w:rPr>
          <w:t xml:space="preserve"> </w:t>
        </w:r>
      </w:ins>
      <w:ins w:id="7281" w:author="PR Preview" w:date="2026-01-01T00:00:00Z">
        <w:r>
          <w:rPr>
            <w:b/>
            <w:bCs/>
          </w:rPr>
          <w:t xml:space="preserve">norm approaches the maximum norm as</w:t>
        </w:r>
      </w:ins>
      <w:ins w:id="7282" w:author="PR Preview" w:date="2026-01-01T00:00:00Z">
        <w:r>
          <w:rPr>
            <w:b/>
            <w:bCs/>
          </w:rPr>
          <w:t xml:space="preserve"> </w:t>
        </w:r>
      </w:ins>
      <m:oMath>
        <m:r>
          <m:t>k</m:t>
        </m:r>
      </m:oMath>
      <w:ins w:id="7283" w:author="PR Preview" w:date="2026-01-01T00:00:00Z">
        <w:r>
          <w:rPr>
            <w:b/>
            <w:bCs/>
          </w:rPr>
          <w:t xml:space="preserve"> </w:t>
        </w:r>
      </w:ins>
      <w:ins w:id="7284" w:author="PR Preview" w:date="2026-01-01T00:00:00Z">
        <w:r>
          <w:rPr>
            <w:b/>
            <w:bCs/>
          </w:rPr>
          <w:t xml:space="preserve">grows)</w:t>
        </w:r>
      </w:ins>
      <w:ins w:id="7285" w:author="PR Preview" w:date="2026-01-01T00:00:00Z">
        <w:r>
          <w:t xml:space="preserve"> </w:t>
        </w:r>
      </w:ins>
      <w:ins w:id="7286" w:author="PR Preview" w:date="2026-01-01T00:00:00Z">
        <w:r>
          <w:t xml:space="preserve">Take</w:t>
        </w:r>
      </w:ins>
      <w:ins w:id="7287" w:author="PR Preview" w:date="2026-01-01T00:00:00Z">
        <w:r>
          <w:t xml:space="preserve"> </w:t>
        </w:r>
      </w:ins>
      <w:ins w:id="7288" w:author="PR Preview" w:date="2026-01-01T00:00:00Z">
        <w:r>
          <w:t xml:space="preserve">$\mathord{\smash[b]{\underset{\raise.3ex\hbox{$\scriptstyle\sim$}}{x}}\vphantom{x}}= (3, -4)$</w:t>
        </w:r>
      </w:ins>
      <w:ins w:id="7289" w:author="PR Preview" w:date="2026-01-01T00:00:00Z">
        <w:r>
          <w:t xml:space="preserve"> </w:t>
        </w:r>
      </w:ins>
      <w:ins w:id="7290" w:author="PR Preview" w:date="2026-01-01T00:00:00Z">
        <w:r>
          <w:t xml:space="preserve">and</w:t>
        </w:r>
      </w:ins>
      <w:ins w:id="7291" w:author="PR Preview" w:date="2026-01-01T00:00:00Z">
        <w:r>
          <w:t xml:space="preserve"> </w:t>
        </w:r>
      </w:ins>
      <w:ins w:id="7292" w:author="PR Preview" w:date="2026-01-01T00:00:00Z">
        <w:r>
          <w:t xml:space="preserve">$\mathord{\smash[b]{\underset{\raise.3ex\hbox{$\scriptstyle\sim$}}{y}}\vphantom{y}}= (-1, 5)$</w:t>
        </w:r>
      </w:ins>
      <w:ins w:id="7293" w:author="PR Preview" w:date="2026-01-01T00:00:00Z">
        <w:r>
          <w:t xml:space="preserve"> </w:t>
        </w:r>
      </w:ins>
      <w:ins w:id="7294" w:author="PR Preview" w:date="2026-01-01T00:00:00Z">
        <w:r>
          <w:t xml:space="preserve">in</w:t>
        </w:r>
      </w:ins>
      <w:ins w:id="7295" w:author="PR Preview" w:date="2026-01-01T00:00:00Z">
        <w:r>
          <w:t xml:space="preserve"> </w:t>
        </w:r>
      </w:ins>
      <m:oMath>
        <m:sSup>
          <m:e>
            <m:r>
              <m:rPr>
                <m:scr m:val="double-struck"/>
                <m:sty m:val="p"/>
              </m:rPr>
              <m:t>R</m:t>
            </m:r>
          </m:e>
          <m:sup>
            <m:r>
              <m:t>2</m:t>
            </m:r>
          </m:sup>
        </m:sSup>
      </m:oMath>
      <w:ins w:id="7296" w:author="PR Preview" w:date="2026-01-01T00:00:00Z">
        <w:r>
          <w:t xml:space="preserve">.</w:t>
        </w:r>
      </w:ins>
      <w:ins w:id="7297" w:author="PR Preview" w:date="2026-01-01T00:00:00Z">
        <w:r>
          <w:t xml:space="preserve"> </w:t>
        </w:r>
      </w:ins>
      <w:ins w:id="7298" w:author="PR Preview" w:date="2026-01-01T00:00:00Z">
        <w:r>
          <w:t xml:space="preserve">The code computes</w:t>
        </w:r>
      </w:ins>
      <w:ins w:id="7299" w:author="PR Preview" w:date="2026-01-01T00:00:00Z">
        <w:r>
          <w:t xml:space="preserve"> </w:t>
        </w:r>
      </w:ins>
      <w:ins w:id="7300" w:author="PR Preview" w:date="2026-01-01T00:00:00Z">
        <w:r>
          <w:t xml:space="preserve">$\mathopen{}\left\lVert\mathord{\smash[b]{\underset{\raise.3ex\hbox{$\scriptstyle\sim$}}{x}}\vphantom{x}}\right\rVert\mathclose{}_k$</w:t>
        </w:r>
      </w:ins>
      <w:ins w:id="7301" w:author="PR Preview" w:date="2026-01-01T00:00:00Z">
        <w:r>
          <w:t xml:space="preserve"> </w:t>
        </w:r>
      </w:ins>
      <w:ins w:id="7302" w:author="PR Preview" w:date="2026-01-01T00:00:00Z">
        <w:r>
          <w:t xml:space="preserve">for several values of</w:t>
        </w:r>
      </w:ins>
      <w:ins w:id="7303" w:author="PR Preview" w:date="2026-01-01T00:00:00Z">
        <w:r>
          <w:t xml:space="preserve"> </w:t>
        </w:r>
      </w:ins>
      <m:oMath>
        <m:r>
          <m:t>k</m:t>
        </m:r>
      </m:oMath>
      <w:ins w:id="7304" w:author="PR Preview" w:date="2026-01-01T00:00:00Z">
        <w:r>
          <w:t xml:space="preserve">, including</w:t>
        </w:r>
      </w:ins>
      <w:ins w:id="7305" w:author="PR Preview" w:date="2026-01-01T00:00:00Z">
        <w:r>
          <w:t xml:space="preserve"> </w:t>
        </w:r>
      </w:ins>
      <m:oMath>
        <m:r>
          <m:t>k</m:t>
        </m:r>
        <m:r>
          <m:rPr>
            <m:sty m:val="p"/>
          </m:rPr>
          <m:t>=</m:t>
        </m:r>
        <m:r>
          <m:rPr>
            <m:sty m:val="p"/>
          </m:rPr>
          <m:t>∞</m:t>
        </m:r>
      </m:oMath>
      <w:ins w:id="7306" w:author="PR Preview" w:date="2026-01-01T00:00:00Z">
        <w:r>
          <w:t xml:space="preserve"> </w:t>
        </w:r>
      </w:ins>
      <w:ins w:id="7307" w:author="PR Preview" w:date="2026-01-01T00:00:00Z">
        <w:r>
          <w:t xml:space="preserve">as the maximum,</w:t>
        </w:r>
      </w:ins>
      <w:ins w:id="7308" w:author="PR Preview" w:date="2026-01-01T00:00:00Z">
        <w:r>
          <w:t xml:space="preserve"> </w:t>
        </w:r>
      </w:ins>
      <w:ins w:id="7309" w:author="PR Preview" w:date="2026-01-01T00:00:00Z">
        <w:r>
          <w:t xml:space="preserve">and checks the triangle inequality for</w:t>
        </w:r>
      </w:ins>
      <w:ins w:id="7310" w:author="PR Preview" w:date="2026-01-01T00:00:00Z">
        <w:r>
          <w:t xml:space="preserve"> </w:t>
        </w:r>
      </w:ins>
      <w:ins w:id="7311" w:author="PR Preview" w:date="2026-01-01T00:00:00Z">
        <w:r>
          <w:t xml:space="preserve">$\mathord{\smash[b]{\underset{\raise.3ex\hbox{$\scriptstyle\sim$}}{x}}\vphantom{x}}$</w:t>
        </w:r>
      </w:ins>
      <w:ins w:id="7312" w:author="PR Preview" w:date="2026-01-01T00:00:00Z">
        <w:r>
          <w:t xml:space="preserve"> </w:t>
        </w:r>
      </w:ins>
      <w:ins w:id="7313" w:author="PR Preview" w:date="2026-01-01T00:00:00Z">
        <w:r>
          <w:t xml:space="preserve">and</w:t>
        </w:r>
      </w:ins>
      <w:ins w:id="7314" w:author="PR Preview" w:date="2026-01-01T00:00:00Z">
        <w:r>
          <w:t xml:space="preserve"> </w:t>
        </w:r>
      </w:ins>
      <w:ins w:id="7315" w:author="PR Preview" w:date="2026-01-01T00:00:00Z">
        <w:r>
          <w:t xml:space="preserve">$\mathord{\smash[b]{\underset{\raise.3ex\hbox{$\scriptstyle\sim$}}{y}}\vphantom{y}}$</w:t>
        </w:r>
      </w:ins>
      <w:ins w:id="7316" w:author="PR Preview" w:date="2026-01-01T00:00:00Z">
        <w:r>
          <w:t xml:space="preserve"> </w:t>
        </w:r>
      </w:ins>
      <w:ins w:id="7317"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del w:id="7318" w:author="PR Preview" w:date="2026-01-01T00:00:00Z">
        <w:r>
          <w:delText xml:space="preserve">By part 1 of</w:delText>
        </w:r>
      </w:del>
      <w:del w:id="7319" w:author="PR Preview" w:date="2026-01-01T00:00:00Z">
        <w:r>
          <w:delText xml:space="preserve"> </w:delText>
        </w:r>
      </w:del>
      <w:hyperlink w:anchor="thm-vector-p-norm">
        <w:del w:id="7320" w:author="PR Preview" w:date="2026-01-01T00:00:00Z">
          <w:r>
            <w:rPr>
              <w:rStyle w:val="Hyperlink"/>
            </w:rPr>
            <w:delText xml:space="preserve">Theorem 60</w:delText>
          </w:r>
        </w:del>
      </w:hyperlink>
      <w:del w:id="7321" w:author="PR Preview" w:date="2026-01-01T00:00:00Z">
        <w:r>
          <w:delText xml:space="preserve">, the</w:delText>
        </w:r>
      </w:del>
      <w:del w:id="7322" w:author="PR Preview" w:date="2026-01-01T00:00:00Z">
        <w:r>
          <w:delText xml:space="preserve"> </w:delText>
        </w:r>
      </w:del>
      <m:oMath>
        <m:sSub>
          <m:e>
            <m:r>
              <m:t>ℓ</m:t>
            </m:r>
          </m:e>
          <m:sub>
            <m:r>
              <m:t>1</m:t>
            </m:r>
          </m:sub>
        </m:sSub>
      </m:oMath>
      <w:del w:id="7323" w:author="PR Preview" w:date="2026-01-01T00:00:00Z">
        <w:r>
          <w:delText xml:space="preserve"> </w:delText>
        </w:r>
      </w:del>
      <w:del w:id="7324" w:author="PR Preview" w:date="2026-01-01T00:00:00Z">
        <w:r>
          <w:delText xml:space="preserve">norm 7 equals</w:delText>
        </w:r>
      </w:del>
      <w:del w:id="7325" w:author="PR Preview" w:date="2026-01-01T00:00:00Z">
        <w:r>
          <w:delText xml:space="preserve"> </w:delText>
        </w:r>
      </w:del>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del w:id="7326" w:author="PR Preview" w:date="2026-01-01T00:00:00Z">
        <w:r>
          <w:delText xml:space="preserve">,</w:delText>
        </w:r>
      </w:del>
      <w:del w:id="7327" w:author="PR Preview" w:date="2026-01-01T00:00:00Z">
        <w:r>
          <w:delText xml:space="preserve"> </w:delText>
        </w:r>
      </w:del>
      <w:del w:id="7328" w:author="PR Preview" w:date="2026-01-01T00:00:00Z">
        <w:r>
          <w:delText xml:space="preserve">and the</w:delText>
        </w:r>
      </w:del>
      <w:del w:id="7329" w:author="PR Preview" w:date="2026-01-01T00:00:00Z">
        <w:r>
          <w:delText xml:space="preserve"> </w:delText>
        </w:r>
      </w:del>
      <m:oMath>
        <m:sSub>
          <m:e>
            <m:r>
              <m:t>ℓ</m:t>
            </m:r>
          </m:e>
          <m:sub>
            <m:r>
              <m:t>2</m:t>
            </m:r>
          </m:sub>
        </m:sSub>
      </m:oMath>
      <w:del w:id="7330" w:author="PR Preview" w:date="2026-01-01T00:00:00Z">
        <w:r>
          <w:delText xml:space="preserve"> </w:delText>
        </w:r>
      </w:del>
      <w:del w:id="7331" w:author="PR Preview" w:date="2026-01-01T00:00:00Z">
        <w:r>
          <w:delText xml:space="preserve">norm 5 equals</w:delText>
        </w:r>
      </w:del>
      <w:del w:id="7332" w:author="PR Preview" w:date="2026-01-01T00:00:00Z">
        <w:r>
          <w:delText xml:space="preserve"> </w:delText>
        </w:r>
      </w:del>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del w:id="7333" w:author="PR Preview" w:date="2026-01-01T00:00:00Z">
        <w:r>
          <w:delText xml:space="preserve">.</w:delText>
        </w:r>
      </w:del>
      <w:del w:id="7334" w:author="PR Preview" w:date="2026-01-01T00:00:00Z">
        <w:r>
          <w:delText xml:space="preserve"> </w:delText>
        </w:r>
      </w:del>
      <w:del w:id="7335" w:author="PR Preview" w:date="2026-01-01T00:00:00Z">
        <w:r>
          <w:delText xml:space="preserve">By part 2, the norms approach the maximum norm 4:</w:delText>
        </w:r>
      </w:del>
      <w:del w:id="7336" w:author="PR Preview" w:date="2026-01-01T00:00:00Z">
        <w:r>
          <w:delText xml:space="preserve"> </w:delText>
        </w:r>
      </w:del>
      <w:del w:id="7337" w:author="PR Preview" w:date="2026-01-01T00:00:00Z">
        <w:r>
          <w:delText xml:space="preserve">at</w:delText>
        </w:r>
      </w:del>
      <w:del w:id="7338" w:author="PR Preview" w:date="2026-01-01T00:00:00Z">
        <w:r>
          <w:delText xml:space="preserve"> </w:delText>
        </w:r>
      </w:del>
      <m:oMath>
        <m:r>
          <m:t>k</m:t>
        </m:r>
        <m:r>
          <m:rPr>
            <m:sty m:val="p"/>
          </m:rPr>
          <m:t>=</m:t>
        </m:r>
        <m:r>
          <m:t>64</m:t>
        </m:r>
      </m:oMath>
      <w:del w:id="7339" w:author="PR Preview" w:date="2026-01-01T00:00:00Z">
        <w:r>
          <w:delText xml:space="preserve"> </w:delText>
        </w:r>
      </w:del>
      <w:del w:id="7340" w:author="PR Preview" w:date="2026-01-01T00:00:00Z">
        <w:r>
          <w:delText xml:space="preserve">the</w:delText>
        </w:r>
      </w:del>
      <w:del w:id="7341" w:author="PR Preview" w:date="2026-01-01T00:00:00Z">
        <w:r>
          <w:delText xml:space="preserve"> </w:delText>
        </w:r>
      </w:del>
      <m:oMath>
        <m:sSub>
          <m:e>
            <m:r>
              <m:t>ℓ</m:t>
            </m:r>
          </m:e>
          <m:sub>
            <m:r>
              <m:t>k</m:t>
            </m:r>
          </m:sub>
        </m:sSub>
      </m:oMath>
      <w:del w:id="7342" w:author="PR Preview" w:date="2026-01-01T00:00:00Z">
        <w:r>
          <w:delText xml:space="preserve"> </w:delText>
        </w:r>
      </w:del>
      <w:del w:id="7343" w:author="PR Preview" w:date="2026-01-01T00:00:00Z">
        <w:r>
          <w:delText xml:space="preserve">norm is within</w:delText>
        </w:r>
      </w:del>
      <w:del w:id="7344" w:author="PR Preview" w:date="2026-01-01T00:00:00Z">
        <w:r>
          <w:delText xml:space="preserve"> </w:delText>
        </w:r>
      </w:del>
      <w:del w:id="7345" w:author="PR Preview" w:date="2026-01-01T00:00:00Z">
        <w:r>
          <w:delText xml:space="preserve">0.00000000063 of it.</w:delText>
        </w:r>
      </w:del>
      <w:del w:id="7346" w:author="PR Preview" w:date="2026-01-01T00:00:00Z">
        <w:r>
          <w:delText xml:space="preserve"> </w:delText>
        </w:r>
      </w:del>
      <w:del w:id="7347" w:author="PR Preview" w:date="2026-01-01T00:00:00Z">
        <w:r>
          <w:delText xml:space="preserve">By part 3, the triangle inequality holds at all 8 of the 8 values of</w:delText>
        </w:r>
      </w:del>
      <w:del w:id="7348" w:author="PR Preview" w:date="2026-01-01T00:00:00Z">
        <w:r>
          <w:delText xml:space="preserve"> </w:delText>
        </w:r>
      </w:del>
      <m:oMath>
        <m:r>
          <m:t>k</m:t>
        </m:r>
      </m:oMath>
      <w:del w:id="7349" w:author="PR Preview" w:date="2026-01-01T00:00:00Z">
        <w:r>
          <w:delText xml:space="preserve">.</w:delText>
        </w:r>
      </w:del>
    </w:p>
    <w:p>
      <w:pPr>
        <w:pStyle w:val="FirstParagraph"/>
      </w:pPr>
      <w:ins w:id="7350" w:author="PR Preview" w:date="2026-01-01T00:00:00Z">
        <w:r>
          <w:t xml:space="preserve">By part 1 of</w:t>
        </w:r>
      </w:ins>
      <w:ins w:id="7351" w:author="PR Preview" w:date="2026-01-01T00:00:00Z">
        <w:r>
          <w:t xml:space="preserve"> </w:t>
        </w:r>
      </w:ins>
      <w:hyperlink w:anchor="thm-vector-p-norm">
        <w:ins w:id="7352" w:author="PR Preview" w:date="2026-01-01T00:00:00Z">
          <w:r>
            <w:rPr>
              <w:rStyle w:val="Hyperlink"/>
            </w:rPr>
            <w:t xml:space="preserve">Theorem 61</w:t>
          </w:r>
        </w:ins>
      </w:hyperlink>
      <w:ins w:id="7353" w:author="PR Preview" w:date="2026-01-01T00:00:00Z">
        <w:r>
          <w:t xml:space="preserve">, the</w:t>
        </w:r>
      </w:ins>
      <w:ins w:id="7354" w:author="PR Preview" w:date="2026-01-01T00:00:00Z">
        <w:r>
          <w:t xml:space="preserve"> </w:t>
        </w:r>
      </w:ins>
      <m:oMath>
        <m:sSub>
          <m:e>
            <m:r>
              <m:t>ℓ</m:t>
            </m:r>
          </m:e>
          <m:sub>
            <m:r>
              <m:t>1</m:t>
            </m:r>
          </m:sub>
        </m:sSub>
      </m:oMath>
      <w:ins w:id="7355" w:author="PR Preview" w:date="2026-01-01T00:00:00Z">
        <w:r>
          <w:t xml:space="preserve"> </w:t>
        </w:r>
      </w:ins>
      <w:ins w:id="7356" w:author="PR Preview" w:date="2026-01-01T00:00:00Z">
        <w:r>
          <w:t xml:space="preserve">norm 7 equals</w:t>
        </w:r>
      </w:ins>
      <w:ins w:id="7357"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7358" w:author="PR Preview" w:date="2026-01-01T00:00:00Z">
        <w:r>
          <w:t xml:space="preserve">,</w:t>
        </w:r>
      </w:ins>
      <w:ins w:id="7359" w:author="PR Preview" w:date="2026-01-01T00:00:00Z">
        <w:r>
          <w:t xml:space="preserve"> </w:t>
        </w:r>
      </w:ins>
      <w:ins w:id="7360" w:author="PR Preview" w:date="2026-01-01T00:00:00Z">
        <w:r>
          <w:t xml:space="preserve">and the</w:t>
        </w:r>
      </w:ins>
      <w:ins w:id="7361" w:author="PR Preview" w:date="2026-01-01T00:00:00Z">
        <w:r>
          <w:t xml:space="preserve"> </w:t>
        </w:r>
      </w:ins>
      <m:oMath>
        <m:sSub>
          <m:e>
            <m:r>
              <m:t>ℓ</m:t>
            </m:r>
          </m:e>
          <m:sub>
            <m:r>
              <m:t>2</m:t>
            </m:r>
          </m:sub>
        </m:sSub>
      </m:oMath>
      <w:ins w:id="7362" w:author="PR Preview" w:date="2026-01-01T00:00:00Z">
        <w:r>
          <w:t xml:space="preserve"> </w:t>
        </w:r>
      </w:ins>
      <w:ins w:id="7363" w:author="PR Preview" w:date="2026-01-01T00:00:00Z">
        <w:r>
          <w:t xml:space="preserve">norm 5 equals</w:t>
        </w:r>
      </w:ins>
      <w:ins w:id="7364"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7365" w:author="PR Preview" w:date="2026-01-01T00:00:00Z">
        <w:r>
          <w:t xml:space="preserve">.</w:t>
        </w:r>
      </w:ins>
      <w:ins w:id="7366" w:author="PR Preview" w:date="2026-01-01T00:00:00Z">
        <w:r>
          <w:t xml:space="preserve"> </w:t>
        </w:r>
      </w:ins>
      <w:ins w:id="7367" w:author="PR Preview" w:date="2026-01-01T00:00:00Z">
        <w:r>
          <w:t xml:space="preserve">By part 2, the norms approach the maximum norm 4:</w:t>
        </w:r>
      </w:ins>
      <w:ins w:id="7368" w:author="PR Preview" w:date="2026-01-01T00:00:00Z">
        <w:r>
          <w:t xml:space="preserve"> </w:t>
        </w:r>
      </w:ins>
      <w:ins w:id="7369" w:author="PR Preview" w:date="2026-01-01T00:00:00Z">
        <w:r>
          <w:t xml:space="preserve">at</w:t>
        </w:r>
      </w:ins>
      <w:ins w:id="7370" w:author="PR Preview" w:date="2026-01-01T00:00:00Z">
        <w:r>
          <w:t xml:space="preserve"> </w:t>
        </w:r>
      </w:ins>
      <m:oMath>
        <m:r>
          <m:t>k</m:t>
        </m:r>
        <m:r>
          <m:rPr>
            <m:sty m:val="p"/>
          </m:rPr>
          <m:t>=</m:t>
        </m:r>
        <m:r>
          <m:t>64</m:t>
        </m:r>
      </m:oMath>
      <w:ins w:id="7371" w:author="PR Preview" w:date="2026-01-01T00:00:00Z">
        <w:r>
          <w:t xml:space="preserve"> </w:t>
        </w:r>
      </w:ins>
      <w:ins w:id="7372" w:author="PR Preview" w:date="2026-01-01T00:00:00Z">
        <w:r>
          <w:t xml:space="preserve">the</w:t>
        </w:r>
      </w:ins>
      <w:ins w:id="7373" w:author="PR Preview" w:date="2026-01-01T00:00:00Z">
        <w:r>
          <w:t xml:space="preserve"> </w:t>
        </w:r>
      </w:ins>
      <m:oMath>
        <m:sSub>
          <m:e>
            <m:r>
              <m:t>ℓ</m:t>
            </m:r>
          </m:e>
          <m:sub>
            <m:r>
              <m:t>k</m:t>
            </m:r>
          </m:sub>
        </m:sSub>
      </m:oMath>
      <w:ins w:id="7374" w:author="PR Preview" w:date="2026-01-01T00:00:00Z">
        <w:r>
          <w:t xml:space="preserve"> </w:t>
        </w:r>
      </w:ins>
      <w:ins w:id="7375" w:author="PR Preview" w:date="2026-01-01T00:00:00Z">
        <w:r>
          <w:t xml:space="preserve">norm is within</w:t>
        </w:r>
      </w:ins>
      <w:ins w:id="7376" w:author="PR Preview" w:date="2026-01-01T00:00:00Z">
        <w:r>
          <w:t xml:space="preserve"> </w:t>
        </w:r>
      </w:ins>
      <w:ins w:id="7377" w:author="PR Preview" w:date="2026-01-01T00:00:00Z">
        <w:r>
          <w:t xml:space="preserve">0.00000000063 of it.</w:t>
        </w:r>
      </w:ins>
      <w:ins w:id="7378" w:author="PR Preview" w:date="2026-01-01T00:00:00Z">
        <w:r>
          <w:t xml:space="preserve"> </w:t>
        </w:r>
      </w:ins>
      <w:ins w:id="7379" w:author="PR Preview" w:date="2026-01-01T00:00:00Z">
        <w:r>
          <w:t xml:space="preserve">By part 3, the triangle inequality holds at all 8 of the 8 values of</w:t>
        </w:r>
      </w:ins>
      <w:ins w:id="7380" w:author="PR Preview" w:date="2026-01-01T00:00:00Z">
        <w:r>
          <w:t xml:space="preserve"> </w:t>
        </w:r>
      </w:ins>
      <m:oMath>
        <m:r>
          <m:t>k</m:t>
        </m:r>
      </m:oMath>
      <w:ins w:id="7381" w:author="PR Preview" w:date="2026-01-01T00:00:00Z">
        <w:r>
          <w:t xml:space="preserve">.</w:t>
        </w:r>
      </w:ins>
    </w:p>
    <w:bookmarkEnd w:id="377"/>
    <w:bookmarkStart w:id="379"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8">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9"/>
    <w:bookmarkStart w:id="381" w:name="rem-angle-well-defined"/>
    <w:p>
      <w:pPr>
        <w:pStyle w:val="FirstParagraph"/>
      </w:pPr>
      <w:del w:id="7382" w:author="PR Preview" w:date="2026-01-01T00:00:00Z">
        <w:r>
          <w:rPr>
            <w:i/>
            <w:iCs/>
          </w:rPr>
          <w:delText xml:space="preserve">Remark 24</w:delText>
        </w:r>
      </w:del>
      <w:del w:id="7383" w:author="PR Preview" w:date="2026-01-01T00:00:00Z">
        <w:r>
          <w:delText xml:space="preserve"> (Why the angle is well defined). </w:delText>
        </w:r>
      </w:del>
      <w:del w:id="7384" w:author="PR Preview" w:date="2026-01-01T00:00:00Z">
        <w:r>
          <w:delText xml:space="preserve">The denominator is positive, because both vectors are nonzero (</w:delText>
        </w:r>
      </w:del>
      <w:hyperlink w:anchor="thm-norm-properties">
        <w:del w:id="7385" w:author="PR Preview" w:date="2026-01-01T00:00:00Z">
          <w:r>
            <w:rPr>
              <w:rStyle w:val="Hyperlink"/>
            </w:rPr>
            <w:delText xml:space="preserve">Theorem 56</w:delText>
          </w:r>
        </w:del>
      </w:hyperlink>
      <w:del w:id="7386" w:author="PR Preview" w:date="2026-01-01T00:00:00Z">
        <w:r>
          <w:delText xml:space="preserve">),</w:delText>
        </w:r>
      </w:del>
      <w:del w:id="7387" w:author="PR Preview" w:date="2026-01-01T00:00:00Z">
        <w:r>
          <w:delText xml:space="preserve"> </w:delText>
        </w:r>
      </w:del>
      <w:del w:id="7388" w:author="PR Preview" w:date="2026-01-01T00:00:00Z">
        <w:r>
          <w:delText xml:space="preserve">and by</w:delText>
        </w:r>
      </w:del>
      <w:del w:id="7389" w:author="PR Preview" w:date="2026-01-01T00:00:00Z">
        <w:r>
          <w:delText xml:space="preserve"> </w:delText>
        </w:r>
      </w:del>
      <w:hyperlink w:anchor="thm-cauchy-schwarz">
        <w:del w:id="7390" w:author="PR Preview" w:date="2026-01-01T00:00:00Z">
          <w:r>
            <w:rPr>
              <w:rStyle w:val="Hyperlink"/>
            </w:rPr>
            <w:delText xml:space="preserve">Theorem 58</w:delText>
          </w:r>
        </w:del>
      </w:hyperlink>
      <w:del w:id="7391" w:author="PR Preview" w:date="2026-01-01T00:00:00Z">
        <w:r>
          <w:delText xml:space="preserve"> </w:delText>
        </w:r>
      </w:del>
      <w:del w:id="7392" w:author="PR Preview" w:date="2026-01-01T00:00:00Z">
        <w:r>
          <w:delText xml:space="preserve">the ratio lies between</w:delText>
        </w:r>
      </w:del>
      <w:del w:id="7393" w:author="PR Preview" w:date="2026-01-01T00:00:00Z">
        <w:r>
          <w:delText xml:space="preserve"> </w:delText>
        </w:r>
      </w:del>
      <m:oMath>
        <m:r>
          <m:rPr>
            <m:sty m:val="p"/>
          </m:rPr>
          <m:t>−</m:t>
        </m:r>
        <m:r>
          <m:t>1</m:t>
        </m:r>
      </m:oMath>
      <w:del w:id="7394" w:author="PR Preview" w:date="2026-01-01T00:00:00Z">
        <w:r>
          <w:delText xml:space="preserve"> </w:delText>
        </w:r>
      </w:del>
      <w:del w:id="7395" w:author="PR Preview" w:date="2026-01-01T00:00:00Z">
        <w:r>
          <w:delText xml:space="preserve">and</w:delText>
        </w:r>
      </w:del>
      <w:del w:id="7396" w:author="PR Preview" w:date="2026-01-01T00:00:00Z">
        <w:r>
          <w:delText xml:space="preserve"> </w:delText>
        </w:r>
      </w:del>
      <m:oMath>
        <m:r>
          <m:t>1</m:t>
        </m:r>
      </m:oMath>
      <w:del w:id="7397" w:author="PR Preview" w:date="2026-01-01T00:00:00Z">
        <w:r>
          <w:delText xml:space="preserve">.</w:delText>
        </w:r>
      </w:del>
      <w:del w:id="7398" w:author="PR Preview" w:date="2026-01-01T00:00:00Z">
        <w:r>
          <w:delText xml:space="preserve"> </w:delText>
        </w:r>
      </w:del>
      <w:del w:id="7399" w:author="PR Preview" w:date="2026-01-01T00:00:00Z">
        <w:r>
          <w:delText xml:space="preserve">On</w:delText>
        </w:r>
      </w:del>
      <w:del w:id="7400" w:author="PR Preview" w:date="2026-01-01T00:00:00Z">
        <w:r>
          <w:delText xml:space="preserve"> </w:delText>
        </w:r>
      </w:del>
      <m:oMath>
        <m:r>
          <m:rPr>
            <m:sty m:val="p"/>
          </m:rPr>
          <m:t>[</m:t>
        </m:r>
        <m:r>
          <m:t>0</m:t>
        </m:r>
        <m:r>
          <m:rPr>
            <m:sty m:val="p"/>
          </m:rPr>
          <m:t>,</m:t>
        </m:r>
        <m:r>
          <m:t>π</m:t>
        </m:r>
        <m:r>
          <m:rPr>
            <m:sty m:val="p"/>
          </m:rPr>
          <m:t>]</m:t>
        </m:r>
      </m:oMath>
      <w:del w:id="7401" w:author="PR Preview" w:date="2026-01-01T00:00:00Z">
        <w:r>
          <w:delText xml:space="preserve">,</w:delText>
        </w:r>
      </w:del>
      <w:del w:id="7402" w:author="PR Preview" w:date="2026-01-01T00:00:00Z">
        <w:r>
          <w:delText xml:space="preserve"> </w:delText>
        </w:r>
      </w:del>
      <m:oMath>
        <m:r>
          <m:rPr>
            <m:sty m:val="p"/>
          </m:rPr>
          <m:t>cos</m:t>
        </m:r>
      </m:oMath>
      <w:del w:id="7403" w:author="PR Preview" w:date="2026-01-01T00:00:00Z">
        <w:r>
          <w:delText xml:space="preserve"> </w:delText>
        </w:r>
      </w:del>
      <w:del w:id="7404" w:author="PR Preview" w:date="2026-01-01T00:00:00Z">
        <w:r>
          <w:delText xml:space="preserve">is decreasing from</w:delText>
        </w:r>
      </w:del>
      <w:del w:id="7405" w:author="PR Preview" w:date="2026-01-01T00:00:00Z">
        <w:r>
          <w:delText xml:space="preserve"> </w:delText>
        </w:r>
      </w:del>
      <m:oMath>
        <m:r>
          <m:t>1</m:t>
        </m:r>
      </m:oMath>
      <w:del w:id="7406" w:author="PR Preview" w:date="2026-01-01T00:00:00Z">
        <w:r>
          <w:delText xml:space="preserve"> </w:delText>
        </w:r>
      </w:del>
      <w:del w:id="7407" w:author="PR Preview" w:date="2026-01-01T00:00:00Z">
        <w:r>
          <w:delText xml:space="preserve">to</w:delText>
        </w:r>
      </w:del>
      <w:del w:id="7408" w:author="PR Preview" w:date="2026-01-01T00:00:00Z">
        <w:r>
          <w:delText xml:space="preserve"> </w:delText>
        </w:r>
      </w:del>
      <m:oMath>
        <m:r>
          <m:rPr>
            <m:sty m:val="p"/>
          </m:rPr>
          <m:t>−</m:t>
        </m:r>
        <m:r>
          <m:t>1</m:t>
        </m:r>
      </m:oMath>
      <w:del w:id="7409" w:author="PR Preview" w:date="2026-01-01T00:00:00Z">
        <w:r>
          <w:delText xml:space="preserve"> </w:delText>
        </w:r>
      </w:del>
      <w:del w:id="7410" w:author="PR Preview" w:date="2026-01-01T00:00:00Z">
        <w:r>
          <w:delText xml:space="preserve">and takes each value in</w:delText>
        </w:r>
      </w:del>
      <w:del w:id="7411" w:author="PR Preview" w:date="2026-01-01T00:00:00Z">
        <w:r>
          <w:delText xml:space="preserve"> </w:delText>
        </w:r>
      </w:del>
      <m:oMath>
        <m:r>
          <m:rPr>
            <m:sty m:val="p"/>
          </m:rPr>
          <m:t>[</m:t>
        </m:r>
        <m:r>
          <m:rPr>
            <m:sty m:val="p"/>
          </m:rPr>
          <m:t>−</m:t>
        </m:r>
        <m:r>
          <m:t>1</m:t>
        </m:r>
        <m:r>
          <m:rPr>
            <m:sty m:val="p"/>
          </m:rPr>
          <m:t>,</m:t>
        </m:r>
        <m:r>
          <m:t>1</m:t>
        </m:r>
        <m:r>
          <m:rPr>
            <m:sty m:val="p"/>
          </m:rPr>
          <m:t>]</m:t>
        </m:r>
      </m:oMath>
      <w:del w:id="7412" w:author="PR Preview" w:date="2026-01-01T00:00:00Z">
        <w:r>
          <w:delText xml:space="preserve"> </w:delText>
        </w:r>
      </w:del>
      <w:del w:id="7413" w:author="PR Preview" w:date="2026-01-01T00:00:00Z">
        <w:r>
          <w:delText xml:space="preserve">exactly once (</w:delText>
        </w:r>
      </w:del>
      <w:hyperlink r:id="rId380">
        <w:del w:id="7414" w:author="PR Preview" w:date="2026-01-01T00:00:00Z">
          <w:r>
            <w:rPr>
              <w:rStyle w:val="Hyperlink"/>
            </w:rPr>
            <w:delText xml:space="preserve">Theorem 2 in Trigonometry</w:delText>
          </w:r>
        </w:del>
      </w:hyperlink>
      <w:del w:id="7415" w:author="PR Preview" w:date="2026-01-01T00:00:00Z">
        <w:r>
          <w:delText xml:space="preserve">),</w:delText>
        </w:r>
      </w:del>
      <w:del w:id="7416" w:author="PR Preview" w:date="2026-01-01T00:00:00Z">
        <w:r>
          <w:delText xml:space="preserve"> </w:delText>
        </w:r>
      </w:del>
      <w:del w:id="7417" w:author="PR Preview" w:date="2026-01-01T00:00:00Z">
        <w:r>
          <w:delText xml:space="preserve">so there is exactly one such</w:delText>
        </w:r>
      </w:del>
      <w:del w:id="7418" w:author="PR Preview" w:date="2026-01-01T00:00:00Z">
        <w:r>
          <w:delText xml:space="preserve"> </w:delText>
        </w:r>
      </w:del>
      <m:oMath>
        <m:r>
          <m:t>θ</m:t>
        </m:r>
      </m:oMath>
      <w:del w:id="7419" w:author="PR Preview" w:date="2026-01-01T00:00:00Z">
        <w:r>
          <w:delText xml:space="preserve">.</w:delText>
        </w:r>
      </w:del>
    </w:p>
    <w:p>
      <w:pPr>
        <w:pStyle w:val="BodyText"/>
      </w:pPr>
      <w:del w:id="7420" w:author="PR Preview" w:date="2026-01-01T00:00:00Z">
        <w:r>
          <w:rPr>
            <w:b/>
            <w:bCs/>
          </w:rPr>
          <w:delText xml:space="preserve">Corollary 5 (A right angle means orthogonal)</w:delText>
        </w:r>
      </w:del>
      <w:del w:id="7421" w:author="PR Preview" w:date="2026-01-01T00:00:00Z">
        <w:r>
          <w:delText xml:space="preserve"> </w:delText>
        </w:r>
      </w:del>
      <w:del w:id="7422" w:author="PR Preview" w:date="2026-01-01T00:00:00Z">
        <w:r>
          <w:delText xml:space="preserve">For nonzero vectors</w:delText>
        </w:r>
      </w:del>
      <w:del w:id="7423" w:author="PR Preview" w:date="2026-01-01T00:00:00Z">
        <w:r>
          <w:delText xml:space="preserve"> </w:delText>
        </w:r>
      </w:del>
      <w:del w:id="7424" w:author="PR Preview" w:date="2026-01-01T00:00:00Z">
        <w:r>
          <w:delText xml:space="preserve">$\mathord{\smash[b]{\underset{\raise.3ex\hbox{$\scriptstyle\sim$}}{x}}\vphantom{x}}, \mathord{\smash[b]{\underset{\raise.3ex\hbox{$\scriptstyle\sim$}}{y}}\vphantom{y}} \in \mathbb{R}^p$</w:delText>
        </w:r>
      </w:del>
      <w:del w:id="7425" w:author="PR Preview" w:date="2026-01-01T00:00:00Z">
        <w:r>
          <w:delText xml:space="preserve"> </w:delText>
        </w:r>
      </w:del>
      <w:del w:id="7426" w:author="PR Preview" w:date="2026-01-01T00:00:00Z">
        <w:r>
          <w:delText xml:space="preserve">with angle</w:delText>
        </w:r>
      </w:del>
      <w:del w:id="7427" w:author="PR Preview" w:date="2026-01-01T00:00:00Z">
        <w:r>
          <w:delText xml:space="preserve"> </w:delText>
        </w:r>
      </w:del>
      <m:oMath>
        <m:r>
          <m:t>θ</m:t>
        </m:r>
      </m:oMath>
      <w:del w:id="7428" w:author="PR Preview" w:date="2026-01-01T00:00:00Z">
        <w:r>
          <w:delText xml:space="preserve"> </w:delText>
        </w:r>
      </w:del>
      <w:del w:id="7429" w:author="PR Preview" w:date="2026-01-01T00:00:00Z">
        <w:r>
          <w:delText xml:space="preserve">(</w:delText>
        </w:r>
      </w:del>
      <w:hyperlink w:anchor="def-angle">
        <w:del w:id="7430" w:author="PR Preview" w:date="2026-01-01T00:00:00Z">
          <w:r>
            <w:rPr>
              <w:rStyle w:val="Hyperlink"/>
            </w:rPr>
            <w:delText xml:space="preserve">Definition 74</w:delText>
          </w:r>
        </w:del>
      </w:hyperlink>
      <w:del w:id="7431" w:author="PR Preview" w:date="2026-01-01T00:00:00Z">
        <w:r>
          <w:delText xml:space="preserve">),</w:delText>
        </w:r>
      </w:del>
    </w:p>
    <w:p>
      <w:pPr>
        <w:pStyle w:val="FirstParagraph"/>
      </w:pPr>
      <w:ins w:id="7432" w:author="PR Preview" w:date="2026-01-01T00:00:00Z">
        <w:r>
          <w:rPr>
            <w:i/>
            <w:iCs/>
          </w:rPr>
          <w:t xml:space="preserve">Remark 25</w:t>
        </w:r>
      </w:ins>
      <w:ins w:id="7433" w:author="PR Preview" w:date="2026-01-01T00:00:00Z">
        <w:r>
          <w:t xml:space="preserve"> (Why the angle is well defined). </w:t>
        </w:r>
      </w:ins>
      <w:ins w:id="7434" w:author="PR Preview" w:date="2026-01-01T00:00:00Z">
        <w:r>
          <w:t xml:space="preserve">The denominator is positive, because both vectors are nonzero (</w:t>
        </w:r>
      </w:ins>
      <w:hyperlink w:anchor="thm-norm-properties">
        <w:ins w:id="7435" w:author="PR Preview" w:date="2026-01-01T00:00:00Z">
          <w:r>
            <w:rPr>
              <w:rStyle w:val="Hyperlink"/>
            </w:rPr>
            <w:t xml:space="preserve">Theorem 57</w:t>
          </w:r>
        </w:ins>
      </w:hyperlink>
      <w:ins w:id="7436" w:author="PR Preview" w:date="2026-01-01T00:00:00Z">
        <w:r>
          <w:t xml:space="preserve">),</w:t>
        </w:r>
      </w:ins>
      <w:ins w:id="7437" w:author="PR Preview" w:date="2026-01-01T00:00:00Z">
        <w:r>
          <w:t xml:space="preserve"> </w:t>
        </w:r>
      </w:ins>
      <w:ins w:id="7438" w:author="PR Preview" w:date="2026-01-01T00:00:00Z">
        <w:r>
          <w:t xml:space="preserve">and by</w:t>
        </w:r>
      </w:ins>
      <w:ins w:id="7439" w:author="PR Preview" w:date="2026-01-01T00:00:00Z">
        <w:r>
          <w:t xml:space="preserve"> </w:t>
        </w:r>
      </w:ins>
      <w:hyperlink w:anchor="thm-cauchy-schwarz">
        <w:ins w:id="7440" w:author="PR Preview" w:date="2026-01-01T00:00:00Z">
          <w:r>
            <w:rPr>
              <w:rStyle w:val="Hyperlink"/>
            </w:rPr>
            <w:t xml:space="preserve">Theorem 59</w:t>
          </w:r>
        </w:ins>
      </w:hyperlink>
      <w:ins w:id="7441" w:author="PR Preview" w:date="2026-01-01T00:00:00Z">
        <w:r>
          <w:t xml:space="preserve"> </w:t>
        </w:r>
      </w:ins>
      <w:ins w:id="7442" w:author="PR Preview" w:date="2026-01-01T00:00:00Z">
        <w:r>
          <w:t xml:space="preserve">the ratio lies between</w:t>
        </w:r>
      </w:ins>
      <w:ins w:id="7443" w:author="PR Preview" w:date="2026-01-01T00:00:00Z">
        <w:r>
          <w:t xml:space="preserve"> </w:t>
        </w:r>
      </w:ins>
      <m:oMath>
        <m:r>
          <m:rPr>
            <m:sty m:val="p"/>
          </m:rPr>
          <m:t>−</m:t>
        </m:r>
        <m:r>
          <m:t>1</m:t>
        </m:r>
      </m:oMath>
      <w:ins w:id="7444" w:author="PR Preview" w:date="2026-01-01T00:00:00Z">
        <w:r>
          <w:t xml:space="preserve"> </w:t>
        </w:r>
      </w:ins>
      <w:ins w:id="7445" w:author="PR Preview" w:date="2026-01-01T00:00:00Z">
        <w:r>
          <w:t xml:space="preserve">and</w:t>
        </w:r>
      </w:ins>
      <w:ins w:id="7446" w:author="PR Preview" w:date="2026-01-01T00:00:00Z">
        <w:r>
          <w:t xml:space="preserve"> </w:t>
        </w:r>
      </w:ins>
      <m:oMath>
        <m:r>
          <m:t>1</m:t>
        </m:r>
      </m:oMath>
      <w:ins w:id="7447" w:author="PR Preview" w:date="2026-01-01T00:00:00Z">
        <w:r>
          <w:t xml:space="preserve">.</w:t>
        </w:r>
      </w:ins>
      <w:ins w:id="7448" w:author="PR Preview" w:date="2026-01-01T00:00:00Z">
        <w:r>
          <w:t xml:space="preserve"> </w:t>
        </w:r>
      </w:ins>
      <w:ins w:id="7449" w:author="PR Preview" w:date="2026-01-01T00:00:00Z">
        <w:r>
          <w:t xml:space="preserve">On</w:t>
        </w:r>
      </w:ins>
      <w:ins w:id="7450" w:author="PR Preview" w:date="2026-01-01T00:00:00Z">
        <w:r>
          <w:t xml:space="preserve"> </w:t>
        </w:r>
      </w:ins>
      <m:oMath>
        <m:r>
          <m:rPr>
            <m:sty m:val="p"/>
          </m:rPr>
          <m:t>[</m:t>
        </m:r>
        <m:r>
          <m:t>0</m:t>
        </m:r>
        <m:r>
          <m:rPr>
            <m:sty m:val="p"/>
          </m:rPr>
          <m:t>,</m:t>
        </m:r>
        <m:r>
          <m:t>π</m:t>
        </m:r>
        <m:r>
          <m:rPr>
            <m:sty m:val="p"/>
          </m:rPr>
          <m:t>]</m:t>
        </m:r>
      </m:oMath>
      <w:ins w:id="7451" w:author="PR Preview" w:date="2026-01-01T00:00:00Z">
        <w:r>
          <w:t xml:space="preserve">,</w:t>
        </w:r>
      </w:ins>
      <w:ins w:id="7452" w:author="PR Preview" w:date="2026-01-01T00:00:00Z">
        <w:r>
          <w:t xml:space="preserve"> </w:t>
        </w:r>
      </w:ins>
      <m:oMath>
        <m:r>
          <m:rPr>
            <m:sty m:val="p"/>
          </m:rPr>
          <m:t>cos</m:t>
        </m:r>
      </m:oMath>
      <w:ins w:id="7453" w:author="PR Preview" w:date="2026-01-01T00:00:00Z">
        <w:r>
          <w:t xml:space="preserve"> </w:t>
        </w:r>
      </w:ins>
      <w:ins w:id="7454" w:author="PR Preview" w:date="2026-01-01T00:00:00Z">
        <w:r>
          <w:t xml:space="preserve">is decreasing from</w:t>
        </w:r>
      </w:ins>
      <w:ins w:id="7455" w:author="PR Preview" w:date="2026-01-01T00:00:00Z">
        <w:r>
          <w:t xml:space="preserve"> </w:t>
        </w:r>
      </w:ins>
      <m:oMath>
        <m:r>
          <m:t>1</m:t>
        </m:r>
      </m:oMath>
      <w:ins w:id="7456" w:author="PR Preview" w:date="2026-01-01T00:00:00Z">
        <w:r>
          <w:t xml:space="preserve"> </w:t>
        </w:r>
      </w:ins>
      <w:ins w:id="7457" w:author="PR Preview" w:date="2026-01-01T00:00:00Z">
        <w:r>
          <w:t xml:space="preserve">to</w:t>
        </w:r>
      </w:ins>
      <w:ins w:id="7458" w:author="PR Preview" w:date="2026-01-01T00:00:00Z">
        <w:r>
          <w:t xml:space="preserve"> </w:t>
        </w:r>
      </w:ins>
      <m:oMath>
        <m:r>
          <m:rPr>
            <m:sty m:val="p"/>
          </m:rPr>
          <m:t>−</m:t>
        </m:r>
        <m:r>
          <m:t>1</m:t>
        </m:r>
      </m:oMath>
      <w:ins w:id="7459" w:author="PR Preview" w:date="2026-01-01T00:00:00Z">
        <w:r>
          <w:t xml:space="preserve"> </w:t>
        </w:r>
      </w:ins>
      <w:ins w:id="7460" w:author="PR Preview" w:date="2026-01-01T00:00:00Z">
        <w:r>
          <w:t xml:space="preserve">and takes each value in</w:t>
        </w:r>
      </w:ins>
      <w:ins w:id="7461" w:author="PR Preview" w:date="2026-01-01T00:00:00Z">
        <w:r>
          <w:t xml:space="preserve"> </w:t>
        </w:r>
      </w:ins>
      <m:oMath>
        <m:r>
          <m:rPr>
            <m:sty m:val="p"/>
          </m:rPr>
          <m:t>[</m:t>
        </m:r>
        <m:r>
          <m:rPr>
            <m:sty m:val="p"/>
          </m:rPr>
          <m:t>−</m:t>
        </m:r>
        <m:r>
          <m:t>1</m:t>
        </m:r>
        <m:r>
          <m:rPr>
            <m:sty m:val="p"/>
          </m:rPr>
          <m:t>,</m:t>
        </m:r>
        <m:r>
          <m:t>1</m:t>
        </m:r>
        <m:r>
          <m:rPr>
            <m:sty m:val="p"/>
          </m:rPr>
          <m:t>]</m:t>
        </m:r>
      </m:oMath>
      <w:ins w:id="7462" w:author="PR Preview" w:date="2026-01-01T00:00:00Z">
        <w:r>
          <w:t xml:space="preserve"> </w:t>
        </w:r>
      </w:ins>
      <w:ins w:id="7463" w:author="PR Preview" w:date="2026-01-01T00:00:00Z">
        <w:r>
          <w:t xml:space="preserve">exactly once (</w:t>
        </w:r>
      </w:ins>
      <w:hyperlink r:id="rId380">
        <w:ins w:id="7464" w:author="PR Preview" w:date="2026-01-01T00:00:00Z">
          <w:r>
            <w:rPr>
              <w:rStyle w:val="Hyperlink"/>
            </w:rPr>
            <w:t xml:space="preserve">Theorem 2 in Trigonometry</w:t>
          </w:r>
        </w:ins>
      </w:hyperlink>
      <w:ins w:id="7465" w:author="PR Preview" w:date="2026-01-01T00:00:00Z">
        <w:r>
          <w:t xml:space="preserve">),</w:t>
        </w:r>
      </w:ins>
      <w:ins w:id="7466" w:author="PR Preview" w:date="2026-01-01T00:00:00Z">
        <w:r>
          <w:t xml:space="preserve"> </w:t>
        </w:r>
      </w:ins>
      <w:ins w:id="7467" w:author="PR Preview" w:date="2026-01-01T00:00:00Z">
        <w:r>
          <w:t xml:space="preserve">so there is exactly one such</w:t>
        </w:r>
      </w:ins>
      <w:ins w:id="7468" w:author="PR Preview" w:date="2026-01-01T00:00:00Z">
        <w:r>
          <w:t xml:space="preserve"> </w:t>
        </w:r>
      </w:ins>
      <m:oMath>
        <m:r>
          <m:t>θ</m:t>
        </m:r>
      </m:oMath>
      <w:ins w:id="7469" w:author="PR Preview" w:date="2026-01-01T00:00:00Z">
        <w:r>
          <w:t xml:space="preserve">.</w:t>
        </w:r>
      </w:ins>
    </w:p>
    <w:bookmarkEnd w:id="381"/>
    <w:bookmarkStart w:id="382" w:name="cor-right-angle-orthogonal"/>
    <w:p>
      <w:pPr>
        <w:pStyle w:val="BodyText"/>
      </w:pPr>
      <w:ins w:id="7470" w:author="PR Preview" w:date="2026-01-01T00:00:00Z">
        <w:r>
          <w:rPr>
            <w:b/>
            <w:bCs/>
          </w:rPr>
          <w:t xml:space="preserve">Corollary 6 (A right angle means orthogonal)</w:t>
        </w:r>
      </w:ins>
      <w:ins w:id="7471" w:author="PR Preview" w:date="2026-01-01T00:00:00Z">
        <w:r>
          <w:t xml:space="preserve"> </w:t>
        </w:r>
      </w:ins>
      <w:ins w:id="7472" w:author="PR Preview" w:date="2026-01-01T00:00:00Z">
        <w:r>
          <w:t xml:space="preserve">For nonzero vectors</w:t>
        </w:r>
      </w:ins>
      <w:ins w:id="7473" w:author="PR Preview" w:date="2026-01-01T00:00:00Z">
        <w:r>
          <w:t xml:space="preserve"> </w:t>
        </w:r>
      </w:ins>
      <w:ins w:id="7474" w:author="PR Preview" w:date="2026-01-01T00:00:00Z">
        <w:r>
          <w:t xml:space="preserve">$\mathord{\smash[b]{\underset{\raise.3ex\hbox{$\scriptstyle\sim$}}{x}}\vphantom{x}}, \mathord{\smash[b]{\underset{\raise.3ex\hbox{$\scriptstyle\sim$}}{y}}\vphantom{y}} \in \mathbb{R}^p$</w:t>
        </w:r>
      </w:ins>
      <w:ins w:id="7475" w:author="PR Preview" w:date="2026-01-01T00:00:00Z">
        <w:r>
          <w:t xml:space="preserve"> </w:t>
        </w:r>
      </w:ins>
      <w:ins w:id="7476" w:author="PR Preview" w:date="2026-01-01T00:00:00Z">
        <w:r>
          <w:t xml:space="preserve">with angle</w:t>
        </w:r>
      </w:ins>
      <w:ins w:id="7477" w:author="PR Preview" w:date="2026-01-01T00:00:00Z">
        <w:r>
          <w:t xml:space="preserve"> </w:t>
        </w:r>
      </w:ins>
      <m:oMath>
        <m:r>
          <m:t>θ</m:t>
        </m:r>
      </m:oMath>
      <w:ins w:id="7478" w:author="PR Preview" w:date="2026-01-01T00:00:00Z">
        <w:r>
          <w:t xml:space="preserve"> </w:t>
        </w:r>
      </w:ins>
      <w:ins w:id="7479" w:author="PR Preview" w:date="2026-01-01T00:00:00Z">
        <w:r>
          <w:t xml:space="preserve">(</w:t>
        </w:r>
      </w:ins>
      <w:hyperlink w:anchor="def-angle">
        <w:ins w:id="7480" w:author="PR Preview" w:date="2026-01-01T00:00:00Z">
          <w:r>
            <w:rPr>
              <w:rStyle w:val="Hyperlink"/>
            </w:rPr>
            <w:t xml:space="preserve">Definition 74</w:t>
          </w:r>
        </w:ins>
      </w:hyperlink>
      <w:ins w:id="7481" w:author="PR Preview" w:date="2026-01-01T00:00:00Z">
        <w:r>
          <w:t xml:space="preserve">),</w:t>
        </w:r>
      </w:ins>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2"/>
    <w:p>
      <w:pPr>
        <w:pStyle w:val="BodyText"/>
      </w:pPr>
      <w:del w:id="7482" w:author="PR Preview" w:date="2026-01-01T00:00:00Z">
        <w:r>
          <w:rPr>
            <w:i/>
            <w:iCs/>
          </w:rPr>
          <w:delText xml:space="preserve">Proof</w:delText>
        </w:r>
      </w:del>
      <w:del w:id="7483" w:author="PR Preview" w:date="2026-01-01T00:00:00Z">
        <w:r>
          <w:delText xml:space="preserve">. </w:delText>
        </w:r>
      </w:del>
      <w:del w:id="7484" w:author="PR Preview" w:date="2026-01-01T00:00:00Z">
        <w:r>
          <w:delText xml:space="preserve">Since</w:delText>
        </w:r>
      </w:del>
      <w:del w:id="7485" w:author="PR Preview" w:date="2026-01-01T00:00:00Z">
        <w:r>
          <w:delText xml:space="preserve"> </w:delText>
        </w:r>
      </w:del>
      <w:del w:id="7486" w:author="PR Preview" w:date="2026-01-01T00:00:00Z">
        <w:r>
          <w:delText xml:space="preserve">$\mathopen{}\left\lVert\mathord{\smash[b]{\underset{\raise.3ex\hbox{$\scriptstyle\sim$}}{x}}\vphantom{x}}\right\rVert\mathclose{}\,\mathopen{}\left\lVert\mathord{\smash[b]{\underset{\raise.3ex\hbox{$\scriptstyle\sim$}}{y}}\vphantom{y}}\right\rVert\mathclose{} &gt; 0$</w:delText>
        </w:r>
      </w:del>
      <w:del w:id="7487" w:author="PR Preview" w:date="2026-01-01T00:00:00Z">
        <w:r>
          <w:delText xml:space="preserve"> </w:delText>
        </w:r>
      </w:del>
      <w:del w:id="7488" w:author="PR Preview" w:date="2026-01-01T00:00:00Z">
        <w:r>
          <w:delText xml:space="preserve">(</w:delText>
        </w:r>
      </w:del>
      <w:hyperlink w:anchor="thm-norm-properties">
        <w:del w:id="7489" w:author="PR Preview" w:date="2026-01-01T00:00:00Z">
          <w:r>
            <w:rPr>
              <w:rStyle w:val="Hyperlink"/>
            </w:rPr>
            <w:delText xml:space="preserve">Theorem 56</w:delText>
          </w:r>
        </w:del>
      </w:hyperlink>
      <w:del w:id="7490" w:author="PR Preview" w:date="2026-01-01T00:00:00Z">
        <w:r>
          <w:delText xml:space="preserve">),</w:delText>
        </w:r>
      </w:del>
      <w:del w:id="7491" w:author="PR Preview" w:date="2026-01-01T00:00:00Z">
        <w:r>
          <w:delText xml:space="preserve"> </w:delText>
        </w:r>
      </w:del>
      <m:oMath>
        <m:r>
          <m:rPr>
            <m:sty m:val="p"/>
          </m:rPr>
          <m:t>cos</m:t>
        </m:r>
        <m:r>
          <m:t>θ</m:t>
        </m:r>
        <m:r>
          <m:rPr>
            <m:sty m:val="p"/>
          </m:rPr>
          <m:t>=</m:t>
        </m:r>
        <m:r>
          <m:t>0</m:t>
        </m:r>
      </m:oMath>
      <w:del w:id="7492" w:author="PR Preview" w:date="2026-01-01T00:00:00Z">
        <w:r>
          <w:delText xml:space="preserve"> </w:delText>
        </w:r>
      </w:del>
      <w:del w:id="7493" w:author="PR Preview" w:date="2026-01-01T00:00:00Z">
        <w:r>
          <w:delText xml:space="preserve">exactly when</w:delText>
        </w:r>
      </w:del>
      <w:del w:id="7494" w:author="PR Preview" w:date="2026-01-01T00:00:00Z">
        <w:r>
          <w:delText xml:space="preserve"> </w:delText>
        </w:r>
      </w:del>
      <w:del w:id="7495" w:author="PR Preview" w:date="2026-01-01T00:00:00Z">
        <w:r>
          <w:delText xml:space="preserve">$\mathord{\smash[b]{\underset{\raise.3ex\hbox{$\scriptstyle\sim$}}{x}}\vphantom{x}} \cdot \mathord{\smash[b]{\underset{\raise.3ex\hbox{$\scriptstyle\sim$}}{y}}\vphantom{y}} = 0$</w:delText>
        </w:r>
      </w:del>
      <w:del w:id="7496" w:author="PR Preview" w:date="2026-01-01T00:00:00Z">
        <w:r>
          <w:delText xml:space="preserve">.</w:delText>
        </w:r>
      </w:del>
      <w:del w:id="7497" w:author="PR Preview" w:date="2026-01-01T00:00:00Z">
        <w:r>
          <w:delText xml:space="preserve"> </w:delText>
        </w:r>
      </w:del>
      <w:del w:id="7498" w:author="PR Preview" w:date="2026-01-01T00:00:00Z">
        <w:r>
          <w:delText xml:space="preserve">On</w:delText>
        </w:r>
      </w:del>
      <w:del w:id="7499" w:author="PR Preview" w:date="2026-01-01T00:00:00Z">
        <w:r>
          <w:delText xml:space="preserve"> </w:delText>
        </w:r>
      </w:del>
      <m:oMath>
        <m:r>
          <m:rPr>
            <m:sty m:val="p"/>
          </m:rPr>
          <m:t>[</m:t>
        </m:r>
        <m:r>
          <m:t>0</m:t>
        </m:r>
        <m:r>
          <m:rPr>
            <m:sty m:val="p"/>
          </m:rPr>
          <m:t>,</m:t>
        </m:r>
        <m:r>
          <m:t>π</m:t>
        </m:r>
        <m:r>
          <m:rPr>
            <m:sty m:val="p"/>
          </m:rPr>
          <m:t>]</m:t>
        </m:r>
      </m:oMath>
      <w:del w:id="7500" w:author="PR Preview" w:date="2026-01-01T00:00:00Z">
        <w:r>
          <w:delText xml:space="preserve">,</w:delText>
        </w:r>
      </w:del>
      <w:del w:id="7501" w:author="PR Preview" w:date="2026-01-01T00:00:00Z">
        <w:r>
          <w:delText xml:space="preserve"> </w:delText>
        </w:r>
      </w:del>
      <m:oMath>
        <m:r>
          <m:rPr>
            <m:sty m:val="p"/>
          </m:rPr>
          <m:t>cos</m:t>
        </m:r>
      </m:oMath>
      <w:del w:id="7502" w:author="PR Preview" w:date="2026-01-01T00:00:00Z">
        <w:r>
          <w:delText xml:space="preserve"> </w:delText>
        </w:r>
      </w:del>
      <w:del w:id="7503" w:author="PR Preview" w:date="2026-01-01T00:00:00Z">
        <w:r>
          <w:delText xml:space="preserve">vanishes only at</w:delText>
        </w:r>
      </w:del>
      <w:del w:id="7504" w:author="PR Preview" w:date="2026-01-01T00:00:00Z">
        <w:r>
          <w:delText xml:space="preserve"> </w:delText>
        </w:r>
      </w:del>
      <m:oMath>
        <m:r>
          <m:t>π</m:t>
        </m:r>
        <m:r>
          <m:rPr>
            <m:sty m:val="p"/>
          </m:rPr>
          <m:t>/</m:t>
        </m:r>
        <m:r>
          <m:t>2</m:t>
        </m:r>
      </m:oMath>
      <w:del w:id="7505" w:author="PR Preview" w:date="2026-01-01T00:00:00Z">
        <w:r>
          <w:delText xml:space="preserve">.</w:delText>
        </w:r>
      </w:del>
    </w:p>
    <w:p>
      <w:pPr>
        <w:pStyle w:val="BodyText"/>
      </w:pPr>
      <w:del w:id="7506" w:author="PR Preview" w:date="2026-01-01T00:00:00Z">
        <w:r>
          <w:rPr>
            <w:b/>
            <w:bCs/>
          </w:rPr>
          <w:delText xml:space="preserve">Example 109 (Some angles in the plane)</w:delText>
        </w:r>
      </w:del>
      <w:del w:id="7507" w:author="PR Preview" w:date="2026-01-01T00:00:00Z">
        <w:r>
          <w:delText xml:space="preserve"> </w:delText>
        </w:r>
      </w:del>
      <w:del w:id="7508" w:author="PR Preview" w:date="2026-01-01T00:00:00Z">
        <w:r>
          <w:delText xml:space="preserve"> </w:delText>
        </w:r>
      </w:del>
    </w:p>
    <w:p>
      <w:pPr>
        <w:pStyle w:val="BodyText"/>
      </w:pPr>
      <w:ins w:id="7509" w:author="PR Preview" w:date="2026-01-01T00:00:00Z">
        <w:r>
          <w:rPr>
            <w:i/>
            <w:iCs/>
          </w:rPr>
          <w:t xml:space="preserve">Proof</w:t>
        </w:r>
      </w:ins>
      <w:ins w:id="7510" w:author="PR Preview" w:date="2026-01-01T00:00:00Z">
        <w:r>
          <w:t xml:space="preserve">. </w:t>
        </w:r>
      </w:ins>
      <w:ins w:id="7511" w:author="PR Preview" w:date="2026-01-01T00:00:00Z">
        <w:r>
          <w:t xml:space="preserve">Since</w:t>
        </w:r>
      </w:ins>
      <w:ins w:id="7512" w:author="PR Preview" w:date="2026-01-01T00:00:00Z">
        <w:r>
          <w:t xml:space="preserve"> </w:t>
        </w:r>
      </w:ins>
      <w:ins w:id="7513" w:author="PR Preview" w:date="2026-01-01T00:00:00Z">
        <w:r>
          <w:t xml:space="preserve">$\mathopen{}\left\lVert\mathord{\smash[b]{\underset{\raise.3ex\hbox{$\scriptstyle\sim$}}{x}}\vphantom{x}}\right\rVert\mathclose{}\,\mathopen{}\left\lVert\mathord{\smash[b]{\underset{\raise.3ex\hbox{$\scriptstyle\sim$}}{y}}\vphantom{y}}\right\rVert\mathclose{} &gt; 0$</w:t>
        </w:r>
      </w:ins>
      <w:ins w:id="7514" w:author="PR Preview" w:date="2026-01-01T00:00:00Z">
        <w:r>
          <w:t xml:space="preserve"> </w:t>
        </w:r>
      </w:ins>
      <w:ins w:id="7515" w:author="PR Preview" w:date="2026-01-01T00:00:00Z">
        <w:r>
          <w:t xml:space="preserve">(</w:t>
        </w:r>
      </w:ins>
      <w:hyperlink w:anchor="thm-norm-properties">
        <w:ins w:id="7516" w:author="PR Preview" w:date="2026-01-01T00:00:00Z">
          <w:r>
            <w:rPr>
              <w:rStyle w:val="Hyperlink"/>
            </w:rPr>
            <w:t xml:space="preserve">Theorem 57</w:t>
          </w:r>
        </w:ins>
      </w:hyperlink>
      <w:ins w:id="7517" w:author="PR Preview" w:date="2026-01-01T00:00:00Z">
        <w:r>
          <w:t xml:space="preserve">),</w:t>
        </w:r>
      </w:ins>
      <w:ins w:id="7518" w:author="PR Preview" w:date="2026-01-01T00:00:00Z">
        <w:r>
          <w:t xml:space="preserve"> </w:t>
        </w:r>
      </w:ins>
      <m:oMath>
        <m:r>
          <m:rPr>
            <m:sty m:val="p"/>
          </m:rPr>
          <m:t>cos</m:t>
        </m:r>
        <m:r>
          <m:t>θ</m:t>
        </m:r>
        <m:r>
          <m:rPr>
            <m:sty m:val="p"/>
          </m:rPr>
          <m:t>=</m:t>
        </m:r>
        <m:r>
          <m:t>0</m:t>
        </m:r>
      </m:oMath>
      <w:ins w:id="7519" w:author="PR Preview" w:date="2026-01-01T00:00:00Z">
        <w:r>
          <w:t xml:space="preserve"> </w:t>
        </w:r>
      </w:ins>
      <w:ins w:id="7520" w:author="PR Preview" w:date="2026-01-01T00:00:00Z">
        <w:r>
          <w:t xml:space="preserve">exactly when</w:t>
        </w:r>
      </w:ins>
      <w:ins w:id="7521" w:author="PR Preview" w:date="2026-01-01T00:00:00Z">
        <w:r>
          <w:t xml:space="preserve"> </w:t>
        </w:r>
      </w:ins>
      <w:ins w:id="7522" w:author="PR Preview" w:date="2026-01-01T00:00:00Z">
        <w:r>
          <w:t xml:space="preserve">$\mathord{\smash[b]{\underset{\raise.3ex\hbox{$\scriptstyle\sim$}}{x}}\vphantom{x}} \cdot \mathord{\smash[b]{\underset{\raise.3ex\hbox{$\scriptstyle\sim$}}{y}}\vphantom{y}} = 0$</w:t>
        </w:r>
      </w:ins>
      <w:ins w:id="7523" w:author="PR Preview" w:date="2026-01-01T00:00:00Z">
        <w:r>
          <w:t xml:space="preserve">.</w:t>
        </w:r>
      </w:ins>
      <w:ins w:id="7524" w:author="PR Preview" w:date="2026-01-01T00:00:00Z">
        <w:r>
          <w:t xml:space="preserve"> </w:t>
        </w:r>
      </w:ins>
      <w:ins w:id="7525" w:author="PR Preview" w:date="2026-01-01T00:00:00Z">
        <w:r>
          <w:t xml:space="preserve">On</w:t>
        </w:r>
      </w:ins>
      <w:ins w:id="7526" w:author="PR Preview" w:date="2026-01-01T00:00:00Z">
        <w:r>
          <w:t xml:space="preserve"> </w:t>
        </w:r>
      </w:ins>
      <m:oMath>
        <m:r>
          <m:rPr>
            <m:sty m:val="p"/>
          </m:rPr>
          <m:t>[</m:t>
        </m:r>
        <m:r>
          <m:t>0</m:t>
        </m:r>
        <m:r>
          <m:rPr>
            <m:sty m:val="p"/>
          </m:rPr>
          <m:t>,</m:t>
        </m:r>
        <m:r>
          <m:t>π</m:t>
        </m:r>
        <m:r>
          <m:rPr>
            <m:sty m:val="p"/>
          </m:rPr>
          <m:t>]</m:t>
        </m:r>
      </m:oMath>
      <w:ins w:id="7527" w:author="PR Preview" w:date="2026-01-01T00:00:00Z">
        <w:r>
          <w:t xml:space="preserve">,</w:t>
        </w:r>
      </w:ins>
      <w:ins w:id="7528" w:author="PR Preview" w:date="2026-01-01T00:00:00Z">
        <w:r>
          <w:t xml:space="preserve"> </w:t>
        </w:r>
      </w:ins>
      <m:oMath>
        <m:r>
          <m:rPr>
            <m:sty m:val="p"/>
          </m:rPr>
          <m:t>cos</m:t>
        </m:r>
      </m:oMath>
      <w:ins w:id="7529" w:author="PR Preview" w:date="2026-01-01T00:00:00Z">
        <w:r>
          <w:t xml:space="preserve"> </w:t>
        </w:r>
      </w:ins>
      <w:ins w:id="7530" w:author="PR Preview" w:date="2026-01-01T00:00:00Z">
        <w:r>
          <w:t xml:space="preserve">vanishes only at</w:t>
        </w:r>
      </w:ins>
      <w:ins w:id="7531" w:author="PR Preview" w:date="2026-01-01T00:00:00Z">
        <w:r>
          <w:t xml:space="preserve"> </w:t>
        </w:r>
      </w:ins>
      <m:oMath>
        <m:r>
          <m:t>π</m:t>
        </m:r>
        <m:r>
          <m:rPr>
            <m:sty m:val="p"/>
          </m:rPr>
          <m:t>/</m:t>
        </m:r>
        <m:r>
          <m:t>2</m:t>
        </m:r>
      </m:oMath>
      <w:ins w:id="7532" w:author="PR Preview" w:date="2026-01-01T00:00:00Z">
        <w:r>
          <w:t xml:space="preserve">.</w:t>
        </w:r>
      </w:ins>
    </w:p>
    <w:bookmarkStart w:id="383" w:name="exm-angle"/>
    <w:p>
      <w:pPr>
        <w:pStyle w:val="BodyText"/>
      </w:pPr>
      <w:ins w:id="7533" w:author="PR Preview" w:date="2026-01-01T00:00:00Z">
        <w:r>
          <w:rPr>
            <w:b/>
            <w:bCs/>
          </w:rPr>
          <w:t xml:space="preserve">Example 111 (Some angles in the plane)</w:t>
        </w:r>
      </w:ins>
      <w:ins w:id="7534" w:author="PR Preview" w:date="2026-01-01T00:00:00Z">
        <w:r>
          <w:t xml:space="preserve"> </w:t>
        </w:r>
      </w:ins>
      <w:ins w:id="7535" w:author="PR Preview" w:date="2026-01-01T00:00:00Z">
        <w:r>
          <w:t xml:space="preserve"> </w:t>
        </w:r>
      </w:ins>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3"/>
    <w:bookmarkStart w:id="384" w:name="def-cosine-similarity"/>
    <w:p>
      <w:pPr>
        <w:pStyle w:val="FirstParagraph"/>
      </w:pPr>
      <w:del w:id="7536" w:author="PR Preview" w:date="2026-01-01T00:00:00Z">
        <w:r>
          <w:rPr>
            <w:b/>
            <w:bCs/>
          </w:rPr>
          <w:delText xml:space="preserve">Definition 75 (Cosine similarity)</w:delText>
        </w:r>
      </w:del>
      <w:del w:id="7537" w:author="PR Preview" w:date="2026-01-01T00:00:00Z">
        <w:r>
          <w:delText xml:space="preserve"> </w:delText>
        </w:r>
      </w:del>
      <w:del w:id="7538" w:author="PR Preview" w:date="2026-01-01T00:00:00Z">
        <w:r>
          <w:delText xml:space="preserve">The</w:delText>
        </w:r>
      </w:del>
      <w:del w:id="7539" w:author="PR Preview" w:date="2026-01-01T00:00:00Z">
        <w:r>
          <w:delText xml:space="preserve"> </w:delText>
        </w:r>
      </w:del>
      <w:del w:id="7540" w:author="PR Preview" w:date="2026-01-01T00:00:00Z">
        <w:r>
          <w:rPr>
            <w:b/>
            <w:bCs/>
          </w:rPr>
          <w:delText xml:space="preserve">cosine similarity</w:delText>
        </w:r>
      </w:del>
      <w:del w:id="7541" w:author="PR Preview" w:date="2026-01-01T00:00:00Z">
        <w:r>
          <w:delText xml:space="preserve"> </w:delText>
        </w:r>
      </w:del>
      <w:del w:id="7542" w:author="PR Preview" w:date="2026-01-01T00:00:00Z">
        <w:r>
          <w:delText xml:space="preserve">between two nonzero vectors</w:delText>
        </w:r>
      </w:del>
      <w:del w:id="7543" w:author="PR Preview" w:date="2026-01-01T00:00:00Z">
        <w:r>
          <w:delText xml:space="preserve"> </w:delText>
        </w:r>
      </w:del>
      <w:del w:id="7544" w:author="PR Preview" w:date="2026-01-01T00:00:00Z">
        <w:r>
          <w:delText xml:space="preserve">$\mathord{\smash[b]{\underset{\raise.3ex\hbox{$\scriptstyle\sim$}}{x}}\vphantom{x}}, \mathord{\smash[b]{\underset{\raise.3ex\hbox{$\scriptstyle\sim$}}{y}}\vphantom{y}}\in \mathbb{R}^p$</w:delText>
        </w:r>
      </w:del>
      <w:del w:id="7545" w:author="PR Preview" w:date="2026-01-01T00:00:00Z">
        <w:r>
          <w:delText xml:space="preserve"> </w:delText>
        </w:r>
      </w:del>
      <w:del w:id="7546" w:author="PR Preview" w:date="2026-01-01T00:00:00Z">
        <w:r>
          <w:delText xml:space="preserve">is</w:delText>
        </w:r>
      </w:del>
      <w:del w:id="7547" w:author="PR Preview" w:date="2026-01-01T00:00:00Z">
        <w:r>
          <w:delText xml:space="preserve"> </w:delText>
        </w:r>
      </w:del>
      <w:del w:id="7548" w:author="PR Preview" w:date="2026-01-01T00:00:00Z">
        <w:r>
          <w:delText xml:space="preserve">their dot product divided by the product of their lengths:</w:delText>
        </w:r>
      </w:del>
    </w:p>
    <w:p>
      <w:pPr>
        <w:pStyle w:val="FirstParagraph"/>
      </w:pPr>
      <w:ins w:id="7549" w:author="PR Preview" w:date="2026-01-01T00:00:00Z">
        <w:r>
          <w:rPr>
            <w:b/>
            <w:bCs/>
          </w:rPr>
          <w:t xml:space="preserve">Definition 75 (Cosine similarity)</w:t>
        </w:r>
      </w:ins>
      <w:ins w:id="7550" w:author="PR Preview" w:date="2026-01-01T00:00:00Z">
        <w:r>
          <w:t xml:space="preserve"> </w:t>
        </w:r>
      </w:ins>
      <w:ins w:id="7551" w:author="PR Preview" w:date="2026-01-01T00:00:00Z">
        <w:r>
          <w:t xml:space="preserve">The</w:t>
        </w:r>
      </w:ins>
      <w:ins w:id="7552" w:author="PR Preview" w:date="2026-01-01T00:00:00Z">
        <w:r>
          <w:t xml:space="preserve"> </w:t>
        </w:r>
      </w:ins>
      <w:ins w:id="7553" w:author="PR Preview" w:date="2026-01-01T00:00:00Z">
        <w:r>
          <w:rPr>
            <w:b/>
            <w:bCs/>
          </w:rPr>
          <w:t xml:space="preserve">cosine similarity</w:t>
        </w:r>
      </w:ins>
      <w:ins w:id="7554" w:author="PR Preview" w:date="2026-01-01T00:00:00Z">
        <w:r>
          <w:t xml:space="preserve"> </w:t>
        </w:r>
      </w:ins>
      <w:ins w:id="7555" w:author="PR Preview" w:date="2026-01-01T00:00:00Z">
        <w:r>
          <w:t xml:space="preserve">[56]</w:t>
        </w:r>
      </w:ins>
      <w:ins w:id="7556" w:author="PR Preview" w:date="2026-01-01T00:00:00Z">
        <w:r>
          <w:t xml:space="preserve"> </w:t>
        </w:r>
      </w:ins>
      <w:ins w:id="7557" w:author="PR Preview" w:date="2026-01-01T00:00:00Z">
        <w:r>
          <w:t xml:space="preserve">between two nonzero vectors</w:t>
        </w:r>
      </w:ins>
      <w:ins w:id="7558" w:author="PR Preview" w:date="2026-01-01T00:00:00Z">
        <w:r>
          <w:t xml:space="preserve"> </w:t>
        </w:r>
      </w:ins>
      <w:ins w:id="7559" w:author="PR Preview" w:date="2026-01-01T00:00:00Z">
        <w:r>
          <w:t xml:space="preserve">$\mathord{\smash[b]{\underset{\raise.3ex\hbox{$\scriptstyle\sim$}}{x}}\vphantom{x}}, \mathord{\smash[b]{\underset{\raise.3ex\hbox{$\scriptstyle\sim$}}{y}}\vphantom{y}}\in \mathbb{R}^p$</w:t>
        </w:r>
      </w:ins>
      <w:ins w:id="7560" w:author="PR Preview" w:date="2026-01-01T00:00:00Z">
        <w:r>
          <w:t xml:space="preserve"> </w:t>
        </w:r>
      </w:ins>
      <w:ins w:id="7561" w:author="PR Preview" w:date="2026-01-01T00:00:00Z">
        <w:r>
          <w:t xml:space="preserve">is</w:t>
        </w:r>
      </w:ins>
      <w:ins w:id="7562" w:author="PR Preview" w:date="2026-01-01T00:00:00Z">
        <w:r>
          <w:t xml:space="preserve"> </w:t>
        </w:r>
      </w:ins>
      <w:ins w:id="7563" w:author="PR Preview" w:date="2026-01-01T00:00:00Z">
        <w:r>
          <w:t xml:space="preserve">their dot product divided by the product of their lengths:</w:t>
        </w:r>
      </w:ins>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4"/>
    <w:bookmarkStart w:id="385" w:name="exm-cosine-similarity"/>
    <w:p>
      <w:pPr>
        <w:pStyle w:val="FirstParagraph"/>
      </w:pPr>
      <w:del w:id="7564" w:author="PR Preview" w:date="2026-01-01T00:00:00Z">
        <w:r>
          <w:rPr>
            <w:b/>
            <w:bCs/>
          </w:rPr>
          <w:delText xml:space="preserve">Example 110 (Cosine similarity of parallel, orthogonal, and arbitrary vectors)</w:delText>
        </w:r>
      </w:del>
      <w:del w:id="7565" w:author="PR Preview" w:date="2026-01-01T00:00:00Z">
        <w:r>
          <w:delText xml:space="preserve"> </w:delText>
        </w:r>
      </w:del>
      <w:del w:id="7566" w:author="PR Preview" w:date="2026-01-01T00:00:00Z">
        <w:r>
          <w:delText xml:space="preserve">For vectors in</w:delText>
        </w:r>
      </w:del>
      <w:del w:id="7567" w:author="PR Preview" w:date="2026-01-01T00:00:00Z">
        <w:r>
          <w:delText xml:space="preserve"> </w:delText>
        </w:r>
      </w:del>
      <m:oMath>
        <m:sSup>
          <m:e>
            <m:r>
              <m:rPr>
                <m:scr m:val="double-struck"/>
                <m:sty m:val="p"/>
              </m:rPr>
              <m:t>R</m:t>
            </m:r>
          </m:e>
          <m:sup>
            <m:r>
              <m:t>2</m:t>
            </m:r>
          </m:sup>
        </m:sSup>
      </m:oMath>
      <w:del w:id="7568" w:author="PR Preview" w:date="2026-01-01T00:00:00Z">
        <w:r>
          <w:delText xml:space="preserve">:</w:delText>
        </w:r>
      </w:del>
    </w:p>
    <w:p>
      <w:pPr>
        <w:pStyle w:val="FirstParagraph"/>
      </w:pPr>
      <w:ins w:id="7569" w:author="PR Preview" w:date="2026-01-01T00:00:00Z">
        <w:r>
          <w:rPr>
            <w:b/>
            <w:bCs/>
          </w:rPr>
          <w:t xml:space="preserve">Example 112 (Cosine similarity of parallel, orthogonal, and arbitrary vectors)</w:t>
        </w:r>
      </w:ins>
      <w:ins w:id="7570" w:author="PR Preview" w:date="2026-01-01T00:00:00Z">
        <w:r>
          <w:t xml:space="preserve"> </w:t>
        </w:r>
      </w:ins>
      <w:ins w:id="7571" w:author="PR Preview" w:date="2026-01-01T00:00:00Z">
        <w:r>
          <w:t xml:space="preserve">For vectors in</w:t>
        </w:r>
      </w:ins>
      <w:ins w:id="7572" w:author="PR Preview" w:date="2026-01-01T00:00:00Z">
        <w:r>
          <w:t xml:space="preserve"> </w:t>
        </w:r>
      </w:ins>
      <m:oMath>
        <m:sSup>
          <m:e>
            <m:r>
              <m:rPr>
                <m:scr m:val="double-struck"/>
                <m:sty m:val="p"/>
              </m:rPr>
              <m:t>R</m:t>
            </m:r>
          </m:e>
          <m:sup>
            <m:r>
              <m:t>2</m:t>
            </m:r>
          </m:sup>
        </m:sSup>
      </m:oMath>
      <w:ins w:id="7573" w:author="PR Preview" w:date="2026-01-01T00:00:00Z">
        <w:r>
          <w:t xml:space="preserve">:</w:t>
        </w:r>
      </w:ins>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5"/>
    <w:bookmarkStart w:id="386" w:name="cor-cosine-similarity-angle"/>
    <w:p>
      <w:pPr>
        <w:pStyle w:val="BodyText"/>
      </w:pPr>
      <w:del w:id="7574" w:author="PR Preview" w:date="2026-01-01T00:00:00Z">
        <w:r>
          <w:rPr>
            <w:b/>
            <w:bCs/>
          </w:rPr>
          <w:delText xml:space="preserve">Corollary 6 (Cosine similarity is the cosine of the angle)</w:delText>
        </w:r>
      </w:del>
      <w:del w:id="7575" w:author="PR Preview" w:date="2026-01-01T00:00:00Z">
        <w:r>
          <w:delText xml:space="preserve"> </w:delText>
        </w:r>
      </w:del>
      <w:del w:id="7576" w:author="PR Preview" w:date="2026-01-01T00:00:00Z">
        <w:r>
          <w:delText xml:space="preserve">For nonzero vectors</w:delText>
        </w:r>
      </w:del>
      <w:del w:id="7577" w:author="PR Preview" w:date="2026-01-01T00:00:00Z">
        <w:r>
          <w:delText xml:space="preserve"> </w:delText>
        </w:r>
      </w:del>
      <w:del w:id="7578" w:author="PR Preview" w:date="2026-01-01T00:00:00Z">
        <w:r>
          <w:delText xml:space="preserve">$\mathord{\smash[b]{\underset{\raise.3ex\hbox{$\scriptstyle\sim$}}{x}}\vphantom{x}}, \mathord{\smash[b]{\underset{\raise.3ex\hbox{$\scriptstyle\sim$}}{y}}\vphantom{y}}\in \mathbb{R}^p$</w:delText>
        </w:r>
      </w:del>
      <w:del w:id="7579" w:author="PR Preview" w:date="2026-01-01T00:00:00Z">
        <w:r>
          <w:delText xml:space="preserve"> </w:delText>
        </w:r>
      </w:del>
      <w:del w:id="7580" w:author="PR Preview" w:date="2026-01-01T00:00:00Z">
        <w:r>
          <w:delText xml:space="preserve">with angle</w:delText>
        </w:r>
      </w:del>
      <w:del w:id="7581" w:author="PR Preview" w:date="2026-01-01T00:00:00Z">
        <w:r>
          <w:delText xml:space="preserve"> </w:delText>
        </w:r>
      </w:del>
      <m:oMath>
        <m:r>
          <m:t>θ</m:t>
        </m:r>
      </m:oMath>
      <w:del w:id="7582" w:author="PR Preview" w:date="2026-01-01T00:00:00Z">
        <w:r>
          <w:delText xml:space="preserve"> </w:delText>
        </w:r>
      </w:del>
      <w:del w:id="7583" w:author="PR Preview" w:date="2026-01-01T00:00:00Z">
        <w:r>
          <w:delText xml:space="preserve">between them (</w:delText>
        </w:r>
      </w:del>
      <w:hyperlink w:anchor="def-angle">
        <w:del w:id="7584" w:author="PR Preview" w:date="2026-01-01T00:00:00Z">
          <w:r>
            <w:rPr>
              <w:rStyle w:val="Hyperlink"/>
            </w:rPr>
            <w:delText xml:space="preserve">Definition 74</w:delText>
          </w:r>
        </w:del>
      </w:hyperlink>
      <w:del w:id="7585" w:author="PR Preview" w:date="2026-01-01T00:00:00Z">
        <w:r>
          <w:delText xml:space="preserve">),</w:delText>
        </w:r>
      </w:del>
    </w:p>
    <w:p>
      <w:pPr>
        <w:pStyle w:val="BodyText"/>
      </w:pPr>
      <w:ins w:id="7586" w:author="PR Preview" w:date="2026-01-01T00:00:00Z">
        <w:r>
          <w:rPr>
            <w:b/>
            <w:bCs/>
          </w:rPr>
          <w:t xml:space="preserve">Corollary 7 (Cosine similarity is the cosine of the angle)</w:t>
        </w:r>
      </w:ins>
      <w:ins w:id="7587" w:author="PR Preview" w:date="2026-01-01T00:00:00Z">
        <w:r>
          <w:t xml:space="preserve"> </w:t>
        </w:r>
      </w:ins>
      <w:ins w:id="7588" w:author="PR Preview" w:date="2026-01-01T00:00:00Z">
        <w:r>
          <w:t xml:space="preserve">For nonzero vectors</w:t>
        </w:r>
      </w:ins>
      <w:ins w:id="7589" w:author="PR Preview" w:date="2026-01-01T00:00:00Z">
        <w:r>
          <w:t xml:space="preserve"> </w:t>
        </w:r>
      </w:ins>
      <w:ins w:id="7590" w:author="PR Preview" w:date="2026-01-01T00:00:00Z">
        <w:r>
          <w:t xml:space="preserve">$\mathord{\smash[b]{\underset{\raise.3ex\hbox{$\scriptstyle\sim$}}{x}}\vphantom{x}}, \mathord{\smash[b]{\underset{\raise.3ex\hbox{$\scriptstyle\sim$}}{y}}\vphantom{y}}\in \mathbb{R}^p$</w:t>
        </w:r>
      </w:ins>
      <w:ins w:id="7591" w:author="PR Preview" w:date="2026-01-01T00:00:00Z">
        <w:r>
          <w:t xml:space="preserve"> </w:t>
        </w:r>
      </w:ins>
      <w:ins w:id="7592" w:author="PR Preview" w:date="2026-01-01T00:00:00Z">
        <w:r>
          <w:t xml:space="preserve">with angle</w:t>
        </w:r>
      </w:ins>
      <w:ins w:id="7593" w:author="PR Preview" w:date="2026-01-01T00:00:00Z">
        <w:r>
          <w:t xml:space="preserve"> </w:t>
        </w:r>
      </w:ins>
      <m:oMath>
        <m:r>
          <m:t>θ</m:t>
        </m:r>
      </m:oMath>
      <w:ins w:id="7594" w:author="PR Preview" w:date="2026-01-01T00:00:00Z">
        <w:r>
          <w:t xml:space="preserve"> </w:t>
        </w:r>
      </w:ins>
      <w:ins w:id="7595" w:author="PR Preview" w:date="2026-01-01T00:00:00Z">
        <w:r>
          <w:t xml:space="preserve">between them (</w:t>
        </w:r>
      </w:ins>
      <w:hyperlink w:anchor="def-angle">
        <w:ins w:id="7596" w:author="PR Preview" w:date="2026-01-01T00:00:00Z">
          <w:r>
            <w:rPr>
              <w:rStyle w:val="Hyperlink"/>
            </w:rPr>
            <w:t xml:space="preserve">Definition 74</w:t>
          </w:r>
        </w:ins>
      </w:hyperlink>
      <w:ins w:id="7597" w:author="PR Preview" w:date="2026-01-01T00:00:00Z">
        <w:r>
          <w:t xml:space="preserve">),</w:t>
        </w:r>
      </w:ins>
    </w:p>
    <w:p>
      <w:pPr>
        <w:pStyle w:val="BodyText"/>
      </w:pPr>
      <w:r>
        <w:t xml:space="preserve">$$
    \operatorname{cossim}(\mathord{\smash[b]{\underset{\raise.3ex\hbox{$\scriptstyle\sim$}}{x}}\vphantom{x}}, \mathord{\smash[b]{\underset{\raise.3ex\hbox{$\scriptstyle\sim$}}{y}}\vphantom{y}}) = \cos\theta.
    $$</w:t>
      </w:r>
    </w:p>
    <w:bookmarkEnd w:id="386"/>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7"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7"/>
    <w:bookmarkStart w:id="388" w:name="cor-cosine-similarity-unit-vectors"/>
    <w:p>
      <w:pPr>
        <w:pStyle w:val="FirstParagraph"/>
      </w:pPr>
      <w:del w:id="7598" w:author="PR Preview" w:date="2026-01-01T00:00:00Z">
        <w:r>
          <w:rPr>
            <w:b/>
            <w:bCs/>
          </w:rPr>
          <w:delText xml:space="preserve">Corollary 7 (Cosine similarity of unit vectors is their inner product)</w:delText>
        </w:r>
      </w:del>
      <w:del w:id="7599" w:author="PR Preview" w:date="2026-01-01T00:00:00Z">
        <w:r>
          <w:delText xml:space="preserve"> </w:delText>
        </w:r>
      </w:del>
      <w:del w:id="7600" w:author="PR Preview" w:date="2026-01-01T00:00:00Z">
        <w:r>
          <w:delText xml:space="preserve">In a real inner product space (</w:delText>
        </w:r>
      </w:del>
      <w:hyperlink w:anchor="def-inner-product-space">
        <w:del w:id="7601" w:author="PR Preview" w:date="2026-01-01T00:00:00Z">
          <w:r>
            <w:rPr>
              <w:rStyle w:val="Hyperlink"/>
            </w:rPr>
            <w:delText xml:space="preserve">Definition 69</w:delText>
          </w:r>
        </w:del>
      </w:hyperlink>
      <w:del w:id="7602" w:author="PR Preview" w:date="2026-01-01T00:00:00Z">
        <w:r>
          <w:delText xml:space="preserve">),</w:delText>
        </w:r>
      </w:del>
      <w:del w:id="7603" w:author="PR Preview" w:date="2026-01-01T00:00:00Z">
        <w:r>
          <w:delText xml:space="preserve"> </w:delText>
        </w:r>
      </w:del>
      <w:del w:id="7604" w:author="PR Preview" w:date="2026-01-01T00:00:00Z">
        <w:r>
          <w:delText xml:space="preserve">for all vectors</w:delText>
        </w:r>
      </w:del>
      <w:del w:id="7605" w:author="PR Preview" w:date="2026-01-01T00:00:00Z">
        <w:r>
          <w:delText xml:space="preserve"> </w:delText>
        </w:r>
      </w:del>
      <w:del w:id="7606" w:author="PR Preview" w:date="2026-01-01T00:00:00Z">
        <w:r>
          <w:delText xml:space="preserve">$\mathord{\smash[b]{\underset{\raise.3ex\hbox{$\scriptstyle\sim$}}{x}}\vphantom{x}}$</w:delText>
        </w:r>
      </w:del>
      <w:del w:id="7607" w:author="PR Preview" w:date="2026-01-01T00:00:00Z">
        <w:r>
          <w:delText xml:space="preserve"> </w:delText>
        </w:r>
      </w:del>
      <w:del w:id="7608" w:author="PR Preview" w:date="2026-01-01T00:00:00Z">
        <w:r>
          <w:delText xml:space="preserve">and</w:delText>
        </w:r>
      </w:del>
      <w:del w:id="7609" w:author="PR Preview" w:date="2026-01-01T00:00:00Z">
        <w:r>
          <w:delText xml:space="preserve"> </w:delText>
        </w:r>
      </w:del>
      <w:del w:id="7610" w:author="PR Preview" w:date="2026-01-01T00:00:00Z">
        <w:r>
          <w:delText xml:space="preserve">$\mathord{\smash[b]{\underset{\raise.3ex\hbox{$\scriptstyle\sim$}}{y}}\vphantom{y}}$</w:delText>
        </w:r>
      </w:del>
      <w:del w:id="7611" w:author="PR Preview" w:date="2026-01-01T00:00:00Z">
        <w:r>
          <w:delText xml:space="preserve"> </w:delText>
        </w:r>
      </w:del>
      <w:del w:id="7612" w:author="PR Preview" w:date="2026-01-01T00:00:00Z">
        <w:r>
          <w:delText xml:space="preserve">with</w:delText>
        </w:r>
      </w:del>
      <w:del w:id="7613" w:author="PR Preview" w:date="2026-01-01T00:00:00Z">
        <w:r>
          <w:delText xml:space="preserve"> </w:delText>
        </w:r>
      </w:del>
      <w:del w:id="7614" w:author="PR Preview" w:date="2026-01-01T00:00:00Z">
        <w:r>
          <w:delText xml:space="preserve">$\mathopen{}\left\lVert\mathord{\smash[b]{\underset{\raise.3ex\hbox{$\scriptstyle\sim$}}{x}}\vphantom{x}}\right\rVert\mathclose{} = \mathopen{}\left\lVert\mathord{\smash[b]{\underset{\raise.3ex\hbox{$\scriptstyle\sim$}}{y}}\vphantom{y}}\right\rVert\mathclose{} = 1$</w:delText>
        </w:r>
      </w:del>
      <w:del w:id="7615" w:author="PR Preview" w:date="2026-01-01T00:00:00Z">
        <w:r>
          <w:delText xml:space="preserve">,</w:delText>
        </w:r>
      </w:del>
    </w:p>
    <w:p>
      <w:pPr>
        <w:pStyle w:val="FirstParagraph"/>
      </w:pPr>
      <w:ins w:id="7616" w:author="PR Preview" w:date="2026-01-01T00:00:00Z">
        <w:r>
          <w:rPr>
            <w:b/>
            <w:bCs/>
          </w:rPr>
          <w:t xml:space="preserve">Corollary 8 (Cosine similarity of unit vectors is their inner product)</w:t>
        </w:r>
      </w:ins>
      <w:ins w:id="7617" w:author="PR Preview" w:date="2026-01-01T00:00:00Z">
        <w:r>
          <w:t xml:space="preserve"> </w:t>
        </w:r>
      </w:ins>
      <w:ins w:id="7618" w:author="PR Preview" w:date="2026-01-01T00:00:00Z">
        <w:r>
          <w:t xml:space="preserve">In a real inner product space (</w:t>
        </w:r>
      </w:ins>
      <w:hyperlink w:anchor="def-inner-product-space">
        <w:ins w:id="7619" w:author="PR Preview" w:date="2026-01-01T00:00:00Z">
          <w:r>
            <w:rPr>
              <w:rStyle w:val="Hyperlink"/>
            </w:rPr>
            <w:t xml:space="preserve">Definition 69</w:t>
          </w:r>
        </w:ins>
      </w:hyperlink>
      <w:ins w:id="7620" w:author="PR Preview" w:date="2026-01-01T00:00:00Z">
        <w:r>
          <w:t xml:space="preserve">),</w:t>
        </w:r>
      </w:ins>
      <w:ins w:id="7621" w:author="PR Preview" w:date="2026-01-01T00:00:00Z">
        <w:r>
          <w:t xml:space="preserve"> </w:t>
        </w:r>
      </w:ins>
      <w:ins w:id="7622" w:author="PR Preview" w:date="2026-01-01T00:00:00Z">
        <w:r>
          <w:t xml:space="preserve">for all vectors</w:t>
        </w:r>
      </w:ins>
      <w:ins w:id="7623" w:author="PR Preview" w:date="2026-01-01T00:00:00Z">
        <w:r>
          <w:t xml:space="preserve"> </w:t>
        </w:r>
      </w:ins>
      <w:ins w:id="7624" w:author="PR Preview" w:date="2026-01-01T00:00:00Z">
        <w:r>
          <w:t xml:space="preserve">$\mathord{\smash[b]{\underset{\raise.3ex\hbox{$\scriptstyle\sim$}}{x}}\vphantom{x}}$</w:t>
        </w:r>
      </w:ins>
      <w:ins w:id="7625" w:author="PR Preview" w:date="2026-01-01T00:00:00Z">
        <w:r>
          <w:t xml:space="preserve"> </w:t>
        </w:r>
      </w:ins>
      <w:ins w:id="7626" w:author="PR Preview" w:date="2026-01-01T00:00:00Z">
        <w:r>
          <w:t xml:space="preserve">and</w:t>
        </w:r>
      </w:ins>
      <w:ins w:id="7627" w:author="PR Preview" w:date="2026-01-01T00:00:00Z">
        <w:r>
          <w:t xml:space="preserve"> </w:t>
        </w:r>
      </w:ins>
      <w:ins w:id="7628" w:author="PR Preview" w:date="2026-01-01T00:00:00Z">
        <w:r>
          <w:t xml:space="preserve">$\mathord{\smash[b]{\underset{\raise.3ex\hbox{$\scriptstyle\sim$}}{y}}\vphantom{y}}$</w:t>
        </w:r>
      </w:ins>
      <w:ins w:id="7629" w:author="PR Preview" w:date="2026-01-01T00:00:00Z">
        <w:r>
          <w:t xml:space="preserve"> </w:t>
        </w:r>
      </w:ins>
      <w:ins w:id="7630" w:author="PR Preview" w:date="2026-01-01T00:00:00Z">
        <w:r>
          <w:t xml:space="preserve">with</w:t>
        </w:r>
      </w:ins>
      <w:ins w:id="7631" w:author="PR Preview" w:date="2026-01-01T00:00:00Z">
        <w:r>
          <w:t xml:space="preserve"> </w:t>
        </w:r>
      </w:ins>
      <w:ins w:id="7632" w:author="PR Preview" w:date="2026-01-01T00:00:00Z">
        <w:r>
          <w:t xml:space="preserve">$\mathopen{}\left\lVert\mathord{\smash[b]{\underset{\raise.3ex\hbox{$\scriptstyle\sim$}}{x}}\vphantom{x}}\right\rVert\mathclose{} = \mathopen{}\left\lVert\mathord{\smash[b]{\underset{\raise.3ex\hbox{$\scriptstyle\sim$}}{y}}\vphantom{y}}\right\rVert\mathclose{} = 1$</w:t>
        </w:r>
      </w:ins>
      <w:ins w:id="7633" w:author="PR Preview" w:date="2026-01-01T00:00:00Z">
        <w:r>
          <w:t xml:space="preserve">,</w:t>
        </w:r>
      </w:ins>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8"/>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0" w:name="thm-pearson-cosine-centered"/>
    <w:p>
      <w:pPr>
        <w:pStyle w:val="FirstParagraph"/>
      </w:pPr>
      <w:del w:id="7634" w:author="PR Preview" w:date="2026-01-01T00:00:00Z">
        <w:r>
          <w:rPr>
            <w:b/>
            <w:bCs/>
          </w:rPr>
          <w:delText xml:space="preserve">Theorem 61 (Pearson correlation is the cosine similarity of the centered vectors)</w:delText>
        </w:r>
      </w:del>
      <w:del w:id="7635" w:author="PR Preview" w:date="2026-01-01T00:00:00Z">
        <w:r>
          <w:delText xml:space="preserve"> </w:delText>
        </w:r>
      </w:del>
      <w:del w:id="7636" w:author="PR Preview" w:date="2026-01-01T00:00:00Z">
        <w:r>
          <w:delText xml:space="preserve">Let</w:delText>
        </w:r>
      </w:del>
      <w:del w:id="7637" w:author="PR Preview" w:date="2026-01-01T00:00:00Z">
        <w:r>
          <w:delText xml:space="preserve"> </w:delText>
        </w:r>
      </w:del>
      <w:del w:id="7638" w:author="PR Preview" w:date="2026-01-01T00:00:00Z">
        <w:r>
          <w:delText xml:space="preserve">$\mathord{\smash[b]{\underset{\raise.3ex\hbox{$\scriptstyle\sim$}}{x}}\vphantom{x}}, \mathord{\smash[b]{\underset{\raise.3ex\hbox{$\scriptstyle\sim$}}{y}}\vphantom{y}}\in \mathbb{R}^n$</w:delText>
        </w:r>
      </w:del>
      <w:del w:id="7639" w:author="PR Preview" w:date="2026-01-01T00:00:00Z">
        <w:r>
          <w:delText xml:space="preserve"> </w:delText>
        </w:r>
      </w:del>
      <w:del w:id="7640" w:author="PR Preview" w:date="2026-01-01T00:00:00Z">
        <w:r>
          <w:delText xml:space="preserve">be two vectors that are not constant,</w:delText>
        </w:r>
      </w:del>
      <w:del w:id="7641" w:author="PR Preview" w:date="2026-01-01T00:00:00Z">
        <w:r>
          <w:delText xml:space="preserve"> </w:delText>
        </w:r>
      </w:del>
      <w:del w:id="7642" w:author="PR Preview" w:date="2026-01-01T00:00:00Z">
        <w:r>
          <w:delText xml:space="preserve">with means</w:delText>
        </w:r>
      </w:del>
      <w:del w:id="7643"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7644" w:author="PR Preview" w:date="2026-01-01T00:00:00Z">
        <w:r>
          <w:delText xml:space="preserve"> </w:delText>
        </w:r>
      </w:del>
      <w:del w:id="7645" w:author="PR Preview" w:date="2026-01-01T00:00:00Z">
        <w:r>
          <w:delText xml:space="preserve">and</w:delText>
        </w:r>
      </w:del>
      <w:del w:id="7646"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7647" w:author="PR Preview" w:date="2026-01-01T00:00:00Z">
        <w:r>
          <w:delText xml:space="preserve">.</w:delText>
        </w:r>
      </w:del>
      <w:del w:id="7648" w:author="PR Preview" w:date="2026-01-01T00:00:00Z">
        <w:r>
          <w:delText xml:space="preserve"> </w:delText>
        </w:r>
      </w:del>
      <w:del w:id="7649" w:author="PR Preview" w:date="2026-01-01T00:00:00Z">
        <w:r>
          <w:delText xml:space="preserve">Write</w:delText>
        </w:r>
      </w:del>
      <w:del w:id="7650" w:author="PR Preview" w:date="2026-01-01T00:00:00Z">
        <w:r>
          <w:delText xml:space="preserve"> </w:delText>
        </w:r>
      </w:del>
      <w:del w:id="7651" w:author="PR Preview" w:date="2026-01-01T00:00:00Z">
        <w:r>
          <w:delText xml:space="preserve">${\mathord{\smash[b]{\underset{\raise.3ex\hbox{$\scriptstyle\sim$}}{x}}\vphantom{x}}}^{\mathrm{c}} = \mathord{\smash[b]{\underset{\raise.3ex\hbox{$\scriptstyle\sim$}}{x}}\vphantom{x}}- \bar{x}\,\mathord{\smash[b]{\underset{\raise.3ex\hbox{$\scriptstyle\sim$}}{1}}\vphantom{1}}$</w:delText>
        </w:r>
      </w:del>
      <w:del w:id="7652" w:author="PR Preview" w:date="2026-01-01T00:00:00Z">
        <w:r>
          <w:delText xml:space="preserve"> </w:delText>
        </w:r>
      </w:del>
      <w:del w:id="7653" w:author="PR Preview" w:date="2026-01-01T00:00:00Z">
        <w:r>
          <w:delText xml:space="preserve">and</w:delText>
        </w:r>
      </w:del>
      <w:del w:id="7654" w:author="PR Preview" w:date="2026-01-01T00:00:00Z">
        <w:r>
          <w:delText xml:space="preserve"> </w:delText>
        </w:r>
      </w:del>
      <w:del w:id="7655" w:author="PR Preview" w:date="2026-01-01T00:00:00Z">
        <w:r>
          <w:delText xml:space="preserve">${\mathord{\smash[b]{\underset{\raise.3ex\hbox{$\scriptstyle\sim$}}{y}}\vphantom{y}}}^{\mathrm{c}} = \mathord{\smash[b]{\underset{\raise.3ex\hbox{$\scriptstyle\sim$}}{y}}\vphantom{y}}- \bar{y}\,\mathord{\smash[b]{\underset{\raise.3ex\hbox{$\scriptstyle\sim$}}{1}}\vphantom{1}}$</w:delText>
        </w:r>
      </w:del>
      <w:del w:id="7656" w:author="PR Preview" w:date="2026-01-01T00:00:00Z">
        <w:r>
          <w:delText xml:space="preserve"> </w:delText>
        </w:r>
      </w:del>
      <w:del w:id="7657" w:author="PR Preview" w:date="2026-01-01T00:00:00Z">
        <w:r>
          <w:delText xml:space="preserve">for the</w:delText>
        </w:r>
      </w:del>
      <w:del w:id="7658" w:author="PR Preview" w:date="2026-01-01T00:00:00Z">
        <w:r>
          <w:delText xml:space="preserve"> </w:delText>
        </w:r>
      </w:del>
      <w:del w:id="7659" w:author="PR Preview" w:date="2026-01-01T00:00:00Z">
        <w:r>
          <w:rPr>
            <w:b/>
            <w:bCs/>
          </w:rPr>
          <w:delText xml:space="preserve">centered</w:delText>
        </w:r>
      </w:del>
      <w:del w:id="7660" w:author="PR Preview" w:date="2026-01-01T00:00:00Z">
        <w:r>
          <w:delText xml:space="preserve"> </w:delText>
        </w:r>
      </w:del>
      <w:del w:id="7661" w:author="PR Preview" w:date="2026-01-01T00:00:00Z">
        <w:r>
          <w:delText xml:space="preserve">vectors, whose means are zero.</w:delText>
        </w:r>
      </w:del>
      <w:del w:id="7662" w:author="PR Preview" w:date="2026-01-01T00:00:00Z">
        <w:r>
          <w:delText xml:space="preserve"> </w:delText>
        </w:r>
      </w:del>
      <w:del w:id="7663" w:author="PR Preview" w:date="2026-01-01T00:00:00Z">
        <w:r>
          <w:delText xml:space="preserve">Then the</w:delText>
        </w:r>
      </w:del>
      <w:del w:id="7664" w:author="PR Preview" w:date="2026-01-01T00:00:00Z">
        <w:r>
          <w:delText xml:space="preserve"> </w:delText>
        </w:r>
      </w:del>
      <w:hyperlink r:id="rId389">
        <w:del w:id="7665" w:author="PR Preview" w:date="2026-01-01T00:00:00Z">
          <w:r>
            <w:rPr>
              <w:rStyle w:val="Hyperlink"/>
            </w:rPr>
            <w:delText xml:space="preserve">Pearson correlation coefficient</w:delText>
          </w:r>
        </w:del>
      </w:hyperlink>
      <w:del w:id="7666" w:author="PR Preview" w:date="2026-01-01T00:00:00Z">
        <w:r>
          <w:delText xml:space="preserve"> </w:delText>
        </w:r>
      </w:del>
      <m:oMath>
        <m:r>
          <m:t>r</m:t>
        </m:r>
      </m:oMath>
      <w:del w:id="7667" w:author="PR Preview" w:date="2026-01-01T00:00:00Z">
        <w:r>
          <w:delText xml:space="preserve"> </w:delText>
        </w:r>
      </w:del>
      <w:del w:id="7668" w:author="PR Preview" w:date="2026-01-01T00:00:00Z">
        <w:r>
          <w:delText xml:space="preserve">of the</w:delText>
        </w:r>
      </w:del>
      <w:del w:id="7669" w:author="PR Preview" w:date="2026-01-01T00:00:00Z">
        <w:r>
          <w:delText xml:space="preserve"> </w:delText>
        </w:r>
      </w:del>
      <m:oMath>
        <m:r>
          <m:t>n</m:t>
        </m:r>
      </m:oMath>
      <w:del w:id="7670" w:author="PR Preview" w:date="2026-01-01T00:00:00Z">
        <w:r>
          <w:delText xml:space="preserve"> </w:delText>
        </w:r>
      </w:del>
      <w:del w:id="7671" w:author="PR Preview" w:date="2026-01-01T00:00:00Z">
        <w:r>
          <w:delText xml:space="preserve">pairs</w:delText>
        </w:r>
      </w:del>
      <w:del w:id="7672"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7673" w:author="PR Preview" w:date="2026-01-01T00:00:00Z">
        <w:r>
          <w:delText xml:space="preserve"> </w:delText>
        </w:r>
      </w:del>
      <w:del w:id="7674" w:author="PR Preview" w:date="2026-01-01T00:00:00Z">
        <w:r>
          <w:delText xml:space="preserve">is the cosine similarity (</w:delText>
        </w:r>
      </w:del>
      <w:hyperlink w:anchor="def-cosine-similarity">
        <w:del w:id="7675" w:author="PR Preview" w:date="2026-01-01T00:00:00Z">
          <w:r>
            <w:rPr>
              <w:rStyle w:val="Hyperlink"/>
            </w:rPr>
            <w:delText xml:space="preserve">Definition 75</w:delText>
          </w:r>
        </w:del>
      </w:hyperlink>
      <w:del w:id="7676" w:author="PR Preview" w:date="2026-01-01T00:00:00Z">
        <w:r>
          <w:delText xml:space="preserve">) of the centered vectors:</w:delText>
        </w:r>
      </w:del>
    </w:p>
    <w:p>
      <w:pPr>
        <w:pStyle w:val="FirstParagraph"/>
      </w:pPr>
      <w:ins w:id="7677" w:author="PR Preview" w:date="2026-01-01T00:00:00Z">
        <w:r>
          <w:rPr>
            <w:b/>
            <w:bCs/>
          </w:rPr>
          <w:t xml:space="preserve">Theorem 62 (Pearson correlation is the cosine similarity of the centered vectors)</w:t>
        </w:r>
      </w:ins>
      <w:ins w:id="7678" w:author="PR Preview" w:date="2026-01-01T00:00:00Z">
        <w:r>
          <w:t xml:space="preserve"> </w:t>
        </w:r>
      </w:ins>
      <w:ins w:id="7679" w:author="PR Preview" w:date="2026-01-01T00:00:00Z">
        <w:r>
          <w:t xml:space="preserve">Let</w:t>
        </w:r>
      </w:ins>
      <w:ins w:id="7680" w:author="PR Preview" w:date="2026-01-01T00:00:00Z">
        <w:r>
          <w:t xml:space="preserve"> </w:t>
        </w:r>
      </w:ins>
      <w:ins w:id="7681" w:author="PR Preview" w:date="2026-01-01T00:00:00Z">
        <w:r>
          <w:t xml:space="preserve">$\mathord{\smash[b]{\underset{\raise.3ex\hbox{$\scriptstyle\sim$}}{x}}\vphantom{x}}, \mathord{\smash[b]{\underset{\raise.3ex\hbox{$\scriptstyle\sim$}}{y}}\vphantom{y}}\in \mathbb{R}^n$</w:t>
        </w:r>
      </w:ins>
      <w:ins w:id="7682" w:author="PR Preview" w:date="2026-01-01T00:00:00Z">
        <w:r>
          <w:t xml:space="preserve"> </w:t>
        </w:r>
      </w:ins>
      <w:ins w:id="7683" w:author="PR Preview" w:date="2026-01-01T00:00:00Z">
        <w:r>
          <w:t xml:space="preserve">be two vectors that are not constant,</w:t>
        </w:r>
      </w:ins>
      <w:ins w:id="7684" w:author="PR Preview" w:date="2026-01-01T00:00:00Z">
        <w:r>
          <w:t xml:space="preserve"> </w:t>
        </w:r>
      </w:ins>
      <w:ins w:id="7685" w:author="PR Preview" w:date="2026-01-01T00:00:00Z">
        <w:r>
          <w:t xml:space="preserve">with means</w:t>
        </w:r>
      </w:ins>
      <w:ins w:id="7686"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7687" w:author="PR Preview" w:date="2026-01-01T00:00:00Z">
        <w:r>
          <w:t xml:space="preserve"> </w:t>
        </w:r>
      </w:ins>
      <w:ins w:id="7688" w:author="PR Preview" w:date="2026-01-01T00:00:00Z">
        <w:r>
          <w:t xml:space="preserve">and</w:t>
        </w:r>
      </w:ins>
      <w:ins w:id="7689"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7690" w:author="PR Preview" w:date="2026-01-01T00:00:00Z">
        <w:r>
          <w:t xml:space="preserve">.</w:t>
        </w:r>
      </w:ins>
      <w:ins w:id="7691" w:author="PR Preview" w:date="2026-01-01T00:00:00Z">
        <w:r>
          <w:t xml:space="preserve"> </w:t>
        </w:r>
      </w:ins>
      <w:ins w:id="7692" w:author="PR Preview" w:date="2026-01-01T00:00:00Z">
        <w:r>
          <w:t xml:space="preserve">Write</w:t>
        </w:r>
      </w:ins>
      <w:ins w:id="7693" w:author="PR Preview" w:date="2026-01-01T00:00:00Z">
        <w:r>
          <w:t xml:space="preserve"> </w:t>
        </w:r>
      </w:ins>
      <w:ins w:id="7694" w:author="PR Preview" w:date="2026-01-01T00:00:00Z">
        <w:r>
          <w:t xml:space="preserve">${\mathord{\smash[b]{\underset{\raise.3ex\hbox{$\scriptstyle\sim$}}{x}}\vphantom{x}}}^{\mathrm{c}} = \mathord{\smash[b]{\underset{\raise.3ex\hbox{$\scriptstyle\sim$}}{x}}\vphantom{x}}- \bar{x}\,\mathord{\smash[b]{\underset{\raise.3ex\hbox{$\scriptstyle\sim$}}{1}}\vphantom{1}}$</w:t>
        </w:r>
      </w:ins>
      <w:ins w:id="7695" w:author="PR Preview" w:date="2026-01-01T00:00:00Z">
        <w:r>
          <w:t xml:space="preserve"> </w:t>
        </w:r>
      </w:ins>
      <w:ins w:id="7696" w:author="PR Preview" w:date="2026-01-01T00:00:00Z">
        <w:r>
          <w:t xml:space="preserve">and</w:t>
        </w:r>
      </w:ins>
      <w:ins w:id="7697" w:author="PR Preview" w:date="2026-01-01T00:00:00Z">
        <w:r>
          <w:t xml:space="preserve"> </w:t>
        </w:r>
      </w:ins>
      <w:ins w:id="7698" w:author="PR Preview" w:date="2026-01-01T00:00:00Z">
        <w:r>
          <w:t xml:space="preserve">${\mathord{\smash[b]{\underset{\raise.3ex\hbox{$\scriptstyle\sim$}}{y}}\vphantom{y}}}^{\mathrm{c}} = \mathord{\smash[b]{\underset{\raise.3ex\hbox{$\scriptstyle\sim$}}{y}}\vphantom{y}}- \bar{y}\,\mathord{\smash[b]{\underset{\raise.3ex\hbox{$\scriptstyle\sim$}}{1}}\vphantom{1}}$</w:t>
        </w:r>
      </w:ins>
      <w:ins w:id="7699" w:author="PR Preview" w:date="2026-01-01T00:00:00Z">
        <w:r>
          <w:t xml:space="preserve"> </w:t>
        </w:r>
      </w:ins>
      <w:ins w:id="7700" w:author="PR Preview" w:date="2026-01-01T00:00:00Z">
        <w:r>
          <w:t xml:space="preserve">for the</w:t>
        </w:r>
      </w:ins>
      <w:ins w:id="7701" w:author="PR Preview" w:date="2026-01-01T00:00:00Z">
        <w:r>
          <w:t xml:space="preserve"> </w:t>
        </w:r>
      </w:ins>
      <w:ins w:id="7702" w:author="PR Preview" w:date="2026-01-01T00:00:00Z">
        <w:r>
          <w:rPr>
            <w:b/>
            <w:bCs/>
          </w:rPr>
          <w:t xml:space="preserve">centered</w:t>
        </w:r>
      </w:ins>
      <w:ins w:id="7703" w:author="PR Preview" w:date="2026-01-01T00:00:00Z">
        <w:r>
          <w:t xml:space="preserve"> </w:t>
        </w:r>
      </w:ins>
      <w:ins w:id="7704" w:author="PR Preview" w:date="2026-01-01T00:00:00Z">
        <w:r>
          <w:t xml:space="preserve">vectors, whose means are zero.</w:t>
        </w:r>
      </w:ins>
      <w:ins w:id="7705" w:author="PR Preview" w:date="2026-01-01T00:00:00Z">
        <w:r>
          <w:t xml:space="preserve"> </w:t>
        </w:r>
      </w:ins>
      <w:ins w:id="7706" w:author="PR Preview" w:date="2026-01-01T00:00:00Z">
        <w:r>
          <w:t xml:space="preserve">Then the</w:t>
        </w:r>
      </w:ins>
      <w:ins w:id="7707" w:author="PR Preview" w:date="2026-01-01T00:00:00Z">
        <w:r>
          <w:t xml:space="preserve"> </w:t>
        </w:r>
      </w:ins>
      <w:hyperlink r:id="rId389">
        <w:ins w:id="7708" w:author="PR Preview" w:date="2026-01-01T00:00:00Z">
          <w:r>
            <w:rPr>
              <w:rStyle w:val="Hyperlink"/>
            </w:rPr>
            <w:t xml:space="preserve">Pearson correlation coefficient</w:t>
          </w:r>
        </w:ins>
      </w:hyperlink>
      <w:ins w:id="7709" w:author="PR Preview" w:date="2026-01-01T00:00:00Z">
        <w:r>
          <w:t xml:space="preserve"> </w:t>
        </w:r>
      </w:ins>
      <m:oMath>
        <m:r>
          <m:t>r</m:t>
        </m:r>
      </m:oMath>
      <w:ins w:id="7710" w:author="PR Preview" w:date="2026-01-01T00:00:00Z">
        <w:r>
          <w:t xml:space="preserve"> </w:t>
        </w:r>
      </w:ins>
      <w:ins w:id="7711" w:author="PR Preview" w:date="2026-01-01T00:00:00Z">
        <w:r>
          <w:t xml:space="preserve">of the</w:t>
        </w:r>
      </w:ins>
      <w:ins w:id="7712" w:author="PR Preview" w:date="2026-01-01T00:00:00Z">
        <w:r>
          <w:t xml:space="preserve"> </w:t>
        </w:r>
      </w:ins>
      <m:oMath>
        <m:r>
          <m:t>n</m:t>
        </m:r>
      </m:oMath>
      <w:ins w:id="7713" w:author="PR Preview" w:date="2026-01-01T00:00:00Z">
        <w:r>
          <w:t xml:space="preserve"> </w:t>
        </w:r>
      </w:ins>
      <w:ins w:id="7714" w:author="PR Preview" w:date="2026-01-01T00:00:00Z">
        <w:r>
          <w:t xml:space="preserve">pairs</w:t>
        </w:r>
      </w:ins>
      <w:ins w:id="7715"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7716" w:author="PR Preview" w:date="2026-01-01T00:00:00Z">
        <w:r>
          <w:t xml:space="preserve"> </w:t>
        </w:r>
      </w:ins>
      <w:ins w:id="7717" w:author="PR Preview" w:date="2026-01-01T00:00:00Z">
        <w:r>
          <w:t xml:space="preserve">is the cosine similarity (</w:t>
        </w:r>
      </w:ins>
      <w:hyperlink w:anchor="def-cosine-similarity">
        <w:ins w:id="7718" w:author="PR Preview" w:date="2026-01-01T00:00:00Z">
          <w:r>
            <w:rPr>
              <w:rStyle w:val="Hyperlink"/>
            </w:rPr>
            <w:t xml:space="preserve">Definition 75</w:t>
          </w:r>
        </w:ins>
      </w:hyperlink>
      <w:ins w:id="7719" w:author="PR Preview" w:date="2026-01-01T00:00:00Z">
        <w:r>
          <w:t xml:space="preserve">) of the centered vectors:</w:t>
        </w:r>
      </w:ins>
    </w:p>
    <w:p>
      <w:pPr>
        <w:pStyle w:val="BodyText"/>
      </w:pPr>
      <w:r>
        <w:t xml:space="preserve">$$
    r = \operatorname{cossim}({\mathord{\smash[b]{\underset{\raise.3ex\hbox{$\scriptstyle\sim$}}{x}}\vphantom{x}}}^{\mathrm{c}}, {\mathord{\smash[b]{\underset{\raise.3ex\hbox{$\scriptstyle\sim$}}{y}}\vphantom{y}}}^{\mathrm{c}}).
    $$</w:t>
      </w:r>
    </w:p>
    <w:bookmarkEnd w:id="39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1" w:name="exm-pearson-cosine-centered"/>
    <w:p>
      <w:pPr>
        <w:pStyle w:val="BodyText"/>
      </w:pPr>
      <w:del w:id="7720" w:author="PR Preview" w:date="2026-01-01T00:00:00Z">
        <w:r>
          <w:rPr>
            <w:b/>
            <w:bCs/>
          </w:rPr>
          <w:delText xml:space="preserve">Example 111 (Centering changes the cosine similarity)</w:delText>
        </w:r>
      </w:del>
      <w:del w:id="7721" w:author="PR Preview" w:date="2026-01-01T00:00:00Z">
        <w:r>
          <w:delText xml:space="preserve"> </w:delText>
        </w:r>
      </w:del>
      <w:del w:id="7722" w:author="PR Preview" w:date="2026-01-01T00:00:00Z">
        <w:r>
          <w:delText xml:space="preserve">Take</w:delText>
        </w:r>
      </w:del>
      <w:del w:id="7723" w:author="PR Preview" w:date="2026-01-01T00:00:00Z">
        <w:r>
          <w:delText xml:space="preserve"> </w:delText>
        </w:r>
      </w:del>
      <w:del w:id="7724" w:author="PR Preview" w:date="2026-01-01T00:00:00Z">
        <w:r>
          <w:delText xml:space="preserve">$\mathord{\smash[b]{\underset{\raise.3ex\hbox{$\scriptstyle\sim$}}{x}}\vphantom{x}}= (1, 2, 3)$</w:delText>
        </w:r>
      </w:del>
      <w:del w:id="7725" w:author="PR Preview" w:date="2026-01-01T00:00:00Z">
        <w:r>
          <w:delText xml:space="preserve"> </w:delText>
        </w:r>
      </w:del>
      <w:del w:id="7726" w:author="PR Preview" w:date="2026-01-01T00:00:00Z">
        <w:r>
          <w:delText xml:space="preserve">and</w:delText>
        </w:r>
      </w:del>
      <w:del w:id="7727" w:author="PR Preview" w:date="2026-01-01T00:00:00Z">
        <w:r>
          <w:delText xml:space="preserve"> </w:delText>
        </w:r>
      </w:del>
      <w:del w:id="7728" w:author="PR Preview" w:date="2026-01-01T00:00:00Z">
        <w:r>
          <w:delText xml:space="preserve">$\mathord{\smash[b]{\underset{\raise.3ex\hbox{$\scriptstyle\sim$}}{y}}\vphantom{y}}= (1, 3, 2)$</w:delText>
        </w:r>
      </w:del>
      <w:del w:id="7729" w:author="PR Preview" w:date="2026-01-01T00:00:00Z">
        <w:r>
          <w:delText xml:space="preserve">.</w:delText>
        </w:r>
      </w:del>
      <w:del w:id="7730" w:author="PR Preview" w:date="2026-01-01T00:00:00Z">
        <w:r>
          <w:delText xml:space="preserve"> </w:delText>
        </w:r>
      </w:del>
      <w:del w:id="7731" w:author="PR Preview" w:date="2026-01-01T00:00:00Z">
        <w:r>
          <w:delText xml:space="preserve">Their means are</w:delText>
        </w:r>
      </w:del>
      <w:del w:id="7732"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7733" w:author="PR Preview" w:date="2026-01-01T00:00:00Z">
        <w:r>
          <w:delText xml:space="preserve">, so</w:delText>
        </w:r>
      </w:del>
      <w:del w:id="7734" w:author="PR Preview" w:date="2026-01-01T00:00:00Z">
        <w:r>
          <w:delText xml:space="preserve"> </w:delText>
        </w:r>
      </w:del>
      <w:del w:id="7735" w:author="PR Preview" w:date="2026-01-01T00:00:00Z">
        <w:r>
          <w:delText xml:space="preserve">${\mathord{\smash[b]{\underset{\raise.3ex\hbox{$\scriptstyle\sim$}}{x}}\vphantom{x}}}^{\mathrm{c}} = (-1, 0, 1)$</w:delText>
        </w:r>
      </w:del>
      <w:del w:id="7736" w:author="PR Preview" w:date="2026-01-01T00:00:00Z">
        <w:r>
          <w:delText xml:space="preserve"> </w:delText>
        </w:r>
      </w:del>
      <w:del w:id="7737" w:author="PR Preview" w:date="2026-01-01T00:00:00Z">
        <w:r>
          <w:delText xml:space="preserve">and</w:delText>
        </w:r>
      </w:del>
      <w:del w:id="7738" w:author="PR Preview" w:date="2026-01-01T00:00:00Z">
        <w:r>
          <w:delText xml:space="preserve"> </w:delText>
        </w:r>
      </w:del>
      <w:del w:id="7739" w:author="PR Preview" w:date="2026-01-01T00:00:00Z">
        <w:r>
          <w:delText xml:space="preserve">${\mathord{\smash[b]{\underset{\raise.3ex\hbox{$\scriptstyle\sim$}}{y}}\vphantom{y}}}^{\mathrm{c}} = (-1, 1, 0)$</w:delText>
        </w:r>
      </w:del>
      <w:del w:id="7740" w:author="PR Preview" w:date="2026-01-01T00:00:00Z">
        <w:r>
          <w:delText xml:space="preserve">.</w:delText>
        </w:r>
      </w:del>
      <w:del w:id="7741" w:author="PR Preview" w:date="2026-01-01T00:00:00Z">
        <w:r>
          <w:delText xml:space="preserve"> </w:delText>
        </w:r>
      </w:del>
      <w:del w:id="7742" w:author="PR Preview" w:date="2026-01-01T00:00:00Z">
        <w:r>
          <w:delText xml:space="preserve">Then</w:delText>
        </w:r>
      </w:del>
    </w:p>
    <w:p>
      <w:pPr>
        <w:pStyle w:val="BodyText"/>
      </w:pPr>
      <w:ins w:id="7743" w:author="PR Preview" w:date="2026-01-01T00:00:00Z">
        <w:r>
          <w:rPr>
            <w:b/>
            <w:bCs/>
          </w:rPr>
          <w:t xml:space="preserve">Example 113 (Centering changes the cosine similarity)</w:t>
        </w:r>
      </w:ins>
      <w:ins w:id="7744" w:author="PR Preview" w:date="2026-01-01T00:00:00Z">
        <w:r>
          <w:t xml:space="preserve"> </w:t>
        </w:r>
      </w:ins>
      <w:ins w:id="7745" w:author="PR Preview" w:date="2026-01-01T00:00:00Z">
        <w:r>
          <w:t xml:space="preserve">Take</w:t>
        </w:r>
      </w:ins>
      <w:ins w:id="7746" w:author="PR Preview" w:date="2026-01-01T00:00:00Z">
        <w:r>
          <w:t xml:space="preserve"> </w:t>
        </w:r>
      </w:ins>
      <w:ins w:id="7747" w:author="PR Preview" w:date="2026-01-01T00:00:00Z">
        <w:r>
          <w:t xml:space="preserve">$\mathord{\smash[b]{\underset{\raise.3ex\hbox{$\scriptstyle\sim$}}{x}}\vphantom{x}}= (1, 2, 3)$</w:t>
        </w:r>
      </w:ins>
      <w:ins w:id="7748" w:author="PR Preview" w:date="2026-01-01T00:00:00Z">
        <w:r>
          <w:t xml:space="preserve"> </w:t>
        </w:r>
      </w:ins>
      <w:ins w:id="7749" w:author="PR Preview" w:date="2026-01-01T00:00:00Z">
        <w:r>
          <w:t xml:space="preserve">and</w:t>
        </w:r>
      </w:ins>
      <w:ins w:id="7750" w:author="PR Preview" w:date="2026-01-01T00:00:00Z">
        <w:r>
          <w:t xml:space="preserve"> </w:t>
        </w:r>
      </w:ins>
      <w:ins w:id="7751" w:author="PR Preview" w:date="2026-01-01T00:00:00Z">
        <w:r>
          <w:t xml:space="preserve">$\mathord{\smash[b]{\underset{\raise.3ex\hbox{$\scriptstyle\sim$}}{y}}\vphantom{y}}= (1, 3, 2)$</w:t>
        </w:r>
      </w:ins>
      <w:ins w:id="7752" w:author="PR Preview" w:date="2026-01-01T00:00:00Z">
        <w:r>
          <w:t xml:space="preserve">.</w:t>
        </w:r>
      </w:ins>
      <w:ins w:id="7753" w:author="PR Preview" w:date="2026-01-01T00:00:00Z">
        <w:r>
          <w:t xml:space="preserve"> </w:t>
        </w:r>
      </w:ins>
      <w:ins w:id="7754" w:author="PR Preview" w:date="2026-01-01T00:00:00Z">
        <w:r>
          <w:t xml:space="preserve">Their means are</w:t>
        </w:r>
      </w:ins>
      <w:ins w:id="7755" w:author="PR Preview" w:date="2026-01-01T00:00:00Z">
        <w:r>
          <w:t xml:space="preserve"> </w:t>
        </w:r>
      </w:ins>
      <m:oMath>
        <m:acc>
          <m:accPr>
            <m:chr m:val="‾"/>
          </m:accPr>
          <m:e>
            <m:r>
              <m:t>x</m:t>
            </m:r>
          </m:e>
        </m:acc>
        <m:r>
          <m:rPr>
            <m:sty m:val="p"/>
          </m:rPr>
          <m:t>=</m:t>
        </m:r>
        <m:acc>
          <m:accPr>
            <m:chr m:val="‾"/>
          </m:accPr>
          <m:e>
            <m:r>
              <m:t>y</m:t>
            </m:r>
          </m:e>
        </m:acc>
        <m:r>
          <m:rPr>
            <m:sty m:val="p"/>
          </m:rPr>
          <m:t>=</m:t>
        </m:r>
        <m:r>
          <m:t>2</m:t>
        </m:r>
      </m:oMath>
      <w:ins w:id="7756" w:author="PR Preview" w:date="2026-01-01T00:00:00Z">
        <w:r>
          <w:t xml:space="preserve">, so</w:t>
        </w:r>
      </w:ins>
      <w:ins w:id="7757" w:author="PR Preview" w:date="2026-01-01T00:00:00Z">
        <w:r>
          <w:t xml:space="preserve"> </w:t>
        </w:r>
      </w:ins>
      <w:ins w:id="7758" w:author="PR Preview" w:date="2026-01-01T00:00:00Z">
        <w:r>
          <w:t xml:space="preserve">${\mathord{\smash[b]{\underset{\raise.3ex\hbox{$\scriptstyle\sim$}}{x}}\vphantom{x}}}^{\mathrm{c}} = (-1, 0, 1)$</w:t>
        </w:r>
      </w:ins>
      <w:ins w:id="7759" w:author="PR Preview" w:date="2026-01-01T00:00:00Z">
        <w:r>
          <w:t xml:space="preserve"> </w:t>
        </w:r>
      </w:ins>
      <w:ins w:id="7760" w:author="PR Preview" w:date="2026-01-01T00:00:00Z">
        <w:r>
          <w:t xml:space="preserve">and</w:t>
        </w:r>
      </w:ins>
      <w:ins w:id="7761" w:author="PR Preview" w:date="2026-01-01T00:00:00Z">
        <w:r>
          <w:t xml:space="preserve"> </w:t>
        </w:r>
      </w:ins>
      <w:ins w:id="7762" w:author="PR Preview" w:date="2026-01-01T00:00:00Z">
        <w:r>
          <w:t xml:space="preserve">${\mathord{\smash[b]{\underset{\raise.3ex\hbox{$\scriptstyle\sim$}}{y}}\vphantom{y}}}^{\mathrm{c}} = (-1, 1, 0)$</w:t>
        </w:r>
      </w:ins>
      <w:ins w:id="7763" w:author="PR Preview" w:date="2026-01-01T00:00:00Z">
        <w:r>
          <w:t xml:space="preserve">.</w:t>
        </w:r>
      </w:ins>
      <w:ins w:id="7764" w:author="PR Preview" w:date="2026-01-01T00:00:00Z">
        <w:r>
          <w:t xml:space="preserve"> </w:t>
        </w:r>
      </w:ins>
      <w:ins w:id="7765" w:author="PR Preview" w:date="2026-01-01T00:00:00Z">
        <w:r>
          <w:t xml:space="preserve">Then</w:t>
        </w:r>
      </w:ins>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1"/>
    <w:bookmarkEnd w:id="392"/>
    <w:bookmarkStart w:id="411"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3" name="Picture"/>
                  <a:graphic>
                    <a:graphicData uri="http://schemas.openxmlformats.org/drawingml/2006/picture">
                      <pic:pic>
                        <pic:nvPicPr>
                          <pic:cNvPr descr="/opt/quarto/share/formats/docx/note.png" id="39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5" w:name="thm-dot-linear-sum"/>
    <w:p>
      <w:pPr>
        <w:pStyle w:val="BodyText"/>
      </w:pPr>
      <w:del w:id="7766" w:author="PR Preview" w:date="2026-01-01T00:00:00Z">
        <w:r>
          <w:rPr>
            <w:b/>
            <w:bCs/>
          </w:rPr>
          <w:delText xml:space="preserve">Theorem 62 (The dot product of a vector with a linear combination)</w:delText>
        </w:r>
      </w:del>
      <w:del w:id="7767" w:author="PR Preview" w:date="2026-01-01T00:00:00Z">
        <w:r>
          <w:delText xml:space="preserve"> </w:delText>
        </w:r>
      </w:del>
      <w:del w:id="7768" w:author="PR Preview" w:date="2026-01-01T00:00:00Z">
        <w:r>
          <w:delText xml:space="preserve">For vectors</w:delText>
        </w:r>
      </w:del>
      <w:del w:id="7769" w:author="PR Preview" w:date="2026-01-01T00:00:00Z">
        <w:r>
          <w:delText xml:space="preserve"> </w:delText>
        </w:r>
      </w:del>
      <w:del w:id="7770" w:author="PR Preview" w:date="2026-01-01T00:00:00Z">
        <w:r>
          <w:delText xml:space="preserve">$\mathord{\smash[b]{\underset{\raise.3ex\hbox{$\scriptstyle\sim$}}{x}}\vphantom{x}}, \mathord{\smash[b]{\underset{\raise.3ex\hbox{$\scriptstyle\sim$}}{u}}\vphantom{u}}_1, \ldots, \mathord{\smash[b]{\underset{\raise.3ex\hbox{$\scriptstyle\sim$}}{u}}\vphantom{u}}_k \in \mathbb{R}^p$</w:delText>
        </w:r>
      </w:del>
      <w:del w:id="7771" w:author="PR Preview" w:date="2026-01-01T00:00:00Z">
        <w:r>
          <w:delText xml:space="preserve"> </w:delText>
        </w:r>
      </w:del>
      <w:del w:id="7772" w:author="PR Preview" w:date="2026-01-01T00:00:00Z">
        <w:r>
          <w:delText xml:space="preserve">and numbers</w:delText>
        </w:r>
      </w:del>
      <w:del w:id="7773"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7774" w:author="PR Preview" w:date="2026-01-01T00:00:00Z">
        <w:r>
          <w:delText xml:space="preserve">, with</w:delText>
        </w:r>
      </w:del>
      <w:del w:id="7775" w:author="PR Preview" w:date="2026-01-01T00:00:00Z">
        <w:r>
          <w:delText xml:space="preserve"> </w:delText>
        </w:r>
      </w:del>
      <m:oMath>
        <m:r>
          <m:t>k</m:t>
        </m:r>
        <m:r>
          <m:rPr>
            <m:sty m:val="p"/>
          </m:rPr>
          <m:t>≥</m:t>
        </m:r>
        <m:r>
          <m:t>1</m:t>
        </m:r>
      </m:oMath>
      <w:del w:id="7776" w:author="PR Preview" w:date="2026-01-01T00:00:00Z">
        <w:r>
          <w:delText xml:space="preserve">,</w:delText>
        </w:r>
      </w:del>
    </w:p>
    <w:p>
      <w:pPr>
        <w:pStyle w:val="BodyText"/>
      </w:pPr>
      <w:ins w:id="7777" w:author="PR Preview" w:date="2026-01-01T00:00:00Z">
        <w:r>
          <w:rPr>
            <w:b/>
            <w:bCs/>
          </w:rPr>
          <w:t xml:space="preserve">Theorem 63 (The dot product of a vector with a linear combination)</w:t>
        </w:r>
      </w:ins>
      <w:ins w:id="7778" w:author="PR Preview" w:date="2026-01-01T00:00:00Z">
        <w:r>
          <w:t xml:space="preserve"> </w:t>
        </w:r>
      </w:ins>
      <w:ins w:id="7779" w:author="PR Preview" w:date="2026-01-01T00:00:00Z">
        <w:r>
          <w:t xml:space="preserve">For vectors</w:t>
        </w:r>
      </w:ins>
      <w:ins w:id="7780" w:author="PR Preview" w:date="2026-01-01T00:00:00Z">
        <w:r>
          <w:t xml:space="preserve"> </w:t>
        </w:r>
      </w:ins>
      <w:ins w:id="7781" w:author="PR Preview" w:date="2026-01-01T00:00:00Z">
        <w:r>
          <w:t xml:space="preserve">$\mathord{\smash[b]{\underset{\raise.3ex\hbox{$\scriptstyle\sim$}}{x}}\vphantom{x}}, \mathord{\smash[b]{\underset{\raise.3ex\hbox{$\scriptstyle\sim$}}{u}}\vphantom{u}}_1, \ldots, \mathord{\smash[b]{\underset{\raise.3ex\hbox{$\scriptstyle\sim$}}{u}}\vphantom{u}}_k \in \mathbb{R}^p$</w:t>
        </w:r>
      </w:ins>
      <w:ins w:id="7782" w:author="PR Preview" w:date="2026-01-01T00:00:00Z">
        <w:r>
          <w:t xml:space="preserve"> </w:t>
        </w:r>
      </w:ins>
      <w:ins w:id="7783" w:author="PR Preview" w:date="2026-01-01T00:00:00Z">
        <w:r>
          <w:t xml:space="preserve">and numbers</w:t>
        </w:r>
      </w:ins>
      <w:ins w:id="778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7785" w:author="PR Preview" w:date="2026-01-01T00:00:00Z">
        <w:r>
          <w:t xml:space="preserve">, with</w:t>
        </w:r>
      </w:ins>
      <w:ins w:id="7786" w:author="PR Preview" w:date="2026-01-01T00:00:00Z">
        <w:r>
          <w:t xml:space="preserve"> </w:t>
        </w:r>
      </w:ins>
      <m:oMath>
        <m:r>
          <m:t>k</m:t>
        </m:r>
        <m:r>
          <m:rPr>
            <m:sty m:val="p"/>
          </m:rPr>
          <m:t>≥</m:t>
        </m:r>
        <m:r>
          <m:t>1</m:t>
        </m:r>
      </m:oMath>
      <w:ins w:id="7787" w:author="PR Preview" w:date="2026-01-01T00:00:00Z">
        <w:r>
          <w:t xml:space="preserve">,</w:t>
        </w:r>
      </w:ins>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5"/>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6" w:name="exm-dot-linear-sum"/>
    <w:p>
      <w:pPr>
        <w:pStyle w:val="FirstParagraph"/>
      </w:pPr>
      <w:del w:id="7788" w:author="PR Preview" w:date="2026-01-01T00:00:00Z">
        <w:r>
          <w:rPr>
            <w:b/>
            <w:bCs/>
          </w:rPr>
          <w:delText xml:space="preserve">Example 112 (Dotting with a combination of three vectors)</w:delText>
        </w:r>
      </w:del>
      <w:del w:id="7789" w:author="PR Preview" w:date="2026-01-01T00:00:00Z">
        <w:r>
          <w:delText xml:space="preserve"> </w:delText>
        </w:r>
      </w:del>
      <w:del w:id="7790" w:author="PR Preview" w:date="2026-01-01T00:00:00Z">
        <w:r>
          <w:delText xml:space="preserve">Let</w:delText>
        </w:r>
      </w:del>
      <w:del w:id="7791" w:author="PR Preview" w:date="2026-01-01T00:00:00Z">
        <w:r>
          <w:delText xml:space="preserve"> </w:delText>
        </w:r>
      </w:del>
      <w:del w:id="7792" w:author="PR Preview" w:date="2026-01-01T00:00:00Z">
        <w:r>
          <w:delText xml:space="preserve">$\mathord{\smash[b]{\underset{\raise.3ex\hbox{$\scriptstyle\sim$}}{x}}\vphantom{x}} = (1, 2, 3)$</w:delText>
        </w:r>
      </w:del>
      <w:del w:id="7793" w:author="PR Preview" w:date="2026-01-01T00:00:00Z">
        <w:r>
          <w:delText xml:space="preserve"> </w:delText>
        </w:r>
      </w:del>
      <w:del w:id="7794" w:author="PR Preview" w:date="2026-01-01T00:00:00Z">
        <w:r>
          <w:delText xml:space="preserve">and take the combination</w:delText>
        </w:r>
      </w:del>
      <w:del w:id="7795"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7796" w:author="PR Preview" w:date="2026-01-01T00:00:00Z">
        <w:r>
          <w:delText xml:space="preserve">.</w:delText>
        </w:r>
      </w:del>
      <w:del w:id="7797" w:author="PR Preview" w:date="2026-01-01T00:00:00Z">
        <w:r>
          <w:delText xml:space="preserve"> </w:delText>
        </w:r>
      </w:del>
      <w:del w:id="7798" w:author="PR Preview" w:date="2026-01-01T00:00:00Z">
        <w:r>
          <w:delText xml:space="preserve">Directly,</w:delText>
        </w:r>
      </w:del>
    </w:p>
    <w:p>
      <w:pPr>
        <w:pStyle w:val="FirstParagraph"/>
      </w:pPr>
      <w:ins w:id="7799" w:author="PR Preview" w:date="2026-01-01T00:00:00Z">
        <w:r>
          <w:rPr>
            <w:b/>
            <w:bCs/>
          </w:rPr>
          <w:t xml:space="preserve">Example 114 (Dotting with a combination of three vectors)</w:t>
        </w:r>
      </w:ins>
      <w:ins w:id="7800" w:author="PR Preview" w:date="2026-01-01T00:00:00Z">
        <w:r>
          <w:t xml:space="preserve"> </w:t>
        </w:r>
      </w:ins>
      <w:ins w:id="7801" w:author="PR Preview" w:date="2026-01-01T00:00:00Z">
        <w:r>
          <w:t xml:space="preserve">Let</w:t>
        </w:r>
      </w:ins>
      <w:ins w:id="7802" w:author="PR Preview" w:date="2026-01-01T00:00:00Z">
        <w:r>
          <w:t xml:space="preserve"> </w:t>
        </w:r>
      </w:ins>
      <w:ins w:id="7803" w:author="PR Preview" w:date="2026-01-01T00:00:00Z">
        <w:r>
          <w:t xml:space="preserve">$\mathord{\smash[b]{\underset{\raise.3ex\hbox{$\scriptstyle\sim$}}{x}}\vphantom{x}} = (1, 2, 3)$</w:t>
        </w:r>
      </w:ins>
      <w:ins w:id="7804" w:author="PR Preview" w:date="2026-01-01T00:00:00Z">
        <w:r>
          <w:t xml:space="preserve"> </w:t>
        </w:r>
      </w:ins>
      <w:ins w:id="7805" w:author="PR Preview" w:date="2026-01-01T00:00:00Z">
        <w:r>
          <w:t xml:space="preserve">and take the combination</w:t>
        </w:r>
      </w:ins>
      <w:ins w:id="7806"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7807" w:author="PR Preview" w:date="2026-01-01T00:00:00Z">
        <w:r>
          <w:t xml:space="preserve">.</w:t>
        </w:r>
      </w:ins>
      <w:ins w:id="7808" w:author="PR Preview" w:date="2026-01-01T00:00:00Z">
        <w:r>
          <w:t xml:space="preserve"> </w:t>
        </w:r>
      </w:ins>
      <w:ins w:id="7809" w:author="PR Preview" w:date="2026-01-01T00:00:00Z">
        <w:r>
          <w:t xml:space="preserve">Directly,</w:t>
        </w:r>
      </w:ins>
    </w:p>
    <w:p>
      <w:pPr>
        <w:pStyle w:val="BodyText"/>
      </w:pPr>
      <w:r>
        <w:t xml:space="preserve">$$
    \begin{aligned}
    \mathord{\smash[b]{\underset{\raise.3ex\hbox{$\scriptstyle\sim$}}{x}}\vphantom{x}} \cdot (2, -1, 4) &amp;= 2 - 2 + 12 \\
    &amp;= 12.
    \end{aligned}
    $$</w:t>
      </w:r>
    </w:p>
    <w:p>
      <w:pPr>
        <w:pStyle w:val="FirstParagraph"/>
      </w:pPr>
      <w:del w:id="7810" w:author="PR Preview" w:date="2026-01-01T00:00:00Z">
        <w:r>
          <w:delText xml:space="preserve">By</w:delText>
        </w:r>
      </w:del>
      <w:del w:id="7811" w:author="PR Preview" w:date="2026-01-01T00:00:00Z">
        <w:r>
          <w:delText xml:space="preserve"> </w:delText>
        </w:r>
      </w:del>
      <w:hyperlink w:anchor="thm-dot-linear-sum">
        <w:del w:id="7812" w:author="PR Preview" w:date="2026-01-01T00:00:00Z">
          <w:r>
            <w:rPr>
              <w:rStyle w:val="Hyperlink"/>
            </w:rPr>
            <w:delText xml:space="preserve">Theorem 62</w:delText>
          </w:r>
        </w:del>
      </w:hyperlink>
      <w:del w:id="7813" w:author="PR Preview" w:date="2026-01-01T00:00:00Z">
        <w:r>
          <w:delText xml:space="preserve">,</w:delText>
        </w:r>
      </w:del>
      <w:del w:id="7814"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7815" w:author="PR Preview" w:date="2026-01-01T00:00:00Z">
        <w:r>
          <w:delText xml:space="preserve">, the same number.</w:delText>
        </w:r>
      </w:del>
    </w:p>
    <w:p>
      <w:pPr>
        <w:pStyle w:val="BodyText"/>
      </w:pPr>
      <w:del w:id="7816" w:author="PR Preview" w:date="2026-01-01T00:00:00Z">
        <w:r>
          <w:rPr>
            <w:b/>
            <w:bCs/>
          </w:rPr>
          <w:delText xml:space="preserve">Theorem 63 (Orthonormal vectors are linearly independent)</w:delText>
        </w:r>
      </w:del>
      <w:del w:id="7817" w:author="PR Preview" w:date="2026-01-01T00:00:00Z">
        <w:r>
          <w:delText xml:space="preserve"> </w:delText>
        </w:r>
      </w:del>
      <w:del w:id="7818" w:author="PR Preview" w:date="2026-01-01T00:00:00Z">
        <w:r>
          <w:delText xml:space="preserve">If</w:delText>
        </w:r>
      </w:del>
      <w:del w:id="7819" w:author="PR Preview" w:date="2026-01-01T00:00:00Z">
        <w:r>
          <w:delText xml:space="preserve"> </w:delText>
        </w:r>
      </w:del>
      <w:del w:id="7820" w:author="PR Preview" w:date="2026-01-01T00:00:00Z">
        <w:r>
          <w:delText xml:space="preserve">$\mathord{\smash[b]{\underset{\raise.3ex\hbox{$\scriptstyle\sim$}}{q}}\vphantom{q}}_1, \ldots, \mathord{\smash[b]{\underset{\raise.3ex\hbox{$\scriptstyle\sim$}}{q}}\vphantom{q}}_k$</w:delText>
        </w:r>
      </w:del>
      <w:del w:id="7821" w:author="PR Preview" w:date="2026-01-01T00:00:00Z">
        <w:r>
          <w:delText xml:space="preserve"> </w:delText>
        </w:r>
      </w:del>
      <w:del w:id="7822" w:author="PR Preview" w:date="2026-01-01T00:00:00Z">
        <w:r>
          <w:delText xml:space="preserve">are orthonormal (</w:delText>
        </w:r>
      </w:del>
      <w:hyperlink w:anchor="def-orthonormal-vectors">
        <w:del w:id="7823" w:author="PR Preview" w:date="2026-01-01T00:00:00Z">
          <w:r>
            <w:rPr>
              <w:rStyle w:val="Hyperlink"/>
            </w:rPr>
            <w:delText xml:space="preserve">Definition 19</w:delText>
          </w:r>
        </w:del>
      </w:hyperlink>
      <w:del w:id="7824" w:author="PR Preview" w:date="2026-01-01T00:00:00Z">
        <w:r>
          <w:delText xml:space="preserve">),</w:delText>
        </w:r>
      </w:del>
      <w:del w:id="7825" w:author="PR Preview" w:date="2026-01-01T00:00:00Z">
        <w:r>
          <w:delText xml:space="preserve"> </w:delText>
        </w:r>
      </w:del>
      <w:del w:id="7826" w:author="PR Preview" w:date="2026-01-01T00:00:00Z">
        <w:r>
          <w:delText xml:space="preserve">then they are linearly independent (</w:delText>
        </w:r>
      </w:del>
      <w:hyperlink w:anchor="def-linearly-independent">
        <w:del w:id="7827" w:author="PR Preview" w:date="2026-01-01T00:00:00Z">
          <w:r>
            <w:rPr>
              <w:rStyle w:val="Hyperlink"/>
            </w:rPr>
            <w:delText xml:space="preserve">Definition 43</w:delText>
          </w:r>
        </w:del>
      </w:hyperlink>
      <w:del w:id="7828" w:author="PR Preview" w:date="2026-01-01T00:00:00Z">
        <w:r>
          <w:delText xml:space="preserve">).</w:delText>
        </w:r>
      </w:del>
    </w:p>
    <w:p>
      <w:pPr>
        <w:pStyle w:val="FirstParagraph"/>
      </w:pPr>
      <w:ins w:id="7829" w:author="PR Preview" w:date="2026-01-01T00:00:00Z">
        <w:r>
          <w:t xml:space="preserve">By</w:t>
        </w:r>
      </w:ins>
      <w:ins w:id="7830" w:author="PR Preview" w:date="2026-01-01T00:00:00Z">
        <w:r>
          <w:t xml:space="preserve"> </w:t>
        </w:r>
      </w:ins>
      <w:hyperlink w:anchor="thm-dot-linear-sum">
        <w:ins w:id="7831" w:author="PR Preview" w:date="2026-01-01T00:00:00Z">
          <w:r>
            <w:rPr>
              <w:rStyle w:val="Hyperlink"/>
            </w:rPr>
            <w:t xml:space="preserve">Theorem 63</w:t>
          </w:r>
        </w:ins>
      </w:hyperlink>
      <w:ins w:id="7832" w:author="PR Preview" w:date="2026-01-01T00:00:00Z">
        <w:r>
          <w:t xml:space="preserve">,</w:t>
        </w:r>
      </w:ins>
      <w:ins w:id="7833"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7834" w:author="PR Preview" w:date="2026-01-01T00:00:00Z">
        <w:r>
          <w:t xml:space="preserve">, the same number.</w:t>
        </w:r>
      </w:ins>
    </w:p>
    <w:bookmarkEnd w:id="396"/>
    <w:bookmarkStart w:id="397" w:name="thm-orthonormal-independent"/>
    <w:p>
      <w:pPr>
        <w:pStyle w:val="BodyText"/>
      </w:pPr>
      <w:ins w:id="7835" w:author="PR Preview" w:date="2026-01-01T00:00:00Z">
        <w:r>
          <w:rPr>
            <w:b/>
            <w:bCs/>
          </w:rPr>
          <w:t xml:space="preserve">Theorem 64 (Orthonormal vectors are linearly independent)</w:t>
        </w:r>
      </w:ins>
      <w:ins w:id="7836" w:author="PR Preview" w:date="2026-01-01T00:00:00Z">
        <w:r>
          <w:t xml:space="preserve"> </w:t>
        </w:r>
      </w:ins>
      <w:ins w:id="7837" w:author="PR Preview" w:date="2026-01-01T00:00:00Z">
        <w:r>
          <w:t xml:space="preserve">If</w:t>
        </w:r>
      </w:ins>
      <w:ins w:id="7838" w:author="PR Preview" w:date="2026-01-01T00:00:00Z">
        <w:r>
          <w:t xml:space="preserve"> </w:t>
        </w:r>
      </w:ins>
      <w:ins w:id="7839" w:author="PR Preview" w:date="2026-01-01T00:00:00Z">
        <w:r>
          <w:t xml:space="preserve">$\mathord{\smash[b]{\underset{\raise.3ex\hbox{$\scriptstyle\sim$}}{q}}\vphantom{q}}_1, \ldots, \mathord{\smash[b]{\underset{\raise.3ex\hbox{$\scriptstyle\sim$}}{q}}\vphantom{q}}_k$</w:t>
        </w:r>
      </w:ins>
      <w:ins w:id="7840" w:author="PR Preview" w:date="2026-01-01T00:00:00Z">
        <w:r>
          <w:t xml:space="preserve"> </w:t>
        </w:r>
      </w:ins>
      <w:ins w:id="7841" w:author="PR Preview" w:date="2026-01-01T00:00:00Z">
        <w:r>
          <w:t xml:space="preserve">are orthonormal (</w:t>
        </w:r>
      </w:ins>
      <w:hyperlink w:anchor="def-orthonormal-vectors">
        <w:ins w:id="7842" w:author="PR Preview" w:date="2026-01-01T00:00:00Z">
          <w:r>
            <w:rPr>
              <w:rStyle w:val="Hyperlink"/>
            </w:rPr>
            <w:t xml:space="preserve">Definition 19</w:t>
          </w:r>
        </w:ins>
      </w:hyperlink>
      <w:ins w:id="7843" w:author="PR Preview" w:date="2026-01-01T00:00:00Z">
        <w:r>
          <w:t xml:space="preserve">),</w:t>
        </w:r>
      </w:ins>
      <w:ins w:id="7844" w:author="PR Preview" w:date="2026-01-01T00:00:00Z">
        <w:r>
          <w:t xml:space="preserve"> </w:t>
        </w:r>
      </w:ins>
      <w:ins w:id="7845" w:author="PR Preview" w:date="2026-01-01T00:00:00Z">
        <w:r>
          <w:t xml:space="preserve">then they are linearly independent (</w:t>
        </w:r>
      </w:ins>
      <w:hyperlink w:anchor="def-linearly-independent">
        <w:ins w:id="7846" w:author="PR Preview" w:date="2026-01-01T00:00:00Z">
          <w:r>
            <w:rPr>
              <w:rStyle w:val="Hyperlink"/>
            </w:rPr>
            <w:t xml:space="preserve">Definition 43</w:t>
          </w:r>
        </w:ins>
      </w:hyperlink>
      <w:ins w:id="7847" w:author="PR Preview" w:date="2026-01-01T00:00:00Z">
        <w:r>
          <w:t xml:space="preserve">).</w:t>
        </w:r>
      </w:ins>
    </w:p>
    <w:bookmarkEnd w:id="397"/>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del w:id="7848" w:author="PR Preview" w:date="2026-01-01T00:00:00Z">
        <w:r>
          <w:delTex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delText>
        </w:r>
      </w:del>
    </w:p>
    <w:p>
      <w:pPr>
        <w:pStyle w:val="BodyText"/>
      </w:pPr>
      <w:ins w:id="7849"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\text{(}\text{Theorem~63}\text{)}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398" w:name="exm-orthonormal-independent"/>
    <w:p>
      <w:pPr>
        <w:pStyle w:val="BodyText"/>
      </w:pPr>
      <w:del w:id="7850" w:author="PR Preview" w:date="2026-01-01T00:00:00Z">
        <w:r>
          <w:rPr>
            <w:b/>
            <w:bCs/>
          </w:rPr>
          <w:delText xml:space="preserve">Example 113 (Three orthonormal vectors in</w:delText>
        </w:r>
      </w:del>
      <w:del w:id="7851" w:author="PR Preview" w:date="2026-01-01T00:00:00Z">
        <w:r>
          <w:rPr>
            <w:b/>
            <w:bCs/>
          </w:rPr>
          <w:delText xml:space="preserve"> </w:delText>
        </w:r>
      </w:del>
      <m:oMath>
        <m:sSup>
          <m:e>
            <m:r>
              <m:rPr>
                <m:scr m:val="double-struck"/>
                <m:sty m:val="p"/>
              </m:rPr>
              <m:t>R</m:t>
            </m:r>
          </m:e>
          <m:sup>
            <m:r>
              <m:t>3</m:t>
            </m:r>
          </m:sup>
        </m:sSup>
      </m:oMath>
      <w:del w:id="7852" w:author="PR Preview" w:date="2026-01-01T00:00:00Z">
        <w:r>
          <w:rPr>
            <w:b/>
            <w:bCs/>
          </w:rPr>
          <w:delText xml:space="preserve">)</w:delText>
        </w:r>
      </w:del>
      <w:del w:id="7853" w:author="PR Preview" w:date="2026-01-01T00:00:00Z">
        <w:r>
          <w:delText xml:space="preserve"> </w:delText>
        </w:r>
      </w:del>
      <w:del w:id="7854" w:author="PR Preview" w:date="2026-01-01T00:00:00Z">
        <w:r>
          <w:delText xml:space="preserve">Let</w:delText>
        </w:r>
      </w:del>
    </w:p>
    <w:p>
      <w:pPr>
        <w:pStyle w:val="BodyText"/>
      </w:pPr>
      <w:ins w:id="7855" w:author="PR Preview" w:date="2026-01-01T00:00:00Z">
        <w:r>
          <w:rPr>
            <w:b/>
            <w:bCs/>
          </w:rPr>
          <w:t xml:space="preserve">Example 115 (Three orthonormal vectors in</w:t>
        </w:r>
      </w:ins>
      <w:ins w:id="7856" w:author="PR Preview" w:date="2026-01-01T00:00:00Z">
        <w:r>
          <w:rPr>
            <w:b/>
            <w:bCs/>
          </w:rPr>
          <w:t xml:space="preserve"> </w:t>
        </w:r>
      </w:ins>
      <m:oMath>
        <m:sSup>
          <m:e>
            <m:r>
              <m:rPr>
                <m:scr m:val="double-struck"/>
                <m:sty m:val="p"/>
              </m:rPr>
              <m:t>R</m:t>
            </m:r>
          </m:e>
          <m:sup>
            <m:r>
              <m:t>3</m:t>
            </m:r>
          </m:sup>
        </m:sSup>
      </m:oMath>
      <w:ins w:id="7857" w:author="PR Preview" w:date="2026-01-01T00:00:00Z">
        <w:r>
          <w:rPr>
            <w:b/>
            <w:bCs/>
          </w:rPr>
          <w:t xml:space="preserve">)</w:t>
        </w:r>
      </w:ins>
      <w:ins w:id="7858" w:author="PR Preview" w:date="2026-01-01T00:00:00Z">
        <w:r>
          <w:t xml:space="preserve"> </w:t>
        </w:r>
      </w:ins>
      <w:ins w:id="7859" w:author="PR Preview" w:date="2026-01-01T00:00:00Z">
        <w:r>
          <w:t xml:space="preserve">Let</w:t>
        </w:r>
      </w:ins>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del w:id="7860" w:author="PR Preview" w:date="2026-01-01T00:00:00Z">
        <w:r>
          <w:delText xml:space="preserve">So by</w:delText>
        </w:r>
      </w:del>
      <w:del w:id="7861" w:author="PR Preview" w:date="2026-01-01T00:00:00Z">
        <w:r>
          <w:delText xml:space="preserve"> </w:delText>
        </w:r>
      </w:del>
      <w:hyperlink w:anchor="thm-orthonormal-independent">
        <w:del w:id="7862" w:author="PR Preview" w:date="2026-01-01T00:00:00Z">
          <w:r>
            <w:rPr>
              <w:rStyle w:val="Hyperlink"/>
            </w:rPr>
            <w:delText xml:space="preserve">Theorem 63</w:delText>
          </w:r>
        </w:del>
      </w:hyperlink>
      <w:del w:id="7863" w:author="PR Preview" w:date="2026-01-01T00:00:00Z">
        <w:r>
          <w:delText xml:space="preserve"> </w:delText>
        </w:r>
      </w:del>
      <w:del w:id="7864" w:author="PR Preview" w:date="2026-01-01T00:00:00Z">
        <w:r>
          <w:delText xml:space="preserve">they are linearly independent,</w:delText>
        </w:r>
      </w:del>
      <w:del w:id="7865" w:author="PR Preview" w:date="2026-01-01T00:00:00Z">
        <w:r>
          <w:delText xml:space="preserve"> </w:delText>
        </w:r>
      </w:del>
      <w:del w:id="7866" w:author="PR Preview" w:date="2026-01-01T00:00:00Z">
        <w:r>
          <w:delText xml:space="preserve">with no need to solve</w:delText>
        </w:r>
      </w:del>
      <w:del w:id="7867" w:author="PR Preview" w:date="2026-01-01T00:00:00Z">
        <w:r>
          <w:delText xml:space="preserve"> </w:delText>
        </w:r>
      </w:del>
      <w:del w:id="7868" w:author="PR Preview" w:date="2026-01-01T00:00:00Z">
        <w:r>
          <w:delText xml:space="preserve">$c_1 \mathord{\smash[b]{\underset{\raise.3ex\hbox{$\scriptstyle\sim$}}{q}}\vphantom{q}}_1 + c_2 \mathord{\smash[b]{\underset{\raise.3ex\hbox{$\scriptstyle\sim$}}{q}}\vphantom{q}}_2 + c_3 \mathord{\smash[b]{\underset{\raise.3ex\hbox{$\scriptstyle\sim$}}{q}}\vphantom{q}}_3 = \mathord{\smash[b]{\underset{\raise.3ex\hbox{$\scriptstyle\sim$}}{0}}\vphantom{0}}$</w:delText>
        </w:r>
      </w:del>
      <w:del w:id="7869" w:author="PR Preview" w:date="2026-01-01T00:00:00Z">
        <w:r>
          <w:delText xml:space="preserve">.</w:delText>
        </w:r>
      </w:del>
    </w:p>
    <w:p>
      <w:pPr>
        <w:pStyle w:val="FirstParagraph"/>
      </w:pPr>
      <w:ins w:id="7870" w:author="PR Preview" w:date="2026-01-01T00:00:00Z">
        <w:r>
          <w:t xml:space="preserve">So by</w:t>
        </w:r>
      </w:ins>
      <w:ins w:id="7871" w:author="PR Preview" w:date="2026-01-01T00:00:00Z">
        <w:r>
          <w:t xml:space="preserve"> </w:t>
        </w:r>
      </w:ins>
      <w:hyperlink w:anchor="thm-orthonormal-independent">
        <w:ins w:id="7872" w:author="PR Preview" w:date="2026-01-01T00:00:00Z">
          <w:r>
            <w:rPr>
              <w:rStyle w:val="Hyperlink"/>
            </w:rPr>
            <w:t xml:space="preserve">Theorem 64</w:t>
          </w:r>
        </w:ins>
      </w:hyperlink>
      <w:ins w:id="7873" w:author="PR Preview" w:date="2026-01-01T00:00:00Z">
        <w:r>
          <w:t xml:space="preserve"> </w:t>
        </w:r>
      </w:ins>
      <w:ins w:id="7874" w:author="PR Preview" w:date="2026-01-01T00:00:00Z">
        <w:r>
          <w:t xml:space="preserve">they are linearly independent,</w:t>
        </w:r>
      </w:ins>
      <w:ins w:id="7875" w:author="PR Preview" w:date="2026-01-01T00:00:00Z">
        <w:r>
          <w:t xml:space="preserve"> </w:t>
        </w:r>
      </w:ins>
      <w:ins w:id="7876" w:author="PR Preview" w:date="2026-01-01T00:00:00Z">
        <w:r>
          <w:t xml:space="preserve">with no need to solve</w:t>
        </w:r>
      </w:ins>
      <w:ins w:id="7877" w:author="PR Preview" w:date="2026-01-01T00:00:00Z">
        <w:r>
          <w:t xml:space="preserve"> </w:t>
        </w:r>
      </w:ins>
      <w:ins w:id="7878"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7879"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8"/>
    <w:bookmarkStart w:id="399" w:name="def-orthonormal-basis"/>
    <w:p>
      <w:pPr>
        <w:pStyle w:val="BodyText"/>
      </w:pPr>
      <w:del w:id="7880" w:author="PR Preview" w:date="2026-01-01T00:00:00Z">
        <w:r>
          <w:rPr>
            <w:b/>
            <w:bCs/>
          </w:rPr>
          <w:delText xml:space="preserve">Definition 77 (Orthonormal basis)</w:delText>
        </w:r>
      </w:del>
      <w:del w:id="7881" w:author="PR Preview" w:date="2026-01-01T00:00:00Z">
        <w:r>
          <w:delText xml:space="preserve"> </w:delText>
        </w:r>
      </w:del>
      <w:del w:id="7882" w:author="PR Preview" w:date="2026-01-01T00:00:00Z">
        <w:r>
          <w:delText xml:space="preserve">An</w:delText>
        </w:r>
      </w:del>
      <w:del w:id="7883" w:author="PR Preview" w:date="2026-01-01T00:00:00Z">
        <w:r>
          <w:delText xml:space="preserve"> </w:delText>
        </w:r>
      </w:del>
      <w:del w:id="7884" w:author="PR Preview" w:date="2026-01-01T00:00:00Z">
        <w:r>
          <w:rPr>
            <w:b/>
            <w:bCs/>
          </w:rPr>
          <w:delText xml:space="preserve">orthonormal basis</w:delText>
        </w:r>
      </w:del>
      <w:del w:id="7885" w:author="PR Preview" w:date="2026-01-01T00:00:00Z">
        <w:r>
          <w:delText xml:space="preserve"> </w:delText>
        </w:r>
      </w:del>
      <w:del w:id="7886" w:author="PR Preview" w:date="2026-01-01T00:00:00Z">
        <w:r>
          <w:delText xml:space="preserve">of a subspace</w:delText>
        </w:r>
      </w:del>
      <w:del w:id="7887" w:author="PR Preview" w:date="2026-01-01T00:00:00Z">
        <w:r>
          <w:delText xml:space="preserve"> </w:delText>
        </w:r>
      </w:del>
      <m:oMath>
        <m:r>
          <m:rPr>
            <m:scr m:val="script"/>
            <m:sty m:val="p"/>
          </m:rPr>
          <m:t>S</m:t>
        </m:r>
      </m:oMath>
      <w:del w:id="7888" w:author="PR Preview" w:date="2026-01-01T00:00:00Z">
        <w:r>
          <w:delText xml:space="preserve"> </w:delText>
        </w:r>
      </w:del>
      <w:del w:id="7889" w:author="PR Preview" w:date="2026-01-01T00:00:00Z">
        <w:r>
          <w:delText xml:space="preserve">of</w:delText>
        </w:r>
      </w:del>
      <w:del w:id="7890" w:author="PR Preview" w:date="2026-01-01T00:00:00Z">
        <w:r>
          <w:delText xml:space="preserve"> </w:delText>
        </w:r>
      </w:del>
      <m:oMath>
        <m:sSup>
          <m:e>
            <m:r>
              <m:rPr>
                <m:scr m:val="double-struck"/>
                <m:sty m:val="p"/>
              </m:rPr>
              <m:t>R</m:t>
            </m:r>
          </m:e>
          <m:sup>
            <m:r>
              <m:t>p</m:t>
            </m:r>
          </m:sup>
        </m:sSup>
      </m:oMath>
      <w:del w:id="7891" w:author="PR Preview" w:date="2026-01-01T00:00:00Z">
        <w:r>
          <w:delText xml:space="preserve"> </w:delText>
        </w:r>
      </w:del>
      <w:del w:id="7892" w:author="PR Preview" w:date="2026-01-01T00:00:00Z">
        <w:r>
          <w:delText xml:space="preserve">is a basis of</w:delText>
        </w:r>
      </w:del>
      <w:del w:id="7893" w:author="PR Preview" w:date="2026-01-01T00:00:00Z">
        <w:r>
          <w:delText xml:space="preserve"> </w:delText>
        </w:r>
      </w:del>
      <m:oMath>
        <m:r>
          <m:rPr>
            <m:scr m:val="script"/>
            <m:sty m:val="p"/>
          </m:rPr>
          <m:t>S</m:t>
        </m:r>
      </m:oMath>
      <w:del w:id="7894" w:author="PR Preview" w:date="2026-01-01T00:00:00Z">
        <w:r>
          <w:delText xml:space="preserve"> </w:delText>
        </w:r>
      </w:del>
      <w:del w:id="7895" w:author="PR Preview" w:date="2026-01-01T00:00:00Z">
        <w:r>
          <w:delText xml:space="preserve">(</w:delText>
        </w:r>
      </w:del>
      <w:hyperlink w:anchor="def-basis">
        <w:del w:id="7896" w:author="PR Preview" w:date="2026-01-01T00:00:00Z">
          <w:r>
            <w:rPr>
              <w:rStyle w:val="Hyperlink"/>
            </w:rPr>
            <w:delText xml:space="preserve">Definition 48</w:delText>
          </w:r>
        </w:del>
      </w:hyperlink>
      <w:del w:id="7897" w:author="PR Preview" w:date="2026-01-01T00:00:00Z">
        <w:r>
          <w:delText xml:space="preserve">)</w:delText>
        </w:r>
      </w:del>
      <w:del w:id="7898" w:author="PR Preview" w:date="2026-01-01T00:00:00Z">
        <w:r>
          <w:delText xml:space="preserve"> </w:delText>
        </w:r>
      </w:del>
      <w:del w:id="7899" w:author="PR Preview" w:date="2026-01-01T00:00:00Z">
        <w:r>
          <w:delText xml:space="preserve">whose vectors are orthonormal (</w:delText>
        </w:r>
      </w:del>
      <w:hyperlink w:anchor="def-orthonormal-vectors">
        <w:del w:id="7900" w:author="PR Preview" w:date="2026-01-01T00:00:00Z">
          <w:r>
            <w:rPr>
              <w:rStyle w:val="Hyperlink"/>
            </w:rPr>
            <w:delText xml:space="preserve">Definition 19</w:delText>
          </w:r>
        </w:del>
      </w:hyperlink>
      <w:del w:id="7901" w:author="PR Preview" w:date="2026-01-01T00:00:00Z">
        <w:r>
          <w:delText xml:space="preserve">).</w:delText>
        </w:r>
      </w:del>
    </w:p>
    <w:p>
      <w:pPr>
        <w:pStyle w:val="BodyText"/>
      </w:pPr>
      <w:del w:id="7902" w:author="PR Preview" w:date="2026-01-01T00:00:00Z">
        <w:r>
          <w:rPr>
            <w:b/>
            <w:bCs/>
          </w:rPr>
          <w:delText xml:space="preserve">Example 114 (Orthonormal bases of</w:delText>
        </w:r>
      </w:del>
      <w:del w:id="7903" w:author="PR Preview" w:date="2026-01-01T00:00:00Z">
        <w:r>
          <w:rPr>
            <w:b/>
            <w:bCs/>
          </w:rPr>
          <w:delText xml:space="preserve"> </w:delText>
        </w:r>
      </w:del>
      <m:oMath>
        <m:sSup>
          <m:e>
            <m:r>
              <m:rPr>
                <m:scr m:val="double-struck"/>
                <m:sty m:val="p"/>
              </m:rPr>
              <m:t>R</m:t>
            </m:r>
          </m:e>
          <m:sup>
            <m:r>
              <m:t>3</m:t>
            </m:r>
          </m:sup>
        </m:sSup>
      </m:oMath>
      <w:del w:id="7904" w:author="PR Preview" w:date="2026-01-01T00:00:00Z">
        <w:r>
          <w:rPr>
            <w:b/>
            <w:bCs/>
          </w:rPr>
          <w:delText xml:space="preserve">)</w:delText>
        </w:r>
      </w:del>
      <w:del w:id="7905" w:author="PR Preview" w:date="2026-01-01T00:00:00Z">
        <w:r>
          <w:delText xml:space="preserve"> </w:delText>
        </w:r>
      </w:del>
      <w:del w:id="7906" w:author="PR Preview" w:date="2026-01-01T00:00:00Z">
        <w:r>
          <w:delText xml:space="preserve"> </w:delText>
        </w:r>
      </w:del>
    </w:p>
    <w:p>
      <w:pPr>
        <w:pStyle w:val="BodyText"/>
      </w:pPr>
      <w:ins w:id="7907" w:author="PR Preview" w:date="2026-01-01T00:00:00Z">
        <w:r>
          <w:rPr>
            <w:b/>
            <w:bCs/>
          </w:rPr>
          <w:t xml:space="preserve">Definition 77 (Orthonormal basis)</w:t>
        </w:r>
      </w:ins>
      <w:ins w:id="7908" w:author="PR Preview" w:date="2026-01-01T00:00:00Z">
        <w:r>
          <w:t xml:space="preserve"> </w:t>
        </w:r>
      </w:ins>
      <w:ins w:id="7909" w:author="PR Preview" w:date="2026-01-01T00:00:00Z">
        <w:r>
          <w:t xml:space="preserve">An</w:t>
        </w:r>
      </w:ins>
      <w:ins w:id="7910" w:author="PR Preview" w:date="2026-01-01T00:00:00Z">
        <w:r>
          <w:t xml:space="preserve"> </w:t>
        </w:r>
      </w:ins>
      <w:ins w:id="7911" w:author="PR Preview" w:date="2026-01-01T00:00:00Z">
        <w:r>
          <w:rPr>
            <w:b/>
            <w:bCs/>
          </w:rPr>
          <w:t xml:space="preserve">orthonormal basis</w:t>
        </w:r>
      </w:ins>
      <w:ins w:id="7912" w:author="PR Preview" w:date="2026-01-01T00:00:00Z">
        <w:r>
          <w:t xml:space="preserve"> </w:t>
        </w:r>
      </w:ins>
      <w:ins w:id="7913" w:author="PR Preview" w:date="2026-01-01T00:00:00Z">
        <w:r>
          <w:t xml:space="preserve">[57]</w:t>
        </w:r>
      </w:ins>
      <w:ins w:id="7914" w:author="PR Preview" w:date="2026-01-01T00:00:00Z">
        <w:r>
          <w:t xml:space="preserve"> </w:t>
        </w:r>
      </w:ins>
      <w:ins w:id="7915" w:author="PR Preview" w:date="2026-01-01T00:00:00Z">
        <w:r>
          <w:t xml:space="preserve">of a subspace</w:t>
        </w:r>
      </w:ins>
      <w:ins w:id="7916" w:author="PR Preview" w:date="2026-01-01T00:00:00Z">
        <w:r>
          <w:t xml:space="preserve"> </w:t>
        </w:r>
      </w:ins>
      <m:oMath>
        <m:r>
          <m:rPr>
            <m:scr m:val="script"/>
            <m:sty m:val="p"/>
          </m:rPr>
          <m:t>S</m:t>
        </m:r>
      </m:oMath>
      <w:ins w:id="7917" w:author="PR Preview" w:date="2026-01-01T00:00:00Z">
        <w:r>
          <w:t xml:space="preserve"> </w:t>
        </w:r>
      </w:ins>
      <w:ins w:id="7918" w:author="PR Preview" w:date="2026-01-01T00:00:00Z">
        <w:r>
          <w:t xml:space="preserve">of</w:t>
        </w:r>
      </w:ins>
      <w:ins w:id="7919" w:author="PR Preview" w:date="2026-01-01T00:00:00Z">
        <w:r>
          <w:t xml:space="preserve"> </w:t>
        </w:r>
      </w:ins>
      <m:oMath>
        <m:sSup>
          <m:e>
            <m:r>
              <m:rPr>
                <m:scr m:val="double-struck"/>
                <m:sty m:val="p"/>
              </m:rPr>
              <m:t>R</m:t>
            </m:r>
          </m:e>
          <m:sup>
            <m:r>
              <m:t>p</m:t>
            </m:r>
          </m:sup>
        </m:sSup>
      </m:oMath>
      <w:ins w:id="7920" w:author="PR Preview" w:date="2026-01-01T00:00:00Z">
        <w:r>
          <w:t xml:space="preserve"> </w:t>
        </w:r>
      </w:ins>
      <w:ins w:id="7921" w:author="PR Preview" w:date="2026-01-01T00:00:00Z">
        <w:r>
          <w:t xml:space="preserve">is a basis of</w:t>
        </w:r>
      </w:ins>
      <w:ins w:id="7922" w:author="PR Preview" w:date="2026-01-01T00:00:00Z">
        <w:r>
          <w:t xml:space="preserve"> </w:t>
        </w:r>
      </w:ins>
      <m:oMath>
        <m:r>
          <m:rPr>
            <m:scr m:val="script"/>
            <m:sty m:val="p"/>
          </m:rPr>
          <m:t>S</m:t>
        </m:r>
      </m:oMath>
      <w:ins w:id="7923" w:author="PR Preview" w:date="2026-01-01T00:00:00Z">
        <w:r>
          <w:t xml:space="preserve"> </w:t>
        </w:r>
      </w:ins>
      <w:ins w:id="7924" w:author="PR Preview" w:date="2026-01-01T00:00:00Z">
        <w:r>
          <w:t xml:space="preserve">(</w:t>
        </w:r>
      </w:ins>
      <w:hyperlink w:anchor="def-basis">
        <w:ins w:id="7925" w:author="PR Preview" w:date="2026-01-01T00:00:00Z">
          <w:r>
            <w:rPr>
              <w:rStyle w:val="Hyperlink"/>
            </w:rPr>
            <w:t xml:space="preserve">Definition 48</w:t>
          </w:r>
        </w:ins>
      </w:hyperlink>
      <w:ins w:id="7926" w:author="PR Preview" w:date="2026-01-01T00:00:00Z">
        <w:r>
          <w:t xml:space="preserve">)</w:t>
        </w:r>
      </w:ins>
      <w:ins w:id="7927" w:author="PR Preview" w:date="2026-01-01T00:00:00Z">
        <w:r>
          <w:t xml:space="preserve"> </w:t>
        </w:r>
      </w:ins>
      <w:ins w:id="7928" w:author="PR Preview" w:date="2026-01-01T00:00:00Z">
        <w:r>
          <w:t xml:space="preserve">whose vectors are orthonormal (</w:t>
        </w:r>
      </w:ins>
      <w:hyperlink w:anchor="def-orthonormal-vectors">
        <w:ins w:id="7929" w:author="PR Preview" w:date="2026-01-01T00:00:00Z">
          <w:r>
            <w:rPr>
              <w:rStyle w:val="Hyperlink"/>
            </w:rPr>
            <w:t xml:space="preserve">Definition 19</w:t>
          </w:r>
        </w:ins>
      </w:hyperlink>
      <w:ins w:id="7930" w:author="PR Preview" w:date="2026-01-01T00:00:00Z">
        <w:r>
          <w:t xml:space="preserve">).</w:t>
        </w:r>
      </w:ins>
    </w:p>
    <w:bookmarkEnd w:id="399"/>
    <w:bookmarkStart w:id="400" w:name="exm-orthonormal-basis"/>
    <w:p>
      <w:pPr>
        <w:pStyle w:val="BodyText"/>
      </w:pPr>
      <w:ins w:id="7931" w:author="PR Preview" w:date="2026-01-01T00:00:00Z">
        <w:r>
          <w:rPr>
            <w:b/>
            <w:bCs/>
          </w:rPr>
          <w:t xml:space="preserve">Example 116 (Orthonormal bases of</w:t>
        </w:r>
      </w:ins>
      <w:ins w:id="7932" w:author="PR Preview" w:date="2026-01-01T00:00:00Z">
        <w:r>
          <w:rPr>
            <w:b/>
            <w:bCs/>
          </w:rPr>
          <w:t xml:space="preserve"> </w:t>
        </w:r>
      </w:ins>
      <m:oMath>
        <m:sSup>
          <m:e>
            <m:r>
              <m:rPr>
                <m:scr m:val="double-struck"/>
                <m:sty m:val="p"/>
              </m:rPr>
              <m:t>R</m:t>
            </m:r>
          </m:e>
          <m:sup>
            <m:r>
              <m:t>3</m:t>
            </m:r>
          </m:sup>
        </m:sSup>
      </m:oMath>
      <w:ins w:id="7933" w:author="PR Preview" w:date="2026-01-01T00:00:00Z">
        <w:r>
          <w:rPr>
            <w:b/>
            <w:bCs/>
          </w:rPr>
          <w:t xml:space="preserve">)</w:t>
        </w:r>
      </w:ins>
      <w:ins w:id="7934" w:author="PR Preview" w:date="2026-01-01T00:00:00Z">
        <w:r>
          <w:t xml:space="preserve"> </w:t>
        </w:r>
      </w:ins>
      <w:ins w:id="7935" w:author="PR Preview" w:date="2026-01-01T00:00:00Z">
        <w:r>
          <w:t xml:space="preserve"> </w:t>
        </w:r>
      </w:ins>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del w:id="7936" w:author="PR Preview" w:date="2026-01-01T00:00:00Z">
        <w:r>
          <w:delText xml:space="preserve">The vectors</w:delText>
        </w:r>
      </w:del>
      <w:del w:id="7937" w:author="PR Preview" w:date="2026-01-01T00:00:00Z">
        <w:r>
          <w:delText xml:space="preserve"> </w:delText>
        </w:r>
      </w:del>
      <w:del w:id="7938" w:author="PR Preview" w:date="2026-01-01T00:00:00Z">
        <w:r>
          <w:delText xml:space="preserve">$\mathord{\smash[b]{\underset{\raise.3ex\hbox{$\scriptstyle\sim$}}{q}}\vphantom{q}}_1, \mathord{\smash[b]{\underset{\raise.3ex\hbox{$\scriptstyle\sim$}}{q}}\vphantom{q}}_2, \mathord{\smash[b]{\underset{\raise.3ex\hbox{$\scriptstyle\sim$}}{q}}\vphantom{q}}_3$</w:delText>
        </w:r>
      </w:del>
      <w:del w:id="7939" w:author="PR Preview" w:date="2026-01-01T00:00:00Z">
        <w:r>
          <w:delText xml:space="preserve"> </w:delText>
        </w:r>
      </w:del>
      <w:del w:id="7940" w:author="PR Preview" w:date="2026-01-01T00:00:00Z">
        <w:r>
          <w:delText xml:space="preserve">of</w:delText>
        </w:r>
      </w:del>
      <w:del w:id="7941" w:author="PR Preview" w:date="2026-01-01T00:00:00Z">
        <w:r>
          <w:delText xml:space="preserve"> </w:delText>
        </w:r>
      </w:del>
      <w:hyperlink w:anchor="exm-orthonormal-independent">
        <w:del w:id="7942" w:author="PR Preview" w:date="2026-01-01T00:00:00Z">
          <w:r>
            <w:rPr>
              <w:rStyle w:val="Hyperlink"/>
            </w:rPr>
            <w:delText xml:space="preserve">Example 113</w:delText>
          </w:r>
        </w:del>
      </w:hyperlink>
      <w:del w:id="7943" w:author="PR Preview" w:date="2026-01-01T00:00:00Z">
        <w:r>
          <w:delText xml:space="preserve"> </w:delText>
        </w:r>
      </w:del>
      <w:del w:id="7944" w:author="PR Preview" w:date="2026-01-01T00:00:00Z">
        <w:r>
          <w:delText xml:space="preserve">are orthonormal and linearly independent,</w:delText>
        </w:r>
      </w:del>
      <w:del w:id="7945" w:author="PR Preview" w:date="2026-01-01T00:00:00Z">
        <w:r>
          <w:delText xml:space="preserve"> </w:delText>
        </w:r>
      </w:del>
      <w:del w:id="7946" w:author="PR Preview" w:date="2026-01-01T00:00:00Z">
        <w:r>
          <w:delText xml:space="preserve">so they are a basis of their span (</w:delText>
        </w:r>
      </w:del>
      <w:hyperlink w:anchor="def-basis">
        <w:del w:id="7947" w:author="PR Preview" w:date="2026-01-01T00:00:00Z">
          <w:r>
            <w:rPr>
              <w:rStyle w:val="Hyperlink"/>
            </w:rPr>
            <w:delText xml:space="preserve">Definition 48</w:delText>
          </w:r>
        </w:del>
      </w:hyperlink>
      <w:del w:id="7948" w:author="PR Preview" w:date="2026-01-01T00:00:00Z">
        <w:r>
          <w:delText xml:space="preserve">),</w:delText>
        </w:r>
      </w:del>
      <w:del w:id="7949" w:author="PR Preview" w:date="2026-01-01T00:00:00Z">
        <w:r>
          <w:delText xml:space="preserve"> </w:delText>
        </w:r>
      </w:del>
      <w:del w:id="7950" w:author="PR Preview" w:date="2026-01-01T00:00:00Z">
        <w:r>
          <w:delText xml:space="preserve">which therefore has dimension</w:delText>
        </w:r>
      </w:del>
      <w:del w:id="7951" w:author="PR Preview" w:date="2026-01-01T00:00:00Z">
        <w:r>
          <w:delText xml:space="preserve"> </w:delText>
        </w:r>
      </w:del>
      <m:oMath>
        <m:r>
          <m:t>3</m:t>
        </m:r>
      </m:oMath>
      <w:del w:id="7952" w:author="PR Preview" w:date="2026-01-01T00:00:00Z">
        <w:r>
          <w:delText xml:space="preserve"> </w:delText>
        </w:r>
      </w:del>
      <w:del w:id="7953" w:author="PR Preview" w:date="2026-01-01T00:00:00Z">
        <w:r>
          <w:delText xml:space="preserve">(</w:delText>
        </w:r>
      </w:del>
      <w:hyperlink w:anchor="def-dimension">
        <w:del w:id="7954" w:author="PR Preview" w:date="2026-01-01T00:00:00Z">
          <w:r>
            <w:rPr>
              <w:rStyle w:val="Hyperlink"/>
            </w:rPr>
            <w:delText xml:space="preserve">Definition 51</w:delText>
          </w:r>
        </w:del>
      </w:hyperlink>
      <w:del w:id="7955" w:author="PR Preview" w:date="2026-01-01T00:00:00Z">
        <w:r>
          <w:delText xml:space="preserve">)</w:delText>
        </w:r>
      </w:del>
      <w:del w:id="7956" w:author="PR Preview" w:date="2026-01-01T00:00:00Z">
        <w:r>
          <w:delText xml:space="preserve"> </w:delText>
        </w:r>
      </w:del>
      <w:del w:id="7957" w:author="PR Preview" w:date="2026-01-01T00:00:00Z">
        <w:r>
          <w:delText xml:space="preserve">and is all of</w:delText>
        </w:r>
      </w:del>
      <w:del w:id="7958" w:author="PR Preview" w:date="2026-01-01T00:00:00Z">
        <w:r>
          <w:delText xml:space="preserve"> </w:delText>
        </w:r>
      </w:del>
      <m:oMath>
        <m:sSup>
          <m:e>
            <m:r>
              <m:rPr>
                <m:scr m:val="double-struck"/>
                <m:sty m:val="p"/>
              </m:rPr>
              <m:t>R</m:t>
            </m:r>
          </m:e>
          <m:sup>
            <m:r>
              <m:t>3</m:t>
            </m:r>
          </m:sup>
        </m:sSup>
      </m:oMath>
      <w:del w:id="7959" w:author="PR Preview" w:date="2026-01-01T00:00:00Z">
        <w:r>
          <w:delText xml:space="preserve"> </w:delText>
        </w:r>
      </w:del>
      <w:del w:id="7960" w:author="PR Preview" w:date="2026-01-01T00:00:00Z">
        <w:r>
          <w:delText xml:space="preserve">(</w:delText>
        </w:r>
      </w:del>
      <w:hyperlink w:anchor="thm-subspace-equal-dim">
        <w:del w:id="7961" w:author="PR Preview" w:date="2026-01-01T00:00:00Z">
          <w:r>
            <w:rPr>
              <w:rStyle w:val="Hyperlink"/>
            </w:rPr>
            <w:delText xml:space="preserve">Theorem 31</w:delText>
          </w:r>
        </w:del>
      </w:hyperlink>
      <w:del w:id="7962" w:author="PR Preview" w:date="2026-01-01T00:00:00Z">
        <w:r>
          <w:delText xml:space="preserve">,</w:delText>
        </w:r>
      </w:del>
      <w:del w:id="7963" w:author="PR Preview" w:date="2026-01-01T00:00:00Z">
        <w:r>
          <w:delText xml:space="preserve"> </w:delText>
        </w:r>
      </w:del>
      <w:hyperlink w:anchor="exm-dimension">
        <w:del w:id="7964" w:author="PR Preview" w:date="2026-01-01T00:00:00Z">
          <w:r>
            <w:rPr>
              <w:rStyle w:val="Hyperlink"/>
            </w:rPr>
            <w:delText xml:space="preserve">Example 50</w:delText>
          </w:r>
        </w:del>
      </w:hyperlink>
      <w:del w:id="7965" w:author="PR Preview" w:date="2026-01-01T00:00:00Z">
        <w:r>
          <w:delText xml:space="preserve">).</w:delText>
        </w:r>
      </w:del>
      <w:del w:id="7966" w:author="PR Preview" w:date="2026-01-01T00:00:00Z">
        <w:r>
          <w:delText xml:space="preserve"> </w:delText>
        </w:r>
      </w:del>
      <w:del w:id="7967" w:author="PR Preview" w:date="2026-01-01T00:00:00Z">
        <w:r>
          <w:delText xml:space="preserve">So they are an orthonormal basis of</w:delText>
        </w:r>
      </w:del>
      <w:del w:id="7968" w:author="PR Preview" w:date="2026-01-01T00:00:00Z">
        <w:r>
          <w:delText xml:space="preserve"> </w:delText>
        </w:r>
      </w:del>
      <m:oMath>
        <m:sSup>
          <m:e>
            <m:r>
              <m:rPr>
                <m:scr m:val="double-struck"/>
                <m:sty m:val="p"/>
              </m:rPr>
              <m:t>R</m:t>
            </m:r>
          </m:e>
          <m:sup>
            <m:r>
              <m:t>3</m:t>
            </m:r>
          </m:sup>
        </m:sSup>
      </m:oMath>
      <w:del w:id="7969" w:author="PR Preview" w:date="2026-01-01T00:00:00Z">
        <w:r>
          <w:delText xml:space="preserve"> </w:delText>
        </w:r>
      </w:del>
      <w:del w:id="7970" w:author="PR Preview" w:date="2026-01-01T00:00:00Z">
        <w:r>
          <w:delText xml:space="preserve">too.</w:delText>
        </w:r>
      </w:del>
    </w:p>
    <w:p>
      <w:pPr>
        <w:pStyle w:val="FirstParagraph"/>
      </w:pPr>
      <w:del w:id="7971" w:author="PR Preview" w:date="2026-01-01T00:00:00Z">
        <w:r>
          <w:rPr>
            <w:b/>
            <w:bCs/>
          </w:rPr>
          <w:delText xml:space="preserve">Example 115 (Bases that are not orthonormal, and orthonormal lists that are not bases)</w:delText>
        </w:r>
      </w:del>
      <w:del w:id="7972" w:author="PR Preview" w:date="2026-01-01T00:00:00Z">
        <w:r>
          <w:delText xml:space="preserve"> </w:delText>
        </w:r>
      </w:del>
      <w:del w:id="7973" w:author="PR Preview" w:date="2026-01-01T00:00:00Z">
        <w:r>
          <w:delText xml:space="preserve"> </w:delText>
        </w:r>
      </w:del>
    </w:p>
    <w:p>
      <w:pPr>
        <w:pStyle w:val="Compact"/>
        <w:numPr>
          <w:ilvl w:val="0"/>
          <w:numId w:val="1064"/>
        </w:numPr>
      </w:pPr>
      <w:ins w:id="7974" w:author="PR Preview" w:date="2026-01-01T00:00:00Z">
        <w:r>
          <w:t xml:space="preserve">The vectors</w:t>
        </w:r>
      </w:ins>
      <w:ins w:id="7975" w:author="PR Preview" w:date="2026-01-01T00:00:00Z">
        <w:r>
          <w:t xml:space="preserve"> </w:t>
        </w:r>
      </w:ins>
      <w:ins w:id="7976" w:author="PR Preview" w:date="2026-01-01T00:00:00Z">
        <w:r>
          <w:t xml:space="preserve">$\mathord{\smash[b]{\underset{\raise.3ex\hbox{$\scriptstyle\sim$}}{q}}\vphantom{q}}_1, \mathord{\smash[b]{\underset{\raise.3ex\hbox{$\scriptstyle\sim$}}{q}}\vphantom{q}}_2, \mathord{\smash[b]{\underset{\raise.3ex\hbox{$\scriptstyle\sim$}}{q}}\vphantom{q}}_3$</w:t>
        </w:r>
      </w:ins>
      <w:ins w:id="7977" w:author="PR Preview" w:date="2026-01-01T00:00:00Z">
        <w:r>
          <w:t xml:space="preserve"> </w:t>
        </w:r>
      </w:ins>
      <w:ins w:id="7978" w:author="PR Preview" w:date="2026-01-01T00:00:00Z">
        <w:r>
          <w:t xml:space="preserve">of</w:t>
        </w:r>
      </w:ins>
      <w:ins w:id="7979" w:author="PR Preview" w:date="2026-01-01T00:00:00Z">
        <w:r>
          <w:t xml:space="preserve"> </w:t>
        </w:r>
      </w:ins>
      <w:hyperlink w:anchor="exm-orthonormal-independent">
        <w:ins w:id="7980" w:author="PR Preview" w:date="2026-01-01T00:00:00Z">
          <w:r>
            <w:rPr>
              <w:rStyle w:val="Hyperlink"/>
            </w:rPr>
            <w:t xml:space="preserve">Example 115</w:t>
          </w:r>
        </w:ins>
      </w:hyperlink>
      <w:ins w:id="7981" w:author="PR Preview" w:date="2026-01-01T00:00:00Z">
        <w:r>
          <w:t xml:space="preserve"> </w:t>
        </w:r>
      </w:ins>
      <w:ins w:id="7982" w:author="PR Preview" w:date="2026-01-01T00:00:00Z">
        <w:r>
          <w:t xml:space="preserve">are orthonormal and linearly independent,</w:t>
        </w:r>
      </w:ins>
      <w:ins w:id="7983" w:author="PR Preview" w:date="2026-01-01T00:00:00Z">
        <w:r>
          <w:t xml:space="preserve"> </w:t>
        </w:r>
      </w:ins>
      <w:ins w:id="7984" w:author="PR Preview" w:date="2026-01-01T00:00:00Z">
        <w:r>
          <w:t xml:space="preserve">so they are a basis of their span (</w:t>
        </w:r>
      </w:ins>
      <w:hyperlink w:anchor="def-basis">
        <w:ins w:id="7985" w:author="PR Preview" w:date="2026-01-01T00:00:00Z">
          <w:r>
            <w:rPr>
              <w:rStyle w:val="Hyperlink"/>
            </w:rPr>
            <w:t xml:space="preserve">Definition 48</w:t>
          </w:r>
        </w:ins>
      </w:hyperlink>
      <w:ins w:id="7986" w:author="PR Preview" w:date="2026-01-01T00:00:00Z">
        <w:r>
          <w:t xml:space="preserve">),</w:t>
        </w:r>
      </w:ins>
      <w:ins w:id="7987" w:author="PR Preview" w:date="2026-01-01T00:00:00Z">
        <w:r>
          <w:t xml:space="preserve"> </w:t>
        </w:r>
      </w:ins>
      <w:ins w:id="7988" w:author="PR Preview" w:date="2026-01-01T00:00:00Z">
        <w:r>
          <w:t xml:space="preserve">which therefore has dimension</w:t>
        </w:r>
      </w:ins>
      <w:ins w:id="7989" w:author="PR Preview" w:date="2026-01-01T00:00:00Z">
        <w:r>
          <w:t xml:space="preserve"> </w:t>
        </w:r>
      </w:ins>
      <m:oMath>
        <m:r>
          <m:t>3</m:t>
        </m:r>
      </m:oMath>
      <w:ins w:id="7990" w:author="PR Preview" w:date="2026-01-01T00:00:00Z">
        <w:r>
          <w:t xml:space="preserve"> </w:t>
        </w:r>
      </w:ins>
      <w:ins w:id="7991" w:author="PR Preview" w:date="2026-01-01T00:00:00Z">
        <w:r>
          <w:t xml:space="preserve">(</w:t>
        </w:r>
      </w:ins>
      <w:hyperlink w:anchor="def-dimension">
        <w:ins w:id="7992" w:author="PR Preview" w:date="2026-01-01T00:00:00Z">
          <w:r>
            <w:rPr>
              <w:rStyle w:val="Hyperlink"/>
            </w:rPr>
            <w:t xml:space="preserve">Definition 51</w:t>
          </w:r>
        </w:ins>
      </w:hyperlink>
      <w:ins w:id="7993" w:author="PR Preview" w:date="2026-01-01T00:00:00Z">
        <w:r>
          <w:t xml:space="preserve">)</w:t>
        </w:r>
      </w:ins>
      <w:ins w:id="7994" w:author="PR Preview" w:date="2026-01-01T00:00:00Z">
        <w:r>
          <w:t xml:space="preserve"> </w:t>
        </w:r>
      </w:ins>
      <w:ins w:id="7995" w:author="PR Preview" w:date="2026-01-01T00:00:00Z">
        <w:r>
          <w:t xml:space="preserve">and is all of</w:t>
        </w:r>
      </w:ins>
      <w:ins w:id="7996" w:author="PR Preview" w:date="2026-01-01T00:00:00Z">
        <w:r>
          <w:t xml:space="preserve"> </w:t>
        </w:r>
      </w:ins>
      <m:oMath>
        <m:sSup>
          <m:e>
            <m:r>
              <m:rPr>
                <m:scr m:val="double-struck"/>
                <m:sty m:val="p"/>
              </m:rPr>
              <m:t>R</m:t>
            </m:r>
          </m:e>
          <m:sup>
            <m:r>
              <m:t>3</m:t>
            </m:r>
          </m:sup>
        </m:sSup>
      </m:oMath>
      <w:ins w:id="7997" w:author="PR Preview" w:date="2026-01-01T00:00:00Z">
        <w:r>
          <w:t xml:space="preserve"> </w:t>
        </w:r>
      </w:ins>
      <w:ins w:id="7998" w:author="PR Preview" w:date="2026-01-01T00:00:00Z">
        <w:r>
          <w:t xml:space="preserve">(</w:t>
        </w:r>
      </w:ins>
      <w:hyperlink w:anchor="thm-subspace-equal-dim">
        <w:ins w:id="7999" w:author="PR Preview" w:date="2026-01-01T00:00:00Z">
          <w:r>
            <w:rPr>
              <w:rStyle w:val="Hyperlink"/>
            </w:rPr>
            <w:t xml:space="preserve">Theorem 31</w:t>
          </w:r>
        </w:ins>
      </w:hyperlink>
      <w:ins w:id="8000" w:author="PR Preview" w:date="2026-01-01T00:00:00Z">
        <w:r>
          <w:t xml:space="preserve">,</w:t>
        </w:r>
      </w:ins>
      <w:ins w:id="8001" w:author="PR Preview" w:date="2026-01-01T00:00:00Z">
        <w:r>
          <w:t xml:space="preserve"> </w:t>
        </w:r>
      </w:ins>
      <w:hyperlink w:anchor="exm-dimension">
        <w:ins w:id="8002" w:author="PR Preview" w:date="2026-01-01T00:00:00Z">
          <w:r>
            <w:rPr>
              <w:rStyle w:val="Hyperlink"/>
            </w:rPr>
            <w:t xml:space="preserve">Example 50</w:t>
          </w:r>
        </w:ins>
      </w:hyperlink>
      <w:ins w:id="8003" w:author="PR Preview" w:date="2026-01-01T00:00:00Z">
        <w:r>
          <w:t xml:space="preserve">).</w:t>
        </w:r>
      </w:ins>
      <w:ins w:id="8004" w:author="PR Preview" w:date="2026-01-01T00:00:00Z">
        <w:r>
          <w:t xml:space="preserve"> </w:t>
        </w:r>
      </w:ins>
      <w:ins w:id="8005" w:author="PR Preview" w:date="2026-01-01T00:00:00Z">
        <w:r>
          <w:t xml:space="preserve">So they are an orthonormal basis of</w:t>
        </w:r>
      </w:ins>
      <w:ins w:id="8006" w:author="PR Preview" w:date="2026-01-01T00:00:00Z">
        <w:r>
          <w:t xml:space="preserve"> </w:t>
        </w:r>
      </w:ins>
      <m:oMath>
        <m:sSup>
          <m:e>
            <m:r>
              <m:rPr>
                <m:scr m:val="double-struck"/>
                <m:sty m:val="p"/>
              </m:rPr>
              <m:t>R</m:t>
            </m:r>
          </m:e>
          <m:sup>
            <m:r>
              <m:t>3</m:t>
            </m:r>
          </m:sup>
        </m:sSup>
      </m:oMath>
      <w:ins w:id="8007" w:author="PR Preview" w:date="2026-01-01T00:00:00Z">
        <w:r>
          <w:t xml:space="preserve"> </w:t>
        </w:r>
      </w:ins>
      <w:ins w:id="8008" w:author="PR Preview" w:date="2026-01-01T00:00:00Z">
        <w:r>
          <w:t xml:space="preserve">too.</w:t>
        </w:r>
      </w:ins>
    </w:p>
    <w:bookmarkEnd w:id="400"/>
    <w:bookmarkStart w:id="401" w:name="exm-not-orthonormal-basis"/>
    <w:p>
      <w:pPr>
        <w:pStyle w:val="FirstParagraph"/>
      </w:pPr>
      <w:ins w:id="8009" w:author="PR Preview" w:date="2026-01-01T00:00:00Z">
        <w:r>
          <w:rPr>
            <w:b/>
            <w:bCs/>
          </w:rPr>
          <w:t xml:space="preserve">Example 117 (Bases that are not orthonormal, and orthonormal lists that are not bases)</w:t>
        </w:r>
      </w:ins>
      <w:ins w:id="8010" w:author="PR Preview" w:date="2026-01-01T00:00:00Z">
        <w:r>
          <w:t xml:space="preserve"> </w:t>
        </w:r>
      </w:ins>
      <w:ins w:id="8011" w:author="PR Preview" w:date="2026-01-01T00:00:00Z">
        <w:r>
          <w:t xml:space="preserve"> </w:t>
        </w:r>
      </w:ins>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1"/>
    <w:bookmarkStart w:id="402" w:name="thm-orthonormal-expansion"/>
    <w:p>
      <w:pPr>
        <w:pStyle w:val="FirstParagraph"/>
      </w:pPr>
      <w:del w:id="8012" w:author="PR Preview" w:date="2026-01-01T00:00:00Z">
        <w:r>
          <w:rPr>
            <w:b/>
            <w:bCs/>
          </w:rPr>
          <w:delText xml:space="preserve">Theorem 64 (Coordinates in an orthonormal basis are dot products)</w:delText>
        </w:r>
      </w:del>
      <w:del w:id="8013" w:author="PR Preview" w:date="2026-01-01T00:00:00Z">
        <w:r>
          <w:delText xml:space="preserve"> </w:delText>
        </w:r>
      </w:del>
      <w:del w:id="8014" w:author="PR Preview" w:date="2026-01-01T00:00:00Z">
        <w:r>
          <w:delText xml:space="preserve">If</w:delText>
        </w:r>
      </w:del>
      <w:del w:id="8015" w:author="PR Preview" w:date="2026-01-01T00:00:00Z">
        <w:r>
          <w:delText xml:space="preserve"> </w:delText>
        </w:r>
      </w:del>
      <w:del w:id="8016" w:author="PR Preview" w:date="2026-01-01T00:00:00Z">
        <w:r>
          <w:delText xml:space="preserve">$\mathord{\smash[b]{\underset{\raise.3ex\hbox{$\scriptstyle\sim$}}{q}}\vphantom{q}}_1, \ldots, \mathord{\smash[b]{\underset{\raise.3ex\hbox{$\scriptstyle\sim$}}{q}}\vphantom{q}}_k$</w:delText>
        </w:r>
      </w:del>
      <w:del w:id="8017" w:author="PR Preview" w:date="2026-01-01T00:00:00Z">
        <w:r>
          <w:delText xml:space="preserve"> </w:delText>
        </w:r>
      </w:del>
      <w:del w:id="8018" w:author="PR Preview" w:date="2026-01-01T00:00:00Z">
        <w:r>
          <w:delText xml:space="preserve">is an orthonormal basis of a subspace</w:delText>
        </w:r>
      </w:del>
      <w:del w:id="8019" w:author="PR Preview" w:date="2026-01-01T00:00:00Z">
        <w:r>
          <w:delText xml:space="preserve"> </w:delText>
        </w:r>
      </w:del>
      <m:oMath>
        <m:r>
          <m:rPr>
            <m:scr m:val="script"/>
            <m:sty m:val="p"/>
          </m:rPr>
          <m:t>S</m:t>
        </m:r>
      </m:oMath>
      <w:del w:id="8020" w:author="PR Preview" w:date="2026-01-01T00:00:00Z">
        <w:r>
          <w:delText xml:space="preserve"> </w:delText>
        </w:r>
      </w:del>
      <w:del w:id="8021" w:author="PR Preview" w:date="2026-01-01T00:00:00Z">
        <w:r>
          <w:delText xml:space="preserve">(</w:delText>
        </w:r>
      </w:del>
      <w:hyperlink w:anchor="def-orthonormal-basis">
        <w:del w:id="8022" w:author="PR Preview" w:date="2026-01-01T00:00:00Z">
          <w:r>
            <w:rPr>
              <w:rStyle w:val="Hyperlink"/>
            </w:rPr>
            <w:delText xml:space="preserve">Definition 77</w:delText>
          </w:r>
        </w:del>
      </w:hyperlink>
      <w:del w:id="8023" w:author="PR Preview" w:date="2026-01-01T00:00:00Z">
        <w:r>
          <w:delText xml:space="preserve">), then every</w:delText>
        </w:r>
      </w:del>
      <w:del w:id="8024" w:author="PR Preview" w:date="2026-01-01T00:00:00Z">
        <w:r>
          <w:delText xml:space="preserve"> </w:delText>
        </w:r>
      </w:del>
      <w:del w:id="8025" w:author="PR Preview" w:date="2026-01-01T00:00:00Z">
        <w:r>
          <w:delText xml:space="preserve">$\mathord{\smash[b]{\underset{\raise.3ex\hbox{$\scriptstyle\sim$}}{x}}\vphantom{x}} \in \mathcal{S}$</w:delText>
        </w:r>
      </w:del>
      <w:del w:id="8026" w:author="PR Preview" w:date="2026-01-01T00:00:00Z">
        <w:r>
          <w:delText xml:space="preserve"> </w:delText>
        </w:r>
      </w:del>
      <w:del w:id="8027" w:author="PR Preview" w:date="2026-01-01T00:00:00Z">
        <w:r>
          <w:delText xml:space="preserve">satisfies</w:delText>
        </w:r>
      </w:del>
    </w:p>
    <w:p>
      <w:pPr>
        <w:pStyle w:val="FirstParagraph"/>
      </w:pPr>
      <w:ins w:id="8028" w:author="PR Preview" w:date="2026-01-01T00:00:00Z">
        <w:r>
          <w:rPr>
            <w:b/>
            <w:bCs/>
          </w:rPr>
          <w:t xml:space="preserve">Theorem 65 (Coordinates in an orthonormal basis are dot products)</w:t>
        </w:r>
      </w:ins>
      <w:ins w:id="8029" w:author="PR Preview" w:date="2026-01-01T00:00:00Z">
        <w:r>
          <w:t xml:space="preserve"> </w:t>
        </w:r>
      </w:ins>
      <w:ins w:id="8030" w:author="PR Preview" w:date="2026-01-01T00:00:00Z">
        <w:r>
          <w:t xml:space="preserve">If</w:t>
        </w:r>
      </w:ins>
      <w:ins w:id="8031" w:author="PR Preview" w:date="2026-01-01T00:00:00Z">
        <w:r>
          <w:t xml:space="preserve"> </w:t>
        </w:r>
      </w:ins>
      <w:ins w:id="8032" w:author="PR Preview" w:date="2026-01-01T00:00:00Z">
        <w:r>
          <w:t xml:space="preserve">$\mathord{\smash[b]{\underset{\raise.3ex\hbox{$\scriptstyle\sim$}}{q}}\vphantom{q}}_1, \ldots, \mathord{\smash[b]{\underset{\raise.3ex\hbox{$\scriptstyle\sim$}}{q}}\vphantom{q}}_k$</w:t>
        </w:r>
      </w:ins>
      <w:ins w:id="8033" w:author="PR Preview" w:date="2026-01-01T00:00:00Z">
        <w:r>
          <w:t xml:space="preserve"> </w:t>
        </w:r>
      </w:ins>
      <w:ins w:id="8034" w:author="PR Preview" w:date="2026-01-01T00:00:00Z">
        <w:r>
          <w:t xml:space="preserve">is an orthonormal basis of a subspace</w:t>
        </w:r>
      </w:ins>
      <w:ins w:id="8035" w:author="PR Preview" w:date="2026-01-01T00:00:00Z">
        <w:r>
          <w:t xml:space="preserve"> </w:t>
        </w:r>
      </w:ins>
      <m:oMath>
        <m:r>
          <m:rPr>
            <m:scr m:val="script"/>
            <m:sty m:val="p"/>
          </m:rPr>
          <m:t>S</m:t>
        </m:r>
      </m:oMath>
      <w:ins w:id="8036" w:author="PR Preview" w:date="2026-01-01T00:00:00Z">
        <w:r>
          <w:t xml:space="preserve"> </w:t>
        </w:r>
      </w:ins>
      <w:ins w:id="8037" w:author="PR Preview" w:date="2026-01-01T00:00:00Z">
        <w:r>
          <w:t xml:space="preserve">(</w:t>
        </w:r>
      </w:ins>
      <w:hyperlink w:anchor="def-orthonormal-basis">
        <w:ins w:id="8038" w:author="PR Preview" w:date="2026-01-01T00:00:00Z">
          <w:r>
            <w:rPr>
              <w:rStyle w:val="Hyperlink"/>
            </w:rPr>
            <w:t xml:space="preserve">Definition 77</w:t>
          </w:r>
        </w:ins>
      </w:hyperlink>
      <w:ins w:id="8039" w:author="PR Preview" w:date="2026-01-01T00:00:00Z">
        <w:r>
          <w:t xml:space="preserve">), then every</w:t>
        </w:r>
      </w:ins>
      <w:ins w:id="8040" w:author="PR Preview" w:date="2026-01-01T00:00:00Z">
        <w:r>
          <w:t xml:space="preserve"> </w:t>
        </w:r>
      </w:ins>
      <w:ins w:id="8041" w:author="PR Preview" w:date="2026-01-01T00:00:00Z">
        <w:r>
          <w:t xml:space="preserve">$\mathord{\smash[b]{\underset{\raise.3ex\hbox{$\scriptstyle\sim$}}{x}}\vphantom{x}} \in \mathcal{S}$</w:t>
        </w:r>
      </w:ins>
      <w:ins w:id="8042" w:author="PR Preview" w:date="2026-01-01T00:00:00Z">
        <w:r>
          <w:t xml:space="preserve"> </w:t>
        </w:r>
      </w:ins>
      <w:ins w:id="8043" w:author="PR Preview" w:date="2026-01-01T00:00:00Z">
        <w:r>
          <w:t xml:space="preserve">satisfies</w:t>
        </w:r>
      </w:ins>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2"/>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del w:id="8044" w:author="PR Preview" w:date="2026-01-01T00:00:00Z">
        <w:r>
          <w:delTex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delText>
        </w:r>
      </w:del>
    </w:p>
    <w:p>
      <w:pPr>
        <w:pStyle w:val="BodyText"/>
      </w:pPr>
      <w:ins w:id="8045"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\text{(}\text{Theorem~63}\text{)}
    \\
    &amp;= c_i,
    &amp;&amp; \text{(}\text{Definition~19}\text{)}
    \end{aligned}
    $$</w:t>
        </w:r>
      </w:ins>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3" w:name="exm-orthonormal-expansion"/>
    <w:p>
      <w:pPr>
        <w:pStyle w:val="BodyText"/>
      </w:pPr>
      <w:del w:id="8046" w:author="PR Preview" w:date="2026-01-01T00:00:00Z">
        <w:r>
          <w:rPr>
            <w:b/>
            <w:bCs/>
          </w:rPr>
          <w:delText xml:space="preserve">Example 116 (Expanding a vector in an orthonormal basis)</w:delText>
        </w:r>
      </w:del>
      <w:del w:id="8047" w:author="PR Preview" w:date="2026-01-01T00:00:00Z">
        <w:r>
          <w:delText xml:space="preserve"> </w:delText>
        </w:r>
      </w:del>
      <w:del w:id="8048" w:author="PR Preview" w:date="2026-01-01T00:00:00Z">
        <w:r>
          <w:delText xml:space="preserve">With the orthonormal basis</w:delText>
        </w:r>
      </w:del>
      <w:del w:id="8049" w:author="PR Preview" w:date="2026-01-01T00:00:00Z">
        <w:r>
          <w:delText xml:space="preserve"> </w:delText>
        </w:r>
      </w:del>
      <w:del w:id="8050" w:author="PR Preview" w:date="2026-01-01T00:00:00Z">
        <w:r>
          <w:delText xml:space="preserve">$\mathord{\smash[b]{\underset{\raise.3ex\hbox{$\scriptstyle\sim$}}{q}}\vphantom{q}}_1, \mathord{\smash[b]{\underset{\raise.3ex\hbox{$\scriptstyle\sim$}}{q}}\vphantom{q}}_2, \mathord{\smash[b]{\underset{\raise.3ex\hbox{$\scriptstyle\sim$}}{q}}\vphantom{q}}_3$</w:delText>
        </w:r>
      </w:del>
      <w:del w:id="8051" w:author="PR Preview" w:date="2026-01-01T00:00:00Z">
        <w:r>
          <w:delText xml:space="preserve"> </w:delText>
        </w:r>
      </w:del>
      <w:del w:id="8052" w:author="PR Preview" w:date="2026-01-01T00:00:00Z">
        <w:r>
          <w:delText xml:space="preserve">of</w:delText>
        </w:r>
      </w:del>
      <w:del w:id="8053" w:author="PR Preview" w:date="2026-01-01T00:00:00Z">
        <w:r>
          <w:delText xml:space="preserve"> </w:delText>
        </w:r>
      </w:del>
      <m:oMath>
        <m:sSup>
          <m:e>
            <m:r>
              <m:rPr>
                <m:scr m:val="double-struck"/>
                <m:sty m:val="p"/>
              </m:rPr>
              <m:t>R</m:t>
            </m:r>
          </m:e>
          <m:sup>
            <m:r>
              <m:t>3</m:t>
            </m:r>
          </m:sup>
        </m:sSup>
      </m:oMath>
      <w:del w:id="8054" w:author="PR Preview" w:date="2026-01-01T00:00:00Z">
        <w:r>
          <w:delText xml:space="preserve"> </w:delText>
        </w:r>
      </w:del>
      <w:del w:id="8055" w:author="PR Preview" w:date="2026-01-01T00:00:00Z">
        <w:r>
          <w:delText xml:space="preserve">from</w:delText>
        </w:r>
      </w:del>
      <w:del w:id="8056" w:author="PR Preview" w:date="2026-01-01T00:00:00Z">
        <w:r>
          <w:delText xml:space="preserve"> </w:delText>
        </w:r>
      </w:del>
      <w:hyperlink w:anchor="exm-orthonormal-basis">
        <w:del w:id="8057" w:author="PR Preview" w:date="2026-01-01T00:00:00Z">
          <w:r>
            <w:rPr>
              <w:rStyle w:val="Hyperlink"/>
            </w:rPr>
            <w:delText xml:space="preserve">Example 114</w:delText>
          </w:r>
        </w:del>
      </w:hyperlink>
      <w:del w:id="8058" w:author="PR Preview" w:date="2026-01-01T00:00:00Z">
        <w:r>
          <w:delText xml:space="preserve"> </w:delText>
        </w:r>
      </w:del>
      <w:del w:id="8059" w:author="PR Preview" w:date="2026-01-01T00:00:00Z">
        <w:r>
          <w:delText xml:space="preserve">and</w:delText>
        </w:r>
      </w:del>
      <w:del w:id="8060" w:author="PR Preview" w:date="2026-01-01T00:00:00Z">
        <w:r>
          <w:delText xml:space="preserve"> </w:delText>
        </w:r>
      </w:del>
      <w:del w:id="8061" w:author="PR Preview" w:date="2026-01-01T00:00:00Z">
        <w:r>
          <w:delText xml:space="preserve">$\mathord{\smash[b]{\underset{\raise.3ex\hbox{$\scriptstyle\sim$}}{x}}\vphantom{x}} = (1, 2, 3)$</w:delText>
        </w:r>
      </w:del>
      <w:del w:id="8062" w:author="PR Preview" w:date="2026-01-01T00:00:00Z">
        <w:r>
          <w:delText xml:space="preserve">:</w:delText>
        </w:r>
      </w:del>
      <w:del w:id="8063" w:author="PR Preview" w:date="2026-01-01T00:00:00Z">
        <w:r>
          <w:delText xml:space="preserve"> </w:delText>
        </w:r>
      </w:del>
      <w:del w:id="8064" w:author="PR Preview" w:date="2026-01-01T00:00:00Z">
        <w:r>
          <w:delText xml:space="preserve">$\mathord{\smash[b]{\underset{\raise.3ex\hbox{$\scriptstyle\sim$}}{q}}\vphantom{q}}_1 \cdot \mathord{\smash[b]{\underset{\raise.3ex\hbox{$\scriptstyle\sim$}}{x}}\vphantom{x}} = 3$</w:delText>
        </w:r>
      </w:del>
      <w:del w:id="8065" w:author="PR Preview" w:date="2026-01-01T00:00:00Z">
        <w:r>
          <w:delText xml:space="preserve">,</w:delText>
        </w:r>
      </w:del>
    </w:p>
    <w:p>
      <w:pPr>
        <w:pStyle w:val="BodyText"/>
      </w:pPr>
      <w:ins w:id="8066" w:author="PR Preview" w:date="2026-01-01T00:00:00Z">
        <w:r>
          <w:rPr>
            <w:b/>
            <w:bCs/>
          </w:rPr>
          <w:t xml:space="preserve">Example 118 (Expanding a vector in an orthonormal basis)</w:t>
        </w:r>
      </w:ins>
      <w:ins w:id="8067" w:author="PR Preview" w:date="2026-01-01T00:00:00Z">
        <w:r>
          <w:t xml:space="preserve"> </w:t>
        </w:r>
      </w:ins>
      <w:ins w:id="8068" w:author="PR Preview" w:date="2026-01-01T00:00:00Z">
        <w:r>
          <w:t xml:space="preserve">With the orthonormal basis</w:t>
        </w:r>
      </w:ins>
      <w:ins w:id="8069" w:author="PR Preview" w:date="2026-01-01T00:00:00Z">
        <w:r>
          <w:t xml:space="preserve"> </w:t>
        </w:r>
      </w:ins>
      <w:ins w:id="8070" w:author="PR Preview" w:date="2026-01-01T00:00:00Z">
        <w:r>
          <w:t xml:space="preserve">$\mathord{\smash[b]{\underset{\raise.3ex\hbox{$\scriptstyle\sim$}}{q}}\vphantom{q}}_1, \mathord{\smash[b]{\underset{\raise.3ex\hbox{$\scriptstyle\sim$}}{q}}\vphantom{q}}_2, \mathord{\smash[b]{\underset{\raise.3ex\hbox{$\scriptstyle\sim$}}{q}}\vphantom{q}}_3$</w:t>
        </w:r>
      </w:ins>
      <w:ins w:id="8071" w:author="PR Preview" w:date="2026-01-01T00:00:00Z">
        <w:r>
          <w:t xml:space="preserve"> </w:t>
        </w:r>
      </w:ins>
      <w:ins w:id="8072" w:author="PR Preview" w:date="2026-01-01T00:00:00Z">
        <w:r>
          <w:t xml:space="preserve">of</w:t>
        </w:r>
      </w:ins>
      <w:ins w:id="8073" w:author="PR Preview" w:date="2026-01-01T00:00:00Z">
        <w:r>
          <w:t xml:space="preserve"> </w:t>
        </w:r>
      </w:ins>
      <m:oMath>
        <m:sSup>
          <m:e>
            <m:r>
              <m:rPr>
                <m:scr m:val="double-struck"/>
                <m:sty m:val="p"/>
              </m:rPr>
              <m:t>R</m:t>
            </m:r>
          </m:e>
          <m:sup>
            <m:r>
              <m:t>3</m:t>
            </m:r>
          </m:sup>
        </m:sSup>
      </m:oMath>
      <w:ins w:id="8074" w:author="PR Preview" w:date="2026-01-01T00:00:00Z">
        <w:r>
          <w:t xml:space="preserve"> </w:t>
        </w:r>
      </w:ins>
      <w:ins w:id="8075" w:author="PR Preview" w:date="2026-01-01T00:00:00Z">
        <w:r>
          <w:t xml:space="preserve">from</w:t>
        </w:r>
      </w:ins>
      <w:ins w:id="8076" w:author="PR Preview" w:date="2026-01-01T00:00:00Z">
        <w:r>
          <w:t xml:space="preserve"> </w:t>
        </w:r>
      </w:ins>
      <w:hyperlink w:anchor="exm-orthonormal-basis">
        <w:ins w:id="8077" w:author="PR Preview" w:date="2026-01-01T00:00:00Z">
          <w:r>
            <w:rPr>
              <w:rStyle w:val="Hyperlink"/>
            </w:rPr>
            <w:t xml:space="preserve">Example 116</w:t>
          </w:r>
        </w:ins>
      </w:hyperlink>
      <w:ins w:id="8078" w:author="PR Preview" w:date="2026-01-01T00:00:00Z">
        <w:r>
          <w:t xml:space="preserve"> </w:t>
        </w:r>
      </w:ins>
      <w:ins w:id="8079" w:author="PR Preview" w:date="2026-01-01T00:00:00Z">
        <w:r>
          <w:t xml:space="preserve">and</w:t>
        </w:r>
      </w:ins>
      <w:ins w:id="8080" w:author="PR Preview" w:date="2026-01-01T00:00:00Z">
        <w:r>
          <w:t xml:space="preserve"> </w:t>
        </w:r>
      </w:ins>
      <w:ins w:id="8081" w:author="PR Preview" w:date="2026-01-01T00:00:00Z">
        <w:r>
          <w:t xml:space="preserve">$\mathord{\smash[b]{\underset{\raise.3ex\hbox{$\scriptstyle\sim$}}{x}}\vphantom{x}} = (1, 2, 3)$</w:t>
        </w:r>
      </w:ins>
      <w:ins w:id="8082" w:author="PR Preview" w:date="2026-01-01T00:00:00Z">
        <w:r>
          <w:t xml:space="preserve">:</w:t>
        </w:r>
      </w:ins>
      <w:ins w:id="8083" w:author="PR Preview" w:date="2026-01-01T00:00:00Z">
        <w:r>
          <w:t xml:space="preserve"> </w:t>
        </w:r>
      </w:ins>
      <w:ins w:id="8084" w:author="PR Preview" w:date="2026-01-01T00:00:00Z">
        <w:r>
          <w:t xml:space="preserve">$\mathord{\smash[b]{\underset{\raise.3ex\hbox{$\scriptstyle\sim$}}{q}}\vphantom{q}}_1 \cdot \mathord{\smash[b]{\underset{\raise.3ex\hbox{$\scriptstyle\sim$}}{x}}\vphantom{x}} = 3$</w:t>
        </w:r>
      </w:ins>
      <w:ins w:id="8085" w:author="PR Preview" w:date="2026-01-01T00:00:00Z">
        <w:r>
          <w:t xml:space="preserve">,</w:t>
        </w:r>
      </w:ins>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del w:id="8086" w:author="PR Preview" w:date="2026-01-01T00:00:00Z">
        <w:r>
          <w:delText xml:space="preserve">which is</w:delText>
        </w:r>
      </w:del>
      <w:del w:id="8087" w:author="PR Preview" w:date="2026-01-01T00:00:00Z">
        <w:r>
          <w:delText xml:space="preserve"> </w:delText>
        </w:r>
      </w:del>
      <w:del w:id="8088" w:author="PR Preview" w:date="2026-01-01T00:00:00Z">
        <w:r>
          <w:delText xml:space="preserve">$\mathord{\smash[b]{\underset{\raise.3ex\hbox{$\scriptstyle\sim$}}{x}}\vphantom{x}}$</w:delText>
        </w:r>
      </w:del>
      <w:del w:id="8089" w:author="PR Preview" w:date="2026-01-01T00:00:00Z">
        <w:r>
          <w:delText xml:space="preserve">, as</w:delText>
        </w:r>
      </w:del>
      <w:del w:id="8090" w:author="PR Preview" w:date="2026-01-01T00:00:00Z">
        <w:r>
          <w:delText xml:space="preserve"> </w:delText>
        </w:r>
      </w:del>
      <w:hyperlink w:anchor="thm-orthonormal-expansion">
        <w:del w:id="8091" w:author="PR Preview" w:date="2026-01-01T00:00:00Z">
          <w:r>
            <w:rPr>
              <w:rStyle w:val="Hyperlink"/>
            </w:rPr>
            <w:delText xml:space="preserve">Theorem 64</w:delText>
          </w:r>
        </w:del>
      </w:hyperlink>
      <w:del w:id="8092" w:author="PR Preview" w:date="2026-01-01T00:00:00Z">
        <w:r>
          <w:delText xml:space="preserve"> </w:delText>
        </w:r>
      </w:del>
      <w:del w:id="8093" w:author="PR Preview" w:date="2026-01-01T00:00:00Z">
        <w:r>
          <w:delText xml:space="preserve">says.</w:delText>
        </w:r>
      </w:del>
    </w:p>
    <w:p>
      <w:pPr>
        <w:pStyle w:val="BodyText"/>
      </w:pPr>
      <w:del w:id="8094" w:author="PR Preview" w:date="2026-01-01T00:00:00Z">
        <w:r>
          <w:rPr>
            <w:b/>
            <w:bCs/>
          </w:rPr>
          <w:delText xml:space="preserve">Definition 78 (Gram-Schmidt process)</w:delText>
        </w:r>
      </w:del>
      <w:del w:id="8095" w:author="PR Preview" w:date="2026-01-01T00:00:00Z">
        <w:r>
          <w:delText xml:space="preserve"> </w:delText>
        </w:r>
      </w:del>
      <w:del w:id="8096" w:author="PR Preview" w:date="2026-01-01T00:00:00Z">
        <w:r>
          <w:delText xml:space="preserve">The</w:delText>
        </w:r>
      </w:del>
      <w:del w:id="8097" w:author="PR Preview" w:date="2026-01-01T00:00:00Z">
        <w:r>
          <w:delText xml:space="preserve"> </w:delText>
        </w:r>
      </w:del>
      <w:del w:id="8098" w:author="PR Preview" w:date="2026-01-01T00:00:00Z">
        <w:r>
          <w:rPr>
            <w:b/>
            <w:bCs/>
          </w:rPr>
          <w:delText xml:space="preserve">Gram-Schmidt process</w:delText>
        </w:r>
      </w:del>
      <w:del w:id="8099" w:author="PR Preview" w:date="2026-01-01T00:00:00Z">
        <w:r>
          <w:delText xml:space="preserve"> </w:delText>
        </w:r>
      </w:del>
      <w:del w:id="8100" w:author="PR Preview" w:date="2026-01-01T00:00:00Z">
        <w:r>
          <w:delText xml:space="preserve">takes vectors</w:delText>
        </w:r>
      </w:del>
      <w:del w:id="8101" w:author="PR Preview" w:date="2026-01-01T00:00:00Z">
        <w:r>
          <w:delText xml:space="preserve"> </w:delText>
        </w:r>
      </w:del>
      <w:del w:id="8102" w:author="PR Preview" w:date="2026-01-01T00:00:00Z">
        <w:r>
          <w:delText xml:space="preserve">$\mathord{\smash[b]{\underset{\raise.3ex\hbox{$\scriptstyle\sim$}}{a}}\vphantom{a}}_1, \ldots, \mathord{\smash[b]{\underset{\raise.3ex\hbox{$\scriptstyle\sim$}}{a}}\vphantom{a}}_k \in \mathbb{R}^p$</w:delText>
        </w:r>
      </w:del>
      <w:del w:id="8103" w:author="PR Preview" w:date="2026-01-01T00:00:00Z">
        <w:r>
          <w:delText xml:space="preserve"> </w:delText>
        </w:r>
      </w:del>
      <w:del w:id="8104" w:author="PR Preview" w:date="2026-01-01T00:00:00Z">
        <w:r>
          <w:delText xml:space="preserve">and, for</w:delText>
        </w:r>
      </w:del>
      <w:del w:id="8105"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8106" w:author="PR Preview" w:date="2026-01-01T00:00:00Z">
        <w:r>
          <w:delText xml:space="preserve"> </w:delText>
        </w:r>
      </w:del>
      <w:del w:id="8107" w:author="PR Preview" w:date="2026-01-01T00:00:00Z">
        <w:r>
          <w:delText xml:space="preserve">in turn:</w:delText>
        </w:r>
      </w:del>
    </w:p>
    <w:p>
      <w:pPr>
        <w:pStyle w:val="FirstParagraph"/>
      </w:pPr>
      <w:ins w:id="8108" w:author="PR Preview" w:date="2026-01-01T00:00:00Z">
        <w:r>
          <w:t xml:space="preserve">which is</w:t>
        </w:r>
      </w:ins>
      <w:ins w:id="8109" w:author="PR Preview" w:date="2026-01-01T00:00:00Z">
        <w:r>
          <w:t xml:space="preserve"> </w:t>
        </w:r>
      </w:ins>
      <w:ins w:id="8110" w:author="PR Preview" w:date="2026-01-01T00:00:00Z">
        <w:r>
          <w:t xml:space="preserve">$\mathord{\smash[b]{\underset{\raise.3ex\hbox{$\scriptstyle\sim$}}{x}}\vphantom{x}}$</w:t>
        </w:r>
      </w:ins>
      <w:ins w:id="8111" w:author="PR Preview" w:date="2026-01-01T00:00:00Z">
        <w:r>
          <w:t xml:space="preserve">, as</w:t>
        </w:r>
      </w:ins>
      <w:ins w:id="8112" w:author="PR Preview" w:date="2026-01-01T00:00:00Z">
        <w:r>
          <w:t xml:space="preserve"> </w:t>
        </w:r>
      </w:ins>
      <w:hyperlink w:anchor="thm-orthonormal-expansion">
        <w:ins w:id="8113" w:author="PR Preview" w:date="2026-01-01T00:00:00Z">
          <w:r>
            <w:rPr>
              <w:rStyle w:val="Hyperlink"/>
            </w:rPr>
            <w:t xml:space="preserve">Theorem 65</w:t>
          </w:r>
        </w:ins>
      </w:hyperlink>
      <w:ins w:id="8114" w:author="PR Preview" w:date="2026-01-01T00:00:00Z">
        <w:r>
          <w:t xml:space="preserve"> </w:t>
        </w:r>
      </w:ins>
      <w:ins w:id="8115" w:author="PR Preview" w:date="2026-01-01T00:00:00Z">
        <w:r>
          <w:t xml:space="preserve">says.</w:t>
        </w:r>
      </w:ins>
    </w:p>
    <w:bookmarkEnd w:id="403"/>
    <w:bookmarkStart w:id="404" w:name="def-gram-schmidt"/>
    <w:p>
      <w:pPr>
        <w:pStyle w:val="BodyText"/>
      </w:pPr>
      <w:ins w:id="8116" w:author="PR Preview" w:date="2026-01-01T00:00:00Z">
        <w:r>
          <w:rPr>
            <w:b/>
            <w:bCs/>
          </w:rPr>
          <w:t xml:space="preserve">Definition 78 (Gram-Schmidt process)</w:t>
        </w:r>
      </w:ins>
      <w:ins w:id="8117" w:author="PR Preview" w:date="2026-01-01T00:00:00Z">
        <w:r>
          <w:t xml:space="preserve"> </w:t>
        </w:r>
      </w:ins>
      <w:ins w:id="8118" w:author="PR Preview" w:date="2026-01-01T00:00:00Z">
        <w:r>
          <w:t xml:space="preserve">The</w:t>
        </w:r>
      </w:ins>
      <w:ins w:id="8119" w:author="PR Preview" w:date="2026-01-01T00:00:00Z">
        <w:r>
          <w:t xml:space="preserve"> </w:t>
        </w:r>
      </w:ins>
      <w:ins w:id="8120" w:author="PR Preview" w:date="2026-01-01T00:00:00Z">
        <w:r>
          <w:rPr>
            <w:b/>
            <w:bCs/>
          </w:rPr>
          <w:t xml:space="preserve">Gram-Schmidt process</w:t>
        </w:r>
      </w:ins>
      <w:ins w:id="8121" w:author="PR Preview" w:date="2026-01-01T00:00:00Z">
        <w:r>
          <w:t xml:space="preserve"> </w:t>
        </w:r>
      </w:ins>
      <w:ins w:id="8122" w:author="PR Preview" w:date="2026-01-01T00:00:00Z">
        <w:r>
          <w:t xml:space="preserve">[58]</w:t>
        </w:r>
      </w:ins>
      <w:ins w:id="8123" w:author="PR Preview" w:date="2026-01-01T00:00:00Z">
        <w:r>
          <w:t xml:space="preserve"> </w:t>
        </w:r>
      </w:ins>
      <w:ins w:id="8124" w:author="PR Preview" w:date="2026-01-01T00:00:00Z">
        <w:r>
          <w:t xml:space="preserve">takes vectors</w:t>
        </w:r>
      </w:ins>
      <w:ins w:id="8125" w:author="PR Preview" w:date="2026-01-01T00:00:00Z">
        <w:r>
          <w:t xml:space="preserve"> </w:t>
        </w:r>
      </w:ins>
      <w:ins w:id="8126" w:author="PR Preview" w:date="2026-01-01T00:00:00Z">
        <w:r>
          <w:t xml:space="preserve">$\mathord{\smash[b]{\underset{\raise.3ex\hbox{$\scriptstyle\sim$}}{a}}\vphantom{a}}_1, \ldots, \mathord{\smash[b]{\underset{\raise.3ex\hbox{$\scriptstyle\sim$}}{a}}\vphantom{a}}_k \in \mathbb{R}^p$</w:t>
        </w:r>
      </w:ins>
      <w:ins w:id="8127" w:author="PR Preview" w:date="2026-01-01T00:00:00Z">
        <w:r>
          <w:t xml:space="preserve"> </w:t>
        </w:r>
      </w:ins>
      <w:ins w:id="8128" w:author="PR Preview" w:date="2026-01-01T00:00:00Z">
        <w:r>
          <w:t xml:space="preserve">and, for</w:t>
        </w:r>
      </w:ins>
      <w:ins w:id="8129"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8130" w:author="PR Preview" w:date="2026-01-01T00:00:00Z">
        <w:r>
          <w:t xml:space="preserve"> </w:t>
        </w:r>
      </w:ins>
      <w:ins w:id="8131" w:author="PR Preview" w:date="2026-01-01T00:00:00Z">
        <w:r>
          <w:t xml:space="preserve">in turn:</w:t>
        </w:r>
      </w:ins>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4"/>
    <w:bookmarkStart w:id="405" w:name="exm-gram-schmidt"/>
    <w:p>
      <w:pPr>
        <w:pStyle w:val="BodyText"/>
      </w:pPr>
      <w:del w:id="8132" w:author="PR Preview" w:date="2026-01-01T00:00:00Z">
        <w:r>
          <w:rPr>
            <w:b/>
            <w:bCs/>
          </w:rPr>
          <w:delText xml:space="preserve">Example 117 (Two steps of Gram-Schmidt in</w:delText>
        </w:r>
      </w:del>
      <w:del w:id="8133" w:author="PR Preview" w:date="2026-01-01T00:00:00Z">
        <w:r>
          <w:rPr>
            <w:b/>
            <w:bCs/>
          </w:rPr>
          <w:delText xml:space="preserve"> </w:delText>
        </w:r>
      </w:del>
      <m:oMath>
        <m:sSup>
          <m:e>
            <m:r>
              <m:rPr>
                <m:scr m:val="double-struck"/>
                <m:sty m:val="p"/>
              </m:rPr>
              <m:t>R</m:t>
            </m:r>
          </m:e>
          <m:sup>
            <m:r>
              <m:t>3</m:t>
            </m:r>
          </m:sup>
        </m:sSup>
      </m:oMath>
      <w:del w:id="8134" w:author="PR Preview" w:date="2026-01-01T00:00:00Z">
        <w:r>
          <w:rPr>
            <w:b/>
            <w:bCs/>
          </w:rPr>
          <w:delText xml:space="preserve">)</w:delText>
        </w:r>
      </w:del>
      <w:del w:id="8135" w:author="PR Preview" w:date="2026-01-01T00:00:00Z">
        <w:r>
          <w:delText xml:space="preserve"> </w:delText>
        </w:r>
      </w:del>
      <w:del w:id="8136" w:author="PR Preview" w:date="2026-01-01T00:00:00Z">
        <w:r>
          <w:delText xml:space="preserve">Let</w:delText>
        </w:r>
      </w:del>
      <w:del w:id="8137" w:author="PR Preview" w:date="2026-01-01T00:00:00Z">
        <w:r>
          <w:delText xml:space="preserve"> </w:delText>
        </w:r>
      </w:del>
      <w:del w:id="8138" w:author="PR Preview" w:date="2026-01-01T00:00:00Z">
        <w:r>
          <w:delText xml:space="preserve">$\mathord{\smash[b]{\underset{\raise.3ex\hbox{$\scriptstyle\sim$}}{a}}\vphantom{a}}_1 = (1, 1, 0)$</w:delText>
        </w:r>
      </w:del>
      <w:del w:id="8139" w:author="PR Preview" w:date="2026-01-01T00:00:00Z">
        <w:r>
          <w:delText xml:space="preserve"> </w:delText>
        </w:r>
      </w:del>
      <w:del w:id="8140" w:author="PR Preview" w:date="2026-01-01T00:00:00Z">
        <w:r>
          <w:delText xml:space="preserve">and</w:delText>
        </w:r>
      </w:del>
      <w:del w:id="8141" w:author="PR Preview" w:date="2026-01-01T00:00:00Z">
        <w:r>
          <w:delText xml:space="preserve"> </w:delText>
        </w:r>
      </w:del>
      <w:del w:id="8142" w:author="PR Preview" w:date="2026-01-01T00:00:00Z">
        <w:r>
          <w:delText xml:space="preserve">$\mathord{\smash[b]{\underset{\raise.3ex\hbox{$\scriptstyle\sim$}}{a}}\vphantom{a}}_2 = (1, 0, 1)$</w:delText>
        </w:r>
      </w:del>
      <w:del w:id="8143" w:author="PR Preview" w:date="2026-01-01T00:00:00Z">
        <w:r>
          <w:delText xml:space="preserve">.</w:delText>
        </w:r>
      </w:del>
    </w:p>
    <w:p>
      <w:pPr>
        <w:pStyle w:val="BodyText"/>
      </w:pPr>
      <w:ins w:id="8144" w:author="PR Preview" w:date="2026-01-01T00:00:00Z">
        <w:r>
          <w:rPr>
            <w:b/>
            <w:bCs/>
          </w:rPr>
          <w:t xml:space="preserve">Example 119 (Two steps of Gram-Schmidt in</w:t>
        </w:r>
      </w:ins>
      <w:ins w:id="8145" w:author="PR Preview" w:date="2026-01-01T00:00:00Z">
        <w:r>
          <w:rPr>
            <w:b/>
            <w:bCs/>
          </w:rPr>
          <w:t xml:space="preserve"> </w:t>
        </w:r>
      </w:ins>
      <m:oMath>
        <m:sSup>
          <m:e>
            <m:r>
              <m:rPr>
                <m:scr m:val="double-struck"/>
                <m:sty m:val="p"/>
              </m:rPr>
              <m:t>R</m:t>
            </m:r>
          </m:e>
          <m:sup>
            <m:r>
              <m:t>3</m:t>
            </m:r>
          </m:sup>
        </m:sSup>
      </m:oMath>
      <w:ins w:id="8146" w:author="PR Preview" w:date="2026-01-01T00:00:00Z">
        <w:r>
          <w:rPr>
            <w:b/>
            <w:bCs/>
          </w:rPr>
          <w:t xml:space="preserve">)</w:t>
        </w:r>
      </w:ins>
      <w:ins w:id="8147" w:author="PR Preview" w:date="2026-01-01T00:00:00Z">
        <w:r>
          <w:t xml:space="preserve"> </w:t>
        </w:r>
      </w:ins>
      <w:ins w:id="8148" w:author="PR Preview" w:date="2026-01-01T00:00:00Z">
        <w:r>
          <w:t xml:space="preserve">Let</w:t>
        </w:r>
      </w:ins>
      <w:ins w:id="8149" w:author="PR Preview" w:date="2026-01-01T00:00:00Z">
        <w:r>
          <w:t xml:space="preserve"> </w:t>
        </w:r>
      </w:ins>
      <w:ins w:id="8150" w:author="PR Preview" w:date="2026-01-01T00:00:00Z">
        <w:r>
          <w:t xml:space="preserve">$\mathord{\smash[b]{\underset{\raise.3ex\hbox{$\scriptstyle\sim$}}{a}}\vphantom{a}}_1 = (1, 1, 0)$</w:t>
        </w:r>
      </w:ins>
      <w:ins w:id="8151" w:author="PR Preview" w:date="2026-01-01T00:00:00Z">
        <w:r>
          <w:t xml:space="preserve"> </w:t>
        </w:r>
      </w:ins>
      <w:ins w:id="8152" w:author="PR Preview" w:date="2026-01-01T00:00:00Z">
        <w:r>
          <w:t xml:space="preserve">and</w:t>
        </w:r>
      </w:ins>
      <w:ins w:id="8153" w:author="PR Preview" w:date="2026-01-01T00:00:00Z">
        <w:r>
          <w:t xml:space="preserve"> </w:t>
        </w:r>
      </w:ins>
      <w:ins w:id="8154" w:author="PR Preview" w:date="2026-01-01T00:00:00Z">
        <w:r>
          <w:t xml:space="preserve">$\mathord{\smash[b]{\underset{\raise.3ex\hbox{$\scriptstyle\sim$}}{a}}\vphantom{a}}_2 = (1, 0, 1)$</w:t>
        </w:r>
      </w:ins>
      <w:ins w:id="8155" w:author="PR Preview" w:date="2026-01-01T00:00:00Z">
        <w:r>
          <w:t xml:space="preserve">.</w:t>
        </w:r>
      </w:ins>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5"/>
    <w:bookmarkStart w:id="406" w:name="exm-gram-schmidt-stops"/>
    <w:p>
      <w:pPr>
        <w:pStyle w:val="FirstParagraph"/>
      </w:pPr>
      <w:del w:id="8156" w:author="PR Preview" w:date="2026-01-01T00:00:00Z">
        <w:r>
          <w:rPr>
            <w:b/>
            <w:bCs/>
          </w:rPr>
          <w:delText xml:space="preserve">Example 118 (Gram-Schmidt stops on dependent vectors)</w:delText>
        </w:r>
      </w:del>
      <w:del w:id="8157" w:author="PR Preview" w:date="2026-01-01T00:00:00Z">
        <w:r>
          <w:delText xml:space="preserve"> </w:delText>
        </w:r>
      </w:del>
      <w:del w:id="8158" w:author="PR Preview" w:date="2026-01-01T00:00:00Z">
        <w:r>
          <w:delText xml:space="preserve">Let</w:delText>
        </w:r>
      </w:del>
      <w:del w:id="8159" w:author="PR Preview" w:date="2026-01-01T00:00:00Z">
        <w:r>
          <w:delText xml:space="preserve"> </w:delText>
        </w:r>
      </w:del>
      <w:del w:id="8160" w:author="PR Preview" w:date="2026-01-01T00:00:00Z">
        <w:r>
          <w:delText xml:space="preserve">$\mathord{\smash[b]{\underset{\raise.3ex\hbox{$\scriptstyle\sim$}}{a}}\vphantom{a}}_1 = (1, 2)$</w:delText>
        </w:r>
      </w:del>
      <w:del w:id="8161" w:author="PR Preview" w:date="2026-01-01T00:00:00Z">
        <w:r>
          <w:delText xml:space="preserve"> </w:delText>
        </w:r>
      </w:del>
      <w:del w:id="8162" w:author="PR Preview" w:date="2026-01-01T00:00:00Z">
        <w:r>
          <w:delText xml:space="preserve">and</w:delText>
        </w:r>
      </w:del>
      <w:del w:id="8163" w:author="PR Preview" w:date="2026-01-01T00:00:00Z">
        <w:r>
          <w:delText xml:space="preserve"> </w:delText>
        </w:r>
      </w:del>
      <w:del w:id="8164" w:author="PR Preview" w:date="2026-01-01T00:00:00Z">
        <w:r>
          <w:delText xml:space="preserve">$\mathord{\smash[b]{\underset{\raise.3ex\hbox{$\scriptstyle\sim$}}{a}}\vphantom{a}}_2 = (2, 4)$</w:delText>
        </w:r>
      </w:del>
      <w:del w:id="8165" w:author="PR Preview" w:date="2026-01-01T00:00:00Z">
        <w:r>
          <w:delText xml:space="preserve">.</w:delText>
        </w:r>
      </w:del>
      <w:del w:id="8166" w:author="PR Preview" w:date="2026-01-01T00:00:00Z">
        <w:r>
          <w:delText xml:space="preserve"> </w:delText>
        </w:r>
      </w:del>
      <w:del w:id="8167" w:author="PR Preview" w:date="2026-01-01T00:00:00Z">
        <w:r>
          <w:delText xml:space="preserve">Step 1 gives</w:delText>
        </w:r>
      </w:del>
      <w:del w:id="8168" w:author="PR Preview" w:date="2026-01-01T00:00:00Z">
        <w:r>
          <w:delText xml:space="preserve"> </w:delText>
        </w:r>
      </w:del>
      <w:del w:id="8169" w:author="PR Preview" w:date="2026-01-01T00:00:00Z">
        <w:r>
          <w:delText xml:space="preserve">$\mathord{\smash[b]{\underset{\raise.3ex\hbox{$\scriptstyle\sim$}}{q}}\vphantom{q}}_1 = \tfrac{1}{\sqrt{5}}\,(1, 2)$</w:delText>
        </w:r>
      </w:del>
      <w:del w:id="8170" w:author="PR Preview" w:date="2026-01-01T00:00:00Z">
        <w:r>
          <w:delText xml:space="preserve">.</w:delText>
        </w:r>
      </w:del>
      <w:del w:id="8171" w:author="PR Preview" w:date="2026-01-01T00:00:00Z">
        <w:r>
          <w:delText xml:space="preserve"> </w:delText>
        </w:r>
      </w:del>
      <w:del w:id="8172" w:author="PR Preview" w:date="2026-01-01T00:00:00Z">
        <w:r>
          <w:delText xml:space="preserve">In step 2,</w:delText>
        </w:r>
      </w:del>
    </w:p>
    <w:p>
      <w:pPr>
        <w:pStyle w:val="FirstParagraph"/>
      </w:pPr>
      <w:ins w:id="8173" w:author="PR Preview" w:date="2026-01-01T00:00:00Z">
        <w:r>
          <w:rPr>
            <w:b/>
            <w:bCs/>
          </w:rPr>
          <w:t xml:space="preserve">Example 120 (Gram-Schmidt stops on dependent vectors)</w:t>
        </w:r>
      </w:ins>
      <w:ins w:id="8174" w:author="PR Preview" w:date="2026-01-01T00:00:00Z">
        <w:r>
          <w:t xml:space="preserve"> </w:t>
        </w:r>
      </w:ins>
      <w:ins w:id="8175" w:author="PR Preview" w:date="2026-01-01T00:00:00Z">
        <w:r>
          <w:t xml:space="preserve">Let</w:t>
        </w:r>
      </w:ins>
      <w:ins w:id="8176" w:author="PR Preview" w:date="2026-01-01T00:00:00Z">
        <w:r>
          <w:t xml:space="preserve"> </w:t>
        </w:r>
      </w:ins>
      <w:ins w:id="8177" w:author="PR Preview" w:date="2026-01-01T00:00:00Z">
        <w:r>
          <w:t xml:space="preserve">$\mathord{\smash[b]{\underset{\raise.3ex\hbox{$\scriptstyle\sim$}}{a}}\vphantom{a}}_1 = (1, 2)$</w:t>
        </w:r>
      </w:ins>
      <w:ins w:id="8178" w:author="PR Preview" w:date="2026-01-01T00:00:00Z">
        <w:r>
          <w:t xml:space="preserve"> </w:t>
        </w:r>
      </w:ins>
      <w:ins w:id="8179" w:author="PR Preview" w:date="2026-01-01T00:00:00Z">
        <w:r>
          <w:t xml:space="preserve">and</w:t>
        </w:r>
      </w:ins>
      <w:ins w:id="8180" w:author="PR Preview" w:date="2026-01-01T00:00:00Z">
        <w:r>
          <w:t xml:space="preserve"> </w:t>
        </w:r>
      </w:ins>
      <w:ins w:id="8181" w:author="PR Preview" w:date="2026-01-01T00:00:00Z">
        <w:r>
          <w:t xml:space="preserve">$\mathord{\smash[b]{\underset{\raise.3ex\hbox{$\scriptstyle\sim$}}{a}}\vphantom{a}}_2 = (2, 4)$</w:t>
        </w:r>
      </w:ins>
      <w:ins w:id="8182" w:author="PR Preview" w:date="2026-01-01T00:00:00Z">
        <w:r>
          <w:t xml:space="preserve">.</w:t>
        </w:r>
      </w:ins>
      <w:ins w:id="8183" w:author="PR Preview" w:date="2026-01-01T00:00:00Z">
        <w:r>
          <w:t xml:space="preserve"> </w:t>
        </w:r>
      </w:ins>
      <w:ins w:id="8184" w:author="PR Preview" w:date="2026-01-01T00:00:00Z">
        <w:r>
          <w:t xml:space="preserve">Step 1 gives</w:t>
        </w:r>
      </w:ins>
      <w:ins w:id="8185" w:author="PR Preview" w:date="2026-01-01T00:00:00Z">
        <w:r>
          <w:t xml:space="preserve"> </w:t>
        </w:r>
      </w:ins>
      <w:ins w:id="8186" w:author="PR Preview" w:date="2026-01-01T00:00:00Z">
        <w:r>
          <w:t xml:space="preserve">$\mathord{\smash[b]{\underset{\raise.3ex\hbox{$\scriptstyle\sim$}}{q}}\vphantom{q}}_1 = \tfrac{1}{\sqrt{5}}\,(1, 2)$</w:t>
        </w:r>
      </w:ins>
      <w:ins w:id="8187" w:author="PR Preview" w:date="2026-01-01T00:00:00Z">
        <w:r>
          <w:t xml:space="preserve">.</w:t>
        </w:r>
      </w:ins>
      <w:ins w:id="8188" w:author="PR Preview" w:date="2026-01-01T00:00:00Z">
        <w:r>
          <w:t xml:space="preserve"> </w:t>
        </w:r>
      </w:ins>
      <w:ins w:id="8189" w:author="PR Preview" w:date="2026-01-01T00:00:00Z">
        <w:r>
          <w:t xml:space="preserve">In step 2,</w:t>
        </w:r>
      </w:ins>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6"/>
    <w:bookmarkStart w:id="407" w:name="thm-gram-schmidt"/>
    <w:p>
      <w:pPr>
        <w:pStyle w:val="BodyText"/>
      </w:pPr>
      <w:del w:id="8190" w:author="PR Preview" w:date="2026-01-01T00:00:00Z">
        <w:r>
          <w:rPr>
            <w:b/>
            <w:bCs/>
          </w:rPr>
          <w:delText xml:space="preserve">Theorem 65 (What Gram-Schmidt produces)</w:delText>
        </w:r>
      </w:del>
      <w:del w:id="8191" w:author="PR Preview" w:date="2026-01-01T00:00:00Z">
        <w:r>
          <w:delText xml:space="preserve"> </w:delText>
        </w:r>
      </w:del>
      <w:del w:id="8192" w:author="PR Preview" w:date="2026-01-01T00:00:00Z">
        <w:r>
          <w:delText xml:space="preserve">Run the Gram-Schmidt process (</w:delText>
        </w:r>
      </w:del>
      <w:hyperlink w:anchor="def-gram-schmidt">
        <w:del w:id="8193" w:author="PR Preview" w:date="2026-01-01T00:00:00Z">
          <w:r>
            <w:rPr>
              <w:rStyle w:val="Hyperlink"/>
            </w:rPr>
            <w:delText xml:space="preserve">Definition 78</w:delText>
          </w:r>
        </w:del>
      </w:hyperlink>
      <w:del w:id="8194" w:author="PR Preview" w:date="2026-01-01T00:00:00Z">
        <w:r>
          <w:delText xml:space="preserve">) on</w:delText>
        </w:r>
      </w:del>
      <w:del w:id="8195" w:author="PR Preview" w:date="2026-01-01T00:00:00Z">
        <w:r>
          <w:delText xml:space="preserve"> </w:delText>
        </w:r>
      </w:del>
      <w:del w:id="8196" w:author="PR Preview" w:date="2026-01-01T00:00:00Z">
        <w:r>
          <w:delText xml:space="preserve">$\mathord{\smash[b]{\underset{\raise.3ex\hbox{$\scriptstyle\sim$}}{a}}\vphantom{a}}_1, \ldots, \mathord{\smash[b]{\underset{\raise.3ex\hbox{$\scriptstyle\sim$}}{a}}\vphantom{a}}_k \in \mathbb{R}^p$</w:delText>
        </w:r>
      </w:del>
      <w:del w:id="8197" w:author="PR Preview" w:date="2026-01-01T00:00:00Z">
        <w:r>
          <w:delText xml:space="preserve">.</w:delText>
        </w:r>
      </w:del>
    </w:p>
    <w:p>
      <w:pPr>
        <w:pStyle w:val="BodyText"/>
      </w:pPr>
      <w:ins w:id="8198" w:author="PR Preview" w:date="2026-01-01T00:00:00Z">
        <w:r>
          <w:rPr>
            <w:b/>
            <w:bCs/>
          </w:rPr>
          <w:t xml:space="preserve">Theorem 66 (What Gram-Schmidt produces)</w:t>
        </w:r>
      </w:ins>
      <w:ins w:id="8199" w:author="PR Preview" w:date="2026-01-01T00:00:00Z">
        <w:r>
          <w:t xml:space="preserve"> </w:t>
        </w:r>
      </w:ins>
      <w:ins w:id="8200" w:author="PR Preview" w:date="2026-01-01T00:00:00Z">
        <w:r>
          <w:t xml:space="preserve">Run the Gram-Schmidt process (</w:t>
        </w:r>
      </w:ins>
      <w:hyperlink w:anchor="def-gram-schmidt">
        <w:ins w:id="8201" w:author="PR Preview" w:date="2026-01-01T00:00:00Z">
          <w:r>
            <w:rPr>
              <w:rStyle w:val="Hyperlink"/>
            </w:rPr>
            <w:t xml:space="preserve">Definition 78</w:t>
          </w:r>
        </w:ins>
      </w:hyperlink>
      <w:ins w:id="8202" w:author="PR Preview" w:date="2026-01-01T00:00:00Z">
        <w:r>
          <w:t xml:space="preserve">) on</w:t>
        </w:r>
      </w:ins>
      <w:ins w:id="8203" w:author="PR Preview" w:date="2026-01-01T00:00:00Z">
        <w:r>
          <w:t xml:space="preserve"> </w:t>
        </w:r>
      </w:ins>
      <w:ins w:id="8204" w:author="PR Preview" w:date="2026-01-01T00:00:00Z">
        <w:r>
          <w:t xml:space="preserve">$\mathord{\smash[b]{\underset{\raise.3ex\hbox{$\scriptstyle\sim$}}{a}}\vphantom{a}}_1, \ldots, \mathord{\smash[b]{\underset{\raise.3ex\hbox{$\scriptstyle\sim$}}{a}}\vphantom{a}}_k \in \mathbb{R}^p$</w:t>
        </w:r>
      </w:ins>
      <w:ins w:id="8205" w:author="PR Preview" w:date="2026-01-01T00:00:00Z">
        <w:r>
          <w:t xml:space="preserve">.</w:t>
        </w:r>
      </w:ins>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7"/>
    <w:p>
      <w:pPr>
        <w:pStyle w:val="FirstParagraph"/>
      </w:pPr>
      <w:r>
        <w:rPr>
          <w:i/>
          <w:iCs/>
        </w:rPr>
        <w:t xml:space="preserve">Proof</w:t>
      </w:r>
      <w:r>
        <w:t xml:space="preserve">. </w:t>
      </w:r>
      <w:r>
        <w:rPr>
          <w:b/>
          <w:bCs/>
        </w:rPr>
        <w:t xml:space="preserve">Parts 1 and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del w:id="8206" w:author="PR Preview" w:date="2026-01-01T00:00:00Z">
        <w:r>
          <w:delText xml:space="preserve">The orthonormal vectors</w:delText>
        </w:r>
      </w:del>
      <w:del w:id="8207" w:author="PR Preview" w:date="2026-01-01T00:00:00Z">
        <w:r>
          <w:delText xml:space="preserve"> </w:delText>
        </w:r>
      </w:del>
      <w:del w:id="8208" w:author="PR Preview" w:date="2026-01-01T00:00:00Z">
        <w:r>
          <w:delText xml:space="preserve">$\mathord{\smash[b]{\underset{\raise.3ex\hbox{$\scriptstyle\sim$}}{q}}\vphantom{q}}_1, \ldots, \mathord{\smash[b]{\underset{\raise.3ex\hbox{$\scriptstyle\sim$}}{q}}\vphantom{q}}_{i-1}$</w:delText>
        </w:r>
      </w:del>
      <w:del w:id="8209" w:author="PR Preview" w:date="2026-01-01T00:00:00Z">
        <w:r>
          <w:delText xml:space="preserve"> </w:delText>
        </w:r>
      </w:del>
      <w:del w:id="8210" w:author="PR Preview" w:date="2026-01-01T00:00:00Z">
        <w:r>
          <w:delText xml:space="preserve">are linearly independent</w:delText>
        </w:r>
      </w:del>
      <w:del w:id="8211" w:author="PR Preview" w:date="2026-01-01T00:00:00Z">
        <w:r>
          <w:delText xml:space="preserve"> </w:delText>
        </w:r>
      </w:del>
      <w:del w:id="8212" w:author="PR Preview" w:date="2026-01-01T00:00:00Z">
        <w:r>
          <w:delText xml:space="preserve">(</w:delText>
        </w:r>
      </w:del>
      <w:hyperlink w:anchor="thm-orthonormal-independent">
        <w:del w:id="8213" w:author="PR Preview" w:date="2026-01-01T00:00:00Z">
          <w:r>
            <w:rPr>
              <w:rStyle w:val="Hyperlink"/>
            </w:rPr>
            <w:delText xml:space="preserve">Theorem 63</w:delText>
          </w:r>
        </w:del>
      </w:hyperlink>
      <w:del w:id="8214" w:author="PR Preview" w:date="2026-01-01T00:00:00Z">
        <w:r>
          <w:delText xml:space="preserve">) and span</w:delText>
        </w:r>
      </w:del>
      <w:del w:id="8215" w:author="PR Preview" w:date="2026-01-01T00:00:00Z">
        <w:r>
          <w:delText xml:space="preserve"> </w:delText>
        </w:r>
      </w:del>
      <m:oMath>
        <m:sSub>
          <m:e>
            <m:r>
              <m:rPr>
                <m:scr m:val="script"/>
                <m:sty m:val="p"/>
              </m:rPr>
              <m:t>S</m:t>
            </m:r>
          </m:e>
          <m:sub>
            <m:r>
              <m:t>i</m:t>
            </m:r>
            <m:r>
              <m:rPr>
                <m:sty m:val="p"/>
              </m:rPr>
              <m:t>−</m:t>
            </m:r>
            <m:r>
              <m:t>1</m:t>
            </m:r>
          </m:sub>
        </m:sSub>
      </m:oMath>
      <w:del w:id="8216" w:author="PR Preview" w:date="2026-01-01T00:00:00Z">
        <w:r>
          <w:delText xml:space="preserve">,</w:delText>
        </w:r>
      </w:del>
      <w:del w:id="8217" w:author="PR Preview" w:date="2026-01-01T00:00:00Z">
        <w:r>
          <w:delText xml:space="preserve"> </w:delText>
        </w:r>
      </w:del>
      <w:del w:id="8218" w:author="PR Preview" w:date="2026-01-01T00:00:00Z">
        <w:r>
          <w:delText xml:space="preserve">so they are an orthonormal basis of it.</w:delText>
        </w:r>
      </w:del>
    </w:p>
    <w:p>
      <w:pPr>
        <w:pStyle w:val="FirstParagraph"/>
      </w:pPr>
      <w:ins w:id="8219" w:author="PR Preview" w:date="2026-01-01T00:00:00Z">
        <w:r>
          <w:t xml:space="preserve">The orthonormal vectors</w:t>
        </w:r>
      </w:ins>
      <w:ins w:id="8220" w:author="PR Preview" w:date="2026-01-01T00:00:00Z">
        <w:r>
          <w:t xml:space="preserve"> </w:t>
        </w:r>
      </w:ins>
      <w:ins w:id="8221" w:author="PR Preview" w:date="2026-01-01T00:00:00Z">
        <w:r>
          <w:t xml:space="preserve">$\mathord{\smash[b]{\underset{\raise.3ex\hbox{$\scriptstyle\sim$}}{q}}\vphantom{q}}_1, \ldots, \mathord{\smash[b]{\underset{\raise.3ex\hbox{$\scriptstyle\sim$}}{q}}\vphantom{q}}_{i-1}$</w:t>
        </w:r>
      </w:ins>
      <w:ins w:id="8222" w:author="PR Preview" w:date="2026-01-01T00:00:00Z">
        <w:r>
          <w:t xml:space="preserve"> </w:t>
        </w:r>
      </w:ins>
      <w:ins w:id="8223" w:author="PR Preview" w:date="2026-01-01T00:00:00Z">
        <w:r>
          <w:t xml:space="preserve">are linearly independent</w:t>
        </w:r>
      </w:ins>
      <w:ins w:id="8224" w:author="PR Preview" w:date="2026-01-01T00:00:00Z">
        <w:r>
          <w:t xml:space="preserve"> </w:t>
        </w:r>
      </w:ins>
      <w:ins w:id="8225" w:author="PR Preview" w:date="2026-01-01T00:00:00Z">
        <w:r>
          <w:t xml:space="preserve">(</w:t>
        </w:r>
      </w:ins>
      <w:hyperlink w:anchor="thm-orthonormal-independent">
        <w:ins w:id="8226" w:author="PR Preview" w:date="2026-01-01T00:00:00Z">
          <w:r>
            <w:rPr>
              <w:rStyle w:val="Hyperlink"/>
            </w:rPr>
            <w:t xml:space="preserve">Theorem 64</w:t>
          </w:r>
        </w:ins>
      </w:hyperlink>
      <w:ins w:id="8227" w:author="PR Preview" w:date="2026-01-01T00:00:00Z">
        <w:r>
          <w:t xml:space="preserve">) and span</w:t>
        </w:r>
      </w:ins>
      <w:ins w:id="8228" w:author="PR Preview" w:date="2026-01-01T00:00:00Z">
        <w:r>
          <w:t xml:space="preserve"> </w:t>
        </w:r>
      </w:ins>
      <m:oMath>
        <m:sSub>
          <m:e>
            <m:r>
              <m:rPr>
                <m:scr m:val="script"/>
                <m:sty m:val="p"/>
              </m:rPr>
              <m:t>S</m:t>
            </m:r>
          </m:e>
          <m:sub>
            <m:r>
              <m:t>i</m:t>
            </m:r>
            <m:r>
              <m:rPr>
                <m:sty m:val="p"/>
              </m:rPr>
              <m:t>−</m:t>
            </m:r>
            <m:r>
              <m:t>1</m:t>
            </m:r>
          </m:sub>
        </m:sSub>
      </m:oMath>
      <w:ins w:id="8229" w:author="PR Preview" w:date="2026-01-01T00:00:00Z">
        <w:r>
          <w:t xml:space="preserve">,</w:t>
        </w:r>
      </w:ins>
      <w:ins w:id="8230" w:author="PR Preview" w:date="2026-01-01T00:00:00Z">
        <w:r>
          <w:t xml:space="preserve"> </w:t>
        </w:r>
      </w:ins>
      <w:ins w:id="8231" w:author="PR Preview" w:date="2026-01-01T00:00:00Z">
        <w:r>
          <w:t xml:space="preserve">so they are an orthonormal basis of it.</w:t>
        </w:r>
      </w:ins>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del w:id="8232" w:author="PR Preview" w:date="2026-01-01T00:00:00Z">
        <w:r>
          <w:delTex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delText>
        </w:r>
      </w:del>
    </w:p>
    <w:p>
      <w:pPr>
        <w:pStyle w:val="FirstParagraph"/>
      </w:pPr>
      <w:del w:id="8233" w:author="PR Preview" w:date="2026-01-01T00:00:00Z">
        <w:r>
          <w:rPr>
            <w:i/>
            <w:iCs/>
          </w:rPr>
          <w:delText xml:space="preserve">Part 2 at step</w:delText>
        </w:r>
      </w:del>
      <w:del w:id="8234" w:author="PR Preview" w:date="2026-01-01T00:00:00Z">
        <w:r>
          <w:rPr>
            <w:i/>
            <w:iCs/>
          </w:rPr>
          <w:delText xml:space="preserve"> </w:delText>
        </w:r>
      </w:del>
      <m:oMath>
        <m:r>
          <m:t>i</m:t>
        </m:r>
      </m:oMath>
      <w:del w:id="8235" w:author="PR Preview" w:date="2026-01-01T00:00:00Z">
        <w:r>
          <w:rPr>
            <w:i/>
            <w:iCs/>
          </w:rPr>
          <w:delText xml:space="preserve">.</w:delText>
        </w:r>
      </w:del>
      <w:del w:id="8236" w:author="PR Preview" w:date="2026-01-01T00:00:00Z">
        <w:r>
          <w:delText xml:space="preserve"> </w:delText>
        </w:r>
      </w:del>
      <w:del w:id="8237" w:author="PR Preview" w:date="2026-01-01T00:00:00Z">
        <w:r>
          <w:delText xml:space="preserve">If</w:delText>
        </w:r>
      </w:del>
      <w:del w:id="8238" w:author="PR Preview" w:date="2026-01-01T00:00:00Z">
        <w:r>
          <w:delText xml:space="preserve"> </w:delText>
        </w:r>
      </w:del>
      <w:del w:id="8239" w:author="PR Preview" w:date="2026-01-01T00:00:00Z">
        <w:r>
          <w:delText xml:space="preserve">$\mathord{\smash[b]{\underset{\raise.3ex\hbox{$\scriptstyle\sim$}}{q}}\vphantom{q}}'_i = \mathord{\smash[b]{\underset{\raise.3ex\hbox{$\scriptstyle\sim$}}{0}}\vphantom{0}}$</w:delText>
        </w:r>
      </w:del>
      <w:del w:id="8240" w:author="PR Preview" w:date="2026-01-01T00:00:00Z">
        <w:r>
          <w:delText xml:space="preserve">, then</w:delText>
        </w:r>
      </w:del>
      <w:del w:id="8241" w:author="PR Preview" w:date="2026-01-01T00:00:00Z">
        <w:r>
          <w:delText xml:space="preserve"> </w:delText>
        </w:r>
      </w:del>
      <w:del w:id="8242"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delText>
        </w:r>
      </w:del>
      <w:del w:id="8243" w:author="PR Preview" w:date="2026-01-01T00:00:00Z">
        <w:r>
          <w:delText xml:space="preserve">.</w:delText>
        </w:r>
      </w:del>
      <w:del w:id="8244" w:author="PR Preview" w:date="2026-01-01T00:00:00Z">
        <w:r>
          <w:delText xml:space="preserve"> </w:delText>
        </w:r>
      </w:del>
      <w:del w:id="8245" w:author="PR Preview" w:date="2026-01-01T00:00:00Z">
        <w:r>
          <w:delText xml:space="preserve">Conversely, if</w:delText>
        </w:r>
      </w:del>
      <w:del w:id="8246" w:author="PR Preview" w:date="2026-01-01T00:00:00Z">
        <w:r>
          <w:delText xml:space="preserve"> </w:delText>
        </w:r>
      </w:del>
      <w:del w:id="8247" w:author="PR Preview" w:date="2026-01-01T00:00:00Z">
        <w:r>
          <w:delText xml:space="preserve">$\mathord{\smash[b]{\underset{\raise.3ex\hbox{$\scriptstyle\sim$}}{a}}\vphantom{a}}_i \in \mathcal{S}_{i-1}$</w:delText>
        </w:r>
      </w:del>
      <w:del w:id="8248" w:author="PR Preview" w:date="2026-01-01T00:00:00Z">
        <w:r>
          <w:delText xml:space="preserve">, then</w:delText>
        </w:r>
      </w:del>
      <w:del w:id="8249" w:author="PR Preview" w:date="2026-01-01T00:00:00Z">
        <w:r>
          <w:delText xml:space="preserve"> </w:delText>
        </w:r>
      </w:del>
      <w:del w:id="8250" w:author="PR Preview" w:date="2026-01-01T00:00:00Z">
        <w:r>
          <w:delText xml:space="preserve">$\mathord{\smash[b]{\underset{\raise.3ex\hbox{$\scriptstyle\sim$}}{a}}\vphantom{a}}_i = \sum_{j&lt;i} (\mathord{\smash[b]{\underset{\raise.3ex\hbox{$\scriptstyle\sim$}}{q}}\vphantom{q}}_j \cdot \mathord{\smash[b]{\underset{\raise.3ex\hbox{$\scriptstyle\sim$}}{a}}\vphantom{a}}_i)\,\mathord{\smash[b]{\underset{\raise.3ex\hbox{$\scriptstyle\sim$}}{q}}\vphantom{q}}_j$</w:delText>
        </w:r>
      </w:del>
      <w:del w:id="8251" w:author="PR Preview" w:date="2026-01-01T00:00:00Z">
        <w:r>
          <w:delText xml:space="preserve"> </w:delText>
        </w:r>
      </w:del>
      <w:del w:id="8252" w:author="PR Preview" w:date="2026-01-01T00:00:00Z">
        <w:r>
          <w:delText xml:space="preserve">(</w:delText>
        </w:r>
      </w:del>
      <w:hyperlink w:anchor="thm-orthonormal-expansion">
        <w:del w:id="8253" w:author="PR Preview" w:date="2026-01-01T00:00:00Z">
          <w:r>
            <w:rPr>
              <w:rStyle w:val="Hyperlink"/>
            </w:rPr>
            <w:delText xml:space="preserve">Theorem 64</w:delText>
          </w:r>
        </w:del>
      </w:hyperlink>
      <w:del w:id="8254" w:author="PR Preview" w:date="2026-01-01T00:00:00Z">
        <w:r>
          <w:delText xml:space="preserve">), so</w:delText>
        </w:r>
      </w:del>
      <w:del w:id="8255" w:author="PR Preview" w:date="2026-01-01T00:00:00Z">
        <w:r>
          <w:delText xml:space="preserve"> </w:delText>
        </w:r>
      </w:del>
      <w:del w:id="8256" w:author="PR Preview" w:date="2026-01-01T00:00:00Z">
        <w:r>
          <w:delText xml:space="preserve">$\mathord{\smash[b]{\underset{\raise.3ex\hbox{$\scriptstyle\sim$}}{q}}\vphantom{q}}'_i = \mathord{\smash[b]{\underset{\raise.3ex\hbox{$\scriptstyle\sim$}}{0}}\vphantom{0}}$</w:delText>
        </w:r>
      </w:del>
      <w:del w:id="8257" w:author="PR Preview" w:date="2026-01-01T00:00:00Z">
        <w:r>
          <w:delText xml:space="preserve">.</w:delText>
        </w:r>
      </w:del>
    </w:p>
    <w:p>
      <w:pPr>
        <w:pStyle w:val="BodyText"/>
      </w:pPr>
      <w:del w:id="8258" w:author="PR Preview" w:date="2026-01-01T00:00:00Z">
        <w:r>
          <w:rPr>
            <w:i/>
            <w:iCs/>
          </w:rPr>
          <w:delText xml:space="preserve">Part 1 at step</w:delText>
        </w:r>
      </w:del>
      <w:del w:id="8259" w:author="PR Preview" w:date="2026-01-01T00:00:00Z">
        <w:r>
          <w:rPr>
            <w:i/>
            <w:iCs/>
          </w:rPr>
          <w:delText xml:space="preserve"> </w:delText>
        </w:r>
      </w:del>
      <m:oMath>
        <m:r>
          <m:t>i</m:t>
        </m:r>
      </m:oMath>
      <w:del w:id="8260" w:author="PR Preview" w:date="2026-01-01T00:00:00Z">
        <w:r>
          <w:rPr>
            <w:i/>
            <w:iCs/>
          </w:rPr>
          <w:delText xml:space="preserve">, if the process does not stop.</w:delText>
        </w:r>
      </w:del>
      <w:del w:id="8261" w:author="PR Preview" w:date="2026-01-01T00:00:00Z">
        <w:r>
          <w:delText xml:space="preserve"> </w:delText>
        </w:r>
      </w:del>
      <w:del w:id="8262" w:author="PR Preview" w:date="2026-01-01T00:00:00Z">
        <w:r>
          <w:delText xml:space="preserve">Then</w:delText>
        </w:r>
      </w:del>
      <w:del w:id="8263" w:author="PR Preview" w:date="2026-01-01T00:00:00Z">
        <w:r>
          <w:delText xml:space="preserve"> </w:delText>
        </w:r>
      </w:del>
      <w:del w:id="8264" w:author="PR Preview" w:date="2026-01-01T00:00:00Z">
        <w:r>
          <w:delText xml:space="preserve">$\mathord{\smash[b]{\underset{\raise.3ex\hbox{$\scriptstyle\sim$}}{q}}\vphantom{q}}'_i \ne \mathord{\smash[b]{\underset{\raise.3ex\hbox{$\scriptstyle\sim$}}{0}}\vphantom{0}}$</w:delText>
        </w:r>
      </w:del>
      <w:del w:id="8265" w:author="PR Preview" w:date="2026-01-01T00:00:00Z">
        <w:r>
          <w:delText xml:space="preserve">, so</w:delText>
        </w:r>
      </w:del>
      <w:del w:id="8266" w:author="PR Preview" w:date="2026-01-01T00:00:00Z">
        <w:r>
          <w:delText xml:space="preserve"> </w:delText>
        </w:r>
      </w:del>
      <w:del w:id="8267" w:author="PR Preview" w:date="2026-01-01T00:00:00Z">
        <w:r>
          <w:delText xml:space="preserve">$\mathopen{}\left\lVert\mathord{\smash[b]{\underset{\raise.3ex\hbox{$\scriptstyle\sim$}}{q}}\vphantom{q}}'_i\right\rVert\mathclose{} &gt; 0$</w:delText>
        </w:r>
      </w:del>
      <w:del w:id="8268" w:author="PR Preview" w:date="2026-01-01T00:00:00Z">
        <w:r>
          <w:delText xml:space="preserve">,</w:delText>
        </w:r>
      </w:del>
      <w:del w:id="8269" w:author="PR Preview" w:date="2026-01-01T00:00:00Z">
        <w:r>
          <w:delText xml:space="preserve"> </w:delText>
        </w:r>
      </w:del>
      <w:del w:id="8270" w:author="PR Preview" w:date="2026-01-01T00:00:00Z">
        <w:r>
          <w:delText xml:space="preserve">and</w:delText>
        </w:r>
      </w:del>
      <w:del w:id="8271" w:author="PR Preview" w:date="2026-01-01T00:00:00Z">
        <w:r>
          <w:delText xml:space="preserve"> </w:delText>
        </w:r>
      </w:del>
      <w:del w:id="8272" w:author="PR Preview" w:date="2026-01-01T00:00:00Z">
        <w:r>
          <w:delText xml:space="preserve">$\mathord{\smash[b]{\underset{\raise.3ex\hbox{$\scriptstyle\sim$}}{q}}\vphantom{q}}_i = \mathord{\smash[b]{\underset{\raise.3ex\hbox{$\scriptstyle\sim$}}{q}}\vphantom{q}}'_i / \mathopen{}\left\lVert\mathord{\smash[b]{\underset{\raise.3ex\hbox{$\scriptstyle\sim$}}{q}}\vphantom{q}}'_i\right\rVert\mathclose{}$</w:delText>
        </w:r>
      </w:del>
      <w:del w:id="8273" w:author="PR Preview" w:date="2026-01-01T00:00:00Z">
        <w:r>
          <w:delText xml:space="preserve"> </w:delText>
        </w:r>
      </w:del>
      <w:del w:id="8274" w:author="PR Preview" w:date="2026-01-01T00:00:00Z">
        <w:r>
          <w:delText xml:space="preserve">has</w:delText>
        </w:r>
      </w:del>
      <w:del w:id="8275" w:author="PR Preview" w:date="2026-01-01T00:00:00Z">
        <w:r>
          <w:delText xml:space="preserve"> </w:delText>
        </w:r>
      </w:del>
      <w:del w:id="8276" w:author="PR Preview" w:date="2026-01-01T00:00:00Z">
        <w:r>
          <w:delText xml:space="preserve">norm</w:delText>
        </w:r>
      </w:del>
      <w:del w:id="8277" w:author="PR Preview" w:date="2026-01-01T00:00:00Z">
        <w:r>
          <w:delText xml:space="preserve"> </w:delText>
        </w:r>
      </w:del>
      <w:del w:id="8278" w:author="PR Preview" w:date="2026-01-01T00:00:00Z">
        <w:r>
          <w:delText xml:space="preserve">$\mathopen{}\left\lVert\mathord{\smash[b]{\underset{\raise.3ex\hbox{$\scriptstyle\sim$}}{q}}\vphantom{q}}'_i\right\rVert\mathclose{} / \mathopen{}\left\lVert\mathord{\smash[b]{\underset{\raise.3ex\hbox{$\scriptstyle\sim$}}{q}}\vphantom{q}}'_i\right\rVert\mathclose{} = 1$</w:delText>
        </w:r>
      </w:del>
      <w:del w:id="8279" w:author="PR Preview" w:date="2026-01-01T00:00:00Z">
        <w:r>
          <w:delText xml:space="preserve"> </w:delText>
        </w:r>
      </w:del>
      <w:del w:id="8280" w:author="PR Preview" w:date="2026-01-01T00:00:00Z">
        <w:r>
          <w:delText xml:space="preserve">(</w:delText>
        </w:r>
      </w:del>
      <w:hyperlink w:anchor="thm-norm-properties">
        <w:del w:id="8281" w:author="PR Preview" w:date="2026-01-01T00:00:00Z">
          <w:r>
            <w:rPr>
              <w:rStyle w:val="Hyperlink"/>
            </w:rPr>
            <w:delText xml:space="preserve">Theorem 56</w:delText>
          </w:r>
        </w:del>
      </w:hyperlink>
      <w:del w:id="8282" w:author="PR Preview" w:date="2026-01-01T00:00:00Z">
        <w:r>
          <w:delText xml:space="preserve">)</w:delText>
        </w:r>
      </w:del>
      <w:del w:id="8283" w:author="PR Preview" w:date="2026-01-01T00:00:00Z">
        <w:r>
          <w:delText xml:space="preserve"> </w:delText>
        </w:r>
      </w:del>
      <w:del w:id="8284" w:author="PR Preview" w:date="2026-01-01T00:00:00Z">
        <w:r>
          <w:delText xml:space="preserve">and for</w:delText>
        </w:r>
      </w:del>
      <w:del w:id="8285" w:author="PR Preview" w:date="2026-01-01T00:00:00Z">
        <w:r>
          <w:delText xml:space="preserve"> </w:delText>
        </w:r>
      </w:del>
      <m:oMath>
        <m:r>
          <m:t>l</m:t>
        </m:r>
        <m:r>
          <m:rPr>
            <m:sty m:val="p"/>
          </m:rPr>
          <m:t>&lt;</m:t>
        </m:r>
        <m:r>
          <m:t>i</m:t>
        </m:r>
      </m:oMath>
    </w:p>
    <w:p>
      <w:pPr>
        <w:pStyle w:val="BodyText"/>
      </w:pPr>
      <w:del w:id="8286" w:author="PR Preview" w:date="2026-01-01T00:00:00Z">
        <w:r>
          <w:delTex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delText>
        </w:r>
      </w:del>
    </w:p>
    <w:p>
      <w:pPr>
        <w:pStyle w:val="BodyText"/>
      </w:pPr>
      <w:ins w:id="8287"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\text{(}\text{Theorem~63}\text{)}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8288" w:author="PR Preview" w:date="2026-01-01T00:00:00Z">
        <w:r>
          <w:rPr>
            <w:i/>
            <w:iCs/>
          </w:rPr>
          <w:t xml:space="preserve">Part 2 at step</w:t>
        </w:r>
      </w:ins>
      <w:ins w:id="8289" w:author="PR Preview" w:date="2026-01-01T00:00:00Z">
        <w:r>
          <w:rPr>
            <w:i/>
            <w:iCs/>
          </w:rPr>
          <w:t xml:space="preserve"> </w:t>
        </w:r>
      </w:ins>
      <m:oMath>
        <m:r>
          <m:t>i</m:t>
        </m:r>
      </m:oMath>
      <w:ins w:id="8290" w:author="PR Preview" w:date="2026-01-01T00:00:00Z">
        <w:r>
          <w:rPr>
            <w:i/>
            <w:iCs/>
          </w:rPr>
          <w:t xml:space="preserve">.</w:t>
        </w:r>
      </w:ins>
      <w:ins w:id="8291" w:author="PR Preview" w:date="2026-01-01T00:00:00Z">
        <w:r>
          <w:t xml:space="preserve"> </w:t>
        </w:r>
      </w:ins>
      <w:ins w:id="8292" w:author="PR Preview" w:date="2026-01-01T00:00:00Z">
        <w:r>
          <w:t xml:space="preserve">If</w:t>
        </w:r>
      </w:ins>
      <w:ins w:id="8293" w:author="PR Preview" w:date="2026-01-01T00:00:00Z">
        <w:r>
          <w:t xml:space="preserve"> </w:t>
        </w:r>
      </w:ins>
      <w:ins w:id="8294" w:author="PR Preview" w:date="2026-01-01T00:00:00Z">
        <w:r>
          <w:t xml:space="preserve">$\mathord{\smash[b]{\underset{\raise.3ex\hbox{$\scriptstyle\sim$}}{q}}\vphantom{q}}'_i = \mathord{\smash[b]{\underset{\raise.3ex\hbox{$\scriptstyle\sim$}}{0}}\vphantom{0}}$</w:t>
        </w:r>
      </w:ins>
      <w:ins w:id="8295" w:author="PR Preview" w:date="2026-01-01T00:00:00Z">
        <w:r>
          <w:t xml:space="preserve">, then</w:t>
        </w:r>
      </w:ins>
      <w:ins w:id="8296" w:author="PR Preview" w:date="2026-01-01T00:00:00Z">
        <w:r>
          <w:t xml:space="preserve"> </w:t>
        </w:r>
      </w:ins>
      <w:ins w:id="8297"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8298" w:author="PR Preview" w:date="2026-01-01T00:00:00Z">
        <w:r>
          <w:t xml:space="preserve">.</w:t>
        </w:r>
      </w:ins>
      <w:ins w:id="8299" w:author="PR Preview" w:date="2026-01-01T00:00:00Z">
        <w:r>
          <w:t xml:space="preserve"> </w:t>
        </w:r>
      </w:ins>
      <w:ins w:id="8300" w:author="PR Preview" w:date="2026-01-01T00:00:00Z">
        <w:r>
          <w:t xml:space="preserve">Conversely, if</w:t>
        </w:r>
      </w:ins>
      <w:ins w:id="8301" w:author="PR Preview" w:date="2026-01-01T00:00:00Z">
        <w:r>
          <w:t xml:space="preserve"> </w:t>
        </w:r>
      </w:ins>
      <w:ins w:id="8302" w:author="PR Preview" w:date="2026-01-01T00:00:00Z">
        <w:r>
          <w:t xml:space="preserve">$\mathord{\smash[b]{\underset{\raise.3ex\hbox{$\scriptstyle\sim$}}{a}}\vphantom{a}}_i \in \mathcal{S}_{i-1}$</w:t>
        </w:r>
      </w:ins>
      <w:ins w:id="8303" w:author="PR Preview" w:date="2026-01-01T00:00:00Z">
        <w:r>
          <w:t xml:space="preserve">, then</w:t>
        </w:r>
      </w:ins>
      <w:ins w:id="8304" w:author="PR Preview" w:date="2026-01-01T00:00:00Z">
        <w:r>
          <w:t xml:space="preserve"> </w:t>
        </w:r>
      </w:ins>
      <w:ins w:id="8305"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8306" w:author="PR Preview" w:date="2026-01-01T00:00:00Z">
        <w:r>
          <w:t xml:space="preserve"> </w:t>
        </w:r>
      </w:ins>
      <w:ins w:id="8307" w:author="PR Preview" w:date="2026-01-01T00:00:00Z">
        <w:r>
          <w:t xml:space="preserve">(</w:t>
        </w:r>
      </w:ins>
      <w:hyperlink w:anchor="thm-orthonormal-expansion">
        <w:ins w:id="8308" w:author="PR Preview" w:date="2026-01-01T00:00:00Z">
          <w:r>
            <w:rPr>
              <w:rStyle w:val="Hyperlink"/>
            </w:rPr>
            <w:t xml:space="preserve">Theorem 65</w:t>
          </w:r>
        </w:ins>
      </w:hyperlink>
      <w:ins w:id="8309" w:author="PR Preview" w:date="2026-01-01T00:00:00Z">
        <w:r>
          <w:t xml:space="preserve">), so</w:t>
        </w:r>
      </w:ins>
      <w:ins w:id="8310" w:author="PR Preview" w:date="2026-01-01T00:00:00Z">
        <w:r>
          <w:t xml:space="preserve"> </w:t>
        </w:r>
      </w:ins>
      <w:ins w:id="8311" w:author="PR Preview" w:date="2026-01-01T00:00:00Z">
        <w:r>
          <w:t xml:space="preserve">$\mathord{\smash[b]{\underset{\raise.3ex\hbox{$\scriptstyle\sim$}}{q}}\vphantom{q}}'_i = \mathord{\smash[b]{\underset{\raise.3ex\hbox{$\scriptstyle\sim$}}{0}}\vphantom{0}}$</w:t>
        </w:r>
      </w:ins>
      <w:ins w:id="8312" w:author="PR Preview" w:date="2026-01-01T00:00:00Z">
        <w:r>
          <w:t xml:space="preserve">.</w:t>
        </w:r>
      </w:ins>
    </w:p>
    <w:p>
      <w:pPr>
        <w:pStyle w:val="BodyText"/>
      </w:pPr>
      <w:ins w:id="8313" w:author="PR Preview" w:date="2026-01-01T00:00:00Z">
        <w:r>
          <w:rPr>
            <w:i/>
            <w:iCs/>
          </w:rPr>
          <w:t xml:space="preserve">Part 1 at step</w:t>
        </w:r>
      </w:ins>
      <w:ins w:id="8314" w:author="PR Preview" w:date="2026-01-01T00:00:00Z">
        <w:r>
          <w:rPr>
            <w:i/>
            <w:iCs/>
          </w:rPr>
          <w:t xml:space="preserve"> </w:t>
        </w:r>
      </w:ins>
      <m:oMath>
        <m:r>
          <m:t>i</m:t>
        </m:r>
      </m:oMath>
      <w:ins w:id="8315" w:author="PR Preview" w:date="2026-01-01T00:00:00Z">
        <w:r>
          <w:rPr>
            <w:i/>
            <w:iCs/>
          </w:rPr>
          <w:t xml:space="preserve">, if the process does not stop.</w:t>
        </w:r>
      </w:ins>
      <w:ins w:id="8316" w:author="PR Preview" w:date="2026-01-01T00:00:00Z">
        <w:r>
          <w:t xml:space="preserve"> </w:t>
        </w:r>
      </w:ins>
      <w:ins w:id="8317" w:author="PR Preview" w:date="2026-01-01T00:00:00Z">
        <w:r>
          <w:t xml:space="preserve">Then</w:t>
        </w:r>
      </w:ins>
      <w:ins w:id="8318" w:author="PR Preview" w:date="2026-01-01T00:00:00Z">
        <w:r>
          <w:t xml:space="preserve"> </w:t>
        </w:r>
      </w:ins>
      <w:ins w:id="8319" w:author="PR Preview" w:date="2026-01-01T00:00:00Z">
        <w:r>
          <w:t xml:space="preserve">$\mathord{\smash[b]{\underset{\raise.3ex\hbox{$\scriptstyle\sim$}}{q}}\vphantom{q}}'_i \ne \mathord{\smash[b]{\underset{\raise.3ex\hbox{$\scriptstyle\sim$}}{0}}\vphantom{0}}$</w:t>
        </w:r>
      </w:ins>
      <w:ins w:id="8320" w:author="PR Preview" w:date="2026-01-01T00:00:00Z">
        <w:r>
          <w:t xml:space="preserve">, so</w:t>
        </w:r>
      </w:ins>
      <w:ins w:id="8321" w:author="PR Preview" w:date="2026-01-01T00:00:00Z">
        <w:r>
          <w:t xml:space="preserve"> </w:t>
        </w:r>
      </w:ins>
      <w:ins w:id="8322" w:author="PR Preview" w:date="2026-01-01T00:00:00Z">
        <w:r>
          <w:t xml:space="preserve">$\mathopen{}\left\lVert\mathord{\smash[b]{\underset{\raise.3ex\hbox{$\scriptstyle\sim$}}{q}}\vphantom{q}}'_i\right\rVert\mathclose{} &gt; 0$</w:t>
        </w:r>
      </w:ins>
      <w:ins w:id="8323" w:author="PR Preview" w:date="2026-01-01T00:00:00Z">
        <w:r>
          <w:t xml:space="preserve">,</w:t>
        </w:r>
      </w:ins>
      <w:ins w:id="8324" w:author="PR Preview" w:date="2026-01-01T00:00:00Z">
        <w:r>
          <w:t xml:space="preserve"> </w:t>
        </w:r>
      </w:ins>
      <w:ins w:id="8325" w:author="PR Preview" w:date="2026-01-01T00:00:00Z">
        <w:r>
          <w:t xml:space="preserve">and</w:t>
        </w:r>
      </w:ins>
      <w:ins w:id="8326" w:author="PR Preview" w:date="2026-01-01T00:00:00Z">
        <w:r>
          <w:t xml:space="preserve"> </w:t>
        </w:r>
      </w:ins>
      <w:ins w:id="8327"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8328" w:author="PR Preview" w:date="2026-01-01T00:00:00Z">
        <w:r>
          <w:t xml:space="preserve"> </w:t>
        </w:r>
      </w:ins>
      <w:ins w:id="8329" w:author="PR Preview" w:date="2026-01-01T00:00:00Z">
        <w:r>
          <w:t xml:space="preserve">has</w:t>
        </w:r>
      </w:ins>
      <w:ins w:id="8330" w:author="PR Preview" w:date="2026-01-01T00:00:00Z">
        <w:r>
          <w:t xml:space="preserve"> </w:t>
        </w:r>
      </w:ins>
      <w:ins w:id="8331" w:author="PR Preview" w:date="2026-01-01T00:00:00Z">
        <w:r>
          <w:t xml:space="preserve">norm</w:t>
        </w:r>
      </w:ins>
      <w:ins w:id="8332" w:author="PR Preview" w:date="2026-01-01T00:00:00Z">
        <w:r>
          <w:t xml:space="preserve"> </w:t>
        </w:r>
      </w:ins>
      <w:ins w:id="8333" w:author="PR Preview" w:date="2026-01-01T00:00:00Z">
        <w:r>
          <w:t xml:space="preserve">$\mathopen{}\left\lVert\mathord{\smash[b]{\underset{\raise.3ex\hbox{$\scriptstyle\sim$}}{q}}\vphantom{q}}'_i\right\rVert\mathclose{} / \mathopen{}\left\lVert\mathord{\smash[b]{\underset{\raise.3ex\hbox{$\scriptstyle\sim$}}{q}}\vphantom{q}}'_i\right\rVert\mathclose{} = 1$</w:t>
        </w:r>
      </w:ins>
      <w:ins w:id="8334" w:author="PR Preview" w:date="2026-01-01T00:00:00Z">
        <w:r>
          <w:t xml:space="preserve"> </w:t>
        </w:r>
      </w:ins>
      <w:ins w:id="8335" w:author="PR Preview" w:date="2026-01-01T00:00:00Z">
        <w:r>
          <w:t xml:space="preserve">(</w:t>
        </w:r>
      </w:ins>
      <w:hyperlink w:anchor="thm-norm-properties">
        <w:ins w:id="8336" w:author="PR Preview" w:date="2026-01-01T00:00:00Z">
          <w:r>
            <w:rPr>
              <w:rStyle w:val="Hyperlink"/>
            </w:rPr>
            <w:t xml:space="preserve">Theorem 57</w:t>
          </w:r>
        </w:ins>
      </w:hyperlink>
      <w:ins w:id="8337" w:author="PR Preview" w:date="2026-01-01T00:00:00Z">
        <w:r>
          <w:t xml:space="preserve">)</w:t>
        </w:r>
      </w:ins>
      <w:ins w:id="8338" w:author="PR Preview" w:date="2026-01-01T00:00:00Z">
        <w:r>
          <w:t xml:space="preserve"> </w:t>
        </w:r>
      </w:ins>
      <w:ins w:id="8339" w:author="PR Preview" w:date="2026-01-01T00:00:00Z">
        <w:r>
          <w:t xml:space="preserve">and for</w:t>
        </w:r>
      </w:ins>
      <w:ins w:id="8340" w:author="PR Preview" w:date="2026-01-01T00:00:00Z">
        <w:r>
          <w:t xml:space="preserve"> </w:t>
        </w:r>
      </w:ins>
      <m:oMath>
        <m:r>
          <m:t>l</m:t>
        </m:r>
        <m:r>
          <m:rPr>
            <m:sty m:val="p"/>
          </m:rPr>
          <m:t>&lt;</m:t>
        </m:r>
        <m:r>
          <m:t>i</m:t>
        </m:r>
      </m:oMath>
    </w:p>
    <w:p>
      <w:pPr>
        <w:pStyle w:val="BodyText"/>
      </w:pPr>
      <w:ins w:id="8341"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\text{(}\text{Theorem~51}\text{, special case } b = 0 \text{)}
    \\
    &amp;= 0,
    &amp;&amp; \text{(} \mathord{\smash[b]{\underset{\raise.3ex\hbox{$\scriptstyle\sim$}}{q}}\vphantom{q}}'_i \text{ is orthogonal to } \mathord{\smash[b]{\underset{\raise.3ex\hbox{$\scriptstyle\sim$}}{q}}\vphantom{q}}_l \text{)}
    \end{aligned}
    $$</w:t>
        </w:r>
      </w:ins>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8342" w:author="PR Preview" w:date="2026-01-01T00:00:00Z">
        <w:r>
          <w:rPr>
            <w:b/>
            <w:bCs/>
          </w:rPr>
          <w:delText xml:space="preserve">Part 3.</w:delText>
        </w:r>
      </w:del>
      <w:del w:id="8343" w:author="PR Preview" w:date="2026-01-01T00:00:00Z">
        <w:r>
          <w:delText xml:space="preserve"> </w:delText>
        </w:r>
      </w:del>
      <w:del w:id="8344" w:author="PR Preview" w:date="2026-01-01T00:00:00Z">
        <w:r>
          <w:delText xml:space="preserve">If the process completes, then</w:delText>
        </w:r>
      </w:del>
      <w:del w:id="8345" w:author="PR Preview" w:date="2026-01-01T00:00:00Z">
        <w:r>
          <w:delText xml:space="preserve"> </w:delText>
        </w:r>
      </w:del>
      <w:del w:id="8346" w:author="PR Preview" w:date="2026-01-01T00:00:00Z">
        <w:r>
          <w:delText xml:space="preserve">$\mathord{\smash[b]{\underset{\raise.3ex\hbox{$\scriptstyle\sim$}}{a}}\vphantom{a}}_1 \notin \operatorname{span}$</w:delText>
        </w:r>
      </w:del>
      <w:del w:id="8347" w:author="PR Preview" w:date="2026-01-01T00:00:00Z">
        <w:r>
          <w:delText xml:space="preserve"> </w:delText>
        </w:r>
      </w:del>
      <w:del w:id="8348" w:author="PR Preview" w:date="2026-01-01T00:00:00Z">
        <w:r>
          <w:delText xml:space="preserve">of the empty list,</w:delText>
        </w:r>
      </w:del>
      <w:del w:id="8349" w:author="PR Preview" w:date="2026-01-01T00:00:00Z">
        <w:r>
          <w:delText xml:space="preserve"> </w:delText>
        </w:r>
      </w:del>
      <w:del w:id="8350" w:author="PR Preview" w:date="2026-01-01T00:00:00Z">
        <w:r>
          <w:delText xml:space="preserve">and for each</w:delText>
        </w:r>
      </w:del>
      <w:del w:id="8351" w:author="PR Preview" w:date="2026-01-01T00:00:00Z">
        <w:r>
          <w:delText xml:space="preserve"> </w:delText>
        </w:r>
      </w:del>
      <m:oMath>
        <m:r>
          <m:t>i</m:t>
        </m:r>
        <m:r>
          <m:rPr>
            <m:sty m:val="p"/>
          </m:rPr>
          <m:t>≥</m:t>
        </m:r>
        <m:r>
          <m:t>2</m:t>
        </m:r>
      </m:oMath>
      <w:del w:id="8352" w:author="PR Preview" w:date="2026-01-01T00:00:00Z">
        <w:r>
          <w:delText xml:space="preserve">,</w:delText>
        </w:r>
      </w:del>
      <w:del w:id="8353" w:author="PR Preview" w:date="2026-01-01T00:00:00Z">
        <w:r>
          <w:delText xml:space="preserve"> </w:delText>
        </w:r>
      </w:del>
      <w:del w:id="8354" w:author="PR Preview" w:date="2026-01-01T00:00:00Z">
        <w:r>
          <w:delText xml:space="preserve">$\mathord{\smash[b]{\underset{\raise.3ex\hbox{$\scriptstyle\sim$}}{a}}\vphantom{a}}_i \notin \operatorname{span}\mathopen{}\left\{\mathord{\smash[b]{\underset{\raise.3ex\hbox{$\scriptstyle\sim$}}{a}}\vphantom{a}}_1, \ldots, \mathord{\smash[b]{\underset{\raise.3ex\hbox{$\scriptstyle\sim$}}{a}}\vphantom{a}}_{i-1}\right\}\mathclose{}$</w:delText>
        </w:r>
      </w:del>
      <w:del w:id="8355" w:author="PR Preview" w:date="2026-01-01T00:00:00Z">
        <w:r>
          <w:delText xml:space="preserve"> </w:delText>
        </w:r>
      </w:del>
      <w:del w:id="8356" w:author="PR Preview" w:date="2026-01-01T00:00:00Z">
        <w:r>
          <w:delText xml:space="preserve">(part 2).</w:delText>
        </w:r>
      </w:del>
      <w:del w:id="8357" w:author="PR Preview" w:date="2026-01-01T00:00:00Z">
        <w:r>
          <w:delText xml:space="preserve"> </w:delText>
        </w:r>
      </w:del>
      <w:del w:id="8358" w:author="PR Preview" w:date="2026-01-01T00:00:00Z">
        <w:r>
          <w:delText xml:space="preserve">Applying</w:delText>
        </w:r>
      </w:del>
      <w:del w:id="8359" w:author="PR Preview" w:date="2026-01-01T00:00:00Z">
        <w:r>
          <w:delText xml:space="preserve"> </w:delText>
        </w:r>
      </w:del>
      <w:hyperlink w:anchor="thm-add-outside-span">
        <w:del w:id="8360" w:author="PR Preview" w:date="2026-01-01T00:00:00Z">
          <w:r>
            <w:rPr>
              <w:rStyle w:val="Hyperlink"/>
            </w:rPr>
            <w:delText xml:space="preserve">Theorem 28</w:delText>
          </w:r>
        </w:del>
      </w:hyperlink>
      <w:del w:id="8361" w:author="PR Preview" w:date="2026-01-01T00:00:00Z">
        <w:r>
          <w:delText xml:space="preserve"> </w:delText>
        </w:r>
      </w:del>
      <m:oMath>
        <m:r>
          <m:t>k</m:t>
        </m:r>
      </m:oMath>
      <w:del w:id="8362" w:author="PR Preview" w:date="2026-01-01T00:00:00Z">
        <w:r>
          <w:delText xml:space="preserve"> </w:delText>
        </w:r>
      </w:del>
      <w:del w:id="8363" w:author="PR Preview" w:date="2026-01-01T00:00:00Z">
        <w:r>
          <w:delText xml:space="preserve">times, starting from the empty list,</w:delText>
        </w:r>
      </w:del>
      <w:del w:id="8364" w:author="PR Preview" w:date="2026-01-01T00:00:00Z">
        <w:r>
          <w:delText xml:space="preserve"> </w:delText>
        </w:r>
      </w:del>
      <w:del w:id="8365" w:author="PR Preview" w:date="2026-01-01T00:00:00Z">
        <w:r>
          <w:delText xml:space="preserve">shows that</w:delText>
        </w:r>
      </w:del>
      <w:del w:id="8366" w:author="PR Preview" w:date="2026-01-01T00:00:00Z">
        <w:r>
          <w:delText xml:space="preserve"> </w:delText>
        </w:r>
      </w:del>
      <w:del w:id="8367" w:author="PR Preview" w:date="2026-01-01T00:00:00Z">
        <w:r>
          <w:delText xml:space="preserve">$\mathord{\smash[b]{\underset{\raise.3ex\hbox{$\scriptstyle\sim$}}{a}}\vphantom{a}}_1, \ldots, \mathord{\smash[b]{\underset{\raise.3ex\hbox{$\scriptstyle\sim$}}{a}}\vphantom{a}}_k$</w:delText>
        </w:r>
      </w:del>
      <w:del w:id="8368" w:author="PR Preview" w:date="2026-01-01T00:00:00Z">
        <w:r>
          <w:delText xml:space="preserve"> </w:delText>
        </w:r>
      </w:del>
      <w:del w:id="8369" w:author="PR Preview" w:date="2026-01-01T00:00:00Z">
        <w:r>
          <w:delText xml:space="preserve">are linearly independent.</w:delText>
        </w:r>
      </w:del>
      <w:del w:id="8370" w:author="PR Preview" w:date="2026-01-01T00:00:00Z">
        <w:r>
          <w:delText xml:space="preserve"> </w:delText>
        </w:r>
      </w:del>
      <w:del w:id="8371" w:author="PR Preview" w:date="2026-01-01T00:00:00Z">
        <w:r>
          <w:delText xml:space="preserve">Conversely, if they are linearly independent,</w:delText>
        </w:r>
      </w:del>
      <w:del w:id="8372" w:author="PR Preview" w:date="2026-01-01T00:00:00Z">
        <w:r>
          <w:delText xml:space="preserve"> </w:delText>
        </w:r>
      </w:del>
      <w:del w:id="8373" w:author="PR Preview" w:date="2026-01-01T00:00:00Z">
        <w:r>
          <w:delText xml:space="preserve">no</w:delText>
        </w:r>
      </w:del>
      <w:del w:id="8374" w:author="PR Preview" w:date="2026-01-01T00:00:00Z">
        <w:r>
          <w:delText xml:space="preserve"> </w:delText>
        </w:r>
      </w:del>
      <w:del w:id="8375" w:author="PR Preview" w:date="2026-01-01T00:00:00Z">
        <w:r>
          <w:delText xml:space="preserve">$\mathord{\smash[b]{\underset{\raise.3ex\hbox{$\scriptstyle\sim$}}{a}}\vphantom{a}}_i$</w:delText>
        </w:r>
      </w:del>
      <w:del w:id="8376" w:author="PR Preview" w:date="2026-01-01T00:00:00Z">
        <w:r>
          <w:delText xml:space="preserve"> </w:delText>
        </w:r>
      </w:del>
      <w:del w:id="8377" w:author="PR Preview" w:date="2026-01-01T00:00:00Z">
        <w:r>
          <w:delText xml:space="preserve">is a linear combination</w:delText>
        </w:r>
      </w:del>
      <w:del w:id="8378" w:author="PR Preview" w:date="2026-01-01T00:00:00Z">
        <w:r>
          <w:delText xml:space="preserve"> </w:delText>
        </w:r>
      </w:del>
      <w:del w:id="8379" w:author="PR Preview" w:date="2026-01-01T00:00:00Z">
        <w:r>
          <w:delText xml:space="preserve">$\sum_{j&lt;i} c_j \mathord{\smash[b]{\underset{\raise.3ex\hbox{$\scriptstyle\sim$}}{a}}\vphantom{a}}_j$</w:delText>
        </w:r>
      </w:del>
      <w:del w:id="8380" w:author="PR Preview" w:date="2026-01-01T00:00:00Z">
        <w:r>
          <w:delText xml:space="preserve"> </w:delText>
        </w:r>
      </w:del>
      <w:del w:id="8381" w:author="PR Preview" w:date="2026-01-01T00:00:00Z">
        <w:r>
          <w:delText xml:space="preserve">of the earlier ones,</w:delText>
        </w:r>
      </w:del>
      <w:del w:id="8382" w:author="PR Preview" w:date="2026-01-01T00:00:00Z">
        <w:r>
          <w:delText xml:space="preserve"> </w:delText>
        </w:r>
      </w:del>
      <w:del w:id="8383" w:author="PR Preview" w:date="2026-01-01T00:00:00Z">
        <w:r>
          <w:delText xml:space="preserve">because then</w:delText>
        </w:r>
      </w:del>
      <w:del w:id="8384" w:author="PR Preview" w:date="2026-01-01T00:00:00Z">
        <w:r>
          <w:delText xml:space="preserve"> </w:delText>
        </w:r>
      </w:del>
      <w:del w:id="8385" w:author="PR Preview" w:date="2026-01-01T00:00:00Z">
        <w:r>
          <w:delText xml:space="preserve">$\sum_{j&lt;i} c_j \mathord{\smash[b]{\underset{\raise.3ex\hbox{$\scriptstyle\sim$}}{a}}\vphantom{a}}_j - \mathord{\smash[b]{\underset{\raise.3ex\hbox{$\scriptstyle\sim$}}{a}}\vphantom{a}}_i = \mathord{\smash[b]{\underset{\raise.3ex\hbox{$\scriptstyle\sim$}}{0}}\vphantom{0}}$</w:delText>
        </w:r>
      </w:del>
      <w:del w:id="8386" w:author="PR Preview" w:date="2026-01-01T00:00:00Z">
        <w:r>
          <w:delText xml:space="preserve"> </w:delText>
        </w:r>
      </w:del>
      <w:del w:id="8387" w:author="PR Preview" w:date="2026-01-01T00:00:00Z">
        <w:r>
          <w:delText xml:space="preserve">would be a combination with a nonzero coefficient;</w:delText>
        </w:r>
      </w:del>
      <w:del w:id="8388" w:author="PR Preview" w:date="2026-01-01T00:00:00Z">
        <w:r>
          <w:delText xml:space="preserve"> </w:delText>
        </w:r>
      </w:del>
      <w:del w:id="8389" w:author="PR Preview" w:date="2026-01-01T00:00:00Z">
        <w:r>
          <w:delText xml:space="preserve">so by part 2 the process never stops.</w:delText>
        </w:r>
      </w:del>
      <w:del w:id="8390" w:author="PR Preview" w:date="2026-01-01T00:00:00Z">
        <w:r>
          <w:delText xml:space="preserve"> </w:delText>
        </w:r>
      </w:del>
      <w:del w:id="8391" w:author="PR Preview" w:date="2026-01-01T00:00:00Z">
        <w:r>
          <w:delText xml:space="preserve">When it completes,</w:delText>
        </w:r>
      </w:del>
      <w:del w:id="8392" w:author="PR Preview" w:date="2026-01-01T00:00:00Z">
        <w:r>
          <w:delText xml:space="preserve"> </w:delText>
        </w:r>
      </w:del>
      <w:del w:id="8393" w:author="PR Preview" w:date="2026-01-01T00:00:00Z">
        <w:r>
          <w:delText xml:space="preserve">$\mathord{\smash[b]{\underset{\raise.3ex\hbox{$\scriptstyle\sim$}}{q}}\vphantom{q}}_1, \ldots, \mathord{\smash[b]{\underset{\raise.3ex\hbox{$\scriptstyle\sim$}}{q}}\vphantom{q}}_k$</w:delText>
        </w:r>
      </w:del>
      <w:del w:id="8394" w:author="PR Preview" w:date="2026-01-01T00:00:00Z">
        <w:r>
          <w:delText xml:space="preserve"> </w:delText>
        </w:r>
      </w:del>
      <w:del w:id="8395" w:author="PR Preview" w:date="2026-01-01T00:00:00Z">
        <w:r>
          <w:delText xml:space="preserve">are orthonormal, hence linearly independent</w:delText>
        </w:r>
      </w:del>
      <w:del w:id="8396" w:author="PR Preview" w:date="2026-01-01T00:00:00Z">
        <w:r>
          <w:delText xml:space="preserve"> </w:delText>
        </w:r>
      </w:del>
      <w:del w:id="8397" w:author="PR Preview" w:date="2026-01-01T00:00:00Z">
        <w:r>
          <w:delText xml:space="preserve">(</w:delText>
        </w:r>
      </w:del>
      <w:hyperlink w:anchor="thm-orthonormal-independent">
        <w:del w:id="8398" w:author="PR Preview" w:date="2026-01-01T00:00:00Z">
          <w:r>
            <w:rPr>
              <w:rStyle w:val="Hyperlink"/>
            </w:rPr>
            <w:delText xml:space="preserve">Theorem 63</w:delText>
          </w:r>
        </w:del>
      </w:hyperlink>
      <w:del w:id="8399" w:author="PR Preview" w:date="2026-01-01T00:00:00Z">
        <w:r>
          <w:delText xml:space="preserve">),</w:delText>
        </w:r>
      </w:del>
      <w:del w:id="8400" w:author="PR Preview" w:date="2026-01-01T00:00:00Z">
        <w:r>
          <w:delText xml:space="preserve"> </w:delText>
        </w:r>
      </w:del>
      <w:del w:id="8401" w:author="PR Preview" w:date="2026-01-01T00:00:00Z">
        <w:r>
          <w:delText xml:space="preserve">and span</w:delText>
        </w:r>
      </w:del>
      <w:del w:id="8402" w:author="PR Preview" w:date="2026-01-01T00:00:00Z">
        <w:r>
          <w:delText xml:space="preserve"> </w:delText>
        </w:r>
      </w:del>
      <w:del w:id="8403" w:author="PR Preview" w:date="2026-01-01T00:00:00Z">
        <w:r>
          <w:delText xml:space="preserve">$\operatorname{span}\mathopen{}\left\{\mathord{\smash[b]{\underset{\raise.3ex\hbox{$\scriptstyle\sim$}}{a}}\vphantom{a}}_1, \ldots, \mathord{\smash[b]{\underset{\raise.3ex\hbox{$\scriptstyle\sim$}}{a}}\vphantom{a}}_k\right\}\mathclose{}$</w:delText>
        </w:r>
      </w:del>
      <w:del w:id="8404" w:author="PR Preview" w:date="2026-01-01T00:00:00Z">
        <w:r>
          <w:delText xml:space="preserve"> </w:delText>
        </w:r>
      </w:del>
      <w:del w:id="8405" w:author="PR Preview" w:date="2026-01-01T00:00:00Z">
        <w:r>
          <w:delText xml:space="preserve">(part 1),</w:delText>
        </w:r>
      </w:del>
      <w:del w:id="8406" w:author="PR Preview" w:date="2026-01-01T00:00:00Z">
        <w:r>
          <w:delText xml:space="preserve"> </w:delText>
        </w:r>
      </w:del>
      <w:del w:id="8407" w:author="PR Preview" w:date="2026-01-01T00:00:00Z">
        <w:r>
          <w:delText xml:space="preserve">so they are an orthonormal basis of it.</w:delText>
        </w:r>
      </w:del>
    </w:p>
    <w:p>
      <w:pPr>
        <w:pStyle w:val="BodyText"/>
      </w:pPr>
      <w:del w:id="8408" w:author="PR Preview" w:date="2026-01-01T00:00:00Z">
        <w:r>
          <w:rPr>
            <w:b/>
            <w:bCs/>
          </w:rPr>
          <w:delText xml:space="preserve">Example 119 (Finishing an orthonormal basis of</w:delText>
        </w:r>
      </w:del>
      <w:del w:id="8409" w:author="PR Preview" w:date="2026-01-01T00:00:00Z">
        <w:r>
          <w:rPr>
            <w:b/>
            <w:bCs/>
          </w:rPr>
          <w:delText xml:space="preserve"> </w:delText>
        </w:r>
      </w:del>
      <m:oMath>
        <m:sSup>
          <m:e>
            <m:r>
              <m:rPr>
                <m:scr m:val="double-struck"/>
                <m:sty m:val="p"/>
              </m:rPr>
              <m:t>R</m:t>
            </m:r>
          </m:e>
          <m:sup>
            <m:r>
              <m:t>3</m:t>
            </m:r>
          </m:sup>
        </m:sSup>
      </m:oMath>
      <w:del w:id="8410" w:author="PR Preview" w:date="2026-01-01T00:00:00Z">
        <w:r>
          <w:rPr>
            <w:b/>
            <w:bCs/>
          </w:rPr>
          <w:delText xml:space="preserve">)</w:delText>
        </w:r>
      </w:del>
      <w:del w:id="8411" w:author="PR Preview" w:date="2026-01-01T00:00:00Z">
        <w:r>
          <w:delText xml:space="preserve"> </w:delText>
        </w:r>
      </w:del>
      <w:del w:id="8412" w:author="PR Preview" w:date="2026-01-01T00:00:00Z">
        <w:r>
          <w:delText xml:space="preserve">Continue</w:delText>
        </w:r>
      </w:del>
      <w:del w:id="8413" w:author="PR Preview" w:date="2026-01-01T00:00:00Z">
        <w:r>
          <w:delText xml:space="preserve"> </w:delText>
        </w:r>
      </w:del>
      <w:hyperlink w:anchor="exm-gram-schmidt">
        <w:del w:id="8414" w:author="PR Preview" w:date="2026-01-01T00:00:00Z">
          <w:r>
            <w:rPr>
              <w:rStyle w:val="Hyperlink"/>
            </w:rPr>
            <w:delText xml:space="preserve">Example 117</w:delText>
          </w:r>
        </w:del>
      </w:hyperlink>
      <w:del w:id="8415" w:author="PR Preview" w:date="2026-01-01T00:00:00Z">
        <w:r>
          <w:delText xml:space="preserve"> </w:delText>
        </w:r>
      </w:del>
      <w:del w:id="8416" w:author="PR Preview" w:date="2026-01-01T00:00:00Z">
        <w:r>
          <w:delText xml:space="preserve">with</w:delText>
        </w:r>
      </w:del>
      <w:del w:id="8417" w:author="PR Preview" w:date="2026-01-01T00:00:00Z">
        <w:r>
          <w:delText xml:space="preserve"> </w:delText>
        </w:r>
      </w:del>
      <w:del w:id="8418" w:author="PR Preview" w:date="2026-01-01T00:00:00Z">
        <w:r>
          <w:delText xml:space="preserve">$\mathord{\smash[b]{\underset{\raise.3ex\hbox{$\scriptstyle\sim$}}{a}}\vphantom{a}}_3 = (0, 1, 1)$</w:delText>
        </w:r>
      </w:del>
      <w:del w:id="8419" w:author="PR Preview" w:date="2026-01-01T00:00:00Z">
        <w:r>
          <w:delText xml:space="preserve">.</w:delText>
        </w:r>
      </w:del>
      <w:del w:id="8420" w:author="PR Preview" w:date="2026-01-01T00:00:00Z">
        <w:r>
          <w:delText xml:space="preserve"> </w:delText>
        </w:r>
      </w:del>
      <w:del w:id="8421" w:author="PR Preview" w:date="2026-01-01T00:00:00Z">
        <w:r>
          <w:delText xml:space="preserve">$\mathord{\smash[b]{\underset{\raise.3ex\hbox{$\scriptstyle\sim$}}{q}}\vphantom{q}}_1 \cdot \mathord{\smash[b]{\underset{\raise.3ex\hbox{$\scriptstyle\sim$}}{a}}\vphantom{a}}_3 = \tfrac{1}{\sqrt{2}}$</w:delText>
        </w:r>
      </w:del>
      <w:del w:id="8422" w:author="PR Preview" w:date="2026-01-01T00:00:00Z">
        <w:r>
          <w:delText xml:space="preserve"> </w:delText>
        </w:r>
      </w:del>
      <w:del w:id="8423" w:author="PR Preview" w:date="2026-01-01T00:00:00Z">
        <w:r>
          <w:delText xml:space="preserve">and</w:delText>
        </w:r>
      </w:del>
    </w:p>
    <w:p>
      <w:pPr>
        <w:pStyle w:val="BodyText"/>
      </w:pPr>
      <w:ins w:id="8424" w:author="PR Preview" w:date="2026-01-01T00:00:00Z">
        <w:r>
          <w:rPr>
            <w:b/>
            <w:bCs/>
          </w:rPr>
          <w:t xml:space="preserve">Part 3.</w:t>
        </w:r>
      </w:ins>
      <w:ins w:id="8425" w:author="PR Preview" w:date="2026-01-01T00:00:00Z">
        <w:r>
          <w:t xml:space="preserve"> </w:t>
        </w:r>
      </w:ins>
      <w:ins w:id="8426" w:author="PR Preview" w:date="2026-01-01T00:00:00Z">
        <w:r>
          <w:t xml:space="preserve">If the process completes, then</w:t>
        </w:r>
      </w:ins>
      <w:ins w:id="8427" w:author="PR Preview" w:date="2026-01-01T00:00:00Z">
        <w:r>
          <w:t xml:space="preserve"> </w:t>
        </w:r>
      </w:ins>
      <w:ins w:id="8428" w:author="PR Preview" w:date="2026-01-01T00:00:00Z">
        <w:r>
          <w:t xml:space="preserve">$\mathord{\smash[b]{\underset{\raise.3ex\hbox{$\scriptstyle\sim$}}{a}}\vphantom{a}}_1 \notin \operatorname{span}$</w:t>
        </w:r>
      </w:ins>
      <w:ins w:id="8429" w:author="PR Preview" w:date="2026-01-01T00:00:00Z">
        <w:r>
          <w:t xml:space="preserve"> </w:t>
        </w:r>
      </w:ins>
      <w:ins w:id="8430" w:author="PR Preview" w:date="2026-01-01T00:00:00Z">
        <w:r>
          <w:t xml:space="preserve">of the empty list,</w:t>
        </w:r>
      </w:ins>
      <w:ins w:id="8431" w:author="PR Preview" w:date="2026-01-01T00:00:00Z">
        <w:r>
          <w:t xml:space="preserve"> </w:t>
        </w:r>
      </w:ins>
      <w:ins w:id="8432" w:author="PR Preview" w:date="2026-01-01T00:00:00Z">
        <w:r>
          <w:t xml:space="preserve">and for each</w:t>
        </w:r>
      </w:ins>
      <w:ins w:id="8433" w:author="PR Preview" w:date="2026-01-01T00:00:00Z">
        <w:r>
          <w:t xml:space="preserve"> </w:t>
        </w:r>
      </w:ins>
      <m:oMath>
        <m:r>
          <m:t>i</m:t>
        </m:r>
        <m:r>
          <m:rPr>
            <m:sty m:val="p"/>
          </m:rPr>
          <m:t>≥</m:t>
        </m:r>
        <m:r>
          <m:t>2</m:t>
        </m:r>
      </m:oMath>
      <w:ins w:id="8434" w:author="PR Preview" w:date="2026-01-01T00:00:00Z">
        <w:r>
          <w:t xml:space="preserve">,</w:t>
        </w:r>
      </w:ins>
      <w:ins w:id="8435" w:author="PR Preview" w:date="2026-01-01T00:00:00Z">
        <w:r>
          <w:t xml:space="preserve"> </w:t>
        </w:r>
      </w:ins>
      <w:ins w:id="8436"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8437" w:author="PR Preview" w:date="2026-01-01T00:00:00Z">
        <w:r>
          <w:t xml:space="preserve"> </w:t>
        </w:r>
      </w:ins>
      <w:ins w:id="8438" w:author="PR Preview" w:date="2026-01-01T00:00:00Z">
        <w:r>
          <w:t xml:space="preserve">(part 2).</w:t>
        </w:r>
      </w:ins>
      <w:ins w:id="8439" w:author="PR Preview" w:date="2026-01-01T00:00:00Z">
        <w:r>
          <w:t xml:space="preserve"> </w:t>
        </w:r>
      </w:ins>
      <w:ins w:id="8440" w:author="PR Preview" w:date="2026-01-01T00:00:00Z">
        <w:r>
          <w:t xml:space="preserve">Applying</w:t>
        </w:r>
      </w:ins>
      <w:ins w:id="8441" w:author="PR Preview" w:date="2026-01-01T00:00:00Z">
        <w:r>
          <w:t xml:space="preserve"> </w:t>
        </w:r>
      </w:ins>
      <w:hyperlink w:anchor="thm-add-outside-span">
        <w:ins w:id="8442" w:author="PR Preview" w:date="2026-01-01T00:00:00Z">
          <w:r>
            <w:rPr>
              <w:rStyle w:val="Hyperlink"/>
            </w:rPr>
            <w:t xml:space="preserve">Theorem 28</w:t>
          </w:r>
        </w:ins>
      </w:hyperlink>
      <w:ins w:id="8443" w:author="PR Preview" w:date="2026-01-01T00:00:00Z">
        <w:r>
          <w:t xml:space="preserve"> </w:t>
        </w:r>
      </w:ins>
      <m:oMath>
        <m:r>
          <m:t>k</m:t>
        </m:r>
      </m:oMath>
      <w:ins w:id="8444" w:author="PR Preview" w:date="2026-01-01T00:00:00Z">
        <w:r>
          <w:t xml:space="preserve"> </w:t>
        </w:r>
      </w:ins>
      <w:ins w:id="8445" w:author="PR Preview" w:date="2026-01-01T00:00:00Z">
        <w:r>
          <w:t xml:space="preserve">times, starting from the empty list,</w:t>
        </w:r>
      </w:ins>
      <w:ins w:id="8446" w:author="PR Preview" w:date="2026-01-01T00:00:00Z">
        <w:r>
          <w:t xml:space="preserve"> </w:t>
        </w:r>
      </w:ins>
      <w:ins w:id="8447" w:author="PR Preview" w:date="2026-01-01T00:00:00Z">
        <w:r>
          <w:t xml:space="preserve">shows that</w:t>
        </w:r>
      </w:ins>
      <w:ins w:id="8448" w:author="PR Preview" w:date="2026-01-01T00:00:00Z">
        <w:r>
          <w:t xml:space="preserve"> </w:t>
        </w:r>
      </w:ins>
      <w:ins w:id="8449" w:author="PR Preview" w:date="2026-01-01T00:00:00Z">
        <w:r>
          <w:t xml:space="preserve">$\mathord{\smash[b]{\underset{\raise.3ex\hbox{$\scriptstyle\sim$}}{a}}\vphantom{a}}_1, \ldots, \mathord{\smash[b]{\underset{\raise.3ex\hbox{$\scriptstyle\sim$}}{a}}\vphantom{a}}_k$</w:t>
        </w:r>
      </w:ins>
      <w:ins w:id="8450" w:author="PR Preview" w:date="2026-01-01T00:00:00Z">
        <w:r>
          <w:t xml:space="preserve"> </w:t>
        </w:r>
      </w:ins>
      <w:ins w:id="8451" w:author="PR Preview" w:date="2026-01-01T00:00:00Z">
        <w:r>
          <w:t xml:space="preserve">are linearly independent.</w:t>
        </w:r>
      </w:ins>
      <w:ins w:id="8452" w:author="PR Preview" w:date="2026-01-01T00:00:00Z">
        <w:r>
          <w:t xml:space="preserve"> </w:t>
        </w:r>
      </w:ins>
      <w:ins w:id="8453" w:author="PR Preview" w:date="2026-01-01T00:00:00Z">
        <w:r>
          <w:t xml:space="preserve">Conversely, if they are linearly independent,</w:t>
        </w:r>
      </w:ins>
      <w:ins w:id="8454" w:author="PR Preview" w:date="2026-01-01T00:00:00Z">
        <w:r>
          <w:t xml:space="preserve"> </w:t>
        </w:r>
      </w:ins>
      <w:ins w:id="8455" w:author="PR Preview" w:date="2026-01-01T00:00:00Z">
        <w:r>
          <w:t xml:space="preserve">no</w:t>
        </w:r>
      </w:ins>
      <w:ins w:id="8456" w:author="PR Preview" w:date="2026-01-01T00:00:00Z">
        <w:r>
          <w:t xml:space="preserve"> </w:t>
        </w:r>
      </w:ins>
      <w:ins w:id="8457" w:author="PR Preview" w:date="2026-01-01T00:00:00Z">
        <w:r>
          <w:t xml:space="preserve">$\mathord{\smash[b]{\underset{\raise.3ex\hbox{$\scriptstyle\sim$}}{a}}\vphantom{a}}_i$</w:t>
        </w:r>
      </w:ins>
      <w:ins w:id="8458" w:author="PR Preview" w:date="2026-01-01T00:00:00Z">
        <w:r>
          <w:t xml:space="preserve"> </w:t>
        </w:r>
      </w:ins>
      <w:ins w:id="8459" w:author="PR Preview" w:date="2026-01-01T00:00:00Z">
        <w:r>
          <w:t xml:space="preserve">is a linear combination</w:t>
        </w:r>
      </w:ins>
      <w:ins w:id="8460" w:author="PR Preview" w:date="2026-01-01T00:00:00Z">
        <w:r>
          <w:t xml:space="preserve"> </w:t>
        </w:r>
      </w:ins>
      <w:ins w:id="8461" w:author="PR Preview" w:date="2026-01-01T00:00:00Z">
        <w:r>
          <w:t xml:space="preserve">$\sum_{j&lt;i} c_j \mathord{\smash[b]{\underset{\raise.3ex\hbox{$\scriptstyle\sim$}}{a}}\vphantom{a}}_j$</w:t>
        </w:r>
      </w:ins>
      <w:ins w:id="8462" w:author="PR Preview" w:date="2026-01-01T00:00:00Z">
        <w:r>
          <w:t xml:space="preserve"> </w:t>
        </w:r>
      </w:ins>
      <w:ins w:id="8463" w:author="PR Preview" w:date="2026-01-01T00:00:00Z">
        <w:r>
          <w:t xml:space="preserve">of the earlier ones,</w:t>
        </w:r>
      </w:ins>
      <w:ins w:id="8464" w:author="PR Preview" w:date="2026-01-01T00:00:00Z">
        <w:r>
          <w:t xml:space="preserve"> </w:t>
        </w:r>
      </w:ins>
      <w:ins w:id="8465" w:author="PR Preview" w:date="2026-01-01T00:00:00Z">
        <w:r>
          <w:t xml:space="preserve">because then</w:t>
        </w:r>
      </w:ins>
      <w:ins w:id="8466" w:author="PR Preview" w:date="2026-01-01T00:00:00Z">
        <w:r>
          <w:t xml:space="preserve"> </w:t>
        </w:r>
      </w:ins>
      <w:ins w:id="8467" w:author="PR Preview" w:date="2026-01-01T00:00:00Z">
        <w:r>
          <w:t xml:space="preserve">$\sum_{j&lt;i} c_j \mathord{\smash[b]{\underset{\raise.3ex\hbox{$\scriptstyle\sim$}}{a}}\vphantom{a}}_j - \mathord{\smash[b]{\underset{\raise.3ex\hbox{$\scriptstyle\sim$}}{a}}\vphantom{a}}_i = \mathord{\smash[b]{\underset{\raise.3ex\hbox{$\scriptstyle\sim$}}{0}}\vphantom{0}}$</w:t>
        </w:r>
      </w:ins>
      <w:ins w:id="8468" w:author="PR Preview" w:date="2026-01-01T00:00:00Z">
        <w:r>
          <w:t xml:space="preserve"> </w:t>
        </w:r>
      </w:ins>
      <w:ins w:id="8469" w:author="PR Preview" w:date="2026-01-01T00:00:00Z">
        <w:r>
          <w:t xml:space="preserve">would be a combination with a nonzero coefficient;</w:t>
        </w:r>
      </w:ins>
      <w:ins w:id="8470" w:author="PR Preview" w:date="2026-01-01T00:00:00Z">
        <w:r>
          <w:t xml:space="preserve"> </w:t>
        </w:r>
      </w:ins>
      <w:ins w:id="8471" w:author="PR Preview" w:date="2026-01-01T00:00:00Z">
        <w:r>
          <w:t xml:space="preserve">so by part 2 the process never stops.</w:t>
        </w:r>
      </w:ins>
      <w:ins w:id="8472" w:author="PR Preview" w:date="2026-01-01T00:00:00Z">
        <w:r>
          <w:t xml:space="preserve"> </w:t>
        </w:r>
      </w:ins>
      <w:ins w:id="8473" w:author="PR Preview" w:date="2026-01-01T00:00:00Z">
        <w:r>
          <w:t xml:space="preserve">When it completes,</w:t>
        </w:r>
      </w:ins>
      <w:ins w:id="8474" w:author="PR Preview" w:date="2026-01-01T00:00:00Z">
        <w:r>
          <w:t xml:space="preserve"> </w:t>
        </w:r>
      </w:ins>
      <w:ins w:id="8475" w:author="PR Preview" w:date="2026-01-01T00:00:00Z">
        <w:r>
          <w:t xml:space="preserve">$\mathord{\smash[b]{\underset{\raise.3ex\hbox{$\scriptstyle\sim$}}{q}}\vphantom{q}}_1, \ldots, \mathord{\smash[b]{\underset{\raise.3ex\hbox{$\scriptstyle\sim$}}{q}}\vphantom{q}}_k$</w:t>
        </w:r>
      </w:ins>
      <w:ins w:id="8476" w:author="PR Preview" w:date="2026-01-01T00:00:00Z">
        <w:r>
          <w:t xml:space="preserve"> </w:t>
        </w:r>
      </w:ins>
      <w:ins w:id="8477" w:author="PR Preview" w:date="2026-01-01T00:00:00Z">
        <w:r>
          <w:t xml:space="preserve">are orthonormal, hence linearly independent</w:t>
        </w:r>
      </w:ins>
      <w:ins w:id="8478" w:author="PR Preview" w:date="2026-01-01T00:00:00Z">
        <w:r>
          <w:t xml:space="preserve"> </w:t>
        </w:r>
      </w:ins>
      <w:ins w:id="8479" w:author="PR Preview" w:date="2026-01-01T00:00:00Z">
        <w:r>
          <w:t xml:space="preserve">(</w:t>
        </w:r>
      </w:ins>
      <w:hyperlink w:anchor="thm-orthonormal-independent">
        <w:ins w:id="8480" w:author="PR Preview" w:date="2026-01-01T00:00:00Z">
          <w:r>
            <w:rPr>
              <w:rStyle w:val="Hyperlink"/>
            </w:rPr>
            <w:t xml:space="preserve">Theorem 64</w:t>
          </w:r>
        </w:ins>
      </w:hyperlink>
      <w:ins w:id="8481" w:author="PR Preview" w:date="2026-01-01T00:00:00Z">
        <w:r>
          <w:t xml:space="preserve">),</w:t>
        </w:r>
      </w:ins>
      <w:ins w:id="8482" w:author="PR Preview" w:date="2026-01-01T00:00:00Z">
        <w:r>
          <w:t xml:space="preserve"> </w:t>
        </w:r>
      </w:ins>
      <w:ins w:id="8483" w:author="PR Preview" w:date="2026-01-01T00:00:00Z">
        <w:r>
          <w:t xml:space="preserve">and span</w:t>
        </w:r>
      </w:ins>
      <w:ins w:id="8484" w:author="PR Preview" w:date="2026-01-01T00:00:00Z">
        <w:r>
          <w:t xml:space="preserve"> </w:t>
        </w:r>
      </w:ins>
      <w:ins w:id="8485" w:author="PR Preview" w:date="2026-01-01T00:00:00Z">
        <w:r>
          <w:t xml:space="preserve">$\operatorname{span}\mathopen{}\left\{\mathord{\smash[b]{\underset{\raise.3ex\hbox{$\scriptstyle\sim$}}{a}}\vphantom{a}}_1, \ldots, \mathord{\smash[b]{\underset{\raise.3ex\hbox{$\scriptstyle\sim$}}{a}}\vphantom{a}}_k\right\}\mathclose{}$</w:t>
        </w:r>
      </w:ins>
      <w:ins w:id="8486" w:author="PR Preview" w:date="2026-01-01T00:00:00Z">
        <w:r>
          <w:t xml:space="preserve"> </w:t>
        </w:r>
      </w:ins>
      <w:ins w:id="8487" w:author="PR Preview" w:date="2026-01-01T00:00:00Z">
        <w:r>
          <w:t xml:space="preserve">(part 1),</w:t>
        </w:r>
      </w:ins>
      <w:ins w:id="8488" w:author="PR Preview" w:date="2026-01-01T00:00:00Z">
        <w:r>
          <w:t xml:space="preserve"> </w:t>
        </w:r>
      </w:ins>
      <w:ins w:id="8489" w:author="PR Preview" w:date="2026-01-01T00:00:00Z">
        <w:r>
          <w:t xml:space="preserve">so they are an orthonormal basis of it.</w:t>
        </w:r>
      </w:ins>
    </w:p>
    <w:bookmarkStart w:id="408" w:name="exm-thm-gram-schmidt"/>
    <w:p>
      <w:pPr>
        <w:pStyle w:val="BodyText"/>
      </w:pPr>
      <w:ins w:id="8490" w:author="PR Preview" w:date="2026-01-01T00:00:00Z">
        <w:r>
          <w:rPr>
            <w:b/>
            <w:bCs/>
          </w:rPr>
          <w:t xml:space="preserve">Example 121 (Finishing an orthonormal basis of</w:t>
        </w:r>
      </w:ins>
      <w:ins w:id="8491" w:author="PR Preview" w:date="2026-01-01T00:00:00Z">
        <w:r>
          <w:rPr>
            <w:b/>
            <w:bCs/>
          </w:rPr>
          <w:t xml:space="preserve"> </w:t>
        </w:r>
      </w:ins>
      <m:oMath>
        <m:sSup>
          <m:e>
            <m:r>
              <m:rPr>
                <m:scr m:val="double-struck"/>
                <m:sty m:val="p"/>
              </m:rPr>
              <m:t>R</m:t>
            </m:r>
          </m:e>
          <m:sup>
            <m:r>
              <m:t>3</m:t>
            </m:r>
          </m:sup>
        </m:sSup>
      </m:oMath>
      <w:ins w:id="8492" w:author="PR Preview" w:date="2026-01-01T00:00:00Z">
        <w:r>
          <w:rPr>
            <w:b/>
            <w:bCs/>
          </w:rPr>
          <w:t xml:space="preserve">)</w:t>
        </w:r>
      </w:ins>
      <w:ins w:id="8493" w:author="PR Preview" w:date="2026-01-01T00:00:00Z">
        <w:r>
          <w:t xml:space="preserve"> </w:t>
        </w:r>
      </w:ins>
      <w:ins w:id="8494" w:author="PR Preview" w:date="2026-01-01T00:00:00Z">
        <w:r>
          <w:t xml:space="preserve">Continue</w:t>
        </w:r>
      </w:ins>
      <w:ins w:id="8495" w:author="PR Preview" w:date="2026-01-01T00:00:00Z">
        <w:r>
          <w:t xml:space="preserve"> </w:t>
        </w:r>
      </w:ins>
      <w:hyperlink w:anchor="exm-gram-schmidt">
        <w:ins w:id="8496" w:author="PR Preview" w:date="2026-01-01T00:00:00Z">
          <w:r>
            <w:rPr>
              <w:rStyle w:val="Hyperlink"/>
            </w:rPr>
            <w:t xml:space="preserve">Example 119</w:t>
          </w:r>
        </w:ins>
      </w:hyperlink>
      <w:ins w:id="8497" w:author="PR Preview" w:date="2026-01-01T00:00:00Z">
        <w:r>
          <w:t xml:space="preserve"> </w:t>
        </w:r>
      </w:ins>
      <w:ins w:id="8498" w:author="PR Preview" w:date="2026-01-01T00:00:00Z">
        <w:r>
          <w:t xml:space="preserve">with</w:t>
        </w:r>
      </w:ins>
      <w:ins w:id="8499" w:author="PR Preview" w:date="2026-01-01T00:00:00Z">
        <w:r>
          <w:t xml:space="preserve"> </w:t>
        </w:r>
      </w:ins>
      <w:ins w:id="8500" w:author="PR Preview" w:date="2026-01-01T00:00:00Z">
        <w:r>
          <w:t xml:space="preserve">$\mathord{\smash[b]{\underset{\raise.3ex\hbox{$\scriptstyle\sim$}}{a}}\vphantom{a}}_3 = (0, 1, 1)$</w:t>
        </w:r>
      </w:ins>
      <w:ins w:id="8501" w:author="PR Preview" w:date="2026-01-01T00:00:00Z">
        <w:r>
          <w:t xml:space="preserve">.</w:t>
        </w:r>
      </w:ins>
      <w:ins w:id="8502" w:author="PR Preview" w:date="2026-01-01T00:00:00Z">
        <w:r>
          <w:t xml:space="preserve"> </w:t>
        </w:r>
      </w:ins>
      <w:ins w:id="8503" w:author="PR Preview" w:date="2026-01-01T00:00:00Z">
        <w:r>
          <w:t xml:space="preserve">$\mathord{\smash[b]{\underset{\raise.3ex\hbox{$\scriptstyle\sim$}}{q}}\vphantom{q}}_1 \cdot \mathord{\smash[b]{\underset{\raise.3ex\hbox{$\scriptstyle\sim$}}{a}}\vphantom{a}}_3 = \tfrac{1}{\sqrt{2}}$</w:t>
        </w:r>
      </w:ins>
      <w:ins w:id="8504" w:author="PR Preview" w:date="2026-01-01T00:00:00Z">
        <w:r>
          <w:t xml:space="preserve"> </w:t>
        </w:r>
      </w:ins>
      <w:ins w:id="8505" w:author="PR Preview" w:date="2026-01-01T00:00:00Z">
        <w:r>
          <w:t xml:space="preserve">and</w:t>
        </w:r>
      </w:ins>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del w:id="8506" w:author="PR Preview" w:date="2026-01-01T00:00:00Z">
        <w:r>
          <w:delText xml:space="preserve">with norm</w:delText>
        </w:r>
      </w:del>
      <w:del w:id="8507"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8508" w:author="PR Preview" w:date="2026-01-01T00:00:00Z">
        <w:r>
          <w:delText xml:space="preserve">,</w:delText>
        </w:r>
      </w:del>
      <w:del w:id="8509" w:author="PR Preview" w:date="2026-01-01T00:00:00Z">
        <w:r>
          <w:delText xml:space="preserve"> </w:delText>
        </w:r>
      </w:del>
      <w:del w:id="8510" w:author="PR Preview" w:date="2026-01-01T00:00:00Z">
        <w:r>
          <w:delText xml:space="preserve">so</w:delText>
        </w:r>
      </w:del>
      <w:del w:id="8511" w:author="PR Preview" w:date="2026-01-01T00:00:00Z">
        <w:r>
          <w:delText xml:space="preserve"> </w:delText>
        </w:r>
      </w:del>
      <w:del w:id="8512" w:author="PR Preview" w:date="2026-01-01T00:00:00Z">
        <w:r>
          <w:delText xml:space="preserve">$\mathord{\smash[b]{\underset{\raise.3ex\hbox{$\scriptstyle\sim$}}{q}}\vphantom{q}}_3 = \tfrac{1}{\sqrt{3}}\,(-1, 1, 1)$</w:delText>
        </w:r>
      </w:del>
      <w:del w:id="8513" w:author="PR Preview" w:date="2026-01-01T00:00:00Z">
        <w:r>
          <w:delText xml:space="preserve">.</w:delText>
        </w:r>
      </w:del>
      <w:del w:id="8514" w:author="PR Preview" w:date="2026-01-01T00:00:00Z">
        <w:r>
          <w:delText xml:space="preserve"> </w:delText>
        </w:r>
      </w:del>
      <w:del w:id="8515" w:author="PR Preview" w:date="2026-01-01T00:00:00Z">
        <w:r>
          <w:delText xml:space="preserve">The process did not stop,</w:delText>
        </w:r>
      </w:del>
      <w:del w:id="8516" w:author="PR Preview" w:date="2026-01-01T00:00:00Z">
        <w:r>
          <w:delText xml:space="preserve"> </w:delText>
        </w:r>
      </w:del>
      <w:del w:id="8517" w:author="PR Preview" w:date="2026-01-01T00:00:00Z">
        <w:r>
          <w:delText xml:space="preserve">so by</w:delText>
        </w:r>
      </w:del>
      <w:del w:id="8518" w:author="PR Preview" w:date="2026-01-01T00:00:00Z">
        <w:r>
          <w:delText xml:space="preserve"> </w:delText>
        </w:r>
      </w:del>
      <w:hyperlink w:anchor="thm-gram-schmidt">
        <w:del w:id="8519" w:author="PR Preview" w:date="2026-01-01T00:00:00Z">
          <w:r>
            <w:rPr>
              <w:rStyle w:val="Hyperlink"/>
            </w:rPr>
            <w:delText xml:space="preserve">Theorem 65</w:delText>
          </w:r>
        </w:del>
      </w:hyperlink>
      <w:del w:id="8520" w:author="PR Preview" w:date="2026-01-01T00:00:00Z">
        <w:r>
          <w:delText xml:space="preserve"> </w:delText>
        </w:r>
      </w:del>
      <w:del w:id="8521" w:author="PR Preview" w:date="2026-01-01T00:00:00Z">
        <w:r>
          <w:delText xml:space="preserve">$\mathord{\smash[b]{\underset{\raise.3ex\hbox{$\scriptstyle\sim$}}{a}}\vphantom{a}}_1, \mathord{\smash[b]{\underset{\raise.3ex\hbox{$\scriptstyle\sim$}}{a}}\vphantom{a}}_2, \mathord{\smash[b]{\underset{\raise.3ex\hbox{$\scriptstyle\sim$}}{a}}\vphantom{a}}_3$</w:delText>
        </w:r>
      </w:del>
      <w:del w:id="8522" w:author="PR Preview" w:date="2026-01-01T00:00:00Z">
        <w:r>
          <w:delText xml:space="preserve"> </w:delText>
        </w:r>
      </w:del>
      <w:del w:id="8523" w:author="PR Preview" w:date="2026-01-01T00:00:00Z">
        <w:r>
          <w:delText xml:space="preserve">are linearly independent</w:delText>
        </w:r>
      </w:del>
      <w:del w:id="8524" w:author="PR Preview" w:date="2026-01-01T00:00:00Z">
        <w:r>
          <w:delText xml:space="preserve"> </w:delText>
        </w:r>
      </w:del>
      <w:del w:id="8525" w:author="PR Preview" w:date="2026-01-01T00:00:00Z">
        <w:r>
          <w:delText xml:space="preserve">and</w:delText>
        </w:r>
      </w:del>
      <w:del w:id="8526" w:author="PR Preview" w:date="2026-01-01T00:00:00Z">
        <w:r>
          <w:delText xml:space="preserve"> </w:delText>
        </w:r>
      </w:del>
      <w:del w:id="8527" w:author="PR Preview" w:date="2026-01-01T00:00:00Z">
        <w:r>
          <w:delText xml:space="preserve">$\mathord{\smash[b]{\underset{\raise.3ex\hbox{$\scriptstyle\sim$}}{q}}\vphantom{q}}_1, \mathord{\smash[b]{\underset{\raise.3ex\hbox{$\scriptstyle\sim$}}{q}}\vphantom{q}}_2, \mathord{\smash[b]{\underset{\raise.3ex\hbox{$\scriptstyle\sim$}}{q}}\vphantom{q}}_3$</w:delText>
        </w:r>
      </w:del>
      <w:del w:id="8528" w:author="PR Preview" w:date="2026-01-01T00:00:00Z">
        <w:r>
          <w:delText xml:space="preserve"> </w:delText>
        </w:r>
      </w:del>
      <w:del w:id="8529" w:author="PR Preview" w:date="2026-01-01T00:00:00Z">
        <w:r>
          <w:delText xml:space="preserve">is an orthonormal basis of their span.</w:delText>
        </w:r>
      </w:del>
      <w:del w:id="8530" w:author="PR Preview" w:date="2026-01-01T00:00:00Z">
        <w:r>
          <w:delText xml:space="preserve"> </w:delText>
        </w:r>
      </w:del>
      <w:del w:id="8531" w:author="PR Preview" w:date="2026-01-01T00:00:00Z">
        <w:r>
          <w:delText xml:space="preserve">That span therefore has dimension</w:delText>
        </w:r>
      </w:del>
      <w:del w:id="8532" w:author="PR Preview" w:date="2026-01-01T00:00:00Z">
        <w:r>
          <w:delText xml:space="preserve"> </w:delText>
        </w:r>
      </w:del>
      <m:oMath>
        <m:r>
          <m:t>3</m:t>
        </m:r>
      </m:oMath>
      <w:del w:id="8533" w:author="PR Preview" w:date="2026-01-01T00:00:00Z">
        <w:r>
          <w:delText xml:space="preserve"> </w:delText>
        </w:r>
      </w:del>
      <w:del w:id="8534" w:author="PR Preview" w:date="2026-01-01T00:00:00Z">
        <w:r>
          <w:delText xml:space="preserve">(</w:delText>
        </w:r>
      </w:del>
      <w:hyperlink w:anchor="def-dimension">
        <w:del w:id="8535" w:author="PR Preview" w:date="2026-01-01T00:00:00Z">
          <w:r>
            <w:rPr>
              <w:rStyle w:val="Hyperlink"/>
            </w:rPr>
            <w:delText xml:space="preserve">Definition 51</w:delText>
          </w:r>
        </w:del>
      </w:hyperlink>
      <w:del w:id="8536" w:author="PR Preview" w:date="2026-01-01T00:00:00Z">
        <w:r>
          <w:delText xml:space="preserve">),</w:delText>
        </w:r>
      </w:del>
      <w:del w:id="8537" w:author="PR Preview" w:date="2026-01-01T00:00:00Z">
        <w:r>
          <w:delText xml:space="preserve"> </w:delText>
        </w:r>
      </w:del>
      <w:del w:id="8538" w:author="PR Preview" w:date="2026-01-01T00:00:00Z">
        <w:r>
          <w:delText xml:space="preserve">so it is</w:delText>
        </w:r>
      </w:del>
      <w:del w:id="8539" w:author="PR Preview" w:date="2026-01-01T00:00:00Z">
        <w:r>
          <w:delText xml:space="preserve"> </w:delText>
        </w:r>
      </w:del>
      <m:oMath>
        <m:sSup>
          <m:e>
            <m:r>
              <m:rPr>
                <m:scr m:val="double-struck"/>
                <m:sty m:val="p"/>
              </m:rPr>
              <m:t>R</m:t>
            </m:r>
          </m:e>
          <m:sup>
            <m:r>
              <m:t>3</m:t>
            </m:r>
          </m:sup>
        </m:sSup>
      </m:oMath>
      <w:del w:id="8540" w:author="PR Preview" w:date="2026-01-01T00:00:00Z">
        <w:r>
          <w:delText xml:space="preserve"> </w:delText>
        </w:r>
      </w:del>
      <w:del w:id="8541" w:author="PR Preview" w:date="2026-01-01T00:00:00Z">
        <w:r>
          <w:delText xml:space="preserve">(</w:delText>
        </w:r>
      </w:del>
      <w:hyperlink w:anchor="thm-subspace-equal-dim">
        <w:del w:id="8542" w:author="PR Preview" w:date="2026-01-01T00:00:00Z">
          <w:r>
            <w:rPr>
              <w:rStyle w:val="Hyperlink"/>
            </w:rPr>
            <w:delText xml:space="preserve">Theorem 31</w:delText>
          </w:r>
        </w:del>
      </w:hyperlink>
      <w:del w:id="8543" w:author="PR Preview" w:date="2026-01-01T00:00:00Z">
        <w:r>
          <w:delText xml:space="preserve">,</w:delText>
        </w:r>
      </w:del>
      <w:del w:id="8544" w:author="PR Preview" w:date="2026-01-01T00:00:00Z">
        <w:r>
          <w:delText xml:space="preserve"> </w:delText>
        </w:r>
      </w:del>
      <w:hyperlink w:anchor="exm-dimension">
        <w:del w:id="8545" w:author="PR Preview" w:date="2026-01-01T00:00:00Z">
          <w:r>
            <w:rPr>
              <w:rStyle w:val="Hyperlink"/>
            </w:rPr>
            <w:delText xml:space="preserve">Example 50</w:delText>
          </w:r>
        </w:del>
      </w:hyperlink>
      <w:del w:id="8546" w:author="PR Preview" w:date="2026-01-01T00:00:00Z">
        <w:r>
          <w:delText xml:space="preserve">).</w:delText>
        </w:r>
      </w:del>
      <w:del w:id="8547" w:author="PR Preview" w:date="2026-01-01T00:00:00Z">
        <w:r>
          <w:delText xml:space="preserve"> </w:delText>
        </w:r>
      </w:del>
      <w:del w:id="8548" w:author="PR Preview" w:date="2026-01-01T00:00:00Z">
        <w:r>
          <w:delText xml:space="preserve">As a check,</w:delText>
        </w:r>
      </w:del>
    </w:p>
    <w:p>
      <w:pPr>
        <w:pStyle w:val="FirstParagraph"/>
      </w:pPr>
      <w:ins w:id="8549" w:author="PR Preview" w:date="2026-01-01T00:00:00Z">
        <w:r>
          <w:t xml:space="preserve">with norm</w:t>
        </w:r>
      </w:ins>
      <w:ins w:id="8550"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8551" w:author="PR Preview" w:date="2026-01-01T00:00:00Z">
        <w:r>
          <w:t xml:space="preserve">,</w:t>
        </w:r>
      </w:ins>
      <w:ins w:id="8552" w:author="PR Preview" w:date="2026-01-01T00:00:00Z">
        <w:r>
          <w:t xml:space="preserve"> </w:t>
        </w:r>
      </w:ins>
      <w:ins w:id="8553" w:author="PR Preview" w:date="2026-01-01T00:00:00Z">
        <w:r>
          <w:t xml:space="preserve">so</w:t>
        </w:r>
      </w:ins>
      <w:ins w:id="8554" w:author="PR Preview" w:date="2026-01-01T00:00:00Z">
        <w:r>
          <w:t xml:space="preserve"> </w:t>
        </w:r>
      </w:ins>
      <w:ins w:id="8555" w:author="PR Preview" w:date="2026-01-01T00:00:00Z">
        <w:r>
          <w:t xml:space="preserve">$\mathord{\smash[b]{\underset{\raise.3ex\hbox{$\scriptstyle\sim$}}{q}}\vphantom{q}}_3 = \tfrac{1}{\sqrt{3}}\,(-1, 1, 1)$</w:t>
        </w:r>
      </w:ins>
      <w:ins w:id="8556" w:author="PR Preview" w:date="2026-01-01T00:00:00Z">
        <w:r>
          <w:t xml:space="preserve">.</w:t>
        </w:r>
      </w:ins>
      <w:ins w:id="8557" w:author="PR Preview" w:date="2026-01-01T00:00:00Z">
        <w:r>
          <w:t xml:space="preserve"> </w:t>
        </w:r>
      </w:ins>
      <w:ins w:id="8558" w:author="PR Preview" w:date="2026-01-01T00:00:00Z">
        <w:r>
          <w:t xml:space="preserve">The process did not stop,</w:t>
        </w:r>
      </w:ins>
      <w:ins w:id="8559" w:author="PR Preview" w:date="2026-01-01T00:00:00Z">
        <w:r>
          <w:t xml:space="preserve"> </w:t>
        </w:r>
      </w:ins>
      <w:ins w:id="8560" w:author="PR Preview" w:date="2026-01-01T00:00:00Z">
        <w:r>
          <w:t xml:space="preserve">so by</w:t>
        </w:r>
      </w:ins>
      <w:ins w:id="8561" w:author="PR Preview" w:date="2026-01-01T00:00:00Z">
        <w:r>
          <w:t xml:space="preserve"> </w:t>
        </w:r>
      </w:ins>
      <w:hyperlink w:anchor="thm-gram-schmidt">
        <w:ins w:id="8562" w:author="PR Preview" w:date="2026-01-01T00:00:00Z">
          <w:r>
            <w:rPr>
              <w:rStyle w:val="Hyperlink"/>
            </w:rPr>
            <w:t xml:space="preserve">Theorem 66</w:t>
          </w:r>
        </w:ins>
      </w:hyperlink>
      <w:ins w:id="8563" w:author="PR Preview" w:date="2026-01-01T00:00:00Z">
        <w:r>
          <w:t xml:space="preserve"> </w:t>
        </w:r>
      </w:ins>
      <w:ins w:id="8564" w:author="PR Preview" w:date="2026-01-01T00:00:00Z">
        <w:r>
          <w:t xml:space="preserve">$\mathord{\smash[b]{\underset{\raise.3ex\hbox{$\scriptstyle\sim$}}{a}}\vphantom{a}}_1, \mathord{\smash[b]{\underset{\raise.3ex\hbox{$\scriptstyle\sim$}}{a}}\vphantom{a}}_2, \mathord{\smash[b]{\underset{\raise.3ex\hbox{$\scriptstyle\sim$}}{a}}\vphantom{a}}_3$</w:t>
        </w:r>
      </w:ins>
      <w:ins w:id="8565" w:author="PR Preview" w:date="2026-01-01T00:00:00Z">
        <w:r>
          <w:t xml:space="preserve"> </w:t>
        </w:r>
      </w:ins>
      <w:ins w:id="8566" w:author="PR Preview" w:date="2026-01-01T00:00:00Z">
        <w:r>
          <w:t xml:space="preserve">are linearly independent</w:t>
        </w:r>
      </w:ins>
      <w:ins w:id="8567" w:author="PR Preview" w:date="2026-01-01T00:00:00Z">
        <w:r>
          <w:t xml:space="preserve"> </w:t>
        </w:r>
      </w:ins>
      <w:ins w:id="8568" w:author="PR Preview" w:date="2026-01-01T00:00:00Z">
        <w:r>
          <w:t xml:space="preserve">and</w:t>
        </w:r>
      </w:ins>
      <w:ins w:id="8569" w:author="PR Preview" w:date="2026-01-01T00:00:00Z">
        <w:r>
          <w:t xml:space="preserve"> </w:t>
        </w:r>
      </w:ins>
      <w:ins w:id="8570" w:author="PR Preview" w:date="2026-01-01T00:00:00Z">
        <w:r>
          <w:t xml:space="preserve">$\mathord{\smash[b]{\underset{\raise.3ex\hbox{$\scriptstyle\sim$}}{q}}\vphantom{q}}_1, \mathord{\smash[b]{\underset{\raise.3ex\hbox{$\scriptstyle\sim$}}{q}}\vphantom{q}}_2, \mathord{\smash[b]{\underset{\raise.3ex\hbox{$\scriptstyle\sim$}}{q}}\vphantom{q}}_3$</w:t>
        </w:r>
      </w:ins>
      <w:ins w:id="8571" w:author="PR Preview" w:date="2026-01-01T00:00:00Z">
        <w:r>
          <w:t xml:space="preserve"> </w:t>
        </w:r>
      </w:ins>
      <w:ins w:id="8572" w:author="PR Preview" w:date="2026-01-01T00:00:00Z">
        <w:r>
          <w:t xml:space="preserve">is an orthonormal basis of their span.</w:t>
        </w:r>
      </w:ins>
      <w:ins w:id="8573" w:author="PR Preview" w:date="2026-01-01T00:00:00Z">
        <w:r>
          <w:t xml:space="preserve"> </w:t>
        </w:r>
      </w:ins>
      <w:ins w:id="8574" w:author="PR Preview" w:date="2026-01-01T00:00:00Z">
        <w:r>
          <w:t xml:space="preserve">That span therefore has dimension</w:t>
        </w:r>
      </w:ins>
      <w:ins w:id="8575" w:author="PR Preview" w:date="2026-01-01T00:00:00Z">
        <w:r>
          <w:t xml:space="preserve"> </w:t>
        </w:r>
      </w:ins>
      <m:oMath>
        <m:r>
          <m:t>3</m:t>
        </m:r>
      </m:oMath>
      <w:ins w:id="8576" w:author="PR Preview" w:date="2026-01-01T00:00:00Z">
        <w:r>
          <w:t xml:space="preserve"> </w:t>
        </w:r>
      </w:ins>
      <w:ins w:id="8577" w:author="PR Preview" w:date="2026-01-01T00:00:00Z">
        <w:r>
          <w:t xml:space="preserve">(</w:t>
        </w:r>
      </w:ins>
      <w:hyperlink w:anchor="def-dimension">
        <w:ins w:id="8578" w:author="PR Preview" w:date="2026-01-01T00:00:00Z">
          <w:r>
            <w:rPr>
              <w:rStyle w:val="Hyperlink"/>
            </w:rPr>
            <w:t xml:space="preserve">Definition 51</w:t>
          </w:r>
        </w:ins>
      </w:hyperlink>
      <w:ins w:id="8579" w:author="PR Preview" w:date="2026-01-01T00:00:00Z">
        <w:r>
          <w:t xml:space="preserve">),</w:t>
        </w:r>
      </w:ins>
      <w:ins w:id="8580" w:author="PR Preview" w:date="2026-01-01T00:00:00Z">
        <w:r>
          <w:t xml:space="preserve"> </w:t>
        </w:r>
      </w:ins>
      <w:ins w:id="8581" w:author="PR Preview" w:date="2026-01-01T00:00:00Z">
        <w:r>
          <w:t xml:space="preserve">so it is</w:t>
        </w:r>
      </w:ins>
      <w:ins w:id="8582" w:author="PR Preview" w:date="2026-01-01T00:00:00Z">
        <w:r>
          <w:t xml:space="preserve"> </w:t>
        </w:r>
      </w:ins>
      <m:oMath>
        <m:sSup>
          <m:e>
            <m:r>
              <m:rPr>
                <m:scr m:val="double-struck"/>
                <m:sty m:val="p"/>
              </m:rPr>
              <m:t>R</m:t>
            </m:r>
          </m:e>
          <m:sup>
            <m:r>
              <m:t>3</m:t>
            </m:r>
          </m:sup>
        </m:sSup>
      </m:oMath>
      <w:ins w:id="8583" w:author="PR Preview" w:date="2026-01-01T00:00:00Z">
        <w:r>
          <w:t xml:space="preserve"> </w:t>
        </w:r>
      </w:ins>
      <w:ins w:id="8584" w:author="PR Preview" w:date="2026-01-01T00:00:00Z">
        <w:r>
          <w:t xml:space="preserve">(</w:t>
        </w:r>
      </w:ins>
      <w:hyperlink w:anchor="thm-subspace-equal-dim">
        <w:ins w:id="8585" w:author="PR Preview" w:date="2026-01-01T00:00:00Z">
          <w:r>
            <w:rPr>
              <w:rStyle w:val="Hyperlink"/>
            </w:rPr>
            <w:t xml:space="preserve">Theorem 31</w:t>
          </w:r>
        </w:ins>
      </w:hyperlink>
      <w:ins w:id="8586" w:author="PR Preview" w:date="2026-01-01T00:00:00Z">
        <w:r>
          <w:t xml:space="preserve">,</w:t>
        </w:r>
      </w:ins>
      <w:ins w:id="8587" w:author="PR Preview" w:date="2026-01-01T00:00:00Z">
        <w:r>
          <w:t xml:space="preserve"> </w:t>
        </w:r>
      </w:ins>
      <w:hyperlink w:anchor="exm-dimension">
        <w:ins w:id="8588" w:author="PR Preview" w:date="2026-01-01T00:00:00Z">
          <w:r>
            <w:rPr>
              <w:rStyle w:val="Hyperlink"/>
            </w:rPr>
            <w:t xml:space="preserve">Example 50</w:t>
          </w:r>
        </w:ins>
      </w:hyperlink>
      <w:ins w:id="8589" w:author="PR Preview" w:date="2026-01-01T00:00:00Z">
        <w:r>
          <w:t xml:space="preserve">).</w:t>
        </w:r>
      </w:ins>
      <w:ins w:id="8590" w:author="PR Preview" w:date="2026-01-01T00:00:00Z">
        <w:r>
          <w:t xml:space="preserve"> </w:t>
        </w:r>
      </w:ins>
      <w:ins w:id="8591" w:author="PR Preview" w:date="2026-01-01T00:00:00Z">
        <w:r>
          <w:t xml:space="preserve">As a check,</w:t>
        </w:r>
      </w:ins>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8"/>
    <w:bookmarkStart w:id="409" w:name="cor-orthonormal-basis-exists"/>
    <w:p>
      <w:pPr>
        <w:pStyle w:val="FirstParagraph"/>
      </w:pPr>
      <w:del w:id="8592" w:author="PR Preview" w:date="2026-01-01T00:00:00Z">
        <w:r>
          <w:rPr>
            <w:b/>
            <w:bCs/>
          </w:rPr>
          <w:delText xml:space="preserve">Corollary 8 (Every subspace has an orthonormal basis)</w:delText>
        </w:r>
      </w:del>
      <w:del w:id="8593" w:author="PR Preview" w:date="2026-01-01T00:00:00Z">
        <w:r>
          <w:delText xml:space="preserve"> </w:delText>
        </w:r>
      </w:del>
      <w:del w:id="8594" w:author="PR Preview" w:date="2026-01-01T00:00:00Z">
        <w:r>
          <w:delText xml:space="preserve">Let</w:delText>
        </w:r>
      </w:del>
      <w:del w:id="8595" w:author="PR Preview" w:date="2026-01-01T00:00:00Z">
        <w:r>
          <w:delText xml:space="preserve"> </w:delText>
        </w:r>
      </w:del>
      <m:oMath>
        <m:r>
          <m:rPr>
            <m:scr m:val="script"/>
            <m:sty m:val="p"/>
          </m:rPr>
          <m:t>S</m:t>
        </m:r>
      </m:oMath>
      <w:del w:id="8596" w:author="PR Preview" w:date="2026-01-01T00:00:00Z">
        <w:r>
          <w:delText xml:space="preserve"> </w:delText>
        </w:r>
      </w:del>
      <w:del w:id="8597" w:author="PR Preview" w:date="2026-01-01T00:00:00Z">
        <w:r>
          <w:delText xml:space="preserve">be a subspace of</w:delText>
        </w:r>
      </w:del>
      <w:del w:id="8598" w:author="PR Preview" w:date="2026-01-01T00:00:00Z">
        <w:r>
          <w:delText xml:space="preserve"> </w:delText>
        </w:r>
      </w:del>
      <m:oMath>
        <m:sSup>
          <m:e>
            <m:r>
              <m:rPr>
                <m:scr m:val="double-struck"/>
                <m:sty m:val="p"/>
              </m:rPr>
              <m:t>R</m:t>
            </m:r>
          </m:e>
          <m:sup>
            <m:r>
              <m:t>p</m:t>
            </m:r>
          </m:sup>
        </m:sSup>
      </m:oMath>
      <w:del w:id="8599" w:author="PR Preview" w:date="2026-01-01T00:00:00Z">
        <w:r>
          <w:delText xml:space="preserve">.</w:delText>
        </w:r>
      </w:del>
      <w:del w:id="8600" w:author="PR Preview" w:date="2026-01-01T00:00:00Z">
        <w:r>
          <w:delText xml:space="preserve"> </w:delText>
        </w:r>
      </w:del>
      <w:del w:id="8601" w:author="PR Preview" w:date="2026-01-01T00:00:00Z">
        <w:r>
          <w:delText xml:space="preserve">Every orthonormal list of vectors in</w:delText>
        </w:r>
      </w:del>
      <w:del w:id="8602" w:author="PR Preview" w:date="2026-01-01T00:00:00Z">
        <w:r>
          <w:delText xml:space="preserve"> </w:delText>
        </w:r>
      </w:del>
      <m:oMath>
        <m:r>
          <m:rPr>
            <m:scr m:val="script"/>
            <m:sty m:val="p"/>
          </m:rPr>
          <m:t>S</m:t>
        </m:r>
      </m:oMath>
      <w:del w:id="8603" w:author="PR Preview" w:date="2026-01-01T00:00:00Z">
        <w:r>
          <w:delText xml:space="preserve"> </w:delText>
        </w:r>
      </w:del>
      <w:del w:id="8604" w:author="PR Preview" w:date="2026-01-01T00:00:00Z">
        <w:r>
          <w:delText xml:space="preserve">extends to an orthonormal basis of</w:delText>
        </w:r>
      </w:del>
      <w:del w:id="8605" w:author="PR Preview" w:date="2026-01-01T00:00:00Z">
        <w:r>
          <w:delText xml:space="preserve"> </w:delText>
        </w:r>
      </w:del>
      <m:oMath>
        <m:r>
          <m:rPr>
            <m:scr m:val="script"/>
            <m:sty m:val="p"/>
          </m:rPr>
          <m:t>S</m:t>
        </m:r>
      </m:oMath>
      <w:del w:id="8606" w:author="PR Preview" w:date="2026-01-01T00:00:00Z">
        <w:r>
          <w:delText xml:space="preserve"> </w:delText>
        </w:r>
      </w:del>
      <w:del w:id="8607" w:author="PR Preview" w:date="2026-01-01T00:00:00Z">
        <w:r>
          <w:delText xml:space="preserve">(</w:delText>
        </w:r>
      </w:del>
      <w:hyperlink w:anchor="def-orthonormal-basis">
        <w:del w:id="8608" w:author="PR Preview" w:date="2026-01-01T00:00:00Z">
          <w:r>
            <w:rPr>
              <w:rStyle w:val="Hyperlink"/>
            </w:rPr>
            <w:delText xml:space="preserve">Definition 77</w:delText>
          </w:r>
        </w:del>
      </w:hyperlink>
      <w:del w:id="8609" w:author="PR Preview" w:date="2026-01-01T00:00:00Z">
        <w:r>
          <w:delText xml:space="preserve">).</w:delText>
        </w:r>
      </w:del>
      <w:del w:id="8610" w:author="PR Preview" w:date="2026-01-01T00:00:00Z">
        <w:r>
          <w:delText xml:space="preserve"> </w:delText>
        </w:r>
      </w:del>
      <w:del w:id="8611" w:author="PR Preview" w:date="2026-01-01T00:00:00Z">
        <w:r>
          <w:delText xml:space="preserve">Starting from the empty list shows that</w:delText>
        </w:r>
      </w:del>
      <w:del w:id="8612" w:author="PR Preview" w:date="2026-01-01T00:00:00Z">
        <w:r>
          <w:delText xml:space="preserve"> </w:delText>
        </w:r>
      </w:del>
      <m:oMath>
        <m:r>
          <m:rPr>
            <m:scr m:val="script"/>
            <m:sty m:val="p"/>
          </m:rPr>
          <m:t>S</m:t>
        </m:r>
      </m:oMath>
      <w:del w:id="8613" w:author="PR Preview" w:date="2026-01-01T00:00:00Z">
        <w:r>
          <w:delText xml:space="preserve"> </w:delText>
        </w:r>
      </w:del>
      <w:del w:id="8614" w:author="PR Preview" w:date="2026-01-01T00:00:00Z">
        <w:r>
          <w:delText xml:space="preserve">has an orthonormal basis.</w:delText>
        </w:r>
      </w:del>
    </w:p>
    <w:p>
      <w:pPr>
        <w:pStyle w:val="BodyText"/>
      </w:pPr>
      <w:del w:id="8615" w:author="PR Preview" w:date="2026-01-01T00:00:00Z">
        <w:r>
          <w:rPr>
            <w:i/>
            <w:iCs/>
          </w:rPr>
          <w:delText xml:space="preserve">Proof</w:delText>
        </w:r>
      </w:del>
      <w:del w:id="8616" w:author="PR Preview" w:date="2026-01-01T00:00:00Z">
        <w:r>
          <w:delText xml:space="preserve">. </w:delText>
        </w:r>
      </w:del>
      <w:del w:id="8617" w:author="PR Preview" w:date="2026-01-01T00:00:00Z">
        <w:r>
          <w:delText xml:space="preserve">Let</w:delText>
        </w:r>
      </w:del>
      <w:del w:id="8618" w:author="PR Preview" w:date="2026-01-01T00:00:00Z">
        <w:r>
          <w:delText xml:space="preserve"> </w:delText>
        </w:r>
      </w:del>
      <w:del w:id="8619" w:author="PR Preview" w:date="2026-01-01T00:00:00Z">
        <w:r>
          <w:delText xml:space="preserve">$\mathord{\smash[b]{\underset{\raise.3ex\hbox{$\scriptstyle\sim$}}{u}}\vphantom{u}}_1, \ldots, \mathord{\smash[b]{\underset{\raise.3ex\hbox{$\scriptstyle\sim$}}{u}}\vphantom{u}}_r \in \mathcal{S}$</w:delText>
        </w:r>
      </w:del>
      <w:del w:id="8620" w:author="PR Preview" w:date="2026-01-01T00:00:00Z">
        <w:r>
          <w:delText xml:space="preserve"> </w:delText>
        </w:r>
      </w:del>
      <w:del w:id="8621" w:author="PR Preview" w:date="2026-01-01T00:00:00Z">
        <w:r>
          <w:delText xml:space="preserve">be orthonormal.</w:delText>
        </w:r>
      </w:del>
      <w:del w:id="8622" w:author="PR Preview" w:date="2026-01-01T00:00:00Z">
        <w:r>
          <w:delText xml:space="preserve"> </w:delText>
        </w:r>
      </w:del>
      <w:del w:id="8623" w:author="PR Preview" w:date="2026-01-01T00:00:00Z">
        <w:r>
          <w:delText xml:space="preserve">They are linearly independent (</w:delText>
        </w:r>
      </w:del>
      <w:hyperlink w:anchor="thm-orthonormal-independent">
        <w:del w:id="8624" w:author="PR Preview" w:date="2026-01-01T00:00:00Z">
          <w:r>
            <w:rPr>
              <w:rStyle w:val="Hyperlink"/>
            </w:rPr>
            <w:delText xml:space="preserve">Theorem 63</w:delText>
          </w:r>
        </w:del>
      </w:hyperlink>
      <w:del w:id="8625" w:author="PR Preview" w:date="2026-01-01T00:00:00Z">
        <w:r>
          <w:delText xml:space="preserve">),</w:delText>
        </w:r>
      </w:del>
      <w:del w:id="8626" w:author="PR Preview" w:date="2026-01-01T00:00:00Z">
        <w:r>
          <w:delText xml:space="preserve"> </w:delText>
        </w:r>
      </w:del>
      <w:del w:id="8627" w:author="PR Preview" w:date="2026-01-01T00:00:00Z">
        <w:r>
          <w:delText xml:space="preserve">so they extend to a basis</w:delText>
        </w:r>
      </w:del>
      <w:del w:id="8628" w:author="PR Preview" w:date="2026-01-01T00:00:00Z">
        <w:r>
          <w:delText xml:space="preserve"> </w:delText>
        </w:r>
      </w:del>
      <w:del w:id="8629" w:author="PR Preview" w:date="2026-01-01T00:00:00Z">
        <w:r>
          <w:delText xml:space="preserve">$\mathord{\smash[b]{\underset{\raise.3ex\hbox{$\scriptstyle\sim$}}{u}}\vphantom{u}}_1, \ldots, \mathord{\smash[b]{\underset{\raise.3ex\hbox{$\scriptstyle\sim$}}{u}}\vphantom{u}}_r, \mathord{\smash[b]{\underset{\raise.3ex\hbox{$\scriptstyle\sim$}}{a}}\vphantom{a}}_{r+1}, \ldots, \mathord{\smash[b]{\underset{\raise.3ex\hbox{$\scriptstyle\sim$}}{a}}\vphantom{a}}_d$</w:delText>
        </w:r>
      </w:del>
      <w:del w:id="8630" w:author="PR Preview" w:date="2026-01-01T00:00:00Z">
        <w:r>
          <w:delText xml:space="preserve"> </w:delText>
        </w:r>
      </w:del>
      <w:del w:id="8631" w:author="PR Preview" w:date="2026-01-01T00:00:00Z">
        <w:r>
          <w:delText xml:space="preserve">of</w:delText>
        </w:r>
      </w:del>
      <w:del w:id="8632" w:author="PR Preview" w:date="2026-01-01T00:00:00Z">
        <w:r>
          <w:delText xml:space="preserve"> </w:delText>
        </w:r>
      </w:del>
      <m:oMath>
        <m:r>
          <m:rPr>
            <m:scr m:val="script"/>
            <m:sty m:val="p"/>
          </m:rPr>
          <m:t>S</m:t>
        </m:r>
      </m:oMath>
      <w:del w:id="8633" w:author="PR Preview" w:date="2026-01-01T00:00:00Z">
        <w:r>
          <w:delText xml:space="preserve"> </w:delText>
        </w:r>
      </w:del>
      <w:del w:id="8634" w:author="PR Preview" w:date="2026-01-01T00:00:00Z">
        <w:r>
          <w:delText xml:space="preserve">(</w:delText>
        </w:r>
      </w:del>
      <w:hyperlink w:anchor="thm-extend-basis">
        <w:del w:id="8635" w:author="PR Preview" w:date="2026-01-01T00:00:00Z">
          <w:r>
            <w:rPr>
              <w:rStyle w:val="Hyperlink"/>
            </w:rPr>
            <w:delText xml:space="preserve">Theorem 29</w:delText>
          </w:r>
        </w:del>
      </w:hyperlink>
      <w:del w:id="8636" w:author="PR Preview" w:date="2026-01-01T00:00:00Z">
        <w:r>
          <w:delText xml:space="preserve">).</w:delText>
        </w:r>
      </w:del>
      <w:del w:id="8637" w:author="PR Preview" w:date="2026-01-01T00:00:00Z">
        <w:r>
          <w:delText xml:space="preserve"> </w:delText>
        </w:r>
      </w:del>
      <w:del w:id="8638" w:author="PR Preview" w:date="2026-01-01T00:00:00Z">
        <w:r>
          <w:delText xml:space="preserve">Run the Gram-Schmidt process on this basis.</w:delText>
        </w:r>
      </w:del>
      <w:del w:id="8639" w:author="PR Preview" w:date="2026-01-01T00:00:00Z">
        <w:r>
          <w:delText xml:space="preserve"> </w:delText>
        </w:r>
      </w:del>
      <w:del w:id="8640" w:author="PR Preview" w:date="2026-01-01T00:00:00Z">
        <w:r>
          <w:delText xml:space="preserve">It is linearly independent, so the process completes,</w:delText>
        </w:r>
      </w:del>
      <w:del w:id="8641" w:author="PR Preview" w:date="2026-01-01T00:00:00Z">
        <w:r>
          <w:delText xml:space="preserve"> </w:delText>
        </w:r>
      </w:del>
      <w:del w:id="8642" w:author="PR Preview" w:date="2026-01-01T00:00:00Z">
        <w:r>
          <w:delText xml:space="preserve">and the output is an orthonormal basis of its span, which is</w:delText>
        </w:r>
      </w:del>
      <w:del w:id="8643" w:author="PR Preview" w:date="2026-01-01T00:00:00Z">
        <w:r>
          <w:delText xml:space="preserve"> </w:delText>
        </w:r>
      </w:del>
      <m:oMath>
        <m:r>
          <m:rPr>
            <m:scr m:val="script"/>
            <m:sty m:val="p"/>
          </m:rPr>
          <m:t>S</m:t>
        </m:r>
      </m:oMath>
      <w:del w:id="8644" w:author="PR Preview" w:date="2026-01-01T00:00:00Z">
        <w:r>
          <w:delText xml:space="preserve"> </w:delText>
        </w:r>
      </w:del>
      <w:del w:id="8645" w:author="PR Preview" w:date="2026-01-01T00:00:00Z">
        <w:r>
          <w:delText xml:space="preserve">(</w:delText>
        </w:r>
      </w:del>
      <w:hyperlink w:anchor="thm-gram-schmidt">
        <w:del w:id="8646" w:author="PR Preview" w:date="2026-01-01T00:00:00Z">
          <w:r>
            <w:rPr>
              <w:rStyle w:val="Hyperlink"/>
            </w:rPr>
            <w:delText xml:space="preserve">Theorem 65</w:delText>
          </w:r>
        </w:del>
      </w:hyperlink>
      <w:del w:id="8647" w:author="PR Preview" w:date="2026-01-01T00:00:00Z">
        <w:r>
          <w:delText xml:space="preserve">, part 3).</w:delText>
        </w:r>
      </w:del>
    </w:p>
    <w:p>
      <w:pPr>
        <w:pStyle w:val="FirstParagraph"/>
      </w:pPr>
      <w:ins w:id="8648" w:author="PR Preview" w:date="2026-01-01T00:00:00Z">
        <w:r>
          <w:rPr>
            <w:b/>
            <w:bCs/>
          </w:rPr>
          <w:t xml:space="preserve">Corollary 9 (Every subspace has an orthonormal basis)</w:t>
        </w:r>
      </w:ins>
      <w:ins w:id="8649" w:author="PR Preview" w:date="2026-01-01T00:00:00Z">
        <w:r>
          <w:t xml:space="preserve"> </w:t>
        </w:r>
      </w:ins>
      <w:ins w:id="8650" w:author="PR Preview" w:date="2026-01-01T00:00:00Z">
        <w:r>
          <w:t xml:space="preserve">Let</w:t>
        </w:r>
      </w:ins>
      <w:ins w:id="8651" w:author="PR Preview" w:date="2026-01-01T00:00:00Z">
        <w:r>
          <w:t xml:space="preserve"> </w:t>
        </w:r>
      </w:ins>
      <m:oMath>
        <m:r>
          <m:rPr>
            <m:scr m:val="script"/>
            <m:sty m:val="p"/>
          </m:rPr>
          <m:t>S</m:t>
        </m:r>
      </m:oMath>
      <w:ins w:id="8652" w:author="PR Preview" w:date="2026-01-01T00:00:00Z">
        <w:r>
          <w:t xml:space="preserve"> </w:t>
        </w:r>
      </w:ins>
      <w:ins w:id="8653" w:author="PR Preview" w:date="2026-01-01T00:00:00Z">
        <w:r>
          <w:t xml:space="preserve">be a subspace of</w:t>
        </w:r>
      </w:ins>
      <w:ins w:id="8654" w:author="PR Preview" w:date="2026-01-01T00:00:00Z">
        <w:r>
          <w:t xml:space="preserve"> </w:t>
        </w:r>
      </w:ins>
      <m:oMath>
        <m:sSup>
          <m:e>
            <m:r>
              <m:rPr>
                <m:scr m:val="double-struck"/>
                <m:sty m:val="p"/>
              </m:rPr>
              <m:t>R</m:t>
            </m:r>
          </m:e>
          <m:sup>
            <m:r>
              <m:t>p</m:t>
            </m:r>
          </m:sup>
        </m:sSup>
      </m:oMath>
      <w:ins w:id="8655" w:author="PR Preview" w:date="2026-01-01T00:00:00Z">
        <w:r>
          <w:t xml:space="preserve">.</w:t>
        </w:r>
      </w:ins>
      <w:ins w:id="8656" w:author="PR Preview" w:date="2026-01-01T00:00:00Z">
        <w:r>
          <w:t xml:space="preserve"> </w:t>
        </w:r>
      </w:ins>
      <w:ins w:id="8657" w:author="PR Preview" w:date="2026-01-01T00:00:00Z">
        <w:r>
          <w:t xml:space="preserve">Every orthonormal list of vectors in</w:t>
        </w:r>
      </w:ins>
      <w:ins w:id="8658" w:author="PR Preview" w:date="2026-01-01T00:00:00Z">
        <w:r>
          <w:t xml:space="preserve"> </w:t>
        </w:r>
      </w:ins>
      <m:oMath>
        <m:r>
          <m:rPr>
            <m:scr m:val="script"/>
            <m:sty m:val="p"/>
          </m:rPr>
          <m:t>S</m:t>
        </m:r>
      </m:oMath>
      <w:ins w:id="8659" w:author="PR Preview" w:date="2026-01-01T00:00:00Z">
        <w:r>
          <w:t xml:space="preserve"> </w:t>
        </w:r>
      </w:ins>
      <w:ins w:id="8660" w:author="PR Preview" w:date="2026-01-01T00:00:00Z">
        <w:r>
          <w:t xml:space="preserve">extends to an orthonormal basis of</w:t>
        </w:r>
      </w:ins>
      <w:ins w:id="8661" w:author="PR Preview" w:date="2026-01-01T00:00:00Z">
        <w:r>
          <w:t xml:space="preserve"> </w:t>
        </w:r>
      </w:ins>
      <m:oMath>
        <m:r>
          <m:rPr>
            <m:scr m:val="script"/>
            <m:sty m:val="p"/>
          </m:rPr>
          <m:t>S</m:t>
        </m:r>
      </m:oMath>
      <w:ins w:id="8662" w:author="PR Preview" w:date="2026-01-01T00:00:00Z">
        <w:r>
          <w:t xml:space="preserve"> </w:t>
        </w:r>
      </w:ins>
      <w:ins w:id="8663" w:author="PR Preview" w:date="2026-01-01T00:00:00Z">
        <w:r>
          <w:t xml:space="preserve">(</w:t>
        </w:r>
      </w:ins>
      <w:hyperlink w:anchor="def-orthonormal-basis">
        <w:ins w:id="8664" w:author="PR Preview" w:date="2026-01-01T00:00:00Z">
          <w:r>
            <w:rPr>
              <w:rStyle w:val="Hyperlink"/>
            </w:rPr>
            <w:t xml:space="preserve">Definition 77</w:t>
          </w:r>
        </w:ins>
      </w:hyperlink>
      <w:ins w:id="8665" w:author="PR Preview" w:date="2026-01-01T00:00:00Z">
        <w:r>
          <w:t xml:space="preserve">).</w:t>
        </w:r>
      </w:ins>
      <w:ins w:id="8666" w:author="PR Preview" w:date="2026-01-01T00:00:00Z">
        <w:r>
          <w:t xml:space="preserve"> </w:t>
        </w:r>
      </w:ins>
      <w:ins w:id="8667" w:author="PR Preview" w:date="2026-01-01T00:00:00Z">
        <w:r>
          <w:t xml:space="preserve">Starting from the empty list shows that</w:t>
        </w:r>
      </w:ins>
      <w:ins w:id="8668" w:author="PR Preview" w:date="2026-01-01T00:00:00Z">
        <w:r>
          <w:t xml:space="preserve"> </w:t>
        </w:r>
      </w:ins>
      <m:oMath>
        <m:r>
          <m:rPr>
            <m:scr m:val="script"/>
            <m:sty m:val="p"/>
          </m:rPr>
          <m:t>S</m:t>
        </m:r>
      </m:oMath>
      <w:ins w:id="8669" w:author="PR Preview" w:date="2026-01-01T00:00:00Z">
        <w:r>
          <w:t xml:space="preserve"> </w:t>
        </w:r>
      </w:ins>
      <w:ins w:id="8670" w:author="PR Preview" w:date="2026-01-01T00:00:00Z">
        <w:r>
          <w:t xml:space="preserve">has an orthonormal basis.</w:t>
        </w:r>
      </w:ins>
    </w:p>
    <w:bookmarkEnd w:id="409"/>
    <w:p>
      <w:pPr>
        <w:pStyle w:val="BodyText"/>
      </w:pPr>
      <w:ins w:id="8671" w:author="PR Preview" w:date="2026-01-01T00:00:00Z">
        <w:r>
          <w:rPr>
            <w:i/>
            <w:iCs/>
          </w:rPr>
          <w:t xml:space="preserve">Proof</w:t>
        </w:r>
      </w:ins>
      <w:ins w:id="8672" w:author="PR Preview" w:date="2026-01-01T00:00:00Z">
        <w:r>
          <w:t xml:space="preserve">. </w:t>
        </w:r>
      </w:ins>
      <w:ins w:id="8673" w:author="PR Preview" w:date="2026-01-01T00:00:00Z">
        <w:r>
          <w:t xml:space="preserve">Let</w:t>
        </w:r>
      </w:ins>
      <w:ins w:id="8674" w:author="PR Preview" w:date="2026-01-01T00:00:00Z">
        <w:r>
          <w:t xml:space="preserve"> </w:t>
        </w:r>
      </w:ins>
      <w:ins w:id="8675" w:author="PR Preview" w:date="2026-01-01T00:00:00Z">
        <w:r>
          <w:t xml:space="preserve">$\mathord{\smash[b]{\underset{\raise.3ex\hbox{$\scriptstyle\sim$}}{u}}\vphantom{u}}_1, \ldots, \mathord{\smash[b]{\underset{\raise.3ex\hbox{$\scriptstyle\sim$}}{u}}\vphantom{u}}_r \in \mathcal{S}$</w:t>
        </w:r>
      </w:ins>
      <w:ins w:id="8676" w:author="PR Preview" w:date="2026-01-01T00:00:00Z">
        <w:r>
          <w:t xml:space="preserve"> </w:t>
        </w:r>
      </w:ins>
      <w:ins w:id="8677" w:author="PR Preview" w:date="2026-01-01T00:00:00Z">
        <w:r>
          <w:t xml:space="preserve">be orthonormal.</w:t>
        </w:r>
      </w:ins>
      <w:ins w:id="8678" w:author="PR Preview" w:date="2026-01-01T00:00:00Z">
        <w:r>
          <w:t xml:space="preserve"> </w:t>
        </w:r>
      </w:ins>
      <w:ins w:id="8679" w:author="PR Preview" w:date="2026-01-01T00:00:00Z">
        <w:r>
          <w:t xml:space="preserve">They are linearly independent (</w:t>
        </w:r>
      </w:ins>
      <w:hyperlink w:anchor="thm-orthonormal-independent">
        <w:ins w:id="8680" w:author="PR Preview" w:date="2026-01-01T00:00:00Z">
          <w:r>
            <w:rPr>
              <w:rStyle w:val="Hyperlink"/>
            </w:rPr>
            <w:t xml:space="preserve">Theorem 64</w:t>
          </w:r>
        </w:ins>
      </w:hyperlink>
      <w:ins w:id="8681" w:author="PR Preview" w:date="2026-01-01T00:00:00Z">
        <w:r>
          <w:t xml:space="preserve">),</w:t>
        </w:r>
      </w:ins>
      <w:ins w:id="8682" w:author="PR Preview" w:date="2026-01-01T00:00:00Z">
        <w:r>
          <w:t xml:space="preserve"> </w:t>
        </w:r>
      </w:ins>
      <w:ins w:id="8683" w:author="PR Preview" w:date="2026-01-01T00:00:00Z">
        <w:r>
          <w:t xml:space="preserve">so they extend to a basis</w:t>
        </w:r>
      </w:ins>
      <w:ins w:id="8684" w:author="PR Preview" w:date="2026-01-01T00:00:00Z">
        <w:r>
          <w:t xml:space="preserve"> </w:t>
        </w:r>
      </w:ins>
      <w:ins w:id="8685"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8686" w:author="PR Preview" w:date="2026-01-01T00:00:00Z">
        <w:r>
          <w:t xml:space="preserve"> </w:t>
        </w:r>
      </w:ins>
      <w:ins w:id="8687" w:author="PR Preview" w:date="2026-01-01T00:00:00Z">
        <w:r>
          <w:t xml:space="preserve">of</w:t>
        </w:r>
      </w:ins>
      <w:ins w:id="8688" w:author="PR Preview" w:date="2026-01-01T00:00:00Z">
        <w:r>
          <w:t xml:space="preserve"> </w:t>
        </w:r>
      </w:ins>
      <m:oMath>
        <m:r>
          <m:rPr>
            <m:scr m:val="script"/>
            <m:sty m:val="p"/>
          </m:rPr>
          <m:t>S</m:t>
        </m:r>
      </m:oMath>
      <w:ins w:id="8689" w:author="PR Preview" w:date="2026-01-01T00:00:00Z">
        <w:r>
          <w:t xml:space="preserve"> </w:t>
        </w:r>
      </w:ins>
      <w:ins w:id="8690" w:author="PR Preview" w:date="2026-01-01T00:00:00Z">
        <w:r>
          <w:t xml:space="preserve">(</w:t>
        </w:r>
      </w:ins>
      <w:hyperlink w:anchor="thm-extend-basis">
        <w:ins w:id="8691" w:author="PR Preview" w:date="2026-01-01T00:00:00Z">
          <w:r>
            <w:rPr>
              <w:rStyle w:val="Hyperlink"/>
            </w:rPr>
            <w:t xml:space="preserve">Theorem 29</w:t>
          </w:r>
        </w:ins>
      </w:hyperlink>
      <w:ins w:id="8692" w:author="PR Preview" w:date="2026-01-01T00:00:00Z">
        <w:r>
          <w:t xml:space="preserve">).</w:t>
        </w:r>
      </w:ins>
      <w:ins w:id="8693" w:author="PR Preview" w:date="2026-01-01T00:00:00Z">
        <w:r>
          <w:t xml:space="preserve"> </w:t>
        </w:r>
      </w:ins>
      <w:ins w:id="8694" w:author="PR Preview" w:date="2026-01-01T00:00:00Z">
        <w:r>
          <w:t xml:space="preserve">Run the Gram-Schmidt process on this basis.</w:t>
        </w:r>
      </w:ins>
      <w:ins w:id="8695" w:author="PR Preview" w:date="2026-01-01T00:00:00Z">
        <w:r>
          <w:t xml:space="preserve"> </w:t>
        </w:r>
      </w:ins>
      <w:ins w:id="8696" w:author="PR Preview" w:date="2026-01-01T00:00:00Z">
        <w:r>
          <w:t xml:space="preserve">It is linearly independent, so the process completes,</w:t>
        </w:r>
      </w:ins>
      <w:ins w:id="8697" w:author="PR Preview" w:date="2026-01-01T00:00:00Z">
        <w:r>
          <w:t xml:space="preserve"> </w:t>
        </w:r>
      </w:ins>
      <w:ins w:id="8698" w:author="PR Preview" w:date="2026-01-01T00:00:00Z">
        <w:r>
          <w:t xml:space="preserve">and the output is an orthonormal basis of its span, which is</w:t>
        </w:r>
      </w:ins>
      <w:ins w:id="8699" w:author="PR Preview" w:date="2026-01-01T00:00:00Z">
        <w:r>
          <w:t xml:space="preserve"> </w:t>
        </w:r>
      </w:ins>
      <m:oMath>
        <m:r>
          <m:rPr>
            <m:scr m:val="script"/>
            <m:sty m:val="p"/>
          </m:rPr>
          <m:t>S</m:t>
        </m:r>
      </m:oMath>
      <w:ins w:id="8700" w:author="PR Preview" w:date="2026-01-01T00:00:00Z">
        <w:r>
          <w:t xml:space="preserve"> </w:t>
        </w:r>
      </w:ins>
      <w:ins w:id="8701" w:author="PR Preview" w:date="2026-01-01T00:00:00Z">
        <w:r>
          <w:t xml:space="preserve">(</w:t>
        </w:r>
      </w:ins>
      <w:hyperlink w:anchor="thm-gram-schmidt">
        <w:ins w:id="8702" w:author="PR Preview" w:date="2026-01-01T00:00:00Z">
          <w:r>
            <w:rPr>
              <w:rStyle w:val="Hyperlink"/>
            </w:rPr>
            <w:t xml:space="preserve">Theorem 66</w:t>
          </w:r>
        </w:ins>
      </w:hyperlink>
      <w:ins w:id="8703"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0" w:name="exm-orthonormal-basis-exists"/>
    <w:p>
      <w:pPr>
        <w:pStyle w:val="BodyText"/>
      </w:pPr>
      <w:del w:id="8704" w:author="PR Preview" w:date="2026-01-01T00:00:00Z">
        <w:r>
          <w:rPr>
            <w:b/>
            <w:bCs/>
          </w:rPr>
          <w:delText xml:space="preserve">Example 120 (Extending one unit vector to an orthonormal basis of</w:delText>
        </w:r>
      </w:del>
      <w:del w:id="8705" w:author="PR Preview" w:date="2026-01-01T00:00:00Z">
        <w:r>
          <w:rPr>
            <w:b/>
            <w:bCs/>
          </w:rPr>
          <w:delText xml:space="preserve"> </w:delText>
        </w:r>
      </w:del>
      <m:oMath>
        <m:sSup>
          <m:e>
            <m:r>
              <m:rPr>
                <m:scr m:val="double-struck"/>
                <m:sty m:val="p"/>
              </m:rPr>
              <m:t>R</m:t>
            </m:r>
          </m:e>
          <m:sup>
            <m:r>
              <m:t>3</m:t>
            </m:r>
          </m:sup>
        </m:sSup>
      </m:oMath>
      <w:del w:id="8706" w:author="PR Preview" w:date="2026-01-01T00:00:00Z">
        <w:r>
          <w:rPr>
            <w:b/>
            <w:bCs/>
          </w:rPr>
          <w:delText xml:space="preserve">)</w:delText>
        </w:r>
      </w:del>
      <w:del w:id="8707" w:author="PR Preview" w:date="2026-01-01T00:00:00Z">
        <w:r>
          <w:delText xml:space="preserve"> </w:delText>
        </w:r>
      </w:del>
      <w:del w:id="8708" w:author="PR Preview" w:date="2026-01-01T00:00:00Z">
        <w:r>
          <w:delText xml:space="preserve">Start from the unit vector</w:delText>
        </w:r>
      </w:del>
      <w:del w:id="8709" w:author="PR Preview" w:date="2026-01-01T00:00:00Z">
        <w:r>
          <w:delText xml:space="preserve"> </w:delText>
        </w:r>
      </w:del>
      <w:del w:id="8710" w:author="PR Preview" w:date="2026-01-01T00:00:00Z">
        <w:r>
          <w:delText xml:space="preserve">$\mathord{\smash[b]{\underset{\raise.3ex\hbox{$\scriptstyle\sim$}}{u}}\vphantom{u}}_1 = \tfrac{1}{\sqrt{2}}\,(1, 1, 0)$</w:delText>
        </w:r>
      </w:del>
      <w:del w:id="8711" w:author="PR Preview" w:date="2026-01-01T00:00:00Z">
        <w:r>
          <w:delText xml:space="preserve">.</w:delText>
        </w:r>
      </w:del>
      <w:del w:id="8712" w:author="PR Preview" w:date="2026-01-01T00:00:00Z">
        <w:r>
          <w:delText xml:space="preserve"> </w:delText>
        </w:r>
      </w:del>
      <w:del w:id="8713" w:author="PR Preview" w:date="2026-01-01T00:00:00Z">
        <w:r>
          <w:delText xml:space="preserve">Extend it to a basis of</w:delText>
        </w:r>
      </w:del>
      <w:del w:id="8714" w:author="PR Preview" w:date="2026-01-01T00:00:00Z">
        <w:r>
          <w:delText xml:space="preserve"> </w:delText>
        </w:r>
      </w:del>
      <m:oMath>
        <m:sSup>
          <m:e>
            <m:r>
              <m:rPr>
                <m:scr m:val="double-struck"/>
                <m:sty m:val="p"/>
              </m:rPr>
              <m:t>R</m:t>
            </m:r>
          </m:e>
          <m:sup>
            <m:r>
              <m:t>3</m:t>
            </m:r>
          </m:sup>
        </m:sSup>
      </m:oMath>
      <w:del w:id="8715" w:author="PR Preview" w:date="2026-01-01T00:00:00Z">
        <w:r>
          <w:delText xml:space="preserve"> </w:delText>
        </w:r>
      </w:del>
      <w:del w:id="8716" w:author="PR Preview" w:date="2026-01-01T00:00:00Z">
        <w:r>
          <w:delText xml:space="preserve">as in</w:delText>
        </w:r>
      </w:del>
      <w:del w:id="8717" w:author="PR Preview" w:date="2026-01-01T00:00:00Z">
        <w:r>
          <w:delText xml:space="preserve"> </w:delText>
        </w:r>
      </w:del>
      <w:hyperlink w:anchor="exm-extend-basis">
        <w:del w:id="8718" w:author="PR Preview" w:date="2026-01-01T00:00:00Z">
          <w:r>
            <w:rPr>
              <w:rStyle w:val="Hyperlink"/>
            </w:rPr>
            <w:delText xml:space="preserve">Example 52</w:delText>
          </w:r>
        </w:del>
      </w:hyperlink>
      <w:del w:id="8719" w:author="PR Preview" w:date="2026-01-01T00:00:00Z">
        <w:r>
          <w:delText xml:space="preserve">,</w:delText>
        </w:r>
      </w:del>
      <w:del w:id="8720" w:author="PR Preview" w:date="2026-01-01T00:00:00Z">
        <w:r>
          <w:delText xml:space="preserve"> </w:delText>
        </w:r>
      </w:del>
      <w:del w:id="8721" w:author="PR Preview" w:date="2026-01-01T00:00:00Z">
        <w:r>
          <w:delText xml:space="preserve">starting from the empty list:</w:delText>
        </w:r>
      </w:del>
      <w:del w:id="8722" w:author="PR Preview" w:date="2026-01-01T00:00:00Z">
        <w:r>
          <w:delText xml:space="preserve"> </w:delText>
        </w:r>
      </w:del>
      <w:del w:id="8723" w:author="PR Preview" w:date="2026-01-01T00:00:00Z">
        <w:r>
          <w:delText xml:space="preserve">$\mathord{\smash[b]{\underset{\raise.3ex\hbox{$\scriptstyle\sim$}}{u}}\vphantom{u}}_1$</w:delText>
        </w:r>
      </w:del>
      <w:del w:id="8724" w:author="PR Preview" w:date="2026-01-01T00:00:00Z">
        <w:r>
          <w:delText xml:space="preserve"> </w:delText>
        </w:r>
      </w:del>
      <w:del w:id="8725" w:author="PR Preview" w:date="2026-01-01T00:00:00Z">
        <w:r>
          <w:delText xml:space="preserve">is not in the span of the empty list,</w:delText>
        </w:r>
      </w:del>
      <w:del w:id="8726" w:author="PR Preview" w:date="2026-01-01T00:00:00Z">
        <w:r>
          <w:delText xml:space="preserve"> </w:delText>
        </w:r>
      </w:del>
      <w:del w:id="8727" w:author="PR Preview" w:date="2026-01-01T00:00:00Z">
        <w:r>
          <w:delText xml:space="preserve">$\mathopen{}\left\{\mathord{\smash[b]{\underset{\raise.3ex\hbox{$\scriptstyle\sim$}}{0}}\vphantom{0}}\right\}\mathclose{}$</w:delText>
        </w:r>
      </w:del>
      <w:del w:id="8728" w:author="PR Preview" w:date="2026-01-01T00:00:00Z">
        <w:r>
          <w:delText xml:space="preserve">, because</w:delText>
        </w:r>
      </w:del>
      <w:del w:id="8729" w:author="PR Preview" w:date="2026-01-01T00:00:00Z">
        <w:r>
          <w:delText xml:space="preserve"> </w:delText>
        </w:r>
      </w:del>
      <w:del w:id="8730" w:author="PR Preview" w:date="2026-01-01T00:00:00Z">
        <w:r>
          <w:delText xml:space="preserve">$\mathopen{}\left\lVert\mathord{\smash[b]{\underset{\raise.3ex\hbox{$\scriptstyle\sim$}}{u}}\vphantom{u}}_1\right\rVert\mathclose{} = 1$</w:delText>
        </w:r>
      </w:del>
      <w:del w:id="8731" w:author="PR Preview" w:date="2026-01-01T00:00:00Z">
        <w:r>
          <w:delText xml:space="preserve">;</w:delText>
        </w:r>
      </w:del>
      <w:del w:id="8732" w:author="PR Preview" w:date="2026-01-01T00:00:00Z">
        <w:r>
          <w:delText xml:space="preserve"> </w:delText>
        </w:r>
      </w:del>
      <m:oMath>
        <m:r>
          <m:rPr>
            <m:sty m:val="p"/>
          </m:rPr>
          <m:t>(</m:t>
        </m:r>
        <m:r>
          <m:t>1</m:t>
        </m:r>
        <m:r>
          <m:rPr>
            <m:sty m:val="p"/>
          </m:rPr>
          <m:t>,</m:t>
        </m:r>
        <m:r>
          <m:t>0</m:t>
        </m:r>
        <m:r>
          <m:rPr>
            <m:sty m:val="p"/>
          </m:rPr>
          <m:t>,</m:t>
        </m:r>
        <m:r>
          <m:t>0</m:t>
        </m:r>
        <m:r>
          <m:rPr>
            <m:sty m:val="p"/>
          </m:rPr>
          <m:t>)</m:t>
        </m:r>
      </m:oMath>
      <w:del w:id="8733" w:author="PR Preview" w:date="2026-01-01T00:00:00Z">
        <w:r>
          <w:delText xml:space="preserve"> </w:delText>
        </w:r>
      </w:del>
      <w:del w:id="8734" w:author="PR Preview" w:date="2026-01-01T00:00:00Z">
        <w:r>
          <w:delText xml:space="preserve">is not in</w:delText>
        </w:r>
      </w:del>
      <w:del w:id="8735" w:author="PR Preview" w:date="2026-01-01T00:00:00Z">
        <w:r>
          <w:delText xml:space="preserve"> </w:delText>
        </w:r>
      </w:del>
      <w:del w:id="8736" w:author="PR Preview" w:date="2026-01-01T00:00:00Z">
        <w:r>
          <w:delText xml:space="preserve">$\operatorname{span}\mathopen{}\left\{\mathord{\smash[b]{\underset{\raise.3ex\hbox{$\scriptstyle\sim$}}{u}}\vphantom{u}}_1\right\}\mathclose{}$</w:delText>
        </w:r>
      </w:del>
      <w:del w:id="8737" w:author="PR Preview" w:date="2026-01-01T00:00:00Z">
        <w:r>
          <w:delText xml:space="preserve">,</w:delText>
        </w:r>
      </w:del>
      <w:del w:id="8738" w:author="PR Preview" w:date="2026-01-01T00:00:00Z">
        <w:r>
          <w:delText xml:space="preserve"> </w:delText>
        </w:r>
      </w:del>
      <w:del w:id="8739" w:author="PR Preview" w:date="2026-01-01T00:00:00Z">
        <w:r>
          <w:delText xml:space="preserve">because every multiple of</w:delText>
        </w:r>
      </w:del>
      <w:del w:id="8740" w:author="PR Preview" w:date="2026-01-01T00:00:00Z">
        <w:r>
          <w:delText xml:space="preserve"> </w:delText>
        </w:r>
      </w:del>
      <w:del w:id="8741" w:author="PR Preview" w:date="2026-01-01T00:00:00Z">
        <w:r>
          <w:delText xml:space="preserve">$\mathord{\smash[b]{\underset{\raise.3ex\hbox{$\scriptstyle\sim$}}{u}}\vphantom{u}}_1$</w:delText>
        </w:r>
      </w:del>
      <w:del w:id="8742" w:author="PR Preview" w:date="2026-01-01T00:00:00Z">
        <w:r>
          <w:delText xml:space="preserve"> </w:delText>
        </w:r>
      </w:del>
      <w:del w:id="8743" w:author="PR Preview" w:date="2026-01-01T00:00:00Z">
        <w:r>
          <w:delText xml:space="preserve">has equal first and second entries,</w:delText>
        </w:r>
      </w:del>
      <w:del w:id="8744" w:author="PR Preview" w:date="2026-01-01T00:00:00Z">
        <w:r>
          <w:delText xml:space="preserve"> </w:delText>
        </w:r>
      </w:del>
      <w:del w:id="8745" w:author="PR Preview" w:date="2026-01-01T00:00:00Z">
        <w:r>
          <w:delText xml:space="preserve">and</w:delText>
        </w:r>
      </w:del>
      <w:del w:id="8746" w:author="PR Preview" w:date="2026-01-01T00:00:00Z">
        <w:r>
          <w:delText xml:space="preserve"> </w:delText>
        </w:r>
      </w:del>
      <m:oMath>
        <m:r>
          <m:rPr>
            <m:sty m:val="p"/>
          </m:rPr>
          <m:t>(</m:t>
        </m:r>
        <m:r>
          <m:t>0</m:t>
        </m:r>
        <m:r>
          <m:rPr>
            <m:sty m:val="p"/>
          </m:rPr>
          <m:t>,</m:t>
        </m:r>
        <m:r>
          <m:t>0</m:t>
        </m:r>
        <m:r>
          <m:rPr>
            <m:sty m:val="p"/>
          </m:rPr>
          <m:t>,</m:t>
        </m:r>
        <m:r>
          <m:t>1</m:t>
        </m:r>
        <m:r>
          <m:rPr>
            <m:sty m:val="p"/>
          </m:rPr>
          <m:t>)</m:t>
        </m:r>
      </m:oMath>
      <w:del w:id="8747" w:author="PR Preview" w:date="2026-01-01T00:00:00Z">
        <w:r>
          <w:delText xml:space="preserve"> </w:delText>
        </w:r>
      </w:del>
      <w:del w:id="8748" w:author="PR Preview" w:date="2026-01-01T00:00:00Z">
        <w:r>
          <w:delText xml:space="preserve">is not in</w:delText>
        </w:r>
      </w:del>
      <w:del w:id="8749" w:author="PR Preview" w:date="2026-01-01T00:00:00Z">
        <w:r>
          <w:delText xml:space="preserve"> </w:delText>
        </w:r>
      </w:del>
      <w:del w:id="8750" w:author="PR Preview" w:date="2026-01-01T00:00:00Z">
        <w:r>
          <w:delText xml:space="preserve">$\operatorname{span}\mathopen{}\left\{\mathord{\smash[b]{\underset{\raise.3ex\hbox{$\scriptstyle\sim$}}{u}}\vphantom{u}}_1, (1, 0, 0)\right\}\mathclose{}$</w:delText>
        </w:r>
      </w:del>
      <w:del w:id="8751" w:author="PR Preview" w:date="2026-01-01T00:00:00Z">
        <w:r>
          <w:delText xml:space="preserve">,</w:delText>
        </w:r>
      </w:del>
      <w:del w:id="8752" w:author="PR Preview" w:date="2026-01-01T00:00:00Z">
        <w:r>
          <w:delText xml:space="preserve"> </w:delText>
        </w:r>
      </w:del>
      <w:del w:id="8753" w:author="PR Preview" w:date="2026-01-01T00:00:00Z">
        <w:r>
          <w:delText xml:space="preserve">because every combination of those two vectors has third entry</w:delText>
        </w:r>
      </w:del>
      <w:del w:id="8754" w:author="PR Preview" w:date="2026-01-01T00:00:00Z">
        <w:r>
          <w:delText xml:space="preserve"> </w:delText>
        </w:r>
      </w:del>
      <m:oMath>
        <m:r>
          <m:t>0</m:t>
        </m:r>
      </m:oMath>
      <w:del w:id="8755" w:author="PR Preview" w:date="2026-01-01T00:00:00Z">
        <w:r>
          <w:delText xml:space="preserve">.</w:delText>
        </w:r>
      </w:del>
      <w:del w:id="8756" w:author="PR Preview" w:date="2026-01-01T00:00:00Z">
        <w:r>
          <w:delText xml:space="preserve"> </w:delText>
        </w:r>
      </w:del>
      <w:del w:id="8757" w:author="PR Preview" w:date="2026-01-01T00:00:00Z">
        <w:r>
          <w:delText xml:space="preserve">So</w:delText>
        </w:r>
      </w:del>
      <w:del w:id="8758" w:author="PR Preview" w:date="2026-01-01T00:00:00Z">
        <w:r>
          <w:delText xml:space="preserve"> </w:delText>
        </w:r>
      </w:del>
      <w:del w:id="8759" w:author="PR Preview" w:date="2026-01-01T00:00:00Z">
        <w:r>
          <w:delText xml:space="preserve">$\mathord{\smash[b]{\underset{\raise.3ex\hbox{$\scriptstyle\sim$}}{u}}\vphantom{u}}_1, (1, 0, 0), (0, 0, 1)$</w:delText>
        </w:r>
      </w:del>
      <w:del w:id="8760" w:author="PR Preview" w:date="2026-01-01T00:00:00Z">
        <w:r>
          <w:delText xml:space="preserve"> </w:delText>
        </w:r>
      </w:del>
      <w:del w:id="8761" w:author="PR Preview" w:date="2026-01-01T00:00:00Z">
        <w:r>
          <w:delText xml:space="preserve">are linearly independent (</w:delText>
        </w:r>
      </w:del>
      <w:hyperlink w:anchor="thm-add-outside-span">
        <w:del w:id="8762" w:author="PR Preview" w:date="2026-01-01T00:00:00Z">
          <w:r>
            <w:rPr>
              <w:rStyle w:val="Hyperlink"/>
            </w:rPr>
            <w:delText xml:space="preserve">Theorem 28</w:delText>
          </w:r>
        </w:del>
      </w:hyperlink>
      <w:del w:id="8763" w:author="PR Preview" w:date="2026-01-01T00:00:00Z">
        <w:r>
          <w:delText xml:space="preserve">),</w:delText>
        </w:r>
      </w:del>
      <w:del w:id="8764" w:author="PR Preview" w:date="2026-01-01T00:00:00Z">
        <w:r>
          <w:delText xml:space="preserve"> </w:delText>
        </w:r>
      </w:del>
      <w:del w:id="8765" w:author="PR Preview" w:date="2026-01-01T00:00:00Z">
        <w:r>
          <w:delText xml:space="preserve">and three linearly independent vectors in</w:delText>
        </w:r>
      </w:del>
      <w:del w:id="8766" w:author="PR Preview" w:date="2026-01-01T00:00:00Z">
        <w:r>
          <w:delText xml:space="preserve"> </w:delText>
        </w:r>
      </w:del>
      <m:oMath>
        <m:sSup>
          <m:e>
            <m:r>
              <m:rPr>
                <m:scr m:val="double-struck"/>
                <m:sty m:val="p"/>
              </m:rPr>
              <m:t>R</m:t>
            </m:r>
          </m:e>
          <m:sup>
            <m:r>
              <m:t>3</m:t>
            </m:r>
          </m:sup>
        </m:sSup>
      </m:oMath>
      <w:del w:id="8767" w:author="PR Preview" w:date="2026-01-01T00:00:00Z">
        <w:r>
          <w:delText xml:space="preserve"> </w:delText>
        </w:r>
      </w:del>
      <w:del w:id="8768" w:author="PR Preview" w:date="2026-01-01T00:00:00Z">
        <w:r>
          <w:delText xml:space="preserve">are a basis of it</w:delText>
        </w:r>
      </w:del>
      <w:del w:id="8769" w:author="PR Preview" w:date="2026-01-01T00:00:00Z">
        <w:r>
          <w:delText xml:space="preserve"> </w:delText>
        </w:r>
      </w:del>
      <w:del w:id="8770" w:author="PR Preview" w:date="2026-01-01T00:00:00Z">
        <w:r>
          <w:delText xml:space="preserve">(they are a basis of their span, which has dimension</w:delText>
        </w:r>
      </w:del>
      <w:del w:id="8771" w:author="PR Preview" w:date="2026-01-01T00:00:00Z">
        <w:r>
          <w:delText xml:space="preserve"> </w:delText>
        </w:r>
      </w:del>
      <m:oMath>
        <m:r>
          <m:t>3</m:t>
        </m:r>
      </m:oMath>
      <w:del w:id="8772" w:author="PR Preview" w:date="2026-01-01T00:00:00Z">
        <w:r>
          <w:delText xml:space="preserve"> </w:delText>
        </w:r>
      </w:del>
      <w:del w:id="8773" w:author="PR Preview" w:date="2026-01-01T00:00:00Z">
        <w:r>
          <w:delText xml:space="preserve">(</w:delText>
        </w:r>
      </w:del>
      <w:hyperlink w:anchor="def-dimension">
        <w:del w:id="8774" w:author="PR Preview" w:date="2026-01-01T00:00:00Z">
          <w:r>
            <w:rPr>
              <w:rStyle w:val="Hyperlink"/>
            </w:rPr>
            <w:delText xml:space="preserve">Definition 51</w:delText>
          </w:r>
        </w:del>
      </w:hyperlink>
      <w:del w:id="8775" w:author="PR Preview" w:date="2026-01-01T00:00:00Z">
        <w:r>
          <w:delText xml:space="preserve">)</w:delText>
        </w:r>
      </w:del>
      <w:del w:id="8776" w:author="PR Preview" w:date="2026-01-01T00:00:00Z">
        <w:r>
          <w:delText xml:space="preserve"> </w:delText>
        </w:r>
      </w:del>
      <w:del w:id="8777" w:author="PR Preview" w:date="2026-01-01T00:00:00Z">
        <w:r>
          <w:delText xml:space="preserve">and so is</w:delText>
        </w:r>
      </w:del>
      <w:del w:id="8778" w:author="PR Preview" w:date="2026-01-01T00:00:00Z">
        <w:r>
          <w:delText xml:space="preserve"> </w:delText>
        </w:r>
      </w:del>
      <m:oMath>
        <m:sSup>
          <m:e>
            <m:r>
              <m:rPr>
                <m:scr m:val="double-struck"/>
                <m:sty m:val="p"/>
              </m:rPr>
              <m:t>R</m:t>
            </m:r>
          </m:e>
          <m:sup>
            <m:r>
              <m:t>3</m:t>
            </m:r>
          </m:sup>
        </m:sSup>
      </m:oMath>
      <w:del w:id="8779" w:author="PR Preview" w:date="2026-01-01T00:00:00Z">
        <w:r>
          <w:delText xml:space="preserve"> </w:delText>
        </w:r>
      </w:del>
      <w:del w:id="8780" w:author="PR Preview" w:date="2026-01-01T00:00:00Z">
        <w:r>
          <w:delText xml:space="preserve">(</w:delText>
        </w:r>
      </w:del>
      <w:hyperlink w:anchor="thm-subspace-equal-dim">
        <w:del w:id="8781" w:author="PR Preview" w:date="2026-01-01T00:00:00Z">
          <w:r>
            <w:rPr>
              <w:rStyle w:val="Hyperlink"/>
            </w:rPr>
            <w:delText xml:space="preserve">Theorem 31</w:delText>
          </w:r>
        </w:del>
      </w:hyperlink>
      <w:del w:id="8782" w:author="PR Preview" w:date="2026-01-01T00:00:00Z">
        <w:r>
          <w:delText xml:space="preserve">,</w:delText>
        </w:r>
      </w:del>
      <w:del w:id="8783" w:author="PR Preview" w:date="2026-01-01T00:00:00Z">
        <w:r>
          <w:delText xml:space="preserve"> </w:delText>
        </w:r>
      </w:del>
      <w:hyperlink w:anchor="exm-dimension">
        <w:del w:id="8784" w:author="PR Preview" w:date="2026-01-01T00:00:00Z">
          <w:r>
            <w:rPr>
              <w:rStyle w:val="Hyperlink"/>
            </w:rPr>
            <w:delText xml:space="preserve">Example 50</w:delText>
          </w:r>
        </w:del>
      </w:hyperlink>
      <w:del w:id="8785" w:author="PR Preview" w:date="2026-01-01T00:00:00Z">
        <w:r>
          <w:delText xml:space="preserve">)).</w:delText>
        </w:r>
      </w:del>
      <w:del w:id="8786" w:author="PR Preview" w:date="2026-01-01T00:00:00Z">
        <w:r>
          <w:delText xml:space="preserve"> </w:delText>
        </w:r>
      </w:del>
      <w:del w:id="8787" w:author="PR Preview" w:date="2026-01-01T00:00:00Z">
        <w:r>
          <w:delText xml:space="preserve">Gram-Schmidt on</w:delText>
        </w:r>
      </w:del>
      <w:del w:id="8788" w:author="PR Preview" w:date="2026-01-01T00:00:00Z">
        <w:r>
          <w:delText xml:space="preserve"> </w:delText>
        </w:r>
      </w:del>
      <w:del w:id="8789" w:author="PR Preview" w:date="2026-01-01T00:00:00Z">
        <w:r>
          <w:delText xml:space="preserve">$\mathord{\smash[b]{\underset{\raise.3ex\hbox{$\scriptstyle\sim$}}{u}}\vphantom{u}}_1, (1, 0, 0), (0, 0, 1)$</w:delText>
        </w:r>
      </w:del>
      <w:del w:id="8790" w:author="PR Preview" w:date="2026-01-01T00:00:00Z">
        <w:r>
          <w:delText xml:space="preserve">:</w:delText>
        </w:r>
      </w:del>
    </w:p>
    <w:p>
      <w:pPr>
        <w:pStyle w:val="BodyText"/>
      </w:pPr>
      <w:ins w:id="8791" w:author="PR Preview" w:date="2026-01-01T00:00:00Z">
        <w:r>
          <w:rPr>
            <w:b/>
            <w:bCs/>
          </w:rPr>
          <w:t xml:space="preserve">Example 122 (Extending one unit vector to an orthonormal basis of</w:t>
        </w:r>
      </w:ins>
      <w:ins w:id="8792" w:author="PR Preview" w:date="2026-01-01T00:00:00Z">
        <w:r>
          <w:rPr>
            <w:b/>
            <w:bCs/>
          </w:rPr>
          <w:t xml:space="preserve"> </w:t>
        </w:r>
      </w:ins>
      <m:oMath>
        <m:sSup>
          <m:e>
            <m:r>
              <m:rPr>
                <m:scr m:val="double-struck"/>
                <m:sty m:val="p"/>
              </m:rPr>
              <m:t>R</m:t>
            </m:r>
          </m:e>
          <m:sup>
            <m:r>
              <m:t>3</m:t>
            </m:r>
          </m:sup>
        </m:sSup>
      </m:oMath>
      <w:ins w:id="8793" w:author="PR Preview" w:date="2026-01-01T00:00:00Z">
        <w:r>
          <w:rPr>
            <w:b/>
            <w:bCs/>
          </w:rPr>
          <w:t xml:space="preserve">)</w:t>
        </w:r>
      </w:ins>
      <w:ins w:id="8794" w:author="PR Preview" w:date="2026-01-01T00:00:00Z">
        <w:r>
          <w:t xml:space="preserve"> </w:t>
        </w:r>
      </w:ins>
      <w:ins w:id="8795" w:author="PR Preview" w:date="2026-01-01T00:00:00Z">
        <w:r>
          <w:t xml:space="preserve">Start from the unit vector</w:t>
        </w:r>
      </w:ins>
      <w:ins w:id="8796" w:author="PR Preview" w:date="2026-01-01T00:00:00Z">
        <w:r>
          <w:t xml:space="preserve"> </w:t>
        </w:r>
      </w:ins>
      <w:ins w:id="8797" w:author="PR Preview" w:date="2026-01-01T00:00:00Z">
        <w:r>
          <w:t xml:space="preserve">$\mathord{\smash[b]{\underset{\raise.3ex\hbox{$\scriptstyle\sim$}}{u}}\vphantom{u}}_1 = \tfrac{1}{\sqrt{2}}\,(1, 1, 0)$</w:t>
        </w:r>
      </w:ins>
      <w:ins w:id="8798" w:author="PR Preview" w:date="2026-01-01T00:00:00Z">
        <w:r>
          <w:t xml:space="preserve">.</w:t>
        </w:r>
      </w:ins>
      <w:ins w:id="8799" w:author="PR Preview" w:date="2026-01-01T00:00:00Z">
        <w:r>
          <w:t xml:space="preserve"> </w:t>
        </w:r>
      </w:ins>
      <w:ins w:id="8800" w:author="PR Preview" w:date="2026-01-01T00:00:00Z">
        <w:r>
          <w:t xml:space="preserve">Extend it to a basis of</w:t>
        </w:r>
      </w:ins>
      <w:ins w:id="8801" w:author="PR Preview" w:date="2026-01-01T00:00:00Z">
        <w:r>
          <w:t xml:space="preserve"> </w:t>
        </w:r>
      </w:ins>
      <m:oMath>
        <m:sSup>
          <m:e>
            <m:r>
              <m:rPr>
                <m:scr m:val="double-struck"/>
                <m:sty m:val="p"/>
              </m:rPr>
              <m:t>R</m:t>
            </m:r>
          </m:e>
          <m:sup>
            <m:r>
              <m:t>3</m:t>
            </m:r>
          </m:sup>
        </m:sSup>
      </m:oMath>
      <w:ins w:id="8802" w:author="PR Preview" w:date="2026-01-01T00:00:00Z">
        <w:r>
          <w:t xml:space="preserve"> </w:t>
        </w:r>
      </w:ins>
      <w:ins w:id="8803" w:author="PR Preview" w:date="2026-01-01T00:00:00Z">
        <w:r>
          <w:t xml:space="preserve">as in</w:t>
        </w:r>
      </w:ins>
      <w:ins w:id="8804" w:author="PR Preview" w:date="2026-01-01T00:00:00Z">
        <w:r>
          <w:t xml:space="preserve"> </w:t>
        </w:r>
      </w:ins>
      <w:hyperlink w:anchor="exm-extend-basis">
        <w:ins w:id="8805" w:author="PR Preview" w:date="2026-01-01T00:00:00Z">
          <w:r>
            <w:rPr>
              <w:rStyle w:val="Hyperlink"/>
            </w:rPr>
            <w:t xml:space="preserve">Example 52</w:t>
          </w:r>
        </w:ins>
      </w:hyperlink>
      <w:ins w:id="8806" w:author="PR Preview" w:date="2026-01-01T00:00:00Z">
        <w:r>
          <w:t xml:space="preserve">,</w:t>
        </w:r>
      </w:ins>
      <w:ins w:id="8807" w:author="PR Preview" w:date="2026-01-01T00:00:00Z">
        <w:r>
          <w:t xml:space="preserve"> </w:t>
        </w:r>
      </w:ins>
      <w:ins w:id="8808" w:author="PR Preview" w:date="2026-01-01T00:00:00Z">
        <w:r>
          <w:t xml:space="preserve">starting from the empty list:</w:t>
        </w:r>
      </w:ins>
      <w:ins w:id="8809" w:author="PR Preview" w:date="2026-01-01T00:00:00Z">
        <w:r>
          <w:t xml:space="preserve"> </w:t>
        </w:r>
      </w:ins>
      <w:ins w:id="8810" w:author="PR Preview" w:date="2026-01-01T00:00:00Z">
        <w:r>
          <w:t xml:space="preserve">$\mathord{\smash[b]{\underset{\raise.3ex\hbox{$\scriptstyle\sim$}}{u}}\vphantom{u}}_1$</w:t>
        </w:r>
      </w:ins>
      <w:ins w:id="8811" w:author="PR Preview" w:date="2026-01-01T00:00:00Z">
        <w:r>
          <w:t xml:space="preserve"> </w:t>
        </w:r>
      </w:ins>
      <w:ins w:id="8812" w:author="PR Preview" w:date="2026-01-01T00:00:00Z">
        <w:r>
          <w:t xml:space="preserve">is not in the span of the empty list,</w:t>
        </w:r>
      </w:ins>
      <w:ins w:id="8813" w:author="PR Preview" w:date="2026-01-01T00:00:00Z">
        <w:r>
          <w:t xml:space="preserve"> </w:t>
        </w:r>
      </w:ins>
      <w:ins w:id="8814" w:author="PR Preview" w:date="2026-01-01T00:00:00Z">
        <w:r>
          <w:t xml:space="preserve">$\mathopen{}\left\{\mathord{\smash[b]{\underset{\raise.3ex\hbox{$\scriptstyle\sim$}}{0}}\vphantom{0}}\right\}\mathclose{}$</w:t>
        </w:r>
      </w:ins>
      <w:ins w:id="8815" w:author="PR Preview" w:date="2026-01-01T00:00:00Z">
        <w:r>
          <w:t xml:space="preserve">, because</w:t>
        </w:r>
      </w:ins>
      <w:ins w:id="8816" w:author="PR Preview" w:date="2026-01-01T00:00:00Z">
        <w:r>
          <w:t xml:space="preserve"> </w:t>
        </w:r>
      </w:ins>
      <w:ins w:id="8817" w:author="PR Preview" w:date="2026-01-01T00:00:00Z">
        <w:r>
          <w:t xml:space="preserve">$\mathopen{}\left\lVert\mathord{\smash[b]{\underset{\raise.3ex\hbox{$\scriptstyle\sim$}}{u}}\vphantom{u}}_1\right\rVert\mathclose{} = 1$</w:t>
        </w:r>
      </w:ins>
      <w:ins w:id="8818" w:author="PR Preview" w:date="2026-01-01T00:00:00Z">
        <w:r>
          <w:t xml:space="preserve">;</w:t>
        </w:r>
      </w:ins>
      <w:ins w:id="8819" w:author="PR Preview" w:date="2026-01-01T00:00:00Z">
        <w:r>
          <w:t xml:space="preserve"> </w:t>
        </w:r>
      </w:ins>
      <m:oMath>
        <m:r>
          <m:rPr>
            <m:sty m:val="p"/>
          </m:rPr>
          <m:t>(</m:t>
        </m:r>
        <m:r>
          <m:t>1</m:t>
        </m:r>
        <m:r>
          <m:rPr>
            <m:sty m:val="p"/>
          </m:rPr>
          <m:t>,</m:t>
        </m:r>
        <m:r>
          <m:t>0</m:t>
        </m:r>
        <m:r>
          <m:rPr>
            <m:sty m:val="p"/>
          </m:rPr>
          <m:t>,</m:t>
        </m:r>
        <m:r>
          <m:t>0</m:t>
        </m:r>
        <m:r>
          <m:rPr>
            <m:sty m:val="p"/>
          </m:rPr>
          <m:t>)</m:t>
        </m:r>
      </m:oMath>
      <w:ins w:id="8820" w:author="PR Preview" w:date="2026-01-01T00:00:00Z">
        <w:r>
          <w:t xml:space="preserve"> </w:t>
        </w:r>
      </w:ins>
      <w:ins w:id="8821" w:author="PR Preview" w:date="2026-01-01T00:00:00Z">
        <w:r>
          <w:t xml:space="preserve">is not in</w:t>
        </w:r>
      </w:ins>
      <w:ins w:id="8822" w:author="PR Preview" w:date="2026-01-01T00:00:00Z">
        <w:r>
          <w:t xml:space="preserve"> </w:t>
        </w:r>
      </w:ins>
      <w:ins w:id="8823" w:author="PR Preview" w:date="2026-01-01T00:00:00Z">
        <w:r>
          <w:t xml:space="preserve">$\operatorname{span}\mathopen{}\left\{\mathord{\smash[b]{\underset{\raise.3ex\hbox{$\scriptstyle\sim$}}{u}}\vphantom{u}}_1\right\}\mathclose{}$</w:t>
        </w:r>
      </w:ins>
      <w:ins w:id="8824" w:author="PR Preview" w:date="2026-01-01T00:00:00Z">
        <w:r>
          <w:t xml:space="preserve">,</w:t>
        </w:r>
      </w:ins>
      <w:ins w:id="8825" w:author="PR Preview" w:date="2026-01-01T00:00:00Z">
        <w:r>
          <w:t xml:space="preserve"> </w:t>
        </w:r>
      </w:ins>
      <w:ins w:id="8826" w:author="PR Preview" w:date="2026-01-01T00:00:00Z">
        <w:r>
          <w:t xml:space="preserve">because every multiple of</w:t>
        </w:r>
      </w:ins>
      <w:ins w:id="8827" w:author="PR Preview" w:date="2026-01-01T00:00:00Z">
        <w:r>
          <w:t xml:space="preserve"> </w:t>
        </w:r>
      </w:ins>
      <w:ins w:id="8828" w:author="PR Preview" w:date="2026-01-01T00:00:00Z">
        <w:r>
          <w:t xml:space="preserve">$\mathord{\smash[b]{\underset{\raise.3ex\hbox{$\scriptstyle\sim$}}{u}}\vphantom{u}}_1$</w:t>
        </w:r>
      </w:ins>
      <w:ins w:id="8829" w:author="PR Preview" w:date="2026-01-01T00:00:00Z">
        <w:r>
          <w:t xml:space="preserve"> </w:t>
        </w:r>
      </w:ins>
      <w:ins w:id="8830" w:author="PR Preview" w:date="2026-01-01T00:00:00Z">
        <w:r>
          <w:t xml:space="preserve">has equal first and second entries,</w:t>
        </w:r>
      </w:ins>
      <w:ins w:id="8831" w:author="PR Preview" w:date="2026-01-01T00:00:00Z">
        <w:r>
          <w:t xml:space="preserve"> </w:t>
        </w:r>
      </w:ins>
      <w:ins w:id="8832" w:author="PR Preview" w:date="2026-01-01T00:00:00Z">
        <w:r>
          <w:t xml:space="preserve">and</w:t>
        </w:r>
      </w:ins>
      <w:ins w:id="8833" w:author="PR Preview" w:date="2026-01-01T00:00:00Z">
        <w:r>
          <w:t xml:space="preserve"> </w:t>
        </w:r>
      </w:ins>
      <m:oMath>
        <m:r>
          <m:rPr>
            <m:sty m:val="p"/>
          </m:rPr>
          <m:t>(</m:t>
        </m:r>
        <m:r>
          <m:t>0</m:t>
        </m:r>
        <m:r>
          <m:rPr>
            <m:sty m:val="p"/>
          </m:rPr>
          <m:t>,</m:t>
        </m:r>
        <m:r>
          <m:t>0</m:t>
        </m:r>
        <m:r>
          <m:rPr>
            <m:sty m:val="p"/>
          </m:rPr>
          <m:t>,</m:t>
        </m:r>
        <m:r>
          <m:t>1</m:t>
        </m:r>
        <m:r>
          <m:rPr>
            <m:sty m:val="p"/>
          </m:rPr>
          <m:t>)</m:t>
        </m:r>
      </m:oMath>
      <w:ins w:id="8834" w:author="PR Preview" w:date="2026-01-01T00:00:00Z">
        <w:r>
          <w:t xml:space="preserve"> </w:t>
        </w:r>
      </w:ins>
      <w:ins w:id="8835" w:author="PR Preview" w:date="2026-01-01T00:00:00Z">
        <w:r>
          <w:t xml:space="preserve">is not in</w:t>
        </w:r>
      </w:ins>
      <w:ins w:id="8836" w:author="PR Preview" w:date="2026-01-01T00:00:00Z">
        <w:r>
          <w:t xml:space="preserve"> </w:t>
        </w:r>
      </w:ins>
      <w:ins w:id="8837" w:author="PR Preview" w:date="2026-01-01T00:00:00Z">
        <w:r>
          <w:t xml:space="preserve">$\operatorname{span}\mathopen{}\left\{\mathord{\smash[b]{\underset{\raise.3ex\hbox{$\scriptstyle\sim$}}{u}}\vphantom{u}}_1, (1, 0, 0)\right\}\mathclose{}$</w:t>
        </w:r>
      </w:ins>
      <w:ins w:id="8838" w:author="PR Preview" w:date="2026-01-01T00:00:00Z">
        <w:r>
          <w:t xml:space="preserve">,</w:t>
        </w:r>
      </w:ins>
      <w:ins w:id="8839" w:author="PR Preview" w:date="2026-01-01T00:00:00Z">
        <w:r>
          <w:t xml:space="preserve"> </w:t>
        </w:r>
      </w:ins>
      <w:ins w:id="8840" w:author="PR Preview" w:date="2026-01-01T00:00:00Z">
        <w:r>
          <w:t xml:space="preserve">because every combination of those two vectors has third entry</w:t>
        </w:r>
      </w:ins>
      <w:ins w:id="8841" w:author="PR Preview" w:date="2026-01-01T00:00:00Z">
        <w:r>
          <w:t xml:space="preserve"> </w:t>
        </w:r>
      </w:ins>
      <m:oMath>
        <m:r>
          <m:t>0</m:t>
        </m:r>
      </m:oMath>
      <w:ins w:id="8842" w:author="PR Preview" w:date="2026-01-01T00:00:00Z">
        <w:r>
          <w:t xml:space="preserve">.</w:t>
        </w:r>
      </w:ins>
      <w:ins w:id="8843" w:author="PR Preview" w:date="2026-01-01T00:00:00Z">
        <w:r>
          <w:t xml:space="preserve"> </w:t>
        </w:r>
      </w:ins>
      <w:ins w:id="8844" w:author="PR Preview" w:date="2026-01-01T00:00:00Z">
        <w:r>
          <w:t xml:space="preserve">So</w:t>
        </w:r>
      </w:ins>
      <w:ins w:id="8845" w:author="PR Preview" w:date="2026-01-01T00:00:00Z">
        <w:r>
          <w:t xml:space="preserve"> </w:t>
        </w:r>
      </w:ins>
      <w:ins w:id="8846" w:author="PR Preview" w:date="2026-01-01T00:00:00Z">
        <w:r>
          <w:t xml:space="preserve">$\mathord{\smash[b]{\underset{\raise.3ex\hbox{$\scriptstyle\sim$}}{u}}\vphantom{u}}_1, (1, 0, 0), (0, 0, 1)$</w:t>
        </w:r>
      </w:ins>
      <w:ins w:id="8847" w:author="PR Preview" w:date="2026-01-01T00:00:00Z">
        <w:r>
          <w:t xml:space="preserve"> </w:t>
        </w:r>
      </w:ins>
      <w:ins w:id="8848" w:author="PR Preview" w:date="2026-01-01T00:00:00Z">
        <w:r>
          <w:t xml:space="preserve">are linearly independent (</w:t>
        </w:r>
      </w:ins>
      <w:hyperlink w:anchor="thm-add-outside-span">
        <w:ins w:id="8849" w:author="PR Preview" w:date="2026-01-01T00:00:00Z">
          <w:r>
            <w:rPr>
              <w:rStyle w:val="Hyperlink"/>
            </w:rPr>
            <w:t xml:space="preserve">Theorem 28</w:t>
          </w:r>
        </w:ins>
      </w:hyperlink>
      <w:ins w:id="8850" w:author="PR Preview" w:date="2026-01-01T00:00:00Z">
        <w:r>
          <w:t xml:space="preserve">),</w:t>
        </w:r>
      </w:ins>
      <w:ins w:id="8851" w:author="PR Preview" w:date="2026-01-01T00:00:00Z">
        <w:r>
          <w:t xml:space="preserve"> </w:t>
        </w:r>
      </w:ins>
      <w:ins w:id="8852" w:author="PR Preview" w:date="2026-01-01T00:00:00Z">
        <w:r>
          <w:t xml:space="preserve">and three linearly independent vectors in</w:t>
        </w:r>
      </w:ins>
      <w:ins w:id="8853" w:author="PR Preview" w:date="2026-01-01T00:00:00Z">
        <w:r>
          <w:t xml:space="preserve"> </w:t>
        </w:r>
      </w:ins>
      <m:oMath>
        <m:sSup>
          <m:e>
            <m:r>
              <m:rPr>
                <m:scr m:val="double-struck"/>
                <m:sty m:val="p"/>
              </m:rPr>
              <m:t>R</m:t>
            </m:r>
          </m:e>
          <m:sup>
            <m:r>
              <m:t>3</m:t>
            </m:r>
          </m:sup>
        </m:sSup>
      </m:oMath>
      <w:ins w:id="8854" w:author="PR Preview" w:date="2026-01-01T00:00:00Z">
        <w:r>
          <w:t xml:space="preserve"> </w:t>
        </w:r>
      </w:ins>
      <w:ins w:id="8855" w:author="PR Preview" w:date="2026-01-01T00:00:00Z">
        <w:r>
          <w:t xml:space="preserve">are a basis of it</w:t>
        </w:r>
      </w:ins>
      <w:ins w:id="8856" w:author="PR Preview" w:date="2026-01-01T00:00:00Z">
        <w:r>
          <w:t xml:space="preserve"> </w:t>
        </w:r>
      </w:ins>
      <w:ins w:id="8857" w:author="PR Preview" w:date="2026-01-01T00:00:00Z">
        <w:r>
          <w:t xml:space="preserve">(they are a basis of their span, which has dimension</w:t>
        </w:r>
      </w:ins>
      <w:ins w:id="8858" w:author="PR Preview" w:date="2026-01-01T00:00:00Z">
        <w:r>
          <w:t xml:space="preserve"> </w:t>
        </w:r>
      </w:ins>
      <m:oMath>
        <m:r>
          <m:t>3</m:t>
        </m:r>
      </m:oMath>
      <w:ins w:id="8859" w:author="PR Preview" w:date="2026-01-01T00:00:00Z">
        <w:r>
          <w:t xml:space="preserve"> </w:t>
        </w:r>
      </w:ins>
      <w:ins w:id="8860" w:author="PR Preview" w:date="2026-01-01T00:00:00Z">
        <w:r>
          <w:t xml:space="preserve">(</w:t>
        </w:r>
      </w:ins>
      <w:hyperlink w:anchor="def-dimension">
        <w:ins w:id="8861" w:author="PR Preview" w:date="2026-01-01T00:00:00Z">
          <w:r>
            <w:rPr>
              <w:rStyle w:val="Hyperlink"/>
            </w:rPr>
            <w:t xml:space="preserve">Definition 51</w:t>
          </w:r>
        </w:ins>
      </w:hyperlink>
      <w:ins w:id="8862" w:author="PR Preview" w:date="2026-01-01T00:00:00Z">
        <w:r>
          <w:t xml:space="preserve">)</w:t>
        </w:r>
      </w:ins>
      <w:ins w:id="8863" w:author="PR Preview" w:date="2026-01-01T00:00:00Z">
        <w:r>
          <w:t xml:space="preserve"> </w:t>
        </w:r>
      </w:ins>
      <w:ins w:id="8864" w:author="PR Preview" w:date="2026-01-01T00:00:00Z">
        <w:r>
          <w:t xml:space="preserve">and so is</w:t>
        </w:r>
      </w:ins>
      <w:ins w:id="8865" w:author="PR Preview" w:date="2026-01-01T00:00:00Z">
        <w:r>
          <w:t xml:space="preserve"> </w:t>
        </w:r>
      </w:ins>
      <m:oMath>
        <m:sSup>
          <m:e>
            <m:r>
              <m:rPr>
                <m:scr m:val="double-struck"/>
                <m:sty m:val="p"/>
              </m:rPr>
              <m:t>R</m:t>
            </m:r>
          </m:e>
          <m:sup>
            <m:r>
              <m:t>3</m:t>
            </m:r>
          </m:sup>
        </m:sSup>
      </m:oMath>
      <w:ins w:id="8866" w:author="PR Preview" w:date="2026-01-01T00:00:00Z">
        <w:r>
          <w:t xml:space="preserve"> </w:t>
        </w:r>
      </w:ins>
      <w:ins w:id="8867" w:author="PR Preview" w:date="2026-01-01T00:00:00Z">
        <w:r>
          <w:t xml:space="preserve">(</w:t>
        </w:r>
      </w:ins>
      <w:hyperlink w:anchor="thm-subspace-equal-dim">
        <w:ins w:id="8868" w:author="PR Preview" w:date="2026-01-01T00:00:00Z">
          <w:r>
            <w:rPr>
              <w:rStyle w:val="Hyperlink"/>
            </w:rPr>
            <w:t xml:space="preserve">Theorem 31</w:t>
          </w:r>
        </w:ins>
      </w:hyperlink>
      <w:ins w:id="8869" w:author="PR Preview" w:date="2026-01-01T00:00:00Z">
        <w:r>
          <w:t xml:space="preserve">,</w:t>
        </w:r>
      </w:ins>
      <w:ins w:id="8870" w:author="PR Preview" w:date="2026-01-01T00:00:00Z">
        <w:r>
          <w:t xml:space="preserve"> </w:t>
        </w:r>
      </w:ins>
      <w:hyperlink w:anchor="exm-dimension">
        <w:ins w:id="8871" w:author="PR Preview" w:date="2026-01-01T00:00:00Z">
          <w:r>
            <w:rPr>
              <w:rStyle w:val="Hyperlink"/>
            </w:rPr>
            <w:t xml:space="preserve">Example 50</w:t>
          </w:r>
        </w:ins>
      </w:hyperlink>
      <w:ins w:id="8872" w:author="PR Preview" w:date="2026-01-01T00:00:00Z">
        <w:r>
          <w:t xml:space="preserve">)).</w:t>
        </w:r>
      </w:ins>
      <w:ins w:id="8873" w:author="PR Preview" w:date="2026-01-01T00:00:00Z">
        <w:r>
          <w:t xml:space="preserve"> </w:t>
        </w:r>
      </w:ins>
      <w:ins w:id="8874" w:author="PR Preview" w:date="2026-01-01T00:00:00Z">
        <w:r>
          <w:t xml:space="preserve">Gram-Schmidt on</w:t>
        </w:r>
      </w:ins>
      <w:ins w:id="8875" w:author="PR Preview" w:date="2026-01-01T00:00:00Z">
        <w:r>
          <w:t xml:space="preserve"> </w:t>
        </w:r>
      </w:ins>
      <w:ins w:id="8876" w:author="PR Preview" w:date="2026-01-01T00:00:00Z">
        <w:r>
          <w:t xml:space="preserve">$\mathord{\smash[b]{\underset{\raise.3ex\hbox{$\scriptstyle\sim$}}{u}}\vphantom{u}}_1, (1, 0, 0), (0, 0, 1)$</w:t>
        </w:r>
      </w:ins>
      <w:ins w:id="8877" w:author="PR Preview" w:date="2026-01-01T00:00:00Z">
        <w:r>
          <w:t xml:space="preserve">:</w:t>
        </w:r>
      </w:ins>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del w:id="8878" w:author="PR Preview" w:date="2026-01-01T00:00:00Z">
        <w:r>
          <w:delText xml:space="preserve">The result is the orthonormal basis of</w:delText>
        </w:r>
      </w:del>
      <w:del w:id="8879" w:author="PR Preview" w:date="2026-01-01T00:00:00Z">
        <w:r>
          <w:delText xml:space="preserve"> </w:delText>
        </w:r>
      </w:del>
      <w:hyperlink w:anchor="exm-orthonormal-basis">
        <w:del w:id="8880" w:author="PR Preview" w:date="2026-01-01T00:00:00Z">
          <w:r>
            <w:rPr>
              <w:rStyle w:val="Hyperlink"/>
            </w:rPr>
            <w:delText xml:space="preserve">Example 114</w:delText>
          </w:r>
        </w:del>
      </w:hyperlink>
      <w:del w:id="8881" w:author="PR Preview" w:date="2026-01-01T00:00:00Z">
        <w:r>
          <w:delText xml:space="preserve">, in a different order.</w:delText>
        </w:r>
      </w:del>
    </w:p>
    <w:p>
      <w:pPr>
        <w:pStyle w:val="FirstParagraph"/>
      </w:pPr>
      <w:ins w:id="8882" w:author="PR Preview" w:date="2026-01-01T00:00:00Z">
        <w:r>
          <w:t xml:space="preserve">The result is the orthonormal basis of</w:t>
        </w:r>
      </w:ins>
      <w:ins w:id="8883" w:author="PR Preview" w:date="2026-01-01T00:00:00Z">
        <w:r>
          <w:t xml:space="preserve"> </w:t>
        </w:r>
      </w:ins>
      <w:hyperlink w:anchor="exm-orthonormal-basis">
        <w:ins w:id="8884" w:author="PR Preview" w:date="2026-01-01T00:00:00Z">
          <w:r>
            <w:rPr>
              <w:rStyle w:val="Hyperlink"/>
            </w:rPr>
            <w:t xml:space="preserve">Example 116</w:t>
          </w:r>
        </w:ins>
      </w:hyperlink>
      <w:ins w:id="8885" w:author="PR Preview" w:date="2026-01-01T00:00:00Z">
        <w:r>
          <w:t xml:space="preserve">, in a different order.</w:t>
        </w:r>
      </w:ins>
    </w:p>
    <w:bookmarkEnd w:id="410"/>
    <w:bookmarkEnd w:id="411"/>
    <w:bookmarkStart w:id="417" w:name="outer-product"/>
    <w:p>
      <w:pPr>
        <w:pStyle w:val="Heading2"/>
      </w:pPr>
      <w:r>
        <w:t xml:space="preserve">13 Outer product</w:t>
      </w:r>
    </w:p>
    <w:bookmarkStart w:id="412" w:name="def-outer-product"/>
    <w:p>
      <w:pPr>
        <w:pStyle w:val="FirstParagraph"/>
      </w:pPr>
      <w:del w:id="8886" w:author="PR Preview" w:date="2026-01-01T00:00:00Z">
        <w:r>
          <w:rPr>
            <w:b/>
            <w:bCs/>
          </w:rPr>
          <w:delText xml:space="preserve">Definition 79 (Outer product)</w:delText>
        </w:r>
      </w:del>
      <w:del w:id="8887" w:author="PR Preview" w:date="2026-01-01T00:00:00Z">
        <w:r>
          <w:delText xml:space="preserve"> </w:delText>
        </w:r>
      </w:del>
      <w:del w:id="8888" w:author="PR Preview" w:date="2026-01-01T00:00:00Z">
        <w:r>
          <w:delText xml:space="preserve">The</w:delText>
        </w:r>
      </w:del>
      <w:del w:id="8889" w:author="PR Preview" w:date="2026-01-01T00:00:00Z">
        <w:r>
          <w:delText xml:space="preserve"> </w:delText>
        </w:r>
      </w:del>
      <w:del w:id="8890" w:author="PR Preview" w:date="2026-01-01T00:00:00Z">
        <w:r>
          <w:rPr>
            <w:b/>
            <w:bCs/>
          </w:rPr>
          <w:delText xml:space="preserve">outer product</w:delText>
        </w:r>
      </w:del>
      <w:del w:id="8891" w:author="PR Preview" w:date="2026-01-01T00:00:00Z">
        <w:r>
          <w:delText xml:space="preserve"> </w:delText>
        </w:r>
      </w:del>
      <w:del w:id="8892" w:author="PR Preview" w:date="2026-01-01T00:00:00Z">
        <w:r>
          <w:delText xml:space="preserve">of a vector</w:delText>
        </w:r>
      </w:del>
      <w:del w:id="8893" w:author="PR Preview" w:date="2026-01-01T00:00:00Z">
        <w:r>
          <w:delText xml:space="preserve"> </w:delText>
        </w:r>
      </w:del>
      <w:del w:id="8894" w:author="PR Preview" w:date="2026-01-01T00:00:00Z">
        <w:r>
          <w:delText xml:space="preserve">$\mathord{\smash[b]{\underset{\raise.3ex\hbox{$\scriptstyle\sim$}}{u}}\vphantom{u}}$</w:delText>
        </w:r>
      </w:del>
      <w:del w:id="8895" w:author="PR Preview" w:date="2026-01-01T00:00:00Z">
        <w:r>
          <w:delText xml:space="preserve"> </w:delText>
        </w:r>
      </w:del>
      <w:del w:id="8896" w:author="PR Preview" w:date="2026-01-01T00:00:00Z">
        <w:r>
          <w:delText xml:space="preserve">of length</w:delText>
        </w:r>
      </w:del>
      <w:del w:id="8897" w:author="PR Preview" w:date="2026-01-01T00:00:00Z">
        <w:r>
          <w:delText xml:space="preserve"> </w:delText>
        </w:r>
      </w:del>
      <m:oMath>
        <m:r>
          <m:t>m</m:t>
        </m:r>
      </m:oMath>
      <w:del w:id="8898" w:author="PR Preview" w:date="2026-01-01T00:00:00Z">
        <w:r>
          <w:delText xml:space="preserve"> </w:delText>
        </w:r>
      </w:del>
      <w:del w:id="8899" w:author="PR Preview" w:date="2026-01-01T00:00:00Z">
        <w:r>
          <w:delText xml:space="preserve">and a vector</w:delText>
        </w:r>
      </w:del>
      <w:del w:id="8900" w:author="PR Preview" w:date="2026-01-01T00:00:00Z">
        <w:r>
          <w:delText xml:space="preserve"> </w:delText>
        </w:r>
      </w:del>
      <w:del w:id="8901" w:author="PR Preview" w:date="2026-01-01T00:00:00Z">
        <w:r>
          <w:delText xml:space="preserve">$\mathord{\smash[b]{\underset{\raise.3ex\hbox{$\scriptstyle\sim$}}{v}}\vphantom{v}}$</w:delText>
        </w:r>
      </w:del>
      <w:del w:id="8902" w:author="PR Preview" w:date="2026-01-01T00:00:00Z">
        <w:r>
          <w:delText xml:space="preserve"> </w:delText>
        </w:r>
      </w:del>
      <w:del w:id="8903" w:author="PR Preview" w:date="2026-01-01T00:00:00Z">
        <w:r>
          <w:delText xml:space="preserve">of length</w:delText>
        </w:r>
      </w:del>
      <w:del w:id="8904" w:author="PR Preview" w:date="2026-01-01T00:00:00Z">
        <w:r>
          <w:delText xml:space="preserve"> </w:delText>
        </w:r>
      </w:del>
      <m:oMath>
        <m:r>
          <m:t>n</m:t>
        </m:r>
      </m:oMath>
      <w:del w:id="8905" w:author="PR Preview" w:date="2026-01-01T00:00:00Z">
        <w:r>
          <w:delText xml:space="preserve"> </w:delText>
        </w:r>
      </w:del>
      <w:del w:id="8906" w:author="PR Preview" w:date="2026-01-01T00:00:00Z">
        <w:r>
          <w:delText xml:space="preserve">is the</w:delText>
        </w:r>
      </w:del>
      <w:del w:id="8907" w:author="PR Preview" w:date="2026-01-01T00:00:00Z">
        <w:r>
          <w:delText xml:space="preserve"> </w:delText>
        </w:r>
      </w:del>
      <m:oMath>
        <m:r>
          <m:t>m</m:t>
        </m:r>
        <m:r>
          <m:rPr>
            <m:sty m:val="p"/>
          </m:rPr>
          <m:t>×</m:t>
        </m:r>
        <m:r>
          <m:t>n</m:t>
        </m:r>
      </m:oMath>
      <w:del w:id="8908" w:author="PR Preview" w:date="2026-01-01T00:00:00Z">
        <w:r>
          <w:delText xml:space="preserve"> </w:delText>
        </w:r>
      </w:del>
      <w:del w:id="8909" w:author="PR Preview" w:date="2026-01-01T00:00:00Z">
        <w:r>
          <w:delText xml:space="preserve">matrix product (4)</w:delText>
        </w:r>
      </w:del>
      <w:del w:id="8910" w:author="PR Preview" w:date="2026-01-01T00:00:00Z">
        <w:r>
          <w:delText xml:space="preserve"> </w:delText>
        </w:r>
      </w:del>
      <w:del w:id="8911" w:author="PR Preview" w:date="2026-01-01T00:00:00Z">
        <w:r>
          <w:delText xml:space="preserve">$\mathord{\smash[b]{\underset{\raise.3ex\hbox{$\scriptstyle\sim$}}{u}}\vphantom{u}}\,{\mathord{\smash[b]{\underset{\raise.3ex\hbox{$\scriptstyle\sim$}}{v}}\vphantom{v}}}^{\top}$</w:delText>
        </w:r>
      </w:del>
      <w:del w:id="8912" w:author="PR Preview" w:date="2026-01-01T00:00:00Z">
        <w:r>
          <w:delText xml:space="preserve"> </w:delText>
        </w:r>
      </w:del>
      <w:del w:id="8913" w:author="PR Preview" w:date="2026-01-01T00:00:00Z">
        <w:r>
          <w:delText xml:space="preserve">of the column vector</w:delText>
        </w:r>
      </w:del>
      <w:del w:id="8914" w:author="PR Preview" w:date="2026-01-01T00:00:00Z">
        <w:r>
          <w:delText xml:space="preserve"> </w:delText>
        </w:r>
      </w:del>
      <w:del w:id="8915" w:author="PR Preview" w:date="2026-01-01T00:00:00Z">
        <w:r>
          <w:delText xml:space="preserve">$\mathord{\smash[b]{\underset{\raise.3ex\hbox{$\scriptstyle\sim$}}{u}}\vphantom{u}}$</w:delText>
        </w:r>
      </w:del>
      <w:del w:id="8916" w:author="PR Preview" w:date="2026-01-01T00:00:00Z">
        <w:r>
          <w:delText xml:space="preserve"> </w:delText>
        </w:r>
      </w:del>
      <w:del w:id="8917" w:author="PR Preview" w:date="2026-01-01T00:00:00Z">
        <w:r>
          <w:delText xml:space="preserve">with the row vector</w:delText>
        </w:r>
      </w:del>
      <w:del w:id="8918" w:author="PR Preview" w:date="2026-01-01T00:00:00Z">
        <w:r>
          <w:delText xml:space="preserve"> </w:delText>
        </w:r>
      </w:del>
      <w:del w:id="8919" w:author="PR Preview" w:date="2026-01-01T00:00:00Z">
        <w:r>
          <w:delText xml:space="preserve">${\mathord{\smash[b]{\underset{\raise.3ex\hbox{$\scriptstyle\sim$}}{v}}\vphantom{v}}}^{\top}$</w:delText>
        </w:r>
      </w:del>
      <w:del w:id="8920" w:author="PR Preview" w:date="2026-01-01T00:00:00Z">
        <w:r>
          <w:delText xml:space="preserve">.</w:delText>
        </w:r>
      </w:del>
      <w:del w:id="8921" w:author="PR Preview" w:date="2026-01-01T00:00:00Z">
        <w:r>
          <w:delText xml:space="preserve"> </w:delText>
        </w:r>
      </w:del>
      <w:del w:id="8922" w:author="PR Preview" w:date="2026-01-01T00:00:00Z">
        <w:r>
          <w:delText xml:space="preserve">Its entries are</w:delText>
        </w:r>
      </w:del>
    </w:p>
    <w:p>
      <w:pPr>
        <w:pStyle w:val="FirstParagraph"/>
      </w:pPr>
      <w:ins w:id="8923" w:author="PR Preview" w:date="2026-01-01T00:00:00Z">
        <w:r>
          <w:rPr>
            <w:b/>
            <w:bCs/>
          </w:rPr>
          <w:t xml:space="preserve">Definition 79 (Outer product)</w:t>
        </w:r>
      </w:ins>
      <w:ins w:id="8924" w:author="PR Preview" w:date="2026-01-01T00:00:00Z">
        <w:r>
          <w:t xml:space="preserve"> </w:t>
        </w:r>
      </w:ins>
      <w:ins w:id="8925" w:author="PR Preview" w:date="2026-01-01T00:00:00Z">
        <w:r>
          <w:t xml:space="preserve">The</w:t>
        </w:r>
      </w:ins>
      <w:ins w:id="8926" w:author="PR Preview" w:date="2026-01-01T00:00:00Z">
        <w:r>
          <w:t xml:space="preserve"> </w:t>
        </w:r>
      </w:ins>
      <w:ins w:id="8927" w:author="PR Preview" w:date="2026-01-01T00:00:00Z">
        <w:r>
          <w:rPr>
            <w:b/>
            <w:bCs/>
          </w:rPr>
          <w:t xml:space="preserve">outer product</w:t>
        </w:r>
      </w:ins>
      <w:ins w:id="8928" w:author="PR Preview" w:date="2026-01-01T00:00:00Z">
        <w:r>
          <w:t xml:space="preserve"> </w:t>
        </w:r>
      </w:ins>
      <w:ins w:id="8929" w:author="PR Preview" w:date="2026-01-01T00:00:00Z">
        <w:r>
          <w:t xml:space="preserve">[59]</w:t>
        </w:r>
      </w:ins>
      <w:ins w:id="8930" w:author="PR Preview" w:date="2026-01-01T00:00:00Z">
        <w:r>
          <w:t xml:space="preserve"> </w:t>
        </w:r>
      </w:ins>
      <w:ins w:id="8931" w:author="PR Preview" w:date="2026-01-01T00:00:00Z">
        <w:r>
          <w:t xml:space="preserve">of a vector</w:t>
        </w:r>
      </w:ins>
      <w:ins w:id="8932" w:author="PR Preview" w:date="2026-01-01T00:00:00Z">
        <w:r>
          <w:t xml:space="preserve"> </w:t>
        </w:r>
      </w:ins>
      <w:ins w:id="8933" w:author="PR Preview" w:date="2026-01-01T00:00:00Z">
        <w:r>
          <w:t xml:space="preserve">$\mathord{\smash[b]{\underset{\raise.3ex\hbox{$\scriptstyle\sim$}}{u}}\vphantom{u}}$</w:t>
        </w:r>
      </w:ins>
      <w:ins w:id="8934" w:author="PR Preview" w:date="2026-01-01T00:00:00Z">
        <w:r>
          <w:t xml:space="preserve"> </w:t>
        </w:r>
      </w:ins>
      <w:ins w:id="8935" w:author="PR Preview" w:date="2026-01-01T00:00:00Z">
        <w:r>
          <w:t xml:space="preserve">of length</w:t>
        </w:r>
      </w:ins>
      <w:ins w:id="8936" w:author="PR Preview" w:date="2026-01-01T00:00:00Z">
        <w:r>
          <w:t xml:space="preserve"> </w:t>
        </w:r>
      </w:ins>
      <m:oMath>
        <m:r>
          <m:t>m</m:t>
        </m:r>
      </m:oMath>
      <w:ins w:id="8937" w:author="PR Preview" w:date="2026-01-01T00:00:00Z">
        <w:r>
          <w:t xml:space="preserve"> </w:t>
        </w:r>
      </w:ins>
      <w:ins w:id="8938" w:author="PR Preview" w:date="2026-01-01T00:00:00Z">
        <w:r>
          <w:t xml:space="preserve">and a vector</w:t>
        </w:r>
      </w:ins>
      <w:ins w:id="8939" w:author="PR Preview" w:date="2026-01-01T00:00:00Z">
        <w:r>
          <w:t xml:space="preserve"> </w:t>
        </w:r>
      </w:ins>
      <w:ins w:id="8940" w:author="PR Preview" w:date="2026-01-01T00:00:00Z">
        <w:r>
          <w:t xml:space="preserve">$\mathord{\smash[b]{\underset{\raise.3ex\hbox{$\scriptstyle\sim$}}{v}}\vphantom{v}}$</w:t>
        </w:r>
      </w:ins>
      <w:ins w:id="8941" w:author="PR Preview" w:date="2026-01-01T00:00:00Z">
        <w:r>
          <w:t xml:space="preserve"> </w:t>
        </w:r>
      </w:ins>
      <w:ins w:id="8942" w:author="PR Preview" w:date="2026-01-01T00:00:00Z">
        <w:r>
          <w:t xml:space="preserve">of length</w:t>
        </w:r>
      </w:ins>
      <w:ins w:id="8943" w:author="PR Preview" w:date="2026-01-01T00:00:00Z">
        <w:r>
          <w:t xml:space="preserve"> </w:t>
        </w:r>
      </w:ins>
      <m:oMath>
        <m:r>
          <m:t>n</m:t>
        </m:r>
      </m:oMath>
      <w:ins w:id="8944" w:author="PR Preview" w:date="2026-01-01T00:00:00Z">
        <w:r>
          <w:t xml:space="preserve"> </w:t>
        </w:r>
      </w:ins>
      <w:ins w:id="8945" w:author="PR Preview" w:date="2026-01-01T00:00:00Z">
        <w:r>
          <w:t xml:space="preserve">is the</w:t>
        </w:r>
      </w:ins>
      <w:ins w:id="8946" w:author="PR Preview" w:date="2026-01-01T00:00:00Z">
        <w:r>
          <w:t xml:space="preserve"> </w:t>
        </w:r>
      </w:ins>
      <m:oMath>
        <m:r>
          <m:t>m</m:t>
        </m:r>
        <m:r>
          <m:rPr>
            <m:sty m:val="p"/>
          </m:rPr>
          <m:t>×</m:t>
        </m:r>
        <m:r>
          <m:t>n</m:t>
        </m:r>
      </m:oMath>
      <w:ins w:id="8947" w:author="PR Preview" w:date="2026-01-01T00:00:00Z">
        <w:r>
          <w:t xml:space="preserve"> </w:t>
        </w:r>
      </w:ins>
      <w:ins w:id="8948" w:author="PR Preview" w:date="2026-01-01T00:00:00Z">
        <w:r>
          <w:t xml:space="preserve">matrix product (4)</w:t>
        </w:r>
      </w:ins>
      <w:ins w:id="8949" w:author="PR Preview" w:date="2026-01-01T00:00:00Z">
        <w:r>
          <w:t xml:space="preserve"> </w:t>
        </w:r>
      </w:ins>
      <w:ins w:id="8950" w:author="PR Preview" w:date="2026-01-01T00:00:00Z">
        <w:r>
          <w:t xml:space="preserve">$\mathord{\smash[b]{\underset{\raise.3ex\hbox{$\scriptstyle\sim$}}{u}}\vphantom{u}}\,{\mathord{\smash[b]{\underset{\raise.3ex\hbox{$\scriptstyle\sim$}}{v}}\vphantom{v}}}^{\top}$</w:t>
        </w:r>
      </w:ins>
      <w:ins w:id="8951" w:author="PR Preview" w:date="2026-01-01T00:00:00Z">
        <w:r>
          <w:t xml:space="preserve"> </w:t>
        </w:r>
      </w:ins>
      <w:ins w:id="8952" w:author="PR Preview" w:date="2026-01-01T00:00:00Z">
        <w:r>
          <w:t xml:space="preserve">of the column vector</w:t>
        </w:r>
      </w:ins>
      <w:ins w:id="8953" w:author="PR Preview" w:date="2026-01-01T00:00:00Z">
        <w:r>
          <w:t xml:space="preserve"> </w:t>
        </w:r>
      </w:ins>
      <w:ins w:id="8954" w:author="PR Preview" w:date="2026-01-01T00:00:00Z">
        <w:r>
          <w:t xml:space="preserve">$\mathord{\smash[b]{\underset{\raise.3ex\hbox{$\scriptstyle\sim$}}{u}}\vphantom{u}}$</w:t>
        </w:r>
      </w:ins>
      <w:ins w:id="8955" w:author="PR Preview" w:date="2026-01-01T00:00:00Z">
        <w:r>
          <w:t xml:space="preserve"> </w:t>
        </w:r>
      </w:ins>
      <w:ins w:id="8956" w:author="PR Preview" w:date="2026-01-01T00:00:00Z">
        <w:r>
          <w:t xml:space="preserve">with the row vector</w:t>
        </w:r>
      </w:ins>
      <w:ins w:id="8957" w:author="PR Preview" w:date="2026-01-01T00:00:00Z">
        <w:r>
          <w:t xml:space="preserve"> </w:t>
        </w:r>
      </w:ins>
      <w:ins w:id="8958" w:author="PR Preview" w:date="2026-01-01T00:00:00Z">
        <w:r>
          <w:t xml:space="preserve">${\mathord{\smash[b]{\underset{\raise.3ex\hbox{$\scriptstyle\sim$}}{v}}\vphantom{v}}}^{\top}$</w:t>
        </w:r>
      </w:ins>
      <w:ins w:id="8959" w:author="PR Preview" w:date="2026-01-01T00:00:00Z">
        <w:r>
          <w:t xml:space="preserve">.</w:t>
        </w:r>
      </w:ins>
      <w:ins w:id="8960" w:author="PR Preview" w:date="2026-01-01T00:00:00Z">
        <w:r>
          <w:t xml:space="preserve"> </w:t>
        </w:r>
      </w:ins>
      <w:ins w:id="8961" w:author="PR Preview" w:date="2026-01-01T00:00:00Z">
        <w:r>
          <w:t xml:space="preserve">Its entries are</w:t>
        </w:r>
      </w:ins>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2"/>
    <w:bookmarkStart w:id="413" w:name="exm-outer-product"/>
    <w:p>
      <w:pPr>
        <w:pStyle w:val="FirstParagraph"/>
      </w:pPr>
      <w:del w:id="8962" w:author="PR Preview" w:date="2026-01-01T00:00:00Z">
        <w:r>
          <w:rPr>
            <w:b/>
            <w:bCs/>
          </w:rPr>
          <w:delText xml:space="preserve">Example 121 (An outer product)</w:delText>
        </w:r>
      </w:del>
      <w:del w:id="8963" w:author="PR Preview" w:date="2026-01-01T00:00:00Z">
        <w:r>
          <w:delText xml:space="preserve"> </w:delText>
        </w:r>
      </w:del>
      <w:del w:id="8964" w:author="PR Preview" w:date="2026-01-01T00:00:00Z">
        <w:r>
          <w:delText xml:space="preserve">For</w:delText>
        </w:r>
      </w:del>
      <w:del w:id="8965" w:author="PR Preview" w:date="2026-01-01T00:00:00Z">
        <w:r>
          <w:delText xml:space="preserve"> </w:delText>
        </w:r>
      </w:del>
      <w:del w:id="8966" w:author="PR Preview" w:date="2026-01-01T00:00:00Z">
        <w:r>
          <w:delText xml:space="preserve">$\mathord{\smash[b]{\underset{\raise.3ex\hbox{$\scriptstyle\sim$}}{u}}\vphantom{u}} = (1, 2, 3)$</w:delText>
        </w:r>
      </w:del>
      <w:del w:id="8967" w:author="PR Preview" w:date="2026-01-01T00:00:00Z">
        <w:r>
          <w:delText xml:space="preserve"> </w:delText>
        </w:r>
      </w:del>
      <w:del w:id="8968" w:author="PR Preview" w:date="2026-01-01T00:00:00Z">
        <w:r>
          <w:delText xml:space="preserve">and</w:delText>
        </w:r>
      </w:del>
      <w:del w:id="8969" w:author="PR Preview" w:date="2026-01-01T00:00:00Z">
        <w:r>
          <w:delText xml:space="preserve"> </w:delText>
        </w:r>
      </w:del>
      <w:del w:id="8970" w:author="PR Preview" w:date="2026-01-01T00:00:00Z">
        <w:r>
          <w:delText xml:space="preserve">$\mathord{\smash[b]{\underset{\raise.3ex\hbox{$\scriptstyle\sim$}}{v}}\vphantom{v}} = (4, 5)$</w:delText>
        </w:r>
      </w:del>
      <w:del w:id="8971" w:author="PR Preview" w:date="2026-01-01T00:00:00Z">
        <w:r>
          <w:delText xml:space="preserve">:</w:delText>
        </w:r>
      </w:del>
    </w:p>
    <w:p>
      <w:pPr>
        <w:pStyle w:val="FirstParagraph"/>
      </w:pPr>
      <w:ins w:id="8972" w:author="PR Preview" w:date="2026-01-01T00:00:00Z">
        <w:r>
          <w:rPr>
            <w:b/>
            <w:bCs/>
          </w:rPr>
          <w:t xml:space="preserve">Example 123 (An outer product)</w:t>
        </w:r>
      </w:ins>
      <w:ins w:id="8973" w:author="PR Preview" w:date="2026-01-01T00:00:00Z">
        <w:r>
          <w:t xml:space="preserve"> </w:t>
        </w:r>
      </w:ins>
      <w:ins w:id="8974" w:author="PR Preview" w:date="2026-01-01T00:00:00Z">
        <w:r>
          <w:t xml:space="preserve">For</w:t>
        </w:r>
      </w:ins>
      <w:ins w:id="8975" w:author="PR Preview" w:date="2026-01-01T00:00:00Z">
        <w:r>
          <w:t xml:space="preserve"> </w:t>
        </w:r>
      </w:ins>
      <w:ins w:id="8976" w:author="PR Preview" w:date="2026-01-01T00:00:00Z">
        <w:r>
          <w:t xml:space="preserve">$\mathord{\smash[b]{\underset{\raise.3ex\hbox{$\scriptstyle\sim$}}{u}}\vphantom{u}} = (1, 2, 3)$</w:t>
        </w:r>
      </w:ins>
      <w:ins w:id="8977" w:author="PR Preview" w:date="2026-01-01T00:00:00Z">
        <w:r>
          <w:t xml:space="preserve"> </w:t>
        </w:r>
      </w:ins>
      <w:ins w:id="8978" w:author="PR Preview" w:date="2026-01-01T00:00:00Z">
        <w:r>
          <w:t xml:space="preserve">and</w:t>
        </w:r>
      </w:ins>
      <w:ins w:id="8979" w:author="PR Preview" w:date="2026-01-01T00:00:00Z">
        <w:r>
          <w:t xml:space="preserve"> </w:t>
        </w:r>
      </w:ins>
      <w:ins w:id="8980" w:author="PR Preview" w:date="2026-01-01T00:00:00Z">
        <w:r>
          <w:t xml:space="preserve">$\mathord{\smash[b]{\underset{\raise.3ex\hbox{$\scriptstyle\sim$}}{v}}\vphantom{v}} = (4, 5)$</w:t>
        </w:r>
      </w:ins>
      <w:ins w:id="8981" w:author="PR Preview" w:date="2026-01-01T00:00:00Z">
        <w:r>
          <w:t xml:space="preserve">:</w:t>
        </w:r>
      </w:ins>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3"/>
    <w:bookmarkStart w:id="414" w:name="rem-outer-vs-dot-product"/>
    <w:p>
      <w:pPr>
        <w:pStyle w:val="FirstParagraph"/>
      </w:pPr>
      <w:del w:id="8982" w:author="PR Preview" w:date="2026-01-01T00:00:00Z">
        <w:r>
          <w:rPr>
            <w:i/>
            <w:iCs/>
          </w:rPr>
          <w:delText xml:space="preserve">Remark 25</w:delText>
        </w:r>
      </w:del>
      <w:del w:id="8983" w:author="PR Preview" w:date="2026-01-01T00:00:00Z">
        <w:r>
          <w:delText xml:space="preserve"> (Outer product and dot product). </w:delText>
        </w:r>
      </w:del>
      <w:del w:id="8984" w:author="PR Preview" w:date="2026-01-01T00:00:00Z">
        <w:r>
          <w:delText xml:space="preserve">The dot product</w:delText>
        </w:r>
      </w:del>
      <w:del w:id="8985" w:author="PR Preview" w:date="2026-01-01T00:00:00Z">
        <w:r>
          <w:delText xml:space="preserve"> </w:delText>
        </w:r>
      </w:del>
      <w:del w:id="8986" w:author="PR Preview" w:date="2026-01-01T00:00:00Z">
        <w:r>
          <w:delText xml:space="preserve">${\mathord{\smash[b]{\underset{\raise.3ex\hbox{$\scriptstyle\sim$}}{u}}\vphantom{u}}}^{\top}\mathord{\smash[b]{\underset{\raise.3ex\hbox{$\scriptstyle\sim$}}{v}}\vphantom{v}}$</w:delText>
        </w:r>
      </w:del>
      <w:del w:id="8987" w:author="PR Preview" w:date="2026-01-01T00:00:00Z">
        <w:r>
          <w:delText xml:space="preserve"> </w:delText>
        </w:r>
      </w:del>
      <w:del w:id="8988" w:author="PR Preview" w:date="2026-01-01T00:00:00Z">
        <w:r>
          <w:delText xml:space="preserve">(</w:delText>
        </w:r>
      </w:del>
      <w:hyperlink w:anchor="exm-dot-product-matmul">
        <w:del w:id="8989" w:author="PR Preview" w:date="2026-01-01T00:00:00Z">
          <w:r>
            <w:rPr>
              <w:rStyle w:val="Hyperlink"/>
            </w:rPr>
            <w:delText xml:space="preserve">Example 20</w:delText>
          </w:r>
        </w:del>
      </w:hyperlink>
      <w:del w:id="8990" w:author="PR Preview" w:date="2026-01-01T00:00:00Z">
        <w:r>
          <w:delText xml:space="preserve">)</w:delText>
        </w:r>
      </w:del>
      <w:del w:id="8991" w:author="PR Preview" w:date="2026-01-01T00:00:00Z">
        <w:r>
          <w:delText xml:space="preserve"> </w:delText>
        </w:r>
      </w:del>
      <w:del w:id="8992" w:author="PR Preview" w:date="2026-01-01T00:00:00Z">
        <w:r>
          <w:delText xml:space="preserve">needs two vectors of the same length and gives a number.</w:delText>
        </w:r>
      </w:del>
      <w:del w:id="8993" w:author="PR Preview" w:date="2026-01-01T00:00:00Z">
        <w:r>
          <w:delText xml:space="preserve"> </w:delText>
        </w:r>
      </w:del>
      <w:del w:id="8994" w:author="PR Preview" w:date="2026-01-01T00:00:00Z">
        <w:r>
          <w:delText xml:space="preserve">The outer product</w:delText>
        </w:r>
      </w:del>
      <w:del w:id="8995" w:author="PR Preview" w:date="2026-01-01T00:00:00Z">
        <w:r>
          <w:delText xml:space="preserve"> </w:delText>
        </w:r>
      </w:del>
      <w:del w:id="8996" w:author="PR Preview" w:date="2026-01-01T00:00:00Z">
        <w:r>
          <w:delText xml:space="preserve">$\mathord{\smash[b]{\underset{\raise.3ex\hbox{$\scriptstyle\sim$}}{u}}\vphantom{u}}\,{\mathord{\smash[b]{\underset{\raise.3ex\hbox{$\scriptstyle\sim$}}{v}}\vphantom{v}}}^{\top}$</w:delText>
        </w:r>
      </w:del>
      <w:del w:id="8997" w:author="PR Preview" w:date="2026-01-01T00:00:00Z">
        <w:r>
          <w:delText xml:space="preserve"> </w:delText>
        </w:r>
      </w:del>
      <w:del w:id="8998" w:author="PR Preview" w:date="2026-01-01T00:00:00Z">
        <w:r>
          <w:delText xml:space="preserve">takes vectors of any two lengths and gives a matrix</w:delText>
        </w:r>
      </w:del>
      <w:del w:id="8999" w:author="PR Preview" w:date="2026-01-01T00:00:00Z">
        <w:r>
          <w:delText xml:space="preserve"> </w:delText>
        </w:r>
      </w:del>
      <w:del w:id="9000" w:author="PR Preview" w:date="2026-01-01T00:00:00Z">
        <w:r>
          <w:delText xml:space="preserve">(Banerjee and Roy 2014, chap. 1, p. 11)</w:delText>
        </w:r>
      </w:del>
      <w:del w:id="9001" w:author="PR Preview" w:date="2026-01-01T00:00:00Z">
        <w:r>
          <w:delText xml:space="preserve">.</w:delText>
        </w:r>
      </w:del>
    </w:p>
    <w:p>
      <w:pPr>
        <w:pStyle w:val="BodyText"/>
      </w:pPr>
      <w:del w:id="9002" w:author="PR Preview" w:date="2026-01-01T00:00:00Z">
        <w:r>
          <w:delText xml:space="preserve">For example,</w:delText>
        </w:r>
      </w:del>
      <w:del w:id="9003" w:author="PR Preview" w:date="2026-01-01T00:00:00Z">
        <w:r>
          <w:delText xml:space="preserve"> </w:delText>
        </w:r>
      </w:del>
      <w:del w:id="9004" w:author="PR Preview" w:date="2026-01-01T00:00:00Z">
        <w:r>
          <w:delText xml:space="preserve">$\mathord{\smash[b]{\underset{\raise.3ex\hbox{$\scriptstyle\sim$}}{u}}\vphantom{u}} = (1, 2, 3)$</w:delText>
        </w:r>
      </w:del>
      <w:del w:id="9005" w:author="PR Preview" w:date="2026-01-01T00:00:00Z">
        <w:r>
          <w:delText xml:space="preserve"> </w:delText>
        </w:r>
      </w:del>
      <w:del w:id="9006" w:author="PR Preview" w:date="2026-01-01T00:00:00Z">
        <w:r>
          <w:delText xml:space="preserve">and</w:delText>
        </w:r>
      </w:del>
      <w:del w:id="9007" w:author="PR Preview" w:date="2026-01-01T00:00:00Z">
        <w:r>
          <w:delText xml:space="preserve"> </w:delText>
        </w:r>
      </w:del>
      <w:del w:id="9008" w:author="PR Preview" w:date="2026-01-01T00:00:00Z">
        <w:r>
          <w:delText xml:space="preserve">$\mathord{\smash[b]{\underset{\raise.3ex\hbox{$\scriptstyle\sim$}}{v}}\vphantom{v}} = (4, 5)$</w:delText>
        </w:r>
      </w:del>
      <w:del w:id="9009" w:author="PR Preview" w:date="2026-01-01T00:00:00Z">
        <w:r>
          <w:delText xml:space="preserve"> </w:delText>
        </w:r>
      </w:del>
      <w:del w:id="9010" w:author="PR Preview" w:date="2026-01-01T00:00:00Z">
        <w:r>
          <w:delText xml:space="preserve">in</w:delText>
        </w:r>
      </w:del>
      <w:del w:id="9011" w:author="PR Preview" w:date="2026-01-01T00:00:00Z">
        <w:r>
          <w:delText xml:space="preserve"> </w:delText>
        </w:r>
      </w:del>
      <w:hyperlink w:anchor="exm-outer-product">
        <w:del w:id="9012" w:author="PR Preview" w:date="2026-01-01T00:00:00Z">
          <w:r>
            <w:rPr>
              <w:rStyle w:val="Hyperlink"/>
            </w:rPr>
            <w:delText xml:space="preserve">Example 121</w:delText>
          </w:r>
        </w:del>
      </w:hyperlink>
      <w:del w:id="9013" w:author="PR Preview" w:date="2026-01-01T00:00:00Z">
        <w:r>
          <w:delText xml:space="preserve"> </w:delText>
        </w:r>
      </w:del>
      <w:del w:id="9014" w:author="PR Preview" w:date="2026-01-01T00:00:00Z">
        <w:r>
          <w:delText xml:space="preserve">have different lengths,</w:delText>
        </w:r>
      </w:del>
      <w:del w:id="9015" w:author="PR Preview" w:date="2026-01-01T00:00:00Z">
        <w:r>
          <w:delText xml:space="preserve"> </w:delText>
        </w:r>
      </w:del>
      <w:del w:id="9016" w:author="PR Preview" w:date="2026-01-01T00:00:00Z">
        <w:r>
          <w:delText xml:space="preserve">so they have no dot product,</w:delText>
        </w:r>
      </w:del>
      <w:del w:id="9017" w:author="PR Preview" w:date="2026-01-01T00:00:00Z">
        <w:r>
          <w:delText xml:space="preserve"> </w:delText>
        </w:r>
      </w:del>
      <w:del w:id="9018" w:author="PR Preview" w:date="2026-01-01T00:00:00Z">
        <w:r>
          <w:delText xml:space="preserve">but their outer product is a</w:delText>
        </w:r>
      </w:del>
      <w:del w:id="9019" w:author="PR Preview" w:date="2026-01-01T00:00:00Z">
        <w:r>
          <w:delText xml:space="preserve"> </w:delText>
        </w:r>
      </w:del>
      <m:oMath>
        <m:r>
          <m:t>3</m:t>
        </m:r>
        <m:r>
          <m:rPr>
            <m:sty m:val="p"/>
          </m:rPr>
          <m:t>×</m:t>
        </m:r>
        <m:r>
          <m:t>2</m:t>
        </m:r>
      </m:oMath>
      <w:del w:id="9020" w:author="PR Preview" w:date="2026-01-01T00:00:00Z">
        <w:r>
          <w:delText xml:space="preserve"> </w:delText>
        </w:r>
      </w:del>
      <w:del w:id="9021" w:author="PR Preview" w:date="2026-01-01T00:00:00Z">
        <w:r>
          <w:delText xml:space="preserve">matrix.</w:delText>
        </w:r>
      </w:del>
      <w:del w:id="9022" w:author="PR Preview" w:date="2026-01-01T00:00:00Z">
        <w:r>
          <w:delText xml:space="preserve"> </w:delText>
        </w:r>
      </w:del>
      <w:del w:id="9023" w:author="PR Preview" w:date="2026-01-01T00:00:00Z">
        <w:r>
          <w:delText xml:space="preserve">For</w:delText>
        </w:r>
      </w:del>
      <w:del w:id="9024" w:author="PR Preview" w:date="2026-01-01T00:00:00Z">
        <w:r>
          <w:delText xml:space="preserve"> </w:delText>
        </w:r>
      </w:del>
      <w:del w:id="9025" w:author="PR Preview" w:date="2026-01-01T00:00:00Z">
        <w:r>
          <w:delText xml:space="preserve">$\mathord{\smash[b]{\underset{\raise.3ex\hbox{$\scriptstyle\sim$}}{a}}\vphantom{a}} = (1, 2)$</w:delText>
        </w:r>
      </w:del>
      <w:del w:id="9026" w:author="PR Preview" w:date="2026-01-01T00:00:00Z">
        <w:r>
          <w:delText xml:space="preserve"> </w:delText>
        </w:r>
      </w:del>
      <w:del w:id="9027" w:author="PR Preview" w:date="2026-01-01T00:00:00Z">
        <w:r>
          <w:delText xml:space="preserve">and</w:delText>
        </w:r>
      </w:del>
      <w:del w:id="9028" w:author="PR Preview" w:date="2026-01-01T00:00:00Z">
        <w:r>
          <w:delText xml:space="preserve"> </w:delText>
        </w:r>
      </w:del>
      <w:del w:id="9029" w:author="PR Preview" w:date="2026-01-01T00:00:00Z">
        <w:r>
          <w:delText xml:space="preserve">$\mathord{\smash[b]{\underset{\raise.3ex\hbox{$\scriptstyle\sim$}}{b}}\vphantom{b}} = (3, 4)$</w:delText>
        </w:r>
      </w:del>
      <w:del w:id="9030" w:author="PR Preview" w:date="2026-01-01T00:00:00Z">
        <w:r>
          <w:delText xml:space="preserve">,</w:delText>
        </w:r>
      </w:del>
      <w:del w:id="9031" w:author="PR Preview" w:date="2026-01-01T00:00:00Z">
        <w:r>
          <w:delText xml:space="preserve"> </w:delText>
        </w:r>
      </w:del>
      <w:del w:id="9032" w:author="PR Preview" w:date="2026-01-01T00:00:00Z">
        <w:r>
          <w:delText xml:space="preserve">which have the same length, both products exist:</w:delText>
        </w:r>
      </w:del>
    </w:p>
    <w:p>
      <w:pPr>
        <w:pStyle w:val="FirstParagraph"/>
      </w:pPr>
      <w:ins w:id="9033" w:author="PR Preview" w:date="2026-01-01T00:00:00Z">
        <w:r>
          <w:rPr>
            <w:i/>
            <w:iCs/>
          </w:rPr>
          <w:t xml:space="preserve">Remark 26</w:t>
        </w:r>
      </w:ins>
      <w:ins w:id="9034" w:author="PR Preview" w:date="2026-01-01T00:00:00Z">
        <w:r>
          <w:t xml:space="preserve"> (Outer product and dot product). </w:t>
        </w:r>
      </w:ins>
      <w:ins w:id="9035" w:author="PR Preview" w:date="2026-01-01T00:00:00Z">
        <w:r>
          <w:t xml:space="preserve">The dot product</w:t>
        </w:r>
      </w:ins>
      <w:ins w:id="9036" w:author="PR Preview" w:date="2026-01-01T00:00:00Z">
        <w:r>
          <w:t xml:space="preserve"> </w:t>
        </w:r>
      </w:ins>
      <w:ins w:id="9037" w:author="PR Preview" w:date="2026-01-01T00:00:00Z">
        <w:r>
          <w:t xml:space="preserve">${\mathord{\smash[b]{\underset{\raise.3ex\hbox{$\scriptstyle\sim$}}{u}}\vphantom{u}}}^{\top}\mathord{\smash[b]{\underset{\raise.3ex\hbox{$\scriptstyle\sim$}}{v}}\vphantom{v}}$</w:t>
        </w:r>
      </w:ins>
      <w:ins w:id="9038" w:author="PR Preview" w:date="2026-01-01T00:00:00Z">
        <w:r>
          <w:t xml:space="preserve"> </w:t>
        </w:r>
      </w:ins>
      <w:ins w:id="9039" w:author="PR Preview" w:date="2026-01-01T00:00:00Z">
        <w:r>
          <w:t xml:space="preserve">(</w:t>
        </w:r>
      </w:ins>
      <w:hyperlink w:anchor="exm-dot-product-matmul">
        <w:ins w:id="9040" w:author="PR Preview" w:date="2026-01-01T00:00:00Z">
          <w:r>
            <w:rPr>
              <w:rStyle w:val="Hyperlink"/>
            </w:rPr>
            <w:t xml:space="preserve">Example 20</w:t>
          </w:r>
        </w:ins>
      </w:hyperlink>
      <w:ins w:id="9041" w:author="PR Preview" w:date="2026-01-01T00:00:00Z">
        <w:r>
          <w:t xml:space="preserve">)</w:t>
        </w:r>
      </w:ins>
      <w:ins w:id="9042" w:author="PR Preview" w:date="2026-01-01T00:00:00Z">
        <w:r>
          <w:t xml:space="preserve"> </w:t>
        </w:r>
      </w:ins>
      <w:ins w:id="9043" w:author="PR Preview" w:date="2026-01-01T00:00:00Z">
        <w:r>
          <w:t xml:space="preserve">needs two vectors of the same length and gives a number.</w:t>
        </w:r>
      </w:ins>
      <w:ins w:id="9044" w:author="PR Preview" w:date="2026-01-01T00:00:00Z">
        <w:r>
          <w:t xml:space="preserve"> </w:t>
        </w:r>
      </w:ins>
      <w:ins w:id="9045" w:author="PR Preview" w:date="2026-01-01T00:00:00Z">
        <w:r>
          <w:t xml:space="preserve">The outer product</w:t>
        </w:r>
      </w:ins>
      <w:ins w:id="9046" w:author="PR Preview" w:date="2026-01-01T00:00:00Z">
        <w:r>
          <w:t xml:space="preserve"> </w:t>
        </w:r>
      </w:ins>
      <w:ins w:id="9047" w:author="PR Preview" w:date="2026-01-01T00:00:00Z">
        <w:r>
          <w:t xml:space="preserve">$\mathord{\smash[b]{\underset{\raise.3ex\hbox{$\scriptstyle\sim$}}{u}}\vphantom{u}}\,{\mathord{\smash[b]{\underset{\raise.3ex\hbox{$\scriptstyle\sim$}}{v}}\vphantom{v}}}^{\top}$</w:t>
        </w:r>
      </w:ins>
      <w:ins w:id="9048" w:author="PR Preview" w:date="2026-01-01T00:00:00Z">
        <w:r>
          <w:t xml:space="preserve"> </w:t>
        </w:r>
      </w:ins>
      <w:ins w:id="9049" w:author="PR Preview" w:date="2026-01-01T00:00:00Z">
        <w:r>
          <w:t xml:space="preserve">takes vectors of any two lengths and gives a matrix</w:t>
        </w:r>
      </w:ins>
      <w:ins w:id="9050" w:author="PR Preview" w:date="2026-01-01T00:00:00Z">
        <w:r>
          <w:t xml:space="preserve"> </w:t>
        </w:r>
      </w:ins>
      <w:ins w:id="9051" w:author="PR Preview" w:date="2026-01-01T00:00:00Z">
        <w:r>
          <w:t xml:space="preserve">[47, Ch. 1], p. 11</w:t>
        </w:r>
      </w:ins>
      <w:ins w:id="9052" w:author="PR Preview" w:date="2026-01-01T00:00:00Z">
        <w:r>
          <w:t xml:space="preserve">.</w:t>
        </w:r>
      </w:ins>
    </w:p>
    <w:p>
      <w:pPr>
        <w:pStyle w:val="BodyText"/>
      </w:pPr>
      <w:ins w:id="9053" w:author="PR Preview" w:date="2026-01-01T00:00:00Z">
        <w:r>
          <w:t xml:space="preserve">For example,</w:t>
        </w:r>
      </w:ins>
      <w:ins w:id="9054" w:author="PR Preview" w:date="2026-01-01T00:00:00Z">
        <w:r>
          <w:t xml:space="preserve"> </w:t>
        </w:r>
      </w:ins>
      <w:ins w:id="9055" w:author="PR Preview" w:date="2026-01-01T00:00:00Z">
        <w:r>
          <w:t xml:space="preserve">$\mathord{\smash[b]{\underset{\raise.3ex\hbox{$\scriptstyle\sim$}}{u}}\vphantom{u}} = (1, 2, 3)$</w:t>
        </w:r>
      </w:ins>
      <w:ins w:id="9056" w:author="PR Preview" w:date="2026-01-01T00:00:00Z">
        <w:r>
          <w:t xml:space="preserve"> </w:t>
        </w:r>
      </w:ins>
      <w:ins w:id="9057" w:author="PR Preview" w:date="2026-01-01T00:00:00Z">
        <w:r>
          <w:t xml:space="preserve">and</w:t>
        </w:r>
      </w:ins>
      <w:ins w:id="9058" w:author="PR Preview" w:date="2026-01-01T00:00:00Z">
        <w:r>
          <w:t xml:space="preserve"> </w:t>
        </w:r>
      </w:ins>
      <w:ins w:id="9059" w:author="PR Preview" w:date="2026-01-01T00:00:00Z">
        <w:r>
          <w:t xml:space="preserve">$\mathord{\smash[b]{\underset{\raise.3ex\hbox{$\scriptstyle\sim$}}{v}}\vphantom{v}} = (4, 5)$</w:t>
        </w:r>
      </w:ins>
      <w:ins w:id="9060" w:author="PR Preview" w:date="2026-01-01T00:00:00Z">
        <w:r>
          <w:t xml:space="preserve"> </w:t>
        </w:r>
      </w:ins>
      <w:ins w:id="9061" w:author="PR Preview" w:date="2026-01-01T00:00:00Z">
        <w:r>
          <w:t xml:space="preserve">in</w:t>
        </w:r>
      </w:ins>
      <w:ins w:id="9062" w:author="PR Preview" w:date="2026-01-01T00:00:00Z">
        <w:r>
          <w:t xml:space="preserve"> </w:t>
        </w:r>
      </w:ins>
      <w:hyperlink w:anchor="exm-outer-product">
        <w:ins w:id="9063" w:author="PR Preview" w:date="2026-01-01T00:00:00Z">
          <w:r>
            <w:rPr>
              <w:rStyle w:val="Hyperlink"/>
            </w:rPr>
            <w:t xml:space="preserve">Example 123</w:t>
          </w:r>
        </w:ins>
      </w:hyperlink>
      <w:ins w:id="9064" w:author="PR Preview" w:date="2026-01-01T00:00:00Z">
        <w:r>
          <w:t xml:space="preserve"> </w:t>
        </w:r>
      </w:ins>
      <w:ins w:id="9065" w:author="PR Preview" w:date="2026-01-01T00:00:00Z">
        <w:r>
          <w:t xml:space="preserve">have different lengths,</w:t>
        </w:r>
      </w:ins>
      <w:ins w:id="9066" w:author="PR Preview" w:date="2026-01-01T00:00:00Z">
        <w:r>
          <w:t xml:space="preserve"> </w:t>
        </w:r>
      </w:ins>
      <w:ins w:id="9067" w:author="PR Preview" w:date="2026-01-01T00:00:00Z">
        <w:r>
          <w:t xml:space="preserve">so they have no dot product,</w:t>
        </w:r>
      </w:ins>
      <w:ins w:id="9068" w:author="PR Preview" w:date="2026-01-01T00:00:00Z">
        <w:r>
          <w:t xml:space="preserve"> </w:t>
        </w:r>
      </w:ins>
      <w:ins w:id="9069" w:author="PR Preview" w:date="2026-01-01T00:00:00Z">
        <w:r>
          <w:t xml:space="preserve">but their outer product is a</w:t>
        </w:r>
      </w:ins>
      <w:ins w:id="9070" w:author="PR Preview" w:date="2026-01-01T00:00:00Z">
        <w:r>
          <w:t xml:space="preserve"> </w:t>
        </w:r>
      </w:ins>
      <m:oMath>
        <m:r>
          <m:t>3</m:t>
        </m:r>
        <m:r>
          <m:rPr>
            <m:sty m:val="p"/>
          </m:rPr>
          <m:t>×</m:t>
        </m:r>
        <m:r>
          <m:t>2</m:t>
        </m:r>
      </m:oMath>
      <w:ins w:id="9071" w:author="PR Preview" w:date="2026-01-01T00:00:00Z">
        <w:r>
          <w:t xml:space="preserve"> </w:t>
        </w:r>
      </w:ins>
      <w:ins w:id="9072" w:author="PR Preview" w:date="2026-01-01T00:00:00Z">
        <w:r>
          <w:t xml:space="preserve">matrix.</w:t>
        </w:r>
      </w:ins>
      <w:ins w:id="9073" w:author="PR Preview" w:date="2026-01-01T00:00:00Z">
        <w:r>
          <w:t xml:space="preserve"> </w:t>
        </w:r>
      </w:ins>
      <w:ins w:id="9074" w:author="PR Preview" w:date="2026-01-01T00:00:00Z">
        <w:r>
          <w:t xml:space="preserve">For</w:t>
        </w:r>
      </w:ins>
      <w:ins w:id="9075" w:author="PR Preview" w:date="2026-01-01T00:00:00Z">
        <w:r>
          <w:t xml:space="preserve"> </w:t>
        </w:r>
      </w:ins>
      <w:ins w:id="9076" w:author="PR Preview" w:date="2026-01-01T00:00:00Z">
        <w:r>
          <w:t xml:space="preserve">$\mathord{\smash[b]{\underset{\raise.3ex\hbox{$\scriptstyle\sim$}}{a}}\vphantom{a}} = (1, 2)$</w:t>
        </w:r>
      </w:ins>
      <w:ins w:id="9077" w:author="PR Preview" w:date="2026-01-01T00:00:00Z">
        <w:r>
          <w:t xml:space="preserve"> </w:t>
        </w:r>
      </w:ins>
      <w:ins w:id="9078" w:author="PR Preview" w:date="2026-01-01T00:00:00Z">
        <w:r>
          <w:t xml:space="preserve">and</w:t>
        </w:r>
      </w:ins>
      <w:ins w:id="9079" w:author="PR Preview" w:date="2026-01-01T00:00:00Z">
        <w:r>
          <w:t xml:space="preserve"> </w:t>
        </w:r>
      </w:ins>
      <w:ins w:id="9080" w:author="PR Preview" w:date="2026-01-01T00:00:00Z">
        <w:r>
          <w:t xml:space="preserve">$\mathord{\smash[b]{\underset{\raise.3ex\hbox{$\scriptstyle\sim$}}{b}}\vphantom{b}} = (3, 4)$</w:t>
        </w:r>
      </w:ins>
      <w:ins w:id="9081" w:author="PR Preview" w:date="2026-01-01T00:00:00Z">
        <w:r>
          <w:t xml:space="preserve">,</w:t>
        </w:r>
      </w:ins>
      <w:ins w:id="9082" w:author="PR Preview" w:date="2026-01-01T00:00:00Z">
        <w:r>
          <w:t xml:space="preserve"> </w:t>
        </w:r>
      </w:ins>
      <w:ins w:id="9083" w:author="PR Preview" w:date="2026-01-01T00:00:00Z">
        <w:r>
          <w:t xml:space="preserve">which have the same length, both products exist:</w:t>
        </w:r>
      </w:ins>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4"/>
    <w:bookmarkStart w:id="415" w:name="thm-outer-product-rank"/>
    <w:p>
      <w:pPr>
        <w:pStyle w:val="FirstParagraph"/>
      </w:pPr>
      <w:del w:id="9084" w:author="PR Preview" w:date="2026-01-01T00:00:00Z">
        <w:r>
          <w:rPr>
            <w:b/>
            <w:bCs/>
          </w:rPr>
          <w:delText xml:space="preserve">Theorem 66 (An outer product has rank one)</w:delText>
        </w:r>
      </w:del>
      <w:del w:id="9085" w:author="PR Preview" w:date="2026-01-01T00:00:00Z">
        <w:r>
          <w:delText xml:space="preserve"> </w:delText>
        </w:r>
      </w:del>
      <w:del w:id="9086" w:author="PR Preview" w:date="2026-01-01T00:00:00Z">
        <w:r>
          <w:delText xml:space="preserve">If</w:delText>
        </w:r>
      </w:del>
      <w:del w:id="9087" w:author="PR Preview" w:date="2026-01-01T00:00:00Z">
        <w:r>
          <w:delText xml:space="preserve"> </w:delText>
        </w:r>
      </w:del>
      <w:del w:id="9088" w:author="PR Preview" w:date="2026-01-01T00:00:00Z">
        <w:r>
          <w:delText xml:space="preserve">$\mathord{\smash[b]{\underset{\raise.3ex\hbox{$\scriptstyle\sim$}}{u}}\vphantom{u}}$</w:delText>
        </w:r>
      </w:del>
      <w:del w:id="9089" w:author="PR Preview" w:date="2026-01-01T00:00:00Z">
        <w:r>
          <w:delText xml:space="preserve"> </w:delText>
        </w:r>
      </w:del>
      <w:del w:id="9090" w:author="PR Preview" w:date="2026-01-01T00:00:00Z">
        <w:r>
          <w:delText xml:space="preserve">is a nonzero vector of length</w:delText>
        </w:r>
      </w:del>
      <w:del w:id="9091" w:author="PR Preview" w:date="2026-01-01T00:00:00Z">
        <w:r>
          <w:delText xml:space="preserve"> </w:delText>
        </w:r>
      </w:del>
      <m:oMath>
        <m:r>
          <m:t>m</m:t>
        </m:r>
      </m:oMath>
      <w:del w:id="9092" w:author="PR Preview" w:date="2026-01-01T00:00:00Z">
        <w:r>
          <w:delText xml:space="preserve"> </w:delText>
        </w:r>
      </w:del>
      <w:del w:id="9093" w:author="PR Preview" w:date="2026-01-01T00:00:00Z">
        <w:r>
          <w:delText xml:space="preserve">and</w:delText>
        </w:r>
      </w:del>
      <w:del w:id="9094" w:author="PR Preview" w:date="2026-01-01T00:00:00Z">
        <w:r>
          <w:delText xml:space="preserve"> </w:delText>
        </w:r>
      </w:del>
      <w:del w:id="9095" w:author="PR Preview" w:date="2026-01-01T00:00:00Z">
        <w:r>
          <w:delText xml:space="preserve">$\mathord{\smash[b]{\underset{\raise.3ex\hbox{$\scriptstyle\sim$}}{v}}\vphantom{v}}$</w:delText>
        </w:r>
      </w:del>
      <w:del w:id="9096" w:author="PR Preview" w:date="2026-01-01T00:00:00Z">
        <w:r>
          <w:delText xml:space="preserve"> </w:delText>
        </w:r>
      </w:del>
      <w:del w:id="9097" w:author="PR Preview" w:date="2026-01-01T00:00:00Z">
        <w:r>
          <w:delText xml:space="preserve">is a nonzero vector of length</w:delText>
        </w:r>
      </w:del>
      <w:del w:id="9098" w:author="PR Preview" w:date="2026-01-01T00:00:00Z">
        <w:r>
          <w:delText xml:space="preserve"> </w:delText>
        </w:r>
      </w:del>
      <m:oMath>
        <m:r>
          <m:t>n</m:t>
        </m:r>
      </m:oMath>
      <w:del w:id="9099" w:author="PR Preview" w:date="2026-01-01T00:00:00Z">
        <w:r>
          <w:delText xml:space="preserve">,</w:delText>
        </w:r>
      </w:del>
      <w:del w:id="9100" w:author="PR Preview" w:date="2026-01-01T00:00:00Z">
        <w:r>
          <w:delText xml:space="preserve"> </w:delText>
        </w:r>
      </w:del>
      <w:del w:id="9101" w:author="PR Preview" w:date="2026-01-01T00:00:00Z">
        <w:r>
          <w:delText xml:space="preserve">then</w:delText>
        </w:r>
      </w:del>
      <w:del w:id="9102" w:author="PR Preview" w:date="2026-01-01T00:00:00Z">
        <w:r>
          <w:delText xml:space="preserve"> </w:delText>
        </w:r>
      </w:del>
      <w:del w:id="9103" w:author="PR Preview" w:date="2026-01-01T00:00:00Z">
        <w:r>
          <w:delText xml:space="preserve">$\operatorname{rank}(\mathord{\smash[b]{\underset{\raise.3ex\hbox{$\scriptstyle\sim$}}{u}}\vphantom{u}}\,{\mathord{\smash[b]{\underset{\raise.3ex\hbox{$\scriptstyle\sim$}}{v}}\vphantom{v}}}^{\top}) = 1$</w:delText>
        </w:r>
      </w:del>
      <w:del w:id="9104" w:author="PR Preview" w:date="2026-01-01T00:00:00Z">
        <w:r>
          <w:delText xml:space="preserve"> </w:delText>
        </w:r>
      </w:del>
      <w:del w:id="9105" w:author="PR Preview" w:date="2026-01-01T00:00:00Z">
        <w:r>
          <w:delText xml:space="preserve">(</w:delText>
        </w:r>
      </w:del>
      <w:hyperlink w:anchor="def-rank">
        <w:del w:id="9106" w:author="PR Preview" w:date="2026-01-01T00:00:00Z">
          <w:r>
            <w:rPr>
              <w:rStyle w:val="Hyperlink"/>
            </w:rPr>
            <w:delText xml:space="preserve">Definition 44</w:delText>
          </w:r>
        </w:del>
      </w:hyperlink>
      <w:del w:id="9107" w:author="PR Preview" w:date="2026-01-01T00:00:00Z">
        <w:r>
          <w:delText xml:space="preserve">).</w:delText>
        </w:r>
      </w:del>
    </w:p>
    <w:p>
      <w:pPr>
        <w:pStyle w:val="FirstParagraph"/>
      </w:pPr>
      <w:ins w:id="9108" w:author="PR Preview" w:date="2026-01-01T00:00:00Z">
        <w:r>
          <w:rPr>
            <w:b/>
            <w:bCs/>
          </w:rPr>
          <w:t xml:space="preserve">Theorem 67 (An outer product has rank one)</w:t>
        </w:r>
      </w:ins>
      <w:ins w:id="9109" w:author="PR Preview" w:date="2026-01-01T00:00:00Z">
        <w:r>
          <w:t xml:space="preserve"> </w:t>
        </w:r>
      </w:ins>
      <w:ins w:id="9110" w:author="PR Preview" w:date="2026-01-01T00:00:00Z">
        <w:r>
          <w:t xml:space="preserve">If</w:t>
        </w:r>
      </w:ins>
      <w:ins w:id="9111" w:author="PR Preview" w:date="2026-01-01T00:00:00Z">
        <w:r>
          <w:t xml:space="preserve"> </w:t>
        </w:r>
      </w:ins>
      <w:ins w:id="9112" w:author="PR Preview" w:date="2026-01-01T00:00:00Z">
        <w:r>
          <w:t xml:space="preserve">$\mathord{\smash[b]{\underset{\raise.3ex\hbox{$\scriptstyle\sim$}}{u}}\vphantom{u}}$</w:t>
        </w:r>
      </w:ins>
      <w:ins w:id="9113" w:author="PR Preview" w:date="2026-01-01T00:00:00Z">
        <w:r>
          <w:t xml:space="preserve"> </w:t>
        </w:r>
      </w:ins>
      <w:ins w:id="9114" w:author="PR Preview" w:date="2026-01-01T00:00:00Z">
        <w:r>
          <w:t xml:space="preserve">is a nonzero vector of length</w:t>
        </w:r>
      </w:ins>
      <w:ins w:id="9115" w:author="PR Preview" w:date="2026-01-01T00:00:00Z">
        <w:r>
          <w:t xml:space="preserve"> </w:t>
        </w:r>
      </w:ins>
      <m:oMath>
        <m:r>
          <m:t>m</m:t>
        </m:r>
      </m:oMath>
      <w:ins w:id="9116" w:author="PR Preview" w:date="2026-01-01T00:00:00Z">
        <w:r>
          <w:t xml:space="preserve"> </w:t>
        </w:r>
      </w:ins>
      <w:ins w:id="9117" w:author="PR Preview" w:date="2026-01-01T00:00:00Z">
        <w:r>
          <w:t xml:space="preserve">and</w:t>
        </w:r>
      </w:ins>
      <w:ins w:id="9118" w:author="PR Preview" w:date="2026-01-01T00:00:00Z">
        <w:r>
          <w:t xml:space="preserve"> </w:t>
        </w:r>
      </w:ins>
      <w:ins w:id="9119" w:author="PR Preview" w:date="2026-01-01T00:00:00Z">
        <w:r>
          <w:t xml:space="preserve">$\mathord{\smash[b]{\underset{\raise.3ex\hbox{$\scriptstyle\sim$}}{v}}\vphantom{v}}$</w:t>
        </w:r>
      </w:ins>
      <w:ins w:id="9120" w:author="PR Preview" w:date="2026-01-01T00:00:00Z">
        <w:r>
          <w:t xml:space="preserve"> </w:t>
        </w:r>
      </w:ins>
      <w:ins w:id="9121" w:author="PR Preview" w:date="2026-01-01T00:00:00Z">
        <w:r>
          <w:t xml:space="preserve">is a nonzero vector of length</w:t>
        </w:r>
      </w:ins>
      <w:ins w:id="9122" w:author="PR Preview" w:date="2026-01-01T00:00:00Z">
        <w:r>
          <w:t xml:space="preserve"> </w:t>
        </w:r>
      </w:ins>
      <m:oMath>
        <m:r>
          <m:t>n</m:t>
        </m:r>
      </m:oMath>
      <w:ins w:id="9123" w:author="PR Preview" w:date="2026-01-01T00:00:00Z">
        <w:r>
          <w:t xml:space="preserve">,</w:t>
        </w:r>
      </w:ins>
      <w:ins w:id="9124" w:author="PR Preview" w:date="2026-01-01T00:00:00Z">
        <w:r>
          <w:t xml:space="preserve"> </w:t>
        </w:r>
      </w:ins>
      <w:ins w:id="9125" w:author="PR Preview" w:date="2026-01-01T00:00:00Z">
        <w:r>
          <w:t xml:space="preserve">then</w:t>
        </w:r>
      </w:ins>
      <w:ins w:id="9126" w:author="PR Preview" w:date="2026-01-01T00:00:00Z">
        <w:r>
          <w:t xml:space="preserve"> </w:t>
        </w:r>
      </w:ins>
      <w:ins w:id="9127" w:author="PR Preview" w:date="2026-01-01T00:00:00Z">
        <w:r>
          <w:t xml:space="preserve">$\operatorname{rank}(\mathord{\smash[b]{\underset{\raise.3ex\hbox{$\scriptstyle\sim$}}{u}}\vphantom{u}}\,{\mathord{\smash[b]{\underset{\raise.3ex\hbox{$\scriptstyle\sim$}}{v}}\vphantom{v}}}^{\top}) = 1$</w:t>
        </w:r>
      </w:ins>
      <w:ins w:id="9128" w:author="PR Preview" w:date="2026-01-01T00:00:00Z">
        <w:r>
          <w:t xml:space="preserve"> </w:t>
        </w:r>
      </w:ins>
      <w:ins w:id="9129" w:author="PR Preview" w:date="2026-01-01T00:00:00Z">
        <w:r>
          <w:t xml:space="preserve">(</w:t>
        </w:r>
      </w:ins>
      <w:hyperlink w:anchor="def-rank">
        <w:ins w:id="9130" w:author="PR Preview" w:date="2026-01-01T00:00:00Z">
          <w:r>
            <w:rPr>
              <w:rStyle w:val="Hyperlink"/>
            </w:rPr>
            <w:t xml:space="preserve">Definition 44</w:t>
          </w:r>
        </w:ins>
      </w:hyperlink>
      <w:ins w:id="9131" w:author="PR Preview" w:date="2026-01-01T00:00:00Z">
        <w:r>
          <w:t xml:space="preserve">).</w:t>
        </w:r>
      </w:ins>
    </w:p>
    <w:bookmarkEnd w:id="415"/>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6" w:name="exm-outer-product-rank"/>
    <w:p>
      <w:pPr>
        <w:pStyle w:val="BodyText"/>
      </w:pPr>
      <w:del w:id="9132" w:author="PR Preview" w:date="2026-01-01T00:00:00Z">
        <w:r>
          <w:rPr>
            <w:b/>
            <w:bCs/>
          </w:rPr>
          <w:delText xml:space="preserve">Example 122 (The rank of an outer product)</w:delText>
        </w:r>
      </w:del>
      <w:del w:id="9133" w:author="PR Preview" w:date="2026-01-01T00:00:00Z">
        <w:r>
          <w:delText xml:space="preserve"> </w:delText>
        </w:r>
      </w:del>
      <w:del w:id="9134" w:author="PR Preview" w:date="2026-01-01T00:00:00Z">
        <w:r>
          <w:delText xml:space="preserve">In</w:delText>
        </w:r>
      </w:del>
      <w:del w:id="9135" w:author="PR Preview" w:date="2026-01-01T00:00:00Z">
        <w:r>
          <w:delText xml:space="preserve"> </w:delText>
        </w:r>
      </w:del>
      <w:hyperlink w:anchor="exm-outer-product">
        <w:del w:id="9136" w:author="PR Preview" w:date="2026-01-01T00:00:00Z">
          <w:r>
            <w:rPr>
              <w:rStyle w:val="Hyperlink"/>
            </w:rPr>
            <w:delText xml:space="preserve">Example 121</w:delText>
          </w:r>
        </w:del>
      </w:hyperlink>
      <w:del w:id="9137" w:author="PR Preview" w:date="2026-01-01T00:00:00Z">
        <w:r>
          <w:delText xml:space="preserve">,</w:delText>
        </w:r>
      </w:del>
      <w:del w:id="9138" w:author="PR Preview" w:date="2026-01-01T00:00:00Z">
        <w:r>
          <w:delText xml:space="preserve"> </w:delText>
        </w:r>
      </w:del>
      <w:del w:id="9139" w:author="PR Preview" w:date="2026-01-01T00:00:00Z">
        <w:r>
          <w:delText xml:space="preserve">the second column</w:delText>
        </w:r>
      </w:del>
      <w:del w:id="9140" w:author="PR Preview" w:date="2026-01-01T00:00:00Z">
        <w:r>
          <w:delText xml:space="preserve"> </w:delText>
        </w:r>
      </w:del>
      <m:oMath>
        <m:r>
          <m:rPr>
            <m:sty m:val="p"/>
          </m:rPr>
          <m:t>(</m:t>
        </m:r>
        <m:r>
          <m:t>5</m:t>
        </m:r>
        <m:r>
          <m:rPr>
            <m:sty m:val="p"/>
          </m:rPr>
          <m:t>,</m:t>
        </m:r>
        <m:r>
          <m:t>10</m:t>
        </m:r>
        <m:r>
          <m:rPr>
            <m:sty m:val="p"/>
          </m:rPr>
          <m:t>,</m:t>
        </m:r>
        <m:r>
          <m:t>15</m:t>
        </m:r>
        <m:r>
          <m:rPr>
            <m:sty m:val="p"/>
          </m:rPr>
          <m:t>)</m:t>
        </m:r>
      </m:oMath>
      <w:del w:id="9141" w:author="PR Preview" w:date="2026-01-01T00:00:00Z">
        <w:r>
          <w:delText xml:space="preserve"> </w:delText>
        </w:r>
      </w:del>
      <w:del w:id="9142" w:author="PR Preview" w:date="2026-01-01T00:00:00Z">
        <w:r>
          <w:delText xml:space="preserve">of</w:delText>
        </w:r>
      </w:del>
      <w:del w:id="9143" w:author="PR Preview" w:date="2026-01-01T00:00:00Z">
        <w:r>
          <w:delText xml:space="preserve"> </w:delText>
        </w:r>
      </w:del>
      <w:del w:id="9144" w:author="PR Preview" w:date="2026-01-01T00:00:00Z">
        <w:r>
          <w:delText xml:space="preserve">$\mathord{\smash[b]{\underset{\raise.3ex\hbox{$\scriptstyle\sim$}}{u}}\vphantom{u}}\,{\mathord{\smash[b]{\underset{\raise.3ex\hbox{$\scriptstyle\sim$}}{v}}\vphantom{v}}}^{\top}$</w:delText>
        </w:r>
      </w:del>
      <w:del w:id="9145" w:author="PR Preview" w:date="2026-01-01T00:00:00Z">
        <w:r>
          <w:delText xml:space="preserve"> </w:delText>
        </w:r>
      </w:del>
      <w:del w:id="9146" w:author="PR Preview" w:date="2026-01-01T00:00:00Z">
        <w:r>
          <w:delText xml:space="preserve">is</w:delText>
        </w:r>
      </w:del>
      <w:del w:id="9147" w:author="PR Preview" w:date="2026-01-01T00:00:00Z">
        <w:r>
          <w:delText xml:space="preserve"> </w:delText>
        </w:r>
      </w:del>
      <m:oMath>
        <m:f>
          <m:fPr>
            <m:type m:val="bar"/>
          </m:fPr>
          <m:num>
            <m:r>
              <m:t>5</m:t>
            </m:r>
          </m:num>
          <m:den>
            <m:r>
              <m:t>4</m:t>
            </m:r>
          </m:den>
        </m:f>
      </m:oMath>
      <w:del w:id="9148" w:author="PR Preview" w:date="2026-01-01T00:00:00Z">
        <w:r>
          <w:delText xml:space="preserve"> </w:delText>
        </w:r>
      </w:del>
      <w:del w:id="9149" w:author="PR Preview" w:date="2026-01-01T00:00:00Z">
        <w:r>
          <w:delText xml:space="preserve">times the first column</w:delText>
        </w:r>
      </w:del>
      <w:del w:id="9150" w:author="PR Preview" w:date="2026-01-01T00:00:00Z">
        <w:r>
          <w:delText xml:space="preserve"> </w:delText>
        </w:r>
      </w:del>
      <m:oMath>
        <m:r>
          <m:rPr>
            <m:sty m:val="p"/>
          </m:rPr>
          <m:t>(</m:t>
        </m:r>
        <m:r>
          <m:t>4</m:t>
        </m:r>
        <m:r>
          <m:rPr>
            <m:sty m:val="p"/>
          </m:rPr>
          <m:t>,</m:t>
        </m:r>
        <m:r>
          <m:t>8</m:t>
        </m:r>
        <m:r>
          <m:rPr>
            <m:sty m:val="p"/>
          </m:rPr>
          <m:t>,</m:t>
        </m:r>
        <m:r>
          <m:t>12</m:t>
        </m:r>
        <m:r>
          <m:rPr>
            <m:sty m:val="p"/>
          </m:rPr>
          <m:t>)</m:t>
        </m:r>
      </m:oMath>
      <w:del w:id="9151" w:author="PR Preview" w:date="2026-01-01T00:00:00Z">
        <w:r>
          <w:delText xml:space="preserve">,</w:delText>
        </w:r>
      </w:del>
      <w:del w:id="9152" w:author="PR Preview" w:date="2026-01-01T00:00:00Z">
        <w:r>
          <w:delText xml:space="preserve"> </w:delText>
        </w:r>
      </w:del>
      <w:del w:id="9153" w:author="PR Preview" w:date="2026-01-01T00:00:00Z">
        <w:r>
          <w:delText xml:space="preserve">because the columns are</w:delText>
        </w:r>
      </w:del>
      <w:del w:id="9154" w:author="PR Preview" w:date="2026-01-01T00:00:00Z">
        <w:r>
          <w:delText xml:space="preserve"> </w:delText>
        </w:r>
      </w:del>
      <w:del w:id="9155" w:author="PR Preview" w:date="2026-01-01T00:00:00Z">
        <w:r>
          <w:delText xml:space="preserve">$v_1 \mathord{\smash[b]{\underset{\raise.3ex\hbox{$\scriptstyle\sim$}}{u}}\vphantom{u}} = 4\mathord{\smash[b]{\underset{\raise.3ex\hbox{$\scriptstyle\sim$}}{u}}\vphantom{u}}$</w:delText>
        </w:r>
      </w:del>
      <w:del w:id="9156" w:author="PR Preview" w:date="2026-01-01T00:00:00Z">
        <w:r>
          <w:delText xml:space="preserve"> </w:delText>
        </w:r>
      </w:del>
      <w:del w:id="9157" w:author="PR Preview" w:date="2026-01-01T00:00:00Z">
        <w:r>
          <w:delText xml:space="preserve">and</w:delText>
        </w:r>
      </w:del>
      <w:del w:id="9158" w:author="PR Preview" w:date="2026-01-01T00:00:00Z">
        <w:r>
          <w:delText xml:space="preserve"> </w:delText>
        </w:r>
      </w:del>
      <w:del w:id="9159" w:author="PR Preview" w:date="2026-01-01T00:00:00Z">
        <w:r>
          <w:delText xml:space="preserve">$v_2 \mathord{\smash[b]{\underset{\raise.3ex\hbox{$\scriptstyle\sim$}}{u}}\vphantom{u}} = 5\mathord{\smash[b]{\underset{\raise.3ex\hbox{$\scriptstyle\sim$}}{u}}\vphantom{u}}$</w:delText>
        </w:r>
      </w:del>
      <w:del w:id="9160" w:author="PR Preview" w:date="2026-01-01T00:00:00Z">
        <w:r>
          <w:delText xml:space="preserve">.</w:delText>
        </w:r>
      </w:del>
      <w:del w:id="9161" w:author="PR Preview" w:date="2026-01-01T00:00:00Z">
        <w:r>
          <w:delText xml:space="preserve"> </w:delText>
        </w:r>
      </w:del>
      <w:del w:id="9162" w:author="PR Preview" w:date="2026-01-01T00:00:00Z">
        <w:r>
          <w:delText xml:space="preserve">So the two columns are not linearly independent,</w:delText>
        </w:r>
      </w:del>
      <w:del w:id="9163" w:author="PR Preview" w:date="2026-01-01T00:00:00Z">
        <w:r>
          <w:delText xml:space="preserve"> </w:delText>
        </w:r>
      </w:del>
      <w:del w:id="9164" w:author="PR Preview" w:date="2026-01-01T00:00:00Z">
        <w:r>
          <w:delText xml:space="preserve">and the</w:delText>
        </w:r>
      </w:del>
      <w:del w:id="9165" w:author="PR Preview" w:date="2026-01-01T00:00:00Z">
        <w:r>
          <w:delText xml:space="preserve"> </w:delText>
        </w:r>
      </w:del>
      <m:oMath>
        <m:r>
          <m:t>3</m:t>
        </m:r>
        <m:r>
          <m:rPr>
            <m:sty m:val="p"/>
          </m:rPr>
          <m:t>×</m:t>
        </m:r>
        <m:r>
          <m:t>2</m:t>
        </m:r>
      </m:oMath>
      <w:del w:id="9166" w:author="PR Preview" w:date="2026-01-01T00:00:00Z">
        <w:r>
          <w:delText xml:space="preserve"> </w:delText>
        </w:r>
      </w:del>
      <w:del w:id="9167" w:author="PR Preview" w:date="2026-01-01T00:00:00Z">
        <w:r>
          <w:delText xml:space="preserve">matrix has rank</w:delText>
        </w:r>
      </w:del>
      <w:del w:id="9168" w:author="PR Preview" w:date="2026-01-01T00:00:00Z">
        <w:r>
          <w:delText xml:space="preserve"> </w:delText>
        </w:r>
      </w:del>
      <m:oMath>
        <m:r>
          <m:t>1</m:t>
        </m:r>
      </m:oMath>
      <w:del w:id="9169" w:author="PR Preview" w:date="2026-01-01T00:00:00Z">
        <w:r>
          <w:delText xml:space="preserve">.</w:delText>
        </w:r>
      </w:del>
    </w:p>
    <w:p>
      <w:pPr>
        <w:pStyle w:val="BodyText"/>
      </w:pPr>
      <w:ins w:id="9170" w:author="PR Preview" w:date="2026-01-01T00:00:00Z">
        <w:r>
          <w:rPr>
            <w:b/>
            <w:bCs/>
          </w:rPr>
          <w:t xml:space="preserve">Example 124 (The rank of an outer product)</w:t>
        </w:r>
      </w:ins>
      <w:ins w:id="9171" w:author="PR Preview" w:date="2026-01-01T00:00:00Z">
        <w:r>
          <w:t xml:space="preserve"> </w:t>
        </w:r>
      </w:ins>
      <w:ins w:id="9172" w:author="PR Preview" w:date="2026-01-01T00:00:00Z">
        <w:r>
          <w:t xml:space="preserve">In</w:t>
        </w:r>
      </w:ins>
      <w:ins w:id="9173" w:author="PR Preview" w:date="2026-01-01T00:00:00Z">
        <w:r>
          <w:t xml:space="preserve"> </w:t>
        </w:r>
      </w:ins>
      <w:hyperlink w:anchor="exm-outer-product">
        <w:ins w:id="9174" w:author="PR Preview" w:date="2026-01-01T00:00:00Z">
          <w:r>
            <w:rPr>
              <w:rStyle w:val="Hyperlink"/>
            </w:rPr>
            <w:t xml:space="preserve">Example 123</w:t>
          </w:r>
        </w:ins>
      </w:hyperlink>
      <w:ins w:id="9175" w:author="PR Preview" w:date="2026-01-01T00:00:00Z">
        <w:r>
          <w:t xml:space="preserve">,</w:t>
        </w:r>
      </w:ins>
      <w:ins w:id="9176" w:author="PR Preview" w:date="2026-01-01T00:00:00Z">
        <w:r>
          <w:t xml:space="preserve"> </w:t>
        </w:r>
      </w:ins>
      <w:ins w:id="9177" w:author="PR Preview" w:date="2026-01-01T00:00:00Z">
        <w:r>
          <w:t xml:space="preserve">the second column</w:t>
        </w:r>
      </w:ins>
      <w:ins w:id="9178" w:author="PR Preview" w:date="2026-01-01T00:00:00Z">
        <w:r>
          <w:t xml:space="preserve"> </w:t>
        </w:r>
      </w:ins>
      <m:oMath>
        <m:r>
          <m:rPr>
            <m:sty m:val="p"/>
          </m:rPr>
          <m:t>(</m:t>
        </m:r>
        <m:r>
          <m:t>5</m:t>
        </m:r>
        <m:r>
          <m:rPr>
            <m:sty m:val="p"/>
          </m:rPr>
          <m:t>,</m:t>
        </m:r>
        <m:r>
          <m:t>10</m:t>
        </m:r>
        <m:r>
          <m:rPr>
            <m:sty m:val="p"/>
          </m:rPr>
          <m:t>,</m:t>
        </m:r>
        <m:r>
          <m:t>15</m:t>
        </m:r>
        <m:r>
          <m:rPr>
            <m:sty m:val="p"/>
          </m:rPr>
          <m:t>)</m:t>
        </m:r>
      </m:oMath>
      <w:ins w:id="9179" w:author="PR Preview" w:date="2026-01-01T00:00:00Z">
        <w:r>
          <w:t xml:space="preserve"> </w:t>
        </w:r>
      </w:ins>
      <w:ins w:id="9180" w:author="PR Preview" w:date="2026-01-01T00:00:00Z">
        <w:r>
          <w:t xml:space="preserve">of</w:t>
        </w:r>
      </w:ins>
      <w:ins w:id="9181" w:author="PR Preview" w:date="2026-01-01T00:00:00Z">
        <w:r>
          <w:t xml:space="preserve"> </w:t>
        </w:r>
      </w:ins>
      <w:ins w:id="9182" w:author="PR Preview" w:date="2026-01-01T00:00:00Z">
        <w:r>
          <w:t xml:space="preserve">$\mathord{\smash[b]{\underset{\raise.3ex\hbox{$\scriptstyle\sim$}}{u}}\vphantom{u}}\,{\mathord{\smash[b]{\underset{\raise.3ex\hbox{$\scriptstyle\sim$}}{v}}\vphantom{v}}}^{\top}$</w:t>
        </w:r>
      </w:ins>
      <w:ins w:id="9183" w:author="PR Preview" w:date="2026-01-01T00:00:00Z">
        <w:r>
          <w:t xml:space="preserve"> </w:t>
        </w:r>
      </w:ins>
      <w:ins w:id="9184" w:author="PR Preview" w:date="2026-01-01T00:00:00Z">
        <w:r>
          <w:t xml:space="preserve">is</w:t>
        </w:r>
      </w:ins>
      <w:ins w:id="9185" w:author="PR Preview" w:date="2026-01-01T00:00:00Z">
        <w:r>
          <w:t xml:space="preserve"> </w:t>
        </w:r>
      </w:ins>
      <m:oMath>
        <m:f>
          <m:fPr>
            <m:type m:val="bar"/>
          </m:fPr>
          <m:num>
            <m:r>
              <m:t>5</m:t>
            </m:r>
          </m:num>
          <m:den>
            <m:r>
              <m:t>4</m:t>
            </m:r>
          </m:den>
        </m:f>
      </m:oMath>
      <w:ins w:id="9186" w:author="PR Preview" w:date="2026-01-01T00:00:00Z">
        <w:r>
          <w:t xml:space="preserve"> </w:t>
        </w:r>
      </w:ins>
      <w:ins w:id="9187" w:author="PR Preview" w:date="2026-01-01T00:00:00Z">
        <w:r>
          <w:t xml:space="preserve">times the first column</w:t>
        </w:r>
      </w:ins>
      <w:ins w:id="9188" w:author="PR Preview" w:date="2026-01-01T00:00:00Z">
        <w:r>
          <w:t xml:space="preserve"> </w:t>
        </w:r>
      </w:ins>
      <m:oMath>
        <m:r>
          <m:rPr>
            <m:sty m:val="p"/>
          </m:rPr>
          <m:t>(</m:t>
        </m:r>
        <m:r>
          <m:t>4</m:t>
        </m:r>
        <m:r>
          <m:rPr>
            <m:sty m:val="p"/>
          </m:rPr>
          <m:t>,</m:t>
        </m:r>
        <m:r>
          <m:t>8</m:t>
        </m:r>
        <m:r>
          <m:rPr>
            <m:sty m:val="p"/>
          </m:rPr>
          <m:t>,</m:t>
        </m:r>
        <m:r>
          <m:t>12</m:t>
        </m:r>
        <m:r>
          <m:rPr>
            <m:sty m:val="p"/>
          </m:rPr>
          <m:t>)</m:t>
        </m:r>
      </m:oMath>
      <w:ins w:id="9189" w:author="PR Preview" w:date="2026-01-01T00:00:00Z">
        <w:r>
          <w:t xml:space="preserve">,</w:t>
        </w:r>
      </w:ins>
      <w:ins w:id="9190" w:author="PR Preview" w:date="2026-01-01T00:00:00Z">
        <w:r>
          <w:t xml:space="preserve"> </w:t>
        </w:r>
      </w:ins>
      <w:ins w:id="9191" w:author="PR Preview" w:date="2026-01-01T00:00:00Z">
        <w:r>
          <w:t xml:space="preserve">because the columns are</w:t>
        </w:r>
      </w:ins>
      <w:ins w:id="9192" w:author="PR Preview" w:date="2026-01-01T00:00:00Z">
        <w:r>
          <w:t xml:space="preserve"> </w:t>
        </w:r>
      </w:ins>
      <w:ins w:id="9193" w:author="PR Preview" w:date="2026-01-01T00:00:00Z">
        <w:r>
          <w:t xml:space="preserve">$v_1 \mathord{\smash[b]{\underset{\raise.3ex\hbox{$\scriptstyle\sim$}}{u}}\vphantom{u}} = 4\mathord{\smash[b]{\underset{\raise.3ex\hbox{$\scriptstyle\sim$}}{u}}\vphantom{u}}$</w:t>
        </w:r>
      </w:ins>
      <w:ins w:id="9194" w:author="PR Preview" w:date="2026-01-01T00:00:00Z">
        <w:r>
          <w:t xml:space="preserve"> </w:t>
        </w:r>
      </w:ins>
      <w:ins w:id="9195" w:author="PR Preview" w:date="2026-01-01T00:00:00Z">
        <w:r>
          <w:t xml:space="preserve">and</w:t>
        </w:r>
      </w:ins>
      <w:ins w:id="9196" w:author="PR Preview" w:date="2026-01-01T00:00:00Z">
        <w:r>
          <w:t xml:space="preserve"> </w:t>
        </w:r>
      </w:ins>
      <w:ins w:id="9197" w:author="PR Preview" w:date="2026-01-01T00:00:00Z">
        <w:r>
          <w:t xml:space="preserve">$v_2 \mathord{\smash[b]{\underset{\raise.3ex\hbox{$\scriptstyle\sim$}}{u}}\vphantom{u}} = 5\mathord{\smash[b]{\underset{\raise.3ex\hbox{$\scriptstyle\sim$}}{u}}\vphantom{u}}$</w:t>
        </w:r>
      </w:ins>
      <w:ins w:id="9198" w:author="PR Preview" w:date="2026-01-01T00:00:00Z">
        <w:r>
          <w:t xml:space="preserve">.</w:t>
        </w:r>
      </w:ins>
      <w:ins w:id="9199" w:author="PR Preview" w:date="2026-01-01T00:00:00Z">
        <w:r>
          <w:t xml:space="preserve"> </w:t>
        </w:r>
      </w:ins>
      <w:ins w:id="9200" w:author="PR Preview" w:date="2026-01-01T00:00:00Z">
        <w:r>
          <w:t xml:space="preserve">So the two columns are not linearly independent,</w:t>
        </w:r>
      </w:ins>
      <w:ins w:id="9201" w:author="PR Preview" w:date="2026-01-01T00:00:00Z">
        <w:r>
          <w:t xml:space="preserve"> </w:t>
        </w:r>
      </w:ins>
      <w:ins w:id="9202" w:author="PR Preview" w:date="2026-01-01T00:00:00Z">
        <w:r>
          <w:t xml:space="preserve">and the</w:t>
        </w:r>
      </w:ins>
      <w:ins w:id="9203" w:author="PR Preview" w:date="2026-01-01T00:00:00Z">
        <w:r>
          <w:t xml:space="preserve"> </w:t>
        </w:r>
      </w:ins>
      <m:oMath>
        <m:r>
          <m:t>3</m:t>
        </m:r>
        <m:r>
          <m:rPr>
            <m:sty m:val="p"/>
          </m:rPr>
          <m:t>×</m:t>
        </m:r>
        <m:r>
          <m:t>2</m:t>
        </m:r>
      </m:oMath>
      <w:ins w:id="9204" w:author="PR Preview" w:date="2026-01-01T00:00:00Z">
        <w:r>
          <w:t xml:space="preserve"> </w:t>
        </w:r>
      </w:ins>
      <w:ins w:id="9205" w:author="PR Preview" w:date="2026-01-01T00:00:00Z">
        <w:r>
          <w:t xml:space="preserve">matrix has rank</w:t>
        </w:r>
      </w:ins>
      <w:ins w:id="9206" w:author="PR Preview" w:date="2026-01-01T00:00:00Z">
        <w:r>
          <w:t xml:space="preserve"> </w:t>
        </w:r>
      </w:ins>
      <m:oMath>
        <m:r>
          <m:t>1</m:t>
        </m:r>
      </m:oMath>
      <w:ins w:id="9207" w:author="PR Preview" w:date="2026-01-01T00:00:00Z">
        <w:r>
          <w:t xml:space="preserve">.</w:t>
        </w:r>
      </w:ins>
    </w:p>
    <w:bookmarkEnd w:id="416"/>
    <w:bookmarkEnd w:id="417"/>
    <w:bookmarkStart w:id="457"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8"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8"/>
    <w:bookmarkStart w:id="419" w:name="exm-matrix-order"/>
    <w:p>
      <w:pPr>
        <w:pStyle w:val="BodyText"/>
      </w:pPr>
      <w:del w:id="9208" w:author="PR Preview" w:date="2026-01-01T00:00:00Z">
        <w:r>
          <w:rPr>
            <w:b/>
            <w:bCs/>
          </w:rPr>
          <w:delText xml:space="preserve">Example 123 (Orders of square matrices)</w:delText>
        </w:r>
      </w:del>
      <w:del w:id="920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9210" w:author="PR Preview" w:date="2026-01-01T00:00:00Z">
        <w:r>
          <w:delText xml:space="preserve"> </w:delText>
        </w:r>
      </w:del>
      <w:del w:id="9211" w:author="PR Preview" w:date="2026-01-01T00:00:00Z">
        <w:r>
          <w:delText xml:space="preserve">has order</w:delText>
        </w:r>
      </w:del>
      <w:del w:id="9212" w:author="PR Preview" w:date="2026-01-01T00:00:00Z">
        <w:r>
          <w:delText xml:space="preserve"> </w:delText>
        </w:r>
      </w:del>
      <m:oMath>
        <m:r>
          <m:t>2</m:t>
        </m:r>
      </m:oMath>
      <w:del w:id="9213" w:author="PR Preview" w:date="2026-01-01T00:00:00Z">
        <w:r>
          <w:delText xml:space="preserve">,</w:delText>
        </w:r>
      </w:del>
      <w:del w:id="9214" w:author="PR Preview" w:date="2026-01-01T00:00:00Z">
        <w:r>
          <w:delText xml:space="preserve"> </w:delText>
        </w:r>
      </w:del>
      <w:del w:id="9215" w:author="PR Preview" w:date="2026-01-01T00:00:00Z">
        <w:r>
          <w:delText xml:space="preserve">and</w:delText>
        </w:r>
      </w:del>
      <w:del w:id="9216" w:author="PR Preview" w:date="2026-01-01T00:00:00Z">
        <w:r>
          <w:delText xml:space="preserve"> </w:delText>
        </w:r>
      </w:del>
      <m:oMath>
        <m:r>
          <m:rPr>
            <m:sty m:val="p"/>
          </m:rPr>
          <m:t>[</m:t>
        </m:r>
        <m:r>
          <m:t>5</m:t>
        </m:r>
        <m:r>
          <m:rPr>
            <m:sty m:val="p"/>
          </m:rPr>
          <m:t>]</m:t>
        </m:r>
      </m:oMath>
      <w:del w:id="9217" w:author="PR Preview" w:date="2026-01-01T00:00:00Z">
        <w:r>
          <w:delText xml:space="preserve"> </w:delText>
        </w:r>
      </w:del>
      <w:del w:id="9218" w:author="PR Preview" w:date="2026-01-01T00:00:00Z">
        <w:r>
          <w:delText xml:space="preserve">has order</w:delText>
        </w:r>
      </w:del>
      <w:del w:id="9219" w:author="PR Preview" w:date="2026-01-01T00:00:00Z">
        <w:r>
          <w:delText xml:space="preserve"> </w:delText>
        </w:r>
      </w:del>
      <m:oMath>
        <m:r>
          <m:t>1</m:t>
        </m:r>
      </m:oMath>
      <w:del w:id="9220" w:author="PR Preview" w:date="2026-01-01T00:00:00Z">
        <w:r>
          <w:delText xml:space="preserve">.</w:delText>
        </w:r>
      </w:del>
      <w:del w:id="9221" w:author="PR Preview" w:date="2026-01-01T00:00:00Z">
        <w:r>
          <w:delText xml:space="preserve"> </w:delText>
        </w:r>
      </w:del>
      <w:del w:id="9222" w:author="PR Preview" w:date="2026-01-01T00:00:00Z">
        <w:r>
          <w:delText xml:space="preserve">A</w:delText>
        </w:r>
      </w:del>
      <w:del w:id="9223" w:author="PR Preview" w:date="2026-01-01T00:00:00Z">
        <w:r>
          <w:delText xml:space="preserve"> </w:delText>
        </w:r>
      </w:del>
      <m:oMath>
        <m:r>
          <m:t>2</m:t>
        </m:r>
        <m:r>
          <m:rPr>
            <m:sty m:val="p"/>
          </m:rPr>
          <m:t>×</m:t>
        </m:r>
        <m:r>
          <m:t>3</m:t>
        </m:r>
      </m:oMath>
      <w:del w:id="9224" w:author="PR Preview" w:date="2026-01-01T00:00:00Z">
        <w:r>
          <w:delText xml:space="preserve"> </w:delText>
        </w:r>
      </w:del>
      <w:del w:id="9225" w:author="PR Preview" w:date="2026-01-01T00:00:00Z">
        <w:r>
          <w:delText xml:space="preserve">matrix has no order, since it is not square (</w:delText>
        </w:r>
      </w:del>
      <w:hyperlink w:anchor="exm-square-matrix">
        <w:del w:id="9226" w:author="PR Preview" w:date="2026-01-01T00:00:00Z">
          <w:r>
            <w:rPr>
              <w:rStyle w:val="Hyperlink"/>
            </w:rPr>
            <w:delText xml:space="preserve">Example 21</w:delText>
          </w:r>
        </w:del>
      </w:hyperlink>
      <w:del w:id="9227" w:author="PR Preview" w:date="2026-01-01T00:00:00Z">
        <w:r>
          <w:delText xml:space="preserve">).</w:delText>
        </w:r>
      </w:del>
    </w:p>
    <w:p>
      <w:pPr>
        <w:pStyle w:val="BodyText"/>
      </w:pPr>
      <w:ins w:id="9228" w:author="PR Preview" w:date="2026-01-01T00:00:00Z">
        <w:r>
          <w:rPr>
            <w:b/>
            <w:bCs/>
          </w:rPr>
          <w:t xml:space="preserve">Example 125 (Orders of square matrices)</w:t>
        </w:r>
      </w:ins>
      <w:ins w:id="922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9230" w:author="PR Preview" w:date="2026-01-01T00:00:00Z">
        <w:r>
          <w:t xml:space="preserve"> </w:t>
        </w:r>
      </w:ins>
      <w:ins w:id="9231" w:author="PR Preview" w:date="2026-01-01T00:00:00Z">
        <w:r>
          <w:t xml:space="preserve">has order</w:t>
        </w:r>
      </w:ins>
      <w:ins w:id="9232" w:author="PR Preview" w:date="2026-01-01T00:00:00Z">
        <w:r>
          <w:t xml:space="preserve"> </w:t>
        </w:r>
      </w:ins>
      <m:oMath>
        <m:r>
          <m:t>2</m:t>
        </m:r>
      </m:oMath>
      <w:ins w:id="9233" w:author="PR Preview" w:date="2026-01-01T00:00:00Z">
        <w:r>
          <w:t xml:space="preserve">,</w:t>
        </w:r>
      </w:ins>
      <w:ins w:id="9234" w:author="PR Preview" w:date="2026-01-01T00:00:00Z">
        <w:r>
          <w:t xml:space="preserve"> </w:t>
        </w:r>
      </w:ins>
      <w:ins w:id="9235" w:author="PR Preview" w:date="2026-01-01T00:00:00Z">
        <w:r>
          <w:t xml:space="preserve">and</w:t>
        </w:r>
      </w:ins>
      <w:ins w:id="9236" w:author="PR Preview" w:date="2026-01-01T00:00:00Z">
        <w:r>
          <w:t xml:space="preserve"> </w:t>
        </w:r>
      </w:ins>
      <m:oMath>
        <m:r>
          <m:rPr>
            <m:sty m:val="p"/>
          </m:rPr>
          <m:t>[</m:t>
        </m:r>
        <m:r>
          <m:t>5</m:t>
        </m:r>
        <m:r>
          <m:rPr>
            <m:sty m:val="p"/>
          </m:rPr>
          <m:t>]</m:t>
        </m:r>
      </m:oMath>
      <w:ins w:id="9237" w:author="PR Preview" w:date="2026-01-01T00:00:00Z">
        <w:r>
          <w:t xml:space="preserve"> </w:t>
        </w:r>
      </w:ins>
      <w:ins w:id="9238" w:author="PR Preview" w:date="2026-01-01T00:00:00Z">
        <w:r>
          <w:t xml:space="preserve">has order</w:t>
        </w:r>
      </w:ins>
      <w:ins w:id="9239" w:author="PR Preview" w:date="2026-01-01T00:00:00Z">
        <w:r>
          <w:t xml:space="preserve"> </w:t>
        </w:r>
      </w:ins>
      <m:oMath>
        <m:r>
          <m:t>1</m:t>
        </m:r>
      </m:oMath>
      <w:ins w:id="9240" w:author="PR Preview" w:date="2026-01-01T00:00:00Z">
        <w:r>
          <w:t xml:space="preserve">.</w:t>
        </w:r>
      </w:ins>
      <w:ins w:id="9241" w:author="PR Preview" w:date="2026-01-01T00:00:00Z">
        <w:r>
          <w:t xml:space="preserve"> </w:t>
        </w:r>
      </w:ins>
      <w:ins w:id="9242" w:author="PR Preview" w:date="2026-01-01T00:00:00Z">
        <w:r>
          <w:t xml:space="preserve">A</w:t>
        </w:r>
      </w:ins>
      <w:ins w:id="9243" w:author="PR Preview" w:date="2026-01-01T00:00:00Z">
        <w:r>
          <w:t xml:space="preserve"> </w:t>
        </w:r>
      </w:ins>
      <m:oMath>
        <m:r>
          <m:t>2</m:t>
        </m:r>
        <m:r>
          <m:rPr>
            <m:sty m:val="p"/>
          </m:rPr>
          <m:t>×</m:t>
        </m:r>
        <m:r>
          <m:t>3</m:t>
        </m:r>
      </m:oMath>
      <w:ins w:id="9244" w:author="PR Preview" w:date="2026-01-01T00:00:00Z">
        <w:r>
          <w:t xml:space="preserve"> </w:t>
        </w:r>
      </w:ins>
      <w:ins w:id="9245" w:author="PR Preview" w:date="2026-01-01T00:00:00Z">
        <w:r>
          <w:t xml:space="preserve">matrix has no order, since it is not square (</w:t>
        </w:r>
      </w:ins>
      <w:hyperlink w:anchor="exm-square-matrix">
        <w:ins w:id="9246" w:author="PR Preview" w:date="2026-01-01T00:00:00Z">
          <w:r>
            <w:rPr>
              <w:rStyle w:val="Hyperlink"/>
            </w:rPr>
            <w:t xml:space="preserve">Example 21</w:t>
          </w:r>
        </w:ins>
      </w:hyperlink>
      <w:ins w:id="9247" w:author="PR Preview" w:date="2026-01-01T00:00:00Z">
        <w:r>
          <w:t xml:space="preserve">).</w:t>
        </w:r>
      </w:ins>
    </w:p>
    <w:bookmarkEnd w:id="419"/>
    <w:bookmarkStart w:id="420"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0"/>
    <w:bookmarkStart w:id="421" w:name="exm-matrix-power"/>
    <w:p>
      <w:pPr>
        <w:pStyle w:val="BodyText"/>
      </w:pPr>
      <w:del w:id="9248" w:author="PR Preview" w:date="2026-01-01T00:00:00Z">
        <w:r>
          <w:rPr>
            <w:b/>
            <w:bCs/>
          </w:rPr>
          <w:delText xml:space="preserve">Example 124 (Powers of a</w:delText>
        </w:r>
      </w:del>
      <w:del w:id="9249" w:author="PR Preview" w:date="2026-01-01T00:00:00Z">
        <w:r>
          <w:rPr>
            <w:b/>
            <w:bCs/>
          </w:rPr>
          <w:delText xml:space="preserve"> </w:delText>
        </w:r>
      </w:del>
      <m:oMath>
        <m:r>
          <m:t>2</m:t>
        </m:r>
        <m:r>
          <m:rPr>
            <m:sty m:val="p"/>
          </m:rPr>
          <m:t>×</m:t>
        </m:r>
        <m:r>
          <m:t>2</m:t>
        </m:r>
      </m:oMath>
      <w:del w:id="9250" w:author="PR Preview" w:date="2026-01-01T00:00:00Z">
        <w:r>
          <w:rPr>
            <w:b/>
            <w:bCs/>
          </w:rPr>
          <w:delText xml:space="preserve"> </w:delText>
        </w:r>
      </w:del>
      <w:del w:id="9251" w:author="PR Preview" w:date="2026-01-01T00:00:00Z">
        <w:r>
          <w:rPr>
            <w:b/>
            <w:bCs/>
          </w:rPr>
          <w:delText xml:space="preserve">matrix)</w:delText>
        </w:r>
      </w:del>
      <w:del w:id="9252" w:author="PR Preview" w:date="2026-01-01T00:00:00Z">
        <w:r>
          <w:delText xml:space="preserve"> </w:delText>
        </w:r>
      </w:del>
      <w:del w:id="9253" w:author="PR Preview" w:date="2026-01-01T00:00:00Z">
        <w:r>
          <w:delText xml:space="preserve">Let</w:delText>
        </w:r>
      </w:del>
      <w:del w:id="925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9255" w:author="PR Preview" w:date="2026-01-01T00:00:00Z">
        <w:r>
          <w:delText xml:space="preserve">. Then</w:delText>
        </w:r>
      </w:del>
    </w:p>
    <w:p>
      <w:pPr>
        <w:pStyle w:val="BodyText"/>
      </w:pPr>
      <w:ins w:id="9256" w:author="PR Preview" w:date="2026-01-01T00:00:00Z">
        <w:r>
          <w:rPr>
            <w:b/>
            <w:bCs/>
          </w:rPr>
          <w:t xml:space="preserve">Example 126 (Powers of a</w:t>
        </w:r>
      </w:ins>
      <w:ins w:id="9257" w:author="PR Preview" w:date="2026-01-01T00:00:00Z">
        <w:r>
          <w:rPr>
            <w:b/>
            <w:bCs/>
          </w:rPr>
          <w:t xml:space="preserve"> </w:t>
        </w:r>
      </w:ins>
      <m:oMath>
        <m:r>
          <m:t>2</m:t>
        </m:r>
        <m:r>
          <m:rPr>
            <m:sty m:val="p"/>
          </m:rPr>
          <m:t>×</m:t>
        </m:r>
        <m:r>
          <m:t>2</m:t>
        </m:r>
      </m:oMath>
      <w:ins w:id="9258" w:author="PR Preview" w:date="2026-01-01T00:00:00Z">
        <w:r>
          <w:rPr>
            <w:b/>
            <w:bCs/>
          </w:rPr>
          <w:t xml:space="preserve"> </w:t>
        </w:r>
      </w:ins>
      <w:ins w:id="9259" w:author="PR Preview" w:date="2026-01-01T00:00:00Z">
        <w:r>
          <w:rPr>
            <w:b/>
            <w:bCs/>
          </w:rPr>
          <w:t xml:space="preserve">matrix)</w:t>
        </w:r>
      </w:ins>
      <w:ins w:id="9260" w:author="PR Preview" w:date="2026-01-01T00:00:00Z">
        <w:r>
          <w:t xml:space="preserve"> </w:t>
        </w:r>
      </w:ins>
      <w:ins w:id="9261" w:author="PR Preview" w:date="2026-01-01T00:00:00Z">
        <w:r>
          <w:t xml:space="preserve">Let</w:t>
        </w:r>
      </w:ins>
      <w:ins w:id="926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9263"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1"/>
    <w:bookmarkStart w:id="422" w:name="def-symmetric-matrix"/>
    <w:p>
      <w:pPr>
        <w:pStyle w:val="BodyText"/>
      </w:pPr>
      <w:del w:id="9264" w:author="PR Preview" w:date="2026-01-01T00:00:00Z">
        <w:r>
          <w:rPr>
            <w:b/>
            <w:bCs/>
          </w:rPr>
          <w:delText xml:space="preserve">Definition 82 (Symmetric matrix)</w:delText>
        </w:r>
      </w:del>
      <w:del w:id="9265" w:author="PR Preview" w:date="2026-01-01T00:00:00Z">
        <w:r>
          <w:delText xml:space="preserve"> </w:delText>
        </w:r>
      </w:del>
      <w:del w:id="9266" w:author="PR Preview" w:date="2026-01-01T00:00:00Z">
        <w:r>
          <w:delText xml:space="preserve">A square matrix</w:delText>
        </w:r>
      </w:del>
      <w:del w:id="9267" w:author="PR Preview" w:date="2026-01-01T00:00:00Z">
        <w:r>
          <w:delText xml:space="preserve"> </w:delText>
        </w:r>
      </w:del>
      <m:oMath>
        <m:r>
          <m:rPr>
            <m:sty m:val="bi"/>
          </m:rPr>
          <m:t>A</m:t>
        </m:r>
      </m:oMath>
      <w:del w:id="9268" w:author="PR Preview" w:date="2026-01-01T00:00:00Z">
        <w:r>
          <w:delText xml:space="preserve"> </w:delText>
        </w:r>
      </w:del>
      <w:del w:id="9269" w:author="PR Preview" w:date="2026-01-01T00:00:00Z">
        <w:r>
          <w:delText xml:space="preserve">is</w:delText>
        </w:r>
      </w:del>
      <w:del w:id="9270" w:author="PR Preview" w:date="2026-01-01T00:00:00Z">
        <w:r>
          <w:delText xml:space="preserve"> </w:delText>
        </w:r>
      </w:del>
      <w:del w:id="9271" w:author="PR Preview" w:date="2026-01-01T00:00:00Z">
        <w:r>
          <w:rPr>
            <w:b/>
            <w:bCs/>
          </w:rPr>
          <w:delText xml:space="preserve">symmetric</w:delText>
        </w:r>
      </w:del>
      <w:del w:id="9272" w:author="PR Preview" w:date="2026-01-01T00:00:00Z">
        <w:r>
          <w:delText xml:space="preserve"> </w:delText>
        </w:r>
      </w:del>
      <w:del w:id="9273" w:author="PR Preview" w:date="2026-01-01T00:00:00Z">
        <w:r>
          <w:delText xml:space="preserve">if</w:delText>
        </w:r>
      </w:del>
      <w:del w:id="9274" w:author="PR Preview" w:date="2026-01-01T00:00:00Z">
        <w:r>
          <w:delText xml:space="preserve"> </w:delText>
        </w:r>
      </w:del>
      <m:oMath>
        <m:sSup>
          <m:e>
            <m:r>
              <m:rPr>
                <m:sty m:val="bi"/>
              </m:rPr>
              <m:t>A</m:t>
            </m:r>
          </m:e>
          <m:sup>
            <m:r>
              <m:rPr>
                <m:sty m:val="p"/>
              </m:rPr>
              <m:t>⊤</m:t>
            </m:r>
          </m:sup>
        </m:sSup>
        <m:r>
          <m:rPr>
            <m:sty m:val="p"/>
          </m:rPr>
          <m:t>=</m:t>
        </m:r>
        <m:r>
          <m:rPr>
            <m:sty m:val="bi"/>
          </m:rPr>
          <m:t>A</m:t>
        </m:r>
      </m:oMath>
      <w:del w:id="9275" w:author="PR Preview" w:date="2026-01-01T00:00:00Z">
        <w:r>
          <w:delText xml:space="preserve">,</w:delText>
        </w:r>
      </w:del>
      <w:del w:id="9276" w:author="PR Preview" w:date="2026-01-01T00:00:00Z">
        <w:r>
          <w:delText xml:space="preserve"> </w:delText>
        </w:r>
      </w:del>
      <w:del w:id="9277" w:author="PR Preview" w:date="2026-01-01T00:00:00Z">
        <w:r>
          <w:delText xml:space="preserve">i.e.,</w:delText>
        </w:r>
      </w:del>
      <w:del w:id="9278" w:author="PR Preview" w:date="2026-01-01T00:00:00Z">
        <w:r>
          <w:delText xml:space="preserve"> </w:delText>
        </w:r>
      </w:del>
      <m:oMath>
        <m:sSub>
          <m:e>
            <m:r>
              <m:t>a</m:t>
            </m:r>
          </m:e>
          <m:sub>
            <m:r>
              <m:t>i</m:t>
            </m:r>
            <m:r>
              <m:t>j</m:t>
            </m:r>
          </m:sub>
        </m:sSub>
        <m:r>
          <m:rPr>
            <m:sty m:val="p"/>
          </m:rPr>
          <m:t>=</m:t>
        </m:r>
        <m:sSub>
          <m:e>
            <m:r>
              <m:t>a</m:t>
            </m:r>
          </m:e>
          <m:sub>
            <m:r>
              <m:t>j</m:t>
            </m:r>
            <m:r>
              <m:t>i</m:t>
            </m:r>
          </m:sub>
        </m:sSub>
      </m:oMath>
      <w:del w:id="9279" w:author="PR Preview" w:date="2026-01-01T00:00:00Z">
        <w:r>
          <w:delText xml:space="preserve"> </w:delText>
        </w:r>
      </w:del>
      <w:del w:id="9280" w:author="PR Preview" w:date="2026-01-01T00:00:00Z">
        <w:r>
          <w:delText xml:space="preserve">for all</w:delText>
        </w:r>
      </w:del>
      <w:del w:id="9281" w:author="PR Preview" w:date="2026-01-01T00:00:00Z">
        <w:r>
          <w:delText xml:space="preserve"> </w:delText>
        </w:r>
      </w:del>
      <m:oMath>
        <m:r>
          <m:t>i</m:t>
        </m:r>
      </m:oMath>
      <w:del w:id="9282" w:author="PR Preview" w:date="2026-01-01T00:00:00Z">
        <w:r>
          <w:delText xml:space="preserve"> </w:delText>
        </w:r>
      </w:del>
      <w:del w:id="9283" w:author="PR Preview" w:date="2026-01-01T00:00:00Z">
        <w:r>
          <w:delText xml:space="preserve">and</w:delText>
        </w:r>
      </w:del>
      <w:del w:id="9284" w:author="PR Preview" w:date="2026-01-01T00:00:00Z">
        <w:r>
          <w:delText xml:space="preserve"> </w:delText>
        </w:r>
      </w:del>
      <m:oMath>
        <m:r>
          <m:t>j</m:t>
        </m:r>
      </m:oMath>
      <w:del w:id="9285" w:author="PR Preview" w:date="2026-01-01T00:00:00Z">
        <w:r>
          <w:delText xml:space="preserve">.</w:delText>
        </w:r>
      </w:del>
    </w:p>
    <w:p>
      <w:pPr>
        <w:pStyle w:val="BodyText"/>
      </w:pPr>
      <w:del w:id="9286" w:author="PR Preview" w:date="2026-01-01T00:00:00Z">
        <w:r>
          <w:rPr>
            <w:i/>
            <w:iCs/>
          </w:rPr>
          <w:delText xml:space="preserve">Remark 26</w:delText>
        </w:r>
      </w:del>
      <w:del w:id="9287" w:author="PR Preview" w:date="2026-01-01T00:00:00Z">
        <w:r>
          <w:delText xml:space="preserve"> (Symmetric matrices in statistics). </w:delText>
        </w:r>
      </w:del>
      <w:del w:id="9288" w:author="PR Preview" w:date="2026-01-01T00:00:00Z">
        <w:r>
          <w:delText xml:space="preserve">Covariance matrices are symmetric:</w:delText>
        </w:r>
      </w:del>
      <w:del w:id="9289" w:author="PR Preview" w:date="2026-01-01T00:00:00Z">
        <w:r>
          <w:delText xml:space="preserve"> </w:delText>
        </w:r>
      </w:del>
      <w:del w:id="9290" w:author="PR Preview" w:date="2026-01-01T00:00:00Z">
        <w:r>
          <w:delText xml:space="preserve">entry</w:delText>
        </w:r>
      </w:del>
      <w:del w:id="9291" w:author="PR Preview" w:date="2026-01-01T00:00:00Z">
        <w:r>
          <w:delText xml:space="preserve"> </w:delText>
        </w:r>
      </w:del>
      <m:oMath>
        <m:r>
          <m:rPr>
            <m:sty m:val="p"/>
          </m:rPr>
          <m:t>(</m:t>
        </m:r>
        <m:r>
          <m:t>i</m:t>
        </m:r>
        <m:r>
          <m:rPr>
            <m:sty m:val="p"/>
          </m:rPr>
          <m:t>,</m:t>
        </m:r>
        <m:r>
          <m:t>j</m:t>
        </m:r>
        <m:r>
          <m:rPr>
            <m:sty m:val="p"/>
          </m:rPr>
          <m:t>)</m:t>
        </m:r>
      </m:oMath>
      <w:del w:id="9292" w:author="PR Preview" w:date="2026-01-01T00:00:00Z">
        <w:r>
          <w:delText xml:space="preserve"> </w:delText>
        </w:r>
      </w:del>
      <w:del w:id="9293" w:author="PR Preview" w:date="2026-01-01T00:00:00Z">
        <w:r>
          <w:delText xml:space="preserve">of the covariance matrix of a random vector</w:delText>
        </w:r>
      </w:del>
      <w:del w:id="9294" w:author="PR Preview" w:date="2026-01-01T00:00:00Z">
        <w:r>
          <w:delText xml:space="preserve"> </w:delText>
        </w:r>
      </w:del>
      <w:del w:id="9295" w:author="PR Preview" w:date="2026-01-01T00:00:00Z">
        <w:r>
          <w:delText xml:space="preserve">$\mathord{\smash[b]{\underset{\raise.3ex\hbox{$\scriptstyle\sim$}}{Y}}\vphantom{Y}}$</w:delText>
        </w:r>
      </w:del>
      <w:del w:id="9296" w:author="PR Preview" w:date="2026-01-01T00:00:00Z">
        <w:r>
          <w:delText xml:space="preserve"> </w:delText>
        </w:r>
      </w:del>
      <w:del w:id="9297" w:author="PR Preview" w:date="2026-01-01T00:00:00Z">
        <w:r>
          <w:delText xml:space="preserve">is</w:delText>
        </w:r>
      </w:del>
      <w:del w:id="9298"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9299" w:author="PR Preview" w:date="2026-01-01T00:00:00Z">
        <w:r>
          <w:delText xml:space="preserve">,</w:delText>
        </w:r>
      </w:del>
      <w:del w:id="9300" w:author="PR Preview" w:date="2026-01-01T00:00:00Z">
        <w:r>
          <w:delText xml:space="preserve"> </w:delText>
        </w:r>
      </w:del>
      <w:del w:id="9301" w:author="PR Preview" w:date="2026-01-01T00:00:00Z">
        <w:r>
          <w:delText xml:space="preserve">and</w:delText>
        </w:r>
      </w:del>
      <w:del w:id="9302"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9303" w:author="PR Preview" w:date="2026-01-01T00:00:00Z">
        <w:r>
          <w:delText xml:space="preserve">.</w:delText>
        </w:r>
      </w:del>
      <w:del w:id="9304" w:author="PR Preview" w:date="2026-01-01T00:00:00Z">
        <w:r>
          <w:delText xml:space="preserve"> </w:delText>
        </w:r>
      </w:del>
      <w:del w:id="9305" w:author="PR Preview" w:date="2026-01-01T00:00:00Z">
        <w:r>
          <w:delText xml:space="preserve">For example, if</w:delText>
        </w:r>
      </w:del>
      <w:del w:id="9306"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9307" w:author="PR Preview" w:date="2026-01-01T00:00:00Z">
        <w:r>
          <w:delText xml:space="preserve">,</w:delText>
        </w:r>
      </w:del>
      <w:del w:id="9308"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9309" w:author="PR Preview" w:date="2026-01-01T00:00:00Z">
        <w:r>
          <w:delText xml:space="preserve">, and</w:delText>
        </w:r>
      </w:del>
      <w:del w:id="9310"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9311" w:author="PR Preview" w:date="2026-01-01T00:00:00Z">
        <w:r>
          <w:delText xml:space="preserve">,</w:delText>
        </w:r>
      </w:del>
      <w:del w:id="9312" w:author="PR Preview" w:date="2026-01-01T00:00:00Z">
        <w:r>
          <w:delText xml:space="preserve"> </w:delText>
        </w:r>
      </w:del>
      <w:del w:id="9313" w:author="PR Preview" w:date="2026-01-01T00:00:00Z">
        <w:r>
          <w:delText xml:space="preserve">the covariance matrix of</w:delText>
        </w:r>
      </w:del>
      <w:del w:id="9314"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9315" w:author="PR Preview" w:date="2026-01-01T00:00:00Z">
        <w:r>
          <w:delText xml:space="preserve"> </w:delText>
        </w:r>
      </w:del>
      <w:del w:id="9316" w:author="PR Preview" w:date="2026-01-01T00:00:00Z">
        <w:r>
          <w:delText xml:space="preserve">is</w:delText>
        </w:r>
      </w:del>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p>
      <w:pPr>
        <w:pStyle w:val="FirstParagraph"/>
      </w:pPr>
      <w:del w:id="9317" w:author="PR Preview" w:date="2026-01-01T00:00:00Z">
        <w:r>
          <w:rPr>
            <w:b/>
            <w:bCs/>
          </w:rPr>
          <w:delText xml:space="preserve">Example 125 (A matrix that is not symmetric)</w:delText>
        </w:r>
      </w:del>
      <w:del w:id="93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9319" w:author="PR Preview" w:date="2026-01-01T00:00:00Z">
        <w:r>
          <w:delText xml:space="preserve"> </w:delText>
        </w:r>
      </w:del>
      <w:del w:id="9320" w:author="PR Preview" w:date="2026-01-01T00:00:00Z">
        <w:r>
          <w:delText xml:space="preserve">is not symmetric:</w:delText>
        </w:r>
      </w:del>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p>
      <w:pPr>
        <w:pStyle w:val="FirstParagraph"/>
      </w:pPr>
      <w:del w:id="9321" w:author="PR Preview" w:date="2026-01-01T00:00:00Z">
        <w:r>
          <w:rPr>
            <w:b/>
            <w:bCs/>
          </w:rPr>
          <w:delText xml:space="preserve">Definition 83 (Diagonal matrix)</w:delText>
        </w:r>
      </w:del>
      <w:del w:id="9322" w:author="PR Preview" w:date="2026-01-01T00:00:00Z">
        <w:r>
          <w:delText xml:space="preserve"> </w:delText>
        </w:r>
      </w:del>
      <w:del w:id="9323" w:author="PR Preview" w:date="2026-01-01T00:00:00Z">
        <w:r>
          <w:delText xml:space="preserve">A square matrix</w:delText>
        </w:r>
      </w:del>
      <w:del w:id="9324" w:author="PR Preview" w:date="2026-01-01T00:00:00Z">
        <w:r>
          <w:delText xml:space="preserve"> </w:delText>
        </w:r>
      </w:del>
      <m:oMath>
        <m:r>
          <m:rPr>
            <m:sty m:val="bi"/>
          </m:rPr>
          <m:t>D</m:t>
        </m:r>
      </m:oMath>
      <w:del w:id="9325" w:author="PR Preview" w:date="2026-01-01T00:00:00Z">
        <w:r>
          <w:delText xml:space="preserve"> </w:delText>
        </w:r>
      </w:del>
      <w:del w:id="9326" w:author="PR Preview" w:date="2026-01-01T00:00:00Z">
        <w:r>
          <w:delText xml:space="preserve">is a</w:delText>
        </w:r>
      </w:del>
      <w:del w:id="9327" w:author="PR Preview" w:date="2026-01-01T00:00:00Z">
        <w:r>
          <w:delText xml:space="preserve"> </w:delText>
        </w:r>
      </w:del>
      <w:del w:id="9328" w:author="PR Preview" w:date="2026-01-01T00:00:00Z">
        <w:r>
          <w:rPr>
            <w:b/>
            <w:bCs/>
          </w:rPr>
          <w:delText xml:space="preserve">diagonal matrix</w:delText>
        </w:r>
      </w:del>
      <w:del w:id="9329" w:author="PR Preview" w:date="2026-01-01T00:00:00Z">
        <w:r>
          <w:delText xml:space="preserve"> </w:delText>
        </w:r>
      </w:del>
      <w:del w:id="9330" w:author="PR Preview" w:date="2026-01-01T00:00:00Z">
        <w:r>
          <w:delText xml:space="preserve">if all off-diagonal entries are zero:</w:delText>
        </w:r>
      </w:del>
      <w:del w:id="9331" w:author="PR Preview" w:date="2026-01-01T00:00:00Z">
        <w:r>
          <w:delText xml:space="preserve"> </w:delText>
        </w:r>
      </w:del>
      <m:oMath>
        <m:sSub>
          <m:e>
            <m:r>
              <m:t>d</m:t>
            </m:r>
          </m:e>
          <m:sub>
            <m:r>
              <m:t>i</m:t>
            </m:r>
            <m:r>
              <m:t>j</m:t>
            </m:r>
          </m:sub>
        </m:sSub>
        <m:r>
          <m:rPr>
            <m:sty m:val="p"/>
          </m:rPr>
          <m:t>=</m:t>
        </m:r>
        <m:r>
          <m:t>0</m:t>
        </m:r>
      </m:oMath>
      <w:del w:id="9332" w:author="PR Preview" w:date="2026-01-01T00:00:00Z">
        <w:r>
          <w:delText xml:space="preserve"> </w:delText>
        </w:r>
      </w:del>
      <w:del w:id="9333" w:author="PR Preview" w:date="2026-01-01T00:00:00Z">
        <w:r>
          <w:delText xml:space="preserve">whenever</w:delText>
        </w:r>
      </w:del>
      <w:del w:id="9334" w:author="PR Preview" w:date="2026-01-01T00:00:00Z">
        <w:r>
          <w:delText xml:space="preserve"> </w:delText>
        </w:r>
      </w:del>
      <m:oMath>
        <m:r>
          <m:t>i</m:t>
        </m:r>
        <m:r>
          <m:rPr>
            <m:sty m:val="p"/>
          </m:rPr>
          <m:t>≠</m:t>
        </m:r>
        <m:r>
          <m:t>j</m:t>
        </m:r>
      </m:oMath>
      <w:del w:id="9335" w:author="PR Preview" w:date="2026-01-01T00:00:00Z">
        <w:r>
          <w:delText xml:space="preserve">:</w:delText>
        </w:r>
      </w:del>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p>
      <w:pPr>
        <w:pStyle w:val="FirstParagraph"/>
      </w:pPr>
      <w:del w:id="9336" w:author="PR Preview" w:date="2026-01-01T00:00:00Z">
        <w:r>
          <w:rPr>
            <w:i/>
            <w:iCs/>
          </w:rPr>
          <w:delText xml:space="preserve">Remark 27</w:delText>
        </w:r>
      </w:del>
      <w:del w:id="9337" w:author="PR Preview" w:date="2026-01-01T00:00:00Z">
        <w:r>
          <w:delText xml:space="preserve"> (</w:delText>
        </w:r>
      </w:del>
      <m:oMath>
        <m:r>
          <m:rPr>
            <m:sty m:val="p"/>
          </m:rPr>
          <m:t>diag</m:t>
        </m:r>
      </m:oMath>
      <w:del w:id="9338" w:author="PR Preview" w:date="2026-01-01T00:00:00Z">
        <w:r>
          <w:delText xml:space="preserve"> </w:delText>
        </w:r>
      </w:del>
      <w:del w:id="9339" w:author="PR Preview" w:date="2026-01-01T00:00:00Z">
        <w:r>
          <w:delText xml:space="preserve">notation). </w:delText>
        </w:r>
      </w:del>
      <w:del w:id="9340" w:author="PR Preview" w:date="2026-01-01T00:00:00Z">
        <w:r>
          <w:delText xml:space="preserve">For numbers</w:delText>
        </w:r>
      </w:del>
      <w:del w:id="9341"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9342" w:author="PR Preview" w:date="2026-01-01T00:00:00Z">
        <w:r>
          <w:delText xml:space="preserve">,</w:delText>
        </w:r>
      </w:del>
      <w:del w:id="9343" w:author="PR Preview" w:date="2026-01-01T00:00:00Z">
        <w:r>
          <w:delText xml:space="preserve"> </w:delText>
        </w:r>
      </w:del>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del w:id="9344" w:author="PR Preview" w:date="2026-01-01T00:00:00Z">
        <w:r>
          <w:delText xml:space="preserve"> </w:delText>
        </w:r>
      </w:del>
      <w:del w:id="9345" w:author="PR Preview" w:date="2026-01-01T00:00:00Z">
        <w:r>
          <w:delText xml:space="preserve">is the</w:delText>
        </w:r>
      </w:del>
      <w:del w:id="9346" w:author="PR Preview" w:date="2026-01-01T00:00:00Z">
        <w:r>
          <w:delText xml:space="preserve"> </w:delText>
        </w:r>
      </w:del>
      <m:oMath>
        <m:r>
          <m:t>p</m:t>
        </m:r>
        <m:r>
          <m:rPr>
            <m:sty m:val="p"/>
          </m:rPr>
          <m:t>×</m:t>
        </m:r>
        <m:r>
          <m:t>p</m:t>
        </m:r>
      </m:oMath>
      <w:del w:id="9347" w:author="PR Preview" w:date="2026-01-01T00:00:00Z">
        <w:r>
          <w:delText xml:space="preserve"> </w:delText>
        </w:r>
      </w:del>
      <w:del w:id="9348" w:author="PR Preview" w:date="2026-01-01T00:00:00Z">
        <w:r>
          <w:delText xml:space="preserve">diagonal matrix</w:delText>
        </w:r>
      </w:del>
      <w:del w:id="9349" w:author="PR Preview" w:date="2026-01-01T00:00:00Z">
        <w:r>
          <w:delText xml:space="preserve"> </w:delText>
        </w:r>
      </w:del>
      <w:del w:id="9350" w:author="PR Preview" w:date="2026-01-01T00:00:00Z">
        <w:r>
          <w:delText xml:space="preserve">with diagonal entries</w:delText>
        </w:r>
      </w:del>
      <w:del w:id="9351" w:author="PR Preview" w:date="2026-01-01T00:00:00Z">
        <w:r>
          <w:delText xml:space="preserve"> </w:delText>
        </w:r>
      </w:del>
      <m:oMath>
        <m:sSub>
          <m:e>
            <m:r>
              <m:t>d</m:t>
            </m:r>
          </m:e>
          <m:sub>
            <m:r>
              <m:t>1</m:t>
            </m:r>
          </m:sub>
        </m:sSub>
        <m:r>
          <m:rPr>
            <m:sty m:val="p"/>
          </m:rPr>
          <m:t>,</m:t>
        </m:r>
        <m:r>
          <m:rPr>
            <m:sty m:val="p"/>
          </m:rPr>
          <m:t>…</m:t>
        </m:r>
        <m:r>
          <m:rPr>
            <m:sty m:val="p"/>
          </m:rPr>
          <m:t>,</m:t>
        </m:r>
        <m:sSub>
          <m:e>
            <m:r>
              <m:t>d</m:t>
            </m:r>
          </m:e>
          <m:sub>
            <m:r>
              <m:t>p</m:t>
            </m:r>
          </m:sub>
        </m:sSub>
      </m:oMath>
      <w:del w:id="9352" w:author="PR Preview" w:date="2026-01-01T00:00:00Z">
        <w:r>
          <w:delText xml:space="preserve">.</w:delText>
        </w:r>
      </w:del>
      <w:del w:id="9353" w:author="PR Preview" w:date="2026-01-01T00:00:00Z">
        <w:r>
          <w:delText xml:space="preserve"> </w:delText>
        </w:r>
      </w:del>
      <w:del w:id="9354" w:author="PR Preview" w:date="2026-01-01T00:00:00Z">
        <w:r>
          <w:delText xml:space="preserve">For example,</w:delText>
        </w:r>
      </w:del>
    </w:p>
    <w:p>
      <w:pPr>
        <w:pStyle w:val="BodyText"/>
      </w:pPr>
      <w:ins w:id="9355" w:author="PR Preview" w:date="2026-01-01T00:00:00Z">
        <w:r>
          <w:rPr>
            <w:b/>
            <w:bCs/>
          </w:rPr>
          <w:t xml:space="preserve">Definition 82 (Symmetric matrix)</w:t>
        </w:r>
      </w:ins>
      <w:ins w:id="9356" w:author="PR Preview" w:date="2026-01-01T00:00:00Z">
        <w:r>
          <w:t xml:space="preserve"> </w:t>
        </w:r>
      </w:ins>
      <w:ins w:id="9357" w:author="PR Preview" w:date="2026-01-01T00:00:00Z">
        <w:r>
          <w:t xml:space="preserve">A square matrix</w:t>
        </w:r>
      </w:ins>
      <w:ins w:id="9358" w:author="PR Preview" w:date="2026-01-01T00:00:00Z">
        <w:r>
          <w:t xml:space="preserve"> </w:t>
        </w:r>
      </w:ins>
      <m:oMath>
        <m:r>
          <m:rPr>
            <m:sty m:val="bi"/>
          </m:rPr>
          <m:t>A</m:t>
        </m:r>
      </m:oMath>
      <w:ins w:id="9359" w:author="PR Preview" w:date="2026-01-01T00:00:00Z">
        <w:r>
          <w:t xml:space="preserve"> </w:t>
        </w:r>
      </w:ins>
      <w:ins w:id="9360" w:author="PR Preview" w:date="2026-01-01T00:00:00Z">
        <w:r>
          <w:t xml:space="preserve">is</w:t>
        </w:r>
      </w:ins>
      <w:ins w:id="9361" w:author="PR Preview" w:date="2026-01-01T00:00:00Z">
        <w:r>
          <w:t xml:space="preserve"> </w:t>
        </w:r>
      </w:ins>
      <w:ins w:id="9362" w:author="PR Preview" w:date="2026-01-01T00:00:00Z">
        <w:r>
          <w:rPr>
            <w:b/>
            <w:bCs/>
          </w:rPr>
          <w:t xml:space="preserve">symmetric</w:t>
        </w:r>
      </w:ins>
      <w:ins w:id="9363" w:author="PR Preview" w:date="2026-01-01T00:00:00Z">
        <w:r>
          <w:t xml:space="preserve"> </w:t>
        </w:r>
      </w:ins>
      <w:ins w:id="9364" w:author="PR Preview" w:date="2026-01-01T00:00:00Z">
        <w:r>
          <w:t xml:space="preserve">[60]</w:t>
        </w:r>
      </w:ins>
      <w:ins w:id="9365" w:author="PR Preview" w:date="2026-01-01T00:00:00Z">
        <w:r>
          <w:t xml:space="preserve"> </w:t>
        </w:r>
      </w:ins>
      <w:ins w:id="9366" w:author="PR Preview" w:date="2026-01-01T00:00:00Z">
        <w:r>
          <w:t xml:space="preserve">if</w:t>
        </w:r>
      </w:ins>
      <w:ins w:id="9367" w:author="PR Preview" w:date="2026-01-01T00:00:00Z">
        <w:r>
          <w:t xml:space="preserve"> </w:t>
        </w:r>
      </w:ins>
      <m:oMath>
        <m:sSup>
          <m:e>
            <m:r>
              <m:rPr>
                <m:sty m:val="bi"/>
              </m:rPr>
              <m:t>A</m:t>
            </m:r>
          </m:e>
          <m:sup>
            <m:r>
              <m:rPr>
                <m:sty m:val="p"/>
              </m:rPr>
              <m:t>⊤</m:t>
            </m:r>
          </m:sup>
        </m:sSup>
        <m:r>
          <m:rPr>
            <m:sty m:val="p"/>
          </m:rPr>
          <m:t>=</m:t>
        </m:r>
        <m:r>
          <m:rPr>
            <m:sty m:val="bi"/>
          </m:rPr>
          <m:t>A</m:t>
        </m:r>
      </m:oMath>
      <w:ins w:id="9368" w:author="PR Preview" w:date="2026-01-01T00:00:00Z">
        <w:r>
          <w:t xml:space="preserve">,</w:t>
        </w:r>
      </w:ins>
      <w:ins w:id="9369" w:author="PR Preview" w:date="2026-01-01T00:00:00Z">
        <w:r>
          <w:t xml:space="preserve"> </w:t>
        </w:r>
      </w:ins>
      <w:ins w:id="9370" w:author="PR Preview" w:date="2026-01-01T00:00:00Z">
        <w:r>
          <w:t xml:space="preserve">i.e.,</w:t>
        </w:r>
      </w:ins>
      <w:ins w:id="9371" w:author="PR Preview" w:date="2026-01-01T00:00:00Z">
        <w:r>
          <w:t xml:space="preserve"> </w:t>
        </w:r>
      </w:ins>
      <m:oMath>
        <m:sSub>
          <m:e>
            <m:r>
              <m:t>a</m:t>
            </m:r>
          </m:e>
          <m:sub>
            <m:r>
              <m:t>i</m:t>
            </m:r>
            <m:r>
              <m:t>j</m:t>
            </m:r>
          </m:sub>
        </m:sSub>
        <m:r>
          <m:rPr>
            <m:sty m:val="p"/>
          </m:rPr>
          <m:t>=</m:t>
        </m:r>
        <m:sSub>
          <m:e>
            <m:r>
              <m:t>a</m:t>
            </m:r>
          </m:e>
          <m:sub>
            <m:r>
              <m:t>j</m:t>
            </m:r>
            <m:r>
              <m:t>i</m:t>
            </m:r>
          </m:sub>
        </m:sSub>
      </m:oMath>
      <w:ins w:id="9372" w:author="PR Preview" w:date="2026-01-01T00:00:00Z">
        <w:r>
          <w:t xml:space="preserve"> </w:t>
        </w:r>
      </w:ins>
      <w:ins w:id="9373" w:author="PR Preview" w:date="2026-01-01T00:00:00Z">
        <w:r>
          <w:t xml:space="preserve">for all</w:t>
        </w:r>
      </w:ins>
      <w:ins w:id="9374" w:author="PR Preview" w:date="2026-01-01T00:00:00Z">
        <w:r>
          <w:t xml:space="preserve"> </w:t>
        </w:r>
      </w:ins>
      <m:oMath>
        <m:r>
          <m:t>i</m:t>
        </m:r>
      </m:oMath>
      <w:ins w:id="9375" w:author="PR Preview" w:date="2026-01-01T00:00:00Z">
        <w:r>
          <w:t xml:space="preserve"> </w:t>
        </w:r>
      </w:ins>
      <w:ins w:id="9376" w:author="PR Preview" w:date="2026-01-01T00:00:00Z">
        <w:r>
          <w:t xml:space="preserve">and</w:t>
        </w:r>
      </w:ins>
      <w:ins w:id="9377" w:author="PR Preview" w:date="2026-01-01T00:00:00Z">
        <w:r>
          <w:t xml:space="preserve"> </w:t>
        </w:r>
      </w:ins>
      <m:oMath>
        <m:r>
          <m:t>j</m:t>
        </m:r>
      </m:oMath>
      <w:ins w:id="9378" w:author="PR Preview" w:date="2026-01-01T00:00:00Z">
        <w:r>
          <w:t xml:space="preserve">.</w:t>
        </w:r>
      </w:ins>
    </w:p>
    <w:bookmarkEnd w:id="422"/>
    <w:bookmarkStart w:id="423" w:name="rem-symmetric-in-statistics"/>
    <w:p>
      <w:pPr>
        <w:pStyle w:val="BodyText"/>
      </w:pPr>
      <w:ins w:id="9379" w:author="PR Preview" w:date="2026-01-01T00:00:00Z">
        <w:r>
          <w:rPr>
            <w:i/>
            <w:iCs/>
          </w:rPr>
          <w:t xml:space="preserve">Remark 27</w:t>
        </w:r>
      </w:ins>
      <w:ins w:id="9380" w:author="PR Preview" w:date="2026-01-01T00:00:00Z">
        <w:r>
          <w:t xml:space="preserve"> (Symmetric matrices in statistics). </w:t>
        </w:r>
      </w:ins>
      <w:ins w:id="9381" w:author="PR Preview" w:date="2026-01-01T00:00:00Z">
        <w:r>
          <w:t xml:space="preserve">Covariance matrices are symmetric:</w:t>
        </w:r>
      </w:ins>
      <w:ins w:id="9382" w:author="PR Preview" w:date="2026-01-01T00:00:00Z">
        <w:r>
          <w:t xml:space="preserve"> </w:t>
        </w:r>
      </w:ins>
      <w:ins w:id="9383" w:author="PR Preview" w:date="2026-01-01T00:00:00Z">
        <w:r>
          <w:t xml:space="preserve">entry</w:t>
        </w:r>
      </w:ins>
      <w:ins w:id="9384" w:author="PR Preview" w:date="2026-01-01T00:00:00Z">
        <w:r>
          <w:t xml:space="preserve"> </w:t>
        </w:r>
      </w:ins>
      <m:oMath>
        <m:r>
          <m:rPr>
            <m:sty m:val="p"/>
          </m:rPr>
          <m:t>(</m:t>
        </m:r>
        <m:r>
          <m:t>i</m:t>
        </m:r>
        <m:r>
          <m:rPr>
            <m:sty m:val="p"/>
          </m:rPr>
          <m:t>,</m:t>
        </m:r>
        <m:r>
          <m:t>j</m:t>
        </m:r>
        <m:r>
          <m:rPr>
            <m:sty m:val="p"/>
          </m:rPr>
          <m:t>)</m:t>
        </m:r>
      </m:oMath>
      <w:ins w:id="9385" w:author="PR Preview" w:date="2026-01-01T00:00:00Z">
        <w:r>
          <w:t xml:space="preserve"> </w:t>
        </w:r>
      </w:ins>
      <w:ins w:id="9386" w:author="PR Preview" w:date="2026-01-01T00:00:00Z">
        <w:r>
          <w:t xml:space="preserve">of the covariance matrix of a random vector</w:t>
        </w:r>
      </w:ins>
      <w:ins w:id="9387" w:author="PR Preview" w:date="2026-01-01T00:00:00Z">
        <w:r>
          <w:t xml:space="preserve"> </w:t>
        </w:r>
      </w:ins>
      <w:ins w:id="9388" w:author="PR Preview" w:date="2026-01-01T00:00:00Z">
        <w:r>
          <w:t xml:space="preserve">$\mathord{\smash[b]{\underset{\raise.3ex\hbox{$\scriptstyle\sim$}}{Y}}\vphantom{Y}}$</w:t>
        </w:r>
      </w:ins>
      <w:ins w:id="9389" w:author="PR Preview" w:date="2026-01-01T00:00:00Z">
        <w:r>
          <w:t xml:space="preserve"> </w:t>
        </w:r>
      </w:ins>
      <w:ins w:id="9390" w:author="PR Preview" w:date="2026-01-01T00:00:00Z">
        <w:r>
          <w:t xml:space="preserve">is</w:t>
        </w:r>
      </w:ins>
      <w:ins w:id="9391"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9392" w:author="PR Preview" w:date="2026-01-01T00:00:00Z">
        <w:r>
          <w:t xml:space="preserve">,</w:t>
        </w:r>
      </w:ins>
      <w:ins w:id="9393" w:author="PR Preview" w:date="2026-01-01T00:00:00Z">
        <w:r>
          <w:t xml:space="preserve"> </w:t>
        </w:r>
      </w:ins>
      <w:ins w:id="9394" w:author="PR Preview" w:date="2026-01-01T00:00:00Z">
        <w:r>
          <w:t xml:space="preserve">and</w:t>
        </w:r>
      </w:ins>
      <w:ins w:id="9395"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9396" w:author="PR Preview" w:date="2026-01-01T00:00:00Z">
        <w:r>
          <w:t xml:space="preserve">.</w:t>
        </w:r>
      </w:ins>
      <w:ins w:id="9397" w:author="PR Preview" w:date="2026-01-01T00:00:00Z">
        <w:r>
          <w:t xml:space="preserve"> </w:t>
        </w:r>
      </w:ins>
      <w:ins w:id="9398" w:author="PR Preview" w:date="2026-01-01T00:00:00Z">
        <w:r>
          <w:t xml:space="preserve">For example, if</w:t>
        </w:r>
      </w:ins>
      <w:ins w:id="9399"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9400" w:author="PR Preview" w:date="2026-01-01T00:00:00Z">
        <w:r>
          <w:t xml:space="preserve">,</w:t>
        </w:r>
      </w:ins>
      <w:ins w:id="9401"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9402" w:author="PR Preview" w:date="2026-01-01T00:00:00Z">
        <w:r>
          <w:t xml:space="preserve">, and</w:t>
        </w:r>
      </w:ins>
      <w:ins w:id="9403"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9404" w:author="PR Preview" w:date="2026-01-01T00:00:00Z">
        <w:r>
          <w:t xml:space="preserve">,</w:t>
        </w:r>
      </w:ins>
      <w:ins w:id="9405" w:author="PR Preview" w:date="2026-01-01T00:00:00Z">
        <w:r>
          <w:t xml:space="preserve"> </w:t>
        </w:r>
      </w:ins>
      <w:ins w:id="9406" w:author="PR Preview" w:date="2026-01-01T00:00:00Z">
        <w:r>
          <w:t xml:space="preserve">the covariance matrix of</w:t>
        </w:r>
      </w:ins>
      <w:ins w:id="9407"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9408" w:author="PR Preview" w:date="2026-01-01T00:00:00Z">
        <w:r>
          <w:t xml:space="preserve"> </w:t>
        </w:r>
      </w:ins>
      <w:ins w:id="9409"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3"/>
    <w:bookmarkStart w:id="424" w:name="exm-not-symmetric"/>
    <w:p>
      <w:pPr>
        <w:pStyle w:val="FirstParagraph"/>
      </w:pPr>
      <w:ins w:id="9410" w:author="PR Preview" w:date="2026-01-01T00:00:00Z">
        <w:r>
          <w:rPr>
            <w:b/>
            <w:bCs/>
          </w:rPr>
          <w:t xml:space="preserve">Example 127 (A matrix that is not symmetric)</w:t>
        </w:r>
      </w:ins>
      <w:ins w:id="94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9412" w:author="PR Preview" w:date="2026-01-01T00:00:00Z">
        <w:r>
          <w:t xml:space="preserve"> </w:t>
        </w:r>
      </w:ins>
      <w:ins w:id="9413"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4"/>
    <w:bookmarkStart w:id="425" w:name="def-diagonal-matrix"/>
    <w:p>
      <w:pPr>
        <w:pStyle w:val="FirstParagraph"/>
      </w:pPr>
      <w:ins w:id="9414" w:author="PR Preview" w:date="2026-01-01T00:00:00Z">
        <w:r>
          <w:rPr>
            <w:b/>
            <w:bCs/>
          </w:rPr>
          <w:t xml:space="preserve">Definition 83 (Diagonal matrix)</w:t>
        </w:r>
      </w:ins>
      <w:ins w:id="9415" w:author="PR Preview" w:date="2026-01-01T00:00:00Z">
        <w:r>
          <w:t xml:space="preserve"> </w:t>
        </w:r>
      </w:ins>
      <w:ins w:id="9416" w:author="PR Preview" w:date="2026-01-01T00:00:00Z">
        <w:r>
          <w:t xml:space="preserve">A square matrix</w:t>
        </w:r>
      </w:ins>
      <w:ins w:id="9417" w:author="PR Preview" w:date="2026-01-01T00:00:00Z">
        <w:r>
          <w:t xml:space="preserve"> </w:t>
        </w:r>
      </w:ins>
      <m:oMath>
        <m:r>
          <m:rPr>
            <m:sty m:val="bi"/>
          </m:rPr>
          <m:t>D</m:t>
        </m:r>
      </m:oMath>
      <w:ins w:id="9418" w:author="PR Preview" w:date="2026-01-01T00:00:00Z">
        <w:r>
          <w:t xml:space="preserve"> </w:t>
        </w:r>
      </w:ins>
      <w:ins w:id="9419" w:author="PR Preview" w:date="2026-01-01T00:00:00Z">
        <w:r>
          <w:t xml:space="preserve">is a</w:t>
        </w:r>
      </w:ins>
      <w:ins w:id="9420" w:author="PR Preview" w:date="2026-01-01T00:00:00Z">
        <w:r>
          <w:t xml:space="preserve"> </w:t>
        </w:r>
      </w:ins>
      <w:ins w:id="9421" w:author="PR Preview" w:date="2026-01-01T00:00:00Z">
        <w:r>
          <w:rPr>
            <w:b/>
            <w:bCs/>
          </w:rPr>
          <w:t xml:space="preserve">diagonal matrix</w:t>
        </w:r>
      </w:ins>
      <w:ins w:id="9422" w:author="PR Preview" w:date="2026-01-01T00:00:00Z">
        <w:r>
          <w:t xml:space="preserve"> </w:t>
        </w:r>
      </w:ins>
      <w:ins w:id="9423" w:author="PR Preview" w:date="2026-01-01T00:00:00Z">
        <w:r>
          <w:t xml:space="preserve">[61]</w:t>
        </w:r>
      </w:ins>
      <w:ins w:id="9424" w:author="PR Preview" w:date="2026-01-01T00:00:00Z">
        <w:r>
          <w:t xml:space="preserve"> </w:t>
        </w:r>
      </w:ins>
      <w:ins w:id="9425" w:author="PR Preview" w:date="2026-01-01T00:00:00Z">
        <w:r>
          <w:t xml:space="preserve">if all off-diagonal entries are zero:</w:t>
        </w:r>
      </w:ins>
      <w:ins w:id="9426" w:author="PR Preview" w:date="2026-01-01T00:00:00Z">
        <w:r>
          <w:t xml:space="preserve"> </w:t>
        </w:r>
      </w:ins>
      <m:oMath>
        <m:sSub>
          <m:e>
            <m:r>
              <m:t>d</m:t>
            </m:r>
          </m:e>
          <m:sub>
            <m:r>
              <m:t>i</m:t>
            </m:r>
            <m:r>
              <m:t>j</m:t>
            </m:r>
          </m:sub>
        </m:sSub>
        <m:r>
          <m:rPr>
            <m:sty m:val="p"/>
          </m:rPr>
          <m:t>=</m:t>
        </m:r>
        <m:r>
          <m:t>0</m:t>
        </m:r>
      </m:oMath>
      <w:ins w:id="9427" w:author="PR Preview" w:date="2026-01-01T00:00:00Z">
        <w:r>
          <w:t xml:space="preserve"> </w:t>
        </w:r>
      </w:ins>
      <w:ins w:id="9428" w:author="PR Preview" w:date="2026-01-01T00:00:00Z">
        <w:r>
          <w:t xml:space="preserve">whenever</w:t>
        </w:r>
      </w:ins>
      <w:ins w:id="9429" w:author="PR Preview" w:date="2026-01-01T00:00:00Z">
        <w:r>
          <w:t xml:space="preserve"> </w:t>
        </w:r>
      </w:ins>
      <m:oMath>
        <m:r>
          <m:t>i</m:t>
        </m:r>
        <m:r>
          <m:rPr>
            <m:sty m:val="p"/>
          </m:rPr>
          <m:t>≠</m:t>
        </m:r>
        <m:r>
          <m:t>j</m:t>
        </m:r>
      </m:oMath>
      <w:ins w:id="9430" w:author="PR Preview" w:date="2026-01-01T00:00:00Z">
        <w:r>
          <w:t xml:space="preserve">:</w:t>
        </w:r>
      </w:ins>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5"/>
    <w:bookmarkStart w:id="426" w:name="rem-diag-notation"/>
    <w:p>
      <w:pPr>
        <w:pStyle w:val="FirstParagraph"/>
      </w:pPr>
      <w:ins w:id="9431" w:author="PR Preview" w:date="2026-01-01T00:00:00Z">
        <w:r>
          <w:rPr>
            <w:i/>
            <w:iCs/>
          </w:rPr>
          <w:t xml:space="preserve">Remark 28</w:t>
        </w:r>
      </w:ins>
      <w:ins w:id="9432" w:author="PR Preview" w:date="2026-01-01T00:00:00Z">
        <w:r>
          <w:t xml:space="preserve"> (</w:t>
        </w:r>
      </w:ins>
      <m:oMath>
        <m:r>
          <m:rPr>
            <m:sty m:val="p"/>
          </m:rPr>
          <m:t>diag</m:t>
        </m:r>
      </m:oMath>
      <w:ins w:id="9433" w:author="PR Preview" w:date="2026-01-01T00:00:00Z">
        <w:r>
          <w:t xml:space="preserve"> </w:t>
        </w:r>
      </w:ins>
      <w:ins w:id="9434" w:author="PR Preview" w:date="2026-01-01T00:00:00Z">
        <w:r>
          <w:t xml:space="preserve">notation). </w:t>
        </w:r>
      </w:ins>
      <w:ins w:id="9435" w:author="PR Preview" w:date="2026-01-01T00:00:00Z">
        <w:r>
          <w:t xml:space="preserve">For numbers</w:t>
        </w:r>
      </w:ins>
      <w:ins w:id="9436"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9437" w:author="PR Preview" w:date="2026-01-01T00:00:00Z">
        <w:r>
          <w:t xml:space="preserve">,</w:t>
        </w:r>
      </w:ins>
      <w:ins w:id="9438" w:author="PR Preview" w:date="2026-01-01T00:00:00Z">
        <w:r>
          <w:t xml:space="preserve"> </w:t>
        </w:r>
      </w:ins>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ins w:id="9439" w:author="PR Preview" w:date="2026-01-01T00:00:00Z">
        <w:r>
          <w:t xml:space="preserve"> </w:t>
        </w:r>
      </w:ins>
      <w:ins w:id="9440" w:author="PR Preview" w:date="2026-01-01T00:00:00Z">
        <w:r>
          <w:t xml:space="preserve">is the</w:t>
        </w:r>
      </w:ins>
      <w:ins w:id="9441" w:author="PR Preview" w:date="2026-01-01T00:00:00Z">
        <w:r>
          <w:t xml:space="preserve"> </w:t>
        </w:r>
      </w:ins>
      <m:oMath>
        <m:r>
          <m:t>p</m:t>
        </m:r>
        <m:r>
          <m:rPr>
            <m:sty m:val="p"/>
          </m:rPr>
          <m:t>×</m:t>
        </m:r>
        <m:r>
          <m:t>p</m:t>
        </m:r>
      </m:oMath>
      <w:ins w:id="9442" w:author="PR Preview" w:date="2026-01-01T00:00:00Z">
        <w:r>
          <w:t xml:space="preserve"> </w:t>
        </w:r>
      </w:ins>
      <w:ins w:id="9443" w:author="PR Preview" w:date="2026-01-01T00:00:00Z">
        <w:r>
          <w:t xml:space="preserve">diagonal matrix</w:t>
        </w:r>
      </w:ins>
      <w:ins w:id="9444" w:author="PR Preview" w:date="2026-01-01T00:00:00Z">
        <w:r>
          <w:t xml:space="preserve"> </w:t>
        </w:r>
      </w:ins>
      <w:ins w:id="9445" w:author="PR Preview" w:date="2026-01-01T00:00:00Z">
        <w:r>
          <w:t xml:space="preserve">with diagonal entries</w:t>
        </w:r>
      </w:ins>
      <w:ins w:id="9446" w:author="PR Preview" w:date="2026-01-01T00:00:00Z">
        <w:r>
          <w:t xml:space="preserve"> </w:t>
        </w:r>
      </w:ins>
      <m:oMath>
        <m:sSub>
          <m:e>
            <m:r>
              <m:t>d</m:t>
            </m:r>
          </m:e>
          <m:sub>
            <m:r>
              <m:t>1</m:t>
            </m:r>
          </m:sub>
        </m:sSub>
        <m:r>
          <m:rPr>
            <m:sty m:val="p"/>
          </m:rPr>
          <m:t>,</m:t>
        </m:r>
        <m:r>
          <m:rPr>
            <m:sty m:val="p"/>
          </m:rPr>
          <m:t>…</m:t>
        </m:r>
        <m:r>
          <m:rPr>
            <m:sty m:val="p"/>
          </m:rPr>
          <m:t>,</m:t>
        </m:r>
        <m:sSub>
          <m:e>
            <m:r>
              <m:t>d</m:t>
            </m:r>
          </m:e>
          <m:sub>
            <m:r>
              <m:t>p</m:t>
            </m:r>
          </m:sub>
        </m:sSub>
      </m:oMath>
      <w:ins w:id="9447" w:author="PR Preview" w:date="2026-01-01T00:00:00Z">
        <w:r>
          <w:t xml:space="preserve">.</w:t>
        </w:r>
      </w:ins>
      <w:ins w:id="9448" w:author="PR Preview" w:date="2026-01-01T00:00:00Z">
        <w:r>
          <w:t xml:space="preserve"> </w:t>
        </w:r>
      </w:ins>
      <w:ins w:id="9449" w:author="PR Preview" w:date="2026-01-01T00:00:00Z">
        <w:r>
          <w:t xml:space="preserve">For example,</w:t>
        </w:r>
      </w:ins>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6"/>
    <w:bookmarkStart w:id="427" w:name="exm-not-diagonal"/>
    <w:p>
      <w:pPr>
        <w:pStyle w:val="BodyText"/>
      </w:pPr>
      <w:del w:id="9450" w:author="PR Preview" w:date="2026-01-01T00:00:00Z">
        <w:r>
          <w:rPr>
            <w:b/>
            <w:bCs/>
          </w:rPr>
          <w:delText xml:space="preserve">Example 126 (A matrix that is not diagonal)</w:delText>
        </w:r>
      </w:del>
      <w:del w:id="9451"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9452" w:author="PR Preview" w:date="2026-01-01T00:00:00Z">
        <w:r>
          <w:delText xml:space="preserve"> </w:delText>
        </w:r>
      </w:del>
      <w:del w:id="9453" w:author="PR Preview" w:date="2026-01-01T00:00:00Z">
        <w:r>
          <w:delText xml:space="preserve">is not diagonal: its off-diagonal entry</w:delText>
        </w:r>
      </w:del>
      <w:del w:id="9454" w:author="PR Preview" w:date="2026-01-01T00:00:00Z">
        <w:r>
          <w:delText xml:space="preserve"> </w:delText>
        </w:r>
      </w:del>
      <m:oMath>
        <m:sSub>
          <m:e>
            <m:r>
              <m:t>d</m:t>
            </m:r>
          </m:e>
          <m:sub>
            <m:r>
              <m:t>12</m:t>
            </m:r>
          </m:sub>
        </m:sSub>
        <m:r>
          <m:rPr>
            <m:sty m:val="p"/>
          </m:rPr>
          <m:t>=</m:t>
        </m:r>
        <m:r>
          <m:t>1</m:t>
        </m:r>
        <m:r>
          <m:rPr>
            <m:sty m:val="p"/>
          </m:rPr>
          <m:t>≠</m:t>
        </m:r>
        <m:r>
          <m:t>0</m:t>
        </m:r>
      </m:oMath>
      <w:del w:id="9455" w:author="PR Preview" w:date="2026-01-01T00:00:00Z">
        <w:r>
          <w:delText xml:space="preserve">.</w:delText>
        </w:r>
      </w:del>
    </w:p>
    <w:p>
      <w:pPr>
        <w:pStyle w:val="BodyText"/>
      </w:pPr>
      <w:ins w:id="9456" w:author="PR Preview" w:date="2026-01-01T00:00:00Z">
        <w:r>
          <w:rPr>
            <w:b/>
            <w:bCs/>
          </w:rPr>
          <w:t xml:space="preserve">Example 128 (A matrix that is not diagonal)</w:t>
        </w:r>
      </w:ins>
      <w:ins w:id="9457"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9458" w:author="PR Preview" w:date="2026-01-01T00:00:00Z">
        <w:r>
          <w:t xml:space="preserve"> </w:t>
        </w:r>
      </w:ins>
      <w:ins w:id="9459" w:author="PR Preview" w:date="2026-01-01T00:00:00Z">
        <w:r>
          <w:t xml:space="preserve">is not diagonal: its off-diagonal entry</w:t>
        </w:r>
      </w:ins>
      <w:ins w:id="9460" w:author="PR Preview" w:date="2026-01-01T00:00:00Z">
        <w:r>
          <w:t xml:space="preserve"> </w:t>
        </w:r>
      </w:ins>
      <m:oMath>
        <m:sSub>
          <m:e>
            <m:r>
              <m:t>d</m:t>
            </m:r>
          </m:e>
          <m:sub>
            <m:r>
              <m:t>12</m:t>
            </m:r>
          </m:sub>
        </m:sSub>
        <m:r>
          <m:rPr>
            <m:sty m:val="p"/>
          </m:rPr>
          <m:t>=</m:t>
        </m:r>
        <m:r>
          <m:t>1</m:t>
        </m:r>
        <m:r>
          <m:rPr>
            <m:sty m:val="p"/>
          </m:rPr>
          <m:t>≠</m:t>
        </m:r>
        <m:r>
          <m:t>0</m:t>
        </m:r>
      </m:oMath>
      <w:ins w:id="9461" w:author="PR Preview" w:date="2026-01-01T00:00:00Z">
        <w:r>
          <w:t xml:space="preserve">.</w:t>
        </w:r>
      </w:ins>
    </w:p>
    <w:bookmarkEnd w:id="427"/>
    <w:bookmarkStart w:id="428"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8"/>
    <w:bookmarkStart w:id="429" w:name="def-invertible-matrix"/>
    <w:p>
      <w:pPr>
        <w:pStyle w:val="FirstParagraph"/>
      </w:pPr>
      <w:del w:id="9462" w:author="PR Preview" w:date="2026-01-01T00:00:00Z">
        <w:r>
          <w:rPr>
            <w:b/>
            <w:bCs/>
          </w:rPr>
          <w:delText xml:space="preserve">Definition 85 (Invertible matrix (non-singular matrix))</w:delText>
        </w:r>
      </w:del>
      <w:del w:id="9463" w:author="PR Preview" w:date="2026-01-01T00:00:00Z">
        <w:r>
          <w:delText xml:space="preserve"> </w:delText>
        </w:r>
      </w:del>
      <w:del w:id="9464" w:author="PR Preview" w:date="2026-01-01T00:00:00Z">
        <w:r>
          <w:delText xml:space="preserve">A</w:delText>
        </w:r>
      </w:del>
      <w:del w:id="9465" w:author="PR Preview" w:date="2026-01-01T00:00:00Z">
        <w:r>
          <w:delText xml:space="preserve"> </w:delText>
        </w:r>
      </w:del>
      <m:oMath>
        <m:r>
          <m:t>p</m:t>
        </m:r>
        <m:r>
          <m:rPr>
            <m:sty m:val="p"/>
          </m:rPr>
          <m:t>×</m:t>
        </m:r>
        <m:r>
          <m:t>p</m:t>
        </m:r>
      </m:oMath>
      <w:del w:id="9466" w:author="PR Preview" w:date="2026-01-01T00:00:00Z">
        <w:r>
          <w:delText xml:space="preserve"> </w:delText>
        </w:r>
      </w:del>
      <w:del w:id="9467" w:author="PR Preview" w:date="2026-01-01T00:00:00Z">
        <w:r>
          <w:delText xml:space="preserve">matrix</w:delText>
        </w:r>
      </w:del>
      <w:del w:id="9468" w:author="PR Preview" w:date="2026-01-01T00:00:00Z">
        <w:r>
          <w:delText xml:space="preserve"> </w:delText>
        </w:r>
      </w:del>
      <m:oMath>
        <m:r>
          <m:rPr>
            <m:sty m:val="bi"/>
          </m:rPr>
          <m:t>A</m:t>
        </m:r>
      </m:oMath>
      <w:del w:id="9469" w:author="PR Preview" w:date="2026-01-01T00:00:00Z">
        <w:r>
          <w:delText xml:space="preserve"> </w:delText>
        </w:r>
      </w:del>
      <w:del w:id="9470" w:author="PR Preview" w:date="2026-01-01T00:00:00Z">
        <w:r>
          <w:delText xml:space="preserve">is</w:delText>
        </w:r>
      </w:del>
      <w:del w:id="9471" w:author="PR Preview" w:date="2026-01-01T00:00:00Z">
        <w:r>
          <w:delText xml:space="preserve"> </w:delText>
        </w:r>
      </w:del>
      <w:del w:id="9472" w:author="PR Preview" w:date="2026-01-01T00:00:00Z">
        <w:r>
          <w:rPr>
            <w:b/>
            <w:bCs/>
          </w:rPr>
          <w:delText xml:space="preserve">invertible</w:delText>
        </w:r>
      </w:del>
      <w:del w:id="9473" w:author="PR Preview" w:date="2026-01-01T00:00:00Z">
        <w:r>
          <w:delText xml:space="preserve"> </w:delText>
        </w:r>
      </w:del>
      <w:del w:id="9474" w:author="PR Preview" w:date="2026-01-01T00:00:00Z">
        <w:r>
          <w:delText xml:space="preserve">(or</w:delText>
        </w:r>
      </w:del>
      <w:del w:id="9475" w:author="PR Preview" w:date="2026-01-01T00:00:00Z">
        <w:r>
          <w:delText xml:space="preserve"> </w:delText>
        </w:r>
      </w:del>
      <w:del w:id="9476" w:author="PR Preview" w:date="2026-01-01T00:00:00Z">
        <w:r>
          <w:rPr>
            <w:b/>
            <w:bCs/>
          </w:rPr>
          <w:delText xml:space="preserve">non-singular</w:delText>
        </w:r>
      </w:del>
      <w:del w:id="9477" w:author="PR Preview" w:date="2026-01-01T00:00:00Z">
        <w:r>
          <w:delText xml:space="preserve">)</w:delText>
        </w:r>
      </w:del>
      <w:del w:id="9478" w:author="PR Preview" w:date="2026-01-01T00:00:00Z">
        <w:r>
          <w:delText xml:space="preserve"> </w:delText>
        </w:r>
      </w:del>
      <w:del w:id="9479" w:author="PR Preview" w:date="2026-01-01T00:00:00Z">
        <w:r>
          <w:delText xml:space="preserve">if some</w:delText>
        </w:r>
      </w:del>
      <w:del w:id="9480" w:author="PR Preview" w:date="2026-01-01T00:00:00Z">
        <w:r>
          <w:delText xml:space="preserve"> </w:delText>
        </w:r>
      </w:del>
      <m:oMath>
        <m:r>
          <m:t>p</m:t>
        </m:r>
        <m:r>
          <m:rPr>
            <m:sty m:val="p"/>
          </m:rPr>
          <m:t>×</m:t>
        </m:r>
        <m:r>
          <m:t>p</m:t>
        </m:r>
      </m:oMath>
      <w:del w:id="9481" w:author="PR Preview" w:date="2026-01-01T00:00:00Z">
        <w:r>
          <w:delText xml:space="preserve"> </w:delText>
        </w:r>
      </w:del>
      <w:del w:id="9482" w:author="PR Preview" w:date="2026-01-01T00:00:00Z">
        <w:r>
          <w:delText xml:space="preserve">matrix</w:delText>
        </w:r>
      </w:del>
      <w:del w:id="9483" w:author="PR Preview" w:date="2026-01-01T00:00:00Z">
        <w:r>
          <w:delText xml:space="preserve"> </w:delText>
        </w:r>
      </w:del>
      <m:oMath>
        <m:r>
          <m:rPr>
            <m:sty m:val="bi"/>
          </m:rPr>
          <m:t>B</m:t>
        </m:r>
      </m:oMath>
      <w:del w:id="9484" w:author="PR Preview" w:date="2026-01-01T00:00:00Z">
        <w:r>
          <w:delText xml:space="preserve"> </w:delText>
        </w:r>
      </w:del>
      <w:del w:id="9485" w:author="PR Preview" w:date="2026-01-01T00:00:00Z">
        <w:r>
          <w:delText xml:space="preserve">satisfies</w:delText>
        </w:r>
      </w:del>
    </w:p>
    <w:p>
      <w:pPr>
        <w:pStyle w:val="FirstParagraph"/>
      </w:pPr>
      <w:ins w:id="9486" w:author="PR Preview" w:date="2026-01-01T00:00:00Z">
        <w:r>
          <w:rPr>
            <w:b/>
            <w:bCs/>
          </w:rPr>
          <w:t xml:space="preserve">Definition 85 (Invertible matrix (non-singular matrix))</w:t>
        </w:r>
      </w:ins>
      <w:ins w:id="9487" w:author="PR Preview" w:date="2026-01-01T00:00:00Z">
        <w:r>
          <w:t xml:space="preserve"> </w:t>
        </w:r>
      </w:ins>
      <w:ins w:id="9488" w:author="PR Preview" w:date="2026-01-01T00:00:00Z">
        <w:r>
          <w:t xml:space="preserve">A</w:t>
        </w:r>
      </w:ins>
      <w:ins w:id="9489" w:author="PR Preview" w:date="2026-01-01T00:00:00Z">
        <w:r>
          <w:t xml:space="preserve"> </w:t>
        </w:r>
      </w:ins>
      <m:oMath>
        <m:r>
          <m:t>p</m:t>
        </m:r>
        <m:r>
          <m:rPr>
            <m:sty m:val="p"/>
          </m:rPr>
          <m:t>×</m:t>
        </m:r>
        <m:r>
          <m:t>p</m:t>
        </m:r>
      </m:oMath>
      <w:ins w:id="9490" w:author="PR Preview" w:date="2026-01-01T00:00:00Z">
        <w:r>
          <w:t xml:space="preserve"> </w:t>
        </w:r>
      </w:ins>
      <w:ins w:id="9491" w:author="PR Preview" w:date="2026-01-01T00:00:00Z">
        <w:r>
          <w:t xml:space="preserve">matrix</w:t>
        </w:r>
      </w:ins>
      <w:ins w:id="9492" w:author="PR Preview" w:date="2026-01-01T00:00:00Z">
        <w:r>
          <w:t xml:space="preserve"> </w:t>
        </w:r>
      </w:ins>
      <m:oMath>
        <m:r>
          <m:rPr>
            <m:sty m:val="bi"/>
          </m:rPr>
          <m:t>A</m:t>
        </m:r>
      </m:oMath>
      <w:ins w:id="9493" w:author="PR Preview" w:date="2026-01-01T00:00:00Z">
        <w:r>
          <w:t xml:space="preserve"> </w:t>
        </w:r>
      </w:ins>
      <w:ins w:id="9494" w:author="PR Preview" w:date="2026-01-01T00:00:00Z">
        <w:r>
          <w:t xml:space="preserve">is</w:t>
        </w:r>
      </w:ins>
      <w:ins w:id="9495" w:author="PR Preview" w:date="2026-01-01T00:00:00Z">
        <w:r>
          <w:t xml:space="preserve"> </w:t>
        </w:r>
      </w:ins>
      <w:ins w:id="9496" w:author="PR Preview" w:date="2026-01-01T00:00:00Z">
        <w:r>
          <w:rPr>
            <w:b/>
            <w:bCs/>
          </w:rPr>
          <w:t xml:space="preserve">invertible</w:t>
        </w:r>
      </w:ins>
      <w:ins w:id="9497" w:author="PR Preview" w:date="2026-01-01T00:00:00Z">
        <w:r>
          <w:t xml:space="preserve"> </w:t>
        </w:r>
      </w:ins>
      <w:ins w:id="9498" w:author="PR Preview" w:date="2026-01-01T00:00:00Z">
        <w:r>
          <w:t xml:space="preserve">[62]</w:t>
        </w:r>
      </w:ins>
      <w:ins w:id="9499" w:author="PR Preview" w:date="2026-01-01T00:00:00Z">
        <w:r>
          <w:t xml:space="preserve"> </w:t>
        </w:r>
      </w:ins>
      <w:ins w:id="9500" w:author="PR Preview" w:date="2026-01-01T00:00:00Z">
        <w:r>
          <w:t xml:space="preserve">(or</w:t>
        </w:r>
      </w:ins>
      <w:ins w:id="9501" w:author="PR Preview" w:date="2026-01-01T00:00:00Z">
        <w:r>
          <w:t xml:space="preserve"> </w:t>
        </w:r>
      </w:ins>
      <w:ins w:id="9502" w:author="PR Preview" w:date="2026-01-01T00:00:00Z">
        <w:r>
          <w:rPr>
            <w:b/>
            <w:bCs/>
          </w:rPr>
          <w:t xml:space="preserve">non-singular</w:t>
        </w:r>
      </w:ins>
      <w:ins w:id="9503" w:author="PR Preview" w:date="2026-01-01T00:00:00Z">
        <w:r>
          <w:t xml:space="preserve">)</w:t>
        </w:r>
      </w:ins>
      <w:ins w:id="9504" w:author="PR Preview" w:date="2026-01-01T00:00:00Z">
        <w:r>
          <w:t xml:space="preserve"> </w:t>
        </w:r>
      </w:ins>
      <w:ins w:id="9505" w:author="PR Preview" w:date="2026-01-01T00:00:00Z">
        <w:r>
          <w:t xml:space="preserve">if some</w:t>
        </w:r>
      </w:ins>
      <w:ins w:id="9506" w:author="PR Preview" w:date="2026-01-01T00:00:00Z">
        <w:r>
          <w:t xml:space="preserve"> </w:t>
        </w:r>
      </w:ins>
      <m:oMath>
        <m:r>
          <m:t>p</m:t>
        </m:r>
        <m:r>
          <m:rPr>
            <m:sty m:val="p"/>
          </m:rPr>
          <m:t>×</m:t>
        </m:r>
        <m:r>
          <m:t>p</m:t>
        </m:r>
      </m:oMath>
      <w:ins w:id="9507" w:author="PR Preview" w:date="2026-01-01T00:00:00Z">
        <w:r>
          <w:t xml:space="preserve"> </w:t>
        </w:r>
      </w:ins>
      <w:ins w:id="9508" w:author="PR Preview" w:date="2026-01-01T00:00:00Z">
        <w:r>
          <w:t xml:space="preserve">matrix</w:t>
        </w:r>
      </w:ins>
      <w:ins w:id="9509" w:author="PR Preview" w:date="2026-01-01T00:00:00Z">
        <w:r>
          <w:t xml:space="preserve"> </w:t>
        </w:r>
      </w:ins>
      <m:oMath>
        <m:r>
          <m:rPr>
            <m:sty m:val="bi"/>
          </m:rPr>
          <m:t>B</m:t>
        </m:r>
      </m:oMath>
      <w:ins w:id="9510" w:author="PR Preview" w:date="2026-01-01T00:00:00Z">
        <w:r>
          <w:t xml:space="preserve"> </w:t>
        </w:r>
      </w:ins>
      <w:ins w:id="9511" w:author="PR Preview" w:date="2026-01-01T00:00:00Z">
        <w:r>
          <w:t xml:space="preserve">satisfies</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9"/>
    <w:bookmarkStart w:id="430" w:name="exm-invertible-matrix"/>
    <w:p>
      <w:pPr>
        <w:pStyle w:val="BodyText"/>
      </w:pPr>
      <w:del w:id="9512" w:author="PR Preview" w:date="2026-01-01T00:00:00Z">
        <w:r>
          <w:rPr>
            <w:b/>
            <w:bCs/>
          </w:rPr>
          <w:delText xml:space="preserve">Example 127 (An invertible matrix and a singular one)</w:delText>
        </w:r>
      </w:del>
      <w:del w:id="9513" w:author="PR Preview" w:date="2026-01-01T00:00:00Z">
        <w:r>
          <w:delText xml:space="preserve"> </w:delText>
        </w:r>
      </w:del>
      <w:del w:id="9514" w:author="PR Preview" w:date="2026-01-01T00:00:00Z">
        <w:r>
          <w:delText xml:space="preserve">The matrix</w:delText>
        </w:r>
      </w:del>
      <w:del w:id="951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9516" w:author="PR Preview" w:date="2026-01-01T00:00:00Z">
        <w:r>
          <w:delText xml:space="preserve"> </w:delText>
        </w:r>
      </w:del>
      <w:del w:id="9517" w:author="PR Preview" w:date="2026-01-01T00:00:00Z">
        <w:r>
          <w:delText xml:space="preserve">is invertible, with</w:delText>
        </w:r>
      </w:del>
      <w:del w:id="9518"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9519" w:author="PR Preview" w:date="2026-01-01T00:00:00Z">
        <w:r>
          <w:delText xml:space="preserve">:</w:delText>
        </w:r>
      </w:del>
      <w:del w:id="9520" w:author="PR Preview" w:date="2026-01-01T00:00:00Z">
        <w:r>
          <w:delText xml:space="preserve"> </w:delText>
        </w:r>
      </w:del>
      <w:del w:id="9521" w:author="PR Preview" w:date="2026-01-01T00:00:00Z">
        <w:r>
          <w:delText xml:space="preserve">multiplying out gives</w:delText>
        </w:r>
      </w:del>
    </w:p>
    <w:p>
      <w:pPr>
        <w:pStyle w:val="BodyText"/>
      </w:pPr>
      <w:ins w:id="9522" w:author="PR Preview" w:date="2026-01-01T00:00:00Z">
        <w:r>
          <w:rPr>
            <w:b/>
            <w:bCs/>
          </w:rPr>
          <w:t xml:space="preserve">Example 129 (An invertible matrix and a singular one)</w:t>
        </w:r>
      </w:ins>
      <w:ins w:id="9523" w:author="PR Preview" w:date="2026-01-01T00:00:00Z">
        <w:r>
          <w:t xml:space="preserve"> </w:t>
        </w:r>
      </w:ins>
      <w:ins w:id="9524" w:author="PR Preview" w:date="2026-01-01T00:00:00Z">
        <w:r>
          <w:t xml:space="preserve">The matrix</w:t>
        </w:r>
      </w:ins>
      <w:ins w:id="952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9526" w:author="PR Preview" w:date="2026-01-01T00:00:00Z">
        <w:r>
          <w:t xml:space="preserve"> </w:t>
        </w:r>
      </w:ins>
      <w:ins w:id="9527" w:author="PR Preview" w:date="2026-01-01T00:00:00Z">
        <w:r>
          <w:t xml:space="preserve">is invertible, with</w:t>
        </w:r>
      </w:ins>
      <w:ins w:id="9528"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9529" w:author="PR Preview" w:date="2026-01-01T00:00:00Z">
        <w:r>
          <w:t xml:space="preserve">:</w:t>
        </w:r>
      </w:ins>
      <w:ins w:id="9530" w:author="PR Preview" w:date="2026-01-01T00:00:00Z">
        <w:r>
          <w:t xml:space="preserve"> </w:t>
        </w:r>
      </w:ins>
      <w:ins w:id="9531"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0"/>
    <w:bookmarkStart w:id="431" w:name="rem-invertible-inverse"/>
    <w:p>
      <w:pPr>
        <w:pStyle w:val="BodyText"/>
      </w:pPr>
      <w:del w:id="9532" w:author="PR Preview" w:date="2026-01-01T00:00:00Z">
        <w:r>
          <w:rPr>
            <w:i/>
            <w:iCs/>
          </w:rPr>
          <w:delText xml:space="preserve">Remark 28</w:delText>
        </w:r>
      </w:del>
      <w:del w:id="9533" w:author="PR Preview" w:date="2026-01-01T00:00:00Z">
        <w:r>
          <w:delText xml:space="preserve"> (Invertible matrices and inverses). </w:delText>
        </w:r>
      </w:del>
      <w:del w:id="9534" w:author="PR Preview" w:date="2026-01-01T00:00:00Z">
        <w:r>
          <w:delText xml:space="preserve">Let</w:delText>
        </w:r>
      </w:del>
      <w:del w:id="9535" w:author="PR Preview" w:date="2026-01-01T00:00:00Z">
        <w:r>
          <w:delText xml:space="preserve"> </w:delText>
        </w:r>
      </w:del>
      <m:oMath>
        <m:r>
          <m:rPr>
            <m:sty m:val="bi"/>
          </m:rPr>
          <m:t>A</m:t>
        </m:r>
      </m:oMath>
      <w:del w:id="9536" w:author="PR Preview" w:date="2026-01-01T00:00:00Z">
        <w:r>
          <w:delText xml:space="preserve"> </w:delText>
        </w:r>
      </w:del>
      <w:del w:id="9537" w:author="PR Preview" w:date="2026-01-01T00:00:00Z">
        <w:r>
          <w:delText xml:space="preserve">be a</w:delText>
        </w:r>
      </w:del>
      <w:del w:id="9538" w:author="PR Preview" w:date="2026-01-01T00:00:00Z">
        <w:r>
          <w:delText xml:space="preserve"> </w:delText>
        </w:r>
      </w:del>
      <m:oMath>
        <m:r>
          <m:t>p</m:t>
        </m:r>
        <m:r>
          <m:rPr>
            <m:sty m:val="p"/>
          </m:rPr>
          <m:t>×</m:t>
        </m:r>
        <m:r>
          <m:t>p</m:t>
        </m:r>
      </m:oMath>
      <w:del w:id="9539" w:author="PR Preview" w:date="2026-01-01T00:00:00Z">
        <w:r>
          <w:delText xml:space="preserve"> </w:delText>
        </w:r>
      </w:del>
      <w:del w:id="9540" w:author="PR Preview" w:date="2026-01-01T00:00:00Z">
        <w:r>
          <w:delText xml:space="preserve">matrix,</w:delText>
        </w:r>
      </w:del>
      <w:del w:id="9541" w:author="PR Preview" w:date="2026-01-01T00:00:00Z">
        <w:r>
          <w:delText xml:space="preserve"> </w:delText>
        </w:r>
      </w:del>
      <w:del w:id="9542" w:author="PR Preview" w:date="2026-01-01T00:00:00Z">
        <w:r>
          <w:delText xml:space="preserve">and suppose that two</w:delText>
        </w:r>
      </w:del>
      <w:del w:id="9543" w:author="PR Preview" w:date="2026-01-01T00:00:00Z">
        <w:r>
          <w:delText xml:space="preserve"> </w:delText>
        </w:r>
      </w:del>
      <m:oMath>
        <m:r>
          <m:t>p</m:t>
        </m:r>
        <m:r>
          <m:rPr>
            <m:sty m:val="p"/>
          </m:rPr>
          <m:t>×</m:t>
        </m:r>
        <m:r>
          <m:t>p</m:t>
        </m:r>
      </m:oMath>
      <w:del w:id="9544" w:author="PR Preview" w:date="2026-01-01T00:00:00Z">
        <w:r>
          <w:delText xml:space="preserve"> </w:delText>
        </w:r>
      </w:del>
      <w:del w:id="9545" w:author="PR Preview" w:date="2026-01-01T00:00:00Z">
        <w:r>
          <w:delText xml:space="preserve">matrices</w:delText>
        </w:r>
      </w:del>
      <w:del w:id="9546" w:author="PR Preview" w:date="2026-01-01T00:00:00Z">
        <w:r>
          <w:delText xml:space="preserve"> </w:delText>
        </w:r>
      </w:del>
      <m:oMath>
        <m:r>
          <m:rPr>
            <m:sty m:val="bi"/>
          </m:rPr>
          <m:t>B</m:t>
        </m:r>
      </m:oMath>
      <w:del w:id="9547" w:author="PR Preview" w:date="2026-01-01T00:00:00Z">
        <w:r>
          <w:delText xml:space="preserve"> </w:delText>
        </w:r>
      </w:del>
      <w:del w:id="9548" w:author="PR Preview" w:date="2026-01-01T00:00:00Z">
        <w:r>
          <w:delText xml:space="preserve">and</w:delText>
        </w:r>
      </w:del>
      <w:del w:id="9549" w:author="PR Preview" w:date="2026-01-01T00:00:00Z">
        <w:r>
          <w:delText xml:space="preserve"> </w:delText>
        </w:r>
      </w:del>
      <m:oMath>
        <m:r>
          <m:rPr>
            <m:sty m:val="bi"/>
          </m:rPr>
          <m:t>C</m:t>
        </m:r>
      </m:oMath>
      <w:del w:id="9550" w:author="PR Preview" w:date="2026-01-01T00:00:00Z">
        <w:r>
          <w:delText xml:space="preserve"> </w:delText>
        </w:r>
      </w:del>
      <w:del w:id="9551" w:author="PR Preview" w:date="2026-01-01T00:00:00Z">
        <w:r>
          <w:delText xml:space="preserve">satisfy</w:delText>
        </w:r>
      </w:del>
    </w:p>
    <w:p>
      <w:pPr>
        <w:pStyle w:val="BodyText"/>
      </w:pPr>
      <w:ins w:id="9552" w:author="PR Preview" w:date="2026-01-01T00:00:00Z">
        <w:r>
          <w:rPr>
            <w:i/>
            <w:iCs/>
          </w:rPr>
          <w:t xml:space="preserve">Remark 29</w:t>
        </w:r>
      </w:ins>
      <w:ins w:id="9553" w:author="PR Preview" w:date="2026-01-01T00:00:00Z">
        <w:r>
          <w:t xml:space="preserve"> (Invertible matrices and inverses). </w:t>
        </w:r>
      </w:ins>
      <w:ins w:id="9554" w:author="PR Preview" w:date="2026-01-01T00:00:00Z">
        <w:r>
          <w:t xml:space="preserve">Let</w:t>
        </w:r>
      </w:ins>
      <w:ins w:id="9555" w:author="PR Preview" w:date="2026-01-01T00:00:00Z">
        <w:r>
          <w:t xml:space="preserve"> </w:t>
        </w:r>
      </w:ins>
      <m:oMath>
        <m:r>
          <m:rPr>
            <m:sty m:val="bi"/>
          </m:rPr>
          <m:t>A</m:t>
        </m:r>
      </m:oMath>
      <w:ins w:id="9556" w:author="PR Preview" w:date="2026-01-01T00:00:00Z">
        <w:r>
          <w:t xml:space="preserve"> </w:t>
        </w:r>
      </w:ins>
      <w:ins w:id="9557" w:author="PR Preview" w:date="2026-01-01T00:00:00Z">
        <w:r>
          <w:t xml:space="preserve">be a</w:t>
        </w:r>
      </w:ins>
      <w:ins w:id="9558" w:author="PR Preview" w:date="2026-01-01T00:00:00Z">
        <w:r>
          <w:t xml:space="preserve"> </w:t>
        </w:r>
      </w:ins>
      <m:oMath>
        <m:r>
          <m:t>p</m:t>
        </m:r>
        <m:r>
          <m:rPr>
            <m:sty m:val="p"/>
          </m:rPr>
          <m:t>×</m:t>
        </m:r>
        <m:r>
          <m:t>p</m:t>
        </m:r>
      </m:oMath>
      <w:ins w:id="9559" w:author="PR Preview" w:date="2026-01-01T00:00:00Z">
        <w:r>
          <w:t xml:space="preserve"> </w:t>
        </w:r>
      </w:ins>
      <w:ins w:id="9560" w:author="PR Preview" w:date="2026-01-01T00:00:00Z">
        <w:r>
          <w:t xml:space="preserve">matrix,</w:t>
        </w:r>
      </w:ins>
      <w:ins w:id="9561" w:author="PR Preview" w:date="2026-01-01T00:00:00Z">
        <w:r>
          <w:t xml:space="preserve"> </w:t>
        </w:r>
      </w:ins>
      <w:ins w:id="9562" w:author="PR Preview" w:date="2026-01-01T00:00:00Z">
        <w:r>
          <w:t xml:space="preserve">and suppose that two</w:t>
        </w:r>
      </w:ins>
      <w:ins w:id="9563" w:author="PR Preview" w:date="2026-01-01T00:00:00Z">
        <w:r>
          <w:t xml:space="preserve"> </w:t>
        </w:r>
      </w:ins>
      <m:oMath>
        <m:r>
          <m:t>p</m:t>
        </m:r>
        <m:r>
          <m:rPr>
            <m:sty m:val="p"/>
          </m:rPr>
          <m:t>×</m:t>
        </m:r>
        <m:r>
          <m:t>p</m:t>
        </m:r>
      </m:oMath>
      <w:ins w:id="9564" w:author="PR Preview" w:date="2026-01-01T00:00:00Z">
        <w:r>
          <w:t xml:space="preserve"> </w:t>
        </w:r>
      </w:ins>
      <w:ins w:id="9565" w:author="PR Preview" w:date="2026-01-01T00:00:00Z">
        <w:r>
          <w:t xml:space="preserve">matrices</w:t>
        </w:r>
      </w:ins>
      <w:ins w:id="9566" w:author="PR Preview" w:date="2026-01-01T00:00:00Z">
        <w:r>
          <w:t xml:space="preserve"> </w:t>
        </w:r>
      </w:ins>
      <m:oMath>
        <m:r>
          <m:rPr>
            <m:sty m:val="bi"/>
          </m:rPr>
          <m:t>B</m:t>
        </m:r>
      </m:oMath>
      <w:ins w:id="9567" w:author="PR Preview" w:date="2026-01-01T00:00:00Z">
        <w:r>
          <w:t xml:space="preserve"> </w:t>
        </w:r>
      </w:ins>
      <w:ins w:id="9568" w:author="PR Preview" w:date="2026-01-01T00:00:00Z">
        <w:r>
          <w:t xml:space="preserve">and</w:t>
        </w:r>
      </w:ins>
      <w:ins w:id="9569" w:author="PR Preview" w:date="2026-01-01T00:00:00Z">
        <w:r>
          <w:t xml:space="preserve"> </w:t>
        </w:r>
      </w:ins>
      <m:oMath>
        <m:r>
          <m:rPr>
            <m:sty m:val="bi"/>
          </m:rPr>
          <m:t>C</m:t>
        </m:r>
      </m:oMath>
      <w:ins w:id="9570" w:author="PR Preview" w:date="2026-01-01T00:00:00Z">
        <w:r>
          <w:t xml:space="preserve"> </w:t>
        </w:r>
      </w:ins>
      <w:ins w:id="9571" w:author="PR Preview" w:date="2026-01-01T00:00:00Z">
        <w:r>
          <w:t xml:space="preserve">satisfy</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9572" w:author="PR Preview" w:date="2026-01-01T00:00:00Z">
        <w:r>
          <w:delText xml:space="preserve">The steps use</w:delText>
        </w:r>
      </w:del>
      <w:del w:id="9573" w:author="PR Preview" w:date="2026-01-01T00:00:00Z">
        <w:r>
          <w:delText xml:space="preserve"> </w:delText>
        </w:r>
      </w:del>
      <w:hyperlink w:anchor="thm-matmul-assoc">
        <w:del w:id="9574" w:author="PR Preview" w:date="2026-01-01T00:00:00Z">
          <w:r>
            <w:rPr>
              <w:rStyle w:val="Hyperlink"/>
            </w:rPr>
            <w:delText xml:space="preserve">Theorem 8</w:delText>
          </w:r>
        </w:del>
      </w:hyperlink>
      <w:del w:id="9575" w:author="PR Preview" w:date="2026-01-01T00:00:00Z">
        <w:r>
          <w:delText xml:space="preserve"> </w:delText>
        </w:r>
      </w:del>
      <w:del w:id="9576" w:author="PR Preview" w:date="2026-01-01T00:00:00Z">
        <w:r>
          <w:delText xml:space="preserve">and</w:delText>
        </w:r>
      </w:del>
      <w:del w:id="9577" w:author="PR Preview" w:date="2026-01-01T00:00:00Z">
        <w:r>
          <w:delText xml:space="preserve"> </w:delText>
        </w:r>
      </w:del>
      <w:hyperlink w:anchor="thm-identity">
        <w:del w:id="9578" w:author="PR Preview" w:date="2026-01-01T00:00:00Z">
          <w:r>
            <w:rPr>
              <w:rStyle w:val="Hyperlink"/>
            </w:rPr>
            <w:delText xml:space="preserve">Theorem 10</w:delText>
          </w:r>
        </w:del>
      </w:hyperlink>
      <w:del w:id="9579" w:author="PR Preview" w:date="2026-01-01T00:00:00Z">
        <w:r>
          <w:delText xml:space="preserve">.</w:delText>
        </w:r>
      </w:del>
      <w:del w:id="9580" w:author="PR Preview" w:date="2026-01-01T00:00:00Z">
        <w:r>
          <w:delText xml:space="preserve"> </w:delText>
        </w:r>
      </w:del>
      <w:del w:id="9581" w:author="PR Preview" w:date="2026-01-01T00:00:00Z">
        <w:r>
          <w:delText xml:space="preserve">Since</w:delText>
        </w:r>
      </w:del>
      <w:del w:id="9582" w:author="PR Preview" w:date="2026-01-01T00:00:00Z">
        <w:r>
          <w:delText xml:space="preserve"> </w:delText>
        </w:r>
      </w:del>
      <m:oMath>
        <m:r>
          <m:rPr>
            <m:sty m:val="bi"/>
          </m:rPr>
          <m:t>B</m:t>
        </m:r>
        <m:r>
          <m:rPr>
            <m:sty m:val="p"/>
          </m:rPr>
          <m:t>=</m:t>
        </m:r>
        <m:r>
          <m:rPr>
            <m:sty m:val="bi"/>
          </m:rPr>
          <m:t>C</m:t>
        </m:r>
      </m:oMath>
      <w:del w:id="9583" w:author="PR Preview" w:date="2026-01-01T00:00:00Z">
        <w:r>
          <w:delText xml:space="preserve">,</w:delText>
        </w:r>
      </w:del>
      <w:del w:id="9584" w:author="PR Preview" w:date="2026-01-01T00:00:00Z">
        <w:r>
          <w:delText xml:space="preserve"> </w:delText>
        </w:r>
      </w:del>
      <w:del w:id="9585" w:author="PR Preview" w:date="2026-01-01T00:00:00Z">
        <w:r>
          <w:delText xml:space="preserve">at most one matrix satisfies these equations,</w:delText>
        </w:r>
      </w:del>
      <w:del w:id="9586" w:author="PR Preview" w:date="2026-01-01T00:00:00Z">
        <w:r>
          <w:delText xml:space="preserve"> </w:delText>
        </w:r>
      </w:del>
      <w:del w:id="9587" w:author="PR Preview" w:date="2026-01-01T00:00:00Z">
        <w:r>
          <w:delText xml:space="preserve">which is the uniqueness that 5 asserts.</w:delText>
        </w:r>
      </w:del>
      <w:del w:id="9588" w:author="PR Preview" w:date="2026-01-01T00:00:00Z">
        <w:r>
          <w:delText xml:space="preserve"> </w:delText>
        </w:r>
      </w:del>
      <w:del w:id="9589" w:author="PR Preview" w:date="2026-01-01T00:00:00Z">
        <w:r>
          <w:delText xml:space="preserve">When</w:delText>
        </w:r>
      </w:del>
      <w:del w:id="9590" w:author="PR Preview" w:date="2026-01-01T00:00:00Z">
        <w:r>
          <w:delText xml:space="preserve"> </w:delText>
        </w:r>
      </w:del>
      <m:oMath>
        <m:r>
          <m:rPr>
            <m:sty m:val="bi"/>
          </m:rPr>
          <m:t>A</m:t>
        </m:r>
      </m:oMath>
      <w:del w:id="9591" w:author="PR Preview" w:date="2026-01-01T00:00:00Z">
        <w:r>
          <w:delText xml:space="preserve"> </w:delText>
        </w:r>
      </w:del>
      <w:del w:id="9592" w:author="PR Preview" w:date="2026-01-01T00:00:00Z">
        <w:r>
          <w:delText xml:space="preserve">is invertible,</w:delText>
        </w:r>
      </w:del>
      <w:del w:id="9593" w:author="PR Preview" w:date="2026-01-01T00:00:00Z">
        <w:r>
          <w:delText xml:space="preserve"> </w:delText>
        </w:r>
      </w:del>
      <w:del w:id="9594" w:author="PR Preview" w:date="2026-01-01T00:00:00Z">
        <w:r>
          <w:delText xml:space="preserve">the matrix</w:delText>
        </w:r>
      </w:del>
      <w:del w:id="9595" w:author="PR Preview" w:date="2026-01-01T00:00:00Z">
        <w:r>
          <w:delText xml:space="preserve"> </w:delText>
        </w:r>
      </w:del>
      <m:oMath>
        <m:r>
          <m:rPr>
            <m:sty m:val="bi"/>
          </m:rPr>
          <m:t>B</m:t>
        </m:r>
      </m:oMath>
      <w:del w:id="9596" w:author="PR Preview" w:date="2026-01-01T00:00:00Z">
        <w:r>
          <w:delText xml:space="preserve"> </w:delText>
        </w:r>
      </w:del>
      <w:del w:id="9597" w:author="PR Preview" w:date="2026-01-01T00:00:00Z">
        <w:r>
          <w:delText xml:space="preserve">in</w:delText>
        </w:r>
      </w:del>
      <w:del w:id="9598" w:author="PR Preview" w:date="2026-01-01T00:00:00Z">
        <w:r>
          <w:delText xml:space="preserve"> </w:delText>
        </w:r>
      </w:del>
      <w:hyperlink w:anchor="def-invertible-matrix">
        <w:del w:id="9599" w:author="PR Preview" w:date="2026-01-01T00:00:00Z">
          <w:r>
            <w:rPr>
              <w:rStyle w:val="Hyperlink"/>
            </w:rPr>
            <w:delText xml:space="preserve">Definition 85</w:delText>
          </w:r>
        </w:del>
      </w:hyperlink>
      <w:del w:id="9600" w:author="PR Preview" w:date="2026-01-01T00:00:00Z">
        <w:r>
          <w:delText xml:space="preserve"> </w:delText>
        </w:r>
      </w:del>
      <w:del w:id="9601" w:author="PR Preview" w:date="2026-01-01T00:00:00Z">
        <w:r>
          <w:delText xml:space="preserve">is therefore the inverse</w:delText>
        </w:r>
      </w:del>
      <w:del w:id="9602" w:author="PR Preview" w:date="2026-01-01T00:00:00Z">
        <w:r>
          <w:delText xml:space="preserve"> </w:delText>
        </w:r>
      </w:del>
      <m:oMath>
        <m:sSup>
          <m:e>
            <m:r>
              <m:rPr>
                <m:sty m:val="bi"/>
              </m:rPr>
              <m:t>A</m:t>
            </m:r>
          </m:e>
          <m:sup>
            <m:r>
              <m:rPr>
                <m:sty m:val="p"/>
              </m:rPr>
              <m:t>−</m:t>
            </m:r>
            <m:r>
              <m:t>1</m:t>
            </m:r>
          </m:sup>
        </m:sSup>
      </m:oMath>
      <w:del w:id="9603" w:author="PR Preview" w:date="2026-01-01T00:00:00Z">
        <w:r>
          <w:delText xml:space="preserve"> </w:delText>
        </w:r>
      </w:del>
      <w:del w:id="9604" w:author="PR Preview" w:date="2026-01-01T00:00:00Z">
        <w:r>
          <w:delText xml:space="preserve">of</w:delText>
        </w:r>
      </w:del>
      <w:del w:id="9605" w:author="PR Preview" w:date="2026-01-01T00:00:00Z">
        <w:r>
          <w:delText xml:space="preserve"> </w:delText>
        </w:r>
      </w:del>
      <m:oMath>
        <m:r>
          <m:rPr>
            <m:sty m:val="bi"/>
          </m:rPr>
          <m:t>A</m:t>
        </m:r>
      </m:oMath>
      <w:del w:id="9606" w:author="PR Preview" w:date="2026-01-01T00:00:00Z">
        <w:r>
          <w:delText xml:space="preserve">,</w:delText>
        </w:r>
      </w:del>
      <w:del w:id="9607" w:author="PR Preview" w:date="2026-01-01T00:00:00Z">
        <w:r>
          <w:delText xml:space="preserve"> </w:delText>
        </w:r>
      </w:del>
      <w:del w:id="9608" w:author="PR Preview" w:date="2026-01-01T00:00:00Z">
        <w:r>
          <w:delText xml:space="preserve">and</w:delText>
        </w:r>
      </w:del>
      <w:del w:id="9609" w:author="PR Preview" w:date="2026-01-01T00:00:00Z">
        <w:r>
          <w:delText xml:space="preserve"> </w:delText>
        </w:r>
      </w:del>
      <m:oMath>
        <m:r>
          <m:rPr>
            <m:sty m:val="bi"/>
          </m:rPr>
          <m:t>A</m:t>
        </m:r>
      </m:oMath>
      <w:del w:id="9610" w:author="PR Preview" w:date="2026-01-01T00:00:00Z">
        <w:r>
          <w:delText xml:space="preserve"> </w:delText>
        </w:r>
      </w:del>
      <w:del w:id="9611" w:author="PR Preview" w:date="2026-01-01T00:00:00Z">
        <w:r>
          <w:delText xml:space="preserve">is invertible exactly when it has an inverse.</w:delText>
        </w:r>
      </w:del>
      <w:del w:id="9612" w:author="PR Preview" w:date="2026-01-01T00:00:00Z">
        <w:r>
          <w:delText xml:space="preserve"> </w:delText>
        </w:r>
      </w:del>
      <w:del w:id="9613" w:author="PR Preview" w:date="2026-01-01T00:00:00Z">
        <w:r>
          <w:delText xml:space="preserve">For example,</w:delText>
        </w:r>
      </w:del>
      <w:del w:id="9614" w:author="PR Preview" w:date="2026-01-01T00:00:00Z">
        <w:r>
          <w:delText xml:space="preserve"> </w:delText>
        </w:r>
      </w:del>
      <w:del w:id="9615" w:author="PR Preview" w:date="2026-01-01T00:00:00Z">
        <w:r>
          <w:delText xml:space="preserve">for</w:delText>
        </w:r>
      </w:del>
      <w:del w:id="961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9617" w:author="PR Preview" w:date="2026-01-01T00:00:00Z">
        <w:r>
          <w:delText xml:space="preserve"> </w:delText>
        </w:r>
      </w:del>
      <w:del w:id="9618" w:author="PR Preview" w:date="2026-01-01T00:00:00Z">
        <w:r>
          <w:delText xml:space="preserve">in</w:delText>
        </w:r>
      </w:del>
      <w:del w:id="9619" w:author="PR Preview" w:date="2026-01-01T00:00:00Z">
        <w:r>
          <w:delText xml:space="preserve"> </w:delText>
        </w:r>
      </w:del>
      <w:hyperlink w:anchor="exm-invertible-matrix">
        <w:del w:id="9620" w:author="PR Preview" w:date="2026-01-01T00:00:00Z">
          <w:r>
            <w:rPr>
              <w:rStyle w:val="Hyperlink"/>
            </w:rPr>
            <w:delText xml:space="preserve">Example 127</w:delText>
          </w:r>
        </w:del>
      </w:hyperlink>
      <w:del w:id="9621" w:author="PR Preview" w:date="2026-01-01T00:00:00Z">
        <w:r>
          <w:delText xml:space="preserve">,</w:delText>
        </w:r>
      </w:del>
      <w:del w:id="962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9623" w:author="PR Preview" w:date="2026-01-01T00:00:00Z">
        <w:r>
          <w:delText xml:space="preserve"> </w:delText>
        </w:r>
      </w:del>
      <w:del w:id="9624" w:author="PR Preview" w:date="2026-01-01T00:00:00Z">
        <w:r>
          <w:delText xml:space="preserve">is the only</w:delText>
        </w:r>
      </w:del>
      <w:del w:id="9625" w:author="PR Preview" w:date="2026-01-01T00:00:00Z">
        <w:r>
          <w:delText xml:space="preserve"> </w:delText>
        </w:r>
      </w:del>
      <m:oMath>
        <m:r>
          <m:t>2</m:t>
        </m:r>
        <m:r>
          <m:rPr>
            <m:sty m:val="p"/>
          </m:rPr>
          <m:t>×</m:t>
        </m:r>
        <m:r>
          <m:t>2</m:t>
        </m:r>
      </m:oMath>
      <w:del w:id="9626" w:author="PR Preview" w:date="2026-01-01T00:00:00Z">
        <w:r>
          <w:delText xml:space="preserve"> </w:delText>
        </w:r>
      </w:del>
      <w:del w:id="9627" w:author="PR Preview" w:date="2026-01-01T00:00:00Z">
        <w:r>
          <w:delText xml:space="preserve">matrix</w:delText>
        </w:r>
      </w:del>
      <w:del w:id="9628" w:author="PR Preview" w:date="2026-01-01T00:00:00Z">
        <w:r>
          <w:delText xml:space="preserve"> </w:delText>
        </w:r>
      </w:del>
      <m:oMath>
        <m:r>
          <m:rPr>
            <m:sty m:val="bi"/>
          </m:rPr>
          <m:t>B</m:t>
        </m:r>
      </m:oMath>
      <w:del w:id="9629" w:author="PR Preview" w:date="2026-01-01T00:00:00Z">
        <w:r>
          <w:delText xml:space="preserve"> </w:delText>
        </w:r>
      </w:del>
      <w:del w:id="9630" w:author="PR Preview" w:date="2026-01-01T00:00:00Z">
        <w:r>
          <w:delText xml:space="preserve">with</w:delText>
        </w:r>
      </w:del>
    </w:p>
    <w:p>
      <w:pPr>
        <w:pStyle w:val="FirstParagraph"/>
      </w:pPr>
      <w:ins w:id="9631" w:author="PR Preview" w:date="2026-01-01T00:00:00Z">
        <w:r>
          <w:t xml:space="preserve">The steps use</w:t>
        </w:r>
      </w:ins>
      <w:ins w:id="9632" w:author="PR Preview" w:date="2026-01-01T00:00:00Z">
        <w:r>
          <w:t xml:space="preserve"> </w:t>
        </w:r>
      </w:ins>
      <w:hyperlink w:anchor="thm-matmul-assoc">
        <w:ins w:id="9633" w:author="PR Preview" w:date="2026-01-01T00:00:00Z">
          <w:r>
            <w:rPr>
              <w:rStyle w:val="Hyperlink"/>
            </w:rPr>
            <w:t xml:space="preserve">Theorem 8</w:t>
          </w:r>
        </w:ins>
      </w:hyperlink>
      <w:ins w:id="9634" w:author="PR Preview" w:date="2026-01-01T00:00:00Z">
        <w:r>
          <w:t xml:space="preserve"> </w:t>
        </w:r>
      </w:ins>
      <w:ins w:id="9635" w:author="PR Preview" w:date="2026-01-01T00:00:00Z">
        <w:r>
          <w:t xml:space="preserve">and</w:t>
        </w:r>
      </w:ins>
      <w:ins w:id="9636" w:author="PR Preview" w:date="2026-01-01T00:00:00Z">
        <w:r>
          <w:t xml:space="preserve"> </w:t>
        </w:r>
      </w:ins>
      <w:hyperlink w:anchor="thm-identity">
        <w:ins w:id="9637" w:author="PR Preview" w:date="2026-01-01T00:00:00Z">
          <w:r>
            <w:rPr>
              <w:rStyle w:val="Hyperlink"/>
            </w:rPr>
            <w:t xml:space="preserve">Theorem 10</w:t>
          </w:r>
        </w:ins>
      </w:hyperlink>
      <w:ins w:id="9638" w:author="PR Preview" w:date="2026-01-01T00:00:00Z">
        <w:r>
          <w:t xml:space="preserve">.</w:t>
        </w:r>
      </w:ins>
      <w:ins w:id="9639" w:author="PR Preview" w:date="2026-01-01T00:00:00Z">
        <w:r>
          <w:t xml:space="preserve"> </w:t>
        </w:r>
      </w:ins>
      <w:ins w:id="9640" w:author="PR Preview" w:date="2026-01-01T00:00:00Z">
        <w:r>
          <w:t xml:space="preserve">Since</w:t>
        </w:r>
      </w:ins>
      <w:ins w:id="9641" w:author="PR Preview" w:date="2026-01-01T00:00:00Z">
        <w:r>
          <w:t xml:space="preserve"> </w:t>
        </w:r>
      </w:ins>
      <m:oMath>
        <m:r>
          <m:rPr>
            <m:sty m:val="bi"/>
          </m:rPr>
          <m:t>B</m:t>
        </m:r>
        <m:r>
          <m:rPr>
            <m:sty m:val="p"/>
          </m:rPr>
          <m:t>=</m:t>
        </m:r>
        <m:r>
          <m:rPr>
            <m:sty m:val="bi"/>
          </m:rPr>
          <m:t>C</m:t>
        </m:r>
      </m:oMath>
      <w:ins w:id="9642" w:author="PR Preview" w:date="2026-01-01T00:00:00Z">
        <w:r>
          <w:t xml:space="preserve">,</w:t>
        </w:r>
      </w:ins>
      <w:ins w:id="9643" w:author="PR Preview" w:date="2026-01-01T00:00:00Z">
        <w:r>
          <w:t xml:space="preserve"> </w:t>
        </w:r>
      </w:ins>
      <w:ins w:id="9644" w:author="PR Preview" w:date="2026-01-01T00:00:00Z">
        <w:r>
          <w:t xml:space="preserve">at most one matrix satisfies these equations,</w:t>
        </w:r>
      </w:ins>
      <w:ins w:id="9645" w:author="PR Preview" w:date="2026-01-01T00:00:00Z">
        <w:r>
          <w:t xml:space="preserve"> </w:t>
        </w:r>
      </w:ins>
      <w:ins w:id="9646" w:author="PR Preview" w:date="2026-01-01T00:00:00Z">
        <w:r>
          <w:t xml:space="preserve">which is the uniqueness that 5 asserts.</w:t>
        </w:r>
      </w:ins>
      <w:ins w:id="9647" w:author="PR Preview" w:date="2026-01-01T00:00:00Z">
        <w:r>
          <w:t xml:space="preserve"> </w:t>
        </w:r>
      </w:ins>
      <w:ins w:id="9648" w:author="PR Preview" w:date="2026-01-01T00:00:00Z">
        <w:r>
          <w:t xml:space="preserve">When</w:t>
        </w:r>
      </w:ins>
      <w:ins w:id="9649" w:author="PR Preview" w:date="2026-01-01T00:00:00Z">
        <w:r>
          <w:t xml:space="preserve"> </w:t>
        </w:r>
      </w:ins>
      <m:oMath>
        <m:r>
          <m:rPr>
            <m:sty m:val="bi"/>
          </m:rPr>
          <m:t>A</m:t>
        </m:r>
      </m:oMath>
      <w:ins w:id="9650" w:author="PR Preview" w:date="2026-01-01T00:00:00Z">
        <w:r>
          <w:t xml:space="preserve"> </w:t>
        </w:r>
      </w:ins>
      <w:ins w:id="9651" w:author="PR Preview" w:date="2026-01-01T00:00:00Z">
        <w:r>
          <w:t xml:space="preserve">is invertible,</w:t>
        </w:r>
      </w:ins>
      <w:ins w:id="9652" w:author="PR Preview" w:date="2026-01-01T00:00:00Z">
        <w:r>
          <w:t xml:space="preserve"> </w:t>
        </w:r>
      </w:ins>
      <w:ins w:id="9653" w:author="PR Preview" w:date="2026-01-01T00:00:00Z">
        <w:r>
          <w:t xml:space="preserve">the matrix</w:t>
        </w:r>
      </w:ins>
      <w:ins w:id="9654" w:author="PR Preview" w:date="2026-01-01T00:00:00Z">
        <w:r>
          <w:t xml:space="preserve"> </w:t>
        </w:r>
      </w:ins>
      <m:oMath>
        <m:r>
          <m:rPr>
            <m:sty m:val="bi"/>
          </m:rPr>
          <m:t>B</m:t>
        </m:r>
      </m:oMath>
      <w:ins w:id="9655" w:author="PR Preview" w:date="2026-01-01T00:00:00Z">
        <w:r>
          <w:t xml:space="preserve"> </w:t>
        </w:r>
      </w:ins>
      <w:ins w:id="9656" w:author="PR Preview" w:date="2026-01-01T00:00:00Z">
        <w:r>
          <w:t xml:space="preserve">in</w:t>
        </w:r>
      </w:ins>
      <w:ins w:id="9657" w:author="PR Preview" w:date="2026-01-01T00:00:00Z">
        <w:r>
          <w:t xml:space="preserve"> </w:t>
        </w:r>
      </w:ins>
      <w:hyperlink w:anchor="def-invertible-matrix">
        <w:ins w:id="9658" w:author="PR Preview" w:date="2026-01-01T00:00:00Z">
          <w:r>
            <w:rPr>
              <w:rStyle w:val="Hyperlink"/>
            </w:rPr>
            <w:t xml:space="preserve">Definition 85</w:t>
          </w:r>
        </w:ins>
      </w:hyperlink>
      <w:ins w:id="9659" w:author="PR Preview" w:date="2026-01-01T00:00:00Z">
        <w:r>
          <w:t xml:space="preserve"> </w:t>
        </w:r>
      </w:ins>
      <w:ins w:id="9660" w:author="PR Preview" w:date="2026-01-01T00:00:00Z">
        <w:r>
          <w:t xml:space="preserve">is therefore the inverse</w:t>
        </w:r>
      </w:ins>
      <w:ins w:id="9661" w:author="PR Preview" w:date="2026-01-01T00:00:00Z">
        <w:r>
          <w:t xml:space="preserve"> </w:t>
        </w:r>
      </w:ins>
      <m:oMath>
        <m:sSup>
          <m:e>
            <m:r>
              <m:rPr>
                <m:sty m:val="bi"/>
              </m:rPr>
              <m:t>A</m:t>
            </m:r>
          </m:e>
          <m:sup>
            <m:r>
              <m:rPr>
                <m:sty m:val="p"/>
              </m:rPr>
              <m:t>−</m:t>
            </m:r>
            <m:r>
              <m:t>1</m:t>
            </m:r>
          </m:sup>
        </m:sSup>
      </m:oMath>
      <w:ins w:id="9662" w:author="PR Preview" w:date="2026-01-01T00:00:00Z">
        <w:r>
          <w:t xml:space="preserve"> </w:t>
        </w:r>
      </w:ins>
      <w:ins w:id="9663" w:author="PR Preview" w:date="2026-01-01T00:00:00Z">
        <w:r>
          <w:t xml:space="preserve">of</w:t>
        </w:r>
      </w:ins>
      <w:ins w:id="9664" w:author="PR Preview" w:date="2026-01-01T00:00:00Z">
        <w:r>
          <w:t xml:space="preserve"> </w:t>
        </w:r>
      </w:ins>
      <m:oMath>
        <m:r>
          <m:rPr>
            <m:sty m:val="bi"/>
          </m:rPr>
          <m:t>A</m:t>
        </m:r>
      </m:oMath>
      <w:ins w:id="9665" w:author="PR Preview" w:date="2026-01-01T00:00:00Z">
        <w:r>
          <w:t xml:space="preserve">,</w:t>
        </w:r>
      </w:ins>
      <w:ins w:id="9666" w:author="PR Preview" w:date="2026-01-01T00:00:00Z">
        <w:r>
          <w:t xml:space="preserve"> </w:t>
        </w:r>
      </w:ins>
      <w:ins w:id="9667" w:author="PR Preview" w:date="2026-01-01T00:00:00Z">
        <w:r>
          <w:t xml:space="preserve">and</w:t>
        </w:r>
      </w:ins>
      <w:ins w:id="9668" w:author="PR Preview" w:date="2026-01-01T00:00:00Z">
        <w:r>
          <w:t xml:space="preserve"> </w:t>
        </w:r>
      </w:ins>
      <m:oMath>
        <m:r>
          <m:rPr>
            <m:sty m:val="bi"/>
          </m:rPr>
          <m:t>A</m:t>
        </m:r>
      </m:oMath>
      <w:ins w:id="9669" w:author="PR Preview" w:date="2026-01-01T00:00:00Z">
        <w:r>
          <w:t xml:space="preserve"> </w:t>
        </w:r>
      </w:ins>
      <w:ins w:id="9670" w:author="PR Preview" w:date="2026-01-01T00:00:00Z">
        <w:r>
          <w:t xml:space="preserve">is invertible exactly when it has an inverse.</w:t>
        </w:r>
      </w:ins>
      <w:ins w:id="9671" w:author="PR Preview" w:date="2026-01-01T00:00:00Z">
        <w:r>
          <w:t xml:space="preserve"> </w:t>
        </w:r>
      </w:ins>
      <w:ins w:id="9672" w:author="PR Preview" w:date="2026-01-01T00:00:00Z">
        <w:r>
          <w:t xml:space="preserve">For example,</w:t>
        </w:r>
      </w:ins>
      <w:ins w:id="9673" w:author="PR Preview" w:date="2026-01-01T00:00:00Z">
        <w:r>
          <w:t xml:space="preserve"> </w:t>
        </w:r>
      </w:ins>
      <w:ins w:id="9674" w:author="PR Preview" w:date="2026-01-01T00:00:00Z">
        <w:r>
          <w:t xml:space="preserve">for</w:t>
        </w:r>
      </w:ins>
      <w:ins w:id="967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9676" w:author="PR Preview" w:date="2026-01-01T00:00:00Z">
        <w:r>
          <w:t xml:space="preserve"> </w:t>
        </w:r>
      </w:ins>
      <w:ins w:id="9677" w:author="PR Preview" w:date="2026-01-01T00:00:00Z">
        <w:r>
          <w:t xml:space="preserve">in</w:t>
        </w:r>
      </w:ins>
      <w:ins w:id="9678" w:author="PR Preview" w:date="2026-01-01T00:00:00Z">
        <w:r>
          <w:t xml:space="preserve"> </w:t>
        </w:r>
      </w:ins>
      <w:hyperlink w:anchor="exm-invertible-matrix">
        <w:ins w:id="9679" w:author="PR Preview" w:date="2026-01-01T00:00:00Z">
          <w:r>
            <w:rPr>
              <w:rStyle w:val="Hyperlink"/>
            </w:rPr>
            <w:t xml:space="preserve">Example 129</w:t>
          </w:r>
        </w:ins>
      </w:hyperlink>
      <w:ins w:id="9680" w:author="PR Preview" w:date="2026-01-01T00:00:00Z">
        <w:r>
          <w:t xml:space="preserve">,</w:t>
        </w:r>
      </w:ins>
      <w:ins w:id="968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9682" w:author="PR Preview" w:date="2026-01-01T00:00:00Z">
        <w:r>
          <w:t xml:space="preserve"> </w:t>
        </w:r>
      </w:ins>
      <w:ins w:id="9683" w:author="PR Preview" w:date="2026-01-01T00:00:00Z">
        <w:r>
          <w:t xml:space="preserve">is the only</w:t>
        </w:r>
      </w:ins>
      <w:ins w:id="9684" w:author="PR Preview" w:date="2026-01-01T00:00:00Z">
        <w:r>
          <w:t xml:space="preserve"> </w:t>
        </w:r>
      </w:ins>
      <m:oMath>
        <m:r>
          <m:t>2</m:t>
        </m:r>
        <m:r>
          <m:rPr>
            <m:sty m:val="p"/>
          </m:rPr>
          <m:t>×</m:t>
        </m:r>
        <m:r>
          <m:t>2</m:t>
        </m:r>
      </m:oMath>
      <w:ins w:id="9685" w:author="PR Preview" w:date="2026-01-01T00:00:00Z">
        <w:r>
          <w:t xml:space="preserve"> </w:t>
        </w:r>
      </w:ins>
      <w:ins w:id="9686" w:author="PR Preview" w:date="2026-01-01T00:00:00Z">
        <w:r>
          <w:t xml:space="preserve">matrix</w:t>
        </w:r>
      </w:ins>
      <w:ins w:id="9687" w:author="PR Preview" w:date="2026-01-01T00:00:00Z">
        <w:r>
          <w:t xml:space="preserve"> </w:t>
        </w:r>
      </w:ins>
      <m:oMath>
        <m:r>
          <m:rPr>
            <m:sty m:val="bi"/>
          </m:rPr>
          <m:t>B</m:t>
        </m:r>
      </m:oMath>
      <w:ins w:id="9688" w:author="PR Preview" w:date="2026-01-01T00:00:00Z">
        <w:r>
          <w:t xml:space="preserve"> </w:t>
        </w:r>
      </w:ins>
      <w:ins w:id="9689"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1"/>
    <w:bookmarkStart w:id="432" w:name="thm-inverse-product"/>
    <w:p>
      <w:pPr>
        <w:pStyle w:val="BodyText"/>
      </w:pPr>
      <w:del w:id="9690" w:author="PR Preview" w:date="2026-01-01T00:00:00Z">
        <w:r>
          <w:rPr>
            <w:b/>
            <w:bCs/>
          </w:rPr>
          <w:delText xml:space="preserve">Theorem 67 (Inverse of a product)</w:delText>
        </w:r>
      </w:del>
      <w:del w:id="9691" w:author="PR Preview" w:date="2026-01-01T00:00:00Z">
        <w:r>
          <w:delText xml:space="preserve"> </w:delText>
        </w:r>
      </w:del>
      <w:del w:id="9692" w:author="PR Preview" w:date="2026-01-01T00:00:00Z">
        <w:r>
          <w:delText xml:space="preserve">If</w:delText>
        </w:r>
      </w:del>
      <w:del w:id="9693" w:author="PR Preview" w:date="2026-01-01T00:00:00Z">
        <w:r>
          <w:delText xml:space="preserve"> </w:delText>
        </w:r>
      </w:del>
      <m:oMath>
        <m:r>
          <m:rPr>
            <m:sty m:val="bi"/>
          </m:rPr>
          <m:t>A</m:t>
        </m:r>
      </m:oMath>
      <w:del w:id="9694" w:author="PR Preview" w:date="2026-01-01T00:00:00Z">
        <w:r>
          <w:delText xml:space="preserve"> </w:delText>
        </w:r>
      </w:del>
      <w:del w:id="9695" w:author="PR Preview" w:date="2026-01-01T00:00:00Z">
        <w:r>
          <w:delText xml:space="preserve">and</w:delText>
        </w:r>
      </w:del>
      <w:del w:id="9696" w:author="PR Preview" w:date="2026-01-01T00:00:00Z">
        <w:r>
          <w:delText xml:space="preserve"> </w:delText>
        </w:r>
      </w:del>
      <m:oMath>
        <m:r>
          <m:rPr>
            <m:sty m:val="bi"/>
          </m:rPr>
          <m:t>B</m:t>
        </m:r>
      </m:oMath>
      <w:del w:id="9697" w:author="PR Preview" w:date="2026-01-01T00:00:00Z">
        <w:r>
          <w:delText xml:space="preserve"> </w:delText>
        </w:r>
      </w:del>
      <w:del w:id="9698" w:author="PR Preview" w:date="2026-01-01T00:00:00Z">
        <w:r>
          <w:delText xml:space="preserve">are invertible</w:delText>
        </w:r>
      </w:del>
      <w:del w:id="9699" w:author="PR Preview" w:date="2026-01-01T00:00:00Z">
        <w:r>
          <w:delText xml:space="preserve"> </w:delText>
        </w:r>
      </w:del>
      <m:oMath>
        <m:r>
          <m:t>p</m:t>
        </m:r>
        <m:r>
          <m:rPr>
            <m:sty m:val="p"/>
          </m:rPr>
          <m:t>×</m:t>
        </m:r>
        <m:r>
          <m:t>p</m:t>
        </m:r>
      </m:oMath>
      <w:del w:id="9700" w:author="PR Preview" w:date="2026-01-01T00:00:00Z">
        <w:r>
          <w:delText xml:space="preserve"> </w:delText>
        </w:r>
      </w:del>
      <w:del w:id="9701" w:author="PR Preview" w:date="2026-01-01T00:00:00Z">
        <w:r>
          <w:delText xml:space="preserve">matrices,</w:delText>
        </w:r>
      </w:del>
      <w:del w:id="9702" w:author="PR Preview" w:date="2026-01-01T00:00:00Z">
        <w:r>
          <w:delText xml:space="preserve"> </w:delText>
        </w:r>
      </w:del>
      <w:del w:id="9703" w:author="PR Preview" w:date="2026-01-01T00:00:00Z">
        <w:r>
          <w:delText xml:space="preserve">then</w:delText>
        </w:r>
      </w:del>
      <w:del w:id="9704" w:author="PR Preview" w:date="2026-01-01T00:00:00Z">
        <w:r>
          <w:delText xml:space="preserve"> </w:delText>
        </w:r>
      </w:del>
      <m:oMath>
        <m:r>
          <m:rPr>
            <m:sty m:val="bi"/>
          </m:rPr>
          <m:t>A</m:t>
        </m:r>
        <m:r>
          <m:rPr>
            <m:sty m:val="bi"/>
          </m:rPr>
          <m:t>B</m:t>
        </m:r>
      </m:oMath>
      <w:del w:id="9705" w:author="PR Preview" w:date="2026-01-01T00:00:00Z">
        <w:r>
          <w:delText xml:space="preserve"> </w:delText>
        </w:r>
      </w:del>
      <w:del w:id="9706" w:author="PR Preview" w:date="2026-01-01T00:00:00Z">
        <w:r>
          <w:delText xml:space="preserve">is invertible, and</w:delText>
        </w:r>
      </w:del>
    </w:p>
    <w:p>
      <w:pPr>
        <w:pStyle w:val="BodyText"/>
      </w:pPr>
      <w:ins w:id="9707" w:author="PR Preview" w:date="2026-01-01T00:00:00Z">
        <w:r>
          <w:rPr>
            <w:b/>
            <w:bCs/>
          </w:rPr>
          <w:t xml:space="preserve">Theorem 68 (Inverse of a product)</w:t>
        </w:r>
      </w:ins>
      <w:ins w:id="9708" w:author="PR Preview" w:date="2026-01-01T00:00:00Z">
        <w:r>
          <w:t xml:space="preserve"> </w:t>
        </w:r>
      </w:ins>
      <w:ins w:id="9709" w:author="PR Preview" w:date="2026-01-01T00:00:00Z">
        <w:r>
          <w:t xml:space="preserve">If</w:t>
        </w:r>
      </w:ins>
      <w:ins w:id="9710" w:author="PR Preview" w:date="2026-01-01T00:00:00Z">
        <w:r>
          <w:t xml:space="preserve"> </w:t>
        </w:r>
      </w:ins>
      <m:oMath>
        <m:r>
          <m:rPr>
            <m:sty m:val="bi"/>
          </m:rPr>
          <m:t>A</m:t>
        </m:r>
      </m:oMath>
      <w:ins w:id="9711" w:author="PR Preview" w:date="2026-01-01T00:00:00Z">
        <w:r>
          <w:t xml:space="preserve"> </w:t>
        </w:r>
      </w:ins>
      <w:ins w:id="9712" w:author="PR Preview" w:date="2026-01-01T00:00:00Z">
        <w:r>
          <w:t xml:space="preserve">and</w:t>
        </w:r>
      </w:ins>
      <w:ins w:id="9713" w:author="PR Preview" w:date="2026-01-01T00:00:00Z">
        <w:r>
          <w:t xml:space="preserve"> </w:t>
        </w:r>
      </w:ins>
      <m:oMath>
        <m:r>
          <m:rPr>
            <m:sty m:val="bi"/>
          </m:rPr>
          <m:t>B</m:t>
        </m:r>
      </m:oMath>
      <w:ins w:id="9714" w:author="PR Preview" w:date="2026-01-01T00:00:00Z">
        <w:r>
          <w:t xml:space="preserve"> </w:t>
        </w:r>
      </w:ins>
      <w:ins w:id="9715" w:author="PR Preview" w:date="2026-01-01T00:00:00Z">
        <w:r>
          <w:t xml:space="preserve">are invertible</w:t>
        </w:r>
      </w:ins>
      <w:ins w:id="9716" w:author="PR Preview" w:date="2026-01-01T00:00:00Z">
        <w:r>
          <w:t xml:space="preserve"> </w:t>
        </w:r>
      </w:ins>
      <m:oMath>
        <m:r>
          <m:t>p</m:t>
        </m:r>
        <m:r>
          <m:rPr>
            <m:sty m:val="p"/>
          </m:rPr>
          <m:t>×</m:t>
        </m:r>
        <m:r>
          <m:t>p</m:t>
        </m:r>
      </m:oMath>
      <w:ins w:id="9717" w:author="PR Preview" w:date="2026-01-01T00:00:00Z">
        <w:r>
          <w:t xml:space="preserve"> </w:t>
        </w:r>
      </w:ins>
      <w:ins w:id="9718" w:author="PR Preview" w:date="2026-01-01T00:00:00Z">
        <w:r>
          <w:t xml:space="preserve">matrices,</w:t>
        </w:r>
      </w:ins>
      <w:ins w:id="9719" w:author="PR Preview" w:date="2026-01-01T00:00:00Z">
        <w:r>
          <w:t xml:space="preserve"> </w:t>
        </w:r>
      </w:ins>
      <w:ins w:id="9720" w:author="PR Preview" w:date="2026-01-01T00:00:00Z">
        <w:r>
          <w:t xml:space="preserve">then</w:t>
        </w:r>
      </w:ins>
      <w:ins w:id="9721" w:author="PR Preview" w:date="2026-01-01T00:00:00Z">
        <w:r>
          <w:t xml:space="preserve"> </w:t>
        </w:r>
      </w:ins>
      <m:oMath>
        <m:r>
          <m:rPr>
            <m:sty m:val="bi"/>
          </m:rPr>
          <m:t>A</m:t>
        </m:r>
        <m:r>
          <m:rPr>
            <m:sty m:val="bi"/>
          </m:rPr>
          <m:t>B</m:t>
        </m:r>
      </m:oMath>
      <w:ins w:id="9722" w:author="PR Preview" w:date="2026-01-01T00:00:00Z">
        <w:r>
          <w:t xml:space="preserve"> </w:t>
        </w:r>
      </w:ins>
      <w:ins w:id="9723"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2"/>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33" w:name="thm-inverse-transpose"/>
    <w:p>
      <w:pPr>
        <w:pStyle w:val="BodyText"/>
      </w:pPr>
      <w:del w:id="9724" w:author="PR Preview" w:date="2026-01-01T00:00:00Z">
        <w:r>
          <w:rPr>
            <w:b/>
            <w:bCs/>
          </w:rPr>
          <w:delText xml:space="preserve">Theorem 68 (Inverse of a transpose)</w:delText>
        </w:r>
      </w:del>
      <w:del w:id="9725" w:author="PR Preview" w:date="2026-01-01T00:00:00Z">
        <w:r>
          <w:delText xml:space="preserve"> </w:delText>
        </w:r>
      </w:del>
      <w:del w:id="9726" w:author="PR Preview" w:date="2026-01-01T00:00:00Z">
        <w:r>
          <w:delText xml:space="preserve">If</w:delText>
        </w:r>
      </w:del>
      <w:del w:id="9727" w:author="PR Preview" w:date="2026-01-01T00:00:00Z">
        <w:r>
          <w:delText xml:space="preserve"> </w:delText>
        </w:r>
      </w:del>
      <m:oMath>
        <m:r>
          <m:rPr>
            <m:sty m:val="bi"/>
          </m:rPr>
          <m:t>A</m:t>
        </m:r>
      </m:oMath>
      <w:del w:id="9728" w:author="PR Preview" w:date="2026-01-01T00:00:00Z">
        <w:r>
          <w:delText xml:space="preserve"> </w:delText>
        </w:r>
      </w:del>
      <w:del w:id="9729" w:author="PR Preview" w:date="2026-01-01T00:00:00Z">
        <w:r>
          <w:delText xml:space="preserve">is an invertible</w:delText>
        </w:r>
      </w:del>
      <w:del w:id="9730" w:author="PR Preview" w:date="2026-01-01T00:00:00Z">
        <w:r>
          <w:delText xml:space="preserve"> </w:delText>
        </w:r>
      </w:del>
      <m:oMath>
        <m:r>
          <m:t>p</m:t>
        </m:r>
        <m:r>
          <m:rPr>
            <m:sty m:val="p"/>
          </m:rPr>
          <m:t>×</m:t>
        </m:r>
        <m:r>
          <m:t>p</m:t>
        </m:r>
      </m:oMath>
      <w:del w:id="9731" w:author="PR Preview" w:date="2026-01-01T00:00:00Z">
        <w:r>
          <w:delText xml:space="preserve"> </w:delText>
        </w:r>
      </w:del>
      <w:del w:id="9732" w:author="PR Preview" w:date="2026-01-01T00:00:00Z">
        <w:r>
          <w:delText xml:space="preserve">matrix,</w:delText>
        </w:r>
      </w:del>
      <w:del w:id="9733" w:author="PR Preview" w:date="2026-01-01T00:00:00Z">
        <w:r>
          <w:delText xml:space="preserve"> </w:delText>
        </w:r>
      </w:del>
      <w:del w:id="9734" w:author="PR Preview" w:date="2026-01-01T00:00:00Z">
        <w:r>
          <w:delText xml:space="preserve">then</w:delText>
        </w:r>
      </w:del>
      <w:del w:id="9735" w:author="PR Preview" w:date="2026-01-01T00:00:00Z">
        <w:r>
          <w:delText xml:space="preserve"> </w:delText>
        </w:r>
      </w:del>
      <m:oMath>
        <m:sSup>
          <m:e>
            <m:r>
              <m:rPr>
                <m:sty m:val="bi"/>
              </m:rPr>
              <m:t>A</m:t>
            </m:r>
          </m:e>
          <m:sup>
            <m:r>
              <m:rPr>
                <m:sty m:val="p"/>
              </m:rPr>
              <m:t>⊤</m:t>
            </m:r>
          </m:sup>
        </m:sSup>
      </m:oMath>
      <w:del w:id="9736" w:author="PR Preview" w:date="2026-01-01T00:00:00Z">
        <w:r>
          <w:delText xml:space="preserve"> </w:delText>
        </w:r>
      </w:del>
      <w:del w:id="9737" w:author="PR Preview" w:date="2026-01-01T00:00:00Z">
        <w:r>
          <w:delText xml:space="preserve">is invertible, and</w:delText>
        </w:r>
      </w:del>
    </w:p>
    <w:p>
      <w:pPr>
        <w:pStyle w:val="BodyText"/>
      </w:pPr>
      <w:ins w:id="9738" w:author="PR Preview" w:date="2026-01-01T00:00:00Z">
        <w:r>
          <w:rPr>
            <w:b/>
            <w:bCs/>
          </w:rPr>
          <w:t xml:space="preserve">Theorem 69 (Inverse of a transpose)</w:t>
        </w:r>
      </w:ins>
      <w:ins w:id="9739" w:author="PR Preview" w:date="2026-01-01T00:00:00Z">
        <w:r>
          <w:t xml:space="preserve"> </w:t>
        </w:r>
      </w:ins>
      <w:ins w:id="9740" w:author="PR Preview" w:date="2026-01-01T00:00:00Z">
        <w:r>
          <w:t xml:space="preserve">If</w:t>
        </w:r>
      </w:ins>
      <w:ins w:id="9741" w:author="PR Preview" w:date="2026-01-01T00:00:00Z">
        <w:r>
          <w:t xml:space="preserve"> </w:t>
        </w:r>
      </w:ins>
      <m:oMath>
        <m:r>
          <m:rPr>
            <m:sty m:val="bi"/>
          </m:rPr>
          <m:t>A</m:t>
        </m:r>
      </m:oMath>
      <w:ins w:id="9742" w:author="PR Preview" w:date="2026-01-01T00:00:00Z">
        <w:r>
          <w:t xml:space="preserve"> </w:t>
        </w:r>
      </w:ins>
      <w:ins w:id="9743" w:author="PR Preview" w:date="2026-01-01T00:00:00Z">
        <w:r>
          <w:t xml:space="preserve">is an invertible</w:t>
        </w:r>
      </w:ins>
      <w:ins w:id="9744" w:author="PR Preview" w:date="2026-01-01T00:00:00Z">
        <w:r>
          <w:t xml:space="preserve"> </w:t>
        </w:r>
      </w:ins>
      <m:oMath>
        <m:r>
          <m:t>p</m:t>
        </m:r>
        <m:r>
          <m:rPr>
            <m:sty m:val="p"/>
          </m:rPr>
          <m:t>×</m:t>
        </m:r>
        <m:r>
          <m:t>p</m:t>
        </m:r>
      </m:oMath>
      <w:ins w:id="9745" w:author="PR Preview" w:date="2026-01-01T00:00:00Z">
        <w:r>
          <w:t xml:space="preserve"> </w:t>
        </w:r>
      </w:ins>
      <w:ins w:id="9746" w:author="PR Preview" w:date="2026-01-01T00:00:00Z">
        <w:r>
          <w:t xml:space="preserve">matrix,</w:t>
        </w:r>
      </w:ins>
      <w:ins w:id="9747" w:author="PR Preview" w:date="2026-01-01T00:00:00Z">
        <w:r>
          <w:t xml:space="preserve"> </w:t>
        </w:r>
      </w:ins>
      <w:ins w:id="9748" w:author="PR Preview" w:date="2026-01-01T00:00:00Z">
        <w:r>
          <w:t xml:space="preserve">then</w:t>
        </w:r>
      </w:ins>
      <w:ins w:id="9749" w:author="PR Preview" w:date="2026-01-01T00:00:00Z">
        <w:r>
          <w:t xml:space="preserve"> </w:t>
        </w:r>
      </w:ins>
      <m:oMath>
        <m:sSup>
          <m:e>
            <m:r>
              <m:rPr>
                <m:sty m:val="bi"/>
              </m:rPr>
              <m:t>A</m:t>
            </m:r>
          </m:e>
          <m:sup>
            <m:r>
              <m:rPr>
                <m:sty m:val="p"/>
              </m:rPr>
              <m:t>⊤</m:t>
            </m:r>
          </m:sup>
        </m:sSup>
      </m:oMath>
      <w:ins w:id="9750" w:author="PR Preview" w:date="2026-01-01T00:00:00Z">
        <w:r>
          <w:t xml:space="preserve"> </w:t>
        </w:r>
      </w:ins>
      <w:ins w:id="9751" w:author="PR Preview" w:date="2026-01-01T00:00:00Z">
        <w:r>
          <w:t xml:space="preserve">is invertible, and</w:t>
        </w:r>
      </w:ins>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3"/>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34" w:name="exm-inverse-transpose"/>
    <w:p>
      <w:pPr>
        <w:pStyle w:val="BodyText"/>
      </w:pPr>
      <w:del w:id="9752" w:author="PR Preview" w:date="2026-01-01T00:00:00Z">
        <w:r>
          <w:rPr>
            <w:b/>
            <w:bCs/>
          </w:rPr>
          <w:delText xml:space="preserve">Example 128 (Inverting a transpose)</w:delText>
        </w:r>
      </w:del>
      <w:del w:id="9753" w:author="PR Preview" w:date="2026-01-01T00:00:00Z">
        <w:r>
          <w:delText xml:space="preserve"> </w:delText>
        </w:r>
      </w:del>
      <w:del w:id="9754" w:author="PR Preview" w:date="2026-01-01T00:00:00Z">
        <w:r>
          <w:delText xml:space="preserve">For</w:delText>
        </w:r>
      </w:del>
      <w:del w:id="975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9756" w:author="PR Preview" w:date="2026-01-01T00:00:00Z">
        <w:r>
          <w:delText xml:space="preserve">,</w:delText>
        </w:r>
      </w:del>
      <w:del w:id="9757" w:author="PR Preview" w:date="2026-01-01T00:00:00Z">
        <w:r>
          <w:delText xml:space="preserve"> </w:delText>
        </w:r>
      </w:del>
      <w:hyperlink w:anchor="exm-invertible-matrix">
        <w:del w:id="9758" w:author="PR Preview" w:date="2026-01-01T00:00:00Z">
          <w:r>
            <w:rPr>
              <w:rStyle w:val="Hyperlink"/>
            </w:rPr>
            <w:delText xml:space="preserve">Example 127</w:delText>
          </w:r>
        </w:del>
      </w:hyperlink>
      <w:del w:id="9759" w:author="PR Preview" w:date="2026-01-01T00:00:00Z">
        <w:r>
          <w:delText xml:space="preserve"> </w:delText>
        </w:r>
      </w:del>
      <w:del w:id="9760" w:author="PR Preview" w:date="2026-01-01T00:00:00Z">
        <w:r>
          <w:delText xml:space="preserve">gives</w:delText>
        </w:r>
      </w:del>
      <w:del w:id="9761"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9762" w:author="PR Preview" w:date="2026-01-01T00:00:00Z">
        <w:r>
          <w:delText xml:space="preserve">,</w:delText>
        </w:r>
      </w:del>
      <w:del w:id="9763" w:author="PR Preview" w:date="2026-01-01T00:00:00Z">
        <w:r>
          <w:delText xml:space="preserve"> </w:delText>
        </w:r>
      </w:del>
      <w:del w:id="9764" w:author="PR Preview" w:date="2026-01-01T00:00:00Z">
        <w:r>
          <w:delText xml:space="preserve">so</w:delText>
        </w:r>
      </w:del>
      <w:del w:id="9765" w:author="PR Preview" w:date="2026-01-01T00:00:00Z">
        <w:r>
          <w:delText xml:space="preserve"> </w:delText>
        </w:r>
      </w:del>
      <w:hyperlink w:anchor="thm-inverse-transpose">
        <w:del w:id="9766" w:author="PR Preview" w:date="2026-01-01T00:00:00Z">
          <w:r>
            <w:rPr>
              <w:rStyle w:val="Hyperlink"/>
            </w:rPr>
            <w:delText xml:space="preserve">Theorem 68</w:delText>
          </w:r>
        </w:del>
      </w:hyperlink>
      <w:del w:id="9767" w:author="PR Preview" w:date="2026-01-01T00:00:00Z">
        <w:r>
          <w:delText xml:space="preserve"> </w:delText>
        </w:r>
      </w:del>
      <w:del w:id="9768" w:author="PR Preview" w:date="2026-01-01T00:00:00Z">
        <w:r>
          <w:delText xml:space="preserve">says</w:delText>
        </w:r>
      </w:del>
    </w:p>
    <w:p>
      <w:pPr>
        <w:pStyle w:val="BodyText"/>
      </w:pPr>
      <w:ins w:id="9769" w:author="PR Preview" w:date="2026-01-01T00:00:00Z">
        <w:r>
          <w:rPr>
            <w:b/>
            <w:bCs/>
          </w:rPr>
          <w:t xml:space="preserve">Example 130 (Inverting a transpose)</w:t>
        </w:r>
      </w:ins>
      <w:ins w:id="9770" w:author="PR Preview" w:date="2026-01-01T00:00:00Z">
        <w:r>
          <w:t xml:space="preserve"> </w:t>
        </w:r>
      </w:ins>
      <w:ins w:id="9771" w:author="PR Preview" w:date="2026-01-01T00:00:00Z">
        <w:r>
          <w:t xml:space="preserve">For</w:t>
        </w:r>
      </w:ins>
      <w:ins w:id="97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9773" w:author="PR Preview" w:date="2026-01-01T00:00:00Z">
        <w:r>
          <w:t xml:space="preserve">,</w:t>
        </w:r>
      </w:ins>
      <w:ins w:id="9774" w:author="PR Preview" w:date="2026-01-01T00:00:00Z">
        <w:r>
          <w:t xml:space="preserve"> </w:t>
        </w:r>
      </w:ins>
      <w:hyperlink w:anchor="exm-invertible-matrix">
        <w:ins w:id="9775" w:author="PR Preview" w:date="2026-01-01T00:00:00Z">
          <w:r>
            <w:rPr>
              <w:rStyle w:val="Hyperlink"/>
            </w:rPr>
            <w:t xml:space="preserve">Example 129</w:t>
          </w:r>
        </w:ins>
      </w:hyperlink>
      <w:ins w:id="9776" w:author="PR Preview" w:date="2026-01-01T00:00:00Z">
        <w:r>
          <w:t xml:space="preserve"> </w:t>
        </w:r>
      </w:ins>
      <w:ins w:id="9777" w:author="PR Preview" w:date="2026-01-01T00:00:00Z">
        <w:r>
          <w:t xml:space="preserve">gives</w:t>
        </w:r>
      </w:ins>
      <w:ins w:id="9778"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9779" w:author="PR Preview" w:date="2026-01-01T00:00:00Z">
        <w:r>
          <w:t xml:space="preserve">,</w:t>
        </w:r>
      </w:ins>
      <w:ins w:id="9780" w:author="PR Preview" w:date="2026-01-01T00:00:00Z">
        <w:r>
          <w:t xml:space="preserve"> </w:t>
        </w:r>
      </w:ins>
      <w:ins w:id="9781" w:author="PR Preview" w:date="2026-01-01T00:00:00Z">
        <w:r>
          <w:t xml:space="preserve">so</w:t>
        </w:r>
      </w:ins>
      <w:ins w:id="9782" w:author="PR Preview" w:date="2026-01-01T00:00:00Z">
        <w:r>
          <w:t xml:space="preserve"> </w:t>
        </w:r>
      </w:ins>
      <w:hyperlink w:anchor="thm-inverse-transpose">
        <w:ins w:id="9783" w:author="PR Preview" w:date="2026-01-01T00:00:00Z">
          <w:r>
            <w:rPr>
              <w:rStyle w:val="Hyperlink"/>
            </w:rPr>
            <w:t xml:space="preserve">Theorem 69</w:t>
          </w:r>
        </w:ins>
      </w:hyperlink>
      <w:ins w:id="9784" w:author="PR Preview" w:date="2026-01-01T00:00:00Z">
        <w:r>
          <w:t xml:space="preserve"> </w:t>
        </w:r>
      </w:ins>
      <w:ins w:id="9785" w:author="PR Preview" w:date="2026-01-01T00:00:00Z">
        <w:r>
          <w:t xml:space="preserve">says</w:t>
        </w:r>
      </w:ins>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4"/>
    <w:bookmarkStart w:id="435" w:name="cor-inverse-symmetric"/>
    <w:p>
      <w:pPr>
        <w:pStyle w:val="BodyText"/>
      </w:pPr>
      <w:del w:id="9786" w:author="PR Preview" w:date="2026-01-01T00:00:00Z">
        <w:r>
          <w:rPr>
            <w:b/>
            <w:bCs/>
          </w:rPr>
          <w:delText xml:space="preserve">Corollary 9 (The inverse of a symmetric matrix is symmetric)</w:delText>
        </w:r>
      </w:del>
      <w:del w:id="9787" w:author="PR Preview" w:date="2026-01-01T00:00:00Z">
        <w:r>
          <w:delText xml:space="preserve"> </w:delText>
        </w:r>
      </w:del>
      <w:del w:id="9788" w:author="PR Preview" w:date="2026-01-01T00:00:00Z">
        <w:r>
          <w:delText xml:space="preserve">If</w:delText>
        </w:r>
      </w:del>
      <w:del w:id="9789" w:author="PR Preview" w:date="2026-01-01T00:00:00Z">
        <w:r>
          <w:delText xml:space="preserve"> </w:delText>
        </w:r>
      </w:del>
      <m:oMath>
        <m:r>
          <m:rPr>
            <m:sty m:val="bi"/>
          </m:rPr>
          <m:t>A</m:t>
        </m:r>
      </m:oMath>
      <w:del w:id="9790" w:author="PR Preview" w:date="2026-01-01T00:00:00Z">
        <w:r>
          <w:delText xml:space="preserve"> </w:delText>
        </w:r>
      </w:del>
      <w:del w:id="9791" w:author="PR Preview" w:date="2026-01-01T00:00:00Z">
        <w:r>
          <w:delText xml:space="preserve">is symmetric and invertible, then</w:delText>
        </w:r>
      </w:del>
      <w:del w:id="9792" w:author="PR Preview" w:date="2026-01-01T00:00:00Z">
        <w:r>
          <w:delText xml:space="preserve"> </w:delText>
        </w:r>
      </w:del>
      <m:oMath>
        <m:sSup>
          <m:e>
            <m:r>
              <m:rPr>
                <m:sty m:val="bi"/>
              </m:rPr>
              <m:t>A</m:t>
            </m:r>
          </m:e>
          <m:sup>
            <m:r>
              <m:rPr>
                <m:sty m:val="p"/>
              </m:rPr>
              <m:t>−</m:t>
            </m:r>
            <m:r>
              <m:t>1</m:t>
            </m:r>
          </m:sup>
        </m:sSup>
      </m:oMath>
      <w:del w:id="9793" w:author="PR Preview" w:date="2026-01-01T00:00:00Z">
        <w:r>
          <w:delText xml:space="preserve"> </w:delText>
        </w:r>
      </w:del>
      <w:del w:id="9794" w:author="PR Preview" w:date="2026-01-01T00:00:00Z">
        <w:r>
          <w:delText xml:space="preserve">is symmetric.</w:delText>
        </w:r>
      </w:del>
    </w:p>
    <w:p>
      <w:pPr>
        <w:pStyle w:val="BodyText"/>
      </w:pPr>
      <w:ins w:id="9795" w:author="PR Preview" w:date="2026-01-01T00:00:00Z">
        <w:r>
          <w:rPr>
            <w:b/>
            <w:bCs/>
          </w:rPr>
          <w:t xml:space="preserve">Corollary 10 (The inverse of a symmetric matrix is symmetric)</w:t>
        </w:r>
      </w:ins>
      <w:ins w:id="9796" w:author="PR Preview" w:date="2026-01-01T00:00:00Z">
        <w:r>
          <w:t xml:space="preserve"> </w:t>
        </w:r>
      </w:ins>
      <w:ins w:id="9797" w:author="PR Preview" w:date="2026-01-01T00:00:00Z">
        <w:r>
          <w:t xml:space="preserve">If</w:t>
        </w:r>
      </w:ins>
      <w:ins w:id="9798" w:author="PR Preview" w:date="2026-01-01T00:00:00Z">
        <w:r>
          <w:t xml:space="preserve"> </w:t>
        </w:r>
      </w:ins>
      <m:oMath>
        <m:r>
          <m:rPr>
            <m:sty m:val="bi"/>
          </m:rPr>
          <m:t>A</m:t>
        </m:r>
      </m:oMath>
      <w:ins w:id="9799" w:author="PR Preview" w:date="2026-01-01T00:00:00Z">
        <w:r>
          <w:t xml:space="preserve"> </w:t>
        </w:r>
      </w:ins>
      <w:ins w:id="9800" w:author="PR Preview" w:date="2026-01-01T00:00:00Z">
        <w:r>
          <w:t xml:space="preserve">is symmetric and invertible, then</w:t>
        </w:r>
      </w:ins>
      <w:ins w:id="9801" w:author="PR Preview" w:date="2026-01-01T00:00:00Z">
        <w:r>
          <w:t xml:space="preserve"> </w:t>
        </w:r>
      </w:ins>
      <m:oMath>
        <m:sSup>
          <m:e>
            <m:r>
              <m:rPr>
                <m:sty m:val="bi"/>
              </m:rPr>
              <m:t>A</m:t>
            </m:r>
          </m:e>
          <m:sup>
            <m:r>
              <m:rPr>
                <m:sty m:val="p"/>
              </m:rPr>
              <m:t>−</m:t>
            </m:r>
            <m:r>
              <m:t>1</m:t>
            </m:r>
          </m:sup>
        </m:sSup>
      </m:oMath>
      <w:ins w:id="9802" w:author="PR Preview" w:date="2026-01-01T00:00:00Z">
        <w:r>
          <w:t xml:space="preserve"> </w:t>
        </w:r>
      </w:ins>
      <w:ins w:id="9803" w:author="PR Preview" w:date="2026-01-01T00:00:00Z">
        <w:r>
          <w:t xml:space="preserve">is symmetric.</w:t>
        </w:r>
      </w:ins>
    </w:p>
    <w:bookmarkEnd w:id="435"/>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9804" w:author="PR Preview" w:date="2026-01-01T00:00:00Z">
        <w:r>
          <w:delText xml:space="preserve">The first step is</w:delText>
        </w:r>
      </w:del>
      <w:del w:id="9805" w:author="PR Preview" w:date="2026-01-01T00:00:00Z">
        <w:r>
          <w:delText xml:space="preserve"> </w:delText>
        </w:r>
      </w:del>
      <w:hyperlink w:anchor="thm-inverse-transpose">
        <w:del w:id="9806" w:author="PR Preview" w:date="2026-01-01T00:00:00Z">
          <w:r>
            <w:rPr>
              <w:rStyle w:val="Hyperlink"/>
            </w:rPr>
            <w:delText xml:space="preserve">Theorem 68</w:delText>
          </w:r>
        </w:del>
      </w:hyperlink>
      <w:del w:id="9807" w:author="PR Preview" w:date="2026-01-01T00:00:00Z">
        <w:r>
          <w:delText xml:space="preserve">.</w:delText>
        </w:r>
      </w:del>
    </w:p>
    <w:p>
      <w:pPr>
        <w:pStyle w:val="BodyText"/>
      </w:pPr>
      <w:del w:id="9808" w:author="PR Preview" w:date="2026-01-01T00:00:00Z">
        <w:r>
          <w:rPr>
            <w:b/>
            <w:bCs/>
          </w:rPr>
          <w:delText xml:space="preserve">Example 129 (Inverting a symmetric matrix)</w:delText>
        </w:r>
      </w:del>
      <w:del w:id="9809"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9810" w:author="PR Preview" w:date="2026-01-01T00:00:00Z">
        <w:r>
          <w:delText xml:space="preserve"> </w:delText>
        </w:r>
      </w:del>
      <w:del w:id="9811" w:author="PR Preview" w:date="2026-01-01T00:00:00Z">
        <w:r>
          <w:delText xml:space="preserve">is symmetric,</w:delText>
        </w:r>
      </w:del>
      <w:del w:id="9812" w:author="PR Preview" w:date="2026-01-01T00:00:00Z">
        <w:r>
          <w:delText xml:space="preserve"> </w:delText>
        </w:r>
      </w:del>
      <w:del w:id="9813" w:author="PR Preview" w:date="2026-01-01T00:00:00Z">
        <w:r>
          <w:delText xml:space="preserve">and</w:delText>
        </w:r>
      </w:del>
      <w:del w:id="9814"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9815" w:author="PR Preview" w:date="2026-01-01T00:00:00Z">
        <w:r>
          <w:delText xml:space="preserve"> </w:delText>
        </w:r>
      </w:del>
      <w:del w:id="9816" w:author="PR Preview" w:date="2026-01-01T00:00:00Z">
        <w:r>
          <w:delText xml:space="preserve">is symmetric too, as</w:delText>
        </w:r>
      </w:del>
      <w:del w:id="9817" w:author="PR Preview" w:date="2026-01-01T00:00:00Z">
        <w:r>
          <w:delText xml:space="preserve"> </w:delText>
        </w:r>
      </w:del>
      <w:hyperlink w:anchor="cor-inverse-symmetric">
        <w:del w:id="9818" w:author="PR Preview" w:date="2026-01-01T00:00:00Z">
          <w:r>
            <w:rPr>
              <w:rStyle w:val="Hyperlink"/>
            </w:rPr>
            <w:delText xml:space="preserve">Corollary 9</w:delText>
          </w:r>
        </w:del>
      </w:hyperlink>
      <w:del w:id="9819" w:author="PR Preview" w:date="2026-01-01T00:00:00Z">
        <w:r>
          <w:delText xml:space="preserve"> </w:delText>
        </w:r>
      </w:del>
      <w:del w:id="9820" w:author="PR Preview" w:date="2026-01-01T00:00:00Z">
        <w:r>
          <w:delText xml:space="preserve">says.</w:delText>
        </w:r>
      </w:del>
    </w:p>
    <w:p>
      <w:pPr>
        <w:pStyle w:val="BodyText"/>
      </w:pPr>
      <w:del w:id="9821" w:author="PR Preview" w:date="2026-01-01T00:00:00Z">
        <w:r>
          <w:rPr>
            <w:b/>
            <w:bCs/>
          </w:rPr>
          <w:delText xml:space="preserve">Theorem 69 (An invertible factor can be cancelled)</w:delText>
        </w:r>
      </w:del>
      <w:del w:id="9822" w:author="PR Preview" w:date="2026-01-01T00:00:00Z">
        <w:r>
          <w:delText xml:space="preserve"> </w:delText>
        </w:r>
      </w:del>
      <w:del w:id="9823" w:author="PR Preview" w:date="2026-01-01T00:00:00Z">
        <w:r>
          <w:delText xml:space="preserve">Let</w:delText>
        </w:r>
      </w:del>
      <w:del w:id="9824" w:author="PR Preview" w:date="2026-01-01T00:00:00Z">
        <w:r>
          <w:delText xml:space="preserve"> </w:delText>
        </w:r>
      </w:del>
      <m:oMath>
        <m:r>
          <m:rPr>
            <m:sty m:val="bi"/>
          </m:rPr>
          <m:t>A</m:t>
        </m:r>
      </m:oMath>
      <w:del w:id="9825" w:author="PR Preview" w:date="2026-01-01T00:00:00Z">
        <w:r>
          <w:delText xml:space="preserve"> </w:delText>
        </w:r>
      </w:del>
      <w:del w:id="9826" w:author="PR Preview" w:date="2026-01-01T00:00:00Z">
        <w:r>
          <w:delText xml:space="preserve">be an invertible</w:delText>
        </w:r>
      </w:del>
      <w:del w:id="9827" w:author="PR Preview" w:date="2026-01-01T00:00:00Z">
        <w:r>
          <w:delText xml:space="preserve"> </w:delText>
        </w:r>
      </w:del>
      <m:oMath>
        <m:r>
          <m:t>p</m:t>
        </m:r>
        <m:r>
          <m:rPr>
            <m:sty m:val="p"/>
          </m:rPr>
          <m:t>×</m:t>
        </m:r>
        <m:r>
          <m:t>p</m:t>
        </m:r>
      </m:oMath>
      <w:del w:id="9828" w:author="PR Preview" w:date="2026-01-01T00:00:00Z">
        <w:r>
          <w:delText xml:space="preserve"> </w:delText>
        </w:r>
      </w:del>
      <w:del w:id="9829" w:author="PR Preview" w:date="2026-01-01T00:00:00Z">
        <w:r>
          <w:delText xml:space="preserve">matrix (</w:delText>
        </w:r>
      </w:del>
      <w:hyperlink w:anchor="def-invertible-matrix">
        <w:del w:id="9830" w:author="PR Preview" w:date="2026-01-01T00:00:00Z">
          <w:r>
            <w:rPr>
              <w:rStyle w:val="Hyperlink"/>
            </w:rPr>
            <w:delText xml:space="preserve">Definition 85</w:delText>
          </w:r>
        </w:del>
      </w:hyperlink>
      <w:del w:id="9831" w:author="PR Preview" w:date="2026-01-01T00:00:00Z">
        <w:r>
          <w:delText xml:space="preserve">),</w:delText>
        </w:r>
      </w:del>
      <w:del w:id="9832" w:author="PR Preview" w:date="2026-01-01T00:00:00Z">
        <w:r>
          <w:delText xml:space="preserve"> </w:delText>
        </w:r>
      </w:del>
      <w:del w:id="9833" w:author="PR Preview" w:date="2026-01-01T00:00:00Z">
        <w:r>
          <w:delText xml:space="preserve">and let</w:delText>
        </w:r>
      </w:del>
      <w:del w:id="9834" w:author="PR Preview" w:date="2026-01-01T00:00:00Z">
        <w:r>
          <w:delText xml:space="preserve"> </w:delText>
        </w:r>
      </w:del>
      <m:oMath>
        <m:r>
          <m:rPr>
            <m:sty m:val="bi"/>
          </m:rPr>
          <m:t>B</m:t>
        </m:r>
      </m:oMath>
      <w:del w:id="9835" w:author="PR Preview" w:date="2026-01-01T00:00:00Z">
        <w:r>
          <w:delText xml:space="preserve"> </w:delText>
        </w:r>
      </w:del>
      <w:del w:id="9836" w:author="PR Preview" w:date="2026-01-01T00:00:00Z">
        <w:r>
          <w:delText xml:space="preserve">and</w:delText>
        </w:r>
      </w:del>
      <w:del w:id="9837" w:author="PR Preview" w:date="2026-01-01T00:00:00Z">
        <w:r>
          <w:delText xml:space="preserve"> </w:delText>
        </w:r>
      </w:del>
      <m:oMath>
        <m:r>
          <m:rPr>
            <m:sty m:val="bi"/>
          </m:rPr>
          <m:t>C</m:t>
        </m:r>
      </m:oMath>
      <w:del w:id="9838" w:author="PR Preview" w:date="2026-01-01T00:00:00Z">
        <w:r>
          <w:delText xml:space="preserve"> </w:delText>
        </w:r>
      </w:del>
      <w:del w:id="9839" w:author="PR Preview" w:date="2026-01-01T00:00:00Z">
        <w:r>
          <w:delText xml:space="preserve">be</w:delText>
        </w:r>
      </w:del>
      <w:del w:id="9840" w:author="PR Preview" w:date="2026-01-01T00:00:00Z">
        <w:r>
          <w:delText xml:space="preserve"> </w:delText>
        </w:r>
      </w:del>
      <m:oMath>
        <m:r>
          <m:t>p</m:t>
        </m:r>
        <m:r>
          <m:rPr>
            <m:sty m:val="p"/>
          </m:rPr>
          <m:t>×</m:t>
        </m:r>
        <m:r>
          <m:t>n</m:t>
        </m:r>
      </m:oMath>
      <w:del w:id="9841" w:author="PR Preview" w:date="2026-01-01T00:00:00Z">
        <w:r>
          <w:delText xml:space="preserve"> </w:delText>
        </w:r>
      </w:del>
      <w:del w:id="9842" w:author="PR Preview" w:date="2026-01-01T00:00:00Z">
        <w:r>
          <w:delText xml:space="preserve">matrices.</w:delText>
        </w:r>
      </w:del>
      <w:del w:id="9843" w:author="PR Preview" w:date="2026-01-01T00:00:00Z">
        <w:r>
          <w:delText xml:space="preserve"> </w:delText>
        </w:r>
      </w:del>
      <w:del w:id="9844" w:author="PR Preview" w:date="2026-01-01T00:00:00Z">
        <w:r>
          <w:delText xml:space="preserve">If</w:delText>
        </w:r>
      </w:del>
      <w:del w:id="9845" w:author="PR Preview" w:date="2026-01-01T00:00:00Z">
        <w:r>
          <w:delText xml:space="preserve"> </w:delText>
        </w:r>
      </w:del>
      <m:oMath>
        <m:r>
          <m:rPr>
            <m:sty m:val="bi"/>
          </m:rPr>
          <m:t>A</m:t>
        </m:r>
        <m:r>
          <m:rPr>
            <m:sty m:val="bi"/>
          </m:rPr>
          <m:t>B</m:t>
        </m:r>
        <m:r>
          <m:rPr>
            <m:sty m:val="p"/>
          </m:rPr>
          <m:t>=</m:t>
        </m:r>
        <m:r>
          <m:rPr>
            <m:sty m:val="bi"/>
          </m:rPr>
          <m:t>A</m:t>
        </m:r>
        <m:r>
          <m:rPr>
            <m:sty m:val="bi"/>
          </m:rPr>
          <m:t>C</m:t>
        </m:r>
      </m:oMath>
      <w:del w:id="9846" w:author="PR Preview" w:date="2026-01-01T00:00:00Z">
        <w:r>
          <w:delText xml:space="preserve">, then</w:delText>
        </w:r>
      </w:del>
      <w:del w:id="9847" w:author="PR Preview" w:date="2026-01-01T00:00:00Z">
        <w:r>
          <w:delText xml:space="preserve"> </w:delText>
        </w:r>
      </w:del>
      <m:oMath>
        <m:r>
          <m:rPr>
            <m:sty m:val="bi"/>
          </m:rPr>
          <m:t>B</m:t>
        </m:r>
        <m:r>
          <m:rPr>
            <m:sty m:val="p"/>
          </m:rPr>
          <m:t>=</m:t>
        </m:r>
        <m:r>
          <m:rPr>
            <m:sty m:val="bi"/>
          </m:rPr>
          <m:t>C</m:t>
        </m:r>
      </m:oMath>
      <w:del w:id="9848" w:author="PR Preview" w:date="2026-01-01T00:00:00Z">
        <w:r>
          <w:delText xml:space="preserve">.</w:delText>
        </w:r>
      </w:del>
    </w:p>
    <w:p>
      <w:pPr>
        <w:pStyle w:val="FirstParagraph"/>
      </w:pPr>
      <w:ins w:id="9849" w:author="PR Preview" w:date="2026-01-01T00:00:00Z">
        <w:r>
          <w:t xml:space="preserve">The first step is</w:t>
        </w:r>
      </w:ins>
      <w:ins w:id="9850" w:author="PR Preview" w:date="2026-01-01T00:00:00Z">
        <w:r>
          <w:t xml:space="preserve"> </w:t>
        </w:r>
      </w:ins>
      <w:hyperlink w:anchor="thm-inverse-transpose">
        <w:ins w:id="9851" w:author="PR Preview" w:date="2026-01-01T00:00:00Z">
          <w:r>
            <w:rPr>
              <w:rStyle w:val="Hyperlink"/>
            </w:rPr>
            <w:t xml:space="preserve">Theorem 69</w:t>
          </w:r>
        </w:ins>
      </w:hyperlink>
      <w:ins w:id="9852" w:author="PR Preview" w:date="2026-01-01T00:00:00Z">
        <w:r>
          <w:t xml:space="preserve">.</w:t>
        </w:r>
      </w:ins>
    </w:p>
    <w:bookmarkStart w:id="436" w:name="exm-inverse-symmetric"/>
    <w:p>
      <w:pPr>
        <w:pStyle w:val="BodyText"/>
      </w:pPr>
      <w:ins w:id="9853" w:author="PR Preview" w:date="2026-01-01T00:00:00Z">
        <w:r>
          <w:rPr>
            <w:b/>
            <w:bCs/>
          </w:rPr>
          <w:t xml:space="preserve">Example 131 (Inverting a symmetric matrix)</w:t>
        </w:r>
      </w:ins>
      <w:ins w:id="985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9855" w:author="PR Preview" w:date="2026-01-01T00:00:00Z">
        <w:r>
          <w:t xml:space="preserve"> </w:t>
        </w:r>
      </w:ins>
      <w:ins w:id="9856" w:author="PR Preview" w:date="2026-01-01T00:00:00Z">
        <w:r>
          <w:t xml:space="preserve">is symmetric,</w:t>
        </w:r>
      </w:ins>
      <w:ins w:id="9857" w:author="PR Preview" w:date="2026-01-01T00:00:00Z">
        <w:r>
          <w:t xml:space="preserve"> </w:t>
        </w:r>
      </w:ins>
      <w:ins w:id="9858" w:author="PR Preview" w:date="2026-01-01T00:00:00Z">
        <w:r>
          <w:t xml:space="preserve">and</w:t>
        </w:r>
      </w:ins>
      <w:ins w:id="9859"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9860" w:author="PR Preview" w:date="2026-01-01T00:00:00Z">
        <w:r>
          <w:t xml:space="preserve"> </w:t>
        </w:r>
      </w:ins>
      <w:ins w:id="9861" w:author="PR Preview" w:date="2026-01-01T00:00:00Z">
        <w:r>
          <w:t xml:space="preserve">is symmetric too, as</w:t>
        </w:r>
      </w:ins>
      <w:ins w:id="9862" w:author="PR Preview" w:date="2026-01-01T00:00:00Z">
        <w:r>
          <w:t xml:space="preserve"> </w:t>
        </w:r>
      </w:ins>
      <w:hyperlink w:anchor="cor-inverse-symmetric">
        <w:ins w:id="9863" w:author="PR Preview" w:date="2026-01-01T00:00:00Z">
          <w:r>
            <w:rPr>
              <w:rStyle w:val="Hyperlink"/>
            </w:rPr>
            <w:t xml:space="preserve">Corollary 10</w:t>
          </w:r>
        </w:ins>
      </w:hyperlink>
      <w:ins w:id="9864" w:author="PR Preview" w:date="2026-01-01T00:00:00Z">
        <w:r>
          <w:t xml:space="preserve"> </w:t>
        </w:r>
      </w:ins>
      <w:ins w:id="9865" w:author="PR Preview" w:date="2026-01-01T00:00:00Z">
        <w:r>
          <w:t xml:space="preserve">says.</w:t>
        </w:r>
      </w:ins>
    </w:p>
    <w:bookmarkEnd w:id="436"/>
    <w:bookmarkStart w:id="437" w:name="thm-invertible-cancel"/>
    <w:p>
      <w:pPr>
        <w:pStyle w:val="BodyText"/>
      </w:pPr>
      <w:ins w:id="9866" w:author="PR Preview" w:date="2026-01-01T00:00:00Z">
        <w:r>
          <w:rPr>
            <w:b/>
            <w:bCs/>
          </w:rPr>
          <w:t xml:space="preserve">Theorem 70 (An invertible factor can be cancelled)</w:t>
        </w:r>
      </w:ins>
      <w:ins w:id="9867" w:author="PR Preview" w:date="2026-01-01T00:00:00Z">
        <w:r>
          <w:t xml:space="preserve"> </w:t>
        </w:r>
      </w:ins>
      <w:ins w:id="9868" w:author="PR Preview" w:date="2026-01-01T00:00:00Z">
        <w:r>
          <w:t xml:space="preserve">Let</w:t>
        </w:r>
      </w:ins>
      <w:ins w:id="9869" w:author="PR Preview" w:date="2026-01-01T00:00:00Z">
        <w:r>
          <w:t xml:space="preserve"> </w:t>
        </w:r>
      </w:ins>
      <m:oMath>
        <m:r>
          <m:rPr>
            <m:sty m:val="bi"/>
          </m:rPr>
          <m:t>A</m:t>
        </m:r>
      </m:oMath>
      <w:ins w:id="9870" w:author="PR Preview" w:date="2026-01-01T00:00:00Z">
        <w:r>
          <w:t xml:space="preserve"> </w:t>
        </w:r>
      </w:ins>
      <w:ins w:id="9871" w:author="PR Preview" w:date="2026-01-01T00:00:00Z">
        <w:r>
          <w:t xml:space="preserve">be an invertible</w:t>
        </w:r>
      </w:ins>
      <w:ins w:id="9872" w:author="PR Preview" w:date="2026-01-01T00:00:00Z">
        <w:r>
          <w:t xml:space="preserve"> </w:t>
        </w:r>
      </w:ins>
      <m:oMath>
        <m:r>
          <m:t>p</m:t>
        </m:r>
        <m:r>
          <m:rPr>
            <m:sty m:val="p"/>
          </m:rPr>
          <m:t>×</m:t>
        </m:r>
        <m:r>
          <m:t>p</m:t>
        </m:r>
      </m:oMath>
      <w:ins w:id="9873" w:author="PR Preview" w:date="2026-01-01T00:00:00Z">
        <w:r>
          <w:t xml:space="preserve"> </w:t>
        </w:r>
      </w:ins>
      <w:ins w:id="9874" w:author="PR Preview" w:date="2026-01-01T00:00:00Z">
        <w:r>
          <w:t xml:space="preserve">matrix (</w:t>
        </w:r>
      </w:ins>
      <w:hyperlink w:anchor="def-invertible-matrix">
        <w:ins w:id="9875" w:author="PR Preview" w:date="2026-01-01T00:00:00Z">
          <w:r>
            <w:rPr>
              <w:rStyle w:val="Hyperlink"/>
            </w:rPr>
            <w:t xml:space="preserve">Definition 85</w:t>
          </w:r>
        </w:ins>
      </w:hyperlink>
      <w:ins w:id="9876" w:author="PR Preview" w:date="2026-01-01T00:00:00Z">
        <w:r>
          <w:t xml:space="preserve">),</w:t>
        </w:r>
      </w:ins>
      <w:ins w:id="9877" w:author="PR Preview" w:date="2026-01-01T00:00:00Z">
        <w:r>
          <w:t xml:space="preserve"> </w:t>
        </w:r>
      </w:ins>
      <w:ins w:id="9878" w:author="PR Preview" w:date="2026-01-01T00:00:00Z">
        <w:r>
          <w:t xml:space="preserve">and let</w:t>
        </w:r>
      </w:ins>
      <w:ins w:id="9879" w:author="PR Preview" w:date="2026-01-01T00:00:00Z">
        <w:r>
          <w:t xml:space="preserve"> </w:t>
        </w:r>
      </w:ins>
      <m:oMath>
        <m:r>
          <m:rPr>
            <m:sty m:val="bi"/>
          </m:rPr>
          <m:t>B</m:t>
        </m:r>
      </m:oMath>
      <w:ins w:id="9880" w:author="PR Preview" w:date="2026-01-01T00:00:00Z">
        <w:r>
          <w:t xml:space="preserve"> </w:t>
        </w:r>
      </w:ins>
      <w:ins w:id="9881" w:author="PR Preview" w:date="2026-01-01T00:00:00Z">
        <w:r>
          <w:t xml:space="preserve">and</w:t>
        </w:r>
      </w:ins>
      <w:ins w:id="9882" w:author="PR Preview" w:date="2026-01-01T00:00:00Z">
        <w:r>
          <w:t xml:space="preserve"> </w:t>
        </w:r>
      </w:ins>
      <m:oMath>
        <m:r>
          <m:rPr>
            <m:sty m:val="bi"/>
          </m:rPr>
          <m:t>C</m:t>
        </m:r>
      </m:oMath>
      <w:ins w:id="9883" w:author="PR Preview" w:date="2026-01-01T00:00:00Z">
        <w:r>
          <w:t xml:space="preserve"> </w:t>
        </w:r>
      </w:ins>
      <w:ins w:id="9884" w:author="PR Preview" w:date="2026-01-01T00:00:00Z">
        <w:r>
          <w:t xml:space="preserve">be</w:t>
        </w:r>
      </w:ins>
      <w:ins w:id="9885" w:author="PR Preview" w:date="2026-01-01T00:00:00Z">
        <w:r>
          <w:t xml:space="preserve"> </w:t>
        </w:r>
      </w:ins>
      <m:oMath>
        <m:r>
          <m:t>p</m:t>
        </m:r>
        <m:r>
          <m:rPr>
            <m:sty m:val="p"/>
          </m:rPr>
          <m:t>×</m:t>
        </m:r>
        <m:r>
          <m:t>n</m:t>
        </m:r>
      </m:oMath>
      <w:ins w:id="9886" w:author="PR Preview" w:date="2026-01-01T00:00:00Z">
        <w:r>
          <w:t xml:space="preserve"> </w:t>
        </w:r>
      </w:ins>
      <w:ins w:id="9887" w:author="PR Preview" w:date="2026-01-01T00:00:00Z">
        <w:r>
          <w:t xml:space="preserve">matrices.</w:t>
        </w:r>
      </w:ins>
      <w:ins w:id="9888" w:author="PR Preview" w:date="2026-01-01T00:00:00Z">
        <w:r>
          <w:t xml:space="preserve"> </w:t>
        </w:r>
      </w:ins>
      <w:ins w:id="9889" w:author="PR Preview" w:date="2026-01-01T00:00:00Z">
        <w:r>
          <w:t xml:space="preserve">If</w:t>
        </w:r>
      </w:ins>
      <w:ins w:id="9890" w:author="PR Preview" w:date="2026-01-01T00:00:00Z">
        <w:r>
          <w:t xml:space="preserve"> </w:t>
        </w:r>
      </w:ins>
      <m:oMath>
        <m:r>
          <m:rPr>
            <m:sty m:val="bi"/>
          </m:rPr>
          <m:t>A</m:t>
        </m:r>
        <m:r>
          <m:rPr>
            <m:sty m:val="bi"/>
          </m:rPr>
          <m:t>B</m:t>
        </m:r>
        <m:r>
          <m:rPr>
            <m:sty m:val="p"/>
          </m:rPr>
          <m:t>=</m:t>
        </m:r>
        <m:r>
          <m:rPr>
            <m:sty m:val="bi"/>
          </m:rPr>
          <m:t>A</m:t>
        </m:r>
        <m:r>
          <m:rPr>
            <m:sty m:val="bi"/>
          </m:rPr>
          <m:t>C</m:t>
        </m:r>
      </m:oMath>
      <w:ins w:id="9891" w:author="PR Preview" w:date="2026-01-01T00:00:00Z">
        <w:r>
          <w:t xml:space="preserve">, then</w:t>
        </w:r>
      </w:ins>
      <w:ins w:id="9892" w:author="PR Preview" w:date="2026-01-01T00:00:00Z">
        <w:r>
          <w:t xml:space="preserve"> </w:t>
        </w:r>
      </w:ins>
      <m:oMath>
        <m:r>
          <m:rPr>
            <m:sty m:val="bi"/>
          </m:rPr>
          <m:t>B</m:t>
        </m:r>
        <m:r>
          <m:rPr>
            <m:sty m:val="p"/>
          </m:rPr>
          <m:t>=</m:t>
        </m:r>
        <m:r>
          <m:rPr>
            <m:sty m:val="bi"/>
          </m:rPr>
          <m:t>C</m:t>
        </m:r>
      </m:oMath>
      <w:ins w:id="9893" w:author="PR Preview" w:date="2026-01-01T00:00:00Z">
        <w:r>
          <w:t xml:space="preserve">.</w:t>
        </w:r>
      </w:ins>
    </w:p>
    <w:bookmarkEnd w:id="437"/>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8" w:name="cor-invertible-cancel-right"/>
    <w:p>
      <w:pPr>
        <w:pStyle w:val="BodyText"/>
      </w:pPr>
      <w:del w:id="9894" w:author="PR Preview" w:date="2026-01-01T00:00:00Z">
        <w:r>
          <w:rPr>
            <w:b/>
            <w:bCs/>
          </w:rPr>
          <w:delText xml:space="preserve">Corollary 10 (An invertible factor can be cancelled on the right)</w:delText>
        </w:r>
      </w:del>
      <w:del w:id="9895" w:author="PR Preview" w:date="2026-01-01T00:00:00Z">
        <w:r>
          <w:delText xml:space="preserve"> </w:delText>
        </w:r>
      </w:del>
      <w:del w:id="9896" w:author="PR Preview" w:date="2026-01-01T00:00:00Z">
        <w:r>
          <w:delText xml:space="preserve">Let</w:delText>
        </w:r>
      </w:del>
      <w:del w:id="9897" w:author="PR Preview" w:date="2026-01-01T00:00:00Z">
        <w:r>
          <w:delText xml:space="preserve"> </w:delText>
        </w:r>
      </w:del>
      <m:oMath>
        <m:r>
          <m:rPr>
            <m:sty m:val="bi"/>
          </m:rPr>
          <m:t>A</m:t>
        </m:r>
      </m:oMath>
      <w:del w:id="9898" w:author="PR Preview" w:date="2026-01-01T00:00:00Z">
        <w:r>
          <w:delText xml:space="preserve"> </w:delText>
        </w:r>
      </w:del>
      <w:del w:id="9899" w:author="PR Preview" w:date="2026-01-01T00:00:00Z">
        <w:r>
          <w:delText xml:space="preserve">be an invertible</w:delText>
        </w:r>
      </w:del>
      <w:del w:id="9900" w:author="PR Preview" w:date="2026-01-01T00:00:00Z">
        <w:r>
          <w:delText xml:space="preserve"> </w:delText>
        </w:r>
      </w:del>
      <m:oMath>
        <m:r>
          <m:t>p</m:t>
        </m:r>
        <m:r>
          <m:rPr>
            <m:sty m:val="p"/>
          </m:rPr>
          <m:t>×</m:t>
        </m:r>
        <m:r>
          <m:t>p</m:t>
        </m:r>
      </m:oMath>
      <w:del w:id="9901" w:author="PR Preview" w:date="2026-01-01T00:00:00Z">
        <w:r>
          <w:delText xml:space="preserve"> </w:delText>
        </w:r>
      </w:del>
      <w:del w:id="9902" w:author="PR Preview" w:date="2026-01-01T00:00:00Z">
        <w:r>
          <w:delText xml:space="preserve">matrix,</w:delText>
        </w:r>
      </w:del>
      <w:del w:id="9903" w:author="PR Preview" w:date="2026-01-01T00:00:00Z">
        <w:r>
          <w:delText xml:space="preserve"> </w:delText>
        </w:r>
      </w:del>
      <w:del w:id="9904" w:author="PR Preview" w:date="2026-01-01T00:00:00Z">
        <w:r>
          <w:delText xml:space="preserve">and let</w:delText>
        </w:r>
      </w:del>
      <w:del w:id="9905" w:author="PR Preview" w:date="2026-01-01T00:00:00Z">
        <w:r>
          <w:delText xml:space="preserve"> </w:delText>
        </w:r>
      </w:del>
      <m:oMath>
        <m:r>
          <m:rPr>
            <m:sty m:val="bi"/>
          </m:rPr>
          <m:t>B</m:t>
        </m:r>
      </m:oMath>
      <w:del w:id="9906" w:author="PR Preview" w:date="2026-01-01T00:00:00Z">
        <w:r>
          <w:delText xml:space="preserve"> </w:delText>
        </w:r>
      </w:del>
      <w:del w:id="9907" w:author="PR Preview" w:date="2026-01-01T00:00:00Z">
        <w:r>
          <w:delText xml:space="preserve">and</w:delText>
        </w:r>
      </w:del>
      <w:del w:id="9908" w:author="PR Preview" w:date="2026-01-01T00:00:00Z">
        <w:r>
          <w:delText xml:space="preserve"> </w:delText>
        </w:r>
      </w:del>
      <m:oMath>
        <m:r>
          <m:rPr>
            <m:sty m:val="bi"/>
          </m:rPr>
          <m:t>C</m:t>
        </m:r>
      </m:oMath>
      <w:del w:id="9909" w:author="PR Preview" w:date="2026-01-01T00:00:00Z">
        <w:r>
          <w:delText xml:space="preserve"> </w:delText>
        </w:r>
      </w:del>
      <w:del w:id="9910" w:author="PR Preview" w:date="2026-01-01T00:00:00Z">
        <w:r>
          <w:delText xml:space="preserve">be</w:delText>
        </w:r>
      </w:del>
      <w:del w:id="9911" w:author="PR Preview" w:date="2026-01-01T00:00:00Z">
        <w:r>
          <w:delText xml:space="preserve"> </w:delText>
        </w:r>
      </w:del>
      <m:oMath>
        <m:r>
          <m:t>n</m:t>
        </m:r>
        <m:r>
          <m:rPr>
            <m:sty m:val="p"/>
          </m:rPr>
          <m:t>×</m:t>
        </m:r>
        <m:r>
          <m:t>p</m:t>
        </m:r>
      </m:oMath>
      <w:del w:id="9912" w:author="PR Preview" w:date="2026-01-01T00:00:00Z">
        <w:r>
          <w:delText xml:space="preserve"> </w:delText>
        </w:r>
      </w:del>
      <w:del w:id="9913" w:author="PR Preview" w:date="2026-01-01T00:00:00Z">
        <w:r>
          <w:delText xml:space="preserve">matrices.</w:delText>
        </w:r>
      </w:del>
      <w:del w:id="9914" w:author="PR Preview" w:date="2026-01-01T00:00:00Z">
        <w:r>
          <w:delText xml:space="preserve"> </w:delText>
        </w:r>
      </w:del>
      <w:del w:id="9915" w:author="PR Preview" w:date="2026-01-01T00:00:00Z">
        <w:r>
          <w:delText xml:space="preserve">If</w:delText>
        </w:r>
      </w:del>
      <w:del w:id="9916" w:author="PR Preview" w:date="2026-01-01T00:00:00Z">
        <w:r>
          <w:delText xml:space="preserve"> </w:delText>
        </w:r>
      </w:del>
      <m:oMath>
        <m:r>
          <m:rPr>
            <m:sty m:val="bi"/>
          </m:rPr>
          <m:t>B</m:t>
        </m:r>
        <m:r>
          <m:rPr>
            <m:sty m:val="bi"/>
          </m:rPr>
          <m:t>A</m:t>
        </m:r>
        <m:r>
          <m:rPr>
            <m:sty m:val="p"/>
          </m:rPr>
          <m:t>=</m:t>
        </m:r>
        <m:r>
          <m:rPr>
            <m:sty m:val="bi"/>
          </m:rPr>
          <m:t>C</m:t>
        </m:r>
        <m:r>
          <m:rPr>
            <m:sty m:val="bi"/>
          </m:rPr>
          <m:t>A</m:t>
        </m:r>
      </m:oMath>
      <w:del w:id="9917" w:author="PR Preview" w:date="2026-01-01T00:00:00Z">
        <w:r>
          <w:delText xml:space="preserve">, then</w:delText>
        </w:r>
      </w:del>
      <w:del w:id="9918" w:author="PR Preview" w:date="2026-01-01T00:00:00Z">
        <w:r>
          <w:delText xml:space="preserve"> </w:delText>
        </w:r>
      </w:del>
      <m:oMath>
        <m:r>
          <m:rPr>
            <m:sty m:val="bi"/>
          </m:rPr>
          <m:t>B</m:t>
        </m:r>
        <m:r>
          <m:rPr>
            <m:sty m:val="p"/>
          </m:rPr>
          <m:t>=</m:t>
        </m:r>
        <m:r>
          <m:rPr>
            <m:sty m:val="bi"/>
          </m:rPr>
          <m:t>C</m:t>
        </m:r>
      </m:oMath>
      <w:del w:id="9919" w:author="PR Preview" w:date="2026-01-01T00:00:00Z">
        <w:r>
          <w:delText xml:space="preserve">.</w:delText>
        </w:r>
      </w:del>
    </w:p>
    <w:p>
      <w:pPr>
        <w:pStyle w:val="BodyText"/>
      </w:pPr>
      <w:del w:id="9920" w:author="PR Preview" w:date="2026-01-01T00:00:00Z">
        <w:r>
          <w:delText xml:space="preserve">The proof of</w:delText>
        </w:r>
      </w:del>
      <w:del w:id="9921" w:author="PR Preview" w:date="2026-01-01T00:00:00Z">
        <w:r>
          <w:delText xml:space="preserve"> </w:delText>
        </w:r>
      </w:del>
      <w:hyperlink w:anchor="thm-invertible-cancel">
        <w:del w:id="9922" w:author="PR Preview" w:date="2026-01-01T00:00:00Z">
          <w:r>
            <w:rPr>
              <w:rStyle w:val="Hyperlink"/>
            </w:rPr>
            <w:delText xml:space="preserve">Theorem 69</w:delText>
          </w:r>
        </w:del>
      </w:hyperlink>
      <w:del w:id="9923" w:author="PR Preview" w:date="2026-01-01T00:00:00Z">
        <w:r>
          <w:delText xml:space="preserve"> </w:delText>
        </w:r>
      </w:del>
      <w:del w:id="9924" w:author="PR Preview" w:date="2026-01-01T00:00:00Z">
        <w:r>
          <w:delText xml:space="preserve">works with every product reversed:</w:delText>
        </w:r>
      </w:del>
      <w:del w:id="9925" w:author="PR Preview" w:date="2026-01-01T00:00:00Z">
        <w:r>
          <w:delText xml:space="preserve"> </w:delText>
        </w:r>
      </w:del>
      <w:del w:id="9926" w:author="PR Preview" w:date="2026-01-01T00:00:00Z">
        <w:r>
          <w:delText xml:space="preserve">multiply both sides on the right by</w:delText>
        </w:r>
      </w:del>
      <w:del w:id="9927" w:author="PR Preview" w:date="2026-01-01T00:00:00Z">
        <w:r>
          <w:delText xml:space="preserve"> </w:delText>
        </w:r>
      </w:del>
      <m:oMath>
        <m:sSup>
          <m:e>
            <m:r>
              <m:rPr>
                <m:sty m:val="bi"/>
              </m:rPr>
              <m:t>A</m:t>
            </m:r>
          </m:e>
          <m:sup>
            <m:r>
              <m:rPr>
                <m:sty m:val="p"/>
              </m:rPr>
              <m:t>−</m:t>
            </m:r>
            <m:r>
              <m:t>1</m:t>
            </m:r>
          </m:sup>
        </m:sSup>
      </m:oMath>
      <w:del w:id="9928" w:author="PR Preview" w:date="2026-01-01T00:00:00Z">
        <w:r>
          <w:delText xml:space="preserve">.</w:delText>
        </w:r>
      </w:del>
    </w:p>
    <w:p>
      <w:pPr>
        <w:pStyle w:val="BodyText"/>
      </w:pPr>
      <w:del w:id="9929" w:author="PR Preview" w:date="2026-01-01T00:00:00Z">
        <w:r>
          <w:rPr>
            <w:b/>
            <w:bCs/>
          </w:rPr>
          <w:delText xml:space="preserve">Example 130 (Solving for a matrix by cancelling an invertible factor)</w:delText>
        </w:r>
      </w:del>
      <w:del w:id="9930" w:author="PR Preview" w:date="2026-01-01T00:00:00Z">
        <w:r>
          <w:delText xml:space="preserve"> </w:delText>
        </w:r>
      </w:del>
      <w:del w:id="9931" w:author="PR Preview" w:date="2026-01-01T00:00:00Z">
        <w:r>
          <w:delText xml:space="preserve">Let</w:delText>
        </w:r>
      </w:del>
      <w:del w:id="993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9933" w:author="PR Preview" w:date="2026-01-01T00:00:00Z">
        <w:r>
          <w:delText xml:space="preserve">,</w:delText>
        </w:r>
      </w:del>
      <w:del w:id="9934" w:author="PR Preview" w:date="2026-01-01T00:00:00Z">
        <w:r>
          <w:delText xml:space="preserve"> </w:delText>
        </w:r>
      </w:del>
      <w:del w:id="9935" w:author="PR Preview" w:date="2026-01-01T00:00:00Z">
        <w:r>
          <w:delText xml:space="preserve">which is invertible with</w:delText>
        </w:r>
      </w:del>
      <w:del w:id="9936"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9937" w:author="PR Preview" w:date="2026-01-01T00:00:00Z">
        <w:r>
          <w:delText xml:space="preserve"> </w:delText>
        </w:r>
      </w:del>
      <w:del w:id="9938" w:author="PR Preview" w:date="2026-01-01T00:00:00Z">
        <w:r>
          <w:delText xml:space="preserve">(</w:delText>
        </w:r>
      </w:del>
      <w:hyperlink w:anchor="exm-invertible-matrix">
        <w:del w:id="9939" w:author="PR Preview" w:date="2026-01-01T00:00:00Z">
          <w:r>
            <w:rPr>
              <w:rStyle w:val="Hyperlink"/>
            </w:rPr>
            <w:delText xml:space="preserve">Example 127</w:delText>
          </w:r>
        </w:del>
      </w:hyperlink>
      <w:del w:id="9940" w:author="PR Preview" w:date="2026-01-01T00:00:00Z">
        <w:r>
          <w:delText xml:space="preserve">).</w:delText>
        </w:r>
      </w:del>
      <w:del w:id="9941" w:author="PR Preview" w:date="2026-01-01T00:00:00Z">
        <w:r>
          <w:delText xml:space="preserve"> </w:delText>
        </w:r>
      </w:del>
      <w:del w:id="9942" w:author="PR Preview" w:date="2026-01-01T00:00:00Z">
        <w:r>
          <w:delText xml:space="preserve">If</w:delText>
        </w:r>
      </w:del>
      <w:del w:id="9943" w:author="PR Preview" w:date="2026-01-01T00:00:00Z">
        <w:r>
          <w:delText xml:space="preserve"> </w:delText>
        </w:r>
      </w:del>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del w:id="9944" w:author="PR Preview" w:date="2026-01-01T00:00:00Z">
        <w:r>
          <w:delText xml:space="preserve"> </w:delText>
        </w:r>
      </w:del>
      <w:del w:id="9945" w:author="PR Preview" w:date="2026-01-01T00:00:00Z">
        <w:r>
          <w:delText xml:space="preserve">for a</w:delText>
        </w:r>
      </w:del>
      <w:del w:id="9946" w:author="PR Preview" w:date="2026-01-01T00:00:00Z">
        <w:r>
          <w:delText xml:space="preserve"> </w:delText>
        </w:r>
      </w:del>
      <m:oMath>
        <m:r>
          <m:t>2</m:t>
        </m:r>
        <m:r>
          <m:rPr>
            <m:sty m:val="p"/>
          </m:rPr>
          <m:t>×</m:t>
        </m:r>
        <m:r>
          <m:t>1</m:t>
        </m:r>
      </m:oMath>
      <w:del w:id="9947" w:author="PR Preview" w:date="2026-01-01T00:00:00Z">
        <w:r>
          <w:delText xml:space="preserve"> </w:delText>
        </w:r>
      </w:del>
      <w:del w:id="9948" w:author="PR Preview" w:date="2026-01-01T00:00:00Z">
        <w:r>
          <w:delText xml:space="preserve">matrix</w:delText>
        </w:r>
      </w:del>
      <w:del w:id="9949" w:author="PR Preview" w:date="2026-01-01T00:00:00Z">
        <w:r>
          <w:delText xml:space="preserve"> </w:delText>
        </w:r>
      </w:del>
      <m:oMath>
        <m:r>
          <m:rPr>
            <m:sty m:val="bi"/>
          </m:rPr>
          <m:t>B</m:t>
        </m:r>
      </m:oMath>
      <w:del w:id="9950" w:author="PR Preview" w:date="2026-01-01T00:00:00Z">
        <w:r>
          <w:delText xml:space="preserve">,</w:delText>
        </w:r>
      </w:del>
      <w:del w:id="9951" w:author="PR Preview" w:date="2026-01-01T00:00:00Z">
        <w:r>
          <w:delText xml:space="preserve"> </w:delText>
        </w:r>
      </w:del>
      <w:del w:id="9952" w:author="PR Preview" w:date="2026-01-01T00:00:00Z">
        <w:r>
          <w:delText xml:space="preserve">then multiplying both sides on the left by</w:delText>
        </w:r>
      </w:del>
      <w:del w:id="9953" w:author="PR Preview" w:date="2026-01-01T00:00:00Z">
        <w:r>
          <w:delText xml:space="preserve"> </w:delText>
        </w:r>
      </w:del>
      <m:oMath>
        <m:sSup>
          <m:e>
            <m:r>
              <m:rPr>
                <m:sty m:val="bi"/>
              </m:rPr>
              <m:t>A</m:t>
            </m:r>
          </m:e>
          <m:sup>
            <m:r>
              <m:rPr>
                <m:sty m:val="p"/>
              </m:rPr>
              <m:t>−</m:t>
            </m:r>
            <m:r>
              <m:t>1</m:t>
            </m:r>
          </m:sup>
        </m:sSup>
      </m:oMath>
      <w:del w:id="9954" w:author="PR Preview" w:date="2026-01-01T00:00:00Z">
        <w:r>
          <w:delText xml:space="preserve">,</w:delText>
        </w:r>
      </w:del>
      <w:del w:id="9955" w:author="PR Preview" w:date="2026-01-01T00:00:00Z">
        <w:r>
          <w:delText xml:space="preserve"> </w:delText>
        </w:r>
      </w:del>
      <w:del w:id="9956" w:author="PR Preview" w:date="2026-01-01T00:00:00Z">
        <w:r>
          <w:delText xml:space="preserve">as in the proof of</w:delText>
        </w:r>
      </w:del>
      <w:del w:id="9957" w:author="PR Preview" w:date="2026-01-01T00:00:00Z">
        <w:r>
          <w:delText xml:space="preserve"> </w:delText>
        </w:r>
      </w:del>
      <w:hyperlink w:anchor="thm-invertible-cancel">
        <w:del w:id="9958" w:author="PR Preview" w:date="2026-01-01T00:00:00Z">
          <w:r>
            <w:rPr>
              <w:rStyle w:val="Hyperlink"/>
            </w:rPr>
            <w:delText xml:space="preserve">Theorem 69</w:delText>
          </w:r>
        </w:del>
      </w:hyperlink>
      <w:del w:id="9959" w:author="PR Preview" w:date="2026-01-01T00:00:00Z">
        <w:r>
          <w:delText xml:space="preserve">,</w:delText>
        </w:r>
      </w:del>
    </w:p>
    <w:p>
      <w:pPr>
        <w:pStyle w:val="BodyText"/>
      </w:pPr>
      <w:ins w:id="9960" w:author="PR Preview" w:date="2026-01-01T00:00:00Z">
        <w:r>
          <w:rPr>
            <w:b/>
            <w:bCs/>
          </w:rPr>
          <w:t xml:space="preserve">Corollary 11 (An invertible factor can be cancelled on the right)</w:t>
        </w:r>
      </w:ins>
      <w:ins w:id="9961" w:author="PR Preview" w:date="2026-01-01T00:00:00Z">
        <w:r>
          <w:t xml:space="preserve"> </w:t>
        </w:r>
      </w:ins>
      <w:ins w:id="9962" w:author="PR Preview" w:date="2026-01-01T00:00:00Z">
        <w:r>
          <w:t xml:space="preserve">Let</w:t>
        </w:r>
      </w:ins>
      <w:ins w:id="9963" w:author="PR Preview" w:date="2026-01-01T00:00:00Z">
        <w:r>
          <w:t xml:space="preserve"> </w:t>
        </w:r>
      </w:ins>
      <m:oMath>
        <m:r>
          <m:rPr>
            <m:sty m:val="bi"/>
          </m:rPr>
          <m:t>A</m:t>
        </m:r>
      </m:oMath>
      <w:ins w:id="9964" w:author="PR Preview" w:date="2026-01-01T00:00:00Z">
        <w:r>
          <w:t xml:space="preserve"> </w:t>
        </w:r>
      </w:ins>
      <w:ins w:id="9965" w:author="PR Preview" w:date="2026-01-01T00:00:00Z">
        <w:r>
          <w:t xml:space="preserve">be an invertible</w:t>
        </w:r>
      </w:ins>
      <w:ins w:id="9966" w:author="PR Preview" w:date="2026-01-01T00:00:00Z">
        <w:r>
          <w:t xml:space="preserve"> </w:t>
        </w:r>
      </w:ins>
      <m:oMath>
        <m:r>
          <m:t>p</m:t>
        </m:r>
        <m:r>
          <m:rPr>
            <m:sty m:val="p"/>
          </m:rPr>
          <m:t>×</m:t>
        </m:r>
        <m:r>
          <m:t>p</m:t>
        </m:r>
      </m:oMath>
      <w:ins w:id="9967" w:author="PR Preview" w:date="2026-01-01T00:00:00Z">
        <w:r>
          <w:t xml:space="preserve"> </w:t>
        </w:r>
      </w:ins>
      <w:ins w:id="9968" w:author="PR Preview" w:date="2026-01-01T00:00:00Z">
        <w:r>
          <w:t xml:space="preserve">matrix,</w:t>
        </w:r>
      </w:ins>
      <w:ins w:id="9969" w:author="PR Preview" w:date="2026-01-01T00:00:00Z">
        <w:r>
          <w:t xml:space="preserve"> </w:t>
        </w:r>
      </w:ins>
      <w:ins w:id="9970" w:author="PR Preview" w:date="2026-01-01T00:00:00Z">
        <w:r>
          <w:t xml:space="preserve">and let</w:t>
        </w:r>
      </w:ins>
      <w:ins w:id="9971" w:author="PR Preview" w:date="2026-01-01T00:00:00Z">
        <w:r>
          <w:t xml:space="preserve"> </w:t>
        </w:r>
      </w:ins>
      <m:oMath>
        <m:r>
          <m:rPr>
            <m:sty m:val="bi"/>
          </m:rPr>
          <m:t>B</m:t>
        </m:r>
      </m:oMath>
      <w:ins w:id="9972" w:author="PR Preview" w:date="2026-01-01T00:00:00Z">
        <w:r>
          <w:t xml:space="preserve"> </w:t>
        </w:r>
      </w:ins>
      <w:ins w:id="9973" w:author="PR Preview" w:date="2026-01-01T00:00:00Z">
        <w:r>
          <w:t xml:space="preserve">and</w:t>
        </w:r>
      </w:ins>
      <w:ins w:id="9974" w:author="PR Preview" w:date="2026-01-01T00:00:00Z">
        <w:r>
          <w:t xml:space="preserve"> </w:t>
        </w:r>
      </w:ins>
      <m:oMath>
        <m:r>
          <m:rPr>
            <m:sty m:val="bi"/>
          </m:rPr>
          <m:t>C</m:t>
        </m:r>
      </m:oMath>
      <w:ins w:id="9975" w:author="PR Preview" w:date="2026-01-01T00:00:00Z">
        <w:r>
          <w:t xml:space="preserve"> </w:t>
        </w:r>
      </w:ins>
      <w:ins w:id="9976" w:author="PR Preview" w:date="2026-01-01T00:00:00Z">
        <w:r>
          <w:t xml:space="preserve">be</w:t>
        </w:r>
      </w:ins>
      <w:ins w:id="9977" w:author="PR Preview" w:date="2026-01-01T00:00:00Z">
        <w:r>
          <w:t xml:space="preserve"> </w:t>
        </w:r>
      </w:ins>
      <m:oMath>
        <m:r>
          <m:t>n</m:t>
        </m:r>
        <m:r>
          <m:rPr>
            <m:sty m:val="p"/>
          </m:rPr>
          <m:t>×</m:t>
        </m:r>
        <m:r>
          <m:t>p</m:t>
        </m:r>
      </m:oMath>
      <w:ins w:id="9978" w:author="PR Preview" w:date="2026-01-01T00:00:00Z">
        <w:r>
          <w:t xml:space="preserve"> </w:t>
        </w:r>
      </w:ins>
      <w:ins w:id="9979" w:author="PR Preview" w:date="2026-01-01T00:00:00Z">
        <w:r>
          <w:t xml:space="preserve">matrices.</w:t>
        </w:r>
      </w:ins>
      <w:ins w:id="9980" w:author="PR Preview" w:date="2026-01-01T00:00:00Z">
        <w:r>
          <w:t xml:space="preserve"> </w:t>
        </w:r>
      </w:ins>
      <w:ins w:id="9981" w:author="PR Preview" w:date="2026-01-01T00:00:00Z">
        <w:r>
          <w:t xml:space="preserve">If</w:t>
        </w:r>
      </w:ins>
      <w:ins w:id="9982" w:author="PR Preview" w:date="2026-01-01T00:00:00Z">
        <w:r>
          <w:t xml:space="preserve"> </w:t>
        </w:r>
      </w:ins>
      <m:oMath>
        <m:r>
          <m:rPr>
            <m:sty m:val="bi"/>
          </m:rPr>
          <m:t>B</m:t>
        </m:r>
        <m:r>
          <m:rPr>
            <m:sty m:val="bi"/>
          </m:rPr>
          <m:t>A</m:t>
        </m:r>
        <m:r>
          <m:rPr>
            <m:sty m:val="p"/>
          </m:rPr>
          <m:t>=</m:t>
        </m:r>
        <m:r>
          <m:rPr>
            <m:sty m:val="bi"/>
          </m:rPr>
          <m:t>C</m:t>
        </m:r>
        <m:r>
          <m:rPr>
            <m:sty m:val="bi"/>
          </m:rPr>
          <m:t>A</m:t>
        </m:r>
      </m:oMath>
      <w:ins w:id="9983" w:author="PR Preview" w:date="2026-01-01T00:00:00Z">
        <w:r>
          <w:t xml:space="preserve">, then</w:t>
        </w:r>
      </w:ins>
      <w:ins w:id="9984" w:author="PR Preview" w:date="2026-01-01T00:00:00Z">
        <w:r>
          <w:t xml:space="preserve"> </w:t>
        </w:r>
      </w:ins>
      <m:oMath>
        <m:r>
          <m:rPr>
            <m:sty m:val="bi"/>
          </m:rPr>
          <m:t>B</m:t>
        </m:r>
        <m:r>
          <m:rPr>
            <m:sty m:val="p"/>
          </m:rPr>
          <m:t>=</m:t>
        </m:r>
        <m:r>
          <m:rPr>
            <m:sty m:val="bi"/>
          </m:rPr>
          <m:t>C</m:t>
        </m:r>
      </m:oMath>
      <w:ins w:id="9985" w:author="PR Preview" w:date="2026-01-01T00:00:00Z">
        <w:r>
          <w:t xml:space="preserve">.</w:t>
        </w:r>
      </w:ins>
    </w:p>
    <w:p>
      <w:pPr>
        <w:pStyle w:val="BodyText"/>
      </w:pPr>
      <w:ins w:id="9986" w:author="PR Preview" w:date="2026-01-01T00:00:00Z">
        <w:r>
          <w:t xml:space="preserve">The proof of</w:t>
        </w:r>
      </w:ins>
      <w:ins w:id="9987" w:author="PR Preview" w:date="2026-01-01T00:00:00Z">
        <w:r>
          <w:t xml:space="preserve"> </w:t>
        </w:r>
      </w:ins>
      <w:hyperlink w:anchor="thm-invertible-cancel">
        <w:ins w:id="9988" w:author="PR Preview" w:date="2026-01-01T00:00:00Z">
          <w:r>
            <w:rPr>
              <w:rStyle w:val="Hyperlink"/>
            </w:rPr>
            <w:t xml:space="preserve">Theorem 70</w:t>
          </w:r>
        </w:ins>
      </w:hyperlink>
      <w:ins w:id="9989" w:author="PR Preview" w:date="2026-01-01T00:00:00Z">
        <w:r>
          <w:t xml:space="preserve"> </w:t>
        </w:r>
      </w:ins>
      <w:ins w:id="9990" w:author="PR Preview" w:date="2026-01-01T00:00:00Z">
        <w:r>
          <w:t xml:space="preserve">works with every product reversed:</w:t>
        </w:r>
      </w:ins>
      <w:ins w:id="9991" w:author="PR Preview" w:date="2026-01-01T00:00:00Z">
        <w:r>
          <w:t xml:space="preserve"> </w:t>
        </w:r>
      </w:ins>
      <w:ins w:id="9992" w:author="PR Preview" w:date="2026-01-01T00:00:00Z">
        <w:r>
          <w:t xml:space="preserve">multiply both sides on the right by</w:t>
        </w:r>
      </w:ins>
      <w:ins w:id="9993" w:author="PR Preview" w:date="2026-01-01T00:00:00Z">
        <w:r>
          <w:t xml:space="preserve"> </w:t>
        </w:r>
      </w:ins>
      <m:oMath>
        <m:sSup>
          <m:e>
            <m:r>
              <m:rPr>
                <m:sty m:val="bi"/>
              </m:rPr>
              <m:t>A</m:t>
            </m:r>
          </m:e>
          <m:sup>
            <m:r>
              <m:rPr>
                <m:sty m:val="p"/>
              </m:rPr>
              <m:t>−</m:t>
            </m:r>
            <m:r>
              <m:t>1</m:t>
            </m:r>
          </m:sup>
        </m:sSup>
      </m:oMath>
      <w:ins w:id="9994" w:author="PR Preview" w:date="2026-01-01T00:00:00Z">
        <w:r>
          <w:t xml:space="preserve">.</w:t>
        </w:r>
      </w:ins>
    </w:p>
    <w:bookmarkEnd w:id="438"/>
    <w:bookmarkStart w:id="439" w:name="exm-invertible-cancel"/>
    <w:p>
      <w:pPr>
        <w:pStyle w:val="BodyText"/>
      </w:pPr>
      <w:ins w:id="9995" w:author="PR Preview" w:date="2026-01-01T00:00:00Z">
        <w:r>
          <w:rPr>
            <w:b/>
            <w:bCs/>
          </w:rPr>
          <w:t xml:space="preserve">Example 132 (Solving for a matrix by cancelling an invertible factor)</w:t>
        </w:r>
      </w:ins>
      <w:ins w:id="9996" w:author="PR Preview" w:date="2026-01-01T00:00:00Z">
        <w:r>
          <w:t xml:space="preserve"> </w:t>
        </w:r>
      </w:ins>
      <w:ins w:id="9997" w:author="PR Preview" w:date="2026-01-01T00:00:00Z">
        <w:r>
          <w:t xml:space="preserve">Let</w:t>
        </w:r>
      </w:ins>
      <w:ins w:id="99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9999" w:author="PR Preview" w:date="2026-01-01T00:00:00Z">
        <w:r>
          <w:t xml:space="preserve">,</w:t>
        </w:r>
      </w:ins>
      <w:ins w:id="10000" w:author="PR Preview" w:date="2026-01-01T00:00:00Z">
        <w:r>
          <w:t xml:space="preserve"> </w:t>
        </w:r>
      </w:ins>
      <w:ins w:id="10001" w:author="PR Preview" w:date="2026-01-01T00:00:00Z">
        <w:r>
          <w:t xml:space="preserve">which is invertible with</w:t>
        </w:r>
      </w:ins>
      <w:ins w:id="10002"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0003" w:author="PR Preview" w:date="2026-01-01T00:00:00Z">
        <w:r>
          <w:t xml:space="preserve"> </w:t>
        </w:r>
      </w:ins>
      <w:ins w:id="10004" w:author="PR Preview" w:date="2026-01-01T00:00:00Z">
        <w:r>
          <w:t xml:space="preserve">(</w:t>
        </w:r>
      </w:ins>
      <w:hyperlink w:anchor="exm-invertible-matrix">
        <w:ins w:id="10005" w:author="PR Preview" w:date="2026-01-01T00:00:00Z">
          <w:r>
            <w:rPr>
              <w:rStyle w:val="Hyperlink"/>
            </w:rPr>
            <w:t xml:space="preserve">Example 129</w:t>
          </w:r>
        </w:ins>
      </w:hyperlink>
      <w:ins w:id="10006" w:author="PR Preview" w:date="2026-01-01T00:00:00Z">
        <w:r>
          <w:t xml:space="preserve">).</w:t>
        </w:r>
      </w:ins>
      <w:ins w:id="10007" w:author="PR Preview" w:date="2026-01-01T00:00:00Z">
        <w:r>
          <w:t xml:space="preserve"> </w:t>
        </w:r>
      </w:ins>
      <w:ins w:id="10008" w:author="PR Preview" w:date="2026-01-01T00:00:00Z">
        <w:r>
          <w:t xml:space="preserve">If</w:t>
        </w:r>
      </w:ins>
      <w:ins w:id="10009" w:author="PR Preview" w:date="2026-01-01T00:00:00Z">
        <w:r>
          <w:t xml:space="preserve"> </w:t>
        </w:r>
      </w:ins>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ins w:id="10010" w:author="PR Preview" w:date="2026-01-01T00:00:00Z">
        <w:r>
          <w:t xml:space="preserve"> </w:t>
        </w:r>
      </w:ins>
      <w:ins w:id="10011" w:author="PR Preview" w:date="2026-01-01T00:00:00Z">
        <w:r>
          <w:t xml:space="preserve">for a</w:t>
        </w:r>
      </w:ins>
      <w:ins w:id="10012" w:author="PR Preview" w:date="2026-01-01T00:00:00Z">
        <w:r>
          <w:t xml:space="preserve"> </w:t>
        </w:r>
      </w:ins>
      <m:oMath>
        <m:r>
          <m:t>2</m:t>
        </m:r>
        <m:r>
          <m:rPr>
            <m:sty m:val="p"/>
          </m:rPr>
          <m:t>×</m:t>
        </m:r>
        <m:r>
          <m:t>1</m:t>
        </m:r>
      </m:oMath>
      <w:ins w:id="10013" w:author="PR Preview" w:date="2026-01-01T00:00:00Z">
        <w:r>
          <w:t xml:space="preserve"> </w:t>
        </w:r>
      </w:ins>
      <w:ins w:id="10014" w:author="PR Preview" w:date="2026-01-01T00:00:00Z">
        <w:r>
          <w:t xml:space="preserve">matrix</w:t>
        </w:r>
      </w:ins>
      <w:ins w:id="10015" w:author="PR Preview" w:date="2026-01-01T00:00:00Z">
        <w:r>
          <w:t xml:space="preserve"> </w:t>
        </w:r>
      </w:ins>
      <m:oMath>
        <m:r>
          <m:rPr>
            <m:sty m:val="bi"/>
          </m:rPr>
          <m:t>B</m:t>
        </m:r>
      </m:oMath>
      <w:ins w:id="10016" w:author="PR Preview" w:date="2026-01-01T00:00:00Z">
        <w:r>
          <w:t xml:space="preserve">,</w:t>
        </w:r>
      </w:ins>
      <w:ins w:id="10017" w:author="PR Preview" w:date="2026-01-01T00:00:00Z">
        <w:r>
          <w:t xml:space="preserve"> </w:t>
        </w:r>
      </w:ins>
      <w:ins w:id="10018" w:author="PR Preview" w:date="2026-01-01T00:00:00Z">
        <w:r>
          <w:t xml:space="preserve">then multiplying both sides on the left by</w:t>
        </w:r>
      </w:ins>
      <w:ins w:id="10019" w:author="PR Preview" w:date="2026-01-01T00:00:00Z">
        <w:r>
          <w:t xml:space="preserve"> </w:t>
        </w:r>
      </w:ins>
      <m:oMath>
        <m:sSup>
          <m:e>
            <m:r>
              <m:rPr>
                <m:sty m:val="bi"/>
              </m:rPr>
              <m:t>A</m:t>
            </m:r>
          </m:e>
          <m:sup>
            <m:r>
              <m:rPr>
                <m:sty m:val="p"/>
              </m:rPr>
              <m:t>−</m:t>
            </m:r>
            <m:r>
              <m:t>1</m:t>
            </m:r>
          </m:sup>
        </m:sSup>
      </m:oMath>
      <w:ins w:id="10020" w:author="PR Preview" w:date="2026-01-01T00:00:00Z">
        <w:r>
          <w:t xml:space="preserve">,</w:t>
        </w:r>
      </w:ins>
      <w:ins w:id="10021" w:author="PR Preview" w:date="2026-01-01T00:00:00Z">
        <w:r>
          <w:t xml:space="preserve"> </w:t>
        </w:r>
      </w:ins>
      <w:ins w:id="10022" w:author="PR Preview" w:date="2026-01-01T00:00:00Z">
        <w:r>
          <w:t xml:space="preserve">as in the proof of</w:t>
        </w:r>
      </w:ins>
      <w:ins w:id="10023" w:author="PR Preview" w:date="2026-01-01T00:00:00Z">
        <w:r>
          <w:t xml:space="preserve"> </w:t>
        </w:r>
      </w:ins>
      <w:hyperlink w:anchor="thm-invertible-cancel">
        <w:ins w:id="10024" w:author="PR Preview" w:date="2026-01-01T00:00:00Z">
          <w:r>
            <w:rPr>
              <w:rStyle w:val="Hyperlink"/>
            </w:rPr>
            <w:t xml:space="preserve">Theorem 70</w:t>
          </w:r>
        </w:ins>
      </w:hyperlink>
      <w:ins w:id="10025" w:author="PR Preview" w:date="2026-01-01T00:00:00Z">
        <w:r>
          <w:t xml:space="preserve">,</w:t>
        </w:r>
      </w:ins>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9"/>
    <w:bookmarkStart w:id="440" w:name="exm-matmul-zero-divisors"/>
    <w:p>
      <w:pPr>
        <w:pStyle w:val="BodyText"/>
      </w:pPr>
      <w:del w:id="10026" w:author="PR Preview" w:date="2026-01-01T00:00:00Z">
        <w:r>
          <w:rPr>
            <w:b/>
            <w:bCs/>
          </w:rPr>
          <w:delText xml:space="preserve">Example 131 (A product of two nonzero matrices can be the zero matrix)</w:delText>
        </w:r>
      </w:del>
      <w:del w:id="10027" w:author="PR Preview" w:date="2026-01-01T00:00:00Z">
        <w:r>
          <w:delText xml:space="preserve"> </w:delText>
        </w:r>
      </w:del>
      <w:del w:id="10028" w:author="PR Preview" w:date="2026-01-01T00:00:00Z">
        <w:r>
          <w:delText xml:space="preserve">With</w:delText>
        </w:r>
      </w:del>
    </w:p>
    <w:p>
      <w:pPr>
        <w:pStyle w:val="BodyText"/>
      </w:pPr>
      <w:ins w:id="10029" w:author="PR Preview" w:date="2026-01-01T00:00:00Z">
        <w:r>
          <w:rPr>
            <w:b/>
            <w:bCs/>
          </w:rPr>
          <w:t xml:space="preserve">Example 133 (A product of two nonzero matrices can be the zero matrix)</w:t>
        </w:r>
      </w:ins>
      <w:ins w:id="10030" w:author="PR Preview" w:date="2026-01-01T00:00:00Z">
        <w:r>
          <w:t xml:space="preserve"> </w:t>
        </w:r>
      </w:ins>
      <w:ins w:id="10031" w:author="PR Preview" w:date="2026-01-01T00:00:00Z">
        <w:r>
          <w:t xml:space="preserve">With</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del w:id="10032" w:author="PR Preview" w:date="2026-01-01T00:00:00Z">
        <w:r>
          <w:delText xml:space="preserve">Because</w:delText>
        </w:r>
      </w:del>
      <w:del w:id="10033" w:author="PR Preview" w:date="2026-01-01T00:00:00Z">
        <w:r>
          <w:delText xml:space="preserve"> </w:delText>
        </w:r>
      </w:del>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del w:id="10034" w:author="PR Preview" w:date="2026-01-01T00:00:00Z">
        <w:r>
          <w:delText xml:space="preserve"> </w:delText>
        </w:r>
      </w:del>
      <w:del w:id="10035" w:author="PR Preview" w:date="2026-01-01T00:00:00Z">
        <w:r>
          <w:delText xml:space="preserve">while</w:delText>
        </w:r>
      </w:del>
      <w:del w:id="10036" w:author="PR Preview" w:date="2026-01-01T00:00:00Z">
        <w:r>
          <w:delText xml:space="preserve"> </w:delText>
        </w:r>
      </w:del>
      <m:oMath>
        <m:r>
          <m:rPr>
            <m:sty m:val="bi"/>
          </m:rPr>
          <m:t>B</m:t>
        </m:r>
        <m:r>
          <m:rPr>
            <m:sty m:val="p"/>
          </m:rPr>
          <m:t>≠</m:t>
        </m:r>
        <m:sSub>
          <m:e>
            <m:r>
              <m:rPr>
                <m:sty m:val="b"/>
              </m:rPr>
              <m:t>0</m:t>
            </m:r>
          </m:e>
          <m:sub>
            <m:r>
              <m:t>2</m:t>
            </m:r>
            <m:r>
              <m:rPr>
                <m:sty m:val="p"/>
              </m:rPr>
              <m:t>×</m:t>
            </m:r>
            <m:r>
              <m:t>2</m:t>
            </m:r>
          </m:sub>
        </m:sSub>
      </m:oMath>
      <w:del w:id="10037" w:author="PR Preview" w:date="2026-01-01T00:00:00Z">
        <w:r>
          <w:delText xml:space="preserve">,</w:delText>
        </w:r>
      </w:del>
      <w:del w:id="10038" w:author="PR Preview" w:date="2026-01-01T00:00:00Z">
        <w:r>
          <w:delText xml:space="preserve"> </w:delText>
        </w:r>
      </w:del>
      <w:del w:id="10039" w:author="PR Preview" w:date="2026-01-01T00:00:00Z">
        <w:r>
          <w:delText xml:space="preserve">the factor</w:delText>
        </w:r>
      </w:del>
      <w:del w:id="10040" w:author="PR Preview" w:date="2026-01-01T00:00:00Z">
        <w:r>
          <w:delText xml:space="preserve"> </w:delText>
        </w:r>
      </w:del>
      <m:oMath>
        <m:r>
          <m:rPr>
            <m:sty m:val="bi"/>
          </m:rPr>
          <m:t>A</m:t>
        </m:r>
      </m:oMath>
      <w:del w:id="10041" w:author="PR Preview" w:date="2026-01-01T00:00:00Z">
        <w:r>
          <w:delText xml:space="preserve"> </w:delText>
        </w:r>
      </w:del>
      <w:del w:id="10042" w:author="PR Preview" w:date="2026-01-01T00:00:00Z">
        <w:r>
          <w:delText xml:space="preserve">cannot be cancelled from</w:delText>
        </w:r>
      </w:del>
      <w:del w:id="10043" w:author="PR Preview" w:date="2026-01-01T00:00:00Z">
        <w:r>
          <w:delText xml:space="preserve"> </w:delText>
        </w:r>
      </w:del>
      <m:oMath>
        <m:r>
          <m:rPr>
            <m:sty m:val="bi"/>
          </m:rPr>
          <m:t>A</m:t>
        </m:r>
        <m:r>
          <m:rPr>
            <m:sty m:val="bi"/>
          </m:rPr>
          <m:t>B</m:t>
        </m:r>
        <m:r>
          <m:rPr>
            <m:sty m:val="p"/>
          </m:rPr>
          <m:t>=</m:t>
        </m:r>
        <m:r>
          <m:rPr>
            <m:sty m:val="bi"/>
          </m:rPr>
          <m:t>A</m:t>
        </m:r>
        <m:sSub>
          <m:e>
            <m:r>
              <m:rPr>
                <m:sty m:val="b"/>
              </m:rPr>
              <m:t>0</m:t>
            </m:r>
          </m:e>
          <m:sub>
            <m:r>
              <m:t>2</m:t>
            </m:r>
            <m:r>
              <m:rPr>
                <m:sty m:val="p"/>
              </m:rPr>
              <m:t>×</m:t>
            </m:r>
            <m:r>
              <m:t>2</m:t>
            </m:r>
          </m:sub>
        </m:sSub>
      </m:oMath>
      <w:del w:id="10044" w:author="PR Preview" w:date="2026-01-01T00:00:00Z">
        <w:r>
          <w:delText xml:space="preserve">.</w:delText>
        </w:r>
      </w:del>
      <w:del w:id="10045" w:author="PR Preview" w:date="2026-01-01T00:00:00Z">
        <w:r>
          <w:delText xml:space="preserve"> </w:delText>
        </w:r>
      </w:del>
      <w:del w:id="10046" w:author="PR Preview" w:date="2026-01-01T00:00:00Z">
        <w:r>
          <w:delText xml:space="preserve">This does not contradict</w:delText>
        </w:r>
      </w:del>
      <w:del w:id="10047" w:author="PR Preview" w:date="2026-01-01T00:00:00Z">
        <w:r>
          <w:delText xml:space="preserve"> </w:delText>
        </w:r>
      </w:del>
      <w:hyperlink w:anchor="thm-invertible-cancel">
        <w:del w:id="10048" w:author="PR Preview" w:date="2026-01-01T00:00:00Z">
          <w:r>
            <w:rPr>
              <w:rStyle w:val="Hyperlink"/>
            </w:rPr>
            <w:delText xml:space="preserve">Theorem 69</w:delText>
          </w:r>
        </w:del>
      </w:hyperlink>
      <w:del w:id="10049" w:author="PR Preview" w:date="2026-01-01T00:00:00Z">
        <w:r>
          <w:delText xml:space="preserve">,</w:delText>
        </w:r>
      </w:del>
      <w:del w:id="10050" w:author="PR Preview" w:date="2026-01-01T00:00:00Z">
        <w:r>
          <w:delText xml:space="preserve"> </w:delText>
        </w:r>
      </w:del>
      <w:del w:id="10051" w:author="PR Preview" w:date="2026-01-01T00:00:00Z">
        <w:r>
          <w:delText xml:space="preserve">because</w:delText>
        </w:r>
      </w:del>
      <w:del w:id="10052" w:author="PR Preview" w:date="2026-01-01T00:00:00Z">
        <w:r>
          <w:delText xml:space="preserve"> </w:delText>
        </w:r>
      </w:del>
      <m:oMath>
        <m:r>
          <m:rPr>
            <m:sty m:val="bi"/>
          </m:rPr>
          <m:t>A</m:t>
        </m:r>
      </m:oMath>
      <w:del w:id="10053" w:author="PR Preview" w:date="2026-01-01T00:00:00Z">
        <w:r>
          <w:delText xml:space="preserve"> </w:delText>
        </w:r>
      </w:del>
      <w:del w:id="10054" w:author="PR Preview" w:date="2026-01-01T00:00:00Z">
        <w:r>
          <w:delText xml:space="preserve">is singular:</w:delText>
        </w:r>
      </w:del>
      <w:del w:id="10055" w:author="PR Preview" w:date="2026-01-01T00:00:00Z">
        <w:r>
          <w:delText xml:space="preserve"> </w:delText>
        </w:r>
      </w:del>
      <w:del w:id="10056" w:author="PR Preview" w:date="2026-01-01T00:00:00Z">
        <w:r>
          <w:delText xml:space="preserve">its second row is zero, so</w:delText>
        </w:r>
      </w:del>
      <w:del w:id="10057" w:author="PR Preview" w:date="2026-01-01T00:00:00Z">
        <w:r>
          <w:delText xml:space="preserve"> </w:delText>
        </w:r>
      </w:del>
      <m:oMath>
        <m:r>
          <m:rPr>
            <m:sty m:val="bi"/>
          </m:rPr>
          <m:t>A</m:t>
        </m:r>
        <m:r>
          <m:rPr>
            <m:sty m:val="bi"/>
          </m:rPr>
          <m:t>C</m:t>
        </m:r>
      </m:oMath>
      <w:del w:id="10058" w:author="PR Preview" w:date="2026-01-01T00:00:00Z">
        <w:r>
          <w:delText xml:space="preserve"> </w:delText>
        </w:r>
      </w:del>
      <w:del w:id="10059" w:author="PR Preview" w:date="2026-01-01T00:00:00Z">
        <w:r>
          <w:delText xml:space="preserve">has a zero second row for every</w:delText>
        </w:r>
      </w:del>
      <w:del w:id="10060" w:author="PR Preview" w:date="2026-01-01T00:00:00Z">
        <w:r>
          <w:delText xml:space="preserve"> </w:delText>
        </w:r>
      </w:del>
      <m:oMath>
        <m:r>
          <m:t>2</m:t>
        </m:r>
        <m:r>
          <m:rPr>
            <m:sty m:val="p"/>
          </m:rPr>
          <m:t>×</m:t>
        </m:r>
        <m:r>
          <m:t>2</m:t>
        </m:r>
      </m:oMath>
      <w:del w:id="10061" w:author="PR Preview" w:date="2026-01-01T00:00:00Z">
        <w:r>
          <w:delText xml:space="preserve"> </w:delText>
        </w:r>
      </w:del>
      <w:del w:id="10062" w:author="PR Preview" w:date="2026-01-01T00:00:00Z">
        <w:r>
          <w:delText xml:space="preserve">matrix</w:delText>
        </w:r>
      </w:del>
      <w:del w:id="10063" w:author="PR Preview" w:date="2026-01-01T00:00:00Z">
        <w:r>
          <w:delText xml:space="preserve"> </w:delText>
        </w:r>
      </w:del>
      <m:oMath>
        <m:r>
          <m:rPr>
            <m:sty m:val="bi"/>
          </m:rPr>
          <m:t>C</m:t>
        </m:r>
      </m:oMath>
      <w:del w:id="10064" w:author="PR Preview" w:date="2026-01-01T00:00:00Z">
        <w:r>
          <w:delText xml:space="preserve">,</w:delText>
        </w:r>
      </w:del>
      <w:del w:id="10065" w:author="PR Preview" w:date="2026-01-01T00:00:00Z">
        <w:r>
          <w:delText xml:space="preserve"> </w:delText>
        </w:r>
      </w:del>
      <w:del w:id="10066" w:author="PR Preview" w:date="2026-01-01T00:00:00Z">
        <w:r>
          <w:delText xml:space="preserve">and</w:delText>
        </w:r>
      </w:del>
      <w:del w:id="10067" w:author="PR Preview" w:date="2026-01-01T00:00:00Z">
        <w:r>
          <w:delText xml:space="preserve"> </w:delText>
        </w:r>
      </w:del>
      <m:oMath>
        <m:r>
          <m:rPr>
            <m:sty m:val="bi"/>
          </m:rPr>
          <m:t>A</m:t>
        </m:r>
        <m:r>
          <m:rPr>
            <m:sty m:val="bi"/>
          </m:rPr>
          <m:t>C</m:t>
        </m:r>
      </m:oMath>
      <w:del w:id="10068" w:author="PR Preview" w:date="2026-01-01T00:00:00Z">
        <w:r>
          <w:delText xml:space="preserve"> </w:delText>
        </w:r>
      </w:del>
      <w:del w:id="10069" w:author="PR Preview" w:date="2026-01-01T00:00:00Z">
        <w:r>
          <w:delText xml:space="preserve">can never be</w:delText>
        </w:r>
      </w:del>
      <w:del w:id="10070" w:author="PR Preview" w:date="2026-01-01T00:00:00Z">
        <w:r>
          <w:delText xml:space="preserve"> </w:delText>
        </w:r>
      </w:del>
      <m:oMath>
        <m:sSub>
          <m:e>
            <m:r>
              <m:rPr>
                <m:sty m:val="bi"/>
              </m:rPr>
              <m:t>I</m:t>
            </m:r>
          </m:e>
          <m:sub>
            <m:r>
              <m:t>2</m:t>
            </m:r>
          </m:sub>
        </m:sSub>
      </m:oMath>
      <w:del w:id="10071" w:author="PR Preview" w:date="2026-01-01T00:00:00Z">
        <w:r>
          <w:delText xml:space="preserve">.</w:delText>
        </w:r>
      </w:del>
    </w:p>
    <w:p>
      <w:pPr>
        <w:pStyle w:val="BodyText"/>
      </w:pPr>
      <w:del w:id="10072" w:author="PR Preview" w:date="2026-01-01T00:00:00Z">
        <w:r>
          <w:rPr>
            <w:i/>
            <w:iCs/>
          </w:rPr>
          <w:delText xml:space="preserve">Remark 29</w:delText>
        </w:r>
      </w:del>
      <w:del w:id="10073" w:author="PR Preview" w:date="2026-01-01T00:00:00Z">
        <w:r>
          <w:delText xml:space="preserve"> (Matrix arithmetic compared with scalar arithmetic). </w:delText>
        </w:r>
      </w:del>
      <w:del w:id="10074" w:author="PR Preview" w:date="2026-01-01T00:00:00Z">
        <w:r>
          <w:rPr>
            <w:b/>
            <w:bCs/>
          </w:rPr>
          <w:delText xml:space="preserve">Sums and differences.</w:delText>
        </w:r>
      </w:del>
      <w:del w:id="10075" w:author="PR Preview" w:date="2026-01-01T00:00:00Z">
        <w:r>
          <w:delText xml:space="preserve"> </w:delText>
        </w:r>
      </w:del>
      <w:del w:id="10076" w:author="PR Preview" w:date="2026-01-01T00:00:00Z">
        <w:r>
          <w:delText xml:space="preserve">Matrix addition has every property that addition of numbers has:</w:delText>
        </w:r>
      </w:del>
      <w:del w:id="10077" w:author="PR Preview" w:date="2026-01-01T00:00:00Z">
        <w:r>
          <w:delText xml:space="preserve"> </w:delText>
        </w:r>
      </w:del>
      <w:del w:id="10078" w:author="PR Preview" w:date="2026-01-01T00:00:00Z">
        <w:r>
          <w:delText xml:space="preserve">it is commutative (</w:delText>
        </w:r>
      </w:del>
      <w:hyperlink w:anchor="thm-matadd-commutative">
        <w:del w:id="10079" w:author="PR Preview" w:date="2026-01-01T00:00:00Z">
          <w:r>
            <w:rPr>
              <w:rStyle w:val="Hyperlink"/>
            </w:rPr>
            <w:delText xml:space="preserve">Theorem 4</w:delText>
          </w:r>
        </w:del>
      </w:hyperlink>
      <w:del w:id="10080" w:author="PR Preview" w:date="2026-01-01T00:00:00Z">
        <w:r>
          <w:delText xml:space="preserve">),</w:delText>
        </w:r>
      </w:del>
      <w:del w:id="10081" w:author="PR Preview" w:date="2026-01-01T00:00:00Z">
        <w:r>
          <w:delText xml:space="preserve"> </w:delText>
        </w:r>
      </w:del>
      <w:del w:id="10082" w:author="PR Preview" w:date="2026-01-01T00:00:00Z">
        <w:r>
          <w:delText xml:space="preserve">associative (</w:delText>
        </w:r>
      </w:del>
      <w:hyperlink w:anchor="thm-matadd-assoc">
        <w:del w:id="10083" w:author="PR Preview" w:date="2026-01-01T00:00:00Z">
          <w:r>
            <w:rPr>
              <w:rStyle w:val="Hyperlink"/>
            </w:rPr>
            <w:delText xml:space="preserve">Theorem 5</w:delText>
          </w:r>
        </w:del>
      </w:hyperlink>
      <w:del w:id="10084" w:author="PR Preview" w:date="2026-01-01T00:00:00Z">
        <w:r>
          <w:delText xml:space="preserve">),</w:delText>
        </w:r>
      </w:del>
      <w:del w:id="10085" w:author="PR Preview" w:date="2026-01-01T00:00:00Z">
        <w:r>
          <w:delText xml:space="preserve"> </w:delText>
        </w:r>
      </w:del>
      <w:del w:id="10086" w:author="PR Preview" w:date="2026-01-01T00:00:00Z">
        <w:r>
          <w:delText xml:space="preserve">has the zero matrix as its identity (</w:delText>
        </w:r>
      </w:del>
      <w:hyperlink w:anchor="thm-matadd-identity">
        <w:del w:id="10087" w:author="PR Preview" w:date="2026-01-01T00:00:00Z">
          <w:r>
            <w:rPr>
              <w:rStyle w:val="Hyperlink"/>
            </w:rPr>
            <w:delText xml:space="preserve">Theorem 6</w:delText>
          </w:r>
        </w:del>
      </w:hyperlink>
      <w:del w:id="10088" w:author="PR Preview" w:date="2026-01-01T00:00:00Z">
        <w:r>
          <w:delText xml:space="preserve">),</w:delText>
        </w:r>
      </w:del>
      <w:del w:id="10089" w:author="PR Preview" w:date="2026-01-01T00:00:00Z">
        <w:r>
          <w:delText xml:space="preserve"> </w:delText>
        </w:r>
      </w:del>
      <w:del w:id="10090" w:author="PR Preview" w:date="2026-01-01T00:00:00Z">
        <w:r>
          <w:delText xml:space="preserve">and gives each matrix a negative (</w:delText>
        </w:r>
      </w:del>
      <w:hyperlink w:anchor="thm-matadd-inverse">
        <w:del w:id="10091" w:author="PR Preview" w:date="2026-01-01T00:00:00Z">
          <w:r>
            <w:rPr>
              <w:rStyle w:val="Hyperlink"/>
            </w:rPr>
            <w:delText xml:space="preserve">Theorem 7</w:delText>
          </w:r>
        </w:del>
      </w:hyperlink>
      <w:del w:id="10092" w:author="PR Preview" w:date="2026-01-01T00:00:00Z">
        <w:r>
          <w:delText xml:space="preserve">).</w:delText>
        </w:r>
      </w:del>
      <w:del w:id="10093" w:author="PR Preview" w:date="2026-01-01T00:00:00Z">
        <w:r>
          <w:delText xml:space="preserve"> </w:delText>
        </w:r>
      </w:del>
      <w:del w:id="10094" w:author="PR Preview" w:date="2026-01-01T00:00:00Z">
        <w:r>
          <w:delText xml:space="preserve">The only new condition is that</w:delText>
        </w:r>
      </w:del>
      <w:del w:id="10095" w:author="PR Preview" w:date="2026-01-01T00:00:00Z">
        <w:r>
          <w:delText xml:space="preserve"> </w:delText>
        </w:r>
      </w:del>
      <m:oMath>
        <m:r>
          <m:rPr>
            <m:sty m:val="bi"/>
          </m:rPr>
          <m:t>A</m:t>
        </m:r>
        <m:r>
          <m:rPr>
            <m:sty m:val="p"/>
          </m:rPr>
          <m:t>+</m:t>
        </m:r>
        <m:r>
          <m:rPr>
            <m:sty m:val="bi"/>
          </m:rPr>
          <m:t>B</m:t>
        </m:r>
      </m:oMath>
      <w:del w:id="10096" w:author="PR Preview" w:date="2026-01-01T00:00:00Z">
        <w:r>
          <w:delText xml:space="preserve"> </w:delText>
        </w:r>
      </w:del>
      <w:del w:id="10097" w:author="PR Preview" w:date="2026-01-01T00:00:00Z">
        <w:r>
          <w:delText xml:space="preserve">is defined only when</w:delText>
        </w:r>
      </w:del>
      <w:del w:id="10098" w:author="PR Preview" w:date="2026-01-01T00:00:00Z">
        <w:r>
          <w:delText xml:space="preserve"> </w:delText>
        </w:r>
      </w:del>
      <m:oMath>
        <m:r>
          <m:rPr>
            <m:sty m:val="bi"/>
          </m:rPr>
          <m:t>A</m:t>
        </m:r>
      </m:oMath>
      <w:del w:id="10099" w:author="PR Preview" w:date="2026-01-01T00:00:00Z">
        <w:r>
          <w:delText xml:space="preserve"> </w:delText>
        </w:r>
      </w:del>
      <w:del w:id="10100" w:author="PR Preview" w:date="2026-01-01T00:00:00Z">
        <w:r>
          <w:delText xml:space="preserve">and</w:delText>
        </w:r>
      </w:del>
      <w:del w:id="10101" w:author="PR Preview" w:date="2026-01-01T00:00:00Z">
        <w:r>
          <w:delText xml:space="preserve"> </w:delText>
        </w:r>
      </w:del>
      <m:oMath>
        <m:r>
          <m:rPr>
            <m:sty m:val="bi"/>
          </m:rPr>
          <m:t>B</m:t>
        </m:r>
      </m:oMath>
      <w:del w:id="10102" w:author="PR Preview" w:date="2026-01-01T00:00:00Z">
        <w:r>
          <w:delText xml:space="preserve"> </w:delText>
        </w:r>
      </w:del>
      <w:del w:id="10103" w:author="PR Preview" w:date="2026-01-01T00:00:00Z">
        <w:r>
          <w:delText xml:space="preserve">have the same dimensions.</w:delText>
        </w:r>
      </w:del>
    </w:p>
    <w:p>
      <w:pPr>
        <w:pStyle w:val="BodyText"/>
      </w:pPr>
      <w:ins w:id="10104" w:author="PR Preview" w:date="2026-01-01T00:00:00Z">
        <w:r>
          <w:t xml:space="preserve">Because</w:t>
        </w:r>
      </w:ins>
      <w:ins w:id="10105" w:author="PR Preview" w:date="2026-01-01T00:00:00Z">
        <w:r>
          <w:t xml:space="preserve"> </w:t>
        </w:r>
      </w:ins>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ins w:id="10106" w:author="PR Preview" w:date="2026-01-01T00:00:00Z">
        <w:r>
          <w:t xml:space="preserve"> </w:t>
        </w:r>
      </w:ins>
      <w:ins w:id="10107" w:author="PR Preview" w:date="2026-01-01T00:00:00Z">
        <w:r>
          <w:t xml:space="preserve">while</w:t>
        </w:r>
      </w:ins>
      <w:ins w:id="10108" w:author="PR Preview" w:date="2026-01-01T00:00:00Z">
        <w:r>
          <w:t xml:space="preserve"> </w:t>
        </w:r>
      </w:ins>
      <m:oMath>
        <m:r>
          <m:rPr>
            <m:sty m:val="bi"/>
          </m:rPr>
          <m:t>B</m:t>
        </m:r>
        <m:r>
          <m:rPr>
            <m:sty m:val="p"/>
          </m:rPr>
          <m:t>≠</m:t>
        </m:r>
        <m:sSub>
          <m:e>
            <m:r>
              <m:rPr>
                <m:sty m:val="b"/>
              </m:rPr>
              <m:t>0</m:t>
            </m:r>
          </m:e>
          <m:sub>
            <m:r>
              <m:t>2</m:t>
            </m:r>
            <m:r>
              <m:rPr>
                <m:sty m:val="p"/>
              </m:rPr>
              <m:t>×</m:t>
            </m:r>
            <m:r>
              <m:t>2</m:t>
            </m:r>
          </m:sub>
        </m:sSub>
      </m:oMath>
      <w:ins w:id="10109" w:author="PR Preview" w:date="2026-01-01T00:00:00Z">
        <w:r>
          <w:t xml:space="preserve">,</w:t>
        </w:r>
      </w:ins>
      <w:ins w:id="10110" w:author="PR Preview" w:date="2026-01-01T00:00:00Z">
        <w:r>
          <w:t xml:space="preserve"> </w:t>
        </w:r>
      </w:ins>
      <w:ins w:id="10111" w:author="PR Preview" w:date="2026-01-01T00:00:00Z">
        <w:r>
          <w:t xml:space="preserve">the factor</w:t>
        </w:r>
      </w:ins>
      <w:ins w:id="10112" w:author="PR Preview" w:date="2026-01-01T00:00:00Z">
        <w:r>
          <w:t xml:space="preserve"> </w:t>
        </w:r>
      </w:ins>
      <m:oMath>
        <m:r>
          <m:rPr>
            <m:sty m:val="bi"/>
          </m:rPr>
          <m:t>A</m:t>
        </m:r>
      </m:oMath>
      <w:ins w:id="10113" w:author="PR Preview" w:date="2026-01-01T00:00:00Z">
        <w:r>
          <w:t xml:space="preserve"> </w:t>
        </w:r>
      </w:ins>
      <w:ins w:id="10114" w:author="PR Preview" w:date="2026-01-01T00:00:00Z">
        <w:r>
          <w:t xml:space="preserve">cannot be cancelled from</w:t>
        </w:r>
      </w:ins>
      <w:ins w:id="10115" w:author="PR Preview" w:date="2026-01-01T00:00:00Z">
        <w:r>
          <w:t xml:space="preserve"> </w:t>
        </w:r>
      </w:ins>
      <m:oMath>
        <m:r>
          <m:rPr>
            <m:sty m:val="bi"/>
          </m:rPr>
          <m:t>A</m:t>
        </m:r>
        <m:r>
          <m:rPr>
            <m:sty m:val="bi"/>
          </m:rPr>
          <m:t>B</m:t>
        </m:r>
        <m:r>
          <m:rPr>
            <m:sty m:val="p"/>
          </m:rPr>
          <m:t>=</m:t>
        </m:r>
        <m:r>
          <m:rPr>
            <m:sty m:val="bi"/>
          </m:rPr>
          <m:t>A</m:t>
        </m:r>
        <m:sSub>
          <m:e>
            <m:r>
              <m:rPr>
                <m:sty m:val="b"/>
              </m:rPr>
              <m:t>0</m:t>
            </m:r>
          </m:e>
          <m:sub>
            <m:r>
              <m:t>2</m:t>
            </m:r>
            <m:r>
              <m:rPr>
                <m:sty m:val="p"/>
              </m:rPr>
              <m:t>×</m:t>
            </m:r>
            <m:r>
              <m:t>2</m:t>
            </m:r>
          </m:sub>
        </m:sSub>
      </m:oMath>
      <w:ins w:id="10116" w:author="PR Preview" w:date="2026-01-01T00:00:00Z">
        <w:r>
          <w:t xml:space="preserve">.</w:t>
        </w:r>
      </w:ins>
      <w:ins w:id="10117" w:author="PR Preview" w:date="2026-01-01T00:00:00Z">
        <w:r>
          <w:t xml:space="preserve"> </w:t>
        </w:r>
      </w:ins>
      <w:ins w:id="10118" w:author="PR Preview" w:date="2026-01-01T00:00:00Z">
        <w:r>
          <w:t xml:space="preserve">This does not contradict</w:t>
        </w:r>
      </w:ins>
      <w:ins w:id="10119" w:author="PR Preview" w:date="2026-01-01T00:00:00Z">
        <w:r>
          <w:t xml:space="preserve"> </w:t>
        </w:r>
      </w:ins>
      <w:hyperlink w:anchor="thm-invertible-cancel">
        <w:ins w:id="10120" w:author="PR Preview" w:date="2026-01-01T00:00:00Z">
          <w:r>
            <w:rPr>
              <w:rStyle w:val="Hyperlink"/>
            </w:rPr>
            <w:t xml:space="preserve">Theorem 70</w:t>
          </w:r>
        </w:ins>
      </w:hyperlink>
      <w:ins w:id="10121" w:author="PR Preview" w:date="2026-01-01T00:00:00Z">
        <w:r>
          <w:t xml:space="preserve">,</w:t>
        </w:r>
      </w:ins>
      <w:ins w:id="10122" w:author="PR Preview" w:date="2026-01-01T00:00:00Z">
        <w:r>
          <w:t xml:space="preserve"> </w:t>
        </w:r>
      </w:ins>
      <w:ins w:id="10123" w:author="PR Preview" w:date="2026-01-01T00:00:00Z">
        <w:r>
          <w:t xml:space="preserve">because</w:t>
        </w:r>
      </w:ins>
      <w:ins w:id="10124" w:author="PR Preview" w:date="2026-01-01T00:00:00Z">
        <w:r>
          <w:t xml:space="preserve"> </w:t>
        </w:r>
      </w:ins>
      <m:oMath>
        <m:r>
          <m:rPr>
            <m:sty m:val="bi"/>
          </m:rPr>
          <m:t>A</m:t>
        </m:r>
      </m:oMath>
      <w:ins w:id="10125" w:author="PR Preview" w:date="2026-01-01T00:00:00Z">
        <w:r>
          <w:t xml:space="preserve"> </w:t>
        </w:r>
      </w:ins>
      <w:ins w:id="10126" w:author="PR Preview" w:date="2026-01-01T00:00:00Z">
        <w:r>
          <w:t xml:space="preserve">is singular:</w:t>
        </w:r>
      </w:ins>
      <w:ins w:id="10127" w:author="PR Preview" w:date="2026-01-01T00:00:00Z">
        <w:r>
          <w:t xml:space="preserve"> </w:t>
        </w:r>
      </w:ins>
      <w:ins w:id="10128" w:author="PR Preview" w:date="2026-01-01T00:00:00Z">
        <w:r>
          <w:t xml:space="preserve">its second row is zero, so</w:t>
        </w:r>
      </w:ins>
      <w:ins w:id="10129" w:author="PR Preview" w:date="2026-01-01T00:00:00Z">
        <w:r>
          <w:t xml:space="preserve"> </w:t>
        </w:r>
      </w:ins>
      <m:oMath>
        <m:r>
          <m:rPr>
            <m:sty m:val="bi"/>
          </m:rPr>
          <m:t>A</m:t>
        </m:r>
        <m:r>
          <m:rPr>
            <m:sty m:val="bi"/>
          </m:rPr>
          <m:t>C</m:t>
        </m:r>
      </m:oMath>
      <w:ins w:id="10130" w:author="PR Preview" w:date="2026-01-01T00:00:00Z">
        <w:r>
          <w:t xml:space="preserve"> </w:t>
        </w:r>
      </w:ins>
      <w:ins w:id="10131" w:author="PR Preview" w:date="2026-01-01T00:00:00Z">
        <w:r>
          <w:t xml:space="preserve">has a zero second row for every</w:t>
        </w:r>
      </w:ins>
      <w:ins w:id="10132" w:author="PR Preview" w:date="2026-01-01T00:00:00Z">
        <w:r>
          <w:t xml:space="preserve"> </w:t>
        </w:r>
      </w:ins>
      <m:oMath>
        <m:r>
          <m:t>2</m:t>
        </m:r>
        <m:r>
          <m:rPr>
            <m:sty m:val="p"/>
          </m:rPr>
          <m:t>×</m:t>
        </m:r>
        <m:r>
          <m:t>2</m:t>
        </m:r>
      </m:oMath>
      <w:ins w:id="10133" w:author="PR Preview" w:date="2026-01-01T00:00:00Z">
        <w:r>
          <w:t xml:space="preserve"> </w:t>
        </w:r>
      </w:ins>
      <w:ins w:id="10134" w:author="PR Preview" w:date="2026-01-01T00:00:00Z">
        <w:r>
          <w:t xml:space="preserve">matrix</w:t>
        </w:r>
      </w:ins>
      <w:ins w:id="10135" w:author="PR Preview" w:date="2026-01-01T00:00:00Z">
        <w:r>
          <w:t xml:space="preserve"> </w:t>
        </w:r>
      </w:ins>
      <m:oMath>
        <m:r>
          <m:rPr>
            <m:sty m:val="bi"/>
          </m:rPr>
          <m:t>C</m:t>
        </m:r>
      </m:oMath>
      <w:ins w:id="10136" w:author="PR Preview" w:date="2026-01-01T00:00:00Z">
        <w:r>
          <w:t xml:space="preserve">,</w:t>
        </w:r>
      </w:ins>
      <w:ins w:id="10137" w:author="PR Preview" w:date="2026-01-01T00:00:00Z">
        <w:r>
          <w:t xml:space="preserve"> </w:t>
        </w:r>
      </w:ins>
      <w:ins w:id="10138" w:author="PR Preview" w:date="2026-01-01T00:00:00Z">
        <w:r>
          <w:t xml:space="preserve">and</w:t>
        </w:r>
      </w:ins>
      <w:ins w:id="10139" w:author="PR Preview" w:date="2026-01-01T00:00:00Z">
        <w:r>
          <w:t xml:space="preserve"> </w:t>
        </w:r>
      </w:ins>
      <m:oMath>
        <m:r>
          <m:rPr>
            <m:sty m:val="bi"/>
          </m:rPr>
          <m:t>A</m:t>
        </m:r>
        <m:r>
          <m:rPr>
            <m:sty m:val="bi"/>
          </m:rPr>
          <m:t>C</m:t>
        </m:r>
      </m:oMath>
      <w:ins w:id="10140" w:author="PR Preview" w:date="2026-01-01T00:00:00Z">
        <w:r>
          <w:t xml:space="preserve"> </w:t>
        </w:r>
      </w:ins>
      <w:ins w:id="10141" w:author="PR Preview" w:date="2026-01-01T00:00:00Z">
        <w:r>
          <w:t xml:space="preserve">can never be</w:t>
        </w:r>
      </w:ins>
      <w:ins w:id="10142" w:author="PR Preview" w:date="2026-01-01T00:00:00Z">
        <w:r>
          <w:t xml:space="preserve"> </w:t>
        </w:r>
      </w:ins>
      <m:oMath>
        <m:sSub>
          <m:e>
            <m:r>
              <m:rPr>
                <m:sty m:val="bi"/>
              </m:rPr>
              <m:t>I</m:t>
            </m:r>
          </m:e>
          <m:sub>
            <m:r>
              <m:t>2</m:t>
            </m:r>
          </m:sub>
        </m:sSub>
      </m:oMath>
      <w:ins w:id="10143" w:author="PR Preview" w:date="2026-01-01T00:00:00Z">
        <w:r>
          <w:t xml:space="preserve">.</w:t>
        </w:r>
      </w:ins>
    </w:p>
    <w:bookmarkEnd w:id="440"/>
    <w:bookmarkStart w:id="441" w:name="rem-matrix-vs-scalar-arithmetic"/>
    <w:p>
      <w:pPr>
        <w:pStyle w:val="BodyText"/>
      </w:pPr>
      <w:ins w:id="10144" w:author="PR Preview" w:date="2026-01-01T00:00:00Z">
        <w:r>
          <w:rPr>
            <w:i/>
            <w:iCs/>
          </w:rPr>
          <w:t xml:space="preserve">Remark 30</w:t>
        </w:r>
      </w:ins>
      <w:ins w:id="10145" w:author="PR Preview" w:date="2026-01-01T00:00:00Z">
        <w:r>
          <w:t xml:space="preserve"> (Matrix arithmetic compared with scalar arithmetic). </w:t>
        </w:r>
      </w:ins>
      <w:ins w:id="10146" w:author="PR Preview" w:date="2026-01-01T00:00:00Z">
        <w:r>
          <w:rPr>
            <w:b/>
            <w:bCs/>
          </w:rPr>
          <w:t xml:space="preserve">Sums and differences.</w:t>
        </w:r>
      </w:ins>
      <w:ins w:id="10147" w:author="PR Preview" w:date="2026-01-01T00:00:00Z">
        <w:r>
          <w:t xml:space="preserve"> </w:t>
        </w:r>
      </w:ins>
      <w:ins w:id="10148" w:author="PR Preview" w:date="2026-01-01T00:00:00Z">
        <w:r>
          <w:t xml:space="preserve">Matrix addition has every property that addition of numbers has:</w:t>
        </w:r>
      </w:ins>
      <w:ins w:id="10149" w:author="PR Preview" w:date="2026-01-01T00:00:00Z">
        <w:r>
          <w:t xml:space="preserve"> </w:t>
        </w:r>
      </w:ins>
      <w:ins w:id="10150" w:author="PR Preview" w:date="2026-01-01T00:00:00Z">
        <w:r>
          <w:t xml:space="preserve">it is commutative (</w:t>
        </w:r>
      </w:ins>
      <w:hyperlink w:anchor="thm-matadd-commutative">
        <w:ins w:id="10151" w:author="PR Preview" w:date="2026-01-01T00:00:00Z">
          <w:r>
            <w:rPr>
              <w:rStyle w:val="Hyperlink"/>
            </w:rPr>
            <w:t xml:space="preserve">Theorem 4</w:t>
          </w:r>
        </w:ins>
      </w:hyperlink>
      <w:ins w:id="10152" w:author="PR Preview" w:date="2026-01-01T00:00:00Z">
        <w:r>
          <w:t xml:space="preserve">),</w:t>
        </w:r>
      </w:ins>
      <w:ins w:id="10153" w:author="PR Preview" w:date="2026-01-01T00:00:00Z">
        <w:r>
          <w:t xml:space="preserve"> </w:t>
        </w:r>
      </w:ins>
      <w:ins w:id="10154" w:author="PR Preview" w:date="2026-01-01T00:00:00Z">
        <w:r>
          <w:t xml:space="preserve">associative (</w:t>
        </w:r>
      </w:ins>
      <w:hyperlink w:anchor="thm-matadd-assoc">
        <w:ins w:id="10155" w:author="PR Preview" w:date="2026-01-01T00:00:00Z">
          <w:r>
            <w:rPr>
              <w:rStyle w:val="Hyperlink"/>
            </w:rPr>
            <w:t xml:space="preserve">Theorem 5</w:t>
          </w:r>
        </w:ins>
      </w:hyperlink>
      <w:ins w:id="10156" w:author="PR Preview" w:date="2026-01-01T00:00:00Z">
        <w:r>
          <w:t xml:space="preserve">),</w:t>
        </w:r>
      </w:ins>
      <w:ins w:id="10157" w:author="PR Preview" w:date="2026-01-01T00:00:00Z">
        <w:r>
          <w:t xml:space="preserve"> </w:t>
        </w:r>
      </w:ins>
      <w:ins w:id="10158" w:author="PR Preview" w:date="2026-01-01T00:00:00Z">
        <w:r>
          <w:t xml:space="preserve">has the zero matrix as its identity (</w:t>
        </w:r>
      </w:ins>
      <w:hyperlink w:anchor="thm-matadd-identity">
        <w:ins w:id="10159" w:author="PR Preview" w:date="2026-01-01T00:00:00Z">
          <w:r>
            <w:rPr>
              <w:rStyle w:val="Hyperlink"/>
            </w:rPr>
            <w:t xml:space="preserve">Theorem 6</w:t>
          </w:r>
        </w:ins>
      </w:hyperlink>
      <w:ins w:id="10160" w:author="PR Preview" w:date="2026-01-01T00:00:00Z">
        <w:r>
          <w:t xml:space="preserve">),</w:t>
        </w:r>
      </w:ins>
      <w:ins w:id="10161" w:author="PR Preview" w:date="2026-01-01T00:00:00Z">
        <w:r>
          <w:t xml:space="preserve"> </w:t>
        </w:r>
      </w:ins>
      <w:ins w:id="10162" w:author="PR Preview" w:date="2026-01-01T00:00:00Z">
        <w:r>
          <w:t xml:space="preserve">and gives each matrix a negative (</w:t>
        </w:r>
      </w:ins>
      <w:hyperlink w:anchor="thm-matadd-inverse">
        <w:ins w:id="10163" w:author="PR Preview" w:date="2026-01-01T00:00:00Z">
          <w:r>
            <w:rPr>
              <w:rStyle w:val="Hyperlink"/>
            </w:rPr>
            <w:t xml:space="preserve">Theorem 7</w:t>
          </w:r>
        </w:ins>
      </w:hyperlink>
      <w:ins w:id="10164" w:author="PR Preview" w:date="2026-01-01T00:00:00Z">
        <w:r>
          <w:t xml:space="preserve">).</w:t>
        </w:r>
      </w:ins>
      <w:ins w:id="10165" w:author="PR Preview" w:date="2026-01-01T00:00:00Z">
        <w:r>
          <w:t xml:space="preserve"> </w:t>
        </w:r>
      </w:ins>
      <w:ins w:id="10166" w:author="PR Preview" w:date="2026-01-01T00:00:00Z">
        <w:r>
          <w:t xml:space="preserve">The only new condition is that</w:t>
        </w:r>
      </w:ins>
      <w:ins w:id="10167" w:author="PR Preview" w:date="2026-01-01T00:00:00Z">
        <w:r>
          <w:t xml:space="preserve"> </w:t>
        </w:r>
      </w:ins>
      <m:oMath>
        <m:r>
          <m:rPr>
            <m:sty m:val="bi"/>
          </m:rPr>
          <m:t>A</m:t>
        </m:r>
        <m:r>
          <m:rPr>
            <m:sty m:val="p"/>
          </m:rPr>
          <m:t>+</m:t>
        </m:r>
        <m:r>
          <m:rPr>
            <m:sty m:val="bi"/>
          </m:rPr>
          <m:t>B</m:t>
        </m:r>
      </m:oMath>
      <w:ins w:id="10168" w:author="PR Preview" w:date="2026-01-01T00:00:00Z">
        <w:r>
          <w:t xml:space="preserve"> </w:t>
        </w:r>
      </w:ins>
      <w:ins w:id="10169" w:author="PR Preview" w:date="2026-01-01T00:00:00Z">
        <w:r>
          <w:t xml:space="preserve">is defined only when</w:t>
        </w:r>
      </w:ins>
      <w:ins w:id="10170" w:author="PR Preview" w:date="2026-01-01T00:00:00Z">
        <w:r>
          <w:t xml:space="preserve"> </w:t>
        </w:r>
      </w:ins>
      <m:oMath>
        <m:r>
          <m:rPr>
            <m:sty m:val="bi"/>
          </m:rPr>
          <m:t>A</m:t>
        </m:r>
      </m:oMath>
      <w:ins w:id="10171" w:author="PR Preview" w:date="2026-01-01T00:00:00Z">
        <w:r>
          <w:t xml:space="preserve"> </w:t>
        </w:r>
      </w:ins>
      <w:ins w:id="10172" w:author="PR Preview" w:date="2026-01-01T00:00:00Z">
        <w:r>
          <w:t xml:space="preserve">and</w:t>
        </w:r>
      </w:ins>
      <w:ins w:id="10173" w:author="PR Preview" w:date="2026-01-01T00:00:00Z">
        <w:r>
          <w:t xml:space="preserve"> </w:t>
        </w:r>
      </w:ins>
      <m:oMath>
        <m:r>
          <m:rPr>
            <m:sty m:val="bi"/>
          </m:rPr>
          <m:t>B</m:t>
        </m:r>
      </m:oMath>
      <w:ins w:id="10174" w:author="PR Preview" w:date="2026-01-01T00:00:00Z">
        <w:r>
          <w:t xml:space="preserve"> </w:t>
        </w:r>
      </w:ins>
      <w:ins w:id="10175" w:author="PR Preview" w:date="2026-01-01T00:00:00Z">
        <w:r>
          <w:t xml:space="preserve">have the same dimensions.</w:t>
        </w:r>
      </w:ins>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del w:id="10176" w:author="PR Preview" w:date="2026-01-01T00:00:00Z">
        <w:r>
          <w:delText xml:space="preserve">It is not commutative:</w:delText>
        </w:r>
      </w:del>
      <w:del w:id="10177" w:author="PR Preview" w:date="2026-01-01T00:00:00Z">
        <w:r>
          <w:delText xml:space="preserve"> </w:delText>
        </w:r>
      </w:del>
      <m:oMath>
        <m:r>
          <m:rPr>
            <m:sty m:val="bi"/>
          </m:rPr>
          <m:t>A</m:t>
        </m:r>
        <m:r>
          <m:rPr>
            <m:sty m:val="bi"/>
          </m:rPr>
          <m:t>B</m:t>
        </m:r>
        <m:r>
          <m:rPr>
            <m:sty m:val="p"/>
          </m:rPr>
          <m:t>≠</m:t>
        </m:r>
        <m:r>
          <m:rPr>
            <m:sty m:val="bi"/>
          </m:rPr>
          <m:t>B</m:t>
        </m:r>
        <m:r>
          <m:rPr>
            <m:sty m:val="bi"/>
          </m:rPr>
          <m:t>A</m:t>
        </m:r>
      </m:oMath>
      <w:del w:id="10178" w:author="PR Preview" w:date="2026-01-01T00:00:00Z">
        <w:r>
          <w:delText xml:space="preserve"> </w:delText>
        </w:r>
      </w:del>
      <w:del w:id="10179" w:author="PR Preview" w:date="2026-01-01T00:00:00Z">
        <w:r>
          <w:delText xml:space="preserve">in general (</w:delText>
        </w:r>
      </w:del>
      <w:hyperlink w:anchor="rem-matmul-not-commutative">
        <w:del w:id="10180" w:author="PR Preview" w:date="2026-01-01T00:00:00Z">
          <w:r>
            <w:rPr>
              <w:rStyle w:val="Hyperlink"/>
            </w:rPr>
            <w:delText xml:space="preserve">Remark 11</w:delText>
          </w:r>
        </w:del>
      </w:hyperlink>
      <w:del w:id="10181" w:author="PR Preview" w:date="2026-01-01T00:00:00Z">
        <w:r>
          <w:delText xml:space="preserve">).</w:delText>
        </w:r>
      </w:del>
    </w:p>
    <w:p>
      <w:pPr>
        <w:pStyle w:val="Compact"/>
        <w:numPr>
          <w:ilvl w:val="0"/>
          <w:numId w:val="1072"/>
        </w:numPr>
      </w:pPr>
      <w:del w:id="10182" w:author="PR Preview" w:date="2026-01-01T00:00:00Z">
        <w:r>
          <w:delText xml:space="preserve">A nonzero square matrix need not have an inverse (</w:delText>
        </w:r>
      </w:del>
      <w:hyperlink w:anchor="exm-invertible-matrix">
        <w:del w:id="10183" w:author="PR Preview" w:date="2026-01-01T00:00:00Z">
          <w:r>
            <w:rPr>
              <w:rStyle w:val="Hyperlink"/>
            </w:rPr>
            <w:delText xml:space="preserve">Example 127</w:delText>
          </w:r>
        </w:del>
      </w:hyperlink>
      <w:del w:id="10184" w:author="PR Preview" w:date="2026-01-01T00:00:00Z">
        <w:r>
          <w:delText xml:space="preserve">).</w:delText>
        </w:r>
      </w:del>
    </w:p>
    <w:p>
      <w:pPr>
        <w:pStyle w:val="Compact"/>
        <w:numPr>
          <w:ilvl w:val="0"/>
          <w:numId w:val="1072"/>
        </w:numPr>
      </w:pPr>
      <m:oMath>
        <m:r>
          <m:rPr>
            <m:sty m:val="bi"/>
          </m:rPr>
          <m:t>A</m:t>
        </m:r>
        <m:r>
          <m:rPr>
            <m:sty m:val="bi"/>
          </m:rPr>
          <m:t>B</m:t>
        </m:r>
        <m:r>
          <m:rPr>
            <m:sty m:val="p"/>
          </m:rPr>
          <m:t>=</m:t>
        </m:r>
        <m:r>
          <m:rPr>
            <m:sty m:val="b"/>
          </m:rPr>
          <m:t>0</m:t>
        </m:r>
      </m:oMath>
      <w:del w:id="10185" w:author="PR Preview" w:date="2026-01-01T00:00:00Z">
        <w:r>
          <w:delText xml:space="preserve"> </w:delText>
        </w:r>
      </w:del>
      <w:del w:id="10186" w:author="PR Preview" w:date="2026-01-01T00:00:00Z">
        <w:r>
          <w:delText xml:space="preserve">can hold with</w:delText>
        </w:r>
      </w:del>
      <w:del w:id="10187" w:author="PR Preview" w:date="2026-01-01T00:00:00Z">
        <w:r>
          <w:delText xml:space="preserve"> </w:delText>
        </w:r>
      </w:del>
      <m:oMath>
        <m:r>
          <m:rPr>
            <m:sty m:val="bi"/>
          </m:rPr>
          <m:t>A</m:t>
        </m:r>
        <m:r>
          <m:rPr>
            <m:sty m:val="p"/>
          </m:rPr>
          <m:t>≠</m:t>
        </m:r>
        <m:r>
          <m:rPr>
            <m:sty m:val="b"/>
          </m:rPr>
          <m:t>0</m:t>
        </m:r>
      </m:oMath>
      <w:del w:id="10188" w:author="PR Preview" w:date="2026-01-01T00:00:00Z">
        <w:r>
          <w:delText xml:space="preserve"> </w:delText>
        </w:r>
      </w:del>
      <w:del w:id="10189" w:author="PR Preview" w:date="2026-01-01T00:00:00Z">
        <w:r>
          <w:delText xml:space="preserve">and</w:delText>
        </w:r>
      </w:del>
      <w:del w:id="10190" w:author="PR Preview" w:date="2026-01-01T00:00:00Z">
        <w:r>
          <w:delText xml:space="preserve"> </w:delText>
        </w:r>
      </w:del>
      <m:oMath>
        <m:r>
          <m:rPr>
            <m:sty m:val="bi"/>
          </m:rPr>
          <m:t>B</m:t>
        </m:r>
        <m:r>
          <m:rPr>
            <m:sty m:val="p"/>
          </m:rPr>
          <m:t>≠</m:t>
        </m:r>
        <m:r>
          <m:rPr>
            <m:sty m:val="b"/>
          </m:rPr>
          <m:t>0</m:t>
        </m:r>
      </m:oMath>
      <w:del w:id="10191" w:author="PR Preview" w:date="2026-01-01T00:00:00Z">
        <w:r>
          <w:delText xml:space="preserve"> </w:delText>
        </w:r>
      </w:del>
      <w:del w:id="10192" w:author="PR Preview" w:date="2026-01-01T00:00:00Z">
        <w:r>
          <w:delText xml:space="preserve">(</w:delText>
        </w:r>
      </w:del>
      <w:hyperlink w:anchor="exm-matmul-zero-divisors">
        <w:del w:id="10193" w:author="PR Preview" w:date="2026-01-01T00:00:00Z">
          <w:r>
            <w:rPr>
              <w:rStyle w:val="Hyperlink"/>
            </w:rPr>
            <w:delText xml:space="preserve">Example 131</w:delText>
          </w:r>
        </w:del>
      </w:hyperlink>
      <w:del w:id="10194" w:author="PR Preview" w:date="2026-01-01T00:00:00Z">
        <w:r>
          <w:delText xml:space="preserve">),</w:delText>
        </w:r>
      </w:del>
      <w:del w:id="10195" w:author="PR Preview" w:date="2026-01-01T00:00:00Z">
        <w:r>
          <w:delText xml:space="preserve"> </w:delText>
        </w:r>
      </w:del>
      <w:del w:id="10196" w:author="PR Preview" w:date="2026-01-01T00:00:00Z">
        <w:r>
          <w:delText xml:space="preserve">so a factor cannot be cancelled from</w:delText>
        </w:r>
      </w:del>
      <w:del w:id="10197" w:author="PR Preview" w:date="2026-01-01T00:00:00Z">
        <w:r>
          <w:delText xml:space="preserve"> </w:delText>
        </w:r>
      </w:del>
      <m:oMath>
        <m:r>
          <m:rPr>
            <m:sty m:val="bi"/>
          </m:rPr>
          <m:t>A</m:t>
        </m:r>
        <m:r>
          <m:rPr>
            <m:sty m:val="bi"/>
          </m:rPr>
          <m:t>B</m:t>
        </m:r>
        <m:r>
          <m:rPr>
            <m:sty m:val="p"/>
          </m:rPr>
          <m:t>=</m:t>
        </m:r>
        <m:r>
          <m:rPr>
            <m:sty m:val="bi"/>
          </m:rPr>
          <m:t>A</m:t>
        </m:r>
        <m:r>
          <m:rPr>
            <m:sty m:val="bi"/>
          </m:rPr>
          <m:t>C</m:t>
        </m:r>
      </m:oMath>
      <w:del w:id="10198" w:author="PR Preview" w:date="2026-01-01T00:00:00Z">
        <w:r>
          <w:delText xml:space="preserve"> </w:delText>
        </w:r>
      </w:del>
      <w:del w:id="10199" w:author="PR Preview" w:date="2026-01-01T00:00:00Z">
        <w:r>
          <w:delText xml:space="preserve">unless it is invertible (</w:delText>
        </w:r>
      </w:del>
      <w:hyperlink w:anchor="thm-invertible-cancel">
        <w:del w:id="10200" w:author="PR Preview" w:date="2026-01-01T00:00:00Z">
          <w:r>
            <w:rPr>
              <w:rStyle w:val="Hyperlink"/>
            </w:rPr>
            <w:delText xml:space="preserve">Theorem 69</w:delText>
          </w:r>
        </w:del>
      </w:hyperlink>
      <w:del w:id="10201" w:author="PR Preview" w:date="2026-01-01T00:00:00Z">
        <w:r>
          <w:delText xml:space="preserve">).</w:delText>
        </w:r>
      </w:del>
    </w:p>
    <w:p>
      <w:pPr>
        <w:pStyle w:val="FirstParagraph"/>
      </w:pPr>
      <w:del w:id="10202" w:author="PR Preview" w:date="2026-01-01T00:00:00Z">
        <w:r>
          <w:rPr>
            <w:b/>
            <w:bCs/>
          </w:rPr>
          <w:delText xml:space="preserve">Definition 86 (Idempotent matrix)</w:delText>
        </w:r>
      </w:del>
      <w:del w:id="10203" w:author="PR Preview" w:date="2026-01-01T00:00:00Z">
        <w:r>
          <w:delText xml:space="preserve"> </w:delText>
        </w:r>
      </w:del>
      <w:del w:id="10204" w:author="PR Preview" w:date="2026-01-01T00:00:00Z">
        <w:r>
          <w:delText xml:space="preserve">A square matrix</w:delText>
        </w:r>
      </w:del>
      <w:del w:id="10205" w:author="PR Preview" w:date="2026-01-01T00:00:00Z">
        <w:r>
          <w:delText xml:space="preserve"> </w:delText>
        </w:r>
      </w:del>
      <m:oMath>
        <m:r>
          <m:rPr>
            <m:sty m:val="bi"/>
          </m:rPr>
          <m:t>A</m:t>
        </m:r>
      </m:oMath>
      <w:del w:id="10206" w:author="PR Preview" w:date="2026-01-01T00:00:00Z">
        <w:r>
          <w:delText xml:space="preserve"> </w:delText>
        </w:r>
      </w:del>
      <w:del w:id="10207" w:author="PR Preview" w:date="2026-01-01T00:00:00Z">
        <w:r>
          <w:delText xml:space="preserve">is</w:delText>
        </w:r>
      </w:del>
      <w:del w:id="10208" w:author="PR Preview" w:date="2026-01-01T00:00:00Z">
        <w:r>
          <w:delText xml:space="preserve"> </w:delText>
        </w:r>
      </w:del>
      <w:del w:id="10209" w:author="PR Preview" w:date="2026-01-01T00:00:00Z">
        <w:r>
          <w:rPr>
            <w:b/>
            <w:bCs/>
          </w:rPr>
          <w:delText xml:space="preserve">idempotent</w:delText>
        </w:r>
      </w:del>
      <w:del w:id="10210" w:author="PR Preview" w:date="2026-01-01T00:00:00Z">
        <w:r>
          <w:delText xml:space="preserve"> </w:delText>
        </w:r>
      </w:del>
      <w:del w:id="10211" w:author="PR Preview" w:date="2026-01-01T00:00:00Z">
        <w:r>
          <w:delText xml:space="preserve">if</w:delText>
        </w:r>
      </w:del>
    </w:p>
    <w:p>
      <w:pPr>
        <w:pStyle w:val="BodyText"/>
      </w:pPr>
      <m:oMathPara>
        <m:oMathParaPr>
          <m:jc m:val="center"/>
        </m:oMathParaPr>
        <m:oMath>
          <m:sSup>
            <m:e>
              <m:r>
                <m:rPr>
                  <m:sty m:val="bi"/>
                </m:rPr>
                <m:t>A</m:t>
              </m:r>
            </m:e>
            <m:sup>
              <m:r>
                <m:t>2</m:t>
              </m:r>
            </m:sup>
          </m:sSup>
          <m:r>
            <m:rPr>
              <m:sty m:val="p"/>
            </m:rPr>
            <m:t>=</m:t>
          </m:r>
          <m:r>
            <m:rPr>
              <m:sty m:val="bi"/>
            </m:rPr>
            <m:t>A</m:t>
          </m:r>
        </m:oMath>
      </m:oMathPara>
    </w:p>
    <w:p>
      <w:pPr>
        <w:pStyle w:val="FirstParagraph"/>
      </w:pPr>
      <w:del w:id="10212" w:author="PR Preview" w:date="2026-01-01T00:00:00Z">
        <w:r>
          <w:rPr>
            <w:b/>
            <w:bCs/>
          </w:rPr>
          <w:delText xml:space="preserve">Example 132 (An idempotent matrix)</w:delText>
        </w:r>
      </w:del>
      <w:del w:id="10213" w:author="PR Preview" w:date="2026-01-01T00:00:00Z">
        <w:r>
          <w:delText xml:space="preserve"> </w:delText>
        </w:r>
      </w:del>
      <w:del w:id="10214" w:author="PR Preview" w:date="2026-01-01T00:00:00Z">
        <w:r>
          <w:delText xml:space="preserve">For</w:delText>
        </w:r>
      </w:del>
      <w:del w:id="10215"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216" w:author="PR Preview" w:date="2026-01-01T00:00:00Z">
        <w:r>
          <w:delText xml:space="preserve">,</w:delText>
        </w:r>
      </w:del>
    </w:p>
    <w:p>
      <w:pPr>
        <w:pStyle w:val="Compact"/>
        <w:numPr>
          <w:ilvl w:val="0"/>
          <w:numId w:val="1072"/>
        </w:numPr>
      </w:pPr>
      <w:ins w:id="10217" w:author="PR Preview" w:date="2026-01-01T00:00:00Z">
        <w:r>
          <w:t xml:space="preserve">It is not commutative:</w:t>
        </w:r>
      </w:ins>
      <w:ins w:id="10218" w:author="PR Preview" w:date="2026-01-01T00:00:00Z">
        <w:r>
          <w:t xml:space="preserve"> </w:t>
        </w:r>
      </w:ins>
      <m:oMath>
        <m:r>
          <m:rPr>
            <m:sty m:val="bi"/>
          </m:rPr>
          <m:t>A</m:t>
        </m:r>
        <m:r>
          <m:rPr>
            <m:sty m:val="bi"/>
          </m:rPr>
          <m:t>B</m:t>
        </m:r>
        <m:r>
          <m:rPr>
            <m:sty m:val="p"/>
          </m:rPr>
          <m:t>≠</m:t>
        </m:r>
        <m:r>
          <m:rPr>
            <m:sty m:val="bi"/>
          </m:rPr>
          <m:t>B</m:t>
        </m:r>
        <m:r>
          <m:rPr>
            <m:sty m:val="bi"/>
          </m:rPr>
          <m:t>A</m:t>
        </m:r>
      </m:oMath>
      <w:ins w:id="10219" w:author="PR Preview" w:date="2026-01-01T00:00:00Z">
        <w:r>
          <w:t xml:space="preserve"> </w:t>
        </w:r>
      </w:ins>
      <w:ins w:id="10220" w:author="PR Preview" w:date="2026-01-01T00:00:00Z">
        <w:r>
          <w:t xml:space="preserve">in general (</w:t>
        </w:r>
      </w:ins>
      <w:hyperlink w:anchor="rem-matmul-not-commutative">
        <w:ins w:id="10221" w:author="PR Preview" w:date="2026-01-01T00:00:00Z">
          <w:r>
            <w:rPr>
              <w:rStyle w:val="Hyperlink"/>
            </w:rPr>
            <w:t xml:space="preserve">Remark 12</w:t>
          </w:r>
        </w:ins>
      </w:hyperlink>
      <w:ins w:id="10222" w:author="PR Preview" w:date="2026-01-01T00:00:00Z">
        <w:r>
          <w:t xml:space="preserve">).</w:t>
        </w:r>
      </w:ins>
    </w:p>
    <w:p>
      <w:pPr>
        <w:pStyle w:val="Compact"/>
        <w:numPr>
          <w:ilvl w:val="0"/>
          <w:numId w:val="1072"/>
        </w:numPr>
      </w:pPr>
      <w:ins w:id="10223" w:author="PR Preview" w:date="2026-01-01T00:00:00Z">
        <w:r>
          <w:t xml:space="preserve">A nonzero square matrix need not have an inverse (</w:t>
        </w:r>
      </w:ins>
      <w:hyperlink w:anchor="exm-invertible-matrix">
        <w:ins w:id="10224" w:author="PR Preview" w:date="2026-01-01T00:00:00Z">
          <w:r>
            <w:rPr>
              <w:rStyle w:val="Hyperlink"/>
            </w:rPr>
            <w:t xml:space="preserve">Example 129</w:t>
          </w:r>
        </w:ins>
      </w:hyperlink>
      <w:ins w:id="10225" w:author="PR Preview" w:date="2026-01-01T00:00:00Z">
        <w:r>
          <w:t xml:space="preserve">).</w:t>
        </w:r>
      </w:ins>
    </w:p>
    <w:p>
      <w:pPr>
        <w:pStyle w:val="Compact"/>
        <w:numPr>
          <w:ilvl w:val="0"/>
          <w:numId w:val="1072"/>
        </w:numPr>
      </w:pPr>
      <m:oMath>
        <m:r>
          <m:rPr>
            <m:sty m:val="bi"/>
          </m:rPr>
          <m:t>A</m:t>
        </m:r>
        <m:r>
          <m:rPr>
            <m:sty m:val="bi"/>
          </m:rPr>
          <m:t>B</m:t>
        </m:r>
        <m:r>
          <m:rPr>
            <m:sty m:val="p"/>
          </m:rPr>
          <m:t>=</m:t>
        </m:r>
        <m:r>
          <m:rPr>
            <m:sty m:val="b"/>
          </m:rPr>
          <m:t>0</m:t>
        </m:r>
      </m:oMath>
      <w:ins w:id="10226" w:author="PR Preview" w:date="2026-01-01T00:00:00Z">
        <w:r>
          <w:t xml:space="preserve"> </w:t>
        </w:r>
      </w:ins>
      <w:ins w:id="10227" w:author="PR Preview" w:date="2026-01-01T00:00:00Z">
        <w:r>
          <w:t xml:space="preserve">can hold with</w:t>
        </w:r>
      </w:ins>
      <w:ins w:id="10228" w:author="PR Preview" w:date="2026-01-01T00:00:00Z">
        <w:r>
          <w:t xml:space="preserve"> </w:t>
        </w:r>
      </w:ins>
      <m:oMath>
        <m:r>
          <m:rPr>
            <m:sty m:val="bi"/>
          </m:rPr>
          <m:t>A</m:t>
        </m:r>
        <m:r>
          <m:rPr>
            <m:sty m:val="p"/>
          </m:rPr>
          <m:t>≠</m:t>
        </m:r>
        <m:r>
          <m:rPr>
            <m:sty m:val="b"/>
          </m:rPr>
          <m:t>0</m:t>
        </m:r>
      </m:oMath>
      <w:ins w:id="10229" w:author="PR Preview" w:date="2026-01-01T00:00:00Z">
        <w:r>
          <w:t xml:space="preserve"> </w:t>
        </w:r>
      </w:ins>
      <w:ins w:id="10230" w:author="PR Preview" w:date="2026-01-01T00:00:00Z">
        <w:r>
          <w:t xml:space="preserve">and</w:t>
        </w:r>
      </w:ins>
      <w:ins w:id="10231" w:author="PR Preview" w:date="2026-01-01T00:00:00Z">
        <w:r>
          <w:t xml:space="preserve"> </w:t>
        </w:r>
      </w:ins>
      <m:oMath>
        <m:r>
          <m:rPr>
            <m:sty m:val="bi"/>
          </m:rPr>
          <m:t>B</m:t>
        </m:r>
        <m:r>
          <m:rPr>
            <m:sty m:val="p"/>
          </m:rPr>
          <m:t>≠</m:t>
        </m:r>
        <m:r>
          <m:rPr>
            <m:sty m:val="b"/>
          </m:rPr>
          <m:t>0</m:t>
        </m:r>
      </m:oMath>
      <w:ins w:id="10232" w:author="PR Preview" w:date="2026-01-01T00:00:00Z">
        <w:r>
          <w:t xml:space="preserve"> </w:t>
        </w:r>
      </w:ins>
      <w:ins w:id="10233" w:author="PR Preview" w:date="2026-01-01T00:00:00Z">
        <w:r>
          <w:t xml:space="preserve">(</w:t>
        </w:r>
      </w:ins>
      <w:hyperlink w:anchor="exm-matmul-zero-divisors">
        <w:ins w:id="10234" w:author="PR Preview" w:date="2026-01-01T00:00:00Z">
          <w:r>
            <w:rPr>
              <w:rStyle w:val="Hyperlink"/>
            </w:rPr>
            <w:t xml:space="preserve">Example 133</w:t>
          </w:r>
        </w:ins>
      </w:hyperlink>
      <w:ins w:id="10235" w:author="PR Preview" w:date="2026-01-01T00:00:00Z">
        <w:r>
          <w:t xml:space="preserve">),</w:t>
        </w:r>
      </w:ins>
      <w:ins w:id="10236" w:author="PR Preview" w:date="2026-01-01T00:00:00Z">
        <w:r>
          <w:t xml:space="preserve"> </w:t>
        </w:r>
      </w:ins>
      <w:ins w:id="10237" w:author="PR Preview" w:date="2026-01-01T00:00:00Z">
        <w:r>
          <w:t xml:space="preserve">so a factor cannot be cancelled from</w:t>
        </w:r>
      </w:ins>
      <w:ins w:id="10238" w:author="PR Preview" w:date="2026-01-01T00:00:00Z">
        <w:r>
          <w:t xml:space="preserve"> </w:t>
        </w:r>
      </w:ins>
      <m:oMath>
        <m:r>
          <m:rPr>
            <m:sty m:val="bi"/>
          </m:rPr>
          <m:t>A</m:t>
        </m:r>
        <m:r>
          <m:rPr>
            <m:sty m:val="bi"/>
          </m:rPr>
          <m:t>B</m:t>
        </m:r>
        <m:r>
          <m:rPr>
            <m:sty m:val="p"/>
          </m:rPr>
          <m:t>=</m:t>
        </m:r>
        <m:r>
          <m:rPr>
            <m:sty m:val="bi"/>
          </m:rPr>
          <m:t>A</m:t>
        </m:r>
        <m:r>
          <m:rPr>
            <m:sty m:val="bi"/>
          </m:rPr>
          <m:t>C</m:t>
        </m:r>
      </m:oMath>
      <w:ins w:id="10239" w:author="PR Preview" w:date="2026-01-01T00:00:00Z">
        <w:r>
          <w:t xml:space="preserve"> </w:t>
        </w:r>
      </w:ins>
      <w:ins w:id="10240" w:author="PR Preview" w:date="2026-01-01T00:00:00Z">
        <w:r>
          <w:t xml:space="preserve">unless it is invertible (</w:t>
        </w:r>
      </w:ins>
      <w:hyperlink w:anchor="thm-invertible-cancel">
        <w:ins w:id="10241" w:author="PR Preview" w:date="2026-01-01T00:00:00Z">
          <w:r>
            <w:rPr>
              <w:rStyle w:val="Hyperlink"/>
            </w:rPr>
            <w:t xml:space="preserve">Theorem 70</w:t>
          </w:r>
        </w:ins>
      </w:hyperlink>
      <w:ins w:id="10242" w:author="PR Preview" w:date="2026-01-01T00:00:00Z">
        <w:r>
          <w:t xml:space="preserve">).</w:t>
        </w:r>
      </w:ins>
    </w:p>
    <w:bookmarkEnd w:id="441"/>
    <w:bookmarkStart w:id="442" w:name="def-idempotent-matrix"/>
    <w:p>
      <w:pPr>
        <w:pStyle w:val="FirstParagraph"/>
      </w:pPr>
      <w:ins w:id="10243" w:author="PR Preview" w:date="2026-01-01T00:00:00Z">
        <w:r>
          <w:rPr>
            <w:b/>
            <w:bCs/>
          </w:rPr>
          <w:t xml:space="preserve">Definition 86 (Idempotent matrix)</w:t>
        </w:r>
      </w:ins>
      <w:ins w:id="10244" w:author="PR Preview" w:date="2026-01-01T00:00:00Z">
        <w:r>
          <w:t xml:space="preserve"> </w:t>
        </w:r>
      </w:ins>
      <w:ins w:id="10245" w:author="PR Preview" w:date="2026-01-01T00:00:00Z">
        <w:r>
          <w:t xml:space="preserve">A square matrix</w:t>
        </w:r>
      </w:ins>
      <w:ins w:id="10246" w:author="PR Preview" w:date="2026-01-01T00:00:00Z">
        <w:r>
          <w:t xml:space="preserve"> </w:t>
        </w:r>
      </w:ins>
      <m:oMath>
        <m:r>
          <m:rPr>
            <m:sty m:val="bi"/>
          </m:rPr>
          <m:t>A</m:t>
        </m:r>
      </m:oMath>
      <w:ins w:id="10247" w:author="PR Preview" w:date="2026-01-01T00:00:00Z">
        <w:r>
          <w:t xml:space="preserve"> </w:t>
        </w:r>
      </w:ins>
      <w:ins w:id="10248" w:author="PR Preview" w:date="2026-01-01T00:00:00Z">
        <w:r>
          <w:t xml:space="preserve">is</w:t>
        </w:r>
      </w:ins>
      <w:ins w:id="10249" w:author="PR Preview" w:date="2026-01-01T00:00:00Z">
        <w:r>
          <w:t xml:space="preserve"> </w:t>
        </w:r>
      </w:ins>
      <w:ins w:id="10250" w:author="PR Preview" w:date="2026-01-01T00:00:00Z">
        <w:r>
          <w:rPr>
            <w:b/>
            <w:bCs/>
          </w:rPr>
          <w:t xml:space="preserve">idempotent</w:t>
        </w:r>
      </w:ins>
      <w:ins w:id="10251" w:author="PR Preview" w:date="2026-01-01T00:00:00Z">
        <w:r>
          <w:t xml:space="preserve"> </w:t>
        </w:r>
      </w:ins>
      <w:ins w:id="10252" w:author="PR Preview" w:date="2026-01-01T00:00:00Z">
        <w:r>
          <w:t xml:space="preserve">[63]</w:t>
        </w:r>
      </w:ins>
      <w:ins w:id="10253" w:author="PR Preview" w:date="2026-01-01T00:00:00Z">
        <w:r>
          <w:t xml:space="preserve"> </w:t>
        </w:r>
      </w:ins>
      <w:ins w:id="10254" w:author="PR Preview" w:date="2026-01-01T00:00:00Z">
        <w:r>
          <w:t xml:space="preserve">if</w:t>
        </w:r>
      </w:ins>
    </w:p>
    <w:p>
      <w:pPr>
        <w:pStyle w:val="BodyText"/>
      </w:pPr>
      <m:oMathPara>
        <m:oMathParaPr>
          <m:jc m:val="center"/>
        </m:oMathParaPr>
        <m:oMath>
          <m:sSup>
            <m:e>
              <m:r>
                <m:rPr>
                  <m:sty m:val="bi"/>
                </m:rPr>
                <m:t>A</m:t>
              </m:r>
            </m:e>
            <m:sup>
              <m:r>
                <m:t>2</m:t>
              </m:r>
            </m:sup>
          </m:sSup>
          <m:r>
            <m:rPr>
              <m:sty m:val="p"/>
            </m:rPr>
            <m:t>=</m:t>
          </m:r>
          <m:r>
            <m:rPr>
              <m:sty m:val="bi"/>
            </m:rPr>
            <m:t>A</m:t>
          </m:r>
        </m:oMath>
      </m:oMathPara>
    </w:p>
    <w:bookmarkEnd w:id="442"/>
    <w:bookmarkStart w:id="443" w:name="exm-idempotent"/>
    <w:p>
      <w:pPr>
        <w:pStyle w:val="FirstParagraph"/>
      </w:pPr>
      <w:ins w:id="10255" w:author="PR Preview" w:date="2026-01-01T00:00:00Z">
        <w:r>
          <w:rPr>
            <w:b/>
            <w:bCs/>
          </w:rPr>
          <w:t xml:space="preserve">Example 134 (An idempotent matrix)</w:t>
        </w:r>
      </w:ins>
      <w:ins w:id="10256" w:author="PR Preview" w:date="2026-01-01T00:00:00Z">
        <w:r>
          <w:t xml:space="preserve"> </w:t>
        </w:r>
      </w:ins>
      <w:ins w:id="10257" w:author="PR Preview" w:date="2026-01-01T00:00:00Z">
        <w:r>
          <w:t xml:space="preserve">For</w:t>
        </w:r>
      </w:ins>
      <w:ins w:id="1025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259"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3"/>
    <w:bookmarkStart w:id="444" w:name="exm-not-idempotent"/>
    <w:p>
      <w:pPr>
        <w:pStyle w:val="BodyText"/>
      </w:pPr>
      <w:del w:id="10260" w:author="PR Preview" w:date="2026-01-01T00:00:00Z">
        <w:r>
          <w:rPr>
            <w:b/>
            <w:bCs/>
          </w:rPr>
          <w:delText xml:space="preserve">Example 133 (A matrix that is not idempotent)</w:delText>
        </w:r>
      </w:del>
      <w:del w:id="10261" w:author="PR Preview" w:date="2026-01-01T00:00:00Z">
        <w:r>
          <w:delText xml:space="preserve"> </w:delText>
        </w:r>
      </w:del>
      <w:del w:id="10262" w:author="PR Preview" w:date="2026-01-01T00:00:00Z">
        <w:r>
          <w:delText xml:space="preserve">For</w:delText>
        </w:r>
      </w:del>
      <w:del w:id="102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10264" w:author="PR Preview" w:date="2026-01-01T00:00:00Z">
        <w:r>
          <w:delText xml:space="preserve">,</w:delText>
        </w:r>
      </w:del>
    </w:p>
    <w:p>
      <w:pPr>
        <w:pStyle w:val="BodyText"/>
      </w:pPr>
      <w:ins w:id="10265" w:author="PR Preview" w:date="2026-01-01T00:00:00Z">
        <w:r>
          <w:rPr>
            <w:b/>
            <w:bCs/>
          </w:rPr>
          <w:t xml:space="preserve">Example 135 (A matrix that is not idempotent)</w:t>
        </w:r>
      </w:ins>
      <w:ins w:id="10266" w:author="PR Preview" w:date="2026-01-01T00:00:00Z">
        <w:r>
          <w:t xml:space="preserve"> </w:t>
        </w:r>
      </w:ins>
      <w:ins w:id="10267" w:author="PR Preview" w:date="2026-01-01T00:00:00Z">
        <w:r>
          <w:t xml:space="preserve">For</w:t>
        </w:r>
      </w:ins>
      <w:ins w:id="1026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10269"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4"/>
    <w:bookmarkStart w:id="445"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5"/>
    <w:bookmarkStart w:id="446"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6"/>
    <w:bookmarkStart w:id="447" w:name="exm-projection-matrix"/>
    <w:p>
      <w:pPr>
        <w:pStyle w:val="BodyText"/>
      </w:pPr>
      <w:del w:id="10270" w:author="PR Preview" w:date="2026-01-01T00:00:00Z">
        <w:r>
          <w:rPr>
            <w:b/>
            <w:bCs/>
          </w:rPr>
          <w:delText xml:space="preserve">Example 134 (An orthogonal projection and an oblique one)</w:delText>
        </w:r>
      </w:del>
      <w:del w:id="10271"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272" w:author="PR Preview" w:date="2026-01-01T00:00:00Z">
        <w:r>
          <w:delText xml:space="preserve"> </w:delText>
        </w:r>
      </w:del>
      <w:del w:id="10273" w:author="PR Preview" w:date="2026-01-01T00:00:00Z">
        <w:r>
          <w:delText xml:space="preserve">is symmetric, and</w:delText>
        </w:r>
      </w:del>
      <w:del w:id="10274" w:author="PR Preview" w:date="2026-01-01T00:00:00Z">
        <w:r>
          <w:delText xml:space="preserve"> </w:delText>
        </w:r>
      </w:del>
      <m:oMath>
        <m:sSup>
          <m:e>
            <m:r>
              <m:rPr>
                <m:sty m:val="bi"/>
              </m:rPr>
              <m:t>P</m:t>
            </m:r>
          </m:e>
          <m:sup>
            <m:r>
              <m:t>2</m:t>
            </m:r>
          </m:sup>
        </m:sSup>
        <m:r>
          <m:rPr>
            <m:sty m:val="p"/>
          </m:rPr>
          <m:t>=</m:t>
        </m:r>
        <m:r>
          <m:rPr>
            <m:sty m:val="bi"/>
          </m:rPr>
          <m:t>P</m:t>
        </m:r>
      </m:oMath>
      <w:del w:id="10275" w:author="PR Preview" w:date="2026-01-01T00:00:00Z">
        <w:r>
          <w:delText xml:space="preserve">,</w:delText>
        </w:r>
      </w:del>
      <w:del w:id="10276" w:author="PR Preview" w:date="2026-01-01T00:00:00Z">
        <w:r>
          <w:delText xml:space="preserve"> </w:delText>
        </w:r>
      </w:del>
      <w:del w:id="10277" w:author="PR Preview" w:date="2026-01-01T00:00:00Z">
        <w:r>
          <w:delText xml:space="preserve">so</w:delText>
        </w:r>
      </w:del>
      <w:del w:id="10278" w:author="PR Preview" w:date="2026-01-01T00:00:00Z">
        <w:r>
          <w:delText xml:space="preserve"> </w:delText>
        </w:r>
      </w:del>
      <m:oMath>
        <m:r>
          <m:rPr>
            <m:sty m:val="bi"/>
          </m:rPr>
          <m:t>P</m:t>
        </m:r>
      </m:oMath>
      <w:del w:id="10279" w:author="PR Preview" w:date="2026-01-01T00:00:00Z">
        <w:r>
          <w:delText xml:space="preserve"> </w:delText>
        </w:r>
      </w:del>
      <w:del w:id="10280" w:author="PR Preview" w:date="2026-01-01T00:00:00Z">
        <w:r>
          <w:delText xml:space="preserve">is an orthogonal projection matrix;</w:delText>
        </w:r>
      </w:del>
      <w:del w:id="10281" w:author="PR Preview" w:date="2026-01-01T00:00:00Z">
        <w:r>
          <w:delText xml:space="preserve"> </w:delText>
        </w:r>
      </w:del>
      <w:del w:id="10282" w:author="PR Preview" w:date="2026-01-01T00:00:00Z">
        <w:r>
          <w:delText xml:space="preserve">it maps</w:delText>
        </w:r>
      </w:del>
      <w:del w:id="10283"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10284" w:author="PR Preview" w:date="2026-01-01T00:00:00Z">
        <w:r>
          <w:delText xml:space="preserve"> </w:delText>
        </w:r>
      </w:del>
      <w:del w:id="10285" w:author="PR Preview" w:date="2026-01-01T00:00:00Z">
        <w:r>
          <w:delText xml:space="preserve">to</w:delText>
        </w:r>
      </w:del>
      <w:del w:id="10286" w:author="PR Preview" w:date="2026-01-01T00:00:00Z">
        <w:r>
          <w:delText xml:space="preserve"> </w:delText>
        </w:r>
      </w:del>
      <m:oMath>
        <m:r>
          <m:rPr>
            <m:sty m:val="p"/>
          </m:rPr>
          <m:t>(</m:t>
        </m:r>
        <m:sSub>
          <m:e>
            <m:r>
              <m:t>v</m:t>
            </m:r>
          </m:e>
          <m:sub>
            <m:r>
              <m:t>1</m:t>
            </m:r>
          </m:sub>
        </m:sSub>
        <m:r>
          <m:rPr>
            <m:sty m:val="p"/>
          </m:rPr>
          <m:t>,</m:t>
        </m:r>
        <m:r>
          <m:t>0</m:t>
        </m:r>
        <m:r>
          <m:rPr>
            <m:sty m:val="p"/>
          </m:rPr>
          <m:t>)</m:t>
        </m:r>
      </m:oMath>
      <w:del w:id="10287" w:author="PR Preview" w:date="2026-01-01T00:00:00Z">
        <w:r>
          <w:delText xml:space="preserve">.</w:delText>
        </w:r>
      </w:del>
    </w:p>
    <w:p>
      <w:pPr>
        <w:pStyle w:val="BodyText"/>
      </w:pPr>
      <w:ins w:id="10288" w:author="PR Preview" w:date="2026-01-01T00:00:00Z">
        <w:r>
          <w:rPr>
            <w:b/>
            <w:bCs/>
          </w:rPr>
          <w:t xml:space="preserve">Example 136 (An orthogonal projection and an oblique one)</w:t>
        </w:r>
      </w:ins>
      <w:ins w:id="10289"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290" w:author="PR Preview" w:date="2026-01-01T00:00:00Z">
        <w:r>
          <w:t xml:space="preserve"> </w:t>
        </w:r>
      </w:ins>
      <w:ins w:id="10291" w:author="PR Preview" w:date="2026-01-01T00:00:00Z">
        <w:r>
          <w:t xml:space="preserve">is symmetric, and</w:t>
        </w:r>
      </w:ins>
      <w:ins w:id="10292" w:author="PR Preview" w:date="2026-01-01T00:00:00Z">
        <w:r>
          <w:t xml:space="preserve"> </w:t>
        </w:r>
      </w:ins>
      <m:oMath>
        <m:sSup>
          <m:e>
            <m:r>
              <m:rPr>
                <m:sty m:val="bi"/>
              </m:rPr>
              <m:t>P</m:t>
            </m:r>
          </m:e>
          <m:sup>
            <m:r>
              <m:t>2</m:t>
            </m:r>
          </m:sup>
        </m:sSup>
        <m:r>
          <m:rPr>
            <m:sty m:val="p"/>
          </m:rPr>
          <m:t>=</m:t>
        </m:r>
        <m:r>
          <m:rPr>
            <m:sty m:val="bi"/>
          </m:rPr>
          <m:t>P</m:t>
        </m:r>
      </m:oMath>
      <w:ins w:id="10293" w:author="PR Preview" w:date="2026-01-01T00:00:00Z">
        <w:r>
          <w:t xml:space="preserve">,</w:t>
        </w:r>
      </w:ins>
      <w:ins w:id="10294" w:author="PR Preview" w:date="2026-01-01T00:00:00Z">
        <w:r>
          <w:t xml:space="preserve"> </w:t>
        </w:r>
      </w:ins>
      <w:ins w:id="10295" w:author="PR Preview" w:date="2026-01-01T00:00:00Z">
        <w:r>
          <w:t xml:space="preserve">so</w:t>
        </w:r>
      </w:ins>
      <w:ins w:id="10296" w:author="PR Preview" w:date="2026-01-01T00:00:00Z">
        <w:r>
          <w:t xml:space="preserve"> </w:t>
        </w:r>
      </w:ins>
      <m:oMath>
        <m:r>
          <m:rPr>
            <m:sty m:val="bi"/>
          </m:rPr>
          <m:t>P</m:t>
        </m:r>
      </m:oMath>
      <w:ins w:id="10297" w:author="PR Preview" w:date="2026-01-01T00:00:00Z">
        <w:r>
          <w:t xml:space="preserve"> </w:t>
        </w:r>
      </w:ins>
      <w:ins w:id="10298" w:author="PR Preview" w:date="2026-01-01T00:00:00Z">
        <w:r>
          <w:t xml:space="preserve">is an orthogonal projection matrix;</w:t>
        </w:r>
      </w:ins>
      <w:ins w:id="10299" w:author="PR Preview" w:date="2026-01-01T00:00:00Z">
        <w:r>
          <w:t xml:space="preserve"> </w:t>
        </w:r>
      </w:ins>
      <w:ins w:id="10300" w:author="PR Preview" w:date="2026-01-01T00:00:00Z">
        <w:r>
          <w:t xml:space="preserve">it maps</w:t>
        </w:r>
      </w:ins>
      <w:ins w:id="10301"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10302" w:author="PR Preview" w:date="2026-01-01T00:00:00Z">
        <w:r>
          <w:t xml:space="preserve"> </w:t>
        </w:r>
      </w:ins>
      <w:ins w:id="10303" w:author="PR Preview" w:date="2026-01-01T00:00:00Z">
        <w:r>
          <w:t xml:space="preserve">to</w:t>
        </w:r>
      </w:ins>
      <w:ins w:id="10304" w:author="PR Preview" w:date="2026-01-01T00:00:00Z">
        <w:r>
          <w:t xml:space="preserve"> </w:t>
        </w:r>
      </w:ins>
      <m:oMath>
        <m:r>
          <m:rPr>
            <m:sty m:val="p"/>
          </m:rPr>
          <m:t>(</m:t>
        </m:r>
        <m:sSub>
          <m:e>
            <m:r>
              <m:t>v</m:t>
            </m:r>
          </m:e>
          <m:sub>
            <m:r>
              <m:t>1</m:t>
            </m:r>
          </m:sub>
        </m:sSub>
        <m:r>
          <m:rPr>
            <m:sty m:val="p"/>
          </m:rPr>
          <m:t>,</m:t>
        </m:r>
        <m:r>
          <m:t>0</m:t>
        </m:r>
        <m:r>
          <m:rPr>
            <m:sty m:val="p"/>
          </m:rPr>
          <m:t>)</m:t>
        </m:r>
      </m:oMath>
      <w:ins w:id="10305"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7"/>
    <w:bookmarkStart w:id="448" w:name="rem-projection-matrix-terminology"/>
    <w:p>
      <w:pPr>
        <w:pStyle w:val="BodyText"/>
      </w:pPr>
      <w:del w:id="10306" w:author="PR Preview" w:date="2026-01-01T00:00:00Z">
        <w:r>
          <w:rPr>
            <w:i/>
            <w:iCs/>
          </w:rPr>
          <w:delText xml:space="preserve">Remark 30</w:delText>
        </w:r>
      </w:del>
      <w:del w:id="10307" w:author="PR Preview" w:date="2026-01-01T00:00:00Z">
        <w:r>
          <w:delText xml:space="preserve"> (What</w:delText>
        </w:r>
      </w:del>
      <w:del w:id="10308" w:author="PR Preview" w:date="2026-01-01T00:00:00Z">
        <w:r>
          <w:delText xml:space="preserve"> </w:delText>
        </w:r>
      </w:del>
      <w:del w:id="10309" w:author="PR Preview" w:date="2026-01-01T00:00:00Z">
        <w:r>
          <w:delText xml:space="preserve">“projection matrix”</w:delText>
        </w:r>
      </w:del>
      <w:del w:id="10310" w:author="PR Preview" w:date="2026-01-01T00:00:00Z">
        <w:r>
          <w:delText xml:space="preserve"> </w:delText>
        </w:r>
      </w:del>
      <w:del w:id="10311" w:author="PR Preview" w:date="2026-01-01T00:00:00Z">
        <w:r>
          <w:delText xml:space="preserve">means in these notes). </w:delText>
        </w:r>
      </w:del>
      <w:del w:id="10312" w:author="PR Preview" w:date="2026-01-01T00:00:00Z">
        <w:r>
          <w:delText xml:space="preserve">Some texts call any idempotent matrix a projection matrix,</w:delText>
        </w:r>
      </w:del>
      <w:del w:id="10313" w:author="PR Preview" w:date="2026-01-01T00:00:00Z">
        <w:r>
          <w:delText xml:space="preserve"> </w:delText>
        </w:r>
      </w:del>
      <w:del w:id="10314" w:author="PR Preview" w:date="2026-01-01T00:00:00Z">
        <w:r>
          <w:delText xml:space="preserve">so that both</w:delText>
        </w:r>
      </w:del>
      <w:del w:id="10315" w:author="PR Preview" w:date="2026-01-01T00:00:00Z">
        <w:r>
          <w:delText xml:space="preserve"> </w:delText>
        </w:r>
      </w:del>
      <m:oMath>
        <m:r>
          <m:rPr>
            <m:sty m:val="bi"/>
          </m:rPr>
          <m:t>P</m:t>
        </m:r>
      </m:oMath>
      <w:del w:id="10316" w:author="PR Preview" w:date="2026-01-01T00:00:00Z">
        <w:r>
          <w:delText xml:space="preserve"> </w:delText>
        </w:r>
      </w:del>
      <w:del w:id="10317" w:author="PR Preview" w:date="2026-01-01T00:00:00Z">
        <w:r>
          <w:delText xml:space="preserve">and</w:delText>
        </w:r>
      </w:del>
      <w:del w:id="10318" w:author="PR Preview" w:date="2026-01-01T00:00:00Z">
        <w:r>
          <w:delText xml:space="preserve"> </w:delText>
        </w:r>
      </w:del>
      <m:oMath>
        <m:r>
          <m:rPr>
            <m:sty m:val="bi"/>
          </m:rPr>
          <m:t>Q</m:t>
        </m:r>
      </m:oMath>
      <w:del w:id="10319" w:author="PR Preview" w:date="2026-01-01T00:00:00Z">
        <w:r>
          <w:delText xml:space="preserve"> </w:delText>
        </w:r>
      </w:del>
      <w:del w:id="10320" w:author="PR Preview" w:date="2026-01-01T00:00:00Z">
        <w:r>
          <w:delText xml:space="preserve">in</w:delText>
        </w:r>
      </w:del>
      <w:del w:id="10321" w:author="PR Preview" w:date="2026-01-01T00:00:00Z">
        <w:r>
          <w:delText xml:space="preserve"> </w:delText>
        </w:r>
      </w:del>
      <w:hyperlink w:anchor="exm-projection-matrix">
        <w:del w:id="10322" w:author="PR Preview" w:date="2026-01-01T00:00:00Z">
          <w:r>
            <w:rPr>
              <w:rStyle w:val="Hyperlink"/>
            </w:rPr>
            <w:delText xml:space="preserve">Example 134</w:delText>
          </w:r>
        </w:del>
      </w:hyperlink>
      <w:del w:id="10323" w:author="PR Preview" w:date="2026-01-01T00:00:00Z">
        <w:r>
          <w:delText xml:space="preserve"> </w:delText>
        </w:r>
      </w:del>
      <w:del w:id="10324" w:author="PR Preview" w:date="2026-01-01T00:00:00Z">
        <w:r>
          <w:delText xml:space="preserve">would count as one.</w:delText>
        </w:r>
      </w:del>
      <w:del w:id="10325" w:author="PR Preview" w:date="2026-01-01T00:00:00Z">
        <w:r>
          <w:delText xml:space="preserve"> </w:delText>
        </w:r>
      </w:del>
      <w:del w:id="10326" w:author="PR Preview" w:date="2026-01-01T00:00:00Z">
        <w:r>
          <w:delText xml:space="preserve">Regression texts often say</w:delText>
        </w:r>
      </w:del>
      <w:del w:id="10327" w:author="PR Preview" w:date="2026-01-01T00:00:00Z">
        <w:r>
          <w:delText xml:space="preserve"> </w:delText>
        </w:r>
      </w:del>
      <w:del w:id="10328" w:author="PR Preview" w:date="2026-01-01T00:00:00Z">
        <w:r>
          <w:delText xml:space="preserve">“projection matrix”</w:delText>
        </w:r>
      </w:del>
      <w:del w:id="10329" w:author="PR Preview" w:date="2026-01-01T00:00:00Z">
        <w:r>
          <w:delText xml:space="preserve"> </w:delText>
        </w:r>
      </w:del>
      <w:del w:id="10330" w:author="PR Preview" w:date="2026-01-01T00:00:00Z">
        <w:r>
          <w:delText xml:space="preserve">when they mean an orthogonal one.</w:delText>
        </w:r>
      </w:del>
      <w:del w:id="10331" w:author="PR Preview" w:date="2026-01-01T00:00:00Z">
        <w:r>
          <w:delText xml:space="preserve"> </w:delText>
        </w:r>
      </w:del>
      <w:del w:id="10332" w:author="PR Preview" w:date="2026-01-01T00:00:00Z">
        <w:r>
          <w:delText xml:space="preserve">In these notes,</w:delText>
        </w:r>
      </w:del>
      <w:del w:id="10333" w:author="PR Preview" w:date="2026-01-01T00:00:00Z">
        <w:r>
          <w:delText xml:space="preserve"> </w:delText>
        </w:r>
      </w:del>
      <w:del w:id="10334" w:author="PR Preview" w:date="2026-01-01T00:00:00Z">
        <w:r>
          <w:delText xml:space="preserve">“projection matrix”</w:delText>
        </w:r>
      </w:del>
      <w:del w:id="10335" w:author="PR Preview" w:date="2026-01-01T00:00:00Z">
        <w:r>
          <w:delText xml:space="preserve"> </w:delText>
        </w:r>
      </w:del>
      <w:del w:id="10336" w:author="PR Preview" w:date="2026-01-01T00:00:00Z">
        <w:r>
          <w:delText xml:space="preserve">always means</w:delText>
        </w:r>
      </w:del>
      <w:del w:id="10337" w:author="PR Preview" w:date="2026-01-01T00:00:00Z">
        <w:r>
          <w:delText xml:space="preserve"> </w:delText>
        </w:r>
      </w:del>
      <w:del w:id="10338" w:author="PR Preview" w:date="2026-01-01T00:00:00Z">
        <w:r>
          <w:delText xml:space="preserve">an orthogonal projection matrix in the sense of</w:delText>
        </w:r>
      </w:del>
      <w:del w:id="10339" w:author="PR Preview" w:date="2026-01-01T00:00:00Z">
        <w:r>
          <w:delText xml:space="preserve"> </w:delText>
        </w:r>
      </w:del>
      <w:hyperlink w:anchor="def-projection-matrix">
        <w:del w:id="10340" w:author="PR Preview" w:date="2026-01-01T00:00:00Z">
          <w:r>
            <w:rPr>
              <w:rStyle w:val="Hyperlink"/>
            </w:rPr>
            <w:delText xml:space="preserve">Definition 87</w:delText>
          </w:r>
        </w:del>
      </w:hyperlink>
      <w:del w:id="10341" w:author="PR Preview" w:date="2026-01-01T00:00:00Z">
        <w:r>
          <w:delText xml:space="preserve">,</w:delText>
        </w:r>
      </w:del>
      <w:del w:id="10342" w:author="PR Preview" w:date="2026-01-01T00:00:00Z">
        <w:r>
          <w:delText xml:space="preserve"> </w:delText>
        </w:r>
      </w:del>
      <w:del w:id="10343" w:author="PR Preview" w:date="2026-01-01T00:00:00Z">
        <w:r>
          <w:delText xml:space="preserve">such as</w:delText>
        </w:r>
      </w:del>
      <w:del w:id="10344" w:author="PR Preview" w:date="2026-01-01T00:00:00Z">
        <w:r>
          <w:delText xml:space="preserve"> </w:delText>
        </w:r>
      </w:del>
      <m:oMath>
        <m:r>
          <m:rPr>
            <m:sty m:val="bi"/>
          </m:rPr>
          <m:t>P</m:t>
        </m:r>
      </m:oMath>
      <w:del w:id="10345" w:author="PR Preview" w:date="2026-01-01T00:00:00Z">
        <w:r>
          <w:delText xml:space="preserve"> </w:delText>
        </w:r>
      </w:del>
      <w:del w:id="10346" w:author="PR Preview" w:date="2026-01-01T00:00:00Z">
        <w:r>
          <w:delText xml:space="preserve">in</w:delText>
        </w:r>
      </w:del>
      <w:del w:id="10347" w:author="PR Preview" w:date="2026-01-01T00:00:00Z">
        <w:r>
          <w:delText xml:space="preserve"> </w:delText>
        </w:r>
      </w:del>
      <w:hyperlink w:anchor="exm-projection-matrix">
        <w:del w:id="10348" w:author="PR Preview" w:date="2026-01-01T00:00:00Z">
          <w:r>
            <w:rPr>
              <w:rStyle w:val="Hyperlink"/>
            </w:rPr>
            <w:delText xml:space="preserve">Example 134</w:delText>
          </w:r>
        </w:del>
      </w:hyperlink>
      <w:del w:id="10349" w:author="PR Preview" w:date="2026-01-01T00:00:00Z">
        <w:r>
          <w:delText xml:space="preserve">,</w:delText>
        </w:r>
      </w:del>
      <w:del w:id="10350" w:author="PR Preview" w:date="2026-01-01T00:00:00Z">
        <w:r>
          <w:delText xml:space="preserve"> </w:delText>
        </w:r>
      </w:del>
      <w:del w:id="10351" w:author="PR Preview" w:date="2026-01-01T00:00:00Z">
        <w:r>
          <w:delText xml:space="preserve">and never an oblique projection (</w:delText>
        </w:r>
      </w:del>
      <w:hyperlink w:anchor="def-oblique-projection">
        <w:del w:id="10352" w:author="PR Preview" w:date="2026-01-01T00:00:00Z">
          <w:r>
            <w:rPr>
              <w:rStyle w:val="Hyperlink"/>
            </w:rPr>
            <w:delText xml:space="preserve">Definition 88</w:delText>
          </w:r>
        </w:del>
      </w:hyperlink>
      <w:del w:id="10353" w:author="PR Preview" w:date="2026-01-01T00:00:00Z">
        <w:r>
          <w:delText xml:space="preserve">)</w:delText>
        </w:r>
      </w:del>
      <w:del w:id="10354" w:author="PR Preview" w:date="2026-01-01T00:00:00Z">
        <w:r>
          <w:delText xml:space="preserve"> </w:delText>
        </w:r>
      </w:del>
      <w:del w:id="10355" w:author="PR Preview" w:date="2026-01-01T00:00:00Z">
        <w:r>
          <w:delText xml:space="preserve">such as</w:delText>
        </w:r>
      </w:del>
      <w:del w:id="10356" w:author="PR Preview" w:date="2026-01-01T00:00:00Z">
        <w:r>
          <w:delText xml:space="preserve"> </w:delText>
        </w:r>
      </w:del>
      <m:oMath>
        <m:r>
          <m:rPr>
            <m:sty m:val="bi"/>
          </m:rPr>
          <m:t>Q</m:t>
        </m:r>
      </m:oMath>
      <w:del w:id="10357" w:author="PR Preview" w:date="2026-01-01T00:00:00Z">
        <w:r>
          <w:delText xml:space="preserve">.</w:delText>
        </w:r>
      </w:del>
    </w:p>
    <w:p>
      <w:pPr>
        <w:pStyle w:val="BodyText"/>
      </w:pPr>
      <w:del w:id="10358" w:author="PR Preview" w:date="2026-01-01T00:00:00Z">
        <w:r>
          <w:rPr>
            <w:b/>
            <w:bCs/>
          </w:rPr>
          <w:delText xml:space="preserve">Theorem 70 (Complement of a projection matrix)</w:delText>
        </w:r>
      </w:del>
      <w:del w:id="10359" w:author="PR Preview" w:date="2026-01-01T00:00:00Z">
        <w:r>
          <w:delText xml:space="preserve"> </w:delText>
        </w:r>
      </w:del>
      <w:del w:id="10360" w:author="PR Preview" w:date="2026-01-01T00:00:00Z">
        <w:r>
          <w:delText xml:space="preserve">If</w:delText>
        </w:r>
      </w:del>
      <w:del w:id="10361" w:author="PR Preview" w:date="2026-01-01T00:00:00Z">
        <w:r>
          <w:delText xml:space="preserve"> </w:delText>
        </w:r>
      </w:del>
      <m:oMath>
        <m:r>
          <m:rPr>
            <m:sty m:val="bi"/>
          </m:rPr>
          <m:t>P</m:t>
        </m:r>
      </m:oMath>
      <w:del w:id="10362" w:author="PR Preview" w:date="2026-01-01T00:00:00Z">
        <w:r>
          <w:delText xml:space="preserve"> </w:delText>
        </w:r>
      </w:del>
      <w:del w:id="10363" w:author="PR Preview" w:date="2026-01-01T00:00:00Z">
        <w:r>
          <w:delText xml:space="preserve">is a</w:delText>
        </w:r>
      </w:del>
      <w:del w:id="10364" w:author="PR Preview" w:date="2026-01-01T00:00:00Z">
        <w:r>
          <w:delText xml:space="preserve"> </w:delText>
        </w:r>
      </w:del>
      <m:oMath>
        <m:r>
          <m:t>p</m:t>
        </m:r>
        <m:r>
          <m:rPr>
            <m:sty m:val="p"/>
          </m:rPr>
          <m:t>×</m:t>
        </m:r>
        <m:r>
          <m:t>p</m:t>
        </m:r>
      </m:oMath>
      <w:del w:id="10365" w:author="PR Preview" w:date="2026-01-01T00:00:00Z">
        <w:r>
          <w:delText xml:space="preserve"> </w:delText>
        </w:r>
      </w:del>
      <w:del w:id="10366" w:author="PR Preview" w:date="2026-01-01T00:00:00Z">
        <w:r>
          <w:delText xml:space="preserve">orthogonal projection matrix (</w:delText>
        </w:r>
      </w:del>
      <w:hyperlink w:anchor="def-projection-matrix">
        <w:del w:id="10367" w:author="PR Preview" w:date="2026-01-01T00:00:00Z">
          <w:r>
            <w:rPr>
              <w:rStyle w:val="Hyperlink"/>
            </w:rPr>
            <w:delText xml:space="preserve">Definition 87</w:delText>
          </w:r>
        </w:del>
      </w:hyperlink>
      <w:del w:id="10368" w:author="PR Preview" w:date="2026-01-01T00:00:00Z">
        <w:r>
          <w:delText xml:space="preserve">),</w:delText>
        </w:r>
      </w:del>
      <w:del w:id="10369" w:author="PR Preview" w:date="2026-01-01T00:00:00Z">
        <w:r>
          <w:delText xml:space="preserve"> </w:delText>
        </w:r>
      </w:del>
      <w:del w:id="10370" w:author="PR Preview" w:date="2026-01-01T00:00:00Z">
        <w:r>
          <w:delText xml:space="preserve">then</w:delText>
        </w:r>
      </w:del>
      <w:del w:id="10371" w:author="PR Preview" w:date="2026-01-01T00:00:00Z">
        <w:r>
          <w:delText xml:space="preserve"> </w:delText>
        </w:r>
      </w:del>
      <m:oMath>
        <m:sSub>
          <m:e>
            <m:r>
              <m:rPr>
                <m:sty m:val="bi"/>
              </m:rPr>
              <m:t>I</m:t>
            </m:r>
          </m:e>
          <m:sub>
            <m:r>
              <m:t>p</m:t>
            </m:r>
          </m:sub>
        </m:sSub>
        <m:r>
          <m:rPr>
            <m:sty m:val="p"/>
          </m:rPr>
          <m:t>−</m:t>
        </m:r>
        <m:r>
          <m:rPr>
            <m:sty m:val="bi"/>
          </m:rPr>
          <m:t>P</m:t>
        </m:r>
      </m:oMath>
      <w:del w:id="10372" w:author="PR Preview" w:date="2026-01-01T00:00:00Z">
        <w:r>
          <w:delText xml:space="preserve"> </w:delText>
        </w:r>
      </w:del>
      <w:del w:id="10373" w:author="PR Preview" w:date="2026-01-01T00:00:00Z">
        <w:r>
          <w:delText xml:space="preserve">is also an orthogonal projection matrix.</w:delText>
        </w:r>
      </w:del>
    </w:p>
    <w:p>
      <w:pPr>
        <w:pStyle w:val="BodyText"/>
      </w:pPr>
      <w:ins w:id="10374" w:author="PR Preview" w:date="2026-01-01T00:00:00Z">
        <w:r>
          <w:rPr>
            <w:i/>
            <w:iCs/>
          </w:rPr>
          <w:t xml:space="preserve">Remark 31</w:t>
        </w:r>
      </w:ins>
      <w:ins w:id="10375" w:author="PR Preview" w:date="2026-01-01T00:00:00Z">
        <w:r>
          <w:t xml:space="preserve"> (What</w:t>
        </w:r>
      </w:ins>
      <w:ins w:id="10376" w:author="PR Preview" w:date="2026-01-01T00:00:00Z">
        <w:r>
          <w:t xml:space="preserve"> </w:t>
        </w:r>
      </w:ins>
      <w:ins w:id="10377" w:author="PR Preview" w:date="2026-01-01T00:00:00Z">
        <w:r>
          <w:t xml:space="preserve">“projection matrix”</w:t>
        </w:r>
      </w:ins>
      <w:ins w:id="10378" w:author="PR Preview" w:date="2026-01-01T00:00:00Z">
        <w:r>
          <w:t xml:space="preserve"> </w:t>
        </w:r>
      </w:ins>
      <w:ins w:id="10379" w:author="PR Preview" w:date="2026-01-01T00:00:00Z">
        <w:r>
          <w:t xml:space="preserve">means in these notes). </w:t>
        </w:r>
      </w:ins>
      <w:ins w:id="10380" w:author="PR Preview" w:date="2026-01-01T00:00:00Z">
        <w:r>
          <w:t xml:space="preserve">Some texts call any idempotent matrix a projection matrix,</w:t>
        </w:r>
      </w:ins>
      <w:ins w:id="10381" w:author="PR Preview" w:date="2026-01-01T00:00:00Z">
        <w:r>
          <w:t xml:space="preserve"> </w:t>
        </w:r>
      </w:ins>
      <w:ins w:id="10382" w:author="PR Preview" w:date="2026-01-01T00:00:00Z">
        <w:r>
          <w:t xml:space="preserve">so that both</w:t>
        </w:r>
      </w:ins>
      <w:ins w:id="10383" w:author="PR Preview" w:date="2026-01-01T00:00:00Z">
        <w:r>
          <w:t xml:space="preserve"> </w:t>
        </w:r>
      </w:ins>
      <m:oMath>
        <m:r>
          <m:rPr>
            <m:sty m:val="bi"/>
          </m:rPr>
          <m:t>P</m:t>
        </m:r>
      </m:oMath>
      <w:ins w:id="10384" w:author="PR Preview" w:date="2026-01-01T00:00:00Z">
        <w:r>
          <w:t xml:space="preserve"> </w:t>
        </w:r>
      </w:ins>
      <w:ins w:id="10385" w:author="PR Preview" w:date="2026-01-01T00:00:00Z">
        <w:r>
          <w:t xml:space="preserve">and</w:t>
        </w:r>
      </w:ins>
      <w:ins w:id="10386" w:author="PR Preview" w:date="2026-01-01T00:00:00Z">
        <w:r>
          <w:t xml:space="preserve"> </w:t>
        </w:r>
      </w:ins>
      <m:oMath>
        <m:r>
          <m:rPr>
            <m:sty m:val="bi"/>
          </m:rPr>
          <m:t>Q</m:t>
        </m:r>
      </m:oMath>
      <w:ins w:id="10387" w:author="PR Preview" w:date="2026-01-01T00:00:00Z">
        <w:r>
          <w:t xml:space="preserve"> </w:t>
        </w:r>
      </w:ins>
      <w:ins w:id="10388" w:author="PR Preview" w:date="2026-01-01T00:00:00Z">
        <w:r>
          <w:t xml:space="preserve">in</w:t>
        </w:r>
      </w:ins>
      <w:ins w:id="10389" w:author="PR Preview" w:date="2026-01-01T00:00:00Z">
        <w:r>
          <w:t xml:space="preserve"> </w:t>
        </w:r>
      </w:ins>
      <w:hyperlink w:anchor="exm-projection-matrix">
        <w:ins w:id="10390" w:author="PR Preview" w:date="2026-01-01T00:00:00Z">
          <w:r>
            <w:rPr>
              <w:rStyle w:val="Hyperlink"/>
            </w:rPr>
            <w:t xml:space="preserve">Example 136</w:t>
          </w:r>
        </w:ins>
      </w:hyperlink>
      <w:ins w:id="10391" w:author="PR Preview" w:date="2026-01-01T00:00:00Z">
        <w:r>
          <w:t xml:space="preserve"> </w:t>
        </w:r>
      </w:ins>
      <w:ins w:id="10392" w:author="PR Preview" w:date="2026-01-01T00:00:00Z">
        <w:r>
          <w:t xml:space="preserve">would count as one.</w:t>
        </w:r>
      </w:ins>
      <w:ins w:id="10393" w:author="PR Preview" w:date="2026-01-01T00:00:00Z">
        <w:r>
          <w:t xml:space="preserve"> </w:t>
        </w:r>
      </w:ins>
      <w:ins w:id="10394" w:author="PR Preview" w:date="2026-01-01T00:00:00Z">
        <w:r>
          <w:t xml:space="preserve">Regression texts often say</w:t>
        </w:r>
      </w:ins>
      <w:ins w:id="10395" w:author="PR Preview" w:date="2026-01-01T00:00:00Z">
        <w:r>
          <w:t xml:space="preserve"> </w:t>
        </w:r>
      </w:ins>
      <w:ins w:id="10396" w:author="PR Preview" w:date="2026-01-01T00:00:00Z">
        <w:r>
          <w:t xml:space="preserve">“projection matrix”</w:t>
        </w:r>
      </w:ins>
      <w:ins w:id="10397" w:author="PR Preview" w:date="2026-01-01T00:00:00Z">
        <w:r>
          <w:t xml:space="preserve"> </w:t>
        </w:r>
      </w:ins>
      <w:ins w:id="10398" w:author="PR Preview" w:date="2026-01-01T00:00:00Z">
        <w:r>
          <w:t xml:space="preserve">when they mean an orthogonal one.</w:t>
        </w:r>
      </w:ins>
      <w:ins w:id="10399" w:author="PR Preview" w:date="2026-01-01T00:00:00Z">
        <w:r>
          <w:t xml:space="preserve"> </w:t>
        </w:r>
      </w:ins>
      <w:ins w:id="10400" w:author="PR Preview" w:date="2026-01-01T00:00:00Z">
        <w:r>
          <w:t xml:space="preserve">In these notes,</w:t>
        </w:r>
      </w:ins>
      <w:ins w:id="10401" w:author="PR Preview" w:date="2026-01-01T00:00:00Z">
        <w:r>
          <w:t xml:space="preserve"> </w:t>
        </w:r>
      </w:ins>
      <w:ins w:id="10402" w:author="PR Preview" w:date="2026-01-01T00:00:00Z">
        <w:r>
          <w:t xml:space="preserve">“projection matrix”</w:t>
        </w:r>
      </w:ins>
      <w:ins w:id="10403" w:author="PR Preview" w:date="2026-01-01T00:00:00Z">
        <w:r>
          <w:t xml:space="preserve"> </w:t>
        </w:r>
      </w:ins>
      <w:ins w:id="10404" w:author="PR Preview" w:date="2026-01-01T00:00:00Z">
        <w:r>
          <w:t xml:space="preserve">always means</w:t>
        </w:r>
      </w:ins>
      <w:ins w:id="10405" w:author="PR Preview" w:date="2026-01-01T00:00:00Z">
        <w:r>
          <w:t xml:space="preserve"> </w:t>
        </w:r>
      </w:ins>
      <w:ins w:id="10406" w:author="PR Preview" w:date="2026-01-01T00:00:00Z">
        <w:r>
          <w:t xml:space="preserve">an orthogonal projection matrix in the sense of</w:t>
        </w:r>
      </w:ins>
      <w:ins w:id="10407" w:author="PR Preview" w:date="2026-01-01T00:00:00Z">
        <w:r>
          <w:t xml:space="preserve"> </w:t>
        </w:r>
      </w:ins>
      <w:hyperlink w:anchor="def-projection-matrix">
        <w:ins w:id="10408" w:author="PR Preview" w:date="2026-01-01T00:00:00Z">
          <w:r>
            <w:rPr>
              <w:rStyle w:val="Hyperlink"/>
            </w:rPr>
            <w:t xml:space="preserve">Definition 87</w:t>
          </w:r>
        </w:ins>
      </w:hyperlink>
      <w:ins w:id="10409" w:author="PR Preview" w:date="2026-01-01T00:00:00Z">
        <w:r>
          <w:t xml:space="preserve">,</w:t>
        </w:r>
      </w:ins>
      <w:ins w:id="10410" w:author="PR Preview" w:date="2026-01-01T00:00:00Z">
        <w:r>
          <w:t xml:space="preserve"> </w:t>
        </w:r>
      </w:ins>
      <w:ins w:id="10411" w:author="PR Preview" w:date="2026-01-01T00:00:00Z">
        <w:r>
          <w:t xml:space="preserve">such as</w:t>
        </w:r>
      </w:ins>
      <w:ins w:id="10412" w:author="PR Preview" w:date="2026-01-01T00:00:00Z">
        <w:r>
          <w:t xml:space="preserve"> </w:t>
        </w:r>
      </w:ins>
      <m:oMath>
        <m:r>
          <m:rPr>
            <m:sty m:val="bi"/>
          </m:rPr>
          <m:t>P</m:t>
        </m:r>
      </m:oMath>
      <w:ins w:id="10413" w:author="PR Preview" w:date="2026-01-01T00:00:00Z">
        <w:r>
          <w:t xml:space="preserve"> </w:t>
        </w:r>
      </w:ins>
      <w:ins w:id="10414" w:author="PR Preview" w:date="2026-01-01T00:00:00Z">
        <w:r>
          <w:t xml:space="preserve">in</w:t>
        </w:r>
      </w:ins>
      <w:ins w:id="10415" w:author="PR Preview" w:date="2026-01-01T00:00:00Z">
        <w:r>
          <w:t xml:space="preserve"> </w:t>
        </w:r>
      </w:ins>
      <w:hyperlink w:anchor="exm-projection-matrix">
        <w:ins w:id="10416" w:author="PR Preview" w:date="2026-01-01T00:00:00Z">
          <w:r>
            <w:rPr>
              <w:rStyle w:val="Hyperlink"/>
            </w:rPr>
            <w:t xml:space="preserve">Example 136</w:t>
          </w:r>
        </w:ins>
      </w:hyperlink>
      <w:ins w:id="10417" w:author="PR Preview" w:date="2026-01-01T00:00:00Z">
        <w:r>
          <w:t xml:space="preserve">,</w:t>
        </w:r>
      </w:ins>
      <w:ins w:id="10418" w:author="PR Preview" w:date="2026-01-01T00:00:00Z">
        <w:r>
          <w:t xml:space="preserve"> </w:t>
        </w:r>
      </w:ins>
      <w:ins w:id="10419" w:author="PR Preview" w:date="2026-01-01T00:00:00Z">
        <w:r>
          <w:t xml:space="preserve">and never an oblique projection (</w:t>
        </w:r>
      </w:ins>
      <w:hyperlink w:anchor="def-oblique-projection">
        <w:ins w:id="10420" w:author="PR Preview" w:date="2026-01-01T00:00:00Z">
          <w:r>
            <w:rPr>
              <w:rStyle w:val="Hyperlink"/>
            </w:rPr>
            <w:t xml:space="preserve">Definition 88</w:t>
          </w:r>
        </w:ins>
      </w:hyperlink>
      <w:ins w:id="10421" w:author="PR Preview" w:date="2026-01-01T00:00:00Z">
        <w:r>
          <w:t xml:space="preserve">)</w:t>
        </w:r>
      </w:ins>
      <w:ins w:id="10422" w:author="PR Preview" w:date="2026-01-01T00:00:00Z">
        <w:r>
          <w:t xml:space="preserve"> </w:t>
        </w:r>
      </w:ins>
      <w:ins w:id="10423" w:author="PR Preview" w:date="2026-01-01T00:00:00Z">
        <w:r>
          <w:t xml:space="preserve">such as</w:t>
        </w:r>
      </w:ins>
      <w:ins w:id="10424" w:author="PR Preview" w:date="2026-01-01T00:00:00Z">
        <w:r>
          <w:t xml:space="preserve"> </w:t>
        </w:r>
      </w:ins>
      <m:oMath>
        <m:r>
          <m:rPr>
            <m:sty m:val="bi"/>
          </m:rPr>
          <m:t>Q</m:t>
        </m:r>
      </m:oMath>
      <w:ins w:id="10425" w:author="PR Preview" w:date="2026-01-01T00:00:00Z">
        <w:r>
          <w:t xml:space="preserve">.</w:t>
        </w:r>
      </w:ins>
    </w:p>
    <w:bookmarkEnd w:id="448"/>
    <w:bookmarkStart w:id="449" w:name="thm-projection-complement"/>
    <w:p>
      <w:pPr>
        <w:pStyle w:val="BodyText"/>
      </w:pPr>
      <w:ins w:id="10426" w:author="PR Preview" w:date="2026-01-01T00:00:00Z">
        <w:r>
          <w:rPr>
            <w:b/>
            <w:bCs/>
          </w:rPr>
          <w:t xml:space="preserve">Theorem 71 (Complement of a projection matrix)</w:t>
        </w:r>
      </w:ins>
      <w:ins w:id="10427" w:author="PR Preview" w:date="2026-01-01T00:00:00Z">
        <w:r>
          <w:t xml:space="preserve"> </w:t>
        </w:r>
      </w:ins>
      <w:ins w:id="10428" w:author="PR Preview" w:date="2026-01-01T00:00:00Z">
        <w:r>
          <w:t xml:space="preserve">If</w:t>
        </w:r>
      </w:ins>
      <w:ins w:id="10429" w:author="PR Preview" w:date="2026-01-01T00:00:00Z">
        <w:r>
          <w:t xml:space="preserve"> </w:t>
        </w:r>
      </w:ins>
      <m:oMath>
        <m:r>
          <m:rPr>
            <m:sty m:val="bi"/>
          </m:rPr>
          <m:t>P</m:t>
        </m:r>
      </m:oMath>
      <w:ins w:id="10430" w:author="PR Preview" w:date="2026-01-01T00:00:00Z">
        <w:r>
          <w:t xml:space="preserve"> </w:t>
        </w:r>
      </w:ins>
      <w:ins w:id="10431" w:author="PR Preview" w:date="2026-01-01T00:00:00Z">
        <w:r>
          <w:t xml:space="preserve">is a</w:t>
        </w:r>
      </w:ins>
      <w:ins w:id="10432" w:author="PR Preview" w:date="2026-01-01T00:00:00Z">
        <w:r>
          <w:t xml:space="preserve"> </w:t>
        </w:r>
      </w:ins>
      <m:oMath>
        <m:r>
          <m:t>p</m:t>
        </m:r>
        <m:r>
          <m:rPr>
            <m:sty m:val="p"/>
          </m:rPr>
          <m:t>×</m:t>
        </m:r>
        <m:r>
          <m:t>p</m:t>
        </m:r>
      </m:oMath>
      <w:ins w:id="10433" w:author="PR Preview" w:date="2026-01-01T00:00:00Z">
        <w:r>
          <w:t xml:space="preserve"> </w:t>
        </w:r>
      </w:ins>
      <w:ins w:id="10434" w:author="PR Preview" w:date="2026-01-01T00:00:00Z">
        <w:r>
          <w:t xml:space="preserve">orthogonal projection matrix (</w:t>
        </w:r>
      </w:ins>
      <w:hyperlink w:anchor="def-projection-matrix">
        <w:ins w:id="10435" w:author="PR Preview" w:date="2026-01-01T00:00:00Z">
          <w:r>
            <w:rPr>
              <w:rStyle w:val="Hyperlink"/>
            </w:rPr>
            <w:t xml:space="preserve">Definition 87</w:t>
          </w:r>
        </w:ins>
      </w:hyperlink>
      <w:ins w:id="10436" w:author="PR Preview" w:date="2026-01-01T00:00:00Z">
        <w:r>
          <w:t xml:space="preserve">),</w:t>
        </w:r>
      </w:ins>
      <w:ins w:id="10437" w:author="PR Preview" w:date="2026-01-01T00:00:00Z">
        <w:r>
          <w:t xml:space="preserve"> </w:t>
        </w:r>
      </w:ins>
      <w:ins w:id="10438" w:author="PR Preview" w:date="2026-01-01T00:00:00Z">
        <w:r>
          <w:t xml:space="preserve">then</w:t>
        </w:r>
      </w:ins>
      <w:ins w:id="10439" w:author="PR Preview" w:date="2026-01-01T00:00:00Z">
        <w:r>
          <w:t xml:space="preserve"> </w:t>
        </w:r>
      </w:ins>
      <m:oMath>
        <m:sSub>
          <m:e>
            <m:r>
              <m:rPr>
                <m:sty m:val="bi"/>
              </m:rPr>
              <m:t>I</m:t>
            </m:r>
          </m:e>
          <m:sub>
            <m:r>
              <m:t>p</m:t>
            </m:r>
          </m:sub>
        </m:sSub>
        <m:r>
          <m:rPr>
            <m:sty m:val="p"/>
          </m:rPr>
          <m:t>−</m:t>
        </m:r>
        <m:r>
          <m:rPr>
            <m:sty m:val="bi"/>
          </m:rPr>
          <m:t>P</m:t>
        </m:r>
      </m:oMath>
      <w:ins w:id="10440" w:author="PR Preview" w:date="2026-01-01T00:00:00Z">
        <w:r>
          <w:t xml:space="preserve"> </w:t>
        </w:r>
      </w:ins>
      <w:ins w:id="10441" w:author="PR Preview" w:date="2026-01-01T00:00:00Z">
        <w:r>
          <w:t xml:space="preserve">is also an orthogonal projection matrix.</w:t>
        </w:r>
      </w:ins>
    </w:p>
    <w:bookmarkEnd w:id="449"/>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0" w:name="thm-projection-orthogonal"/>
    <w:p>
      <w:pPr>
        <w:pStyle w:val="FirstParagraph"/>
      </w:pPr>
      <w:del w:id="10442" w:author="PR Preview" w:date="2026-01-01T00:00:00Z">
        <w:r>
          <w:rPr>
            <w:b/>
            <w:bCs/>
          </w:rPr>
          <w:delText xml:space="preserve">Theorem 71 (Projection matrices produce orthogonal decompositions)</w:delText>
        </w:r>
      </w:del>
      <w:del w:id="10443" w:author="PR Preview" w:date="2026-01-01T00:00:00Z">
        <w:r>
          <w:delText xml:space="preserve"> </w:delText>
        </w:r>
      </w:del>
      <w:del w:id="10444" w:author="PR Preview" w:date="2026-01-01T00:00:00Z">
        <w:r>
          <w:delText xml:space="preserve">If</w:delText>
        </w:r>
      </w:del>
      <w:del w:id="10445" w:author="PR Preview" w:date="2026-01-01T00:00:00Z">
        <w:r>
          <w:delText xml:space="preserve"> </w:delText>
        </w:r>
      </w:del>
      <m:oMath>
        <m:r>
          <m:rPr>
            <m:sty m:val="bi"/>
          </m:rPr>
          <m:t>P</m:t>
        </m:r>
      </m:oMath>
      <w:del w:id="10446" w:author="PR Preview" w:date="2026-01-01T00:00:00Z">
        <w:r>
          <w:delText xml:space="preserve"> </w:delText>
        </w:r>
      </w:del>
      <w:del w:id="10447" w:author="PR Preview" w:date="2026-01-01T00:00:00Z">
        <w:r>
          <w:delText xml:space="preserve">is a</w:delText>
        </w:r>
      </w:del>
      <w:del w:id="10448" w:author="PR Preview" w:date="2026-01-01T00:00:00Z">
        <w:r>
          <w:delText xml:space="preserve"> </w:delText>
        </w:r>
      </w:del>
      <m:oMath>
        <m:r>
          <m:t>p</m:t>
        </m:r>
        <m:r>
          <m:rPr>
            <m:sty m:val="p"/>
          </m:rPr>
          <m:t>×</m:t>
        </m:r>
        <m:r>
          <m:t>p</m:t>
        </m:r>
      </m:oMath>
      <w:del w:id="10449" w:author="PR Preview" w:date="2026-01-01T00:00:00Z">
        <w:r>
          <w:delText xml:space="preserve"> </w:delText>
        </w:r>
      </w:del>
      <w:del w:id="10450" w:author="PR Preview" w:date="2026-01-01T00:00:00Z">
        <w:r>
          <w:delText xml:space="preserve">orthogonal projection matrix (</w:delText>
        </w:r>
      </w:del>
      <w:hyperlink w:anchor="def-projection-matrix">
        <w:del w:id="10451" w:author="PR Preview" w:date="2026-01-01T00:00:00Z">
          <w:r>
            <w:rPr>
              <w:rStyle w:val="Hyperlink"/>
            </w:rPr>
            <w:delText xml:space="preserve">Definition 87</w:delText>
          </w:r>
        </w:del>
      </w:hyperlink>
      <w:del w:id="10452" w:author="PR Preview" w:date="2026-01-01T00:00:00Z">
        <w:r>
          <w:delText xml:space="preserve">)</w:delText>
        </w:r>
      </w:del>
      <w:del w:id="10453" w:author="PR Preview" w:date="2026-01-01T00:00:00Z">
        <w:r>
          <w:delText xml:space="preserve"> </w:delText>
        </w:r>
      </w:del>
      <w:del w:id="10454" w:author="PR Preview" w:date="2026-01-01T00:00:00Z">
        <w:r>
          <w:delText xml:space="preserve">and</w:delText>
        </w:r>
      </w:del>
      <w:del w:id="10455" w:author="PR Preview" w:date="2026-01-01T00:00:00Z">
        <w:r>
          <w:delText xml:space="preserve"> </w:delText>
        </w:r>
      </w:del>
      <w:del w:id="10456" w:author="PR Preview" w:date="2026-01-01T00:00:00Z">
        <w:r>
          <w:delText xml:space="preserve">$\mathord{\smash[b]{\underset{\raise.3ex\hbox{$\scriptstyle\sim$}}{v}}\vphantom{v}}$</w:delText>
        </w:r>
      </w:del>
      <w:del w:id="10457" w:author="PR Preview" w:date="2026-01-01T00:00:00Z">
        <w:r>
          <w:delText xml:space="preserve"> </w:delText>
        </w:r>
      </w:del>
      <w:del w:id="10458" w:author="PR Preview" w:date="2026-01-01T00:00:00Z">
        <w:r>
          <w:delText xml:space="preserve">is any vector of length</w:delText>
        </w:r>
      </w:del>
      <w:del w:id="10459" w:author="PR Preview" w:date="2026-01-01T00:00:00Z">
        <w:r>
          <w:delText xml:space="preserve"> </w:delText>
        </w:r>
      </w:del>
      <m:oMath>
        <m:r>
          <m:t>p</m:t>
        </m:r>
      </m:oMath>
      <w:del w:id="10460" w:author="PR Preview" w:date="2026-01-01T00:00:00Z">
        <w:r>
          <w:delText xml:space="preserve">, then</w:delText>
        </w:r>
      </w:del>
      <w:del w:id="10461" w:author="PR Preview" w:date="2026-01-01T00:00:00Z">
        <w:r>
          <w:delText xml:space="preserve"> </w:delText>
        </w:r>
      </w:del>
      <w:del w:id="10462" w:author="PR Preview" w:date="2026-01-01T00:00:00Z">
        <w:r>
          <w:delText xml:space="preserve">the two components of the decomposition</w:delText>
        </w:r>
      </w:del>
    </w:p>
    <w:p>
      <w:pPr>
        <w:pStyle w:val="FirstParagraph"/>
      </w:pPr>
      <w:ins w:id="10463" w:author="PR Preview" w:date="2026-01-01T00:00:00Z">
        <w:r>
          <w:rPr>
            <w:b/>
            <w:bCs/>
          </w:rPr>
          <w:t xml:space="preserve">Theorem 72 (Projection matrices produce orthogonal decompositions)</w:t>
        </w:r>
      </w:ins>
      <w:ins w:id="10464" w:author="PR Preview" w:date="2026-01-01T00:00:00Z">
        <w:r>
          <w:t xml:space="preserve"> </w:t>
        </w:r>
      </w:ins>
      <w:ins w:id="10465" w:author="PR Preview" w:date="2026-01-01T00:00:00Z">
        <w:r>
          <w:t xml:space="preserve">If</w:t>
        </w:r>
      </w:ins>
      <w:ins w:id="10466" w:author="PR Preview" w:date="2026-01-01T00:00:00Z">
        <w:r>
          <w:t xml:space="preserve"> </w:t>
        </w:r>
      </w:ins>
      <m:oMath>
        <m:r>
          <m:rPr>
            <m:sty m:val="bi"/>
          </m:rPr>
          <m:t>P</m:t>
        </m:r>
      </m:oMath>
      <w:ins w:id="10467" w:author="PR Preview" w:date="2026-01-01T00:00:00Z">
        <w:r>
          <w:t xml:space="preserve"> </w:t>
        </w:r>
      </w:ins>
      <w:ins w:id="10468" w:author="PR Preview" w:date="2026-01-01T00:00:00Z">
        <w:r>
          <w:t xml:space="preserve">is a</w:t>
        </w:r>
      </w:ins>
      <w:ins w:id="10469" w:author="PR Preview" w:date="2026-01-01T00:00:00Z">
        <w:r>
          <w:t xml:space="preserve"> </w:t>
        </w:r>
      </w:ins>
      <m:oMath>
        <m:r>
          <m:t>p</m:t>
        </m:r>
        <m:r>
          <m:rPr>
            <m:sty m:val="p"/>
          </m:rPr>
          <m:t>×</m:t>
        </m:r>
        <m:r>
          <m:t>p</m:t>
        </m:r>
      </m:oMath>
      <w:ins w:id="10470" w:author="PR Preview" w:date="2026-01-01T00:00:00Z">
        <w:r>
          <w:t xml:space="preserve"> </w:t>
        </w:r>
      </w:ins>
      <w:ins w:id="10471" w:author="PR Preview" w:date="2026-01-01T00:00:00Z">
        <w:r>
          <w:t xml:space="preserve">orthogonal projection matrix (</w:t>
        </w:r>
      </w:ins>
      <w:hyperlink w:anchor="def-projection-matrix">
        <w:ins w:id="10472" w:author="PR Preview" w:date="2026-01-01T00:00:00Z">
          <w:r>
            <w:rPr>
              <w:rStyle w:val="Hyperlink"/>
            </w:rPr>
            <w:t xml:space="preserve">Definition 87</w:t>
          </w:r>
        </w:ins>
      </w:hyperlink>
      <w:ins w:id="10473" w:author="PR Preview" w:date="2026-01-01T00:00:00Z">
        <w:r>
          <w:t xml:space="preserve">)</w:t>
        </w:r>
      </w:ins>
      <w:ins w:id="10474" w:author="PR Preview" w:date="2026-01-01T00:00:00Z">
        <w:r>
          <w:t xml:space="preserve"> </w:t>
        </w:r>
      </w:ins>
      <w:ins w:id="10475" w:author="PR Preview" w:date="2026-01-01T00:00:00Z">
        <w:r>
          <w:t xml:space="preserve">and</w:t>
        </w:r>
      </w:ins>
      <w:ins w:id="10476" w:author="PR Preview" w:date="2026-01-01T00:00:00Z">
        <w:r>
          <w:t xml:space="preserve"> </w:t>
        </w:r>
      </w:ins>
      <w:ins w:id="10477" w:author="PR Preview" w:date="2026-01-01T00:00:00Z">
        <w:r>
          <w:t xml:space="preserve">$\mathord{\smash[b]{\underset{\raise.3ex\hbox{$\scriptstyle\sim$}}{v}}\vphantom{v}}$</w:t>
        </w:r>
      </w:ins>
      <w:ins w:id="10478" w:author="PR Preview" w:date="2026-01-01T00:00:00Z">
        <w:r>
          <w:t xml:space="preserve"> </w:t>
        </w:r>
      </w:ins>
      <w:ins w:id="10479" w:author="PR Preview" w:date="2026-01-01T00:00:00Z">
        <w:r>
          <w:t xml:space="preserve">is any vector of length</w:t>
        </w:r>
      </w:ins>
      <w:ins w:id="10480" w:author="PR Preview" w:date="2026-01-01T00:00:00Z">
        <w:r>
          <w:t xml:space="preserve"> </w:t>
        </w:r>
      </w:ins>
      <m:oMath>
        <m:r>
          <m:t>p</m:t>
        </m:r>
      </m:oMath>
      <w:ins w:id="10481" w:author="PR Preview" w:date="2026-01-01T00:00:00Z">
        <w:r>
          <w:t xml:space="preserve">, then</w:t>
        </w:r>
      </w:ins>
      <w:ins w:id="10482" w:author="PR Preview" w:date="2026-01-01T00:00:00Z">
        <w:r>
          <w:t xml:space="preserve"> </w:t>
        </w:r>
      </w:ins>
      <w:ins w:id="10483" w:author="PR Preview" w:date="2026-01-01T00:00:00Z">
        <w:r>
          <w:t xml:space="preserve">the two components of the decomposition</w:t>
        </w:r>
      </w:ins>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0"/>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1" w:name="def-orthogonal-matrix"/>
    <w:p>
      <w:pPr>
        <w:pStyle w:val="BodyText"/>
      </w:pPr>
      <w:del w:id="10484" w:author="PR Preview" w:date="2026-01-01T00:00:00Z">
        <w:r>
          <w:rPr>
            <w:b/>
            <w:bCs/>
          </w:rPr>
          <w:delText xml:space="preserve">Definition 89 (Orthogonal matrix)</w:delText>
        </w:r>
      </w:del>
      <w:del w:id="10485" w:author="PR Preview" w:date="2026-01-01T00:00:00Z">
        <w:r>
          <w:delText xml:space="preserve"> </w:delText>
        </w:r>
      </w:del>
      <w:del w:id="10486" w:author="PR Preview" w:date="2026-01-01T00:00:00Z">
        <w:r>
          <w:delText xml:space="preserve">A</w:delText>
        </w:r>
      </w:del>
      <w:del w:id="10487" w:author="PR Preview" w:date="2026-01-01T00:00:00Z">
        <w:r>
          <w:delText xml:space="preserve"> </w:delText>
        </w:r>
      </w:del>
      <m:oMath>
        <m:r>
          <m:t>p</m:t>
        </m:r>
        <m:r>
          <m:rPr>
            <m:sty m:val="p"/>
          </m:rPr>
          <m:t>×</m:t>
        </m:r>
        <m:r>
          <m:t>p</m:t>
        </m:r>
      </m:oMath>
      <w:del w:id="10488" w:author="PR Preview" w:date="2026-01-01T00:00:00Z">
        <w:r>
          <w:delText xml:space="preserve"> </w:delText>
        </w:r>
      </w:del>
      <w:del w:id="10489" w:author="PR Preview" w:date="2026-01-01T00:00:00Z">
        <w:r>
          <w:delText xml:space="preserve">matrix</w:delText>
        </w:r>
      </w:del>
      <w:del w:id="10490" w:author="PR Preview" w:date="2026-01-01T00:00:00Z">
        <w:r>
          <w:delText xml:space="preserve"> </w:delText>
        </w:r>
      </w:del>
      <m:oMath>
        <m:r>
          <m:rPr>
            <m:sty m:val="bi"/>
          </m:rPr>
          <m:t>Q</m:t>
        </m:r>
      </m:oMath>
      <w:del w:id="10491" w:author="PR Preview" w:date="2026-01-01T00:00:00Z">
        <w:r>
          <w:delText xml:space="preserve"> </w:delText>
        </w:r>
      </w:del>
      <w:del w:id="10492" w:author="PR Preview" w:date="2026-01-01T00:00:00Z">
        <w:r>
          <w:delText xml:space="preserve">is</w:delText>
        </w:r>
      </w:del>
      <w:del w:id="10493" w:author="PR Preview" w:date="2026-01-01T00:00:00Z">
        <w:r>
          <w:delText xml:space="preserve"> </w:delText>
        </w:r>
      </w:del>
      <w:del w:id="10494" w:author="PR Preview" w:date="2026-01-01T00:00:00Z">
        <w:r>
          <w:rPr>
            <w:b/>
            <w:bCs/>
          </w:rPr>
          <w:delText xml:space="preserve">orthogonal</w:delText>
        </w:r>
      </w:del>
      <w:del w:id="10495" w:author="PR Preview" w:date="2026-01-01T00:00:00Z">
        <w:r>
          <w:delText xml:space="preserve"> </w:delText>
        </w:r>
      </w:del>
      <w:del w:id="10496" w:author="PR Preview" w:date="2026-01-01T00:00:00Z">
        <w:r>
          <w:delText xml:space="preserve">if</w:delText>
        </w:r>
      </w:del>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p>
      <w:pPr>
        <w:pStyle w:val="FirstParagraph"/>
      </w:pPr>
      <w:del w:id="10497" w:author="PR Preview" w:date="2026-01-01T00:00:00Z">
        <w:r>
          <w:rPr>
            <w:b/>
            <w:bCs/>
          </w:rPr>
          <w:delText xml:space="preserve">Example 135 (A rotation matrix)</w:delText>
        </w:r>
      </w:del>
      <w:del w:id="10498" w:author="PR Preview" w:date="2026-01-01T00:00:00Z">
        <w:r>
          <w:delText xml:space="preserve"> </w:delText>
        </w:r>
      </w:del>
      <w:del w:id="10499" w:author="PR Preview" w:date="2026-01-01T00:00:00Z">
        <w:r>
          <w:delText xml:space="preserve">The matrix</w:delText>
        </w:r>
      </w:del>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del w:id="10500" w:author="PR Preview" w:date="2026-01-01T00:00:00Z">
        <w:r>
          <w:delText xml:space="preserve">rotates each vector in the plane counterclockwise</w:delText>
        </w:r>
      </w:del>
      <w:del w:id="10501" w:author="PR Preview" w:date="2026-01-01T00:00:00Z">
        <w:r>
          <w:delText xml:space="preserve"> </w:delText>
        </w:r>
      </w:del>
      <w:del w:id="10502" w:author="PR Preview" w:date="2026-01-01T00:00:00Z">
        <w:r>
          <w:delText xml:space="preserve">by the angle</w:delText>
        </w:r>
      </w:del>
      <w:del w:id="10503" w:author="PR Preview" w:date="2026-01-01T00:00:00Z">
        <w:r>
          <w:delText xml:space="preserve"> </w:delText>
        </w:r>
      </w:del>
      <m:oMath>
        <m:r>
          <m:t>θ</m:t>
        </m:r>
      </m:oMath>
      <w:del w:id="10504" w:author="PR Preview" w:date="2026-01-01T00:00:00Z">
        <w:r>
          <w:delText xml:space="preserve"> </w:delText>
        </w:r>
      </w:del>
      <w:del w:id="10505" w:author="PR Preview" w:date="2026-01-01T00:00:00Z">
        <w:r>
          <w:delText xml:space="preserve">with</w:delText>
        </w:r>
      </w:del>
      <w:del w:id="10506" w:author="PR Preview" w:date="2026-01-01T00:00:00Z">
        <w:r>
          <w:delText xml:space="preserve"> </w:delText>
        </w:r>
      </w:del>
      <m:oMath>
        <m:r>
          <m:rPr>
            <m:sty m:val="p"/>
          </m:rPr>
          <m:t>cos</m:t>
        </m:r>
        <m:r>
          <m:t>θ</m:t>
        </m:r>
        <m:r>
          <m:rPr>
            <m:sty m:val="p"/>
          </m:rPr>
          <m:t>=</m:t>
        </m:r>
        <m:r>
          <m:t>0.6</m:t>
        </m:r>
      </m:oMath>
      <w:del w:id="10507" w:author="PR Preview" w:date="2026-01-01T00:00:00Z">
        <w:r>
          <w:delText xml:space="preserve"> </w:delText>
        </w:r>
      </w:del>
      <w:del w:id="10508" w:author="PR Preview" w:date="2026-01-01T00:00:00Z">
        <w:r>
          <w:delText xml:space="preserve">and</w:delText>
        </w:r>
      </w:del>
      <w:del w:id="10509" w:author="PR Preview" w:date="2026-01-01T00:00:00Z">
        <w:r>
          <w:delText xml:space="preserve"> </w:delText>
        </w:r>
      </w:del>
      <m:oMath>
        <m:r>
          <m:rPr>
            <m:sty m:val="p"/>
          </m:rPr>
          <m:t>sin</m:t>
        </m:r>
        <m:r>
          <m:t>θ</m:t>
        </m:r>
        <m:r>
          <m:rPr>
            <m:sty m:val="p"/>
          </m:rPr>
          <m:t>=</m:t>
        </m:r>
        <m:r>
          <m:t>0.8</m:t>
        </m:r>
      </m:oMath>
      <w:del w:id="10510" w:author="PR Preview" w:date="2026-01-01T00:00:00Z">
        <w:r>
          <w:delText xml:space="preserve"> </w:delText>
        </w:r>
      </w:del>
      <w:del w:id="10511" w:author="PR Preview" w:date="2026-01-01T00:00:00Z">
        <w:r>
          <w:delText xml:space="preserve">(about</w:delText>
        </w:r>
      </w:del>
      <w:del w:id="10512" w:author="PR Preview" w:date="2026-01-01T00:00:00Z">
        <w:r>
          <w:delText xml:space="preserve"> </w:delText>
        </w:r>
      </w:del>
      <m:oMath>
        <m:r>
          <m:t>53</m:t>
        </m:r>
      </m:oMath>
      <w:del w:id="10513" w:author="PR Preview" w:date="2026-01-01T00:00:00Z">
        <w:r>
          <w:delText xml:space="preserve"> </w:delText>
        </w:r>
      </w:del>
      <w:del w:id="10514" w:author="PR Preview" w:date="2026-01-01T00:00:00Z">
        <w:r>
          <w:delText xml:space="preserve">degrees)</w:delText>
        </w:r>
      </w:del>
      <w:del w:id="10515" w:author="PR Preview" w:date="2026-01-01T00:00:00Z">
        <w:r>
          <w:delText xml:space="preserve"> </w:delText>
        </w:r>
      </w:del>
      <w:del w:id="10516" w:author="PR Preview" w:date="2026-01-01T00:00:00Z">
        <w:r>
          <w:delText xml:space="preserve">(Banerjee and Roy 2014, chap. 8, Example 8.1, p. 207)</w:delText>
        </w:r>
      </w:del>
      <w:del w:id="10517" w:author="PR Preview" w:date="2026-01-01T00:00:00Z">
        <w:r>
          <w:delText xml:space="preserve">.</w:delText>
        </w:r>
      </w:del>
      <w:del w:id="10518" w:author="PR Preview" w:date="2026-01-01T00:00:00Z">
        <w:r>
          <w:delText xml:space="preserve"> </w:delText>
        </w:r>
      </w:del>
      <w:del w:id="10519" w:author="PR Preview" w:date="2026-01-01T00:00:00Z">
        <w:r>
          <w:delText xml:space="preserve">It is orthogonal:</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del w:id="10520" w:author="PR Preview" w:date="2026-01-01T00:00:00Z">
        <w:r>
          <w:rPr>
            <w:b/>
            <w:bCs/>
          </w:rPr>
          <w:delText xml:space="preserve">Example 136 (Orthogonal columns are not enough)</w:delText>
        </w:r>
      </w:del>
      <w:del w:id="10521" w:author="PR Preview" w:date="2026-01-01T00:00:00Z">
        <w:r>
          <w:delText xml:space="preserve"> </w:delText>
        </w:r>
      </w:del>
      <m:oMath>
        <m:r>
          <m:rPr>
            <m:sty m:val="bi"/>
          </m:rPr>
          <m:t>Q</m:t>
        </m:r>
        <m:r>
          <m:rPr>
            <m:sty m:val="p"/>
          </m:rPr>
          <m:t>=</m:t>
        </m:r>
        <m:r>
          <m:t>2</m:t>
        </m:r>
        <m:sSub>
          <m:e>
            <m:r>
              <m:rPr>
                <m:sty m:val="bi"/>
              </m:rPr>
              <m:t>I</m:t>
            </m:r>
          </m:e>
          <m:sub>
            <m:r>
              <m:t>2</m:t>
            </m:r>
          </m:sub>
        </m:sSub>
      </m:oMath>
      <w:del w:id="10522" w:author="PR Preview" w:date="2026-01-01T00:00:00Z">
        <w:r>
          <w:delText xml:space="preserve"> </w:delText>
        </w:r>
      </w:del>
      <w:del w:id="10523" w:author="PR Preview" w:date="2026-01-01T00:00:00Z">
        <w:r>
          <w:delText xml:space="preserve">has orthogonal columns</w:delText>
        </w:r>
      </w:del>
      <w:del w:id="10524" w:author="PR Preview" w:date="2026-01-01T00:00:00Z">
        <w:r>
          <w:delText xml:space="preserve"> </w:delText>
        </w:r>
      </w:del>
      <m:oMath>
        <m:r>
          <m:rPr>
            <m:sty m:val="p"/>
          </m:rPr>
          <m:t>(</m:t>
        </m:r>
        <m:r>
          <m:t>2</m:t>
        </m:r>
        <m:r>
          <m:rPr>
            <m:sty m:val="p"/>
          </m:rPr>
          <m:t>,</m:t>
        </m:r>
        <m:r>
          <m:t>0</m:t>
        </m:r>
        <m:r>
          <m:rPr>
            <m:sty m:val="p"/>
          </m:rPr>
          <m:t>)</m:t>
        </m:r>
      </m:oMath>
      <w:del w:id="10525" w:author="PR Preview" w:date="2026-01-01T00:00:00Z">
        <w:r>
          <w:delText xml:space="preserve"> </w:delText>
        </w:r>
      </w:del>
      <w:del w:id="10526" w:author="PR Preview" w:date="2026-01-01T00:00:00Z">
        <w:r>
          <w:delText xml:space="preserve">and</w:delText>
        </w:r>
      </w:del>
      <w:del w:id="10527" w:author="PR Preview" w:date="2026-01-01T00:00:00Z">
        <w:r>
          <w:delText xml:space="preserve"> </w:delText>
        </w:r>
      </w:del>
      <m:oMath>
        <m:r>
          <m:rPr>
            <m:sty m:val="p"/>
          </m:rPr>
          <m:t>(</m:t>
        </m:r>
        <m:r>
          <m:t>0</m:t>
        </m:r>
        <m:r>
          <m:rPr>
            <m:sty m:val="p"/>
          </m:rPr>
          <m:t>,</m:t>
        </m:r>
        <m:r>
          <m:t>2</m:t>
        </m:r>
        <m:r>
          <m:rPr>
            <m:sty m:val="p"/>
          </m:rPr>
          <m:t>)</m:t>
        </m:r>
      </m:oMath>
      <w:del w:id="10528" w:author="PR Preview" w:date="2026-01-01T00:00:00Z">
        <w:r>
          <w:delText xml:space="preserve">, but</w:delText>
        </w:r>
      </w:del>
    </w:p>
    <w:p>
      <w:pPr>
        <w:pStyle w:val="BodyText"/>
      </w:pPr>
      <w:ins w:id="10529" w:author="PR Preview" w:date="2026-01-01T00:00:00Z">
        <w:r>
          <w:rPr>
            <w:b/>
            <w:bCs/>
          </w:rPr>
          <w:t xml:space="preserve">Definition 89 (Orthogonal matrix)</w:t>
        </w:r>
      </w:ins>
      <w:ins w:id="10530" w:author="PR Preview" w:date="2026-01-01T00:00:00Z">
        <w:r>
          <w:t xml:space="preserve"> </w:t>
        </w:r>
      </w:ins>
      <w:ins w:id="10531" w:author="PR Preview" w:date="2026-01-01T00:00:00Z">
        <w:r>
          <w:t xml:space="preserve">A</w:t>
        </w:r>
      </w:ins>
      <w:ins w:id="10532" w:author="PR Preview" w:date="2026-01-01T00:00:00Z">
        <w:r>
          <w:t xml:space="preserve"> </w:t>
        </w:r>
      </w:ins>
      <m:oMath>
        <m:r>
          <m:t>p</m:t>
        </m:r>
        <m:r>
          <m:rPr>
            <m:sty m:val="p"/>
          </m:rPr>
          <m:t>×</m:t>
        </m:r>
        <m:r>
          <m:t>p</m:t>
        </m:r>
      </m:oMath>
      <w:ins w:id="10533" w:author="PR Preview" w:date="2026-01-01T00:00:00Z">
        <w:r>
          <w:t xml:space="preserve"> </w:t>
        </w:r>
      </w:ins>
      <w:ins w:id="10534" w:author="PR Preview" w:date="2026-01-01T00:00:00Z">
        <w:r>
          <w:t xml:space="preserve">matrix</w:t>
        </w:r>
      </w:ins>
      <w:ins w:id="10535" w:author="PR Preview" w:date="2026-01-01T00:00:00Z">
        <w:r>
          <w:t xml:space="preserve"> </w:t>
        </w:r>
      </w:ins>
      <m:oMath>
        <m:r>
          <m:rPr>
            <m:sty m:val="bi"/>
          </m:rPr>
          <m:t>Q</m:t>
        </m:r>
      </m:oMath>
      <w:ins w:id="10536" w:author="PR Preview" w:date="2026-01-01T00:00:00Z">
        <w:r>
          <w:t xml:space="preserve"> </w:t>
        </w:r>
      </w:ins>
      <w:ins w:id="10537" w:author="PR Preview" w:date="2026-01-01T00:00:00Z">
        <w:r>
          <w:t xml:space="preserve">is</w:t>
        </w:r>
      </w:ins>
      <w:ins w:id="10538" w:author="PR Preview" w:date="2026-01-01T00:00:00Z">
        <w:r>
          <w:t xml:space="preserve"> </w:t>
        </w:r>
      </w:ins>
      <w:ins w:id="10539" w:author="PR Preview" w:date="2026-01-01T00:00:00Z">
        <w:r>
          <w:rPr>
            <w:b/>
            <w:bCs/>
          </w:rPr>
          <w:t xml:space="preserve">orthogonal</w:t>
        </w:r>
      </w:ins>
      <w:ins w:id="10540" w:author="PR Preview" w:date="2026-01-01T00:00:00Z">
        <w:r>
          <w:t xml:space="preserve"> </w:t>
        </w:r>
      </w:ins>
      <w:ins w:id="10541" w:author="PR Preview" w:date="2026-01-01T00:00:00Z">
        <w:r>
          <w:t xml:space="preserve">[64]</w:t>
        </w:r>
      </w:ins>
      <w:ins w:id="10542" w:author="PR Preview" w:date="2026-01-01T00:00:00Z">
        <w:r>
          <w:t xml:space="preserve"> </w:t>
        </w:r>
      </w:ins>
      <w:ins w:id="10543" w:author="PR Preview" w:date="2026-01-01T00:00:00Z">
        <w:r>
          <w:t xml:space="preserve">if</w:t>
        </w:r>
      </w:ins>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1"/>
    <w:bookmarkStart w:id="452" w:name="exm-orthogonal-matrix"/>
    <w:p>
      <w:pPr>
        <w:pStyle w:val="FirstParagraph"/>
      </w:pPr>
      <w:ins w:id="10544" w:author="PR Preview" w:date="2026-01-01T00:00:00Z">
        <w:r>
          <w:rPr>
            <w:b/>
            <w:bCs/>
          </w:rPr>
          <w:t xml:space="preserve">Example 137 (A rotation matrix)</w:t>
        </w:r>
      </w:ins>
      <w:ins w:id="10545" w:author="PR Preview" w:date="2026-01-01T00:00:00Z">
        <w:r>
          <w:t xml:space="preserve"> </w:t>
        </w:r>
      </w:ins>
      <w:ins w:id="10546"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ins w:id="10547" w:author="PR Preview" w:date="2026-01-01T00:00:00Z">
        <w:r>
          <w:t xml:space="preserve">rotates each vector in the plane counterclockwise</w:t>
        </w:r>
      </w:ins>
      <w:ins w:id="10548" w:author="PR Preview" w:date="2026-01-01T00:00:00Z">
        <w:r>
          <w:t xml:space="preserve"> </w:t>
        </w:r>
      </w:ins>
      <w:ins w:id="10549" w:author="PR Preview" w:date="2026-01-01T00:00:00Z">
        <w:r>
          <w:t xml:space="preserve">by the angle</w:t>
        </w:r>
      </w:ins>
      <w:ins w:id="10550" w:author="PR Preview" w:date="2026-01-01T00:00:00Z">
        <w:r>
          <w:t xml:space="preserve"> </w:t>
        </w:r>
      </w:ins>
      <m:oMath>
        <m:r>
          <m:t>θ</m:t>
        </m:r>
      </m:oMath>
      <w:ins w:id="10551" w:author="PR Preview" w:date="2026-01-01T00:00:00Z">
        <w:r>
          <w:t xml:space="preserve"> </w:t>
        </w:r>
      </w:ins>
      <w:ins w:id="10552" w:author="PR Preview" w:date="2026-01-01T00:00:00Z">
        <w:r>
          <w:t xml:space="preserve">with</w:t>
        </w:r>
      </w:ins>
      <w:ins w:id="10553" w:author="PR Preview" w:date="2026-01-01T00:00:00Z">
        <w:r>
          <w:t xml:space="preserve"> </w:t>
        </w:r>
      </w:ins>
      <m:oMath>
        <m:r>
          <m:rPr>
            <m:sty m:val="p"/>
          </m:rPr>
          <m:t>cos</m:t>
        </m:r>
        <m:r>
          <m:t>θ</m:t>
        </m:r>
        <m:r>
          <m:rPr>
            <m:sty m:val="p"/>
          </m:rPr>
          <m:t>=</m:t>
        </m:r>
        <m:r>
          <m:t>0.6</m:t>
        </m:r>
      </m:oMath>
      <w:ins w:id="10554" w:author="PR Preview" w:date="2026-01-01T00:00:00Z">
        <w:r>
          <w:t xml:space="preserve"> </w:t>
        </w:r>
      </w:ins>
      <w:ins w:id="10555" w:author="PR Preview" w:date="2026-01-01T00:00:00Z">
        <w:r>
          <w:t xml:space="preserve">and</w:t>
        </w:r>
      </w:ins>
      <w:ins w:id="10556" w:author="PR Preview" w:date="2026-01-01T00:00:00Z">
        <w:r>
          <w:t xml:space="preserve"> </w:t>
        </w:r>
      </w:ins>
      <m:oMath>
        <m:r>
          <m:rPr>
            <m:sty m:val="p"/>
          </m:rPr>
          <m:t>sin</m:t>
        </m:r>
        <m:r>
          <m:t>θ</m:t>
        </m:r>
        <m:r>
          <m:rPr>
            <m:sty m:val="p"/>
          </m:rPr>
          <m:t>=</m:t>
        </m:r>
        <m:r>
          <m:t>0.8</m:t>
        </m:r>
      </m:oMath>
      <w:ins w:id="10557" w:author="PR Preview" w:date="2026-01-01T00:00:00Z">
        <w:r>
          <w:t xml:space="preserve"> </w:t>
        </w:r>
      </w:ins>
      <w:ins w:id="10558" w:author="PR Preview" w:date="2026-01-01T00:00:00Z">
        <w:r>
          <w:t xml:space="preserve">(about</w:t>
        </w:r>
      </w:ins>
      <w:ins w:id="10559" w:author="PR Preview" w:date="2026-01-01T00:00:00Z">
        <w:r>
          <w:t xml:space="preserve"> </w:t>
        </w:r>
      </w:ins>
      <m:oMath>
        <m:r>
          <m:t>53</m:t>
        </m:r>
      </m:oMath>
      <w:ins w:id="10560" w:author="PR Preview" w:date="2026-01-01T00:00:00Z">
        <w:r>
          <w:t xml:space="preserve"> </w:t>
        </w:r>
      </w:ins>
      <w:ins w:id="10561" w:author="PR Preview" w:date="2026-01-01T00:00:00Z">
        <w:r>
          <w:t xml:space="preserve">degrees)</w:t>
        </w:r>
      </w:ins>
      <w:ins w:id="10562" w:author="PR Preview" w:date="2026-01-01T00:00:00Z">
        <w:r>
          <w:t xml:space="preserve"> </w:t>
        </w:r>
      </w:ins>
      <w:ins w:id="10563" w:author="PR Preview" w:date="2026-01-01T00:00:00Z">
        <w:r>
          <w:t xml:space="preserve">[47, Ch. 8], Example 8.1, p. 207</w:t>
        </w:r>
      </w:ins>
      <w:ins w:id="10564" w:author="PR Preview" w:date="2026-01-01T00:00:00Z">
        <w:r>
          <w:t xml:space="preserve">.</w:t>
        </w:r>
      </w:ins>
      <w:ins w:id="10565" w:author="PR Preview" w:date="2026-01-01T00:00:00Z">
        <w:r>
          <w:t xml:space="preserve"> </w:t>
        </w:r>
      </w:ins>
      <w:ins w:id="10566" w:author="PR Preview" w:date="2026-01-01T00:00:00Z">
        <w:r>
          <w:t xml:space="preserve">It is orthogonal:</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2"/>
    <w:bookmarkStart w:id="453" w:name="exm-not-orthogonal-matrix"/>
    <w:p>
      <w:pPr>
        <w:pStyle w:val="FirstParagraph"/>
      </w:pPr>
      <w:ins w:id="10567" w:author="PR Preview" w:date="2026-01-01T00:00:00Z">
        <w:r>
          <w:rPr>
            <w:b/>
            <w:bCs/>
          </w:rPr>
          <w:t xml:space="preserve">Example 138 (Orthogonal columns are not enough)</w:t>
        </w:r>
      </w:ins>
      <w:ins w:id="10568" w:author="PR Preview" w:date="2026-01-01T00:00:00Z">
        <w:r>
          <w:t xml:space="preserve"> </w:t>
        </w:r>
      </w:ins>
      <m:oMath>
        <m:r>
          <m:rPr>
            <m:sty m:val="bi"/>
          </m:rPr>
          <m:t>Q</m:t>
        </m:r>
        <m:r>
          <m:rPr>
            <m:sty m:val="p"/>
          </m:rPr>
          <m:t>=</m:t>
        </m:r>
        <m:r>
          <m:t>2</m:t>
        </m:r>
        <m:sSub>
          <m:e>
            <m:r>
              <m:rPr>
                <m:sty m:val="bi"/>
              </m:rPr>
              <m:t>I</m:t>
            </m:r>
          </m:e>
          <m:sub>
            <m:r>
              <m:t>2</m:t>
            </m:r>
          </m:sub>
        </m:sSub>
      </m:oMath>
      <w:ins w:id="10569" w:author="PR Preview" w:date="2026-01-01T00:00:00Z">
        <w:r>
          <w:t xml:space="preserve"> </w:t>
        </w:r>
      </w:ins>
      <w:ins w:id="10570" w:author="PR Preview" w:date="2026-01-01T00:00:00Z">
        <w:r>
          <w:t xml:space="preserve">has orthogonal columns</w:t>
        </w:r>
      </w:ins>
      <w:ins w:id="10571" w:author="PR Preview" w:date="2026-01-01T00:00:00Z">
        <w:r>
          <w:t xml:space="preserve"> </w:t>
        </w:r>
      </w:ins>
      <m:oMath>
        <m:r>
          <m:rPr>
            <m:sty m:val="p"/>
          </m:rPr>
          <m:t>(</m:t>
        </m:r>
        <m:r>
          <m:t>2</m:t>
        </m:r>
        <m:r>
          <m:rPr>
            <m:sty m:val="p"/>
          </m:rPr>
          <m:t>,</m:t>
        </m:r>
        <m:r>
          <m:t>0</m:t>
        </m:r>
        <m:r>
          <m:rPr>
            <m:sty m:val="p"/>
          </m:rPr>
          <m:t>)</m:t>
        </m:r>
      </m:oMath>
      <w:ins w:id="10572" w:author="PR Preview" w:date="2026-01-01T00:00:00Z">
        <w:r>
          <w:t xml:space="preserve"> </w:t>
        </w:r>
      </w:ins>
      <w:ins w:id="10573" w:author="PR Preview" w:date="2026-01-01T00:00:00Z">
        <w:r>
          <w:t xml:space="preserve">and</w:t>
        </w:r>
      </w:ins>
      <w:ins w:id="10574" w:author="PR Preview" w:date="2026-01-01T00:00:00Z">
        <w:r>
          <w:t xml:space="preserve"> </w:t>
        </w:r>
      </w:ins>
      <m:oMath>
        <m:r>
          <m:rPr>
            <m:sty m:val="p"/>
          </m:rPr>
          <m:t>(</m:t>
        </m:r>
        <m:r>
          <m:t>0</m:t>
        </m:r>
        <m:r>
          <m:rPr>
            <m:sty m:val="p"/>
          </m:rPr>
          <m:t>,</m:t>
        </m:r>
        <m:r>
          <m:t>2</m:t>
        </m:r>
        <m:r>
          <m:rPr>
            <m:sty m:val="p"/>
          </m:rPr>
          <m:t>)</m:t>
        </m:r>
      </m:oMath>
      <w:ins w:id="10575"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3"/>
    <w:bookmarkStart w:id="454" w:name="rem-orthogonal-matrix-columns"/>
    <w:p>
      <w:pPr>
        <w:pStyle w:val="BodyText"/>
      </w:pPr>
      <w:del w:id="10576" w:author="PR Preview" w:date="2026-01-01T00:00:00Z">
        <w:r>
          <w:rPr>
            <w:i/>
            <w:iCs/>
          </w:rPr>
          <w:delText xml:space="preserve">Remark 31</w:delText>
        </w:r>
      </w:del>
      <w:del w:id="10577" w:author="PR Preview" w:date="2026-01-01T00:00:00Z">
        <w:r>
          <w:delText xml:space="preserve"> (The columns of an orthogonal matrix are orthonormal). </w:delText>
        </w:r>
      </w:del>
      <w:del w:id="10578" w:author="PR Preview" w:date="2026-01-01T00:00:00Z">
        <w:r>
          <w:delText xml:space="preserve">Entry</w:delText>
        </w:r>
      </w:del>
      <w:del w:id="10579" w:author="PR Preview" w:date="2026-01-01T00:00:00Z">
        <w:r>
          <w:delText xml:space="preserve"> </w:delText>
        </w:r>
      </w:del>
      <m:oMath>
        <m:r>
          <m:rPr>
            <m:sty m:val="p"/>
          </m:rPr>
          <m:t>(</m:t>
        </m:r>
        <m:r>
          <m:t>i</m:t>
        </m:r>
        <m:r>
          <m:rPr>
            <m:sty m:val="p"/>
          </m:rPr>
          <m:t>,</m:t>
        </m:r>
        <m:r>
          <m:t>j</m:t>
        </m:r>
        <m:r>
          <m:rPr>
            <m:sty m:val="p"/>
          </m:rPr>
          <m:t>)</m:t>
        </m:r>
      </m:oMath>
      <w:del w:id="10580" w:author="PR Preview" w:date="2026-01-01T00:00:00Z">
        <w:r>
          <w:delText xml:space="preserve"> </w:delText>
        </w:r>
      </w:del>
      <w:del w:id="10581" w:author="PR Preview" w:date="2026-01-01T00:00:00Z">
        <w:r>
          <w:delText xml:space="preserve">of</w:delText>
        </w:r>
      </w:del>
      <w:del w:id="10582" w:author="PR Preview" w:date="2026-01-01T00:00:00Z">
        <w:r>
          <w:delText xml:space="preserve"> </w:delText>
        </w:r>
      </w:del>
      <m:oMath>
        <m:sSup>
          <m:e>
            <m:r>
              <m:rPr>
                <m:sty m:val="bi"/>
              </m:rPr>
              <m:t>Q</m:t>
            </m:r>
          </m:e>
          <m:sup>
            <m:r>
              <m:rPr>
                <m:sty m:val="p"/>
              </m:rPr>
              <m:t>⊤</m:t>
            </m:r>
          </m:sup>
        </m:sSup>
        <m:r>
          <m:rPr>
            <m:sty m:val="bi"/>
          </m:rPr>
          <m:t>Q</m:t>
        </m:r>
      </m:oMath>
      <w:del w:id="10583" w:author="PR Preview" w:date="2026-01-01T00:00:00Z">
        <w:r>
          <w:delText xml:space="preserve"> </w:delText>
        </w:r>
      </w:del>
      <w:del w:id="10584" w:author="PR Preview" w:date="2026-01-01T00:00:00Z">
        <w:r>
          <w:delText xml:space="preserve">is the dot product of</w:delText>
        </w:r>
      </w:del>
      <w:del w:id="10585" w:author="PR Preview" w:date="2026-01-01T00:00:00Z">
        <w:r>
          <w:delText xml:space="preserve"> </w:delText>
        </w:r>
      </w:del>
      <w:del w:id="10586" w:author="PR Preview" w:date="2026-01-01T00:00:00Z">
        <w:r>
          <w:delText xml:space="preserve">column</w:delText>
        </w:r>
      </w:del>
      <w:del w:id="10587" w:author="PR Preview" w:date="2026-01-01T00:00:00Z">
        <w:r>
          <w:delText xml:space="preserve"> </w:delText>
        </w:r>
      </w:del>
      <m:oMath>
        <m:r>
          <m:t>i</m:t>
        </m:r>
      </m:oMath>
      <w:del w:id="10588" w:author="PR Preview" w:date="2026-01-01T00:00:00Z">
        <w:r>
          <w:delText xml:space="preserve"> </w:delText>
        </w:r>
      </w:del>
      <w:del w:id="10589" w:author="PR Preview" w:date="2026-01-01T00:00:00Z">
        <w:r>
          <w:delText xml:space="preserve">and column</w:delText>
        </w:r>
      </w:del>
      <w:del w:id="10590" w:author="PR Preview" w:date="2026-01-01T00:00:00Z">
        <w:r>
          <w:delText xml:space="preserve"> </w:delText>
        </w:r>
      </w:del>
      <m:oMath>
        <m:r>
          <m:t>j</m:t>
        </m:r>
      </m:oMath>
      <w:del w:id="10591" w:author="PR Preview" w:date="2026-01-01T00:00:00Z">
        <w:r>
          <w:delText xml:space="preserve"> </w:delText>
        </w:r>
      </w:del>
      <w:del w:id="10592" w:author="PR Preview" w:date="2026-01-01T00:00:00Z">
        <w:r>
          <w:delText xml:space="preserve">of</w:delText>
        </w:r>
      </w:del>
      <w:del w:id="10593" w:author="PR Preview" w:date="2026-01-01T00:00:00Z">
        <w:r>
          <w:delText xml:space="preserve"> </w:delText>
        </w:r>
      </w:del>
      <m:oMath>
        <m:r>
          <m:rPr>
            <m:sty m:val="bi"/>
          </m:rPr>
          <m:t>Q</m:t>
        </m:r>
      </m:oMath>
      <w:del w:id="10594" w:author="PR Preview" w:date="2026-01-01T00:00:00Z">
        <w:r>
          <w:delText xml:space="preserve">,</w:delText>
        </w:r>
      </w:del>
      <w:del w:id="10595" w:author="PR Preview" w:date="2026-01-01T00:00:00Z">
        <w:r>
          <w:delText xml:space="preserve"> </w:delText>
        </w:r>
      </w:del>
      <w:del w:id="10596" w:author="PR Preview" w:date="2026-01-01T00:00:00Z">
        <w:r>
          <w:delText xml:space="preserve">so</w:delText>
        </w:r>
      </w:del>
      <w:del w:id="1059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0598" w:author="PR Preview" w:date="2026-01-01T00:00:00Z">
        <w:r>
          <w:delText xml:space="preserve"> </w:delText>
        </w:r>
      </w:del>
      <w:del w:id="10599" w:author="PR Preview" w:date="2026-01-01T00:00:00Z">
        <w:r>
          <w:delText xml:space="preserve">says that</w:delText>
        </w:r>
      </w:del>
      <w:del w:id="10600" w:author="PR Preview" w:date="2026-01-01T00:00:00Z">
        <w:r>
          <w:delText xml:space="preserve"> </w:delText>
        </w:r>
      </w:del>
      <w:del w:id="10601" w:author="PR Preview" w:date="2026-01-01T00:00:00Z">
        <w:r>
          <w:delText xml:space="preserve">the columns of</w:delText>
        </w:r>
      </w:del>
      <w:del w:id="10602" w:author="PR Preview" w:date="2026-01-01T00:00:00Z">
        <w:r>
          <w:delText xml:space="preserve"> </w:delText>
        </w:r>
      </w:del>
      <m:oMath>
        <m:r>
          <m:rPr>
            <m:sty m:val="bi"/>
          </m:rPr>
          <m:t>Q</m:t>
        </m:r>
      </m:oMath>
      <w:del w:id="10603" w:author="PR Preview" w:date="2026-01-01T00:00:00Z">
        <w:r>
          <w:delText xml:space="preserve"> </w:delText>
        </w:r>
      </w:del>
      <w:del w:id="10604" w:author="PR Preview" w:date="2026-01-01T00:00:00Z">
        <w:r>
          <w:delText xml:space="preserve">are orthonormal (</w:delText>
        </w:r>
      </w:del>
      <w:hyperlink w:anchor="def-orthonormal-vectors">
        <w:del w:id="10605" w:author="PR Preview" w:date="2026-01-01T00:00:00Z">
          <w:r>
            <w:rPr>
              <w:rStyle w:val="Hyperlink"/>
            </w:rPr>
            <w:delText xml:space="preserve">Definition 19</w:delText>
          </w:r>
        </w:del>
      </w:hyperlink>
      <w:del w:id="10606" w:author="PR Preview" w:date="2026-01-01T00:00:00Z">
        <w:r>
          <w:delText xml:space="preserve">).</w:delText>
        </w:r>
      </w:del>
      <w:del w:id="10607" w:author="PR Preview" w:date="2026-01-01T00:00:00Z">
        <w:r>
          <w:delText xml:space="preserve"> </w:delText>
        </w:r>
      </w:del>
      <w:del w:id="10608" w:author="PR Preview" w:date="2026-01-01T00:00:00Z">
        <w:r>
          <w:delText xml:space="preserve">For a square matrix,</w:delText>
        </w:r>
      </w:del>
      <w:del w:id="1060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10610" w:author="PR Preview" w:date="2026-01-01T00:00:00Z">
        <w:r>
          <w:delText xml:space="preserve"> </w:delText>
        </w:r>
      </w:del>
      <w:del w:id="10611" w:author="PR Preview" w:date="2026-01-01T00:00:00Z">
        <w:r>
          <w:delText xml:space="preserve">also implies</w:delText>
        </w:r>
      </w:del>
      <w:del w:id="10612"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10613" w:author="PR Preview" w:date="2026-01-01T00:00:00Z">
        <w:r>
          <w:delText xml:space="preserve">,</w:delText>
        </w:r>
      </w:del>
      <w:del w:id="10614" w:author="PR Preview" w:date="2026-01-01T00:00:00Z">
        <w:r>
          <w:delText xml:space="preserve"> </w:delText>
        </w:r>
      </w:del>
      <w:del w:id="10615" w:author="PR Preview" w:date="2026-01-01T00:00:00Z">
        <w:r>
          <w:delText xml:space="preserve">so</w:delText>
        </w:r>
      </w:del>
      <w:del w:id="10616" w:author="PR Preview" w:date="2026-01-01T00:00:00Z">
        <w:r>
          <w:delText xml:space="preserve"> </w:delText>
        </w:r>
      </w:del>
      <m:oMath>
        <m:sSup>
          <m:e>
            <m:r>
              <m:rPr>
                <m:sty m:val="bi"/>
              </m:rPr>
              <m:t>Q</m:t>
            </m:r>
          </m:e>
          <m:sup>
            <m:r>
              <m:rPr>
                <m:sty m:val="p"/>
              </m:rPr>
              <m:t>−</m:t>
            </m:r>
            <m:r>
              <m:t>1</m:t>
            </m:r>
          </m:sup>
        </m:sSup>
        <m:r>
          <m:rPr>
            <m:sty m:val="p"/>
          </m:rPr>
          <m:t>=</m:t>
        </m:r>
        <m:sSup>
          <m:e>
            <m:r>
              <m:rPr>
                <m:sty m:val="bi"/>
              </m:rPr>
              <m:t>Q</m:t>
            </m:r>
          </m:e>
          <m:sup>
            <m:r>
              <m:rPr>
                <m:sty m:val="p"/>
              </m:rPr>
              <m:t>⊤</m:t>
            </m:r>
          </m:sup>
        </m:sSup>
      </m:oMath>
      <w:del w:id="10617" w:author="PR Preview" w:date="2026-01-01T00:00:00Z">
        <w:r>
          <w:delText xml:space="preserve"> </w:delText>
        </w:r>
      </w:del>
      <w:del w:id="10618" w:author="PR Preview" w:date="2026-01-01T00:00:00Z">
        <w:r>
          <w:delText xml:space="preserve">(5)</w:delText>
        </w:r>
      </w:del>
      <w:del w:id="10619" w:author="PR Preview" w:date="2026-01-01T00:00:00Z">
        <w:r>
          <w:delText xml:space="preserve"> </w:delText>
        </w:r>
      </w:del>
      <w:del w:id="10620" w:author="PR Preview" w:date="2026-01-01T00:00:00Z">
        <w:r>
          <w:delText xml:space="preserve">(Banerjee and Roy 2014, chap. 8, Theorem 8.1 and Definition 8.1, p. 209)</w:delText>
        </w:r>
      </w:del>
      <w:del w:id="10621" w:author="PR Preview" w:date="2026-01-01T00:00:00Z">
        <w:r>
          <w:delText xml:space="preserve">.</w:delText>
        </w:r>
      </w:del>
    </w:p>
    <w:p>
      <w:pPr>
        <w:pStyle w:val="BodyText"/>
      </w:pPr>
      <w:del w:id="10622" w:author="PR Preview" w:date="2026-01-01T00:00:00Z">
        <w:r>
          <w:delText xml:space="preserve">For example, the columns of</w:delText>
        </w:r>
      </w:del>
      <w:del w:id="10623" w:author="PR Preview" w:date="2026-01-01T00:00:00Z">
        <w:r>
          <w:delText xml:space="preserve"> </w:delText>
        </w:r>
      </w:del>
      <m:oMath>
        <m:r>
          <m:rPr>
            <m:sty m:val="bi"/>
          </m:rPr>
          <m:t>Q</m:t>
        </m:r>
      </m:oMath>
      <w:del w:id="10624" w:author="PR Preview" w:date="2026-01-01T00:00:00Z">
        <w:r>
          <w:delText xml:space="preserve"> </w:delText>
        </w:r>
      </w:del>
      <w:del w:id="10625" w:author="PR Preview" w:date="2026-01-01T00:00:00Z">
        <w:r>
          <w:delText xml:space="preserve">in</w:delText>
        </w:r>
      </w:del>
      <w:del w:id="10626" w:author="PR Preview" w:date="2026-01-01T00:00:00Z">
        <w:r>
          <w:delText xml:space="preserve"> </w:delText>
        </w:r>
      </w:del>
      <w:hyperlink w:anchor="exm-orthogonal-matrix">
        <w:del w:id="10627" w:author="PR Preview" w:date="2026-01-01T00:00:00Z">
          <w:r>
            <w:rPr>
              <w:rStyle w:val="Hyperlink"/>
            </w:rPr>
            <w:delText xml:space="preserve">Example 135</w:delText>
          </w:r>
        </w:del>
      </w:hyperlink>
      <w:del w:id="10628" w:author="PR Preview" w:date="2026-01-01T00:00:00Z">
        <w:r>
          <w:delText xml:space="preserve"> </w:delText>
        </w:r>
      </w:del>
      <w:del w:id="10629" w:author="PR Preview" w:date="2026-01-01T00:00:00Z">
        <w:r>
          <w:delText xml:space="preserve">are</w:delText>
        </w:r>
      </w:del>
      <w:del w:id="10630" w:author="PR Preview" w:date="2026-01-01T00:00:00Z">
        <w:r>
          <w:delText xml:space="preserve"> </w:delText>
        </w:r>
      </w:del>
      <m:oMath>
        <m:r>
          <m:rPr>
            <m:sty m:val="p"/>
          </m:rPr>
          <m:t>(</m:t>
        </m:r>
        <m:r>
          <m:t>0.6</m:t>
        </m:r>
        <m:r>
          <m:rPr>
            <m:sty m:val="p"/>
          </m:rPr>
          <m:t>,</m:t>
        </m:r>
        <m:r>
          <m:t>0.8</m:t>
        </m:r>
        <m:r>
          <m:rPr>
            <m:sty m:val="p"/>
          </m:rPr>
          <m:t>)</m:t>
        </m:r>
      </m:oMath>
      <w:del w:id="10631" w:author="PR Preview" w:date="2026-01-01T00:00:00Z">
        <w:r>
          <w:delText xml:space="preserve"> </w:delText>
        </w:r>
      </w:del>
      <w:del w:id="10632" w:author="PR Preview" w:date="2026-01-01T00:00:00Z">
        <w:r>
          <w:delText xml:space="preserve">and</w:delText>
        </w:r>
      </w:del>
      <w:del w:id="10633" w:author="PR Preview" w:date="2026-01-01T00:00:00Z">
        <w:r>
          <w:delText xml:space="preserve"> </w:delText>
        </w:r>
      </w:del>
      <m:oMath>
        <m:r>
          <m:rPr>
            <m:sty m:val="p"/>
          </m:rPr>
          <m:t>(</m:t>
        </m:r>
        <m:r>
          <m:rPr>
            <m:sty m:val="p"/>
          </m:rPr>
          <m:t>−</m:t>
        </m:r>
        <m:r>
          <m:t>0.8</m:t>
        </m:r>
        <m:r>
          <m:rPr>
            <m:sty m:val="p"/>
          </m:rPr>
          <m:t>,</m:t>
        </m:r>
        <m:r>
          <m:t>0.6</m:t>
        </m:r>
        <m:r>
          <m:rPr>
            <m:sty m:val="p"/>
          </m:rPr>
          <m:t>)</m:t>
        </m:r>
      </m:oMath>
      <w:del w:id="10634" w:author="PR Preview" w:date="2026-01-01T00:00:00Z">
        <w:r>
          <w:delText xml:space="preserve">.</w:delText>
        </w:r>
      </w:del>
      <w:del w:id="10635" w:author="PR Preview" w:date="2026-01-01T00:00:00Z">
        <w:r>
          <w:delText xml:space="preserve"> </w:delText>
        </w:r>
      </w:del>
      <w:del w:id="10636" w:author="PR Preview" w:date="2026-01-01T00:00:00Z">
        <w:r>
          <w:delText xml:space="preserve">The diagonal entries</w:delText>
        </w:r>
      </w:del>
      <w:del w:id="10637" w:author="PR Preview" w:date="2026-01-01T00:00:00Z">
        <w:r>
          <w:delText xml:space="preserve"> </w:delText>
        </w:r>
      </w:del>
      <m:oMath>
        <m:r>
          <m:t>0.36</m:t>
        </m:r>
        <m:r>
          <m:rPr>
            <m:sty m:val="p"/>
          </m:rPr>
          <m:t>+</m:t>
        </m:r>
        <m:r>
          <m:t>0.64</m:t>
        </m:r>
        <m:r>
          <m:rPr>
            <m:sty m:val="p"/>
          </m:rPr>
          <m:t>=</m:t>
        </m:r>
        <m:r>
          <m:t>1</m:t>
        </m:r>
      </m:oMath>
      <w:del w:id="10638" w:author="PR Preview" w:date="2026-01-01T00:00:00Z">
        <w:r>
          <w:delText xml:space="preserve"> </w:delText>
        </w:r>
      </w:del>
      <w:del w:id="10639" w:author="PR Preview" w:date="2026-01-01T00:00:00Z">
        <w:r>
          <w:delText xml:space="preserve">of</w:delText>
        </w:r>
      </w:del>
      <w:del w:id="10640" w:author="PR Preview" w:date="2026-01-01T00:00:00Z">
        <w:r>
          <w:delText xml:space="preserve"> </w:delText>
        </w:r>
      </w:del>
      <m:oMath>
        <m:sSup>
          <m:e>
            <m:r>
              <m:rPr>
                <m:sty m:val="bi"/>
              </m:rPr>
              <m:t>Q</m:t>
            </m:r>
          </m:e>
          <m:sup>
            <m:r>
              <m:rPr>
                <m:sty m:val="p"/>
              </m:rPr>
              <m:t>⊤</m:t>
            </m:r>
          </m:sup>
        </m:sSup>
        <m:r>
          <m:rPr>
            <m:sty m:val="bi"/>
          </m:rPr>
          <m:t>Q</m:t>
        </m:r>
      </m:oMath>
      <w:del w:id="10641" w:author="PR Preview" w:date="2026-01-01T00:00:00Z">
        <w:r>
          <w:delText xml:space="preserve"> </w:delText>
        </w:r>
      </w:del>
      <w:del w:id="10642" w:author="PR Preview" w:date="2026-01-01T00:00:00Z">
        <w:r>
          <w:delText xml:space="preserve">are their squared norms,</w:delText>
        </w:r>
      </w:del>
      <w:del w:id="10643" w:author="PR Preview" w:date="2026-01-01T00:00:00Z">
        <w:r>
          <w:delText xml:space="preserve"> </w:delText>
        </w:r>
      </w:del>
      <w:del w:id="10644" w:author="PR Preview" w:date="2026-01-01T00:00:00Z">
        <w:r>
          <w:delText xml:space="preserve">and the off-diagonal entries</w:delText>
        </w:r>
      </w:del>
      <w:del w:id="10645" w:author="PR Preview" w:date="2026-01-01T00:00:00Z">
        <w:r>
          <w:delText xml:space="preserve"> </w:delText>
        </w:r>
      </w:del>
      <m:oMath>
        <m:r>
          <m:rPr>
            <m:sty m:val="p"/>
          </m:rPr>
          <m:t>−</m:t>
        </m:r>
        <m:r>
          <m:t>0.48</m:t>
        </m:r>
        <m:r>
          <m:rPr>
            <m:sty m:val="p"/>
          </m:rPr>
          <m:t>+</m:t>
        </m:r>
        <m:r>
          <m:t>0.48</m:t>
        </m:r>
        <m:r>
          <m:rPr>
            <m:sty m:val="p"/>
          </m:rPr>
          <m:t>=</m:t>
        </m:r>
        <m:r>
          <m:t>0</m:t>
        </m:r>
      </m:oMath>
      <w:del w:id="10646" w:author="PR Preview" w:date="2026-01-01T00:00:00Z">
        <w:r>
          <w:delText xml:space="preserve"> </w:delText>
        </w:r>
      </w:del>
      <w:del w:id="10647" w:author="PR Preview" w:date="2026-01-01T00:00:00Z">
        <w:r>
          <w:delText xml:space="preserve">are their dot product.</w:delText>
        </w:r>
      </w:del>
      <w:del w:id="10648" w:author="PR Preview" w:date="2026-01-01T00:00:00Z">
        <w:r>
          <w:delText xml:space="preserve"> </w:delText>
        </w:r>
      </w:del>
      <w:del w:id="10649" w:author="PR Preview" w:date="2026-01-01T00:00:00Z">
        <w:r>
          <w:delText xml:space="preserve">Multiplying in the other order also gives</w:delText>
        </w:r>
      </w:del>
      <w:del w:id="10650" w:author="PR Preview" w:date="2026-01-01T00:00:00Z">
        <w:r>
          <w:delText xml:space="preserve"> </w:delText>
        </w:r>
      </w:del>
      <m:oMath>
        <m:sSub>
          <m:e>
            <m:r>
              <m:rPr>
                <m:sty m:val="bi"/>
              </m:rPr>
              <m:t>I</m:t>
            </m:r>
          </m:e>
          <m:sub>
            <m:r>
              <m:t>2</m:t>
            </m:r>
          </m:sub>
        </m:sSub>
      </m:oMath>
      <w:del w:id="10651" w:author="PR Preview" w:date="2026-01-01T00:00:00Z">
        <w:r>
          <w:delText xml:space="preserve">:</w:delText>
        </w:r>
      </w:del>
    </w:p>
    <w:p>
      <w:pPr>
        <w:pStyle w:val="BodyText"/>
      </w:pPr>
      <w:ins w:id="10652" w:author="PR Preview" w:date="2026-01-01T00:00:00Z">
        <w:r>
          <w:rPr>
            <w:i/>
            <w:iCs/>
          </w:rPr>
          <w:t xml:space="preserve">Remark 32</w:t>
        </w:r>
      </w:ins>
      <w:ins w:id="10653" w:author="PR Preview" w:date="2026-01-01T00:00:00Z">
        <w:r>
          <w:t xml:space="preserve"> (The columns of an orthogonal matrix are orthonormal). </w:t>
        </w:r>
      </w:ins>
      <w:ins w:id="10654" w:author="PR Preview" w:date="2026-01-01T00:00:00Z">
        <w:r>
          <w:t xml:space="preserve">Entry</w:t>
        </w:r>
      </w:ins>
      <w:ins w:id="10655" w:author="PR Preview" w:date="2026-01-01T00:00:00Z">
        <w:r>
          <w:t xml:space="preserve"> </w:t>
        </w:r>
      </w:ins>
      <m:oMath>
        <m:r>
          <m:rPr>
            <m:sty m:val="p"/>
          </m:rPr>
          <m:t>(</m:t>
        </m:r>
        <m:r>
          <m:t>i</m:t>
        </m:r>
        <m:r>
          <m:rPr>
            <m:sty m:val="p"/>
          </m:rPr>
          <m:t>,</m:t>
        </m:r>
        <m:r>
          <m:t>j</m:t>
        </m:r>
        <m:r>
          <m:rPr>
            <m:sty m:val="p"/>
          </m:rPr>
          <m:t>)</m:t>
        </m:r>
      </m:oMath>
      <w:ins w:id="10656" w:author="PR Preview" w:date="2026-01-01T00:00:00Z">
        <w:r>
          <w:t xml:space="preserve"> </w:t>
        </w:r>
      </w:ins>
      <w:ins w:id="10657" w:author="PR Preview" w:date="2026-01-01T00:00:00Z">
        <w:r>
          <w:t xml:space="preserve">of</w:t>
        </w:r>
      </w:ins>
      <w:ins w:id="10658" w:author="PR Preview" w:date="2026-01-01T00:00:00Z">
        <w:r>
          <w:t xml:space="preserve"> </w:t>
        </w:r>
      </w:ins>
      <m:oMath>
        <m:sSup>
          <m:e>
            <m:r>
              <m:rPr>
                <m:sty m:val="bi"/>
              </m:rPr>
              <m:t>Q</m:t>
            </m:r>
          </m:e>
          <m:sup>
            <m:r>
              <m:rPr>
                <m:sty m:val="p"/>
              </m:rPr>
              <m:t>⊤</m:t>
            </m:r>
          </m:sup>
        </m:sSup>
        <m:r>
          <m:rPr>
            <m:sty m:val="bi"/>
          </m:rPr>
          <m:t>Q</m:t>
        </m:r>
      </m:oMath>
      <w:ins w:id="10659" w:author="PR Preview" w:date="2026-01-01T00:00:00Z">
        <w:r>
          <w:t xml:space="preserve"> </w:t>
        </w:r>
      </w:ins>
      <w:ins w:id="10660" w:author="PR Preview" w:date="2026-01-01T00:00:00Z">
        <w:r>
          <w:t xml:space="preserve">is the dot product of</w:t>
        </w:r>
      </w:ins>
      <w:ins w:id="10661" w:author="PR Preview" w:date="2026-01-01T00:00:00Z">
        <w:r>
          <w:t xml:space="preserve"> </w:t>
        </w:r>
      </w:ins>
      <w:ins w:id="10662" w:author="PR Preview" w:date="2026-01-01T00:00:00Z">
        <w:r>
          <w:t xml:space="preserve">column</w:t>
        </w:r>
      </w:ins>
      <w:ins w:id="10663" w:author="PR Preview" w:date="2026-01-01T00:00:00Z">
        <w:r>
          <w:t xml:space="preserve"> </w:t>
        </w:r>
      </w:ins>
      <m:oMath>
        <m:r>
          <m:t>i</m:t>
        </m:r>
      </m:oMath>
      <w:ins w:id="10664" w:author="PR Preview" w:date="2026-01-01T00:00:00Z">
        <w:r>
          <w:t xml:space="preserve"> </w:t>
        </w:r>
      </w:ins>
      <w:ins w:id="10665" w:author="PR Preview" w:date="2026-01-01T00:00:00Z">
        <w:r>
          <w:t xml:space="preserve">and column</w:t>
        </w:r>
      </w:ins>
      <w:ins w:id="10666" w:author="PR Preview" w:date="2026-01-01T00:00:00Z">
        <w:r>
          <w:t xml:space="preserve"> </w:t>
        </w:r>
      </w:ins>
      <m:oMath>
        <m:r>
          <m:t>j</m:t>
        </m:r>
      </m:oMath>
      <w:ins w:id="10667" w:author="PR Preview" w:date="2026-01-01T00:00:00Z">
        <w:r>
          <w:t xml:space="preserve"> </w:t>
        </w:r>
      </w:ins>
      <w:ins w:id="10668" w:author="PR Preview" w:date="2026-01-01T00:00:00Z">
        <w:r>
          <w:t xml:space="preserve">of</w:t>
        </w:r>
      </w:ins>
      <w:ins w:id="10669" w:author="PR Preview" w:date="2026-01-01T00:00:00Z">
        <w:r>
          <w:t xml:space="preserve"> </w:t>
        </w:r>
      </w:ins>
      <m:oMath>
        <m:r>
          <m:rPr>
            <m:sty m:val="bi"/>
          </m:rPr>
          <m:t>Q</m:t>
        </m:r>
      </m:oMath>
      <w:ins w:id="10670" w:author="PR Preview" w:date="2026-01-01T00:00:00Z">
        <w:r>
          <w:t xml:space="preserve">,</w:t>
        </w:r>
      </w:ins>
      <w:ins w:id="10671" w:author="PR Preview" w:date="2026-01-01T00:00:00Z">
        <w:r>
          <w:t xml:space="preserve"> </w:t>
        </w:r>
      </w:ins>
      <w:ins w:id="10672" w:author="PR Preview" w:date="2026-01-01T00:00:00Z">
        <w:r>
          <w:t xml:space="preserve">so</w:t>
        </w:r>
      </w:ins>
      <w:ins w:id="10673"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0674" w:author="PR Preview" w:date="2026-01-01T00:00:00Z">
        <w:r>
          <w:t xml:space="preserve"> </w:t>
        </w:r>
      </w:ins>
      <w:ins w:id="10675" w:author="PR Preview" w:date="2026-01-01T00:00:00Z">
        <w:r>
          <w:t xml:space="preserve">says that</w:t>
        </w:r>
      </w:ins>
      <w:ins w:id="10676" w:author="PR Preview" w:date="2026-01-01T00:00:00Z">
        <w:r>
          <w:t xml:space="preserve"> </w:t>
        </w:r>
      </w:ins>
      <w:ins w:id="10677" w:author="PR Preview" w:date="2026-01-01T00:00:00Z">
        <w:r>
          <w:t xml:space="preserve">the columns of</w:t>
        </w:r>
      </w:ins>
      <w:ins w:id="10678" w:author="PR Preview" w:date="2026-01-01T00:00:00Z">
        <w:r>
          <w:t xml:space="preserve"> </w:t>
        </w:r>
      </w:ins>
      <m:oMath>
        <m:r>
          <m:rPr>
            <m:sty m:val="bi"/>
          </m:rPr>
          <m:t>Q</m:t>
        </m:r>
      </m:oMath>
      <w:ins w:id="10679" w:author="PR Preview" w:date="2026-01-01T00:00:00Z">
        <w:r>
          <w:t xml:space="preserve"> </w:t>
        </w:r>
      </w:ins>
      <w:ins w:id="10680" w:author="PR Preview" w:date="2026-01-01T00:00:00Z">
        <w:r>
          <w:t xml:space="preserve">are orthonormal (</w:t>
        </w:r>
      </w:ins>
      <w:hyperlink w:anchor="def-orthonormal-vectors">
        <w:ins w:id="10681" w:author="PR Preview" w:date="2026-01-01T00:00:00Z">
          <w:r>
            <w:rPr>
              <w:rStyle w:val="Hyperlink"/>
            </w:rPr>
            <w:t xml:space="preserve">Definition 19</w:t>
          </w:r>
        </w:ins>
      </w:hyperlink>
      <w:ins w:id="10682" w:author="PR Preview" w:date="2026-01-01T00:00:00Z">
        <w:r>
          <w:t xml:space="preserve">).</w:t>
        </w:r>
      </w:ins>
      <w:ins w:id="10683" w:author="PR Preview" w:date="2026-01-01T00:00:00Z">
        <w:r>
          <w:t xml:space="preserve"> </w:t>
        </w:r>
      </w:ins>
      <w:ins w:id="10684" w:author="PR Preview" w:date="2026-01-01T00:00:00Z">
        <w:r>
          <w:t xml:space="preserve">For a square matrix,</w:t>
        </w:r>
      </w:ins>
      <w:ins w:id="1068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10686" w:author="PR Preview" w:date="2026-01-01T00:00:00Z">
        <w:r>
          <w:t xml:space="preserve"> </w:t>
        </w:r>
      </w:ins>
      <w:ins w:id="10687" w:author="PR Preview" w:date="2026-01-01T00:00:00Z">
        <w:r>
          <w:t xml:space="preserve">also implies</w:t>
        </w:r>
      </w:ins>
      <w:ins w:id="10688"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10689" w:author="PR Preview" w:date="2026-01-01T00:00:00Z">
        <w:r>
          <w:t xml:space="preserve">,</w:t>
        </w:r>
      </w:ins>
      <w:ins w:id="10690" w:author="PR Preview" w:date="2026-01-01T00:00:00Z">
        <w:r>
          <w:t xml:space="preserve"> </w:t>
        </w:r>
      </w:ins>
      <w:ins w:id="10691" w:author="PR Preview" w:date="2026-01-01T00:00:00Z">
        <w:r>
          <w:t xml:space="preserve">so</w:t>
        </w:r>
      </w:ins>
      <w:ins w:id="10692" w:author="PR Preview" w:date="2026-01-01T00:00:00Z">
        <w:r>
          <w:t xml:space="preserve"> </w:t>
        </w:r>
      </w:ins>
      <m:oMath>
        <m:sSup>
          <m:e>
            <m:r>
              <m:rPr>
                <m:sty m:val="bi"/>
              </m:rPr>
              <m:t>Q</m:t>
            </m:r>
          </m:e>
          <m:sup>
            <m:r>
              <m:rPr>
                <m:sty m:val="p"/>
              </m:rPr>
              <m:t>−</m:t>
            </m:r>
            <m:r>
              <m:t>1</m:t>
            </m:r>
          </m:sup>
        </m:sSup>
        <m:r>
          <m:rPr>
            <m:sty m:val="p"/>
          </m:rPr>
          <m:t>=</m:t>
        </m:r>
        <m:sSup>
          <m:e>
            <m:r>
              <m:rPr>
                <m:sty m:val="bi"/>
              </m:rPr>
              <m:t>Q</m:t>
            </m:r>
          </m:e>
          <m:sup>
            <m:r>
              <m:rPr>
                <m:sty m:val="p"/>
              </m:rPr>
              <m:t>⊤</m:t>
            </m:r>
          </m:sup>
        </m:sSup>
      </m:oMath>
      <w:ins w:id="10693" w:author="PR Preview" w:date="2026-01-01T00:00:00Z">
        <w:r>
          <w:t xml:space="preserve"> </w:t>
        </w:r>
      </w:ins>
      <w:ins w:id="10694" w:author="PR Preview" w:date="2026-01-01T00:00:00Z">
        <w:r>
          <w:t xml:space="preserve">(5)</w:t>
        </w:r>
      </w:ins>
      <w:ins w:id="10695" w:author="PR Preview" w:date="2026-01-01T00:00:00Z">
        <w:r>
          <w:t xml:space="preserve"> </w:t>
        </w:r>
      </w:ins>
      <w:ins w:id="10696" w:author="PR Preview" w:date="2026-01-01T00:00:00Z">
        <w:r>
          <w:t xml:space="preserve">[47, Ch. 8], Theorem 8.1 and Definition 8.1, p. 209</w:t>
        </w:r>
      </w:ins>
      <w:ins w:id="10697" w:author="PR Preview" w:date="2026-01-01T00:00:00Z">
        <w:r>
          <w:t xml:space="preserve">.</w:t>
        </w:r>
      </w:ins>
    </w:p>
    <w:p>
      <w:pPr>
        <w:pStyle w:val="BodyText"/>
      </w:pPr>
      <w:ins w:id="10698" w:author="PR Preview" w:date="2026-01-01T00:00:00Z">
        <w:r>
          <w:t xml:space="preserve">For example, the columns of</w:t>
        </w:r>
      </w:ins>
      <w:ins w:id="10699" w:author="PR Preview" w:date="2026-01-01T00:00:00Z">
        <w:r>
          <w:t xml:space="preserve"> </w:t>
        </w:r>
      </w:ins>
      <m:oMath>
        <m:r>
          <m:rPr>
            <m:sty m:val="bi"/>
          </m:rPr>
          <m:t>Q</m:t>
        </m:r>
      </m:oMath>
      <w:ins w:id="10700" w:author="PR Preview" w:date="2026-01-01T00:00:00Z">
        <w:r>
          <w:t xml:space="preserve"> </w:t>
        </w:r>
      </w:ins>
      <w:ins w:id="10701" w:author="PR Preview" w:date="2026-01-01T00:00:00Z">
        <w:r>
          <w:t xml:space="preserve">in</w:t>
        </w:r>
      </w:ins>
      <w:ins w:id="10702" w:author="PR Preview" w:date="2026-01-01T00:00:00Z">
        <w:r>
          <w:t xml:space="preserve"> </w:t>
        </w:r>
      </w:ins>
      <w:hyperlink w:anchor="exm-orthogonal-matrix">
        <w:ins w:id="10703" w:author="PR Preview" w:date="2026-01-01T00:00:00Z">
          <w:r>
            <w:rPr>
              <w:rStyle w:val="Hyperlink"/>
            </w:rPr>
            <w:t xml:space="preserve">Example 137</w:t>
          </w:r>
        </w:ins>
      </w:hyperlink>
      <w:ins w:id="10704" w:author="PR Preview" w:date="2026-01-01T00:00:00Z">
        <w:r>
          <w:t xml:space="preserve"> </w:t>
        </w:r>
      </w:ins>
      <w:ins w:id="10705" w:author="PR Preview" w:date="2026-01-01T00:00:00Z">
        <w:r>
          <w:t xml:space="preserve">are</w:t>
        </w:r>
      </w:ins>
      <w:ins w:id="10706" w:author="PR Preview" w:date="2026-01-01T00:00:00Z">
        <w:r>
          <w:t xml:space="preserve"> </w:t>
        </w:r>
      </w:ins>
      <m:oMath>
        <m:r>
          <m:rPr>
            <m:sty m:val="p"/>
          </m:rPr>
          <m:t>(</m:t>
        </m:r>
        <m:r>
          <m:t>0.6</m:t>
        </m:r>
        <m:r>
          <m:rPr>
            <m:sty m:val="p"/>
          </m:rPr>
          <m:t>,</m:t>
        </m:r>
        <m:r>
          <m:t>0.8</m:t>
        </m:r>
        <m:r>
          <m:rPr>
            <m:sty m:val="p"/>
          </m:rPr>
          <m:t>)</m:t>
        </m:r>
      </m:oMath>
      <w:ins w:id="10707" w:author="PR Preview" w:date="2026-01-01T00:00:00Z">
        <w:r>
          <w:t xml:space="preserve"> </w:t>
        </w:r>
      </w:ins>
      <w:ins w:id="10708" w:author="PR Preview" w:date="2026-01-01T00:00:00Z">
        <w:r>
          <w:t xml:space="preserve">and</w:t>
        </w:r>
      </w:ins>
      <w:ins w:id="10709" w:author="PR Preview" w:date="2026-01-01T00:00:00Z">
        <w:r>
          <w:t xml:space="preserve"> </w:t>
        </w:r>
      </w:ins>
      <m:oMath>
        <m:r>
          <m:rPr>
            <m:sty m:val="p"/>
          </m:rPr>
          <m:t>(</m:t>
        </m:r>
        <m:r>
          <m:rPr>
            <m:sty m:val="p"/>
          </m:rPr>
          <m:t>−</m:t>
        </m:r>
        <m:r>
          <m:t>0.8</m:t>
        </m:r>
        <m:r>
          <m:rPr>
            <m:sty m:val="p"/>
          </m:rPr>
          <m:t>,</m:t>
        </m:r>
        <m:r>
          <m:t>0.6</m:t>
        </m:r>
        <m:r>
          <m:rPr>
            <m:sty m:val="p"/>
          </m:rPr>
          <m:t>)</m:t>
        </m:r>
      </m:oMath>
      <w:ins w:id="10710" w:author="PR Preview" w:date="2026-01-01T00:00:00Z">
        <w:r>
          <w:t xml:space="preserve">.</w:t>
        </w:r>
      </w:ins>
      <w:ins w:id="10711" w:author="PR Preview" w:date="2026-01-01T00:00:00Z">
        <w:r>
          <w:t xml:space="preserve"> </w:t>
        </w:r>
      </w:ins>
      <w:ins w:id="10712" w:author="PR Preview" w:date="2026-01-01T00:00:00Z">
        <w:r>
          <w:t xml:space="preserve">The diagonal entries</w:t>
        </w:r>
      </w:ins>
      <w:ins w:id="10713" w:author="PR Preview" w:date="2026-01-01T00:00:00Z">
        <w:r>
          <w:t xml:space="preserve"> </w:t>
        </w:r>
      </w:ins>
      <m:oMath>
        <m:r>
          <m:t>0.36</m:t>
        </m:r>
        <m:r>
          <m:rPr>
            <m:sty m:val="p"/>
          </m:rPr>
          <m:t>+</m:t>
        </m:r>
        <m:r>
          <m:t>0.64</m:t>
        </m:r>
        <m:r>
          <m:rPr>
            <m:sty m:val="p"/>
          </m:rPr>
          <m:t>=</m:t>
        </m:r>
        <m:r>
          <m:t>1</m:t>
        </m:r>
      </m:oMath>
      <w:ins w:id="10714" w:author="PR Preview" w:date="2026-01-01T00:00:00Z">
        <w:r>
          <w:t xml:space="preserve"> </w:t>
        </w:r>
      </w:ins>
      <w:ins w:id="10715" w:author="PR Preview" w:date="2026-01-01T00:00:00Z">
        <w:r>
          <w:t xml:space="preserve">of</w:t>
        </w:r>
      </w:ins>
      <w:ins w:id="10716" w:author="PR Preview" w:date="2026-01-01T00:00:00Z">
        <w:r>
          <w:t xml:space="preserve"> </w:t>
        </w:r>
      </w:ins>
      <m:oMath>
        <m:sSup>
          <m:e>
            <m:r>
              <m:rPr>
                <m:sty m:val="bi"/>
              </m:rPr>
              <m:t>Q</m:t>
            </m:r>
          </m:e>
          <m:sup>
            <m:r>
              <m:rPr>
                <m:sty m:val="p"/>
              </m:rPr>
              <m:t>⊤</m:t>
            </m:r>
          </m:sup>
        </m:sSup>
        <m:r>
          <m:rPr>
            <m:sty m:val="bi"/>
          </m:rPr>
          <m:t>Q</m:t>
        </m:r>
      </m:oMath>
      <w:ins w:id="10717" w:author="PR Preview" w:date="2026-01-01T00:00:00Z">
        <w:r>
          <w:t xml:space="preserve"> </w:t>
        </w:r>
      </w:ins>
      <w:ins w:id="10718" w:author="PR Preview" w:date="2026-01-01T00:00:00Z">
        <w:r>
          <w:t xml:space="preserve">are their squared norms,</w:t>
        </w:r>
      </w:ins>
      <w:ins w:id="10719" w:author="PR Preview" w:date="2026-01-01T00:00:00Z">
        <w:r>
          <w:t xml:space="preserve"> </w:t>
        </w:r>
      </w:ins>
      <w:ins w:id="10720" w:author="PR Preview" w:date="2026-01-01T00:00:00Z">
        <w:r>
          <w:t xml:space="preserve">and the off-diagonal entries</w:t>
        </w:r>
      </w:ins>
      <w:ins w:id="10721" w:author="PR Preview" w:date="2026-01-01T00:00:00Z">
        <w:r>
          <w:t xml:space="preserve"> </w:t>
        </w:r>
      </w:ins>
      <m:oMath>
        <m:r>
          <m:rPr>
            <m:sty m:val="p"/>
          </m:rPr>
          <m:t>−</m:t>
        </m:r>
        <m:r>
          <m:t>0.48</m:t>
        </m:r>
        <m:r>
          <m:rPr>
            <m:sty m:val="p"/>
          </m:rPr>
          <m:t>+</m:t>
        </m:r>
        <m:r>
          <m:t>0.48</m:t>
        </m:r>
        <m:r>
          <m:rPr>
            <m:sty m:val="p"/>
          </m:rPr>
          <m:t>=</m:t>
        </m:r>
        <m:r>
          <m:t>0</m:t>
        </m:r>
      </m:oMath>
      <w:ins w:id="10722" w:author="PR Preview" w:date="2026-01-01T00:00:00Z">
        <w:r>
          <w:t xml:space="preserve"> </w:t>
        </w:r>
      </w:ins>
      <w:ins w:id="10723" w:author="PR Preview" w:date="2026-01-01T00:00:00Z">
        <w:r>
          <w:t xml:space="preserve">are their dot product.</w:t>
        </w:r>
      </w:ins>
      <w:ins w:id="10724" w:author="PR Preview" w:date="2026-01-01T00:00:00Z">
        <w:r>
          <w:t xml:space="preserve"> </w:t>
        </w:r>
      </w:ins>
      <w:ins w:id="10725" w:author="PR Preview" w:date="2026-01-01T00:00:00Z">
        <w:r>
          <w:t xml:space="preserve">Multiplying in the other order also gives</w:t>
        </w:r>
      </w:ins>
      <w:ins w:id="10726" w:author="PR Preview" w:date="2026-01-01T00:00:00Z">
        <w:r>
          <w:t xml:space="preserve"> </w:t>
        </w:r>
      </w:ins>
      <m:oMath>
        <m:sSub>
          <m:e>
            <m:r>
              <m:rPr>
                <m:sty m:val="bi"/>
              </m:rPr>
              <m:t>I</m:t>
            </m:r>
          </m:e>
          <m:sub>
            <m:r>
              <m:t>2</m:t>
            </m:r>
          </m:sub>
        </m:sSub>
      </m:oMath>
      <w:ins w:id="10727"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4"/>
    <w:bookmarkStart w:id="455" w:name="thm-orthogonal-norm"/>
    <w:p>
      <w:pPr>
        <w:pStyle w:val="BodyText"/>
      </w:pPr>
      <w:del w:id="10728" w:author="PR Preview" w:date="2026-01-01T00:00:00Z">
        <w:r>
          <w:rPr>
            <w:b/>
            <w:bCs/>
          </w:rPr>
          <w:delText xml:space="preserve">Theorem 72 (Orthogonal matrices preserve length)</w:delText>
        </w:r>
      </w:del>
      <w:del w:id="10729" w:author="PR Preview" w:date="2026-01-01T00:00:00Z">
        <w:r>
          <w:delText xml:space="preserve"> </w:delText>
        </w:r>
      </w:del>
      <w:del w:id="10730" w:author="PR Preview" w:date="2026-01-01T00:00:00Z">
        <w:r>
          <w:delText xml:space="preserve">If</w:delText>
        </w:r>
      </w:del>
      <w:del w:id="10731" w:author="PR Preview" w:date="2026-01-01T00:00:00Z">
        <w:r>
          <w:delText xml:space="preserve"> </w:delText>
        </w:r>
      </w:del>
      <m:oMath>
        <m:r>
          <m:rPr>
            <m:sty m:val="bi"/>
          </m:rPr>
          <m:t>Q</m:t>
        </m:r>
      </m:oMath>
      <w:del w:id="10732" w:author="PR Preview" w:date="2026-01-01T00:00:00Z">
        <w:r>
          <w:delText xml:space="preserve"> </w:delText>
        </w:r>
      </w:del>
      <w:del w:id="10733" w:author="PR Preview" w:date="2026-01-01T00:00:00Z">
        <w:r>
          <w:delText xml:space="preserve">is a</w:delText>
        </w:r>
      </w:del>
      <w:del w:id="10734" w:author="PR Preview" w:date="2026-01-01T00:00:00Z">
        <w:r>
          <w:delText xml:space="preserve"> </w:delText>
        </w:r>
      </w:del>
      <m:oMath>
        <m:r>
          <m:t>p</m:t>
        </m:r>
        <m:r>
          <m:rPr>
            <m:sty m:val="p"/>
          </m:rPr>
          <m:t>×</m:t>
        </m:r>
        <m:r>
          <m:t>p</m:t>
        </m:r>
      </m:oMath>
      <w:del w:id="10735" w:author="PR Preview" w:date="2026-01-01T00:00:00Z">
        <w:r>
          <w:delText xml:space="preserve"> </w:delText>
        </w:r>
      </w:del>
      <w:del w:id="10736" w:author="PR Preview" w:date="2026-01-01T00:00:00Z">
        <w:r>
          <w:delText xml:space="preserve">orthogonal matrix (</w:delText>
        </w:r>
      </w:del>
      <w:hyperlink w:anchor="def-orthogonal-matrix">
        <w:del w:id="10737" w:author="PR Preview" w:date="2026-01-01T00:00:00Z">
          <w:r>
            <w:rPr>
              <w:rStyle w:val="Hyperlink"/>
            </w:rPr>
            <w:delText xml:space="preserve">Definition 89</w:delText>
          </w:r>
        </w:del>
      </w:hyperlink>
      <w:del w:id="10738" w:author="PR Preview" w:date="2026-01-01T00:00:00Z">
        <w:r>
          <w:delText xml:space="preserve">)</w:delText>
        </w:r>
      </w:del>
      <w:del w:id="10739" w:author="PR Preview" w:date="2026-01-01T00:00:00Z">
        <w:r>
          <w:delText xml:space="preserve"> </w:delText>
        </w:r>
      </w:del>
      <w:del w:id="10740" w:author="PR Preview" w:date="2026-01-01T00:00:00Z">
        <w:r>
          <w:delText xml:space="preserve">and</w:delText>
        </w:r>
      </w:del>
      <w:del w:id="10741" w:author="PR Preview" w:date="2026-01-01T00:00:00Z">
        <w:r>
          <w:delText xml:space="preserve"> </w:delText>
        </w:r>
      </w:del>
      <w:del w:id="10742" w:author="PR Preview" w:date="2026-01-01T00:00:00Z">
        <w:r>
          <w:delText xml:space="preserve">$\mathord{\smash[b]{\underset{\raise.3ex\hbox{$\scriptstyle\sim$}}{x}}\vphantom{x}}$</w:delText>
        </w:r>
      </w:del>
      <w:del w:id="10743" w:author="PR Preview" w:date="2026-01-01T00:00:00Z">
        <w:r>
          <w:delText xml:space="preserve"> </w:delText>
        </w:r>
      </w:del>
      <w:del w:id="10744" w:author="PR Preview" w:date="2026-01-01T00:00:00Z">
        <w:r>
          <w:delText xml:space="preserve">is a vector of length</w:delText>
        </w:r>
      </w:del>
      <w:del w:id="10745" w:author="PR Preview" w:date="2026-01-01T00:00:00Z">
        <w:r>
          <w:delText xml:space="preserve"> </w:delText>
        </w:r>
      </w:del>
      <m:oMath>
        <m:r>
          <m:t>p</m:t>
        </m:r>
      </m:oMath>
      <w:del w:id="10746" w:author="PR Preview" w:date="2026-01-01T00:00:00Z">
        <w:r>
          <w:delText xml:space="preserve">, then</w:delText>
        </w:r>
      </w:del>
    </w:p>
    <w:p>
      <w:pPr>
        <w:pStyle w:val="BodyText"/>
      </w:pPr>
      <w:ins w:id="10747" w:author="PR Preview" w:date="2026-01-01T00:00:00Z">
        <w:r>
          <w:rPr>
            <w:b/>
            <w:bCs/>
          </w:rPr>
          <w:t xml:space="preserve">Theorem 73 (Orthogonal matrices preserve length)</w:t>
        </w:r>
      </w:ins>
      <w:ins w:id="10748" w:author="PR Preview" w:date="2026-01-01T00:00:00Z">
        <w:r>
          <w:t xml:space="preserve"> </w:t>
        </w:r>
      </w:ins>
      <w:ins w:id="10749" w:author="PR Preview" w:date="2026-01-01T00:00:00Z">
        <w:r>
          <w:t xml:space="preserve">If</w:t>
        </w:r>
      </w:ins>
      <w:ins w:id="10750" w:author="PR Preview" w:date="2026-01-01T00:00:00Z">
        <w:r>
          <w:t xml:space="preserve"> </w:t>
        </w:r>
      </w:ins>
      <m:oMath>
        <m:r>
          <m:rPr>
            <m:sty m:val="bi"/>
          </m:rPr>
          <m:t>Q</m:t>
        </m:r>
      </m:oMath>
      <w:ins w:id="10751" w:author="PR Preview" w:date="2026-01-01T00:00:00Z">
        <w:r>
          <w:t xml:space="preserve"> </w:t>
        </w:r>
      </w:ins>
      <w:ins w:id="10752" w:author="PR Preview" w:date="2026-01-01T00:00:00Z">
        <w:r>
          <w:t xml:space="preserve">is a</w:t>
        </w:r>
      </w:ins>
      <w:ins w:id="10753" w:author="PR Preview" w:date="2026-01-01T00:00:00Z">
        <w:r>
          <w:t xml:space="preserve"> </w:t>
        </w:r>
      </w:ins>
      <m:oMath>
        <m:r>
          <m:t>p</m:t>
        </m:r>
        <m:r>
          <m:rPr>
            <m:sty m:val="p"/>
          </m:rPr>
          <m:t>×</m:t>
        </m:r>
        <m:r>
          <m:t>p</m:t>
        </m:r>
      </m:oMath>
      <w:ins w:id="10754" w:author="PR Preview" w:date="2026-01-01T00:00:00Z">
        <w:r>
          <w:t xml:space="preserve"> </w:t>
        </w:r>
      </w:ins>
      <w:ins w:id="10755" w:author="PR Preview" w:date="2026-01-01T00:00:00Z">
        <w:r>
          <w:t xml:space="preserve">orthogonal matrix (</w:t>
        </w:r>
      </w:ins>
      <w:hyperlink w:anchor="def-orthogonal-matrix">
        <w:ins w:id="10756" w:author="PR Preview" w:date="2026-01-01T00:00:00Z">
          <w:r>
            <w:rPr>
              <w:rStyle w:val="Hyperlink"/>
            </w:rPr>
            <w:t xml:space="preserve">Definition 89</w:t>
          </w:r>
        </w:ins>
      </w:hyperlink>
      <w:ins w:id="10757" w:author="PR Preview" w:date="2026-01-01T00:00:00Z">
        <w:r>
          <w:t xml:space="preserve">)</w:t>
        </w:r>
      </w:ins>
      <w:ins w:id="10758" w:author="PR Preview" w:date="2026-01-01T00:00:00Z">
        <w:r>
          <w:t xml:space="preserve"> </w:t>
        </w:r>
      </w:ins>
      <w:ins w:id="10759" w:author="PR Preview" w:date="2026-01-01T00:00:00Z">
        <w:r>
          <w:t xml:space="preserve">and</w:t>
        </w:r>
      </w:ins>
      <w:ins w:id="10760" w:author="PR Preview" w:date="2026-01-01T00:00:00Z">
        <w:r>
          <w:t xml:space="preserve"> </w:t>
        </w:r>
      </w:ins>
      <w:ins w:id="10761" w:author="PR Preview" w:date="2026-01-01T00:00:00Z">
        <w:r>
          <w:t xml:space="preserve">$\mathord{\smash[b]{\underset{\raise.3ex\hbox{$\scriptstyle\sim$}}{x}}\vphantom{x}}$</w:t>
        </w:r>
      </w:ins>
      <w:ins w:id="10762" w:author="PR Preview" w:date="2026-01-01T00:00:00Z">
        <w:r>
          <w:t xml:space="preserve"> </w:t>
        </w:r>
      </w:ins>
      <w:ins w:id="10763" w:author="PR Preview" w:date="2026-01-01T00:00:00Z">
        <w:r>
          <w:t xml:space="preserve">is a vector of length</w:t>
        </w:r>
      </w:ins>
      <w:ins w:id="10764" w:author="PR Preview" w:date="2026-01-01T00:00:00Z">
        <w:r>
          <w:t xml:space="preserve"> </w:t>
        </w:r>
      </w:ins>
      <m:oMath>
        <m:r>
          <m:t>p</m:t>
        </m:r>
      </m:oMath>
      <w:ins w:id="10765" w:author="PR Preview" w:date="2026-01-01T00:00:00Z">
        <w:r>
          <w:t xml:space="preserve">, then</w:t>
        </w:r>
      </w:ins>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5"/>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6" w:name="exm-orthogonal-norm"/>
    <w:p>
      <w:pPr>
        <w:pStyle w:val="BodyText"/>
      </w:pPr>
      <w:del w:id="10766" w:author="PR Preview" w:date="2026-01-01T00:00:00Z">
        <w:r>
          <w:rPr>
            <w:b/>
            <w:bCs/>
          </w:rPr>
          <w:delText xml:space="preserve">Example 137 (Rotating a vector keeps its length)</w:delText>
        </w:r>
      </w:del>
      <w:del w:id="10767" w:author="PR Preview" w:date="2026-01-01T00:00:00Z">
        <w:r>
          <w:delText xml:space="preserve"> </w:delText>
        </w:r>
      </w:del>
      <w:del w:id="10768" w:author="PR Preview" w:date="2026-01-01T00:00:00Z">
        <w:r>
          <w:delText xml:space="preserve">With</w:delText>
        </w:r>
      </w:del>
      <w:del w:id="10769" w:author="PR Preview" w:date="2026-01-01T00:00:00Z">
        <w:r>
          <w:delText xml:space="preserve"> </w:delText>
        </w:r>
      </w:del>
      <m:oMath>
        <m:r>
          <m:rPr>
            <m:sty m:val="bi"/>
          </m:rPr>
          <m:t>Q</m:t>
        </m:r>
      </m:oMath>
      <w:del w:id="10770" w:author="PR Preview" w:date="2026-01-01T00:00:00Z">
        <w:r>
          <w:delText xml:space="preserve"> </w:delText>
        </w:r>
      </w:del>
      <w:del w:id="10771" w:author="PR Preview" w:date="2026-01-01T00:00:00Z">
        <w:r>
          <w:delText xml:space="preserve">from</w:delText>
        </w:r>
      </w:del>
      <w:del w:id="10772" w:author="PR Preview" w:date="2026-01-01T00:00:00Z">
        <w:r>
          <w:delText xml:space="preserve"> </w:delText>
        </w:r>
      </w:del>
      <w:hyperlink w:anchor="exm-orthogonal-matrix">
        <w:del w:id="10773" w:author="PR Preview" w:date="2026-01-01T00:00:00Z">
          <w:r>
            <w:rPr>
              <w:rStyle w:val="Hyperlink"/>
            </w:rPr>
            <w:delText xml:space="preserve">Example 135</w:delText>
          </w:r>
        </w:del>
      </w:hyperlink>
      <w:del w:id="10774" w:author="PR Preview" w:date="2026-01-01T00:00:00Z">
        <w:r>
          <w:delText xml:space="preserve"> </w:delText>
        </w:r>
      </w:del>
      <w:del w:id="10775" w:author="PR Preview" w:date="2026-01-01T00:00:00Z">
        <w:r>
          <w:delText xml:space="preserve">and</w:delText>
        </w:r>
      </w:del>
      <w:del w:id="10776" w:author="PR Preview" w:date="2026-01-01T00:00:00Z">
        <w:r>
          <w:delText xml:space="preserve"> </w:delText>
        </w:r>
      </w:del>
      <w:del w:id="10777" w:author="PR Preview" w:date="2026-01-01T00:00:00Z">
        <w:r>
          <w:delText xml:space="preserve">$\mathord{\smash[b]{\underset{\raise.3ex\hbox{$\scriptstyle\sim$}}{x}}\vphantom{x}}= (3, 4)$</w:delText>
        </w:r>
      </w:del>
      <w:del w:id="10778" w:author="PR Preview" w:date="2026-01-01T00:00:00Z">
        <w:r>
          <w:delText xml:space="preserve"> </w:delText>
        </w:r>
      </w:del>
      <w:del w:id="10779" w:author="PR Preview" w:date="2026-01-01T00:00:00Z">
        <w:r>
          <w:delText xml:space="preserve">from</w:delText>
        </w:r>
      </w:del>
      <w:del w:id="10780" w:author="PR Preview" w:date="2026-01-01T00:00:00Z">
        <w:r>
          <w:delText xml:space="preserve"> </w:delText>
        </w:r>
      </w:del>
      <w:hyperlink w:anchor="exm-euclidean-norm">
        <w:del w:id="10781" w:author="PR Preview" w:date="2026-01-01T00:00:00Z">
          <w:r>
            <w:rPr>
              <w:rStyle w:val="Hyperlink"/>
            </w:rPr>
            <w:delText xml:space="preserve">Example 11</w:delText>
          </w:r>
        </w:del>
      </w:hyperlink>
      <w:del w:id="10782" w:author="PR Preview" w:date="2026-01-01T00:00:00Z">
        <w:r>
          <w:delText xml:space="preserve">:</w:delText>
        </w:r>
      </w:del>
    </w:p>
    <w:p>
      <w:pPr>
        <w:pStyle w:val="BodyText"/>
      </w:pPr>
      <w:ins w:id="10783" w:author="PR Preview" w:date="2026-01-01T00:00:00Z">
        <w:r>
          <w:rPr>
            <w:b/>
            <w:bCs/>
          </w:rPr>
          <w:t xml:space="preserve">Example 139 (Rotating a vector keeps its length)</w:t>
        </w:r>
      </w:ins>
      <w:ins w:id="10784" w:author="PR Preview" w:date="2026-01-01T00:00:00Z">
        <w:r>
          <w:t xml:space="preserve"> </w:t>
        </w:r>
      </w:ins>
      <w:ins w:id="10785" w:author="PR Preview" w:date="2026-01-01T00:00:00Z">
        <w:r>
          <w:t xml:space="preserve">With</w:t>
        </w:r>
      </w:ins>
      <w:ins w:id="10786" w:author="PR Preview" w:date="2026-01-01T00:00:00Z">
        <w:r>
          <w:t xml:space="preserve"> </w:t>
        </w:r>
      </w:ins>
      <m:oMath>
        <m:r>
          <m:rPr>
            <m:sty m:val="bi"/>
          </m:rPr>
          <m:t>Q</m:t>
        </m:r>
      </m:oMath>
      <w:ins w:id="10787" w:author="PR Preview" w:date="2026-01-01T00:00:00Z">
        <w:r>
          <w:t xml:space="preserve"> </w:t>
        </w:r>
      </w:ins>
      <w:ins w:id="10788" w:author="PR Preview" w:date="2026-01-01T00:00:00Z">
        <w:r>
          <w:t xml:space="preserve">from</w:t>
        </w:r>
      </w:ins>
      <w:ins w:id="10789" w:author="PR Preview" w:date="2026-01-01T00:00:00Z">
        <w:r>
          <w:t xml:space="preserve"> </w:t>
        </w:r>
      </w:ins>
      <w:hyperlink w:anchor="exm-orthogonal-matrix">
        <w:ins w:id="10790" w:author="PR Preview" w:date="2026-01-01T00:00:00Z">
          <w:r>
            <w:rPr>
              <w:rStyle w:val="Hyperlink"/>
            </w:rPr>
            <w:t xml:space="preserve">Example 137</w:t>
          </w:r>
        </w:ins>
      </w:hyperlink>
      <w:ins w:id="10791" w:author="PR Preview" w:date="2026-01-01T00:00:00Z">
        <w:r>
          <w:t xml:space="preserve"> </w:t>
        </w:r>
      </w:ins>
      <w:ins w:id="10792" w:author="PR Preview" w:date="2026-01-01T00:00:00Z">
        <w:r>
          <w:t xml:space="preserve">and</w:t>
        </w:r>
      </w:ins>
      <w:ins w:id="10793" w:author="PR Preview" w:date="2026-01-01T00:00:00Z">
        <w:r>
          <w:t xml:space="preserve"> </w:t>
        </w:r>
      </w:ins>
      <w:ins w:id="10794" w:author="PR Preview" w:date="2026-01-01T00:00:00Z">
        <w:r>
          <w:t xml:space="preserve">$\mathord{\smash[b]{\underset{\raise.3ex\hbox{$\scriptstyle\sim$}}{x}}\vphantom{x}}= (3, 4)$</w:t>
        </w:r>
      </w:ins>
      <w:ins w:id="10795" w:author="PR Preview" w:date="2026-01-01T00:00:00Z">
        <w:r>
          <w:t xml:space="preserve"> </w:t>
        </w:r>
      </w:ins>
      <w:ins w:id="10796" w:author="PR Preview" w:date="2026-01-01T00:00:00Z">
        <w:r>
          <w:t xml:space="preserve">from</w:t>
        </w:r>
      </w:ins>
      <w:ins w:id="10797" w:author="PR Preview" w:date="2026-01-01T00:00:00Z">
        <w:r>
          <w:t xml:space="preserve"> </w:t>
        </w:r>
      </w:ins>
      <w:hyperlink w:anchor="exm-euclidean-norm">
        <w:ins w:id="10798" w:author="PR Preview" w:date="2026-01-01T00:00:00Z">
          <w:r>
            <w:rPr>
              <w:rStyle w:val="Hyperlink"/>
            </w:rPr>
            <w:t xml:space="preserve">Example 11</w:t>
          </w:r>
        </w:ins>
      </w:hyperlink>
      <w:ins w:id="10799" w:author="PR Preview" w:date="2026-01-01T00:00:00Z">
        <w:r>
          <w:t xml:space="preserve">:</w:t>
        </w:r>
      </w:ins>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6"/>
    <w:bookmarkEnd w:id="457"/>
    <w:bookmarkStart w:id="468" w:name="quadratic-forms"/>
    <w:p>
      <w:pPr>
        <w:pStyle w:val="Heading2"/>
      </w:pPr>
      <w:r>
        <w:t xml:space="preserve">15 Quadratic Forms</w:t>
      </w:r>
    </w:p>
    <w:bookmarkStart w:id="458" w:name="def-quadratic-form"/>
    <w:p>
      <w:pPr>
        <w:pStyle w:val="FirstParagraph"/>
      </w:pPr>
      <w:del w:id="10800" w:author="PR Preview" w:date="2026-01-01T00:00:00Z">
        <w:r>
          <w:rPr>
            <w:b/>
            <w:bCs/>
          </w:rPr>
          <w:delText xml:space="preserve">Definition 90 (Quadratic form)</w:delText>
        </w:r>
      </w:del>
      <w:del w:id="10801" w:author="PR Preview" w:date="2026-01-01T00:00:00Z">
        <w:r>
          <w:delText xml:space="preserve"> </w:delText>
        </w:r>
      </w:del>
      <w:del w:id="10802" w:author="PR Preview" w:date="2026-01-01T00:00:00Z">
        <w:r>
          <w:delText xml:space="preserve">A</w:delText>
        </w:r>
      </w:del>
      <w:del w:id="10803" w:author="PR Preview" w:date="2026-01-01T00:00:00Z">
        <w:r>
          <w:delText xml:space="preserve"> </w:delText>
        </w:r>
      </w:del>
      <w:del w:id="10804" w:author="PR Preview" w:date="2026-01-01T00:00:00Z">
        <w:r>
          <w:rPr>
            <w:b/>
            <w:bCs/>
          </w:rPr>
          <w:delText xml:space="preserve">quadratic form</w:delText>
        </w:r>
      </w:del>
      <w:del w:id="10805" w:author="PR Preview" w:date="2026-01-01T00:00:00Z">
        <w:r>
          <w:delText xml:space="preserve"> </w:delText>
        </w:r>
      </w:del>
      <w:del w:id="10806" w:author="PR Preview" w:date="2026-01-01T00:00:00Z">
        <w:r>
          <w:delText xml:space="preserve">is a mathematical expression of the structure</w:delText>
        </w:r>
      </w:del>
    </w:p>
    <w:p>
      <w:pPr>
        <w:pStyle w:val="FirstParagraph"/>
      </w:pPr>
      <w:ins w:id="10807" w:author="PR Preview" w:date="2026-01-01T00:00:00Z">
        <w:r>
          <w:rPr>
            <w:b/>
            <w:bCs/>
          </w:rPr>
          <w:t xml:space="preserve">Definition 90 (Quadratic form)</w:t>
        </w:r>
      </w:ins>
      <w:ins w:id="10808" w:author="PR Preview" w:date="2026-01-01T00:00:00Z">
        <w:r>
          <w:t xml:space="preserve"> </w:t>
        </w:r>
      </w:ins>
      <w:ins w:id="10809" w:author="PR Preview" w:date="2026-01-01T00:00:00Z">
        <w:r>
          <w:t xml:space="preserve">A</w:t>
        </w:r>
      </w:ins>
      <w:ins w:id="10810" w:author="PR Preview" w:date="2026-01-01T00:00:00Z">
        <w:r>
          <w:t xml:space="preserve"> </w:t>
        </w:r>
      </w:ins>
      <w:ins w:id="10811" w:author="PR Preview" w:date="2026-01-01T00:00:00Z">
        <w:r>
          <w:rPr>
            <w:b/>
            <w:bCs/>
          </w:rPr>
          <w:t xml:space="preserve">quadratic form</w:t>
        </w:r>
      </w:ins>
      <w:ins w:id="10812" w:author="PR Preview" w:date="2026-01-01T00:00:00Z">
        <w:r>
          <w:t xml:space="preserve"> </w:t>
        </w:r>
      </w:ins>
      <w:ins w:id="10813" w:author="PR Preview" w:date="2026-01-01T00:00:00Z">
        <w:r>
          <w:t xml:space="preserve">[65]</w:t>
        </w:r>
      </w:ins>
      <w:ins w:id="10814" w:author="PR Preview" w:date="2026-01-01T00:00:00Z">
        <w:r>
          <w:t xml:space="preserve"> </w:t>
        </w:r>
      </w:ins>
      <w:ins w:id="10815" w:author="PR Preview" w:date="2026-01-01T00:00:00Z">
        <w:r>
          <w:t xml:space="preserve">is a mathematical expression of the structure</w:t>
        </w:r>
      </w:ins>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8"/>
    <w:bookmarkStart w:id="461" w:name="rem-quadratic-forms-in-statistics"/>
    <w:p>
      <w:pPr>
        <w:pStyle w:val="BodyText"/>
      </w:pPr>
      <w:del w:id="10816" w:author="PR Preview" w:date="2026-01-01T00:00:00Z">
        <w:r>
          <w:rPr>
            <w:i/>
            <w:iCs/>
          </w:rPr>
          <w:delText xml:space="preserve">Remark 32</w:delText>
        </w:r>
      </w:del>
      <w:del w:id="10817" w:author="PR Preview" w:date="2026-01-01T00:00:00Z">
        <w:r>
          <w:delText xml:space="preserve"> (Quadratic forms in statistics). </w:delText>
        </w:r>
      </w:del>
      <w:del w:id="10818" w:author="PR Preview" w:date="2026-01-01T00:00:00Z">
        <w:r>
          <w:delText xml:space="preserve">A quadratic form extends the scalar expression</w:delText>
        </w:r>
      </w:del>
      <w:del w:id="10819" w:author="PR Preview" w:date="2026-01-01T00:00:00Z">
        <w:r>
          <w:delText xml:space="preserve"> </w:delText>
        </w:r>
      </w:del>
      <m:oMath>
        <m:r>
          <m:t>c</m:t>
        </m:r>
        <m:sSup>
          <m:e>
            <m:r>
              <m:t>x</m:t>
            </m:r>
          </m:e>
          <m:sup>
            <m:r>
              <m:t>2</m:t>
            </m:r>
          </m:sup>
        </m:sSup>
      </m:oMath>
      <w:del w:id="10820" w:author="PR Preview" w:date="2026-01-01T00:00:00Z">
        <w:r>
          <w:delText xml:space="preserve"> </w:delText>
        </w:r>
      </w:del>
      <w:del w:id="10821" w:author="PR Preview" w:date="2026-01-01T00:00:00Z">
        <w:r>
          <w:delText xml:space="preserve">to vectors:</w:delText>
        </w:r>
      </w:del>
      <w:del w:id="10822" w:author="PR Preview" w:date="2026-01-01T00:00:00Z">
        <w:r>
          <w:delText xml:space="preserve"> </w:delText>
        </w:r>
      </w:del>
      <w:del w:id="10823" w:author="PR Preview" w:date="2026-01-01T00:00:00Z">
        <w:r>
          <w:delText xml:space="preserve">with</w:delText>
        </w:r>
      </w:del>
      <w:del w:id="10824" w:author="PR Preview" w:date="2026-01-01T00:00:00Z">
        <w:r>
          <w:delText xml:space="preserve"> </w:delText>
        </w:r>
      </w:del>
      <m:oMath>
        <m:r>
          <m:t>p</m:t>
        </m:r>
        <m:r>
          <m:rPr>
            <m:sty m:val="p"/>
          </m:rPr>
          <m:t>=</m:t>
        </m:r>
        <m:r>
          <m:t>1</m:t>
        </m:r>
      </m:oMath>
      <w:del w:id="10825" w:author="PR Preview" w:date="2026-01-01T00:00:00Z">
        <w:r>
          <w:delText xml:space="preserve"> </w:delText>
        </w:r>
      </w:del>
      <w:del w:id="10826" w:author="PR Preview" w:date="2026-01-01T00:00:00Z">
        <w:r>
          <w:delText xml:space="preserve">and</w:delText>
        </w:r>
      </w:del>
      <w:del w:id="10827" w:author="PR Preview" w:date="2026-01-01T00:00:00Z">
        <w:r>
          <w:delText xml:space="preserve"> </w:delText>
        </w:r>
      </w:del>
      <m:oMath>
        <m:r>
          <m:rPr>
            <m:sty m:val="bi"/>
          </m:rPr>
          <m:t>S</m:t>
        </m:r>
        <m:r>
          <m:rPr>
            <m:sty m:val="p"/>
          </m:rPr>
          <m:t>=</m:t>
        </m:r>
        <m:r>
          <m:rPr>
            <m:sty m:val="p"/>
          </m:rPr>
          <m:t>[</m:t>
        </m:r>
        <m:r>
          <m:t>c</m:t>
        </m:r>
        <m:r>
          <m:rPr>
            <m:sty m:val="p"/>
          </m:rPr>
          <m:t>]</m:t>
        </m:r>
      </m:oMath>
      <w:del w:id="10828" w:author="PR Preview" w:date="2026-01-01T00:00:00Z">
        <w:r>
          <w:delText xml:space="preserve">,</w:delText>
        </w:r>
      </w:del>
      <w:del w:id="10829" w:author="PR Preview" w:date="2026-01-01T00:00:00Z">
        <w:r>
          <w:delText xml:space="preserve"> </w:delText>
        </w:r>
      </w:del>
      <w:del w:id="10830" w:author="PR Preview" w:date="2026-01-01T00:00:00Z">
        <w:r>
          <w:delText xml:space="preserve">${\mathord{\smash[b]{\underset{\raise.3ex\hbox{$\scriptstyle\sim$}}{x}}\vphantom{x}}}^{\top}\,\mathbf{S}\,\mathord{\smash[b]{\underset{\raise.3ex\hbox{$\scriptstyle\sim$}}{x}}\vphantom{x}}= c x^2$</w:delText>
        </w:r>
      </w:del>
      <w:del w:id="10831" w:author="PR Preview" w:date="2026-01-01T00:00:00Z">
        <w:r>
          <w:delText xml:space="preserve">.</w:delText>
        </w:r>
      </w:del>
      <w:del w:id="10832" w:author="PR Preview" w:date="2026-01-01T00:00:00Z">
        <w:r>
          <w:delText xml:space="preserve"> </w:delText>
        </w:r>
      </w:del>
      <w:del w:id="10833" w:author="PR Preview" w:date="2026-01-01T00:00:00Z">
        <w:r>
          <w:delText xml:space="preserve">With</w:delText>
        </w:r>
      </w:del>
      <w:del w:id="10834" w:author="PR Preview" w:date="2026-01-01T00:00:00Z">
        <w:r>
          <w:delText xml:space="preserve"> </w:delText>
        </w:r>
      </w:del>
      <m:oMath>
        <m:r>
          <m:t>p</m:t>
        </m:r>
        <m:r>
          <m:rPr>
            <m:sty m:val="p"/>
          </m:rPr>
          <m:t>=</m:t>
        </m:r>
        <m:r>
          <m:t>2</m:t>
        </m:r>
      </m:oMath>
      <w:del w:id="10835" w:author="PR Preview" w:date="2026-01-01T00:00:00Z">
        <w:r>
          <w:delText xml:space="preserve">,</w:delText>
        </w:r>
      </w:del>
    </w:p>
    <w:p>
      <w:pPr>
        <w:pStyle w:val="BodyText"/>
      </w:pPr>
      <w:ins w:id="10836" w:author="PR Preview" w:date="2026-01-01T00:00:00Z">
        <w:r>
          <w:rPr>
            <w:i/>
            <w:iCs/>
          </w:rPr>
          <w:t xml:space="preserve">Remark 33</w:t>
        </w:r>
      </w:ins>
      <w:ins w:id="10837" w:author="PR Preview" w:date="2026-01-01T00:00:00Z">
        <w:r>
          <w:t xml:space="preserve"> (Quadratic forms in statistics). </w:t>
        </w:r>
      </w:ins>
      <w:ins w:id="10838" w:author="PR Preview" w:date="2026-01-01T00:00:00Z">
        <w:r>
          <w:t xml:space="preserve">A quadratic form extends the scalar expression</w:t>
        </w:r>
      </w:ins>
      <w:ins w:id="10839" w:author="PR Preview" w:date="2026-01-01T00:00:00Z">
        <w:r>
          <w:t xml:space="preserve"> </w:t>
        </w:r>
      </w:ins>
      <m:oMath>
        <m:r>
          <m:t>c</m:t>
        </m:r>
        <m:sSup>
          <m:e>
            <m:r>
              <m:t>x</m:t>
            </m:r>
          </m:e>
          <m:sup>
            <m:r>
              <m:t>2</m:t>
            </m:r>
          </m:sup>
        </m:sSup>
      </m:oMath>
      <w:ins w:id="10840" w:author="PR Preview" w:date="2026-01-01T00:00:00Z">
        <w:r>
          <w:t xml:space="preserve"> </w:t>
        </w:r>
      </w:ins>
      <w:ins w:id="10841" w:author="PR Preview" w:date="2026-01-01T00:00:00Z">
        <w:r>
          <w:t xml:space="preserve">to vectors:</w:t>
        </w:r>
      </w:ins>
      <w:ins w:id="10842" w:author="PR Preview" w:date="2026-01-01T00:00:00Z">
        <w:r>
          <w:t xml:space="preserve"> </w:t>
        </w:r>
      </w:ins>
      <w:ins w:id="10843" w:author="PR Preview" w:date="2026-01-01T00:00:00Z">
        <w:r>
          <w:t xml:space="preserve">with</w:t>
        </w:r>
      </w:ins>
      <w:ins w:id="10844" w:author="PR Preview" w:date="2026-01-01T00:00:00Z">
        <w:r>
          <w:t xml:space="preserve"> </w:t>
        </w:r>
      </w:ins>
      <m:oMath>
        <m:r>
          <m:t>p</m:t>
        </m:r>
        <m:r>
          <m:rPr>
            <m:sty m:val="p"/>
          </m:rPr>
          <m:t>=</m:t>
        </m:r>
        <m:r>
          <m:t>1</m:t>
        </m:r>
      </m:oMath>
      <w:ins w:id="10845" w:author="PR Preview" w:date="2026-01-01T00:00:00Z">
        <w:r>
          <w:t xml:space="preserve"> </w:t>
        </w:r>
      </w:ins>
      <w:ins w:id="10846" w:author="PR Preview" w:date="2026-01-01T00:00:00Z">
        <w:r>
          <w:t xml:space="preserve">and</w:t>
        </w:r>
      </w:ins>
      <w:ins w:id="10847" w:author="PR Preview" w:date="2026-01-01T00:00:00Z">
        <w:r>
          <w:t xml:space="preserve"> </w:t>
        </w:r>
      </w:ins>
      <m:oMath>
        <m:r>
          <m:rPr>
            <m:sty m:val="bi"/>
          </m:rPr>
          <m:t>S</m:t>
        </m:r>
        <m:r>
          <m:rPr>
            <m:sty m:val="p"/>
          </m:rPr>
          <m:t>=</m:t>
        </m:r>
        <m:r>
          <m:rPr>
            <m:sty m:val="p"/>
          </m:rPr>
          <m:t>[</m:t>
        </m:r>
        <m:r>
          <m:t>c</m:t>
        </m:r>
        <m:r>
          <m:rPr>
            <m:sty m:val="p"/>
          </m:rPr>
          <m:t>]</m:t>
        </m:r>
      </m:oMath>
      <w:ins w:id="10848" w:author="PR Preview" w:date="2026-01-01T00:00:00Z">
        <w:r>
          <w:t xml:space="preserve">,</w:t>
        </w:r>
      </w:ins>
      <w:ins w:id="10849" w:author="PR Preview" w:date="2026-01-01T00:00:00Z">
        <w:r>
          <w:t xml:space="preserve"> </w:t>
        </w:r>
      </w:ins>
      <w:ins w:id="10850" w:author="PR Preview" w:date="2026-01-01T00:00:00Z">
        <w:r>
          <w:t xml:space="preserve">${\mathord{\smash[b]{\underset{\raise.3ex\hbox{$\scriptstyle\sim$}}{x}}\vphantom{x}}}^{\top}\,\mathbf{S}\,\mathord{\smash[b]{\underset{\raise.3ex\hbox{$\scriptstyle\sim$}}{x}}\vphantom{x}}= c x^2$</w:t>
        </w:r>
      </w:ins>
      <w:ins w:id="10851" w:author="PR Preview" w:date="2026-01-01T00:00:00Z">
        <w:r>
          <w:t xml:space="preserve">.</w:t>
        </w:r>
      </w:ins>
      <w:ins w:id="10852" w:author="PR Preview" w:date="2026-01-01T00:00:00Z">
        <w:r>
          <w:t xml:space="preserve"> </w:t>
        </w:r>
      </w:ins>
      <w:ins w:id="10853" w:author="PR Preview" w:date="2026-01-01T00:00:00Z">
        <w:r>
          <w:t xml:space="preserve">With</w:t>
        </w:r>
      </w:ins>
      <w:ins w:id="10854" w:author="PR Preview" w:date="2026-01-01T00:00:00Z">
        <w:r>
          <w:t xml:space="preserve"> </w:t>
        </w:r>
      </w:ins>
      <m:oMath>
        <m:r>
          <m:t>p</m:t>
        </m:r>
        <m:r>
          <m:rPr>
            <m:sty m:val="p"/>
          </m:rPr>
          <m:t>=</m:t>
        </m:r>
        <m:r>
          <m:t>2</m:t>
        </m:r>
      </m:oMath>
      <w:ins w:id="10855" w:author="PR Preview" w:date="2026-01-01T00:00:00Z">
        <w:r>
          <w:t xml:space="preserve">,</w:t>
        </w:r>
      </w:ins>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9">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0">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1"/>
    <w:bookmarkStart w:id="462" w:name="thm-quadratic-form-additive"/>
    <w:p>
      <w:pPr>
        <w:pStyle w:val="FirstParagraph"/>
      </w:pPr>
      <w:del w:id="10856" w:author="PR Preview" w:date="2026-01-01T00:00:00Z">
        <w:r>
          <w:rPr>
            <w:b/>
            <w:bCs/>
          </w:rPr>
          <w:delText xml:space="preserve">Theorem 73 (A quadratic form is additive in its matrix)</w:delText>
        </w:r>
      </w:del>
      <w:del w:id="10857" w:author="PR Preview" w:date="2026-01-01T00:00:00Z">
        <w:r>
          <w:delText xml:space="preserve"> </w:delText>
        </w:r>
      </w:del>
      <w:del w:id="10858" w:author="PR Preview" w:date="2026-01-01T00:00:00Z">
        <w:r>
          <w:delText xml:space="preserve">If</w:delText>
        </w:r>
      </w:del>
      <w:del w:id="10859" w:author="PR Preview" w:date="2026-01-01T00:00:00Z">
        <w:r>
          <w:delText xml:space="preserve"> </w:delText>
        </w:r>
      </w:del>
      <m:oMath>
        <m:r>
          <m:rPr>
            <m:sty m:val="bi"/>
          </m:rPr>
          <m:t>A</m:t>
        </m:r>
      </m:oMath>
      <w:del w:id="10860" w:author="PR Preview" w:date="2026-01-01T00:00:00Z">
        <w:r>
          <w:delText xml:space="preserve"> </w:delText>
        </w:r>
      </w:del>
      <w:del w:id="10861" w:author="PR Preview" w:date="2026-01-01T00:00:00Z">
        <w:r>
          <w:delText xml:space="preserve">and</w:delText>
        </w:r>
      </w:del>
      <w:del w:id="10862" w:author="PR Preview" w:date="2026-01-01T00:00:00Z">
        <w:r>
          <w:delText xml:space="preserve"> </w:delText>
        </w:r>
      </w:del>
      <m:oMath>
        <m:r>
          <m:rPr>
            <m:sty m:val="bi"/>
          </m:rPr>
          <m:t>B</m:t>
        </m:r>
      </m:oMath>
      <w:del w:id="10863" w:author="PR Preview" w:date="2026-01-01T00:00:00Z">
        <w:r>
          <w:delText xml:space="preserve"> </w:delText>
        </w:r>
      </w:del>
      <w:del w:id="10864" w:author="PR Preview" w:date="2026-01-01T00:00:00Z">
        <w:r>
          <w:delText xml:space="preserve">are</w:delText>
        </w:r>
      </w:del>
      <w:del w:id="10865" w:author="PR Preview" w:date="2026-01-01T00:00:00Z">
        <w:r>
          <w:delText xml:space="preserve"> </w:delText>
        </w:r>
      </w:del>
      <m:oMath>
        <m:r>
          <m:t>p</m:t>
        </m:r>
        <m:r>
          <m:rPr>
            <m:sty m:val="p"/>
          </m:rPr>
          <m:t>×</m:t>
        </m:r>
        <m:r>
          <m:t>p</m:t>
        </m:r>
      </m:oMath>
      <w:del w:id="10866" w:author="PR Preview" w:date="2026-01-01T00:00:00Z">
        <w:r>
          <w:delText xml:space="preserve"> </w:delText>
        </w:r>
      </w:del>
      <w:del w:id="10867" w:author="PR Preview" w:date="2026-01-01T00:00:00Z">
        <w:r>
          <w:delText xml:space="preserve">matrices,</w:delText>
        </w:r>
      </w:del>
      <w:del w:id="10868" w:author="PR Preview" w:date="2026-01-01T00:00:00Z">
        <w:r>
          <w:delText xml:space="preserve"> </w:delText>
        </w:r>
      </w:del>
      <m:oMath>
        <m:r>
          <m:t>c</m:t>
        </m:r>
      </m:oMath>
      <w:del w:id="10869" w:author="PR Preview" w:date="2026-01-01T00:00:00Z">
        <w:r>
          <w:delText xml:space="preserve"> </w:delText>
        </w:r>
      </w:del>
      <w:del w:id="10870" w:author="PR Preview" w:date="2026-01-01T00:00:00Z">
        <w:r>
          <w:delText xml:space="preserve">is a number and</w:delText>
        </w:r>
      </w:del>
      <w:del w:id="10871" w:author="PR Preview" w:date="2026-01-01T00:00:00Z">
        <w:r>
          <w:delText xml:space="preserve"> </w:delText>
        </w:r>
      </w:del>
      <w:del w:id="10872" w:author="PR Preview" w:date="2026-01-01T00:00:00Z">
        <w:r>
          <w:delText xml:space="preserve">$\mathord{\smash[b]{\underset{\raise.3ex\hbox{$\scriptstyle\sim$}}{x}}\vphantom{x}}$</w:delText>
        </w:r>
      </w:del>
      <w:del w:id="10873" w:author="PR Preview" w:date="2026-01-01T00:00:00Z">
        <w:r>
          <w:delText xml:space="preserve"> </w:delText>
        </w:r>
      </w:del>
      <w:del w:id="10874" w:author="PR Preview" w:date="2026-01-01T00:00:00Z">
        <w:r>
          <w:delText xml:space="preserve">is a vector of length</w:delText>
        </w:r>
      </w:del>
      <w:del w:id="10875" w:author="PR Preview" w:date="2026-01-01T00:00:00Z">
        <w:r>
          <w:delText xml:space="preserve"> </w:delText>
        </w:r>
      </w:del>
      <m:oMath>
        <m:r>
          <m:t>p</m:t>
        </m:r>
      </m:oMath>
      <w:del w:id="10876" w:author="PR Preview" w:date="2026-01-01T00:00:00Z">
        <w:r>
          <w:delText xml:space="preserve">, then</w:delText>
        </w:r>
      </w:del>
    </w:p>
    <w:p>
      <w:pPr>
        <w:pStyle w:val="FirstParagraph"/>
      </w:pPr>
      <w:ins w:id="10877" w:author="PR Preview" w:date="2026-01-01T00:00:00Z">
        <w:r>
          <w:rPr>
            <w:b/>
            <w:bCs/>
          </w:rPr>
          <w:t xml:space="preserve">Theorem 74 (A quadratic form is additive in its matrix)</w:t>
        </w:r>
      </w:ins>
      <w:ins w:id="10878" w:author="PR Preview" w:date="2026-01-01T00:00:00Z">
        <w:r>
          <w:t xml:space="preserve"> </w:t>
        </w:r>
      </w:ins>
      <w:ins w:id="10879" w:author="PR Preview" w:date="2026-01-01T00:00:00Z">
        <w:r>
          <w:t xml:space="preserve">If</w:t>
        </w:r>
      </w:ins>
      <w:ins w:id="10880" w:author="PR Preview" w:date="2026-01-01T00:00:00Z">
        <w:r>
          <w:t xml:space="preserve"> </w:t>
        </w:r>
      </w:ins>
      <m:oMath>
        <m:r>
          <m:rPr>
            <m:sty m:val="bi"/>
          </m:rPr>
          <m:t>A</m:t>
        </m:r>
      </m:oMath>
      <w:ins w:id="10881" w:author="PR Preview" w:date="2026-01-01T00:00:00Z">
        <w:r>
          <w:t xml:space="preserve"> </w:t>
        </w:r>
      </w:ins>
      <w:ins w:id="10882" w:author="PR Preview" w:date="2026-01-01T00:00:00Z">
        <w:r>
          <w:t xml:space="preserve">and</w:t>
        </w:r>
      </w:ins>
      <w:ins w:id="10883" w:author="PR Preview" w:date="2026-01-01T00:00:00Z">
        <w:r>
          <w:t xml:space="preserve"> </w:t>
        </w:r>
      </w:ins>
      <m:oMath>
        <m:r>
          <m:rPr>
            <m:sty m:val="bi"/>
          </m:rPr>
          <m:t>B</m:t>
        </m:r>
      </m:oMath>
      <w:ins w:id="10884" w:author="PR Preview" w:date="2026-01-01T00:00:00Z">
        <w:r>
          <w:t xml:space="preserve"> </w:t>
        </w:r>
      </w:ins>
      <w:ins w:id="10885" w:author="PR Preview" w:date="2026-01-01T00:00:00Z">
        <w:r>
          <w:t xml:space="preserve">are</w:t>
        </w:r>
      </w:ins>
      <w:ins w:id="10886" w:author="PR Preview" w:date="2026-01-01T00:00:00Z">
        <w:r>
          <w:t xml:space="preserve"> </w:t>
        </w:r>
      </w:ins>
      <m:oMath>
        <m:r>
          <m:t>p</m:t>
        </m:r>
        <m:r>
          <m:rPr>
            <m:sty m:val="p"/>
          </m:rPr>
          <m:t>×</m:t>
        </m:r>
        <m:r>
          <m:t>p</m:t>
        </m:r>
      </m:oMath>
      <w:ins w:id="10887" w:author="PR Preview" w:date="2026-01-01T00:00:00Z">
        <w:r>
          <w:t xml:space="preserve"> </w:t>
        </w:r>
      </w:ins>
      <w:ins w:id="10888" w:author="PR Preview" w:date="2026-01-01T00:00:00Z">
        <w:r>
          <w:t xml:space="preserve">matrices,</w:t>
        </w:r>
      </w:ins>
      <w:ins w:id="10889" w:author="PR Preview" w:date="2026-01-01T00:00:00Z">
        <w:r>
          <w:t xml:space="preserve"> </w:t>
        </w:r>
      </w:ins>
      <m:oMath>
        <m:r>
          <m:t>c</m:t>
        </m:r>
      </m:oMath>
      <w:ins w:id="10890" w:author="PR Preview" w:date="2026-01-01T00:00:00Z">
        <w:r>
          <w:t xml:space="preserve"> </w:t>
        </w:r>
      </w:ins>
      <w:ins w:id="10891" w:author="PR Preview" w:date="2026-01-01T00:00:00Z">
        <w:r>
          <w:t xml:space="preserve">is a number and</w:t>
        </w:r>
      </w:ins>
      <w:ins w:id="10892" w:author="PR Preview" w:date="2026-01-01T00:00:00Z">
        <w:r>
          <w:t xml:space="preserve"> </w:t>
        </w:r>
      </w:ins>
      <w:ins w:id="10893" w:author="PR Preview" w:date="2026-01-01T00:00:00Z">
        <w:r>
          <w:t xml:space="preserve">$\mathord{\smash[b]{\underset{\raise.3ex\hbox{$\scriptstyle\sim$}}{x}}\vphantom{x}}$</w:t>
        </w:r>
      </w:ins>
      <w:ins w:id="10894" w:author="PR Preview" w:date="2026-01-01T00:00:00Z">
        <w:r>
          <w:t xml:space="preserve"> </w:t>
        </w:r>
      </w:ins>
      <w:ins w:id="10895" w:author="PR Preview" w:date="2026-01-01T00:00:00Z">
        <w:r>
          <w:t xml:space="preserve">is a vector of length</w:t>
        </w:r>
      </w:ins>
      <w:ins w:id="10896" w:author="PR Preview" w:date="2026-01-01T00:00:00Z">
        <w:r>
          <w:t xml:space="preserve"> </w:t>
        </w:r>
      </w:ins>
      <m:oMath>
        <m:r>
          <m:t>p</m:t>
        </m:r>
      </m:oMath>
      <w:ins w:id="10897" w:author="PR Preview" w:date="2026-01-01T00:00:00Z">
        <w:r>
          <w:t xml:space="preserve">, then</w:t>
        </w:r>
      </w:ins>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2"/>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3" w:name="exm-quadratic-form-additive"/>
    <w:p>
      <w:pPr>
        <w:pStyle w:val="BodyText"/>
      </w:pPr>
      <w:del w:id="10898" w:author="PR Preview" w:date="2026-01-01T00:00:00Z">
        <w:r>
          <w:rPr>
            <w:b/>
            <w:bCs/>
          </w:rPr>
          <w:delText xml:space="preserve">Example 138 (Combining two quadratic forms into one)</w:delText>
        </w:r>
      </w:del>
      <w:del w:id="10899" w:author="PR Preview" w:date="2026-01-01T00:00:00Z">
        <w:r>
          <w:delText xml:space="preserve"> </w:delText>
        </w:r>
      </w:del>
      <w:del w:id="10900" w:author="PR Preview" w:date="2026-01-01T00:00:00Z">
        <w:r>
          <w:delText xml:space="preserve">Take</w:delText>
        </w:r>
      </w:del>
      <w:del w:id="109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0902" w:author="PR Preview" w:date="2026-01-01T00:00:00Z">
        <w:r>
          <w:delText xml:space="preserve">,</w:delText>
        </w:r>
      </w:del>
      <w:del w:id="10903" w:author="PR Preview" w:date="2026-01-01T00:00:00Z">
        <w:r>
          <w:delText xml:space="preserve"> </w:delText>
        </w:r>
      </w:del>
      <m:oMath>
        <m:r>
          <m:rPr>
            <m:sty m:val="bi"/>
          </m:rPr>
          <m:t>B</m:t>
        </m:r>
        <m:r>
          <m:rPr>
            <m:sty m:val="p"/>
          </m:rPr>
          <m:t>=</m:t>
        </m:r>
        <m:r>
          <m:rPr>
            <m:sty m:val="bi"/>
          </m:rPr>
          <m:t>I</m:t>
        </m:r>
      </m:oMath>
      <w:del w:id="10904" w:author="PR Preview" w:date="2026-01-01T00:00:00Z">
        <w:r>
          <w:delText xml:space="preserve"> </w:delText>
        </w:r>
      </w:del>
      <w:del w:id="10905" w:author="PR Preview" w:date="2026-01-01T00:00:00Z">
        <w:r>
          <w:delText xml:space="preserve">and</w:delText>
        </w:r>
      </w:del>
      <w:del w:id="10906" w:author="PR Preview" w:date="2026-01-01T00:00:00Z">
        <w:r>
          <w:delText xml:space="preserve"> </w:delText>
        </w:r>
      </w:del>
      <w:del w:id="10907" w:author="PR Preview" w:date="2026-01-01T00:00:00Z">
        <w:r>
          <w:delText xml:space="preserve">$\mathord{\smash[b]{\underset{\raise.3ex\hbox{$\scriptstyle\sim$}}{x}}\vphantom{x}}= (1, 2)$</w:delText>
        </w:r>
      </w:del>
      <w:del w:id="10908" w:author="PR Preview" w:date="2026-01-01T00:00:00Z">
        <w:r>
          <w:delText xml:space="preserve">.</w:delText>
        </w:r>
      </w:del>
      <w:del w:id="10909" w:author="PR Preview" w:date="2026-01-01T00:00:00Z">
        <w:r>
          <w:delText xml:space="preserve"> </w:delText>
        </w:r>
      </w:del>
      <w:del w:id="10910" w:author="PR Preview" w:date="2026-01-01T00:00:00Z">
        <w:r>
          <w:delText xml:space="preserve">Then</w:delText>
        </w:r>
      </w:del>
    </w:p>
    <w:p>
      <w:pPr>
        <w:pStyle w:val="BodyText"/>
      </w:pPr>
      <w:ins w:id="10911" w:author="PR Preview" w:date="2026-01-01T00:00:00Z">
        <w:r>
          <w:rPr>
            <w:b/>
            <w:bCs/>
          </w:rPr>
          <w:t xml:space="preserve">Example 140 (Combining two quadratic forms into one)</w:t>
        </w:r>
      </w:ins>
      <w:ins w:id="10912" w:author="PR Preview" w:date="2026-01-01T00:00:00Z">
        <w:r>
          <w:t xml:space="preserve"> </w:t>
        </w:r>
      </w:ins>
      <w:ins w:id="10913" w:author="PR Preview" w:date="2026-01-01T00:00:00Z">
        <w:r>
          <w:t xml:space="preserve">Take</w:t>
        </w:r>
      </w:ins>
      <w:ins w:id="1091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0915" w:author="PR Preview" w:date="2026-01-01T00:00:00Z">
        <w:r>
          <w:t xml:space="preserve">,</w:t>
        </w:r>
      </w:ins>
      <w:ins w:id="10916" w:author="PR Preview" w:date="2026-01-01T00:00:00Z">
        <w:r>
          <w:t xml:space="preserve"> </w:t>
        </w:r>
      </w:ins>
      <m:oMath>
        <m:r>
          <m:rPr>
            <m:sty m:val="bi"/>
          </m:rPr>
          <m:t>B</m:t>
        </m:r>
        <m:r>
          <m:rPr>
            <m:sty m:val="p"/>
          </m:rPr>
          <m:t>=</m:t>
        </m:r>
        <m:r>
          <m:rPr>
            <m:sty m:val="bi"/>
          </m:rPr>
          <m:t>I</m:t>
        </m:r>
      </m:oMath>
      <w:ins w:id="10917" w:author="PR Preview" w:date="2026-01-01T00:00:00Z">
        <w:r>
          <w:t xml:space="preserve"> </w:t>
        </w:r>
      </w:ins>
      <w:ins w:id="10918" w:author="PR Preview" w:date="2026-01-01T00:00:00Z">
        <w:r>
          <w:t xml:space="preserve">and</w:t>
        </w:r>
      </w:ins>
      <w:ins w:id="10919" w:author="PR Preview" w:date="2026-01-01T00:00:00Z">
        <w:r>
          <w:t xml:space="preserve"> </w:t>
        </w:r>
      </w:ins>
      <w:ins w:id="10920" w:author="PR Preview" w:date="2026-01-01T00:00:00Z">
        <w:r>
          <w:t xml:space="preserve">$\mathord{\smash[b]{\underset{\raise.3ex\hbox{$\scriptstyle\sim$}}{x}}\vphantom{x}}= (1, 2)$</w:t>
        </w:r>
      </w:ins>
      <w:ins w:id="10921" w:author="PR Preview" w:date="2026-01-01T00:00:00Z">
        <w:r>
          <w:t xml:space="preserve">.</w:t>
        </w:r>
      </w:ins>
      <w:ins w:id="10922" w:author="PR Preview" w:date="2026-01-01T00:00:00Z">
        <w:r>
          <w:t xml:space="preserve"> </w:t>
        </w:r>
      </w:ins>
      <w:ins w:id="10923" w:author="PR Preview" w:date="2026-01-01T00:00:00Z">
        <w:r>
          <w:t xml:space="preserve">Then</w:t>
        </w:r>
      </w:ins>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3"/>
    <w:bookmarkStart w:id="464"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4"/>
    <w:bookmarkStart w:id="465" w:name="exm-symmetric-part"/>
    <w:p>
      <w:pPr>
        <w:pStyle w:val="FirstParagraph"/>
      </w:pPr>
      <w:del w:id="10924" w:author="PR Preview" w:date="2026-01-01T00:00:00Z">
        <w:r>
          <w:rPr>
            <w:b/>
            <w:bCs/>
          </w:rPr>
          <w:delText xml:space="preserve">Example 139 (The symmetric part of a</w:delText>
        </w:r>
      </w:del>
      <w:del w:id="10925" w:author="PR Preview" w:date="2026-01-01T00:00:00Z">
        <w:r>
          <w:rPr>
            <w:b/>
            <w:bCs/>
          </w:rPr>
          <w:delText xml:space="preserve"> </w:delText>
        </w:r>
      </w:del>
      <m:oMath>
        <m:r>
          <m:t>2</m:t>
        </m:r>
        <m:r>
          <m:rPr>
            <m:sty m:val="p"/>
          </m:rPr>
          <m:t>×</m:t>
        </m:r>
        <m:r>
          <m:t>2</m:t>
        </m:r>
      </m:oMath>
      <w:del w:id="10926" w:author="PR Preview" w:date="2026-01-01T00:00:00Z">
        <w:r>
          <w:rPr>
            <w:b/>
            <w:bCs/>
          </w:rPr>
          <w:delText xml:space="preserve"> </w:delText>
        </w:r>
      </w:del>
      <w:del w:id="10927" w:author="PR Preview" w:date="2026-01-01T00:00:00Z">
        <w:r>
          <w:rPr>
            <w:b/>
            <w:bCs/>
          </w:rPr>
          <w:delText xml:space="preserve">matrix)</w:delText>
        </w:r>
      </w:del>
      <w:del w:id="10928" w:author="PR Preview" w:date="2026-01-01T00:00:00Z">
        <w:r>
          <w:delText xml:space="preserve"> </w:delText>
        </w:r>
      </w:del>
      <w:del w:id="10929" w:author="PR Preview" w:date="2026-01-01T00:00:00Z">
        <w:r>
          <w:delText xml:space="preserve">For</w:delText>
        </w:r>
      </w:del>
      <w:del w:id="10930"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0931" w:author="PR Preview" w:date="2026-01-01T00:00:00Z">
        <w:r>
          <w:delText xml:space="preserve">,</w:delText>
        </w:r>
      </w:del>
      <w:del w:id="10932" w:author="PR Preview" w:date="2026-01-01T00:00:00Z">
        <w:r>
          <w:delText xml:space="preserve"> </w:delText>
        </w:r>
      </w:del>
      <w:del w:id="10933" w:author="PR Preview" w:date="2026-01-01T00:00:00Z">
        <w:r>
          <w:delText xml:space="preserve">the symmetric part is</w:delText>
        </w:r>
      </w:del>
    </w:p>
    <w:p>
      <w:pPr>
        <w:pStyle w:val="FirstParagraph"/>
      </w:pPr>
      <w:ins w:id="10934" w:author="PR Preview" w:date="2026-01-01T00:00:00Z">
        <w:r>
          <w:rPr>
            <w:b/>
            <w:bCs/>
          </w:rPr>
          <w:t xml:space="preserve">Example 141 (The symmetric part of a</w:t>
        </w:r>
      </w:ins>
      <w:ins w:id="10935" w:author="PR Preview" w:date="2026-01-01T00:00:00Z">
        <w:r>
          <w:rPr>
            <w:b/>
            <w:bCs/>
          </w:rPr>
          <w:t xml:space="preserve"> </w:t>
        </w:r>
      </w:ins>
      <m:oMath>
        <m:r>
          <m:t>2</m:t>
        </m:r>
        <m:r>
          <m:rPr>
            <m:sty m:val="p"/>
          </m:rPr>
          <m:t>×</m:t>
        </m:r>
        <m:r>
          <m:t>2</m:t>
        </m:r>
      </m:oMath>
      <w:ins w:id="10936" w:author="PR Preview" w:date="2026-01-01T00:00:00Z">
        <w:r>
          <w:rPr>
            <w:b/>
            <w:bCs/>
          </w:rPr>
          <w:t xml:space="preserve"> </w:t>
        </w:r>
      </w:ins>
      <w:ins w:id="10937" w:author="PR Preview" w:date="2026-01-01T00:00:00Z">
        <w:r>
          <w:rPr>
            <w:b/>
            <w:bCs/>
          </w:rPr>
          <w:t xml:space="preserve">matrix)</w:t>
        </w:r>
      </w:ins>
      <w:ins w:id="10938" w:author="PR Preview" w:date="2026-01-01T00:00:00Z">
        <w:r>
          <w:t xml:space="preserve"> </w:t>
        </w:r>
      </w:ins>
      <w:ins w:id="10939" w:author="PR Preview" w:date="2026-01-01T00:00:00Z">
        <w:r>
          <w:t xml:space="preserve">For</w:t>
        </w:r>
      </w:ins>
      <w:ins w:id="10940"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0941" w:author="PR Preview" w:date="2026-01-01T00:00:00Z">
        <w:r>
          <w:t xml:space="preserve">,</w:t>
        </w:r>
      </w:ins>
      <w:ins w:id="10942" w:author="PR Preview" w:date="2026-01-01T00:00:00Z">
        <w:r>
          <w:t xml:space="preserve"> </w:t>
        </w:r>
      </w:ins>
      <w:ins w:id="10943"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5"/>
    <w:bookmarkStart w:id="466" w:name="thm-quadratic-form-symmetric"/>
    <w:p>
      <w:pPr>
        <w:pStyle w:val="BodyText"/>
      </w:pPr>
      <w:del w:id="10944" w:author="PR Preview" w:date="2026-01-01T00:00:00Z">
        <w:r>
          <w:rPr>
            <w:b/>
            <w:bCs/>
          </w:rPr>
          <w:delText xml:space="preserve">Theorem 74 (A quadratic form depends only on the symmetric part)</w:delText>
        </w:r>
      </w:del>
      <w:del w:id="10945" w:author="PR Preview" w:date="2026-01-01T00:00:00Z">
        <w:r>
          <w:delText xml:space="preserve"> </w:delText>
        </w:r>
      </w:del>
      <w:del w:id="10946" w:author="PR Preview" w:date="2026-01-01T00:00:00Z">
        <w:r>
          <w:delText xml:space="preserve">If</w:delText>
        </w:r>
      </w:del>
      <w:del w:id="10947" w:author="PR Preview" w:date="2026-01-01T00:00:00Z">
        <w:r>
          <w:delText xml:space="preserve"> </w:delText>
        </w:r>
      </w:del>
      <m:oMath>
        <m:r>
          <m:rPr>
            <m:sty m:val="bi"/>
          </m:rPr>
          <m:t>S</m:t>
        </m:r>
      </m:oMath>
      <w:del w:id="10948" w:author="PR Preview" w:date="2026-01-01T00:00:00Z">
        <w:r>
          <w:delText xml:space="preserve"> </w:delText>
        </w:r>
      </w:del>
      <w:del w:id="10949" w:author="PR Preview" w:date="2026-01-01T00:00:00Z">
        <w:r>
          <w:delText xml:space="preserve">is a</w:delText>
        </w:r>
      </w:del>
      <w:del w:id="10950" w:author="PR Preview" w:date="2026-01-01T00:00:00Z">
        <w:r>
          <w:delText xml:space="preserve"> </w:delText>
        </w:r>
      </w:del>
      <m:oMath>
        <m:r>
          <m:t>p</m:t>
        </m:r>
        <m:r>
          <m:rPr>
            <m:sty m:val="p"/>
          </m:rPr>
          <m:t>×</m:t>
        </m:r>
        <m:r>
          <m:t>p</m:t>
        </m:r>
      </m:oMath>
      <w:del w:id="10951" w:author="PR Preview" w:date="2026-01-01T00:00:00Z">
        <w:r>
          <w:delText xml:space="preserve"> </w:delText>
        </w:r>
      </w:del>
      <w:del w:id="10952" w:author="PR Preview" w:date="2026-01-01T00:00:00Z">
        <w:r>
          <w:delText xml:space="preserve">matrix and</w:delText>
        </w:r>
      </w:del>
      <w:del w:id="10953" w:author="PR Preview" w:date="2026-01-01T00:00:00Z">
        <w:r>
          <w:delText xml:space="preserve"> </w:delText>
        </w:r>
      </w:del>
      <w:del w:id="10954" w:author="PR Preview" w:date="2026-01-01T00:00:00Z">
        <w:r>
          <w:delText xml:space="preserve">$\mathord{\smash[b]{\underset{\raise.3ex\hbox{$\scriptstyle\sim$}}{x}}\vphantom{x}}$</w:delText>
        </w:r>
      </w:del>
      <w:del w:id="10955" w:author="PR Preview" w:date="2026-01-01T00:00:00Z">
        <w:r>
          <w:delText xml:space="preserve"> </w:delText>
        </w:r>
      </w:del>
      <w:del w:id="10956" w:author="PR Preview" w:date="2026-01-01T00:00:00Z">
        <w:r>
          <w:delText xml:space="preserve">is a vector of length</w:delText>
        </w:r>
      </w:del>
      <w:del w:id="10957" w:author="PR Preview" w:date="2026-01-01T00:00:00Z">
        <w:r>
          <w:delText xml:space="preserve"> </w:delText>
        </w:r>
      </w:del>
      <m:oMath>
        <m:r>
          <m:t>p</m:t>
        </m:r>
      </m:oMath>
      <w:del w:id="10958" w:author="PR Preview" w:date="2026-01-01T00:00:00Z">
        <w:r>
          <w:delText xml:space="preserve">, then</w:delText>
        </w:r>
      </w:del>
    </w:p>
    <w:p>
      <w:pPr>
        <w:pStyle w:val="BodyText"/>
      </w:pPr>
      <w:ins w:id="10959" w:author="PR Preview" w:date="2026-01-01T00:00:00Z">
        <w:r>
          <w:rPr>
            <w:b/>
            <w:bCs/>
          </w:rPr>
          <w:t xml:space="preserve">Theorem 75 (A quadratic form depends only on the symmetric part)</w:t>
        </w:r>
      </w:ins>
      <w:ins w:id="10960" w:author="PR Preview" w:date="2026-01-01T00:00:00Z">
        <w:r>
          <w:t xml:space="preserve"> </w:t>
        </w:r>
      </w:ins>
      <w:ins w:id="10961" w:author="PR Preview" w:date="2026-01-01T00:00:00Z">
        <w:r>
          <w:t xml:space="preserve">If</w:t>
        </w:r>
      </w:ins>
      <w:ins w:id="10962" w:author="PR Preview" w:date="2026-01-01T00:00:00Z">
        <w:r>
          <w:t xml:space="preserve"> </w:t>
        </w:r>
      </w:ins>
      <m:oMath>
        <m:r>
          <m:rPr>
            <m:sty m:val="bi"/>
          </m:rPr>
          <m:t>S</m:t>
        </m:r>
      </m:oMath>
      <w:ins w:id="10963" w:author="PR Preview" w:date="2026-01-01T00:00:00Z">
        <w:r>
          <w:t xml:space="preserve"> </w:t>
        </w:r>
      </w:ins>
      <w:ins w:id="10964" w:author="PR Preview" w:date="2026-01-01T00:00:00Z">
        <w:r>
          <w:t xml:space="preserve">is a</w:t>
        </w:r>
      </w:ins>
      <w:ins w:id="10965" w:author="PR Preview" w:date="2026-01-01T00:00:00Z">
        <w:r>
          <w:t xml:space="preserve"> </w:t>
        </w:r>
      </w:ins>
      <m:oMath>
        <m:r>
          <m:t>p</m:t>
        </m:r>
        <m:r>
          <m:rPr>
            <m:sty m:val="p"/>
          </m:rPr>
          <m:t>×</m:t>
        </m:r>
        <m:r>
          <m:t>p</m:t>
        </m:r>
      </m:oMath>
      <w:ins w:id="10966" w:author="PR Preview" w:date="2026-01-01T00:00:00Z">
        <w:r>
          <w:t xml:space="preserve"> </w:t>
        </w:r>
      </w:ins>
      <w:ins w:id="10967" w:author="PR Preview" w:date="2026-01-01T00:00:00Z">
        <w:r>
          <w:t xml:space="preserve">matrix and</w:t>
        </w:r>
      </w:ins>
      <w:ins w:id="10968" w:author="PR Preview" w:date="2026-01-01T00:00:00Z">
        <w:r>
          <w:t xml:space="preserve"> </w:t>
        </w:r>
      </w:ins>
      <w:ins w:id="10969" w:author="PR Preview" w:date="2026-01-01T00:00:00Z">
        <w:r>
          <w:t xml:space="preserve">$\mathord{\smash[b]{\underset{\raise.3ex\hbox{$\scriptstyle\sim$}}{x}}\vphantom{x}}$</w:t>
        </w:r>
      </w:ins>
      <w:ins w:id="10970" w:author="PR Preview" w:date="2026-01-01T00:00:00Z">
        <w:r>
          <w:t xml:space="preserve"> </w:t>
        </w:r>
      </w:ins>
      <w:ins w:id="10971" w:author="PR Preview" w:date="2026-01-01T00:00:00Z">
        <w:r>
          <w:t xml:space="preserve">is a vector of length</w:t>
        </w:r>
      </w:ins>
      <w:ins w:id="10972" w:author="PR Preview" w:date="2026-01-01T00:00:00Z">
        <w:r>
          <w:t xml:space="preserve"> </w:t>
        </w:r>
      </w:ins>
      <m:oMath>
        <m:r>
          <m:t>p</m:t>
        </m:r>
      </m:oMath>
      <w:ins w:id="10973" w:author="PR Preview" w:date="2026-01-01T00:00:00Z">
        <w:r>
          <w:t xml:space="preserve">, then</w:t>
        </w:r>
      </w:ins>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6"/>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7" w:name="exm-quadratic-form-symmetric"/>
    <w:p>
      <w:pPr>
        <w:pStyle w:val="BodyText"/>
      </w:pPr>
      <w:del w:id="10974" w:author="PR Preview" w:date="2026-01-01T00:00:00Z">
        <w:r>
          <w:rPr>
            <w:b/>
            <w:bCs/>
          </w:rPr>
          <w:delText xml:space="preserve">Example 140 (Replacing a matrix by its symmetric part)</w:delText>
        </w:r>
      </w:del>
      <w:del w:id="10975" w:author="PR Preview" w:date="2026-01-01T00:00:00Z">
        <w:r>
          <w:delText xml:space="preserve"> </w:delText>
        </w:r>
      </w:del>
      <w:del w:id="10976" w:author="PR Preview" w:date="2026-01-01T00:00:00Z">
        <w:r>
          <w:delText xml:space="preserve">With</w:delText>
        </w:r>
      </w:del>
      <w:del w:id="10977"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0978" w:author="PR Preview" w:date="2026-01-01T00:00:00Z">
        <w:r>
          <w:delText xml:space="preserve"> </w:delText>
        </w:r>
      </w:del>
      <w:del w:id="10979" w:author="PR Preview" w:date="2026-01-01T00:00:00Z">
        <w:r>
          <w:delText xml:space="preserve">from</w:delText>
        </w:r>
      </w:del>
      <w:del w:id="10980" w:author="PR Preview" w:date="2026-01-01T00:00:00Z">
        <w:r>
          <w:delText xml:space="preserve"> </w:delText>
        </w:r>
      </w:del>
      <w:hyperlink w:anchor="exm-symmetric-part">
        <w:del w:id="10981" w:author="PR Preview" w:date="2026-01-01T00:00:00Z">
          <w:r>
            <w:rPr>
              <w:rStyle w:val="Hyperlink"/>
            </w:rPr>
            <w:delText xml:space="preserve">Example 139</w:delText>
          </w:r>
        </w:del>
      </w:hyperlink>
      <w:del w:id="10982" w:author="PR Preview" w:date="2026-01-01T00:00:00Z">
        <w:r>
          <w:delText xml:space="preserve"> </w:delText>
        </w:r>
      </w:del>
      <w:del w:id="10983" w:author="PR Preview" w:date="2026-01-01T00:00:00Z">
        <w:r>
          <w:delText xml:space="preserve">and</w:delText>
        </w:r>
      </w:del>
      <w:del w:id="10984" w:author="PR Preview" w:date="2026-01-01T00:00:00Z">
        <w:r>
          <w:delText xml:space="preserve"> </w:delText>
        </w:r>
      </w:del>
      <w:del w:id="10985" w:author="PR Preview" w:date="2026-01-01T00:00:00Z">
        <w:r>
          <w:delText xml:space="preserve">$\mathord{\smash[b]{\underset{\raise.3ex\hbox{$\scriptstyle\sim$}}{x}}\vphantom{x}}= (1, 1)$</w:delText>
        </w:r>
      </w:del>
      <w:del w:id="10986" w:author="PR Preview" w:date="2026-01-01T00:00:00Z">
        <w:r>
          <w:delText xml:space="preserve">:</w:delText>
        </w:r>
      </w:del>
    </w:p>
    <w:p>
      <w:pPr>
        <w:pStyle w:val="BodyText"/>
      </w:pPr>
      <w:ins w:id="10987" w:author="PR Preview" w:date="2026-01-01T00:00:00Z">
        <w:r>
          <w:rPr>
            <w:b/>
            <w:bCs/>
          </w:rPr>
          <w:t xml:space="preserve">Example 142 (Replacing a matrix by its symmetric part)</w:t>
        </w:r>
      </w:ins>
      <w:ins w:id="10988" w:author="PR Preview" w:date="2026-01-01T00:00:00Z">
        <w:r>
          <w:t xml:space="preserve"> </w:t>
        </w:r>
      </w:ins>
      <w:ins w:id="10989" w:author="PR Preview" w:date="2026-01-01T00:00:00Z">
        <w:r>
          <w:t xml:space="preserve">With</w:t>
        </w:r>
      </w:ins>
      <w:ins w:id="10990"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0991" w:author="PR Preview" w:date="2026-01-01T00:00:00Z">
        <w:r>
          <w:t xml:space="preserve"> </w:t>
        </w:r>
      </w:ins>
      <w:ins w:id="10992" w:author="PR Preview" w:date="2026-01-01T00:00:00Z">
        <w:r>
          <w:t xml:space="preserve">from</w:t>
        </w:r>
      </w:ins>
      <w:ins w:id="10993" w:author="PR Preview" w:date="2026-01-01T00:00:00Z">
        <w:r>
          <w:t xml:space="preserve"> </w:t>
        </w:r>
      </w:ins>
      <w:hyperlink w:anchor="exm-symmetric-part">
        <w:ins w:id="10994" w:author="PR Preview" w:date="2026-01-01T00:00:00Z">
          <w:r>
            <w:rPr>
              <w:rStyle w:val="Hyperlink"/>
            </w:rPr>
            <w:t xml:space="preserve">Example 141</w:t>
          </w:r>
        </w:ins>
      </w:hyperlink>
      <w:ins w:id="10995" w:author="PR Preview" w:date="2026-01-01T00:00:00Z">
        <w:r>
          <w:t xml:space="preserve"> </w:t>
        </w:r>
      </w:ins>
      <w:ins w:id="10996" w:author="PR Preview" w:date="2026-01-01T00:00:00Z">
        <w:r>
          <w:t xml:space="preserve">and</w:t>
        </w:r>
      </w:ins>
      <w:ins w:id="10997" w:author="PR Preview" w:date="2026-01-01T00:00:00Z">
        <w:r>
          <w:t xml:space="preserve"> </w:t>
        </w:r>
      </w:ins>
      <w:ins w:id="10998" w:author="PR Preview" w:date="2026-01-01T00:00:00Z">
        <w:r>
          <w:t xml:space="preserve">$\mathord{\smash[b]{\underset{\raise.3ex\hbox{$\scriptstyle\sim$}}{x}}\vphantom{x}}= (1, 1)$</w:t>
        </w:r>
      </w:ins>
      <w:ins w:id="10999" w:author="PR Preview" w:date="2026-01-01T00:00:00Z">
        <w:r>
          <w:t xml:space="preserve">:</w:t>
        </w:r>
      </w:ins>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7"/>
    <w:bookmarkEnd w:id="468"/>
    <w:bookmarkStart w:id="483" w:name="trace-and-matrix-inner-product"/>
    <w:p>
      <w:pPr>
        <w:pStyle w:val="Heading2"/>
      </w:pPr>
      <w:r>
        <w:t xml:space="preserve">16 Trace and Matrix Inner Product</w:t>
      </w:r>
    </w:p>
    <w:bookmarkStart w:id="469" w:name="def-trace"/>
    <w:p>
      <w:pPr>
        <w:pStyle w:val="FirstParagraph"/>
      </w:pPr>
      <w:del w:id="11000" w:author="PR Preview" w:date="2026-01-01T00:00:00Z">
        <w:r>
          <w:rPr>
            <w:b/>
            <w:bCs/>
          </w:rPr>
          <w:delText xml:space="preserve">Definition 92 (Trace)</w:delText>
        </w:r>
      </w:del>
      <w:del w:id="11001" w:author="PR Preview" w:date="2026-01-01T00:00:00Z">
        <w:r>
          <w:delText xml:space="preserve"> </w:delText>
        </w:r>
      </w:del>
      <w:del w:id="11002" w:author="PR Preview" w:date="2026-01-01T00:00:00Z">
        <w:r>
          <w:delText xml:space="preserve">The</w:delText>
        </w:r>
      </w:del>
      <w:del w:id="11003" w:author="PR Preview" w:date="2026-01-01T00:00:00Z">
        <w:r>
          <w:delText xml:space="preserve"> </w:delText>
        </w:r>
      </w:del>
      <w:del w:id="11004" w:author="PR Preview" w:date="2026-01-01T00:00:00Z">
        <w:r>
          <w:rPr>
            <w:b/>
            <w:bCs/>
          </w:rPr>
          <w:delText xml:space="preserve">trace</w:delText>
        </w:r>
      </w:del>
      <w:del w:id="11005" w:author="PR Preview" w:date="2026-01-01T00:00:00Z">
        <w:r>
          <w:delText xml:space="preserve"> </w:delText>
        </w:r>
      </w:del>
      <w:del w:id="11006" w:author="PR Preview" w:date="2026-01-01T00:00:00Z">
        <w:r>
          <w:delText xml:space="preserve">of a</w:delText>
        </w:r>
      </w:del>
      <w:del w:id="11007" w:author="PR Preview" w:date="2026-01-01T00:00:00Z">
        <w:r>
          <w:delText xml:space="preserve"> </w:delText>
        </w:r>
      </w:del>
      <m:oMath>
        <m:r>
          <m:t>p</m:t>
        </m:r>
        <m:r>
          <m:rPr>
            <m:sty m:val="p"/>
          </m:rPr>
          <m:t>×</m:t>
        </m:r>
        <m:r>
          <m:t>p</m:t>
        </m:r>
      </m:oMath>
      <w:del w:id="11008" w:author="PR Preview" w:date="2026-01-01T00:00:00Z">
        <w:r>
          <w:delText xml:space="preserve"> </w:delText>
        </w:r>
      </w:del>
      <w:del w:id="11009" w:author="PR Preview" w:date="2026-01-01T00:00:00Z">
        <w:r>
          <w:delText xml:space="preserve">matrix</w:delText>
        </w:r>
      </w:del>
      <w:del w:id="11010" w:author="PR Preview" w:date="2026-01-01T00:00:00Z">
        <w:r>
          <w:delText xml:space="preserve"> </w:delText>
        </w:r>
      </w:del>
      <m:oMath>
        <m:r>
          <m:rPr>
            <m:sty m:val="bi"/>
          </m:rPr>
          <m:t>M</m:t>
        </m:r>
      </m:oMath>
      <w:del w:id="11011" w:author="PR Preview" w:date="2026-01-01T00:00:00Z">
        <w:r>
          <w:delText xml:space="preserve"> </w:delText>
        </w:r>
      </w:del>
      <w:del w:id="11012" w:author="PR Preview" w:date="2026-01-01T00:00:00Z">
        <w:r>
          <w:delText xml:space="preserve">is the sum of its diagonal entries:</w:delText>
        </w:r>
      </w:del>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p>
      <w:pPr>
        <w:pStyle w:val="FirstParagraph"/>
      </w:pPr>
      <w:del w:id="11013" w:author="PR Preview" w:date="2026-01-01T00:00:00Z">
        <w:r>
          <w:rPr>
            <w:b/>
            <w:bCs/>
          </w:rPr>
          <w:delText xml:space="preserve">Example 141 (The trace of a</w:delText>
        </w:r>
      </w:del>
      <w:del w:id="11014" w:author="PR Preview" w:date="2026-01-01T00:00:00Z">
        <w:r>
          <w:rPr>
            <w:b/>
            <w:bCs/>
          </w:rPr>
          <w:delText xml:space="preserve"> </w:delText>
        </w:r>
      </w:del>
      <m:oMath>
        <m:r>
          <m:t>2</m:t>
        </m:r>
        <m:r>
          <m:rPr>
            <m:sty m:val="p"/>
          </m:rPr>
          <m:t>×</m:t>
        </m:r>
        <m:r>
          <m:t>2</m:t>
        </m:r>
      </m:oMath>
      <w:del w:id="11015" w:author="PR Preview" w:date="2026-01-01T00:00:00Z">
        <w:r>
          <w:rPr>
            <w:b/>
            <w:bCs/>
          </w:rPr>
          <w:delText xml:space="preserve"> </w:delText>
        </w:r>
      </w:del>
      <w:del w:id="11016"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11017" w:author="PR Preview" w:date="2026-01-01T00:00:00Z">
        <w:r>
          <w:rPr>
            <w:b/>
            <w:bCs/>
          </w:rPr>
          <w:delText xml:space="preserve">Theorem 75 (The trace of a product does not depend on the order)</w:delText>
        </w:r>
      </w:del>
      <w:del w:id="11018" w:author="PR Preview" w:date="2026-01-01T00:00:00Z">
        <w:r>
          <w:delText xml:space="preserve"> </w:delText>
        </w:r>
      </w:del>
      <w:del w:id="11019" w:author="PR Preview" w:date="2026-01-01T00:00:00Z">
        <w:r>
          <w:delText xml:space="preserve">For an</w:delText>
        </w:r>
      </w:del>
      <w:del w:id="11020" w:author="PR Preview" w:date="2026-01-01T00:00:00Z">
        <w:r>
          <w:delText xml:space="preserve"> </w:delText>
        </w:r>
      </w:del>
      <m:oMath>
        <m:r>
          <m:t>m</m:t>
        </m:r>
        <m:r>
          <m:rPr>
            <m:sty m:val="p"/>
          </m:rPr>
          <m:t>×</m:t>
        </m:r>
        <m:r>
          <m:t>n</m:t>
        </m:r>
      </m:oMath>
      <w:del w:id="11021" w:author="PR Preview" w:date="2026-01-01T00:00:00Z">
        <w:r>
          <w:delText xml:space="preserve"> </w:delText>
        </w:r>
      </w:del>
      <w:del w:id="11022" w:author="PR Preview" w:date="2026-01-01T00:00:00Z">
        <w:r>
          <w:delText xml:space="preserve">matrix</w:delText>
        </w:r>
      </w:del>
      <w:del w:id="11023" w:author="PR Preview" w:date="2026-01-01T00:00:00Z">
        <w:r>
          <w:delText xml:space="preserve"> </w:delText>
        </w:r>
      </w:del>
      <m:oMath>
        <m:r>
          <m:rPr>
            <m:sty m:val="bi"/>
          </m:rPr>
          <m:t>A</m:t>
        </m:r>
      </m:oMath>
      <w:del w:id="11024" w:author="PR Preview" w:date="2026-01-01T00:00:00Z">
        <w:r>
          <w:delText xml:space="preserve"> </w:delText>
        </w:r>
      </w:del>
      <w:del w:id="11025" w:author="PR Preview" w:date="2026-01-01T00:00:00Z">
        <w:r>
          <w:delText xml:space="preserve">and an</w:delText>
        </w:r>
      </w:del>
      <w:del w:id="11026" w:author="PR Preview" w:date="2026-01-01T00:00:00Z">
        <w:r>
          <w:delText xml:space="preserve"> </w:delText>
        </w:r>
      </w:del>
      <m:oMath>
        <m:r>
          <m:t>n</m:t>
        </m:r>
        <m:r>
          <m:rPr>
            <m:sty m:val="p"/>
          </m:rPr>
          <m:t>×</m:t>
        </m:r>
        <m:r>
          <m:t>m</m:t>
        </m:r>
      </m:oMath>
      <w:del w:id="11027" w:author="PR Preview" w:date="2026-01-01T00:00:00Z">
        <w:r>
          <w:delText xml:space="preserve"> </w:delText>
        </w:r>
      </w:del>
      <w:del w:id="11028" w:author="PR Preview" w:date="2026-01-01T00:00:00Z">
        <w:r>
          <w:delText xml:space="preserve">matrix</w:delText>
        </w:r>
      </w:del>
      <w:del w:id="11029" w:author="PR Preview" w:date="2026-01-01T00:00:00Z">
        <w:r>
          <w:delText xml:space="preserve"> </w:delText>
        </w:r>
      </w:del>
      <m:oMath>
        <m:r>
          <m:rPr>
            <m:sty m:val="bi"/>
          </m:rPr>
          <m:t>B</m:t>
        </m:r>
      </m:oMath>
      <w:del w:id="11030" w:author="PR Preview" w:date="2026-01-01T00:00:00Z">
        <w:r>
          <w:delText xml:space="preserve">:</w:delText>
        </w:r>
      </w:del>
    </w:p>
    <w:p>
      <w:pPr>
        <w:pStyle w:val="FirstParagraph"/>
      </w:pPr>
      <w:ins w:id="11031" w:author="PR Preview" w:date="2026-01-01T00:00:00Z">
        <w:r>
          <w:rPr>
            <w:b/>
            <w:bCs/>
          </w:rPr>
          <w:t xml:space="preserve">Definition 92 (Trace)</w:t>
        </w:r>
      </w:ins>
      <w:ins w:id="11032" w:author="PR Preview" w:date="2026-01-01T00:00:00Z">
        <w:r>
          <w:t xml:space="preserve"> </w:t>
        </w:r>
      </w:ins>
      <w:ins w:id="11033" w:author="PR Preview" w:date="2026-01-01T00:00:00Z">
        <w:r>
          <w:t xml:space="preserve">The</w:t>
        </w:r>
      </w:ins>
      <w:ins w:id="11034" w:author="PR Preview" w:date="2026-01-01T00:00:00Z">
        <w:r>
          <w:t xml:space="preserve"> </w:t>
        </w:r>
      </w:ins>
      <w:ins w:id="11035" w:author="PR Preview" w:date="2026-01-01T00:00:00Z">
        <w:r>
          <w:rPr>
            <w:b/>
            <w:bCs/>
          </w:rPr>
          <w:t xml:space="preserve">trace</w:t>
        </w:r>
      </w:ins>
      <w:ins w:id="11036" w:author="PR Preview" w:date="2026-01-01T00:00:00Z">
        <w:r>
          <w:t xml:space="preserve"> </w:t>
        </w:r>
      </w:ins>
      <w:ins w:id="11037" w:author="PR Preview" w:date="2026-01-01T00:00:00Z">
        <w:r>
          <w:t xml:space="preserve">[66]</w:t>
        </w:r>
      </w:ins>
      <w:ins w:id="11038" w:author="PR Preview" w:date="2026-01-01T00:00:00Z">
        <w:r>
          <w:t xml:space="preserve"> </w:t>
        </w:r>
      </w:ins>
      <w:ins w:id="11039" w:author="PR Preview" w:date="2026-01-01T00:00:00Z">
        <w:r>
          <w:t xml:space="preserve">of a</w:t>
        </w:r>
      </w:ins>
      <w:ins w:id="11040" w:author="PR Preview" w:date="2026-01-01T00:00:00Z">
        <w:r>
          <w:t xml:space="preserve"> </w:t>
        </w:r>
      </w:ins>
      <m:oMath>
        <m:r>
          <m:t>p</m:t>
        </m:r>
        <m:r>
          <m:rPr>
            <m:sty m:val="p"/>
          </m:rPr>
          <m:t>×</m:t>
        </m:r>
        <m:r>
          <m:t>p</m:t>
        </m:r>
      </m:oMath>
      <w:ins w:id="11041" w:author="PR Preview" w:date="2026-01-01T00:00:00Z">
        <w:r>
          <w:t xml:space="preserve"> </w:t>
        </w:r>
      </w:ins>
      <w:ins w:id="11042" w:author="PR Preview" w:date="2026-01-01T00:00:00Z">
        <w:r>
          <w:t xml:space="preserve">matrix</w:t>
        </w:r>
      </w:ins>
      <w:ins w:id="11043" w:author="PR Preview" w:date="2026-01-01T00:00:00Z">
        <w:r>
          <w:t xml:space="preserve"> </w:t>
        </w:r>
      </w:ins>
      <m:oMath>
        <m:r>
          <m:rPr>
            <m:sty m:val="bi"/>
          </m:rPr>
          <m:t>M</m:t>
        </m:r>
      </m:oMath>
      <w:ins w:id="11044" w:author="PR Preview" w:date="2026-01-01T00:00:00Z">
        <w:r>
          <w:t xml:space="preserve"> </w:t>
        </w:r>
      </w:ins>
      <w:ins w:id="11045" w:author="PR Preview" w:date="2026-01-01T00:00:00Z">
        <w:r>
          <w:t xml:space="preserve">is the sum of its diagonal entries:</w:t>
        </w:r>
      </w:ins>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9"/>
    <w:bookmarkStart w:id="470" w:name="exm-trace"/>
    <w:p>
      <w:pPr>
        <w:pStyle w:val="FirstParagraph"/>
      </w:pPr>
      <w:ins w:id="11046" w:author="PR Preview" w:date="2026-01-01T00:00:00Z">
        <w:r>
          <w:rPr>
            <w:b/>
            <w:bCs/>
          </w:rPr>
          <w:t xml:space="preserve">Example 143 (The trace of a</w:t>
        </w:r>
      </w:ins>
      <w:ins w:id="11047" w:author="PR Preview" w:date="2026-01-01T00:00:00Z">
        <w:r>
          <w:rPr>
            <w:b/>
            <w:bCs/>
          </w:rPr>
          <w:t xml:space="preserve"> </w:t>
        </w:r>
      </w:ins>
      <m:oMath>
        <m:r>
          <m:t>2</m:t>
        </m:r>
        <m:r>
          <m:rPr>
            <m:sty m:val="p"/>
          </m:rPr>
          <m:t>×</m:t>
        </m:r>
        <m:r>
          <m:t>2</m:t>
        </m:r>
      </m:oMath>
      <w:ins w:id="11048" w:author="PR Preview" w:date="2026-01-01T00:00:00Z">
        <w:r>
          <w:rPr>
            <w:b/>
            <w:bCs/>
          </w:rPr>
          <w:t xml:space="preserve"> </w:t>
        </w:r>
      </w:ins>
      <w:ins w:id="11049"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0"/>
    <w:bookmarkStart w:id="471" w:name="thm-trace-cyclic"/>
    <w:p>
      <w:pPr>
        <w:pStyle w:val="FirstParagraph"/>
      </w:pPr>
      <w:ins w:id="11050" w:author="PR Preview" w:date="2026-01-01T00:00:00Z">
        <w:r>
          <w:rPr>
            <w:b/>
            <w:bCs/>
          </w:rPr>
          <w:t xml:space="preserve">Theorem 76 (The trace of a product does not depend on the order)</w:t>
        </w:r>
      </w:ins>
      <w:ins w:id="11051" w:author="PR Preview" w:date="2026-01-01T00:00:00Z">
        <w:r>
          <w:t xml:space="preserve"> </w:t>
        </w:r>
      </w:ins>
      <w:ins w:id="11052" w:author="PR Preview" w:date="2026-01-01T00:00:00Z">
        <w:r>
          <w:t xml:space="preserve">For an</w:t>
        </w:r>
      </w:ins>
      <w:ins w:id="11053" w:author="PR Preview" w:date="2026-01-01T00:00:00Z">
        <w:r>
          <w:t xml:space="preserve"> </w:t>
        </w:r>
      </w:ins>
      <m:oMath>
        <m:r>
          <m:t>m</m:t>
        </m:r>
        <m:r>
          <m:rPr>
            <m:sty m:val="p"/>
          </m:rPr>
          <m:t>×</m:t>
        </m:r>
        <m:r>
          <m:t>n</m:t>
        </m:r>
      </m:oMath>
      <w:ins w:id="11054" w:author="PR Preview" w:date="2026-01-01T00:00:00Z">
        <w:r>
          <w:t xml:space="preserve"> </w:t>
        </w:r>
      </w:ins>
      <w:ins w:id="11055" w:author="PR Preview" w:date="2026-01-01T00:00:00Z">
        <w:r>
          <w:t xml:space="preserve">matrix</w:t>
        </w:r>
      </w:ins>
      <w:ins w:id="11056" w:author="PR Preview" w:date="2026-01-01T00:00:00Z">
        <w:r>
          <w:t xml:space="preserve"> </w:t>
        </w:r>
      </w:ins>
      <m:oMath>
        <m:r>
          <m:rPr>
            <m:sty m:val="bi"/>
          </m:rPr>
          <m:t>A</m:t>
        </m:r>
      </m:oMath>
      <w:ins w:id="11057" w:author="PR Preview" w:date="2026-01-01T00:00:00Z">
        <w:r>
          <w:t xml:space="preserve"> </w:t>
        </w:r>
      </w:ins>
      <w:ins w:id="11058" w:author="PR Preview" w:date="2026-01-01T00:00:00Z">
        <w:r>
          <w:t xml:space="preserve">and an</w:t>
        </w:r>
      </w:ins>
      <w:ins w:id="11059" w:author="PR Preview" w:date="2026-01-01T00:00:00Z">
        <w:r>
          <w:t xml:space="preserve"> </w:t>
        </w:r>
      </w:ins>
      <m:oMath>
        <m:r>
          <m:t>n</m:t>
        </m:r>
        <m:r>
          <m:rPr>
            <m:sty m:val="p"/>
          </m:rPr>
          <m:t>×</m:t>
        </m:r>
        <m:r>
          <m:t>m</m:t>
        </m:r>
      </m:oMath>
      <w:ins w:id="11060" w:author="PR Preview" w:date="2026-01-01T00:00:00Z">
        <w:r>
          <w:t xml:space="preserve"> </w:t>
        </w:r>
      </w:ins>
      <w:ins w:id="11061" w:author="PR Preview" w:date="2026-01-01T00:00:00Z">
        <w:r>
          <w:t xml:space="preserve">matrix</w:t>
        </w:r>
      </w:ins>
      <w:ins w:id="11062" w:author="PR Preview" w:date="2026-01-01T00:00:00Z">
        <w:r>
          <w:t xml:space="preserve"> </w:t>
        </w:r>
      </w:ins>
      <m:oMath>
        <m:r>
          <m:rPr>
            <m:sty m:val="bi"/>
          </m:rPr>
          <m:t>B</m:t>
        </m:r>
      </m:oMath>
      <w:ins w:id="11063"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2" w:name="exm-trace-cyclic"/>
    <w:p>
      <w:pPr>
        <w:pStyle w:val="FirstParagraph"/>
      </w:pPr>
      <w:del w:id="11064" w:author="PR Preview" w:date="2026-01-01T00:00:00Z">
        <w:r>
          <w:rPr>
            <w:b/>
            <w:bCs/>
          </w:rPr>
          <w:delText xml:space="preserve">Example 142 (Traces of the two products of a</w:delText>
        </w:r>
      </w:del>
      <w:del w:id="11065" w:author="PR Preview" w:date="2026-01-01T00:00:00Z">
        <w:r>
          <w:rPr>
            <w:b/>
            <w:bCs/>
          </w:rPr>
          <w:delText xml:space="preserve"> </w:delText>
        </w:r>
      </w:del>
      <m:oMath>
        <m:r>
          <m:t>2</m:t>
        </m:r>
        <m:r>
          <m:rPr>
            <m:sty m:val="p"/>
          </m:rPr>
          <m:t>×</m:t>
        </m:r>
        <m:r>
          <m:t>3</m:t>
        </m:r>
      </m:oMath>
      <w:del w:id="11066" w:author="PR Preview" w:date="2026-01-01T00:00:00Z">
        <w:r>
          <w:rPr>
            <w:b/>
            <w:bCs/>
          </w:rPr>
          <w:delText xml:space="preserve"> </w:delText>
        </w:r>
      </w:del>
      <w:del w:id="11067" w:author="PR Preview" w:date="2026-01-01T00:00:00Z">
        <w:r>
          <w:rPr>
            <w:b/>
            <w:bCs/>
          </w:rPr>
          <w:delText xml:space="preserve">and a</w:delText>
        </w:r>
      </w:del>
      <w:del w:id="11068" w:author="PR Preview" w:date="2026-01-01T00:00:00Z">
        <w:r>
          <w:rPr>
            <w:b/>
            <w:bCs/>
          </w:rPr>
          <w:delText xml:space="preserve"> </w:delText>
        </w:r>
      </w:del>
      <m:oMath>
        <m:r>
          <m:t>3</m:t>
        </m:r>
        <m:r>
          <m:rPr>
            <m:sty m:val="p"/>
          </m:rPr>
          <m:t>×</m:t>
        </m:r>
        <m:r>
          <m:t>2</m:t>
        </m:r>
      </m:oMath>
      <w:del w:id="11069" w:author="PR Preview" w:date="2026-01-01T00:00:00Z">
        <w:r>
          <w:rPr>
            <w:b/>
            <w:bCs/>
          </w:rPr>
          <w:delText xml:space="preserve"> </w:delText>
        </w:r>
      </w:del>
      <w:del w:id="11070" w:author="PR Preview" w:date="2026-01-01T00:00:00Z">
        <w:r>
          <w:rPr>
            <w:b/>
            <w:bCs/>
          </w:rPr>
          <w:delText xml:space="preserve">matrix)</w:delText>
        </w:r>
      </w:del>
      <w:del w:id="11071" w:author="PR Preview" w:date="2026-01-01T00:00:00Z">
        <w:r>
          <w:delText xml:space="preserve"> </w:delText>
        </w:r>
      </w:del>
      <w:del w:id="11072" w:author="PR Preview" w:date="2026-01-01T00:00:00Z">
        <w:r>
          <w:delText xml:space="preserve">Let</w:delText>
        </w:r>
      </w:del>
    </w:p>
    <w:p>
      <w:pPr>
        <w:pStyle w:val="FirstParagraph"/>
      </w:pPr>
      <w:ins w:id="11073" w:author="PR Preview" w:date="2026-01-01T00:00:00Z">
        <w:r>
          <w:rPr>
            <w:b/>
            <w:bCs/>
          </w:rPr>
          <w:t xml:space="preserve">Example 144 (Traces of the two products of a</w:t>
        </w:r>
      </w:ins>
      <w:ins w:id="11074" w:author="PR Preview" w:date="2026-01-01T00:00:00Z">
        <w:r>
          <w:rPr>
            <w:b/>
            <w:bCs/>
          </w:rPr>
          <w:t xml:space="preserve"> </w:t>
        </w:r>
      </w:ins>
      <m:oMath>
        <m:r>
          <m:t>2</m:t>
        </m:r>
        <m:r>
          <m:rPr>
            <m:sty m:val="p"/>
          </m:rPr>
          <m:t>×</m:t>
        </m:r>
        <m:r>
          <m:t>3</m:t>
        </m:r>
      </m:oMath>
      <w:ins w:id="11075" w:author="PR Preview" w:date="2026-01-01T00:00:00Z">
        <w:r>
          <w:rPr>
            <w:b/>
            <w:bCs/>
          </w:rPr>
          <w:t xml:space="preserve"> </w:t>
        </w:r>
      </w:ins>
      <w:ins w:id="11076" w:author="PR Preview" w:date="2026-01-01T00:00:00Z">
        <w:r>
          <w:rPr>
            <w:b/>
            <w:bCs/>
          </w:rPr>
          <w:t xml:space="preserve">and a</w:t>
        </w:r>
      </w:ins>
      <w:ins w:id="11077" w:author="PR Preview" w:date="2026-01-01T00:00:00Z">
        <w:r>
          <w:rPr>
            <w:b/>
            <w:bCs/>
          </w:rPr>
          <w:t xml:space="preserve"> </w:t>
        </w:r>
      </w:ins>
      <m:oMath>
        <m:r>
          <m:t>3</m:t>
        </m:r>
        <m:r>
          <m:rPr>
            <m:sty m:val="p"/>
          </m:rPr>
          <m:t>×</m:t>
        </m:r>
        <m:r>
          <m:t>2</m:t>
        </m:r>
      </m:oMath>
      <w:ins w:id="11078" w:author="PR Preview" w:date="2026-01-01T00:00:00Z">
        <w:r>
          <w:rPr>
            <w:b/>
            <w:bCs/>
          </w:rPr>
          <w:t xml:space="preserve"> </w:t>
        </w:r>
      </w:ins>
      <w:ins w:id="11079" w:author="PR Preview" w:date="2026-01-01T00:00:00Z">
        <w:r>
          <w:rPr>
            <w:b/>
            <w:bCs/>
          </w:rPr>
          <w:t xml:space="preserve">matrix)</w:t>
        </w:r>
      </w:ins>
      <w:ins w:id="11080" w:author="PR Preview" w:date="2026-01-01T00:00:00Z">
        <w:r>
          <w:t xml:space="preserve"> </w:t>
        </w:r>
      </w:ins>
      <w:ins w:id="11081"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2"/>
    <w:bookmarkStart w:id="473" w:name="rem-trace-cyclic-triple"/>
    <w:p>
      <w:pPr>
        <w:pStyle w:val="BodyText"/>
      </w:pPr>
      <w:del w:id="11082" w:author="PR Preview" w:date="2026-01-01T00:00:00Z">
        <w:r>
          <w:rPr>
            <w:i/>
            <w:iCs/>
          </w:rPr>
          <w:delText xml:space="preserve">Remark 33</w:delText>
        </w:r>
      </w:del>
      <w:del w:id="11083" w:author="PR Preview" w:date="2026-01-01T00:00:00Z">
        <w:r>
          <w:delText xml:space="preserve"> (Moving a factor of a triple product). </w:delText>
        </w:r>
      </w:del>
      <w:del w:id="11084" w:author="PR Preview" w:date="2026-01-01T00:00:00Z">
        <w:r>
          <w:delText xml:space="preserve">Let</w:delText>
        </w:r>
      </w:del>
      <w:del w:id="11085" w:author="PR Preview" w:date="2026-01-01T00:00:00Z">
        <w:r>
          <w:delText xml:space="preserve"> </w:delText>
        </w:r>
      </w:del>
      <m:oMath>
        <m:r>
          <m:rPr>
            <m:sty m:val="bi"/>
          </m:rPr>
          <m:t>A</m:t>
        </m:r>
      </m:oMath>
      <w:del w:id="11086" w:author="PR Preview" w:date="2026-01-01T00:00:00Z">
        <w:r>
          <w:delText xml:space="preserve"> </w:delText>
        </w:r>
      </w:del>
      <w:del w:id="11087" w:author="PR Preview" w:date="2026-01-01T00:00:00Z">
        <w:r>
          <w:delText xml:space="preserve">be</w:delText>
        </w:r>
      </w:del>
      <w:del w:id="11088" w:author="PR Preview" w:date="2026-01-01T00:00:00Z">
        <w:r>
          <w:delText xml:space="preserve"> </w:delText>
        </w:r>
      </w:del>
      <m:oMath>
        <m:r>
          <m:t>m</m:t>
        </m:r>
        <m:r>
          <m:rPr>
            <m:sty m:val="p"/>
          </m:rPr>
          <m:t>×</m:t>
        </m:r>
        <m:r>
          <m:t>n</m:t>
        </m:r>
      </m:oMath>
      <w:del w:id="11089" w:author="PR Preview" w:date="2026-01-01T00:00:00Z">
        <w:r>
          <w:delText xml:space="preserve">,</w:delText>
        </w:r>
      </w:del>
      <w:del w:id="11090" w:author="PR Preview" w:date="2026-01-01T00:00:00Z">
        <w:r>
          <w:delText xml:space="preserve"> </w:delText>
        </w:r>
      </w:del>
      <m:oMath>
        <m:r>
          <m:rPr>
            <m:sty m:val="bi"/>
          </m:rPr>
          <m:t>B</m:t>
        </m:r>
      </m:oMath>
      <w:del w:id="11091" w:author="PR Preview" w:date="2026-01-01T00:00:00Z">
        <w:r>
          <w:delText xml:space="preserve"> </w:delText>
        </w:r>
      </w:del>
      <w:del w:id="11092" w:author="PR Preview" w:date="2026-01-01T00:00:00Z">
        <w:r>
          <w:delText xml:space="preserve">be</w:delText>
        </w:r>
      </w:del>
      <w:del w:id="11093" w:author="PR Preview" w:date="2026-01-01T00:00:00Z">
        <w:r>
          <w:delText xml:space="preserve"> </w:delText>
        </w:r>
      </w:del>
      <m:oMath>
        <m:r>
          <m:t>n</m:t>
        </m:r>
        <m:r>
          <m:rPr>
            <m:sty m:val="p"/>
          </m:rPr>
          <m:t>×</m:t>
        </m:r>
        <m:r>
          <m:t>k</m:t>
        </m:r>
      </m:oMath>
      <w:del w:id="11094" w:author="PR Preview" w:date="2026-01-01T00:00:00Z">
        <w:r>
          <w:delText xml:space="preserve">,</w:delText>
        </w:r>
      </w:del>
      <w:del w:id="11095" w:author="PR Preview" w:date="2026-01-01T00:00:00Z">
        <w:r>
          <w:delText xml:space="preserve"> </w:delText>
        </w:r>
      </w:del>
      <w:del w:id="11096" w:author="PR Preview" w:date="2026-01-01T00:00:00Z">
        <w:r>
          <w:delText xml:space="preserve">and</w:delText>
        </w:r>
      </w:del>
      <w:del w:id="11097" w:author="PR Preview" w:date="2026-01-01T00:00:00Z">
        <w:r>
          <w:delText xml:space="preserve"> </w:delText>
        </w:r>
      </w:del>
      <m:oMath>
        <m:r>
          <m:rPr>
            <m:sty m:val="bi"/>
          </m:rPr>
          <m:t>C</m:t>
        </m:r>
      </m:oMath>
      <w:del w:id="11098" w:author="PR Preview" w:date="2026-01-01T00:00:00Z">
        <w:r>
          <w:delText xml:space="preserve"> </w:delText>
        </w:r>
      </w:del>
      <w:del w:id="11099" w:author="PR Preview" w:date="2026-01-01T00:00:00Z">
        <w:r>
          <w:delText xml:space="preserve">be</w:delText>
        </w:r>
      </w:del>
      <w:del w:id="11100" w:author="PR Preview" w:date="2026-01-01T00:00:00Z">
        <w:r>
          <w:delText xml:space="preserve"> </w:delText>
        </w:r>
      </w:del>
      <m:oMath>
        <m:r>
          <m:t>k</m:t>
        </m:r>
        <m:r>
          <m:rPr>
            <m:sty m:val="p"/>
          </m:rPr>
          <m:t>×</m:t>
        </m:r>
        <m:r>
          <m:t>m</m:t>
        </m:r>
      </m:oMath>
      <w:del w:id="11101" w:author="PR Preview" w:date="2026-01-01T00:00:00Z">
        <w:r>
          <w:delText xml:space="preserve">,</w:delText>
        </w:r>
      </w:del>
      <w:del w:id="11102" w:author="PR Preview" w:date="2026-01-01T00:00:00Z">
        <w:r>
          <w:delText xml:space="preserve"> </w:delText>
        </w:r>
      </w:del>
      <w:del w:id="11103" w:author="PR Preview" w:date="2026-01-01T00:00:00Z">
        <w:r>
          <w:delText xml:space="preserve">so that</w:delText>
        </w:r>
      </w:del>
      <w:del w:id="11104" w:author="PR Preview" w:date="2026-01-01T00:00:00Z">
        <w:r>
          <w:delText xml:space="preserve"> </w:delText>
        </w:r>
      </w:del>
      <m:oMath>
        <m:r>
          <m:rPr>
            <m:sty m:val="bi"/>
          </m:rPr>
          <m:t>A</m:t>
        </m:r>
        <m:r>
          <m:rPr>
            <m:sty m:val="bi"/>
          </m:rPr>
          <m:t>B</m:t>
        </m:r>
      </m:oMath>
      <w:del w:id="11105" w:author="PR Preview" w:date="2026-01-01T00:00:00Z">
        <w:r>
          <w:delText xml:space="preserve"> </w:delText>
        </w:r>
      </w:del>
      <w:del w:id="11106" w:author="PR Preview" w:date="2026-01-01T00:00:00Z">
        <w:r>
          <w:delText xml:space="preserve">is</w:delText>
        </w:r>
      </w:del>
      <w:del w:id="11107" w:author="PR Preview" w:date="2026-01-01T00:00:00Z">
        <w:r>
          <w:delText xml:space="preserve"> </w:delText>
        </w:r>
      </w:del>
      <m:oMath>
        <m:r>
          <m:t>m</m:t>
        </m:r>
        <m:r>
          <m:rPr>
            <m:sty m:val="p"/>
          </m:rPr>
          <m:t>×</m:t>
        </m:r>
        <m:r>
          <m:t>k</m:t>
        </m:r>
      </m:oMath>
      <w:del w:id="11108" w:author="PR Preview" w:date="2026-01-01T00:00:00Z">
        <w:r>
          <w:delText xml:space="preserve"> </w:delText>
        </w:r>
      </w:del>
      <w:del w:id="11109" w:author="PR Preview" w:date="2026-01-01T00:00:00Z">
        <w:r>
          <w:delText xml:space="preserve">and</w:delText>
        </w:r>
      </w:del>
      <w:del w:id="11110" w:author="PR Preview" w:date="2026-01-01T00:00:00Z">
        <w:r>
          <w:delText xml:space="preserve"> </w:delText>
        </w:r>
      </w:del>
      <m:oMath>
        <m:r>
          <m:rPr>
            <m:sty m:val="bi"/>
          </m:rPr>
          <m:t>A</m:t>
        </m:r>
        <m:r>
          <m:rPr>
            <m:sty m:val="bi"/>
          </m:rPr>
          <m:t>B</m:t>
        </m:r>
        <m:r>
          <m:rPr>
            <m:sty m:val="bi"/>
          </m:rPr>
          <m:t>C</m:t>
        </m:r>
      </m:oMath>
      <w:del w:id="11111" w:author="PR Preview" w:date="2026-01-01T00:00:00Z">
        <w:r>
          <w:delText xml:space="preserve"> </w:delText>
        </w:r>
      </w:del>
      <w:del w:id="11112" w:author="PR Preview" w:date="2026-01-01T00:00:00Z">
        <w:r>
          <w:delText xml:space="preserve">is square.</w:delText>
        </w:r>
      </w:del>
      <w:del w:id="11113" w:author="PR Preview" w:date="2026-01-01T00:00:00Z">
        <w:r>
          <w:delText xml:space="preserve"> </w:delText>
        </w:r>
      </w:del>
      <w:del w:id="11114" w:author="PR Preview" w:date="2026-01-01T00:00:00Z">
        <w:r>
          <w:delText xml:space="preserve">Applying</w:delText>
        </w:r>
      </w:del>
      <w:del w:id="11115" w:author="PR Preview" w:date="2026-01-01T00:00:00Z">
        <w:r>
          <w:delText xml:space="preserve"> </w:delText>
        </w:r>
      </w:del>
      <w:hyperlink w:anchor="thm-trace-cyclic">
        <w:del w:id="11116" w:author="PR Preview" w:date="2026-01-01T00:00:00Z">
          <w:r>
            <w:rPr>
              <w:rStyle w:val="Hyperlink"/>
            </w:rPr>
            <w:delText xml:space="preserve">Theorem 75</w:delText>
          </w:r>
        </w:del>
      </w:hyperlink>
      <w:del w:id="11117" w:author="PR Preview" w:date="2026-01-01T00:00:00Z">
        <w:r>
          <w:delText xml:space="preserve"> </w:delText>
        </w:r>
      </w:del>
      <w:del w:id="11118" w:author="PR Preview" w:date="2026-01-01T00:00:00Z">
        <w:r>
          <w:delText xml:space="preserve">to the</w:delText>
        </w:r>
      </w:del>
      <w:del w:id="11119" w:author="PR Preview" w:date="2026-01-01T00:00:00Z">
        <w:r>
          <w:delText xml:space="preserve"> </w:delText>
        </w:r>
      </w:del>
      <m:oMath>
        <m:r>
          <m:t>m</m:t>
        </m:r>
        <m:r>
          <m:rPr>
            <m:sty m:val="p"/>
          </m:rPr>
          <m:t>×</m:t>
        </m:r>
        <m:r>
          <m:t>k</m:t>
        </m:r>
      </m:oMath>
      <w:del w:id="11120" w:author="PR Preview" w:date="2026-01-01T00:00:00Z">
        <w:r>
          <w:delText xml:space="preserve"> </w:delText>
        </w:r>
      </w:del>
      <w:del w:id="11121" w:author="PR Preview" w:date="2026-01-01T00:00:00Z">
        <w:r>
          <w:delText xml:space="preserve">matrix</w:delText>
        </w:r>
      </w:del>
      <w:del w:id="11122" w:author="PR Preview" w:date="2026-01-01T00:00:00Z">
        <w:r>
          <w:delText xml:space="preserve"> </w:delText>
        </w:r>
      </w:del>
      <m:oMath>
        <m:r>
          <m:rPr>
            <m:sty m:val="bi"/>
          </m:rPr>
          <m:t>A</m:t>
        </m:r>
        <m:r>
          <m:rPr>
            <m:sty m:val="bi"/>
          </m:rPr>
          <m:t>B</m:t>
        </m:r>
      </m:oMath>
      <w:del w:id="11123" w:author="PR Preview" w:date="2026-01-01T00:00:00Z">
        <w:r>
          <w:delText xml:space="preserve"> </w:delText>
        </w:r>
      </w:del>
      <w:del w:id="11124" w:author="PR Preview" w:date="2026-01-01T00:00:00Z">
        <w:r>
          <w:delText xml:space="preserve">and the</w:delText>
        </w:r>
      </w:del>
      <w:del w:id="11125" w:author="PR Preview" w:date="2026-01-01T00:00:00Z">
        <w:r>
          <w:delText xml:space="preserve"> </w:delText>
        </w:r>
      </w:del>
      <m:oMath>
        <m:r>
          <m:t>k</m:t>
        </m:r>
        <m:r>
          <m:rPr>
            <m:sty m:val="p"/>
          </m:rPr>
          <m:t>×</m:t>
        </m:r>
        <m:r>
          <m:t>m</m:t>
        </m:r>
      </m:oMath>
      <w:del w:id="11126" w:author="PR Preview" w:date="2026-01-01T00:00:00Z">
        <w:r>
          <w:delText xml:space="preserve"> </w:delText>
        </w:r>
      </w:del>
      <w:del w:id="11127" w:author="PR Preview" w:date="2026-01-01T00:00:00Z">
        <w:r>
          <w:delText xml:space="preserve">matrix</w:delText>
        </w:r>
      </w:del>
      <w:del w:id="11128" w:author="PR Preview" w:date="2026-01-01T00:00:00Z">
        <w:r>
          <w:delText xml:space="preserve"> </w:delText>
        </w:r>
      </w:del>
      <m:oMath>
        <m:r>
          <m:rPr>
            <m:sty m:val="bi"/>
          </m:rPr>
          <m:t>C</m:t>
        </m:r>
      </m:oMath>
      <w:del w:id="11129" w:author="PR Preview" w:date="2026-01-01T00:00:00Z">
        <w:r>
          <w:delText xml:space="preserve"> </w:delText>
        </w:r>
      </w:del>
      <w:del w:id="11130" w:author="PR Preview" w:date="2026-01-01T00:00:00Z">
        <w:r>
          <w:delText xml:space="preserve">moves the last factor of the triple product to the front</w:delText>
        </w:r>
      </w:del>
      <w:del w:id="11131" w:author="PR Preview" w:date="2026-01-01T00:00:00Z">
        <w:r>
          <w:delText xml:space="preserve"> </w:delText>
        </w:r>
      </w:del>
      <w:del w:id="11132" w:author="PR Preview" w:date="2026-01-01T00:00:00Z">
        <w:r>
          <w:delText xml:space="preserve">(Banerjee and Roy 2014, chap. 1, Theorem 1.5 and eq. 1.17, p. 19)</w:delText>
        </w:r>
      </w:del>
      <w:del w:id="11133" w:author="PR Preview" w:date="2026-01-01T00:00:00Z">
        <w:r>
          <w:delText xml:space="preserve">:</w:delText>
        </w:r>
      </w:del>
    </w:p>
    <w:p>
      <w:pPr>
        <w:pStyle w:val="BodyText"/>
      </w:pPr>
      <w:ins w:id="11134" w:author="PR Preview" w:date="2026-01-01T00:00:00Z">
        <w:r>
          <w:rPr>
            <w:i/>
            <w:iCs/>
          </w:rPr>
          <w:t xml:space="preserve">Remark 34</w:t>
        </w:r>
      </w:ins>
      <w:ins w:id="11135" w:author="PR Preview" w:date="2026-01-01T00:00:00Z">
        <w:r>
          <w:t xml:space="preserve"> (Moving a factor of a triple product). </w:t>
        </w:r>
      </w:ins>
      <w:ins w:id="11136" w:author="PR Preview" w:date="2026-01-01T00:00:00Z">
        <w:r>
          <w:t xml:space="preserve">Let</w:t>
        </w:r>
      </w:ins>
      <w:ins w:id="11137" w:author="PR Preview" w:date="2026-01-01T00:00:00Z">
        <w:r>
          <w:t xml:space="preserve"> </w:t>
        </w:r>
      </w:ins>
      <m:oMath>
        <m:r>
          <m:rPr>
            <m:sty m:val="bi"/>
          </m:rPr>
          <m:t>A</m:t>
        </m:r>
      </m:oMath>
      <w:ins w:id="11138" w:author="PR Preview" w:date="2026-01-01T00:00:00Z">
        <w:r>
          <w:t xml:space="preserve"> </w:t>
        </w:r>
      </w:ins>
      <w:ins w:id="11139" w:author="PR Preview" w:date="2026-01-01T00:00:00Z">
        <w:r>
          <w:t xml:space="preserve">be</w:t>
        </w:r>
      </w:ins>
      <w:ins w:id="11140" w:author="PR Preview" w:date="2026-01-01T00:00:00Z">
        <w:r>
          <w:t xml:space="preserve"> </w:t>
        </w:r>
      </w:ins>
      <m:oMath>
        <m:r>
          <m:t>m</m:t>
        </m:r>
        <m:r>
          <m:rPr>
            <m:sty m:val="p"/>
          </m:rPr>
          <m:t>×</m:t>
        </m:r>
        <m:r>
          <m:t>n</m:t>
        </m:r>
      </m:oMath>
      <w:ins w:id="11141" w:author="PR Preview" w:date="2026-01-01T00:00:00Z">
        <w:r>
          <w:t xml:space="preserve">,</w:t>
        </w:r>
      </w:ins>
      <w:ins w:id="11142" w:author="PR Preview" w:date="2026-01-01T00:00:00Z">
        <w:r>
          <w:t xml:space="preserve"> </w:t>
        </w:r>
      </w:ins>
      <m:oMath>
        <m:r>
          <m:rPr>
            <m:sty m:val="bi"/>
          </m:rPr>
          <m:t>B</m:t>
        </m:r>
      </m:oMath>
      <w:ins w:id="11143" w:author="PR Preview" w:date="2026-01-01T00:00:00Z">
        <w:r>
          <w:t xml:space="preserve"> </w:t>
        </w:r>
      </w:ins>
      <w:ins w:id="11144" w:author="PR Preview" w:date="2026-01-01T00:00:00Z">
        <w:r>
          <w:t xml:space="preserve">be</w:t>
        </w:r>
      </w:ins>
      <w:ins w:id="11145" w:author="PR Preview" w:date="2026-01-01T00:00:00Z">
        <w:r>
          <w:t xml:space="preserve"> </w:t>
        </w:r>
      </w:ins>
      <m:oMath>
        <m:r>
          <m:t>n</m:t>
        </m:r>
        <m:r>
          <m:rPr>
            <m:sty m:val="p"/>
          </m:rPr>
          <m:t>×</m:t>
        </m:r>
        <m:r>
          <m:t>k</m:t>
        </m:r>
      </m:oMath>
      <w:ins w:id="11146" w:author="PR Preview" w:date="2026-01-01T00:00:00Z">
        <w:r>
          <w:t xml:space="preserve">,</w:t>
        </w:r>
      </w:ins>
      <w:ins w:id="11147" w:author="PR Preview" w:date="2026-01-01T00:00:00Z">
        <w:r>
          <w:t xml:space="preserve"> </w:t>
        </w:r>
      </w:ins>
      <w:ins w:id="11148" w:author="PR Preview" w:date="2026-01-01T00:00:00Z">
        <w:r>
          <w:t xml:space="preserve">and</w:t>
        </w:r>
      </w:ins>
      <w:ins w:id="11149" w:author="PR Preview" w:date="2026-01-01T00:00:00Z">
        <w:r>
          <w:t xml:space="preserve"> </w:t>
        </w:r>
      </w:ins>
      <m:oMath>
        <m:r>
          <m:rPr>
            <m:sty m:val="bi"/>
          </m:rPr>
          <m:t>C</m:t>
        </m:r>
      </m:oMath>
      <w:ins w:id="11150" w:author="PR Preview" w:date="2026-01-01T00:00:00Z">
        <w:r>
          <w:t xml:space="preserve"> </w:t>
        </w:r>
      </w:ins>
      <w:ins w:id="11151" w:author="PR Preview" w:date="2026-01-01T00:00:00Z">
        <w:r>
          <w:t xml:space="preserve">be</w:t>
        </w:r>
      </w:ins>
      <w:ins w:id="11152" w:author="PR Preview" w:date="2026-01-01T00:00:00Z">
        <w:r>
          <w:t xml:space="preserve"> </w:t>
        </w:r>
      </w:ins>
      <m:oMath>
        <m:r>
          <m:t>k</m:t>
        </m:r>
        <m:r>
          <m:rPr>
            <m:sty m:val="p"/>
          </m:rPr>
          <m:t>×</m:t>
        </m:r>
        <m:r>
          <m:t>m</m:t>
        </m:r>
      </m:oMath>
      <w:ins w:id="11153" w:author="PR Preview" w:date="2026-01-01T00:00:00Z">
        <w:r>
          <w:t xml:space="preserve">,</w:t>
        </w:r>
      </w:ins>
      <w:ins w:id="11154" w:author="PR Preview" w:date="2026-01-01T00:00:00Z">
        <w:r>
          <w:t xml:space="preserve"> </w:t>
        </w:r>
      </w:ins>
      <w:ins w:id="11155" w:author="PR Preview" w:date="2026-01-01T00:00:00Z">
        <w:r>
          <w:t xml:space="preserve">so that</w:t>
        </w:r>
      </w:ins>
      <w:ins w:id="11156" w:author="PR Preview" w:date="2026-01-01T00:00:00Z">
        <w:r>
          <w:t xml:space="preserve"> </w:t>
        </w:r>
      </w:ins>
      <m:oMath>
        <m:r>
          <m:rPr>
            <m:sty m:val="bi"/>
          </m:rPr>
          <m:t>A</m:t>
        </m:r>
        <m:r>
          <m:rPr>
            <m:sty m:val="bi"/>
          </m:rPr>
          <m:t>B</m:t>
        </m:r>
      </m:oMath>
      <w:ins w:id="11157" w:author="PR Preview" w:date="2026-01-01T00:00:00Z">
        <w:r>
          <w:t xml:space="preserve"> </w:t>
        </w:r>
      </w:ins>
      <w:ins w:id="11158" w:author="PR Preview" w:date="2026-01-01T00:00:00Z">
        <w:r>
          <w:t xml:space="preserve">is</w:t>
        </w:r>
      </w:ins>
      <w:ins w:id="11159" w:author="PR Preview" w:date="2026-01-01T00:00:00Z">
        <w:r>
          <w:t xml:space="preserve"> </w:t>
        </w:r>
      </w:ins>
      <m:oMath>
        <m:r>
          <m:t>m</m:t>
        </m:r>
        <m:r>
          <m:rPr>
            <m:sty m:val="p"/>
          </m:rPr>
          <m:t>×</m:t>
        </m:r>
        <m:r>
          <m:t>k</m:t>
        </m:r>
      </m:oMath>
      <w:ins w:id="11160" w:author="PR Preview" w:date="2026-01-01T00:00:00Z">
        <w:r>
          <w:t xml:space="preserve"> </w:t>
        </w:r>
      </w:ins>
      <w:ins w:id="11161" w:author="PR Preview" w:date="2026-01-01T00:00:00Z">
        <w:r>
          <w:t xml:space="preserve">and</w:t>
        </w:r>
      </w:ins>
      <w:ins w:id="11162" w:author="PR Preview" w:date="2026-01-01T00:00:00Z">
        <w:r>
          <w:t xml:space="preserve"> </w:t>
        </w:r>
      </w:ins>
      <m:oMath>
        <m:r>
          <m:rPr>
            <m:sty m:val="bi"/>
          </m:rPr>
          <m:t>A</m:t>
        </m:r>
        <m:r>
          <m:rPr>
            <m:sty m:val="bi"/>
          </m:rPr>
          <m:t>B</m:t>
        </m:r>
        <m:r>
          <m:rPr>
            <m:sty m:val="bi"/>
          </m:rPr>
          <m:t>C</m:t>
        </m:r>
      </m:oMath>
      <w:ins w:id="11163" w:author="PR Preview" w:date="2026-01-01T00:00:00Z">
        <w:r>
          <w:t xml:space="preserve"> </w:t>
        </w:r>
      </w:ins>
      <w:ins w:id="11164" w:author="PR Preview" w:date="2026-01-01T00:00:00Z">
        <w:r>
          <w:t xml:space="preserve">is square.</w:t>
        </w:r>
      </w:ins>
      <w:ins w:id="11165" w:author="PR Preview" w:date="2026-01-01T00:00:00Z">
        <w:r>
          <w:t xml:space="preserve"> </w:t>
        </w:r>
      </w:ins>
      <w:ins w:id="11166" w:author="PR Preview" w:date="2026-01-01T00:00:00Z">
        <w:r>
          <w:t xml:space="preserve">Applying</w:t>
        </w:r>
      </w:ins>
      <w:ins w:id="11167" w:author="PR Preview" w:date="2026-01-01T00:00:00Z">
        <w:r>
          <w:t xml:space="preserve"> </w:t>
        </w:r>
      </w:ins>
      <w:hyperlink w:anchor="thm-trace-cyclic">
        <w:ins w:id="11168" w:author="PR Preview" w:date="2026-01-01T00:00:00Z">
          <w:r>
            <w:rPr>
              <w:rStyle w:val="Hyperlink"/>
            </w:rPr>
            <w:t xml:space="preserve">Theorem 76</w:t>
          </w:r>
        </w:ins>
      </w:hyperlink>
      <w:ins w:id="11169" w:author="PR Preview" w:date="2026-01-01T00:00:00Z">
        <w:r>
          <w:t xml:space="preserve"> </w:t>
        </w:r>
      </w:ins>
      <w:ins w:id="11170" w:author="PR Preview" w:date="2026-01-01T00:00:00Z">
        <w:r>
          <w:t xml:space="preserve">to the</w:t>
        </w:r>
      </w:ins>
      <w:ins w:id="11171" w:author="PR Preview" w:date="2026-01-01T00:00:00Z">
        <w:r>
          <w:t xml:space="preserve"> </w:t>
        </w:r>
      </w:ins>
      <m:oMath>
        <m:r>
          <m:t>m</m:t>
        </m:r>
        <m:r>
          <m:rPr>
            <m:sty m:val="p"/>
          </m:rPr>
          <m:t>×</m:t>
        </m:r>
        <m:r>
          <m:t>k</m:t>
        </m:r>
      </m:oMath>
      <w:ins w:id="11172" w:author="PR Preview" w:date="2026-01-01T00:00:00Z">
        <w:r>
          <w:t xml:space="preserve"> </w:t>
        </w:r>
      </w:ins>
      <w:ins w:id="11173" w:author="PR Preview" w:date="2026-01-01T00:00:00Z">
        <w:r>
          <w:t xml:space="preserve">matrix</w:t>
        </w:r>
      </w:ins>
      <w:ins w:id="11174" w:author="PR Preview" w:date="2026-01-01T00:00:00Z">
        <w:r>
          <w:t xml:space="preserve"> </w:t>
        </w:r>
      </w:ins>
      <m:oMath>
        <m:r>
          <m:rPr>
            <m:sty m:val="bi"/>
          </m:rPr>
          <m:t>A</m:t>
        </m:r>
        <m:r>
          <m:rPr>
            <m:sty m:val="bi"/>
          </m:rPr>
          <m:t>B</m:t>
        </m:r>
      </m:oMath>
      <w:ins w:id="11175" w:author="PR Preview" w:date="2026-01-01T00:00:00Z">
        <w:r>
          <w:t xml:space="preserve"> </w:t>
        </w:r>
      </w:ins>
      <w:ins w:id="11176" w:author="PR Preview" w:date="2026-01-01T00:00:00Z">
        <w:r>
          <w:t xml:space="preserve">and the</w:t>
        </w:r>
      </w:ins>
      <w:ins w:id="11177" w:author="PR Preview" w:date="2026-01-01T00:00:00Z">
        <w:r>
          <w:t xml:space="preserve"> </w:t>
        </w:r>
      </w:ins>
      <m:oMath>
        <m:r>
          <m:t>k</m:t>
        </m:r>
        <m:r>
          <m:rPr>
            <m:sty m:val="p"/>
          </m:rPr>
          <m:t>×</m:t>
        </m:r>
        <m:r>
          <m:t>m</m:t>
        </m:r>
      </m:oMath>
      <w:ins w:id="11178" w:author="PR Preview" w:date="2026-01-01T00:00:00Z">
        <w:r>
          <w:t xml:space="preserve"> </w:t>
        </w:r>
      </w:ins>
      <w:ins w:id="11179" w:author="PR Preview" w:date="2026-01-01T00:00:00Z">
        <w:r>
          <w:t xml:space="preserve">matrix</w:t>
        </w:r>
      </w:ins>
      <w:ins w:id="11180" w:author="PR Preview" w:date="2026-01-01T00:00:00Z">
        <w:r>
          <w:t xml:space="preserve"> </w:t>
        </w:r>
      </w:ins>
      <m:oMath>
        <m:r>
          <m:rPr>
            <m:sty m:val="bi"/>
          </m:rPr>
          <m:t>C</m:t>
        </m:r>
      </m:oMath>
      <w:ins w:id="11181" w:author="PR Preview" w:date="2026-01-01T00:00:00Z">
        <w:r>
          <w:t xml:space="preserve"> </w:t>
        </w:r>
      </w:ins>
      <w:ins w:id="11182" w:author="PR Preview" w:date="2026-01-01T00:00:00Z">
        <w:r>
          <w:t xml:space="preserve">moves the last factor of the triple product to the front</w:t>
        </w:r>
      </w:ins>
      <w:ins w:id="11183" w:author="PR Preview" w:date="2026-01-01T00:00:00Z">
        <w:r>
          <w:t xml:space="preserve"> </w:t>
        </w:r>
      </w:ins>
      <w:ins w:id="11184" w:author="PR Preview" w:date="2026-01-01T00:00:00Z">
        <w:r>
          <w:t xml:space="preserve">[47, Ch. 1], Theorem 1.5 and eq. 1.17, p. 19</w:t>
        </w:r>
      </w:ins>
      <w:ins w:id="11185"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3"/>
    <w:bookmarkStart w:id="474"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4"/>
    <w:p>
      <w:pPr>
        <w:pStyle w:val="FirstParagraph"/>
      </w:pPr>
      <w:del w:id="11186" w:author="PR Preview" w:date="2026-01-01T00:00:00Z">
        <w:r>
          <w:delText xml:space="preserve">Banerjee and Roy (2014, chap. 15, eq. 15.7, p. 491)</w:delText>
        </w:r>
      </w:del>
      <w:del w:id="11187" w:author="PR Preview" w:date="2026-01-01T00:00:00Z">
        <w:r>
          <w:delText xml:space="preserve"> </w:delText>
        </w:r>
      </w:del>
      <w:del w:id="11188" w:author="PR Preview" w:date="2026-01-01T00:00:00Z">
        <w:r>
          <w:delText xml:space="preserve">defines the same inner product on</w:delText>
        </w:r>
      </w:del>
      <w:del w:id="11189" w:author="PR Preview" w:date="2026-01-01T00:00:00Z">
        <w:r>
          <w:delText xml:space="preserve"> </w:delText>
        </w:r>
      </w:del>
      <m:oMath>
        <m:r>
          <m:t>n</m:t>
        </m:r>
        <m:r>
          <m:rPr>
            <m:sty m:val="p"/>
          </m:rPr>
          <m:t>×</m:t>
        </m:r>
        <m:r>
          <m:t>p</m:t>
        </m:r>
      </m:oMath>
      <w:del w:id="11190" w:author="PR Preview" w:date="2026-01-01T00:00:00Z">
        <w:r>
          <w:delText xml:space="preserve"> </w:delText>
        </w:r>
      </w:del>
      <w:del w:id="11191" w:author="PR Preview" w:date="2026-01-01T00:00:00Z">
        <w:r>
          <w:delText xml:space="preserve">matrices with the trace.</w:delText>
        </w:r>
      </w:del>
    </w:p>
    <w:p>
      <w:pPr>
        <w:pStyle w:val="BodyText"/>
      </w:pPr>
      <w:del w:id="11192" w:author="PR Preview" w:date="2026-01-01T00:00:00Z">
        <w:r>
          <w:rPr>
            <w:b/>
            <w:bCs/>
          </w:rPr>
          <w:delText xml:space="preserve">Theorem 76 (The matrix inner product multiplies matching entries)</w:delText>
        </w:r>
      </w:del>
      <w:del w:id="11193" w:author="PR Preview" w:date="2026-01-01T00:00:00Z">
        <w:r>
          <w:delText xml:space="preserve"> </w:delText>
        </w:r>
      </w:del>
      <w:del w:id="11194" w:author="PR Preview" w:date="2026-01-01T00:00:00Z">
        <w:r>
          <w:delText xml:space="preserve">For two</w:delText>
        </w:r>
      </w:del>
      <w:del w:id="11195" w:author="PR Preview" w:date="2026-01-01T00:00:00Z">
        <w:r>
          <w:delText xml:space="preserve"> </w:delText>
        </w:r>
      </w:del>
      <m:oMath>
        <m:r>
          <m:t>n</m:t>
        </m:r>
        <m:r>
          <m:rPr>
            <m:sty m:val="p"/>
          </m:rPr>
          <m:t>×</m:t>
        </m:r>
        <m:r>
          <m:t>p</m:t>
        </m:r>
      </m:oMath>
      <w:del w:id="11196" w:author="PR Preview" w:date="2026-01-01T00:00:00Z">
        <w:r>
          <w:delText xml:space="preserve"> </w:delText>
        </w:r>
      </w:del>
      <w:del w:id="11197" w:author="PR Preview" w:date="2026-01-01T00:00:00Z">
        <w:r>
          <w:delText xml:space="preserve">matrices</w:delText>
        </w:r>
      </w:del>
      <w:del w:id="11198" w:author="PR Preview" w:date="2026-01-01T00:00:00Z">
        <w:r>
          <w:delText xml:space="preserve"> </w:delText>
        </w:r>
      </w:del>
      <m:oMath>
        <m:r>
          <m:rPr>
            <m:sty m:val="bi"/>
          </m:rPr>
          <m:t>A</m:t>
        </m:r>
      </m:oMath>
      <w:del w:id="11199" w:author="PR Preview" w:date="2026-01-01T00:00:00Z">
        <w:r>
          <w:delText xml:space="preserve"> </w:delText>
        </w:r>
      </w:del>
      <w:del w:id="11200" w:author="PR Preview" w:date="2026-01-01T00:00:00Z">
        <w:r>
          <w:delText xml:space="preserve">and</w:delText>
        </w:r>
      </w:del>
      <w:del w:id="11201" w:author="PR Preview" w:date="2026-01-01T00:00:00Z">
        <w:r>
          <w:delText xml:space="preserve"> </w:delText>
        </w:r>
      </w:del>
      <m:oMath>
        <m:r>
          <m:rPr>
            <m:sty m:val="bi"/>
          </m:rPr>
          <m:t>B</m:t>
        </m:r>
      </m:oMath>
      <w:del w:id="11202" w:author="PR Preview" w:date="2026-01-01T00:00:00Z">
        <w:r>
          <w:delText xml:space="preserve">:</w:delText>
        </w:r>
      </w:del>
    </w:p>
    <w:p>
      <w:pPr>
        <w:pStyle w:val="FirstParagraph"/>
      </w:pPr>
      <w:ins w:id="11203" w:author="PR Preview" w:date="2026-01-01T00:00:00Z">
        <w:r>
          <w:t xml:space="preserve">Banerjee and Roy [47, Ch. 15], eq. 15.7, p. 491</w:t>
        </w:r>
      </w:ins>
      <w:ins w:id="11204" w:author="PR Preview" w:date="2026-01-01T00:00:00Z">
        <w:r>
          <w:t xml:space="preserve"> </w:t>
        </w:r>
      </w:ins>
      <w:ins w:id="11205" w:author="PR Preview" w:date="2026-01-01T00:00:00Z">
        <w:r>
          <w:t xml:space="preserve">defines the same inner product on</w:t>
        </w:r>
      </w:ins>
      <w:ins w:id="11206" w:author="PR Preview" w:date="2026-01-01T00:00:00Z">
        <w:r>
          <w:t xml:space="preserve"> </w:t>
        </w:r>
      </w:ins>
      <m:oMath>
        <m:r>
          <m:t>n</m:t>
        </m:r>
        <m:r>
          <m:rPr>
            <m:sty m:val="p"/>
          </m:rPr>
          <m:t>×</m:t>
        </m:r>
        <m:r>
          <m:t>p</m:t>
        </m:r>
      </m:oMath>
      <w:ins w:id="11207" w:author="PR Preview" w:date="2026-01-01T00:00:00Z">
        <w:r>
          <w:t xml:space="preserve"> </w:t>
        </w:r>
      </w:ins>
      <w:ins w:id="11208" w:author="PR Preview" w:date="2026-01-01T00:00:00Z">
        <w:r>
          <w:t xml:space="preserve">matrices with the trace.</w:t>
        </w:r>
      </w:ins>
    </w:p>
    <w:bookmarkStart w:id="475" w:name="thm-matrix-inner-product-entries"/>
    <w:p>
      <w:pPr>
        <w:pStyle w:val="BodyText"/>
      </w:pPr>
      <w:ins w:id="11209" w:author="PR Preview" w:date="2026-01-01T00:00:00Z">
        <w:r>
          <w:rPr>
            <w:b/>
            <w:bCs/>
          </w:rPr>
          <w:t xml:space="preserve">Theorem 77 (The matrix inner product multiplies matching entries)</w:t>
        </w:r>
      </w:ins>
      <w:ins w:id="11210" w:author="PR Preview" w:date="2026-01-01T00:00:00Z">
        <w:r>
          <w:t xml:space="preserve"> </w:t>
        </w:r>
      </w:ins>
      <w:ins w:id="11211" w:author="PR Preview" w:date="2026-01-01T00:00:00Z">
        <w:r>
          <w:t xml:space="preserve">For two</w:t>
        </w:r>
      </w:ins>
      <w:ins w:id="11212" w:author="PR Preview" w:date="2026-01-01T00:00:00Z">
        <w:r>
          <w:t xml:space="preserve"> </w:t>
        </w:r>
      </w:ins>
      <m:oMath>
        <m:r>
          <m:t>n</m:t>
        </m:r>
        <m:r>
          <m:rPr>
            <m:sty m:val="p"/>
          </m:rPr>
          <m:t>×</m:t>
        </m:r>
        <m:r>
          <m:t>p</m:t>
        </m:r>
      </m:oMath>
      <w:ins w:id="11213" w:author="PR Preview" w:date="2026-01-01T00:00:00Z">
        <w:r>
          <w:t xml:space="preserve"> </w:t>
        </w:r>
      </w:ins>
      <w:ins w:id="11214" w:author="PR Preview" w:date="2026-01-01T00:00:00Z">
        <w:r>
          <w:t xml:space="preserve">matrices</w:t>
        </w:r>
      </w:ins>
      <w:ins w:id="11215" w:author="PR Preview" w:date="2026-01-01T00:00:00Z">
        <w:r>
          <w:t xml:space="preserve"> </w:t>
        </w:r>
      </w:ins>
      <m:oMath>
        <m:r>
          <m:rPr>
            <m:sty m:val="bi"/>
          </m:rPr>
          <m:t>A</m:t>
        </m:r>
      </m:oMath>
      <w:ins w:id="11216" w:author="PR Preview" w:date="2026-01-01T00:00:00Z">
        <w:r>
          <w:t xml:space="preserve"> </w:t>
        </w:r>
      </w:ins>
      <w:ins w:id="11217" w:author="PR Preview" w:date="2026-01-01T00:00:00Z">
        <w:r>
          <w:t xml:space="preserve">and</w:t>
        </w:r>
      </w:ins>
      <w:ins w:id="11218" w:author="PR Preview" w:date="2026-01-01T00:00:00Z">
        <w:r>
          <w:t xml:space="preserve"> </w:t>
        </w:r>
      </w:ins>
      <m:oMath>
        <m:r>
          <m:rPr>
            <m:sty m:val="bi"/>
          </m:rPr>
          <m:t>B</m:t>
        </m:r>
      </m:oMath>
      <w:ins w:id="11219" w:author="PR Preview" w:date="2026-01-01T00:00:00Z">
        <w:r>
          <w:t xml:space="preserve">:</w:t>
        </w:r>
      </w:ins>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5"/>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6" w:name="exm-matrix-inner-product"/>
    <w:p>
      <w:pPr>
        <w:pStyle w:val="FirstParagraph"/>
      </w:pPr>
      <w:del w:id="11220" w:author="PR Preview" w:date="2026-01-01T00:00:00Z">
        <w:r>
          <w:rPr>
            <w:b/>
            <w:bCs/>
          </w:rPr>
          <w:delText xml:space="preserve">Example 143 (The inner product of two</w:delText>
        </w:r>
      </w:del>
      <w:del w:id="11221" w:author="PR Preview" w:date="2026-01-01T00:00:00Z">
        <w:r>
          <w:rPr>
            <w:b/>
            <w:bCs/>
          </w:rPr>
          <w:delText xml:space="preserve"> </w:delText>
        </w:r>
      </w:del>
      <m:oMath>
        <m:r>
          <m:t>2</m:t>
        </m:r>
        <m:r>
          <m:rPr>
            <m:sty m:val="p"/>
          </m:rPr>
          <m:t>×</m:t>
        </m:r>
        <m:r>
          <m:t>2</m:t>
        </m:r>
      </m:oMath>
      <w:del w:id="11222" w:author="PR Preview" w:date="2026-01-01T00:00:00Z">
        <w:r>
          <w:rPr>
            <w:b/>
            <w:bCs/>
          </w:rPr>
          <w:delText xml:space="preserve"> </w:delText>
        </w:r>
      </w:del>
      <w:del w:id="11223" w:author="PR Preview" w:date="2026-01-01T00:00:00Z">
        <w:r>
          <w:rPr>
            <w:b/>
            <w:bCs/>
          </w:rPr>
          <w:delText xml:space="preserve">matrices)</w:delText>
        </w:r>
      </w:del>
      <w:del w:id="11224" w:author="PR Preview" w:date="2026-01-01T00:00:00Z">
        <w:r>
          <w:delText xml:space="preserve"> </w:delText>
        </w:r>
      </w:del>
      <w:del w:id="11225" w:author="PR Preview" w:date="2026-01-01T00:00:00Z">
        <w:r>
          <w:delText xml:space="preserve">Let</w:delText>
        </w:r>
      </w:del>
    </w:p>
    <w:p>
      <w:pPr>
        <w:pStyle w:val="FirstParagraph"/>
      </w:pPr>
      <w:ins w:id="11226" w:author="PR Preview" w:date="2026-01-01T00:00:00Z">
        <w:r>
          <w:rPr>
            <w:b/>
            <w:bCs/>
          </w:rPr>
          <w:t xml:space="preserve">Example 145 (The inner product of two</w:t>
        </w:r>
      </w:ins>
      <w:ins w:id="11227" w:author="PR Preview" w:date="2026-01-01T00:00:00Z">
        <w:r>
          <w:rPr>
            <w:b/>
            <w:bCs/>
          </w:rPr>
          <w:t xml:space="preserve"> </w:t>
        </w:r>
      </w:ins>
      <m:oMath>
        <m:r>
          <m:t>2</m:t>
        </m:r>
        <m:r>
          <m:rPr>
            <m:sty m:val="p"/>
          </m:rPr>
          <m:t>×</m:t>
        </m:r>
        <m:r>
          <m:t>2</m:t>
        </m:r>
      </m:oMath>
      <w:ins w:id="11228" w:author="PR Preview" w:date="2026-01-01T00:00:00Z">
        <w:r>
          <w:rPr>
            <w:b/>
            <w:bCs/>
          </w:rPr>
          <w:t xml:space="preserve"> </w:t>
        </w:r>
      </w:ins>
      <w:ins w:id="11229" w:author="PR Preview" w:date="2026-01-01T00:00:00Z">
        <w:r>
          <w:rPr>
            <w:b/>
            <w:bCs/>
          </w:rPr>
          <w:t xml:space="preserve">matrices)</w:t>
        </w:r>
      </w:ins>
      <w:ins w:id="11230" w:author="PR Preview" w:date="2026-01-01T00:00:00Z">
        <w:r>
          <w:t xml:space="preserve"> </w:t>
        </w:r>
      </w:ins>
      <w:ins w:id="11231"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11232" w:author="PR Preview" w:date="2026-01-01T00:00:00Z">
        <w:r>
          <w:delText xml:space="preserve">From</w:delText>
        </w:r>
      </w:del>
      <w:del w:id="11233" w:author="PR Preview" w:date="2026-01-01T00:00:00Z">
        <w:r>
          <w:delText xml:space="preserve"> </w:delText>
        </w:r>
      </w:del>
      <w:hyperlink w:anchor="thm-matrix-inner-product-entries">
        <w:del w:id="11234" w:author="PR Preview" w:date="2026-01-01T00:00:00Z">
          <w:r>
            <w:rPr>
              <w:rStyle w:val="Hyperlink"/>
            </w:rPr>
            <w:delText xml:space="preserve">Theorem 76</w:delText>
          </w:r>
        </w:del>
      </w:hyperlink>
      <w:del w:id="11235"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11236" w:author="PR Preview" w:date="2026-01-01T00:00:00Z">
        <w:r>
          <w:rPr>
            <w:i/>
            <w:iCs/>
          </w:rPr>
          <w:delText xml:space="preserve">Remark 34</w:delText>
        </w:r>
      </w:del>
      <w:del w:id="11237" w:author="PR Preview" w:date="2026-01-01T00:00:00Z">
        <w:r>
          <w:delText xml:space="preserve"> (The matrix inner product as a dot product). </w:delText>
        </w:r>
      </w:del>
      <w:hyperlink w:anchor="thm-matrix-inner-product-entries">
        <w:del w:id="11238" w:author="PR Preview" w:date="2026-01-01T00:00:00Z">
          <w:r>
            <w:rPr>
              <w:rStyle w:val="Hyperlink"/>
            </w:rPr>
            <w:delText xml:space="preserve">Theorem 76</w:delText>
          </w:r>
        </w:del>
      </w:hyperlink>
      <w:del w:id="11239" w:author="PR Preview" w:date="2026-01-01T00:00:00Z">
        <w:r>
          <w:delText xml:space="preserve"> </w:delText>
        </w:r>
      </w:del>
      <w:del w:id="11240" w:author="PR Preview" w:date="2026-01-01T00:00:00Z">
        <w:r>
          <w:delText xml:space="preserve">says that the matrix inner product</w:delText>
        </w:r>
      </w:del>
      <w:del w:id="11241" w:author="PR Preview" w:date="2026-01-01T00:00:00Z">
        <w:r>
          <w:delText xml:space="preserve"> </w:delText>
        </w:r>
      </w:del>
      <w:del w:id="11242" w:author="PR Preview" w:date="2026-01-01T00:00:00Z">
        <w:r>
          <w:delText xml:space="preserve">is the dot product (2) of the two matrices’</w:delText>
        </w:r>
      </w:del>
      <w:del w:id="11243" w:author="PR Preview" w:date="2026-01-01T00:00:00Z">
        <w:r>
          <w:delText xml:space="preserve"> </w:delText>
        </w:r>
      </w:del>
      <w:del w:id="11244" w:author="PR Preview" w:date="2026-01-01T00:00:00Z">
        <w:r>
          <w:delText xml:space="preserve">entries, each listed as one vector of length</w:delText>
        </w:r>
      </w:del>
      <w:del w:id="11245" w:author="PR Preview" w:date="2026-01-01T00:00:00Z">
        <w:r>
          <w:delText xml:space="preserve"> </w:delText>
        </w:r>
      </w:del>
      <m:oMath>
        <m:r>
          <m:t>n</m:t>
        </m:r>
        <m:r>
          <m:t>p</m:t>
        </m:r>
      </m:oMath>
      <w:del w:id="11246" w:author="PR Preview" w:date="2026-01-01T00:00:00Z">
        <w:r>
          <w:delText xml:space="preserve">,</w:delText>
        </w:r>
      </w:del>
      <w:del w:id="11247" w:author="PR Preview" w:date="2026-01-01T00:00:00Z">
        <w:r>
          <w:delText xml:space="preserve"> </w:delText>
        </w:r>
      </w:del>
      <w:del w:id="11248" w:author="PR Preview" w:date="2026-01-01T00:00:00Z">
        <w:r>
          <w:delText xml:space="preserve">with both matrices’ entries listed in the same order.</w:delText>
        </w:r>
      </w:del>
    </w:p>
    <w:p>
      <w:pPr>
        <w:pStyle w:val="BodyText"/>
      </w:pPr>
      <w:del w:id="11249" w:author="PR Preview" w:date="2026-01-01T00:00:00Z">
        <w:r>
          <w:delText xml:space="preserve">For example, listing the entries of</w:delText>
        </w:r>
      </w:del>
      <w:del w:id="11250" w:author="PR Preview" w:date="2026-01-01T00:00:00Z">
        <w:r>
          <w:delText xml:space="preserve"> </w:delText>
        </w:r>
      </w:del>
      <m:oMath>
        <m:r>
          <m:rPr>
            <m:sty m:val="bi"/>
          </m:rPr>
          <m:t>A</m:t>
        </m:r>
      </m:oMath>
      <w:del w:id="11251" w:author="PR Preview" w:date="2026-01-01T00:00:00Z">
        <w:r>
          <w:delText xml:space="preserve"> </w:delText>
        </w:r>
      </w:del>
      <w:del w:id="11252" w:author="PR Preview" w:date="2026-01-01T00:00:00Z">
        <w:r>
          <w:delText xml:space="preserve">and</w:delText>
        </w:r>
      </w:del>
      <w:del w:id="11253" w:author="PR Preview" w:date="2026-01-01T00:00:00Z">
        <w:r>
          <w:delText xml:space="preserve"> </w:delText>
        </w:r>
      </w:del>
      <m:oMath>
        <m:r>
          <m:rPr>
            <m:sty m:val="bi"/>
          </m:rPr>
          <m:t>B</m:t>
        </m:r>
      </m:oMath>
      <w:del w:id="11254" w:author="PR Preview" w:date="2026-01-01T00:00:00Z">
        <w:r>
          <w:delText xml:space="preserve"> </w:delText>
        </w:r>
      </w:del>
      <w:del w:id="11255" w:author="PR Preview" w:date="2026-01-01T00:00:00Z">
        <w:r>
          <w:delText xml:space="preserve">in</w:delText>
        </w:r>
      </w:del>
      <w:del w:id="11256" w:author="PR Preview" w:date="2026-01-01T00:00:00Z">
        <w:r>
          <w:delText xml:space="preserve"> </w:delText>
        </w:r>
      </w:del>
      <w:hyperlink w:anchor="exm-matrix-inner-product">
        <w:del w:id="11257" w:author="PR Preview" w:date="2026-01-01T00:00:00Z">
          <w:r>
            <w:rPr>
              <w:rStyle w:val="Hyperlink"/>
            </w:rPr>
            <w:delText xml:space="preserve">Example 143</w:delText>
          </w:r>
        </w:del>
      </w:hyperlink>
      <w:del w:id="11258" w:author="PR Preview" w:date="2026-01-01T00:00:00Z">
        <w:r>
          <w:delText xml:space="preserve"> </w:delText>
        </w:r>
      </w:del>
      <w:del w:id="11259" w:author="PR Preview" w:date="2026-01-01T00:00:00Z">
        <w:r>
          <w:delText xml:space="preserve">row by row</w:delText>
        </w:r>
      </w:del>
      <w:del w:id="11260" w:author="PR Preview" w:date="2026-01-01T00:00:00Z">
        <w:r>
          <w:delText xml:space="preserve"> </w:delText>
        </w:r>
      </w:del>
      <w:del w:id="11261" w:author="PR Preview" w:date="2026-01-01T00:00:00Z">
        <w:r>
          <w:delText xml:space="preserve">gives</w:delText>
        </w:r>
      </w:del>
      <w:del w:id="11262"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1263" w:author="PR Preview" w:date="2026-01-01T00:00:00Z">
        <w:r>
          <w:delText xml:space="preserve"> </w:delText>
        </w:r>
      </w:del>
      <w:del w:id="11264" w:author="PR Preview" w:date="2026-01-01T00:00:00Z">
        <w:r>
          <w:delText xml:space="preserve">and</w:delText>
        </w:r>
      </w:del>
      <w:del w:id="11265"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11266" w:author="PR Preview" w:date="2026-01-01T00:00:00Z">
        <w:r>
          <w:delText xml:space="preserve">,</w:delText>
        </w:r>
      </w:del>
      <w:del w:id="11267" w:author="PR Preview" w:date="2026-01-01T00:00:00Z">
        <w:r>
          <w:delText xml:space="preserve"> </w:delText>
        </w:r>
      </w:del>
      <w:del w:id="11268" w:author="PR Preview" w:date="2026-01-01T00:00:00Z">
        <w:r>
          <w:delText xml:space="preserve">and</w:delText>
        </w:r>
      </w:del>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p>
      <w:pPr>
        <w:pStyle w:val="FirstParagraph"/>
      </w:pPr>
      <w:del w:id="11269" w:author="PR Preview" w:date="2026-01-01T00:00:00Z">
        <w:r>
          <w:rPr>
            <w:b/>
            <w:bCs/>
          </w:rPr>
          <w:delText xml:space="preserve">Definition 94 (Frobenius norm)</w:delText>
        </w:r>
      </w:del>
      <w:del w:id="11270" w:author="PR Preview" w:date="2026-01-01T00:00:00Z">
        <w:r>
          <w:delText xml:space="preserve"> </w:delText>
        </w:r>
      </w:del>
      <w:del w:id="11271" w:author="PR Preview" w:date="2026-01-01T00:00:00Z">
        <w:r>
          <w:delText xml:space="preserve">The</w:delText>
        </w:r>
      </w:del>
      <w:del w:id="11272" w:author="PR Preview" w:date="2026-01-01T00:00:00Z">
        <w:r>
          <w:delText xml:space="preserve"> </w:delText>
        </w:r>
      </w:del>
      <w:del w:id="11273" w:author="PR Preview" w:date="2026-01-01T00:00:00Z">
        <w:r>
          <w:rPr>
            <w:b/>
            <w:bCs/>
          </w:rPr>
          <w:delText xml:space="preserve">Frobenius norm</w:delText>
        </w:r>
      </w:del>
      <w:del w:id="11274" w:author="PR Preview" w:date="2026-01-01T00:00:00Z">
        <w:r>
          <w:delText xml:space="preserve"> </w:delText>
        </w:r>
      </w:del>
      <w:del w:id="11275" w:author="PR Preview" w:date="2026-01-01T00:00:00Z">
        <w:r>
          <w:delText xml:space="preserve">of an</w:delText>
        </w:r>
      </w:del>
      <w:del w:id="11276" w:author="PR Preview" w:date="2026-01-01T00:00:00Z">
        <w:r>
          <w:delText xml:space="preserve"> </w:delText>
        </w:r>
      </w:del>
      <m:oMath>
        <m:r>
          <m:t>n</m:t>
        </m:r>
        <m:r>
          <m:rPr>
            <m:sty m:val="p"/>
          </m:rPr>
          <m:t>×</m:t>
        </m:r>
        <m:r>
          <m:t>p</m:t>
        </m:r>
      </m:oMath>
      <w:del w:id="11277" w:author="PR Preview" w:date="2026-01-01T00:00:00Z">
        <w:r>
          <w:delText xml:space="preserve"> </w:delText>
        </w:r>
      </w:del>
      <w:del w:id="11278" w:author="PR Preview" w:date="2026-01-01T00:00:00Z">
        <w:r>
          <w:delText xml:space="preserve">matrix</w:delText>
        </w:r>
      </w:del>
      <w:del w:id="11279" w:author="PR Preview" w:date="2026-01-01T00:00:00Z">
        <w:r>
          <w:delText xml:space="preserve"> </w:delText>
        </w:r>
      </w:del>
      <m:oMath>
        <m:r>
          <m:rPr>
            <m:sty m:val="bi"/>
          </m:rPr>
          <m:t>A</m:t>
        </m:r>
      </m:oMath>
      <w:del w:id="11280" w:author="PR Preview" w:date="2026-01-01T00:00:00Z">
        <w:r>
          <w:delText xml:space="preserve"> </w:delText>
        </w:r>
      </w:del>
      <w:del w:id="11281" w:author="PR Preview" w:date="2026-01-01T00:00:00Z">
        <w:r>
          <w:delText xml:space="preserve">is</w:delText>
        </w:r>
      </w:del>
    </w:p>
    <w:p>
      <w:pPr>
        <w:pStyle w:val="FirstParagraph"/>
      </w:pPr>
      <w:ins w:id="11282" w:author="PR Preview" w:date="2026-01-01T00:00:00Z">
        <w:r>
          <w:t xml:space="preserve">From</w:t>
        </w:r>
      </w:ins>
      <w:ins w:id="11283" w:author="PR Preview" w:date="2026-01-01T00:00:00Z">
        <w:r>
          <w:t xml:space="preserve"> </w:t>
        </w:r>
      </w:ins>
      <w:hyperlink w:anchor="thm-matrix-inner-product-entries">
        <w:ins w:id="11284" w:author="PR Preview" w:date="2026-01-01T00:00:00Z">
          <w:r>
            <w:rPr>
              <w:rStyle w:val="Hyperlink"/>
            </w:rPr>
            <w:t xml:space="preserve">Theorem 77</w:t>
          </w:r>
        </w:ins>
      </w:hyperlink>
      <w:ins w:id="11285"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6"/>
    <w:bookmarkStart w:id="477" w:name="rem-matrix-inner-product-dot-product"/>
    <w:p>
      <w:pPr>
        <w:pStyle w:val="FirstParagraph"/>
      </w:pPr>
      <w:ins w:id="11286" w:author="PR Preview" w:date="2026-01-01T00:00:00Z">
        <w:r>
          <w:rPr>
            <w:i/>
            <w:iCs/>
          </w:rPr>
          <w:t xml:space="preserve">Remark 35</w:t>
        </w:r>
      </w:ins>
      <w:ins w:id="11287" w:author="PR Preview" w:date="2026-01-01T00:00:00Z">
        <w:r>
          <w:t xml:space="preserve"> (The matrix inner product as a dot product). </w:t>
        </w:r>
      </w:ins>
      <w:hyperlink w:anchor="thm-matrix-inner-product-entries">
        <w:ins w:id="11288" w:author="PR Preview" w:date="2026-01-01T00:00:00Z">
          <w:r>
            <w:rPr>
              <w:rStyle w:val="Hyperlink"/>
            </w:rPr>
            <w:t xml:space="preserve">Theorem 77</w:t>
          </w:r>
        </w:ins>
      </w:hyperlink>
      <w:ins w:id="11289" w:author="PR Preview" w:date="2026-01-01T00:00:00Z">
        <w:r>
          <w:t xml:space="preserve"> </w:t>
        </w:r>
      </w:ins>
      <w:ins w:id="11290" w:author="PR Preview" w:date="2026-01-01T00:00:00Z">
        <w:r>
          <w:t xml:space="preserve">says that the matrix inner product</w:t>
        </w:r>
      </w:ins>
      <w:ins w:id="11291" w:author="PR Preview" w:date="2026-01-01T00:00:00Z">
        <w:r>
          <w:t xml:space="preserve"> </w:t>
        </w:r>
      </w:ins>
      <w:ins w:id="11292" w:author="PR Preview" w:date="2026-01-01T00:00:00Z">
        <w:r>
          <w:t xml:space="preserve">is the dot product (2) of the two matrices’</w:t>
        </w:r>
      </w:ins>
      <w:ins w:id="11293" w:author="PR Preview" w:date="2026-01-01T00:00:00Z">
        <w:r>
          <w:t xml:space="preserve"> </w:t>
        </w:r>
      </w:ins>
      <w:ins w:id="11294" w:author="PR Preview" w:date="2026-01-01T00:00:00Z">
        <w:r>
          <w:t xml:space="preserve">entries, each listed as one vector of length</w:t>
        </w:r>
      </w:ins>
      <w:ins w:id="11295" w:author="PR Preview" w:date="2026-01-01T00:00:00Z">
        <w:r>
          <w:t xml:space="preserve"> </w:t>
        </w:r>
      </w:ins>
      <m:oMath>
        <m:r>
          <m:t>n</m:t>
        </m:r>
        <m:r>
          <m:t>p</m:t>
        </m:r>
      </m:oMath>
      <w:ins w:id="11296" w:author="PR Preview" w:date="2026-01-01T00:00:00Z">
        <w:r>
          <w:t xml:space="preserve">,</w:t>
        </w:r>
      </w:ins>
      <w:ins w:id="11297" w:author="PR Preview" w:date="2026-01-01T00:00:00Z">
        <w:r>
          <w:t xml:space="preserve"> </w:t>
        </w:r>
      </w:ins>
      <w:ins w:id="11298" w:author="PR Preview" w:date="2026-01-01T00:00:00Z">
        <w:r>
          <w:t xml:space="preserve">with both matrices’ entries listed in the same order.</w:t>
        </w:r>
      </w:ins>
    </w:p>
    <w:p>
      <w:pPr>
        <w:pStyle w:val="BodyText"/>
      </w:pPr>
      <w:ins w:id="11299" w:author="PR Preview" w:date="2026-01-01T00:00:00Z">
        <w:r>
          <w:t xml:space="preserve">For example, listing the entries of</w:t>
        </w:r>
      </w:ins>
      <w:ins w:id="11300" w:author="PR Preview" w:date="2026-01-01T00:00:00Z">
        <w:r>
          <w:t xml:space="preserve"> </w:t>
        </w:r>
      </w:ins>
      <m:oMath>
        <m:r>
          <m:rPr>
            <m:sty m:val="bi"/>
          </m:rPr>
          <m:t>A</m:t>
        </m:r>
      </m:oMath>
      <w:ins w:id="11301" w:author="PR Preview" w:date="2026-01-01T00:00:00Z">
        <w:r>
          <w:t xml:space="preserve"> </w:t>
        </w:r>
      </w:ins>
      <w:ins w:id="11302" w:author="PR Preview" w:date="2026-01-01T00:00:00Z">
        <w:r>
          <w:t xml:space="preserve">and</w:t>
        </w:r>
      </w:ins>
      <w:ins w:id="11303" w:author="PR Preview" w:date="2026-01-01T00:00:00Z">
        <w:r>
          <w:t xml:space="preserve"> </w:t>
        </w:r>
      </w:ins>
      <m:oMath>
        <m:r>
          <m:rPr>
            <m:sty m:val="bi"/>
          </m:rPr>
          <m:t>B</m:t>
        </m:r>
      </m:oMath>
      <w:ins w:id="11304" w:author="PR Preview" w:date="2026-01-01T00:00:00Z">
        <w:r>
          <w:t xml:space="preserve"> </w:t>
        </w:r>
      </w:ins>
      <w:ins w:id="11305" w:author="PR Preview" w:date="2026-01-01T00:00:00Z">
        <w:r>
          <w:t xml:space="preserve">in</w:t>
        </w:r>
      </w:ins>
      <w:ins w:id="11306" w:author="PR Preview" w:date="2026-01-01T00:00:00Z">
        <w:r>
          <w:t xml:space="preserve"> </w:t>
        </w:r>
      </w:ins>
      <w:hyperlink w:anchor="exm-matrix-inner-product">
        <w:ins w:id="11307" w:author="PR Preview" w:date="2026-01-01T00:00:00Z">
          <w:r>
            <w:rPr>
              <w:rStyle w:val="Hyperlink"/>
            </w:rPr>
            <w:t xml:space="preserve">Example 145</w:t>
          </w:r>
        </w:ins>
      </w:hyperlink>
      <w:ins w:id="11308" w:author="PR Preview" w:date="2026-01-01T00:00:00Z">
        <w:r>
          <w:t xml:space="preserve"> </w:t>
        </w:r>
      </w:ins>
      <w:ins w:id="11309" w:author="PR Preview" w:date="2026-01-01T00:00:00Z">
        <w:r>
          <w:t xml:space="preserve">row by row</w:t>
        </w:r>
      </w:ins>
      <w:ins w:id="11310" w:author="PR Preview" w:date="2026-01-01T00:00:00Z">
        <w:r>
          <w:t xml:space="preserve"> </w:t>
        </w:r>
      </w:ins>
      <w:ins w:id="11311" w:author="PR Preview" w:date="2026-01-01T00:00:00Z">
        <w:r>
          <w:t xml:space="preserve">gives</w:t>
        </w:r>
      </w:ins>
      <w:ins w:id="11312"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1313" w:author="PR Preview" w:date="2026-01-01T00:00:00Z">
        <w:r>
          <w:t xml:space="preserve"> </w:t>
        </w:r>
      </w:ins>
      <w:ins w:id="11314" w:author="PR Preview" w:date="2026-01-01T00:00:00Z">
        <w:r>
          <w:t xml:space="preserve">and</w:t>
        </w:r>
      </w:ins>
      <w:ins w:id="11315"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11316" w:author="PR Preview" w:date="2026-01-01T00:00:00Z">
        <w:r>
          <w:t xml:space="preserve">,</w:t>
        </w:r>
      </w:ins>
      <w:ins w:id="11317" w:author="PR Preview" w:date="2026-01-01T00:00:00Z">
        <w:r>
          <w:t xml:space="preserve"> </w:t>
        </w:r>
      </w:ins>
      <w:ins w:id="11318"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7"/>
    <w:bookmarkStart w:id="478" w:name="def-frobenius-norm"/>
    <w:p>
      <w:pPr>
        <w:pStyle w:val="FirstParagraph"/>
      </w:pPr>
      <w:ins w:id="11319" w:author="PR Preview" w:date="2026-01-01T00:00:00Z">
        <w:r>
          <w:rPr>
            <w:b/>
            <w:bCs/>
          </w:rPr>
          <w:t xml:space="preserve">Definition 94 (Frobenius norm)</w:t>
        </w:r>
      </w:ins>
      <w:ins w:id="11320" w:author="PR Preview" w:date="2026-01-01T00:00:00Z">
        <w:r>
          <w:t xml:space="preserve"> </w:t>
        </w:r>
      </w:ins>
      <w:ins w:id="11321" w:author="PR Preview" w:date="2026-01-01T00:00:00Z">
        <w:r>
          <w:t xml:space="preserve">The</w:t>
        </w:r>
      </w:ins>
      <w:ins w:id="11322" w:author="PR Preview" w:date="2026-01-01T00:00:00Z">
        <w:r>
          <w:t xml:space="preserve"> </w:t>
        </w:r>
      </w:ins>
      <w:ins w:id="11323" w:author="PR Preview" w:date="2026-01-01T00:00:00Z">
        <w:r>
          <w:rPr>
            <w:b/>
            <w:bCs/>
          </w:rPr>
          <w:t xml:space="preserve">Frobenius norm</w:t>
        </w:r>
      </w:ins>
      <w:ins w:id="11324" w:author="PR Preview" w:date="2026-01-01T00:00:00Z">
        <w:r>
          <w:t xml:space="preserve"> </w:t>
        </w:r>
      </w:ins>
      <w:ins w:id="11325" w:author="PR Preview" w:date="2026-01-01T00:00:00Z">
        <w:r>
          <w:t xml:space="preserve">[67]</w:t>
        </w:r>
      </w:ins>
      <w:ins w:id="11326" w:author="PR Preview" w:date="2026-01-01T00:00:00Z">
        <w:r>
          <w:t xml:space="preserve"> </w:t>
        </w:r>
      </w:ins>
      <w:ins w:id="11327" w:author="PR Preview" w:date="2026-01-01T00:00:00Z">
        <w:r>
          <w:t xml:space="preserve">of an</w:t>
        </w:r>
      </w:ins>
      <w:ins w:id="11328" w:author="PR Preview" w:date="2026-01-01T00:00:00Z">
        <w:r>
          <w:t xml:space="preserve"> </w:t>
        </w:r>
      </w:ins>
      <m:oMath>
        <m:r>
          <m:t>n</m:t>
        </m:r>
        <m:r>
          <m:rPr>
            <m:sty m:val="p"/>
          </m:rPr>
          <m:t>×</m:t>
        </m:r>
        <m:r>
          <m:t>p</m:t>
        </m:r>
      </m:oMath>
      <w:ins w:id="11329" w:author="PR Preview" w:date="2026-01-01T00:00:00Z">
        <w:r>
          <w:t xml:space="preserve"> </w:t>
        </w:r>
      </w:ins>
      <w:ins w:id="11330" w:author="PR Preview" w:date="2026-01-01T00:00:00Z">
        <w:r>
          <w:t xml:space="preserve">matrix</w:t>
        </w:r>
      </w:ins>
      <w:ins w:id="11331" w:author="PR Preview" w:date="2026-01-01T00:00:00Z">
        <w:r>
          <w:t xml:space="preserve"> </w:t>
        </w:r>
      </w:ins>
      <m:oMath>
        <m:r>
          <m:rPr>
            <m:sty m:val="bi"/>
          </m:rPr>
          <m:t>A</m:t>
        </m:r>
      </m:oMath>
      <w:ins w:id="11332" w:author="PR Preview" w:date="2026-01-01T00:00:00Z">
        <w:r>
          <w:t xml:space="preserve"> </w:t>
        </w:r>
      </w:ins>
      <w:ins w:id="11333" w:author="PR Preview" w:date="2026-01-01T00:00:00Z">
        <w:r>
          <w:t xml:space="preserve">is</w:t>
        </w:r>
      </w:ins>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8"/>
    <w:bookmarkStart w:id="479" w:name="exm-frobenius-norm"/>
    <w:p>
      <w:pPr>
        <w:pStyle w:val="BodyText"/>
      </w:pPr>
      <w:del w:id="11334" w:author="PR Preview" w:date="2026-01-01T00:00:00Z">
        <w:r>
          <w:rPr>
            <w:b/>
            <w:bCs/>
          </w:rPr>
          <w:delText xml:space="preserve">Example 144 (The Frobenius norm of a</w:delText>
        </w:r>
      </w:del>
      <w:del w:id="11335" w:author="PR Preview" w:date="2026-01-01T00:00:00Z">
        <w:r>
          <w:rPr>
            <w:b/>
            <w:bCs/>
          </w:rPr>
          <w:delText xml:space="preserve"> </w:delText>
        </w:r>
      </w:del>
      <m:oMath>
        <m:r>
          <m:t>2</m:t>
        </m:r>
        <m:r>
          <m:rPr>
            <m:sty m:val="p"/>
          </m:rPr>
          <m:t>×</m:t>
        </m:r>
        <m:r>
          <m:t>2</m:t>
        </m:r>
      </m:oMath>
      <w:del w:id="11336" w:author="PR Preview" w:date="2026-01-01T00:00:00Z">
        <w:r>
          <w:rPr>
            <w:b/>
            <w:bCs/>
          </w:rPr>
          <w:delText xml:space="preserve"> </w:delText>
        </w:r>
      </w:del>
      <w:del w:id="11337" w:author="PR Preview" w:date="2026-01-01T00:00:00Z">
        <w:r>
          <w:rPr>
            <w:b/>
            <w:bCs/>
          </w:rPr>
          <w:delText xml:space="preserve">matrix)</w:delText>
        </w:r>
      </w:del>
      <w:del w:id="11338" w:author="PR Preview" w:date="2026-01-01T00:00:00Z">
        <w:r>
          <w:delText xml:space="preserve"> </w:delText>
        </w:r>
      </w:del>
      <w:del w:id="11339" w:author="PR Preview" w:date="2026-01-01T00:00:00Z">
        <w:r>
          <w:delText xml:space="preserve">For</w:delText>
        </w:r>
      </w:del>
      <w:del w:id="1134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1341"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11342" w:author="PR Preview" w:date="2026-01-01T00:00:00Z">
        <w:r>
          <w:delText xml:space="preserve">The second step is</w:delText>
        </w:r>
      </w:del>
      <w:del w:id="11343" w:author="PR Preview" w:date="2026-01-01T00:00:00Z">
        <w:r>
          <w:delText xml:space="preserve"> </w:delText>
        </w:r>
      </w:del>
      <w:hyperlink w:anchor="thm-matrix-inner-product-entries">
        <w:del w:id="11344" w:author="PR Preview" w:date="2026-01-01T00:00:00Z">
          <w:r>
            <w:rPr>
              <w:rStyle w:val="Hyperlink"/>
            </w:rPr>
            <w:delText xml:space="preserve">Theorem 76</w:delText>
          </w:r>
        </w:del>
      </w:hyperlink>
      <w:del w:id="11345" w:author="PR Preview" w:date="2026-01-01T00:00:00Z">
        <w:r>
          <w:delText xml:space="preserve">.</w:delText>
        </w:r>
      </w:del>
    </w:p>
    <w:p>
      <w:pPr>
        <w:pStyle w:val="BodyText"/>
      </w:pPr>
      <w:del w:id="11346" w:author="PR Preview" w:date="2026-01-01T00:00:00Z">
        <w:r>
          <w:rPr>
            <w:i/>
            <w:iCs/>
          </w:rPr>
          <w:delText xml:space="preserve">Remark 35</w:delText>
        </w:r>
      </w:del>
      <w:del w:id="11347" w:author="PR Preview" w:date="2026-01-01T00:00:00Z">
        <w:r>
          <w:delText xml:space="preserve"> (The Frobenius norm is the Euclidean norm of the entries). </w:delText>
        </w:r>
      </w:del>
      <w:del w:id="11348" w:author="PR Preview" w:date="2026-01-01T00:00:00Z">
        <w:r>
          <w:delText xml:space="preserve">By</w:delText>
        </w:r>
      </w:del>
      <w:del w:id="11349" w:author="PR Preview" w:date="2026-01-01T00:00:00Z">
        <w:r>
          <w:delText xml:space="preserve"> </w:delText>
        </w:r>
      </w:del>
      <w:hyperlink w:anchor="thm-matrix-inner-product-entries">
        <w:del w:id="11350" w:author="PR Preview" w:date="2026-01-01T00:00:00Z">
          <w:r>
            <w:rPr>
              <w:rStyle w:val="Hyperlink"/>
            </w:rPr>
            <w:delText xml:space="preserve">Theorem 76</w:delText>
          </w:r>
        </w:del>
      </w:hyperlink>
      <w:del w:id="11351" w:author="PR Preview" w:date="2026-01-01T00:00:00Z">
        <w:r>
          <w:delText xml:space="preserve">,</w:delText>
        </w:r>
      </w:del>
      <w:del w:id="11352"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11353" w:author="PR Preview" w:date="2026-01-01T00:00:00Z">
        <w:r>
          <w:delText xml:space="preserve">,</w:delText>
        </w:r>
      </w:del>
      <w:del w:id="11354" w:author="PR Preview" w:date="2026-01-01T00:00:00Z">
        <w:r>
          <w:delText xml:space="preserve"> </w:delText>
        </w:r>
      </w:del>
      <w:del w:id="11355" w:author="PR Preview" w:date="2026-01-01T00:00:00Z">
        <w:r>
          <w:delText xml:space="preserve">a sum of squares, so the square root is always defined.</w:delText>
        </w:r>
      </w:del>
      <w:del w:id="11356" w:author="PR Preview" w:date="2026-01-01T00:00:00Z">
        <w:r>
          <w:delText xml:space="preserve"> </w:delText>
        </w:r>
      </w:del>
      <m:oMath>
        <m:r>
          <m:t>​</m:t>
        </m:r>
        <m:d>
          <m:dPr>
            <m:begChr m:val="∥"/>
            <m:sepChr m:val=""/>
            <m:endChr m:val="∥"/>
            <m:grow/>
          </m:dPr>
          <m:e>
            <m:r>
              <m:rPr>
                <m:sty m:val="bi"/>
              </m:rPr>
              <m:t>A</m:t>
            </m:r>
          </m:e>
        </m:d>
        <m:sSub>
          <m:e>
            <m:r>
              <m:t>​</m:t>
            </m:r>
          </m:e>
          <m:sub>
            <m:r>
              <m:t>F</m:t>
            </m:r>
          </m:sub>
        </m:sSub>
      </m:oMath>
      <w:del w:id="11357" w:author="PR Preview" w:date="2026-01-01T00:00:00Z">
        <w:r>
          <w:delText xml:space="preserve"> </w:delText>
        </w:r>
      </w:del>
      <w:del w:id="11358" w:author="PR Preview" w:date="2026-01-01T00:00:00Z">
        <w:r>
          <w:delText xml:space="preserve">is the Euclidean norm (</w:delText>
        </w:r>
      </w:del>
      <w:hyperlink w:anchor="def-euclidean-norm">
        <w:del w:id="11359" w:author="PR Preview" w:date="2026-01-01T00:00:00Z">
          <w:r>
            <w:rPr>
              <w:rStyle w:val="Hyperlink"/>
            </w:rPr>
            <w:delText xml:space="preserve">Definition 16</w:delText>
          </w:r>
        </w:del>
      </w:hyperlink>
      <w:del w:id="11360" w:author="PR Preview" w:date="2026-01-01T00:00:00Z">
        <w:r>
          <w:delText xml:space="preserve">)</w:delText>
        </w:r>
      </w:del>
      <w:del w:id="11361" w:author="PR Preview" w:date="2026-01-01T00:00:00Z">
        <w:r>
          <w:delText xml:space="preserve"> </w:delText>
        </w:r>
      </w:del>
      <w:del w:id="11362" w:author="PR Preview" w:date="2026-01-01T00:00:00Z">
        <w:r>
          <w:delText xml:space="preserve">of the entries of</w:delText>
        </w:r>
      </w:del>
      <w:del w:id="11363" w:author="PR Preview" w:date="2026-01-01T00:00:00Z">
        <w:r>
          <w:delText xml:space="preserve"> </w:delText>
        </w:r>
      </w:del>
      <m:oMath>
        <m:r>
          <m:rPr>
            <m:sty m:val="bi"/>
          </m:rPr>
          <m:t>A</m:t>
        </m:r>
      </m:oMath>
      <w:del w:id="11364" w:author="PR Preview" w:date="2026-01-01T00:00:00Z">
        <w:r>
          <w:delText xml:space="preserve">, listed as one vector of length</w:delText>
        </w:r>
      </w:del>
      <w:del w:id="11365" w:author="PR Preview" w:date="2026-01-01T00:00:00Z">
        <w:r>
          <w:delText xml:space="preserve"> </w:delText>
        </w:r>
      </w:del>
      <m:oMath>
        <m:r>
          <m:t>n</m:t>
        </m:r>
        <m:r>
          <m:t>p</m:t>
        </m:r>
      </m:oMath>
      <w:del w:id="11366" w:author="PR Preview" w:date="2026-01-01T00:00:00Z">
        <w:r>
          <w:delText xml:space="preserve"> </w:delText>
        </w:r>
      </w:del>
      <w:del w:id="11367" w:author="PR Preview" w:date="2026-01-01T00:00:00Z">
        <w:r>
          <w:delText xml:space="preserve">(Banerjee and Roy 2014, chap. 15, Definition 15.4, p. 492)</w:delText>
        </w:r>
      </w:del>
      <w:del w:id="11368" w:author="PR Preview" w:date="2026-01-01T00:00:00Z">
        <w:r>
          <w:delText xml:space="preserve">.</w:delText>
        </w:r>
      </w:del>
    </w:p>
    <w:p>
      <w:pPr>
        <w:pStyle w:val="BodyText"/>
      </w:pPr>
      <w:del w:id="11369" w:author="PR Preview" w:date="2026-01-01T00:00:00Z">
        <w:r>
          <w:delText xml:space="preserve">For example, listing the entries of</w:delText>
        </w:r>
      </w:del>
      <w:del w:id="11370" w:author="PR Preview" w:date="2026-01-01T00:00:00Z">
        <w:r>
          <w:delText xml:space="preserve"> </w:delText>
        </w:r>
      </w:del>
      <m:oMath>
        <m:r>
          <m:rPr>
            <m:sty m:val="bi"/>
          </m:rPr>
          <m:t>A</m:t>
        </m:r>
      </m:oMath>
      <w:del w:id="11371" w:author="PR Preview" w:date="2026-01-01T00:00:00Z">
        <w:r>
          <w:delText xml:space="preserve"> </w:delText>
        </w:r>
      </w:del>
      <w:del w:id="11372" w:author="PR Preview" w:date="2026-01-01T00:00:00Z">
        <w:r>
          <w:delText xml:space="preserve">in</w:delText>
        </w:r>
      </w:del>
      <w:del w:id="11373" w:author="PR Preview" w:date="2026-01-01T00:00:00Z">
        <w:r>
          <w:delText xml:space="preserve"> </w:delText>
        </w:r>
      </w:del>
      <w:hyperlink w:anchor="exm-frobenius-norm">
        <w:del w:id="11374" w:author="PR Preview" w:date="2026-01-01T00:00:00Z">
          <w:r>
            <w:rPr>
              <w:rStyle w:val="Hyperlink"/>
            </w:rPr>
            <w:delText xml:space="preserve">Example 144</w:delText>
          </w:r>
        </w:del>
      </w:hyperlink>
      <w:del w:id="11375" w:author="PR Preview" w:date="2026-01-01T00:00:00Z">
        <w:r>
          <w:delText xml:space="preserve"> </w:delText>
        </w:r>
      </w:del>
      <w:del w:id="11376" w:author="PR Preview" w:date="2026-01-01T00:00:00Z">
        <w:r>
          <w:delText xml:space="preserve">row by row gives the vector</w:delText>
        </w:r>
      </w:del>
      <w:del w:id="11377"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11378" w:author="PR Preview" w:date="2026-01-01T00:00:00Z">
        <w:r>
          <w:delText xml:space="preserve"> </w:delText>
        </w:r>
      </w:del>
      <w:del w:id="11379" w:author="PR Preview" w:date="2026-01-01T00:00:00Z">
        <w:r>
          <w:delText xml:space="preserve">of length</w:delText>
        </w:r>
      </w:del>
      <w:del w:id="11380" w:author="PR Preview" w:date="2026-01-01T00:00:00Z">
        <w:r>
          <w:delText xml:space="preserve"> </w:delText>
        </w:r>
      </w:del>
      <m:oMath>
        <m:r>
          <m:t>2</m:t>
        </m:r>
        <m:r>
          <m:rPr>
            <m:sty m:val="p"/>
          </m:rPr>
          <m:t>⋅</m:t>
        </m:r>
        <m:r>
          <m:t>2</m:t>
        </m:r>
        <m:r>
          <m:rPr>
            <m:sty m:val="p"/>
          </m:rPr>
          <m:t>=</m:t>
        </m:r>
        <m:r>
          <m:t>4</m:t>
        </m:r>
      </m:oMath>
      <w:del w:id="11381" w:author="PR Preview" w:date="2026-01-01T00:00:00Z">
        <w:r>
          <w:delText xml:space="preserve">,</w:delText>
        </w:r>
      </w:del>
      <w:del w:id="11382" w:author="PR Preview" w:date="2026-01-01T00:00:00Z">
        <w:r>
          <w:delText xml:space="preserve"> </w:delText>
        </w:r>
      </w:del>
      <w:del w:id="11383"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11384" w:author="PR Preview" w:date="2026-01-01T00:00:00Z">
        <w:r>
          <w:rPr>
            <w:b/>
            <w:bCs/>
          </w:rPr>
          <w:delText xml:space="preserve">Theorem 77 (The squared Frobenius norm adds up the squared column norms)</w:delText>
        </w:r>
      </w:del>
      <w:del w:id="11385" w:author="PR Preview" w:date="2026-01-01T00:00:00Z">
        <w:r>
          <w:delText xml:space="preserve"> </w:delText>
        </w:r>
      </w:del>
      <w:del w:id="11386" w:author="PR Preview" w:date="2026-01-01T00:00:00Z">
        <w:r>
          <w:delText xml:space="preserve">If</w:delText>
        </w:r>
      </w:del>
      <w:del w:id="11387" w:author="PR Preview" w:date="2026-01-01T00:00:00Z">
        <w:r>
          <w:delText xml:space="preserve"> </w:delText>
        </w:r>
      </w:del>
      <m:oMath>
        <m:r>
          <m:rPr>
            <m:sty m:val="bi"/>
          </m:rPr>
          <m:t>A</m:t>
        </m:r>
      </m:oMath>
      <w:del w:id="11388" w:author="PR Preview" w:date="2026-01-01T00:00:00Z">
        <w:r>
          <w:delText xml:space="preserve"> </w:delText>
        </w:r>
      </w:del>
      <w:del w:id="11389" w:author="PR Preview" w:date="2026-01-01T00:00:00Z">
        <w:r>
          <w:delText xml:space="preserve">is an</w:delText>
        </w:r>
      </w:del>
      <w:del w:id="11390" w:author="PR Preview" w:date="2026-01-01T00:00:00Z">
        <w:r>
          <w:delText xml:space="preserve"> </w:delText>
        </w:r>
      </w:del>
      <m:oMath>
        <m:r>
          <m:t>n</m:t>
        </m:r>
        <m:r>
          <m:rPr>
            <m:sty m:val="p"/>
          </m:rPr>
          <m:t>×</m:t>
        </m:r>
        <m:r>
          <m:t>p</m:t>
        </m:r>
      </m:oMath>
      <w:del w:id="11391" w:author="PR Preview" w:date="2026-01-01T00:00:00Z">
        <w:r>
          <w:delText xml:space="preserve"> </w:delText>
        </w:r>
      </w:del>
      <w:del w:id="11392" w:author="PR Preview" w:date="2026-01-01T00:00:00Z">
        <w:r>
          <w:delText xml:space="preserve">matrix</w:delText>
        </w:r>
      </w:del>
      <w:del w:id="11393" w:author="PR Preview" w:date="2026-01-01T00:00:00Z">
        <w:r>
          <w:delText xml:space="preserve"> </w:delText>
        </w:r>
      </w:del>
      <w:del w:id="11394" w:author="PR Preview" w:date="2026-01-01T00:00:00Z">
        <w:r>
          <w:delText xml:space="preserve">with columns</w:delText>
        </w:r>
      </w:del>
      <w:del w:id="11395" w:author="PR Preview" w:date="2026-01-01T00:00:00Z">
        <w:r>
          <w:delText xml:space="preserve"> </w:delText>
        </w:r>
      </w:del>
      <w:del w:id="11396" w:author="PR Preview" w:date="2026-01-01T00:00:00Z">
        <w:r>
          <w:delText xml:space="preserve">$\mathord{\smash[b]{\underset{\raise.3ex\hbox{$\scriptstyle\sim$}}{a}}\vphantom{a}}_1, \ldots, \mathord{\smash[b]{\underset{\raise.3ex\hbox{$\scriptstyle\sim$}}{a}}\vphantom{a}}_p$</w:delText>
        </w:r>
      </w:del>
      <w:del w:id="11397" w:author="PR Preview" w:date="2026-01-01T00:00:00Z">
        <w:r>
          <w:delText xml:space="preserve">, then</w:delText>
        </w:r>
      </w:del>
    </w:p>
    <w:p>
      <w:pPr>
        <w:pStyle w:val="BodyText"/>
      </w:pPr>
      <w:ins w:id="11398" w:author="PR Preview" w:date="2026-01-01T00:00:00Z">
        <w:r>
          <w:rPr>
            <w:b/>
            <w:bCs/>
          </w:rPr>
          <w:t xml:space="preserve">Example 146 (The Frobenius norm of a</w:t>
        </w:r>
      </w:ins>
      <w:ins w:id="11399" w:author="PR Preview" w:date="2026-01-01T00:00:00Z">
        <w:r>
          <w:rPr>
            <w:b/>
            <w:bCs/>
          </w:rPr>
          <w:t xml:space="preserve"> </w:t>
        </w:r>
      </w:ins>
      <m:oMath>
        <m:r>
          <m:t>2</m:t>
        </m:r>
        <m:r>
          <m:rPr>
            <m:sty m:val="p"/>
          </m:rPr>
          <m:t>×</m:t>
        </m:r>
        <m:r>
          <m:t>2</m:t>
        </m:r>
      </m:oMath>
      <w:ins w:id="11400" w:author="PR Preview" w:date="2026-01-01T00:00:00Z">
        <w:r>
          <w:rPr>
            <w:b/>
            <w:bCs/>
          </w:rPr>
          <w:t xml:space="preserve"> </w:t>
        </w:r>
      </w:ins>
      <w:ins w:id="11401" w:author="PR Preview" w:date="2026-01-01T00:00:00Z">
        <w:r>
          <w:rPr>
            <w:b/>
            <w:bCs/>
          </w:rPr>
          <w:t xml:space="preserve">matrix)</w:t>
        </w:r>
      </w:ins>
      <w:ins w:id="11402" w:author="PR Preview" w:date="2026-01-01T00:00:00Z">
        <w:r>
          <w:t xml:space="preserve"> </w:t>
        </w:r>
      </w:ins>
      <w:ins w:id="11403" w:author="PR Preview" w:date="2026-01-01T00:00:00Z">
        <w:r>
          <w:t xml:space="preserve">For</w:t>
        </w:r>
      </w:ins>
      <w:ins w:id="1140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1405"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11406" w:author="PR Preview" w:date="2026-01-01T00:00:00Z">
        <w:r>
          <w:t xml:space="preserve">The second step is</w:t>
        </w:r>
      </w:ins>
      <w:ins w:id="11407" w:author="PR Preview" w:date="2026-01-01T00:00:00Z">
        <w:r>
          <w:t xml:space="preserve"> </w:t>
        </w:r>
      </w:ins>
      <w:hyperlink w:anchor="thm-matrix-inner-product-entries">
        <w:ins w:id="11408" w:author="PR Preview" w:date="2026-01-01T00:00:00Z">
          <w:r>
            <w:rPr>
              <w:rStyle w:val="Hyperlink"/>
            </w:rPr>
            <w:t xml:space="preserve">Theorem 77</w:t>
          </w:r>
        </w:ins>
      </w:hyperlink>
      <w:ins w:id="11409" w:author="PR Preview" w:date="2026-01-01T00:00:00Z">
        <w:r>
          <w:t xml:space="preserve">.</w:t>
        </w:r>
      </w:ins>
    </w:p>
    <w:bookmarkEnd w:id="479"/>
    <w:bookmarkStart w:id="480" w:name="rem-frobenius-norm-entries"/>
    <w:p>
      <w:pPr>
        <w:pStyle w:val="BodyText"/>
      </w:pPr>
      <w:ins w:id="11410" w:author="PR Preview" w:date="2026-01-01T00:00:00Z">
        <w:r>
          <w:rPr>
            <w:i/>
            <w:iCs/>
          </w:rPr>
          <w:t xml:space="preserve">Remark 36</w:t>
        </w:r>
      </w:ins>
      <w:ins w:id="11411" w:author="PR Preview" w:date="2026-01-01T00:00:00Z">
        <w:r>
          <w:t xml:space="preserve"> (The Frobenius norm is the Euclidean norm of the entries). </w:t>
        </w:r>
      </w:ins>
      <w:ins w:id="11412" w:author="PR Preview" w:date="2026-01-01T00:00:00Z">
        <w:r>
          <w:t xml:space="preserve">By</w:t>
        </w:r>
      </w:ins>
      <w:ins w:id="11413" w:author="PR Preview" w:date="2026-01-01T00:00:00Z">
        <w:r>
          <w:t xml:space="preserve"> </w:t>
        </w:r>
      </w:ins>
      <w:hyperlink w:anchor="thm-matrix-inner-product-entries">
        <w:ins w:id="11414" w:author="PR Preview" w:date="2026-01-01T00:00:00Z">
          <w:r>
            <w:rPr>
              <w:rStyle w:val="Hyperlink"/>
            </w:rPr>
            <w:t xml:space="preserve">Theorem 77</w:t>
          </w:r>
        </w:ins>
      </w:hyperlink>
      <w:ins w:id="11415" w:author="PR Preview" w:date="2026-01-01T00:00:00Z">
        <w:r>
          <w:t xml:space="preserve">,</w:t>
        </w:r>
      </w:ins>
      <w:ins w:id="11416"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11417" w:author="PR Preview" w:date="2026-01-01T00:00:00Z">
        <w:r>
          <w:t xml:space="preserve">,</w:t>
        </w:r>
      </w:ins>
      <w:ins w:id="11418" w:author="PR Preview" w:date="2026-01-01T00:00:00Z">
        <w:r>
          <w:t xml:space="preserve"> </w:t>
        </w:r>
      </w:ins>
      <w:ins w:id="11419" w:author="PR Preview" w:date="2026-01-01T00:00:00Z">
        <w:r>
          <w:t xml:space="preserve">a sum of squares, so the square root is always defined.</w:t>
        </w:r>
      </w:ins>
      <w:ins w:id="11420" w:author="PR Preview" w:date="2026-01-01T00:00:00Z">
        <w:r>
          <w:t xml:space="preserve"> </w:t>
        </w:r>
      </w:ins>
      <m:oMath>
        <m:r>
          <m:t>​</m:t>
        </m:r>
        <m:d>
          <m:dPr>
            <m:begChr m:val="∥"/>
            <m:sepChr m:val=""/>
            <m:endChr m:val="∥"/>
            <m:grow/>
          </m:dPr>
          <m:e>
            <m:r>
              <m:rPr>
                <m:sty m:val="bi"/>
              </m:rPr>
              <m:t>A</m:t>
            </m:r>
          </m:e>
        </m:d>
        <m:sSub>
          <m:e>
            <m:r>
              <m:t>​</m:t>
            </m:r>
          </m:e>
          <m:sub>
            <m:r>
              <m:t>F</m:t>
            </m:r>
          </m:sub>
        </m:sSub>
      </m:oMath>
      <w:ins w:id="11421" w:author="PR Preview" w:date="2026-01-01T00:00:00Z">
        <w:r>
          <w:t xml:space="preserve"> </w:t>
        </w:r>
      </w:ins>
      <w:ins w:id="11422" w:author="PR Preview" w:date="2026-01-01T00:00:00Z">
        <w:r>
          <w:t xml:space="preserve">is the Euclidean norm (</w:t>
        </w:r>
      </w:ins>
      <w:hyperlink w:anchor="def-euclidean-norm">
        <w:ins w:id="11423" w:author="PR Preview" w:date="2026-01-01T00:00:00Z">
          <w:r>
            <w:rPr>
              <w:rStyle w:val="Hyperlink"/>
            </w:rPr>
            <w:t xml:space="preserve">Definition 16</w:t>
          </w:r>
        </w:ins>
      </w:hyperlink>
      <w:ins w:id="11424" w:author="PR Preview" w:date="2026-01-01T00:00:00Z">
        <w:r>
          <w:t xml:space="preserve">)</w:t>
        </w:r>
      </w:ins>
      <w:ins w:id="11425" w:author="PR Preview" w:date="2026-01-01T00:00:00Z">
        <w:r>
          <w:t xml:space="preserve"> </w:t>
        </w:r>
      </w:ins>
      <w:ins w:id="11426" w:author="PR Preview" w:date="2026-01-01T00:00:00Z">
        <w:r>
          <w:t xml:space="preserve">of the entries of</w:t>
        </w:r>
      </w:ins>
      <w:ins w:id="11427" w:author="PR Preview" w:date="2026-01-01T00:00:00Z">
        <w:r>
          <w:t xml:space="preserve"> </w:t>
        </w:r>
      </w:ins>
      <m:oMath>
        <m:r>
          <m:rPr>
            <m:sty m:val="bi"/>
          </m:rPr>
          <m:t>A</m:t>
        </m:r>
      </m:oMath>
      <w:ins w:id="11428" w:author="PR Preview" w:date="2026-01-01T00:00:00Z">
        <w:r>
          <w:t xml:space="preserve">, listed as one vector of length</w:t>
        </w:r>
      </w:ins>
      <w:ins w:id="11429" w:author="PR Preview" w:date="2026-01-01T00:00:00Z">
        <w:r>
          <w:t xml:space="preserve"> </w:t>
        </w:r>
      </w:ins>
      <m:oMath>
        <m:r>
          <m:t>n</m:t>
        </m:r>
        <m:r>
          <m:t>p</m:t>
        </m:r>
      </m:oMath>
      <w:ins w:id="11430" w:author="PR Preview" w:date="2026-01-01T00:00:00Z">
        <w:r>
          <w:t xml:space="preserve"> </w:t>
        </w:r>
      </w:ins>
      <w:ins w:id="11431" w:author="PR Preview" w:date="2026-01-01T00:00:00Z">
        <w:r>
          <w:t xml:space="preserve">[47, Ch. 15], Definition 15.4, p. 492</w:t>
        </w:r>
      </w:ins>
      <w:ins w:id="11432" w:author="PR Preview" w:date="2026-01-01T00:00:00Z">
        <w:r>
          <w:t xml:space="preserve">.</w:t>
        </w:r>
      </w:ins>
    </w:p>
    <w:p>
      <w:pPr>
        <w:pStyle w:val="BodyText"/>
      </w:pPr>
      <w:ins w:id="11433" w:author="PR Preview" w:date="2026-01-01T00:00:00Z">
        <w:r>
          <w:t xml:space="preserve">For example, listing the entries of</w:t>
        </w:r>
      </w:ins>
      <w:ins w:id="11434" w:author="PR Preview" w:date="2026-01-01T00:00:00Z">
        <w:r>
          <w:t xml:space="preserve"> </w:t>
        </w:r>
      </w:ins>
      <m:oMath>
        <m:r>
          <m:rPr>
            <m:sty m:val="bi"/>
          </m:rPr>
          <m:t>A</m:t>
        </m:r>
      </m:oMath>
      <w:ins w:id="11435" w:author="PR Preview" w:date="2026-01-01T00:00:00Z">
        <w:r>
          <w:t xml:space="preserve"> </w:t>
        </w:r>
      </w:ins>
      <w:ins w:id="11436" w:author="PR Preview" w:date="2026-01-01T00:00:00Z">
        <w:r>
          <w:t xml:space="preserve">in</w:t>
        </w:r>
      </w:ins>
      <w:ins w:id="11437" w:author="PR Preview" w:date="2026-01-01T00:00:00Z">
        <w:r>
          <w:t xml:space="preserve"> </w:t>
        </w:r>
      </w:ins>
      <w:hyperlink w:anchor="exm-frobenius-norm">
        <w:ins w:id="11438" w:author="PR Preview" w:date="2026-01-01T00:00:00Z">
          <w:r>
            <w:rPr>
              <w:rStyle w:val="Hyperlink"/>
            </w:rPr>
            <w:t xml:space="preserve">Example 146</w:t>
          </w:r>
        </w:ins>
      </w:hyperlink>
      <w:ins w:id="11439" w:author="PR Preview" w:date="2026-01-01T00:00:00Z">
        <w:r>
          <w:t xml:space="preserve"> </w:t>
        </w:r>
      </w:ins>
      <w:ins w:id="11440" w:author="PR Preview" w:date="2026-01-01T00:00:00Z">
        <w:r>
          <w:t xml:space="preserve">row by row gives the vector</w:t>
        </w:r>
      </w:ins>
      <w:ins w:id="11441"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11442" w:author="PR Preview" w:date="2026-01-01T00:00:00Z">
        <w:r>
          <w:t xml:space="preserve"> </w:t>
        </w:r>
      </w:ins>
      <w:ins w:id="11443" w:author="PR Preview" w:date="2026-01-01T00:00:00Z">
        <w:r>
          <w:t xml:space="preserve">of length</w:t>
        </w:r>
      </w:ins>
      <w:ins w:id="11444" w:author="PR Preview" w:date="2026-01-01T00:00:00Z">
        <w:r>
          <w:t xml:space="preserve"> </w:t>
        </w:r>
      </w:ins>
      <m:oMath>
        <m:r>
          <m:t>2</m:t>
        </m:r>
        <m:r>
          <m:rPr>
            <m:sty m:val="p"/>
          </m:rPr>
          <m:t>⋅</m:t>
        </m:r>
        <m:r>
          <m:t>2</m:t>
        </m:r>
        <m:r>
          <m:rPr>
            <m:sty m:val="p"/>
          </m:rPr>
          <m:t>=</m:t>
        </m:r>
        <m:r>
          <m:t>4</m:t>
        </m:r>
      </m:oMath>
      <w:ins w:id="11445" w:author="PR Preview" w:date="2026-01-01T00:00:00Z">
        <w:r>
          <w:t xml:space="preserve">,</w:t>
        </w:r>
      </w:ins>
      <w:ins w:id="11446" w:author="PR Preview" w:date="2026-01-01T00:00:00Z">
        <w:r>
          <w:t xml:space="preserve"> </w:t>
        </w:r>
      </w:ins>
      <w:ins w:id="11447"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0"/>
    <w:bookmarkStart w:id="481" w:name="thm-frobenius-norm-columns"/>
    <w:p>
      <w:pPr>
        <w:pStyle w:val="FirstParagraph"/>
      </w:pPr>
      <w:ins w:id="11448" w:author="PR Preview" w:date="2026-01-01T00:00:00Z">
        <w:r>
          <w:rPr>
            <w:b/>
            <w:bCs/>
          </w:rPr>
          <w:t xml:space="preserve">Theorem 78 (The squared Frobenius norm adds up the squared column norms)</w:t>
        </w:r>
      </w:ins>
      <w:ins w:id="11449" w:author="PR Preview" w:date="2026-01-01T00:00:00Z">
        <w:r>
          <w:t xml:space="preserve"> </w:t>
        </w:r>
      </w:ins>
      <w:ins w:id="11450" w:author="PR Preview" w:date="2026-01-01T00:00:00Z">
        <w:r>
          <w:t xml:space="preserve">If</w:t>
        </w:r>
      </w:ins>
      <w:ins w:id="11451" w:author="PR Preview" w:date="2026-01-01T00:00:00Z">
        <w:r>
          <w:t xml:space="preserve"> </w:t>
        </w:r>
      </w:ins>
      <m:oMath>
        <m:r>
          <m:rPr>
            <m:sty m:val="bi"/>
          </m:rPr>
          <m:t>A</m:t>
        </m:r>
      </m:oMath>
      <w:ins w:id="11452" w:author="PR Preview" w:date="2026-01-01T00:00:00Z">
        <w:r>
          <w:t xml:space="preserve"> </w:t>
        </w:r>
      </w:ins>
      <w:ins w:id="11453" w:author="PR Preview" w:date="2026-01-01T00:00:00Z">
        <w:r>
          <w:t xml:space="preserve">is an</w:t>
        </w:r>
      </w:ins>
      <w:ins w:id="11454" w:author="PR Preview" w:date="2026-01-01T00:00:00Z">
        <w:r>
          <w:t xml:space="preserve"> </w:t>
        </w:r>
      </w:ins>
      <m:oMath>
        <m:r>
          <m:t>n</m:t>
        </m:r>
        <m:r>
          <m:rPr>
            <m:sty m:val="p"/>
          </m:rPr>
          <m:t>×</m:t>
        </m:r>
        <m:r>
          <m:t>p</m:t>
        </m:r>
      </m:oMath>
      <w:ins w:id="11455" w:author="PR Preview" w:date="2026-01-01T00:00:00Z">
        <w:r>
          <w:t xml:space="preserve"> </w:t>
        </w:r>
      </w:ins>
      <w:ins w:id="11456" w:author="PR Preview" w:date="2026-01-01T00:00:00Z">
        <w:r>
          <w:t xml:space="preserve">matrix</w:t>
        </w:r>
      </w:ins>
      <w:ins w:id="11457" w:author="PR Preview" w:date="2026-01-01T00:00:00Z">
        <w:r>
          <w:t xml:space="preserve"> </w:t>
        </w:r>
      </w:ins>
      <w:ins w:id="11458" w:author="PR Preview" w:date="2026-01-01T00:00:00Z">
        <w:r>
          <w:t xml:space="preserve">with columns</w:t>
        </w:r>
      </w:ins>
      <w:ins w:id="11459" w:author="PR Preview" w:date="2026-01-01T00:00:00Z">
        <w:r>
          <w:t xml:space="preserve"> </w:t>
        </w:r>
      </w:ins>
      <w:ins w:id="11460" w:author="PR Preview" w:date="2026-01-01T00:00:00Z">
        <w:r>
          <w:t xml:space="preserve">$\mathord{\smash[b]{\underset{\raise.3ex\hbox{$\scriptstyle\sim$}}{a}}\vphantom{a}}_1, \ldots, \mathord{\smash[b]{\underset{\raise.3ex\hbox{$\scriptstyle\sim$}}{a}}\vphantom{a}}_p$</w:t>
        </w:r>
      </w:ins>
      <w:ins w:id="11461" w:author="PR Preview" w:date="2026-01-01T00:00:00Z">
        <w:r>
          <w:t xml:space="preserve">, then</w:t>
        </w:r>
      </w:ins>
    </w:p>
    <w:p>
      <w:pPr>
        <w:pStyle w:val="BodyText"/>
      </w:pPr>
      <w:r>
        <w:t xml:space="preserve">$$
    \mathopen{}\left\lVert\mathbf{A}\right\rVert\mathclose{}_F^2 = \sum_{j=1}^p\mathopen{}\left\lVert\mathord{\smash[b]{\underset{\raise.3ex\hbox{$\scriptstyle\sim$}}{a}}\vphantom{a}}_j\right\rVert\mathclose{}^2.
    $$</w:t>
      </w:r>
    </w:p>
    <w:bookmarkEnd w:id="48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del w:id="11462" w:author="PR Preview" w:date="2026-01-01T00:00:00Z">
        <w:r>
          <w:delTex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delText>
        </w:r>
      </w:del>
    </w:p>
    <w:p>
      <w:pPr>
        <w:pStyle w:val="FirstParagraph"/>
      </w:pPr>
      <w:del w:id="11463" w:author="PR Preview" w:date="2026-01-01T00:00:00Z">
        <w:r>
          <w:rPr>
            <w:b/>
            <w:bCs/>
          </w:rPr>
          <w:delText xml:space="preserve">Example 145 (The Frobenius norm of a</w:delText>
        </w:r>
      </w:del>
      <w:del w:id="11464" w:author="PR Preview" w:date="2026-01-01T00:00:00Z">
        <w:r>
          <w:rPr>
            <w:b/>
            <w:bCs/>
          </w:rPr>
          <w:delText xml:space="preserve"> </w:delText>
        </w:r>
      </w:del>
      <m:oMath>
        <m:r>
          <m:t>2</m:t>
        </m:r>
        <m:r>
          <m:rPr>
            <m:sty m:val="p"/>
          </m:rPr>
          <m:t>×</m:t>
        </m:r>
        <m:r>
          <m:t>2</m:t>
        </m:r>
      </m:oMath>
      <w:del w:id="11465" w:author="PR Preview" w:date="2026-01-01T00:00:00Z">
        <w:r>
          <w:rPr>
            <w:b/>
            <w:bCs/>
          </w:rPr>
          <w:delText xml:space="preserve"> </w:delText>
        </w:r>
      </w:del>
      <w:del w:id="11466" w:author="PR Preview" w:date="2026-01-01T00:00:00Z">
        <w:r>
          <w:rPr>
            <w:b/>
            <w:bCs/>
          </w:rPr>
          <w:delText xml:space="preserve">matrix, column by column)</w:delText>
        </w:r>
      </w:del>
      <w:del w:id="11467" w:author="PR Preview" w:date="2026-01-01T00:00:00Z">
        <w:r>
          <w:delText xml:space="preserve"> </w:delText>
        </w:r>
      </w:del>
      <w:del w:id="11468" w:author="PR Preview" w:date="2026-01-01T00:00:00Z">
        <w:r>
          <w:delText xml:space="preserve">The matrix</w:delText>
        </w:r>
      </w:del>
      <w:del w:id="1146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1470" w:author="PR Preview" w:date="2026-01-01T00:00:00Z">
        <w:r>
          <w:delText xml:space="preserve"> </w:delText>
        </w:r>
      </w:del>
      <w:del w:id="11471" w:author="PR Preview" w:date="2026-01-01T00:00:00Z">
        <w:r>
          <w:delText xml:space="preserve">in</w:delText>
        </w:r>
      </w:del>
      <w:del w:id="11472" w:author="PR Preview" w:date="2026-01-01T00:00:00Z">
        <w:r>
          <w:delText xml:space="preserve"> </w:delText>
        </w:r>
      </w:del>
      <w:hyperlink w:anchor="exm-frobenius-norm">
        <w:del w:id="11473" w:author="PR Preview" w:date="2026-01-01T00:00:00Z">
          <w:r>
            <w:rPr>
              <w:rStyle w:val="Hyperlink"/>
            </w:rPr>
            <w:delText xml:space="preserve">Example 144</w:delText>
          </w:r>
        </w:del>
      </w:hyperlink>
      <w:del w:id="11474" w:author="PR Preview" w:date="2026-01-01T00:00:00Z">
        <w:r>
          <w:delText xml:space="preserve"> </w:delText>
        </w:r>
      </w:del>
      <w:del w:id="11475" w:author="PR Preview" w:date="2026-01-01T00:00:00Z">
        <w:r>
          <w:delText xml:space="preserve">has columns</w:delText>
        </w:r>
      </w:del>
      <w:del w:id="11476" w:author="PR Preview" w:date="2026-01-01T00:00:00Z">
        <w:r>
          <w:delText xml:space="preserve"> </w:delText>
        </w:r>
      </w:del>
      <w:del w:id="11477" w:author="PR Preview" w:date="2026-01-01T00:00:00Z">
        <w:r>
          <w:delText xml:space="preserve">$\mathord{\smash[b]{\underset{\raise.3ex\hbox{$\scriptstyle\sim$}}{a}}\vphantom{a}}_1 = (1, 3)$</w:delText>
        </w:r>
      </w:del>
      <w:del w:id="11478" w:author="PR Preview" w:date="2026-01-01T00:00:00Z">
        <w:r>
          <w:delText xml:space="preserve"> </w:delText>
        </w:r>
      </w:del>
      <w:del w:id="11479" w:author="PR Preview" w:date="2026-01-01T00:00:00Z">
        <w:r>
          <w:delText xml:space="preserve">and</w:delText>
        </w:r>
      </w:del>
      <w:del w:id="11480" w:author="PR Preview" w:date="2026-01-01T00:00:00Z">
        <w:r>
          <w:delText xml:space="preserve"> </w:delText>
        </w:r>
      </w:del>
      <w:del w:id="11481" w:author="PR Preview" w:date="2026-01-01T00:00:00Z">
        <w:r>
          <w:delText xml:space="preserve">$\mathord{\smash[b]{\underset{\raise.3ex\hbox{$\scriptstyle\sim$}}{a}}\vphantom{a}}_2 = (2, 4)$</w:delText>
        </w:r>
      </w:del>
      <w:del w:id="11482" w:author="PR Preview" w:date="2026-01-01T00:00:00Z">
        <w:r>
          <w:delText xml:space="preserve">, so</w:delText>
        </w:r>
      </w:del>
    </w:p>
    <w:p>
      <w:pPr>
        <w:pStyle w:val="BodyText"/>
      </w:pPr>
      <w:del w:id="11483" w:author="PR Preview" w:date="2026-01-01T00:00:00Z">
        <w:r>
          <w:delTex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delText>
        </w:r>
      </w:del>
    </w:p>
    <w:p>
      <w:pPr>
        <w:pStyle w:val="FirstParagraph"/>
      </w:pPr>
      <w:del w:id="11484" w:author="PR Preview" w:date="2026-01-01T00:00:00Z">
        <w:r>
          <w:delText xml:space="preserve">which matches</w:delText>
        </w:r>
      </w:del>
      <w:del w:id="11485"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11486" w:author="PR Preview" w:date="2026-01-01T00:00:00Z">
        <w:r>
          <w:delText xml:space="preserve"> </w:delText>
        </w:r>
      </w:del>
      <w:del w:id="11487" w:author="PR Preview" w:date="2026-01-01T00:00:00Z">
        <w:r>
          <w:delText xml:space="preserve">from</w:delText>
        </w:r>
      </w:del>
      <w:del w:id="11488" w:author="PR Preview" w:date="2026-01-01T00:00:00Z">
        <w:r>
          <w:delText xml:space="preserve"> </w:delText>
        </w:r>
      </w:del>
      <w:hyperlink w:anchor="exm-frobenius-norm">
        <w:del w:id="11489" w:author="PR Preview" w:date="2026-01-01T00:00:00Z">
          <w:r>
            <w:rPr>
              <w:rStyle w:val="Hyperlink"/>
            </w:rPr>
            <w:delText xml:space="preserve">Example 144</w:delText>
          </w:r>
        </w:del>
      </w:hyperlink>
      <w:del w:id="11490" w:author="PR Preview" w:date="2026-01-01T00:00:00Z">
        <w:r>
          <w:delText xml:space="preserve">.</w:delText>
        </w:r>
      </w:del>
    </w:p>
    <w:p>
      <w:pPr>
        <w:pStyle w:val="BodyText"/>
      </w:pPr>
      <w:ins w:id="11491" w:author="PR Preview" w:date="2026-01-01T00:00:00Z">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ins>
    </w:p>
    <w:bookmarkStart w:id="482" w:name="exm-frobenius-norm-columns"/>
    <w:p>
      <w:pPr>
        <w:pStyle w:val="FirstParagraph"/>
      </w:pPr>
      <w:ins w:id="11492" w:author="PR Preview" w:date="2026-01-01T00:00:00Z">
        <w:r>
          <w:rPr>
            <w:b/>
            <w:bCs/>
          </w:rPr>
          <w:t xml:space="preserve">Example 147 (The Frobenius norm of a</w:t>
        </w:r>
      </w:ins>
      <w:ins w:id="11493" w:author="PR Preview" w:date="2026-01-01T00:00:00Z">
        <w:r>
          <w:rPr>
            <w:b/>
            <w:bCs/>
          </w:rPr>
          <w:t xml:space="preserve"> </w:t>
        </w:r>
      </w:ins>
      <m:oMath>
        <m:r>
          <m:t>2</m:t>
        </m:r>
        <m:r>
          <m:rPr>
            <m:sty m:val="p"/>
          </m:rPr>
          <m:t>×</m:t>
        </m:r>
        <m:r>
          <m:t>2</m:t>
        </m:r>
      </m:oMath>
      <w:ins w:id="11494" w:author="PR Preview" w:date="2026-01-01T00:00:00Z">
        <w:r>
          <w:rPr>
            <w:b/>
            <w:bCs/>
          </w:rPr>
          <w:t xml:space="preserve"> </w:t>
        </w:r>
      </w:ins>
      <w:ins w:id="11495" w:author="PR Preview" w:date="2026-01-01T00:00:00Z">
        <w:r>
          <w:rPr>
            <w:b/>
            <w:bCs/>
          </w:rPr>
          <w:t xml:space="preserve">matrix, column by column)</w:t>
        </w:r>
      </w:ins>
      <w:ins w:id="11496" w:author="PR Preview" w:date="2026-01-01T00:00:00Z">
        <w:r>
          <w:t xml:space="preserve"> </w:t>
        </w:r>
      </w:ins>
      <w:ins w:id="11497" w:author="PR Preview" w:date="2026-01-01T00:00:00Z">
        <w:r>
          <w:t xml:space="preserve">The matrix</w:t>
        </w:r>
      </w:ins>
      <w:ins w:id="114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1499" w:author="PR Preview" w:date="2026-01-01T00:00:00Z">
        <w:r>
          <w:t xml:space="preserve"> </w:t>
        </w:r>
      </w:ins>
      <w:ins w:id="11500" w:author="PR Preview" w:date="2026-01-01T00:00:00Z">
        <w:r>
          <w:t xml:space="preserve">in</w:t>
        </w:r>
      </w:ins>
      <w:ins w:id="11501" w:author="PR Preview" w:date="2026-01-01T00:00:00Z">
        <w:r>
          <w:t xml:space="preserve"> </w:t>
        </w:r>
      </w:ins>
      <w:hyperlink w:anchor="exm-frobenius-norm">
        <w:ins w:id="11502" w:author="PR Preview" w:date="2026-01-01T00:00:00Z">
          <w:r>
            <w:rPr>
              <w:rStyle w:val="Hyperlink"/>
            </w:rPr>
            <w:t xml:space="preserve">Example 146</w:t>
          </w:r>
        </w:ins>
      </w:hyperlink>
      <w:ins w:id="11503" w:author="PR Preview" w:date="2026-01-01T00:00:00Z">
        <w:r>
          <w:t xml:space="preserve"> </w:t>
        </w:r>
      </w:ins>
      <w:ins w:id="11504" w:author="PR Preview" w:date="2026-01-01T00:00:00Z">
        <w:r>
          <w:t xml:space="preserve">has columns</w:t>
        </w:r>
      </w:ins>
      <w:ins w:id="11505" w:author="PR Preview" w:date="2026-01-01T00:00:00Z">
        <w:r>
          <w:t xml:space="preserve"> </w:t>
        </w:r>
      </w:ins>
      <w:ins w:id="11506" w:author="PR Preview" w:date="2026-01-01T00:00:00Z">
        <w:r>
          <w:t xml:space="preserve">$\mathord{\smash[b]{\underset{\raise.3ex\hbox{$\scriptstyle\sim$}}{a}}\vphantom{a}}_1 = (1, 3)$</w:t>
        </w:r>
      </w:ins>
      <w:ins w:id="11507" w:author="PR Preview" w:date="2026-01-01T00:00:00Z">
        <w:r>
          <w:t xml:space="preserve"> </w:t>
        </w:r>
      </w:ins>
      <w:ins w:id="11508" w:author="PR Preview" w:date="2026-01-01T00:00:00Z">
        <w:r>
          <w:t xml:space="preserve">and</w:t>
        </w:r>
      </w:ins>
      <w:ins w:id="11509" w:author="PR Preview" w:date="2026-01-01T00:00:00Z">
        <w:r>
          <w:t xml:space="preserve"> </w:t>
        </w:r>
      </w:ins>
      <w:ins w:id="11510" w:author="PR Preview" w:date="2026-01-01T00:00:00Z">
        <w:r>
          <w:t xml:space="preserve">$\mathord{\smash[b]{\underset{\raise.3ex\hbox{$\scriptstyle\sim$}}{a}}\vphantom{a}}_2 = (2, 4)$</w:t>
        </w:r>
      </w:ins>
      <w:ins w:id="11511" w:author="PR Preview" w:date="2026-01-01T00:00:00Z">
        <w:r>
          <w:t xml:space="preserve">, so</w:t>
        </w:r>
      </w:ins>
    </w:p>
    <w:p>
      <w:pPr>
        <w:pStyle w:val="BodyText"/>
      </w:pPr>
      <w:ins w:id="11512"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\text{(}\text{Theorem~78}\text{)}
    \\
    &amp;= (1^2 + 3^2) + (2^2 + 4^2)
    &amp;&amp; \text{(definition of the norm)}
    \\
    &amp;= 10 + 20
    &amp;&amp; \text{(square and add)}
    \\
    &amp;= 30
    &amp;&amp; \text{(add)}
    \end{aligned}
    $$</w:t>
        </w:r>
      </w:ins>
    </w:p>
    <w:p>
      <w:pPr>
        <w:pStyle w:val="FirstParagraph"/>
      </w:pPr>
      <w:ins w:id="11513" w:author="PR Preview" w:date="2026-01-01T00:00:00Z">
        <w:r>
          <w:t xml:space="preserve">which matches</w:t>
        </w:r>
      </w:ins>
      <w:ins w:id="11514"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11515" w:author="PR Preview" w:date="2026-01-01T00:00:00Z">
        <w:r>
          <w:t xml:space="preserve"> </w:t>
        </w:r>
      </w:ins>
      <w:ins w:id="11516" w:author="PR Preview" w:date="2026-01-01T00:00:00Z">
        <w:r>
          <w:t xml:space="preserve">from</w:t>
        </w:r>
      </w:ins>
      <w:ins w:id="11517" w:author="PR Preview" w:date="2026-01-01T00:00:00Z">
        <w:r>
          <w:t xml:space="preserve"> </w:t>
        </w:r>
      </w:ins>
      <w:hyperlink w:anchor="exm-frobenius-norm">
        <w:ins w:id="11518" w:author="PR Preview" w:date="2026-01-01T00:00:00Z">
          <w:r>
            <w:rPr>
              <w:rStyle w:val="Hyperlink"/>
            </w:rPr>
            <w:t xml:space="preserve">Example 146</w:t>
          </w:r>
        </w:ins>
      </w:hyperlink>
      <w:ins w:id="11519" w:author="PR Preview" w:date="2026-01-01T00:00:00Z">
        <w:r>
          <w:t xml:space="preserve">.</w:t>
        </w:r>
      </w:ins>
    </w:p>
    <w:bookmarkEnd w:id="482"/>
    <w:bookmarkEnd w:id="483"/>
    <w:bookmarkStart w:id="509" w:name="matrix-decompositions"/>
    <w:p>
      <w:pPr>
        <w:pStyle w:val="Heading2"/>
      </w:pPr>
      <w:r>
        <w:t xml:space="preserve">17 Matrix Decompositions</w:t>
      </w:r>
    </w:p>
    <w:bookmarkStart w:id="484"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4"/>
    <w:bookmarkStart w:id="485"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5"/>
    <w:bookmarkStart w:id="486" w:name="exm-eigenvalue"/>
    <w:p>
      <w:pPr>
        <w:pStyle w:val="BodyText"/>
      </w:pPr>
      <w:del w:id="11520" w:author="PR Preview" w:date="2026-01-01T00:00:00Z">
        <w:r>
          <w:rPr>
            <w:b/>
            <w:bCs/>
          </w:rPr>
          <w:delText xml:space="preserve">Example 146 (Eigenvectors of a</w:delText>
        </w:r>
      </w:del>
      <w:del w:id="11521" w:author="PR Preview" w:date="2026-01-01T00:00:00Z">
        <w:r>
          <w:rPr>
            <w:b/>
            <w:bCs/>
          </w:rPr>
          <w:delText xml:space="preserve"> </w:delText>
        </w:r>
      </w:del>
      <m:oMath>
        <m:r>
          <m:t>2</m:t>
        </m:r>
        <m:r>
          <m:rPr>
            <m:sty m:val="p"/>
          </m:rPr>
          <m:t>×</m:t>
        </m:r>
        <m:r>
          <m:t>2</m:t>
        </m:r>
      </m:oMath>
      <w:del w:id="11522" w:author="PR Preview" w:date="2026-01-01T00:00:00Z">
        <w:r>
          <w:rPr>
            <w:b/>
            <w:bCs/>
          </w:rPr>
          <w:delText xml:space="preserve"> </w:delText>
        </w:r>
      </w:del>
      <w:del w:id="11523" w:author="PR Preview" w:date="2026-01-01T00:00:00Z">
        <w:r>
          <w:rPr>
            <w:b/>
            <w:bCs/>
          </w:rPr>
          <w:delText xml:space="preserve">matrix)</w:delText>
        </w:r>
      </w:del>
      <w:del w:id="11524" w:author="PR Preview" w:date="2026-01-01T00:00:00Z">
        <w:r>
          <w:delText xml:space="preserve"> </w:delText>
        </w:r>
      </w:del>
      <w:del w:id="11525" w:author="PR Preview" w:date="2026-01-01T00:00:00Z">
        <w:r>
          <w:delText xml:space="preserve">Let</w:delText>
        </w:r>
      </w:del>
      <w:del w:id="1152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527" w:author="PR Preview" w:date="2026-01-01T00:00:00Z">
        <w:r>
          <w:delText xml:space="preserve">.</w:delText>
        </w:r>
      </w:del>
    </w:p>
    <w:p>
      <w:pPr>
        <w:pStyle w:val="BodyText"/>
      </w:pPr>
      <w:ins w:id="11528" w:author="PR Preview" w:date="2026-01-01T00:00:00Z">
        <w:r>
          <w:rPr>
            <w:b/>
            <w:bCs/>
          </w:rPr>
          <w:t xml:space="preserve">Example 148 (Eigenvectors of a</w:t>
        </w:r>
      </w:ins>
      <w:ins w:id="11529" w:author="PR Preview" w:date="2026-01-01T00:00:00Z">
        <w:r>
          <w:rPr>
            <w:b/>
            <w:bCs/>
          </w:rPr>
          <w:t xml:space="preserve"> </w:t>
        </w:r>
      </w:ins>
      <m:oMath>
        <m:r>
          <m:t>2</m:t>
        </m:r>
        <m:r>
          <m:rPr>
            <m:sty m:val="p"/>
          </m:rPr>
          <m:t>×</m:t>
        </m:r>
        <m:r>
          <m:t>2</m:t>
        </m:r>
      </m:oMath>
      <w:ins w:id="11530" w:author="PR Preview" w:date="2026-01-01T00:00:00Z">
        <w:r>
          <w:rPr>
            <w:b/>
            <w:bCs/>
          </w:rPr>
          <w:t xml:space="preserve"> </w:t>
        </w:r>
      </w:ins>
      <w:ins w:id="11531" w:author="PR Preview" w:date="2026-01-01T00:00:00Z">
        <w:r>
          <w:rPr>
            <w:b/>
            <w:bCs/>
          </w:rPr>
          <w:t xml:space="preserve">matrix)</w:t>
        </w:r>
      </w:ins>
      <w:ins w:id="11532" w:author="PR Preview" w:date="2026-01-01T00:00:00Z">
        <w:r>
          <w:t xml:space="preserve"> </w:t>
        </w:r>
      </w:ins>
      <w:ins w:id="11533" w:author="PR Preview" w:date="2026-01-01T00:00:00Z">
        <w:r>
          <w:t xml:space="preserve">Let</w:t>
        </w:r>
      </w:ins>
      <w:ins w:id="1153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535"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6"/>
    <w:bookmarkStart w:id="487" w:name="rem-eigenvector-multiples"/>
    <w:p>
      <w:pPr>
        <w:pStyle w:val="FirstParagraph"/>
      </w:pPr>
      <w:del w:id="11536" w:author="PR Preview" w:date="2026-01-01T00:00:00Z">
        <w:r>
          <w:rPr>
            <w:i/>
            <w:iCs/>
          </w:rPr>
          <w:delText xml:space="preserve">Remark 36</w:delText>
        </w:r>
      </w:del>
      <w:del w:id="11537" w:author="PR Preview" w:date="2026-01-01T00:00:00Z">
        <w:r>
          <w:delText xml:space="preserve"> (Multiples of an eigenvector). </w:delText>
        </w:r>
      </w:del>
      <w:del w:id="11538" w:author="PR Preview" w:date="2026-01-01T00:00:00Z">
        <w:r>
          <w:delText xml:space="preserve">Multiplying by</w:delText>
        </w:r>
      </w:del>
      <w:del w:id="11539" w:author="PR Preview" w:date="2026-01-01T00:00:00Z">
        <w:r>
          <w:delText xml:space="preserve"> </w:delText>
        </w:r>
      </w:del>
      <m:oMath>
        <m:r>
          <m:rPr>
            <m:sty m:val="bi"/>
          </m:rPr>
          <m:t>A</m:t>
        </m:r>
      </m:oMath>
      <w:del w:id="11540" w:author="PR Preview" w:date="2026-01-01T00:00:00Z">
        <w:r>
          <w:delText xml:space="preserve"> </w:delText>
        </w:r>
      </w:del>
      <w:del w:id="11541" w:author="PR Preview" w:date="2026-01-01T00:00:00Z">
        <w:r>
          <w:delText xml:space="preserve">rescales an eigenvector by</w:delText>
        </w:r>
      </w:del>
      <w:del w:id="11542" w:author="PR Preview" w:date="2026-01-01T00:00:00Z">
        <w:r>
          <w:delText xml:space="preserve"> </w:delText>
        </w:r>
      </w:del>
      <m:oMath>
        <m:r>
          <m:t>λ</m:t>
        </m:r>
      </m:oMath>
      <w:del w:id="11543" w:author="PR Preview" w:date="2026-01-01T00:00:00Z">
        <w:r>
          <w:delText xml:space="preserve"> </w:delText>
        </w:r>
      </w:del>
      <w:del w:id="11544" w:author="PR Preview" w:date="2026-01-01T00:00:00Z">
        <w:r>
          <w:delText xml:space="preserve">and does not change the line it lies on.</w:delText>
        </w:r>
      </w:del>
      <w:del w:id="11545" w:author="PR Preview" w:date="2026-01-01T00:00:00Z">
        <w:r>
          <w:delText xml:space="preserve"> </w:delText>
        </w:r>
      </w:del>
      <w:del w:id="11546" w:author="PR Preview" w:date="2026-01-01T00:00:00Z">
        <w:r>
          <w:delText xml:space="preserve">Any nonzero multiple</w:delText>
        </w:r>
      </w:del>
      <w:del w:id="11547" w:author="PR Preview" w:date="2026-01-01T00:00:00Z">
        <w:r>
          <w:delText xml:space="preserve"> </w:delText>
        </w:r>
      </w:del>
      <w:del w:id="11548" w:author="PR Preview" w:date="2026-01-01T00:00:00Z">
        <w:r>
          <w:delText xml:space="preserve">$c\,\mathord{\smash[b]{\underset{\raise.3ex\hbox{$\scriptstyle\sim$}}{v}}\vphantom{v}}$</w:delText>
        </w:r>
      </w:del>
      <w:del w:id="11549" w:author="PR Preview" w:date="2026-01-01T00:00:00Z">
        <w:r>
          <w:delText xml:space="preserve"> </w:delText>
        </w:r>
      </w:del>
      <w:del w:id="11550" w:author="PR Preview" w:date="2026-01-01T00:00:00Z">
        <w:r>
          <w:delText xml:space="preserve">of an eigenvector</w:delText>
        </w:r>
      </w:del>
      <w:del w:id="11551" w:author="PR Preview" w:date="2026-01-01T00:00:00Z">
        <w:r>
          <w:delText xml:space="preserve"> </w:delText>
        </w:r>
      </w:del>
      <w:del w:id="11552" w:author="PR Preview" w:date="2026-01-01T00:00:00Z">
        <w:r>
          <w:delText xml:space="preserve">is also an eigenvector for the same</w:delText>
        </w:r>
      </w:del>
      <w:del w:id="11553" w:author="PR Preview" w:date="2026-01-01T00:00:00Z">
        <w:r>
          <w:delText xml:space="preserve"> </w:delText>
        </w:r>
      </w:del>
      <m:oMath>
        <m:r>
          <m:t>λ</m:t>
        </m:r>
      </m:oMath>
      <w:del w:id="11554" w:author="PR Preview" w:date="2026-01-01T00:00:00Z">
        <w:r>
          <w:delText xml:space="preserve">:</w:delText>
        </w:r>
      </w:del>
    </w:p>
    <w:p>
      <w:pPr>
        <w:pStyle w:val="FirstParagraph"/>
      </w:pPr>
      <w:ins w:id="11555" w:author="PR Preview" w:date="2026-01-01T00:00:00Z">
        <w:r>
          <w:rPr>
            <w:i/>
            <w:iCs/>
          </w:rPr>
          <w:t xml:space="preserve">Remark 37</w:t>
        </w:r>
      </w:ins>
      <w:ins w:id="11556" w:author="PR Preview" w:date="2026-01-01T00:00:00Z">
        <w:r>
          <w:t xml:space="preserve"> (Multiples of an eigenvector). </w:t>
        </w:r>
      </w:ins>
      <w:ins w:id="11557" w:author="PR Preview" w:date="2026-01-01T00:00:00Z">
        <w:r>
          <w:t xml:space="preserve">Multiplying by</w:t>
        </w:r>
      </w:ins>
      <w:ins w:id="11558" w:author="PR Preview" w:date="2026-01-01T00:00:00Z">
        <w:r>
          <w:t xml:space="preserve"> </w:t>
        </w:r>
      </w:ins>
      <m:oMath>
        <m:r>
          <m:rPr>
            <m:sty m:val="bi"/>
          </m:rPr>
          <m:t>A</m:t>
        </m:r>
      </m:oMath>
      <w:ins w:id="11559" w:author="PR Preview" w:date="2026-01-01T00:00:00Z">
        <w:r>
          <w:t xml:space="preserve"> </w:t>
        </w:r>
      </w:ins>
      <w:ins w:id="11560" w:author="PR Preview" w:date="2026-01-01T00:00:00Z">
        <w:r>
          <w:t xml:space="preserve">rescales an eigenvector by</w:t>
        </w:r>
      </w:ins>
      <w:ins w:id="11561" w:author="PR Preview" w:date="2026-01-01T00:00:00Z">
        <w:r>
          <w:t xml:space="preserve"> </w:t>
        </w:r>
      </w:ins>
      <m:oMath>
        <m:r>
          <m:t>λ</m:t>
        </m:r>
      </m:oMath>
      <w:ins w:id="11562" w:author="PR Preview" w:date="2026-01-01T00:00:00Z">
        <w:r>
          <w:t xml:space="preserve"> </w:t>
        </w:r>
      </w:ins>
      <w:ins w:id="11563" w:author="PR Preview" w:date="2026-01-01T00:00:00Z">
        <w:r>
          <w:t xml:space="preserve">and does not change the line it lies on.</w:t>
        </w:r>
      </w:ins>
      <w:ins w:id="11564" w:author="PR Preview" w:date="2026-01-01T00:00:00Z">
        <w:r>
          <w:t xml:space="preserve"> </w:t>
        </w:r>
      </w:ins>
      <w:ins w:id="11565" w:author="PR Preview" w:date="2026-01-01T00:00:00Z">
        <w:r>
          <w:t xml:space="preserve">Any nonzero multiple</w:t>
        </w:r>
      </w:ins>
      <w:ins w:id="11566" w:author="PR Preview" w:date="2026-01-01T00:00:00Z">
        <w:r>
          <w:t xml:space="preserve"> </w:t>
        </w:r>
      </w:ins>
      <w:ins w:id="11567" w:author="PR Preview" w:date="2026-01-01T00:00:00Z">
        <w:r>
          <w:t xml:space="preserve">$c\,\mathord{\smash[b]{\underset{\raise.3ex\hbox{$\scriptstyle\sim$}}{v}}\vphantom{v}}$</w:t>
        </w:r>
      </w:ins>
      <w:ins w:id="11568" w:author="PR Preview" w:date="2026-01-01T00:00:00Z">
        <w:r>
          <w:t xml:space="preserve"> </w:t>
        </w:r>
      </w:ins>
      <w:ins w:id="11569" w:author="PR Preview" w:date="2026-01-01T00:00:00Z">
        <w:r>
          <w:t xml:space="preserve">of an eigenvector</w:t>
        </w:r>
      </w:ins>
      <w:ins w:id="11570" w:author="PR Preview" w:date="2026-01-01T00:00:00Z">
        <w:r>
          <w:t xml:space="preserve"> </w:t>
        </w:r>
      </w:ins>
      <w:ins w:id="11571" w:author="PR Preview" w:date="2026-01-01T00:00:00Z">
        <w:r>
          <w:t xml:space="preserve">is also an eigenvector for the same</w:t>
        </w:r>
      </w:ins>
      <w:ins w:id="11572" w:author="PR Preview" w:date="2026-01-01T00:00:00Z">
        <w:r>
          <w:t xml:space="preserve"> </w:t>
        </w:r>
      </w:ins>
      <m:oMath>
        <m:r>
          <m:t>λ</m:t>
        </m:r>
      </m:oMath>
      <w:ins w:id="11573" w:author="PR Preview" w:date="2026-01-01T00:00:00Z">
        <w:r>
          <w:t xml:space="preserve">:</w:t>
        </w:r>
      </w:ins>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del w:id="11574" w:author="PR Preview" w:date="2026-01-01T00:00:00Z">
        <w:r>
          <w:delText xml:space="preserve">For example, in</w:delText>
        </w:r>
      </w:del>
      <w:del w:id="11575" w:author="PR Preview" w:date="2026-01-01T00:00:00Z">
        <w:r>
          <w:delText xml:space="preserve"> </w:delText>
        </w:r>
      </w:del>
      <w:hyperlink w:anchor="exm-eigenvalue">
        <w:del w:id="11576" w:author="PR Preview" w:date="2026-01-01T00:00:00Z">
          <w:r>
            <w:rPr>
              <w:rStyle w:val="Hyperlink"/>
            </w:rPr>
            <w:delText xml:space="preserve">Example 146</w:delText>
          </w:r>
        </w:del>
      </w:hyperlink>
      <w:del w:id="11577" w:author="PR Preview" w:date="2026-01-01T00:00:00Z">
        <w:r>
          <w:delText xml:space="preserve">,</w:delText>
        </w:r>
      </w:del>
      <w:del w:id="11578"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11579" w:author="PR Preview" w:date="2026-01-01T00:00:00Z">
        <w:r>
          <w:delText xml:space="preserve"> </w:delText>
        </w:r>
      </w:del>
      <w:del w:id="11580" w:author="PR Preview" w:date="2026-01-01T00:00:00Z">
        <w:r>
          <w:delText xml:space="preserve">is also an eigenvector for the eigenvalue</w:delText>
        </w:r>
      </w:del>
      <w:del w:id="11581" w:author="PR Preview" w:date="2026-01-01T00:00:00Z">
        <w:r>
          <w:delText xml:space="preserve"> </w:delText>
        </w:r>
      </w:del>
      <m:oMath>
        <m:r>
          <m:t>3</m:t>
        </m:r>
      </m:oMath>
      <w:del w:id="11582"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11583" w:author="PR Preview" w:date="2026-01-01T00:00:00Z">
        <w:r>
          <w:rPr>
            <w:b/>
            <w:bCs/>
          </w:rPr>
          <w:delText xml:space="preserve">Example 147 (A vector that is not an eigenvector)</w:delText>
        </w:r>
      </w:del>
      <w:del w:id="11584" w:author="PR Preview" w:date="2026-01-01T00:00:00Z">
        <w:r>
          <w:delText xml:space="preserve"> </w:delText>
        </w:r>
      </w:del>
      <w:del w:id="11585" w:author="PR Preview" w:date="2026-01-01T00:00:00Z">
        <w:r>
          <w:delText xml:space="preserve">For the same</w:delText>
        </w:r>
      </w:del>
      <w:del w:id="11586" w:author="PR Preview" w:date="2026-01-01T00:00:00Z">
        <w:r>
          <w:delText xml:space="preserve"> </w:delText>
        </w:r>
      </w:del>
      <m:oMath>
        <m:r>
          <m:rPr>
            <m:sty m:val="bi"/>
          </m:rPr>
          <m:t>A</m:t>
        </m:r>
      </m:oMath>
      <w:del w:id="11587" w:author="PR Preview" w:date="2026-01-01T00:00:00Z">
        <w:r>
          <w:delText xml:space="preserve">,</w:delText>
        </w:r>
      </w:del>
      <w:del w:id="11588" w:author="PR Preview" w:date="2026-01-01T00:00:00Z">
        <w:r>
          <w:delText xml:space="preserve"> </w:delText>
        </w:r>
      </w:del>
      <m:oMath>
        <m:r>
          <m:rPr>
            <m:sty m:val="p"/>
          </m:rPr>
          <m:t>(</m:t>
        </m:r>
        <m:r>
          <m:t>1</m:t>
        </m:r>
        <m:r>
          <m:rPr>
            <m:sty m:val="p"/>
          </m:rPr>
          <m:t>,</m:t>
        </m:r>
        <m:r>
          <m:t>0</m:t>
        </m:r>
        <m:r>
          <m:rPr>
            <m:sty m:val="p"/>
          </m:rPr>
          <m:t>)</m:t>
        </m:r>
      </m:oMath>
      <w:del w:id="11589" w:author="PR Preview" w:date="2026-01-01T00:00:00Z">
        <w:r>
          <w:delText xml:space="preserve"> </w:delText>
        </w:r>
      </w:del>
      <w:del w:id="11590" w:author="PR Preview" w:date="2026-01-01T00:00:00Z">
        <w:r>
          <w:delText xml:space="preserve">is not an eigenvector:</w:delText>
        </w:r>
      </w:del>
    </w:p>
    <w:p>
      <w:pPr>
        <w:pStyle w:val="FirstParagraph"/>
      </w:pPr>
      <w:ins w:id="11591" w:author="PR Preview" w:date="2026-01-01T00:00:00Z">
        <w:r>
          <w:t xml:space="preserve">For example, in</w:t>
        </w:r>
      </w:ins>
      <w:ins w:id="11592" w:author="PR Preview" w:date="2026-01-01T00:00:00Z">
        <w:r>
          <w:t xml:space="preserve"> </w:t>
        </w:r>
      </w:ins>
      <w:hyperlink w:anchor="exm-eigenvalue">
        <w:ins w:id="11593" w:author="PR Preview" w:date="2026-01-01T00:00:00Z">
          <w:r>
            <w:rPr>
              <w:rStyle w:val="Hyperlink"/>
            </w:rPr>
            <w:t xml:space="preserve">Example 148</w:t>
          </w:r>
        </w:ins>
      </w:hyperlink>
      <w:ins w:id="11594" w:author="PR Preview" w:date="2026-01-01T00:00:00Z">
        <w:r>
          <w:t xml:space="preserve">,</w:t>
        </w:r>
      </w:ins>
      <w:ins w:id="11595"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11596" w:author="PR Preview" w:date="2026-01-01T00:00:00Z">
        <w:r>
          <w:t xml:space="preserve"> </w:t>
        </w:r>
      </w:ins>
      <w:ins w:id="11597" w:author="PR Preview" w:date="2026-01-01T00:00:00Z">
        <w:r>
          <w:t xml:space="preserve">is also an eigenvector for the eigenvalue</w:t>
        </w:r>
      </w:ins>
      <w:ins w:id="11598" w:author="PR Preview" w:date="2026-01-01T00:00:00Z">
        <w:r>
          <w:t xml:space="preserve"> </w:t>
        </w:r>
      </w:ins>
      <m:oMath>
        <m:r>
          <m:t>3</m:t>
        </m:r>
      </m:oMath>
      <w:ins w:id="1159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7"/>
    <w:bookmarkStart w:id="488" w:name="exm-not-eigenvector"/>
    <w:p>
      <w:pPr>
        <w:pStyle w:val="FirstParagraph"/>
      </w:pPr>
      <w:ins w:id="11600" w:author="PR Preview" w:date="2026-01-01T00:00:00Z">
        <w:r>
          <w:rPr>
            <w:b/>
            <w:bCs/>
          </w:rPr>
          <w:t xml:space="preserve">Example 149 (A vector that is not an eigenvector)</w:t>
        </w:r>
      </w:ins>
      <w:ins w:id="11601" w:author="PR Preview" w:date="2026-01-01T00:00:00Z">
        <w:r>
          <w:t xml:space="preserve"> </w:t>
        </w:r>
      </w:ins>
      <w:ins w:id="11602" w:author="PR Preview" w:date="2026-01-01T00:00:00Z">
        <w:r>
          <w:t xml:space="preserve">For the same</w:t>
        </w:r>
      </w:ins>
      <w:ins w:id="11603" w:author="PR Preview" w:date="2026-01-01T00:00:00Z">
        <w:r>
          <w:t xml:space="preserve"> </w:t>
        </w:r>
      </w:ins>
      <m:oMath>
        <m:r>
          <m:rPr>
            <m:sty m:val="bi"/>
          </m:rPr>
          <m:t>A</m:t>
        </m:r>
      </m:oMath>
      <w:ins w:id="11604" w:author="PR Preview" w:date="2026-01-01T00:00:00Z">
        <w:r>
          <w:t xml:space="preserve">,</w:t>
        </w:r>
      </w:ins>
      <w:ins w:id="11605" w:author="PR Preview" w:date="2026-01-01T00:00:00Z">
        <w:r>
          <w:t xml:space="preserve"> </w:t>
        </w:r>
      </w:ins>
      <m:oMath>
        <m:r>
          <m:rPr>
            <m:sty m:val="p"/>
          </m:rPr>
          <m:t>(</m:t>
        </m:r>
        <m:r>
          <m:t>1</m:t>
        </m:r>
        <m:r>
          <m:rPr>
            <m:sty m:val="p"/>
          </m:rPr>
          <m:t>,</m:t>
        </m:r>
        <m:r>
          <m:t>0</m:t>
        </m:r>
        <m:r>
          <m:rPr>
            <m:sty m:val="p"/>
          </m:rPr>
          <m:t>)</m:t>
        </m:r>
      </m:oMath>
      <w:ins w:id="11606" w:author="PR Preview" w:date="2026-01-01T00:00:00Z">
        <w:r>
          <w:t xml:space="preserve"> </w:t>
        </w:r>
      </w:ins>
      <w:ins w:id="11607"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8"/>
    <w:bookmarkStart w:id="490" w:name="rem-real-eigenvalues"/>
    <w:p>
      <w:pPr>
        <w:pStyle w:val="BodyText"/>
      </w:pPr>
      <w:del w:id="11608" w:author="PR Preview" w:date="2026-01-01T00:00:00Z">
        <w:r>
          <w:rPr>
            <w:i/>
            <w:iCs/>
          </w:rPr>
          <w:delText xml:space="preserve">Remark 37</w:delText>
        </w:r>
      </w:del>
      <w:del w:id="11609" w:author="PR Preview" w:date="2026-01-01T00:00:00Z">
        <w:r>
          <w:delText xml:space="preserve"> (Real and complex eigenvalues). </w:delText>
        </w:r>
      </w:del>
      <w:del w:id="11610" w:author="PR Preview" w:date="2026-01-01T00:00:00Z">
        <w:r>
          <w:delText xml:space="preserve">These notes take</w:delText>
        </w:r>
      </w:del>
      <w:del w:id="11611" w:author="PR Preview" w:date="2026-01-01T00:00:00Z">
        <w:r>
          <w:delText xml:space="preserve"> </w:delText>
        </w:r>
      </w:del>
      <m:oMath>
        <m:r>
          <m:t>λ</m:t>
        </m:r>
      </m:oMath>
      <w:del w:id="11612" w:author="PR Preview" w:date="2026-01-01T00:00:00Z">
        <w:r>
          <w:delText xml:space="preserve"> </w:delText>
        </w:r>
      </w:del>
      <w:del w:id="11613" w:author="PR Preview" w:date="2026-01-01T00:00:00Z">
        <w:r>
          <w:delText xml:space="preserve">and</w:delText>
        </w:r>
      </w:del>
      <w:del w:id="11614" w:author="PR Preview" w:date="2026-01-01T00:00:00Z">
        <w:r>
          <w:delText xml:space="preserve"> </w:delText>
        </w:r>
      </w:del>
      <w:del w:id="11615" w:author="PR Preview" w:date="2026-01-01T00:00:00Z">
        <w:r>
          <w:delText xml:space="preserve">$\mathord{\smash[b]{\underset{\raise.3ex\hbox{$\scriptstyle\sim$}}{v}}\vphantom{v}}$</w:delText>
        </w:r>
      </w:del>
      <w:del w:id="11616" w:author="PR Preview" w:date="2026-01-01T00:00:00Z">
        <w:r>
          <w:delText xml:space="preserve"> </w:delText>
        </w:r>
      </w:del>
      <w:del w:id="11617" w:author="PR Preview" w:date="2026-01-01T00:00:00Z">
        <w:r>
          <w:delText xml:space="preserve">to be real.</w:delText>
        </w:r>
      </w:del>
      <w:del w:id="11618" w:author="PR Preview" w:date="2026-01-01T00:00:00Z">
        <w:r>
          <w:delText xml:space="preserve"> </w:delText>
        </w:r>
      </w:del>
      <w:del w:id="11619" w:author="PR Preview" w:date="2026-01-01T00:00:00Z">
        <w:r>
          <w:delText xml:space="preserve">Banerjee and Roy (2014, chap. 11, Definition 11.1, pp. 312-313)</w:delText>
        </w:r>
      </w:del>
      <w:del w:id="11620" w:author="PR Preview" w:date="2026-01-01T00:00:00Z">
        <w:r>
          <w:delText xml:space="preserve"> </w:delText>
        </w:r>
      </w:del>
      <w:del w:id="11621" w:author="PR Preview" w:date="2026-01-01T00:00:00Z">
        <w:r>
          <w:delText xml:space="preserve">also allows</w:delText>
        </w:r>
      </w:del>
      <w:del w:id="11622" w:author="PR Preview" w:date="2026-01-01T00:00:00Z">
        <w:r>
          <w:delText xml:space="preserve"> </w:delText>
        </w:r>
      </w:del>
      <w:hyperlink r:id="rId489">
        <w:del w:id="11623" w:author="PR Preview" w:date="2026-01-01T00:00:00Z">
          <w:r>
            <w:rPr>
              <w:rStyle w:val="Hyperlink"/>
            </w:rPr>
            <w:delText xml:space="preserve">complex</w:delText>
          </w:r>
        </w:del>
      </w:hyperlink>
      <w:del w:id="11624" w:author="PR Preview" w:date="2026-01-01T00:00:00Z">
        <w:r>
          <w:delText xml:space="preserve"> </w:delText>
        </w:r>
      </w:del>
      <w:del w:id="11625" w:author="PR Preview" w:date="2026-01-01T00:00:00Z">
        <w:r>
          <w:delText xml:space="preserve">eigenvalues and eigenvectors,</w:delText>
        </w:r>
      </w:del>
      <w:del w:id="11626" w:author="PR Preview" w:date="2026-01-01T00:00:00Z">
        <w:r>
          <w:delText xml:space="preserve"> </w:delText>
        </w:r>
      </w:del>
      <w:del w:id="11627" w:author="PR Preview" w:date="2026-01-01T00:00:00Z">
        <w:r>
          <w:delText xml:space="preserve">because some real matrices, such as a rotation by</w:delText>
        </w:r>
      </w:del>
      <w:del w:id="11628" w:author="PR Preview" w:date="2026-01-01T00:00:00Z">
        <w:r>
          <w:delText xml:space="preserve"> </w:delText>
        </w:r>
      </w:del>
      <m:oMath>
        <m:r>
          <m:t>90</m:t>
        </m:r>
      </m:oMath>
      <w:del w:id="11629" w:author="PR Preview" w:date="2026-01-01T00:00:00Z">
        <w:r>
          <w:delText xml:space="preserve"> </w:delText>
        </w:r>
      </w:del>
      <w:del w:id="11630" w:author="PR Preview" w:date="2026-01-01T00:00:00Z">
        <w:r>
          <w:delText xml:space="preserve">degrees,</w:delText>
        </w:r>
      </w:del>
      <w:del w:id="11631" w:author="PR Preview" w:date="2026-01-01T00:00:00Z">
        <w:r>
          <w:delText xml:space="preserve"> </w:delText>
        </w:r>
      </w:del>
      <w:del w:id="11632" w:author="PR Preview" w:date="2026-01-01T00:00:00Z">
        <w:r>
          <w:delText xml:space="preserve">have no real eigenvalues</w:delText>
        </w:r>
      </w:del>
      <w:del w:id="11633" w:author="PR Preview" w:date="2026-01-01T00:00:00Z">
        <w:r>
          <w:delText xml:space="preserve"> </w:delText>
        </w:r>
      </w:del>
      <w:del w:id="11634" w:author="PR Preview" w:date="2026-01-01T00:00:00Z">
        <w:r>
          <w:delText xml:space="preserve">(Banerjee and Roy 2014, chap. 11, Example 11.2, p. 312)</w:delText>
        </w:r>
      </w:del>
      <w:del w:id="11635" w:author="PR Preview" w:date="2026-01-01T00:00:00Z">
        <w:r>
          <w:delText xml:space="preserve">.</w:delText>
        </w:r>
      </w:del>
    </w:p>
    <w:p>
      <w:pPr>
        <w:pStyle w:val="BodyText"/>
      </w:pPr>
      <w:ins w:id="11636" w:author="PR Preview" w:date="2026-01-01T00:00:00Z">
        <w:r>
          <w:rPr>
            <w:i/>
            <w:iCs/>
          </w:rPr>
          <w:t xml:space="preserve">Remark 38</w:t>
        </w:r>
      </w:ins>
      <w:ins w:id="11637" w:author="PR Preview" w:date="2026-01-01T00:00:00Z">
        <w:r>
          <w:t xml:space="preserve"> (Real and complex eigenvalues). </w:t>
        </w:r>
      </w:ins>
      <w:ins w:id="11638" w:author="PR Preview" w:date="2026-01-01T00:00:00Z">
        <w:r>
          <w:t xml:space="preserve">These notes take</w:t>
        </w:r>
      </w:ins>
      <w:ins w:id="11639" w:author="PR Preview" w:date="2026-01-01T00:00:00Z">
        <w:r>
          <w:t xml:space="preserve"> </w:t>
        </w:r>
      </w:ins>
      <m:oMath>
        <m:r>
          <m:t>λ</m:t>
        </m:r>
      </m:oMath>
      <w:ins w:id="11640" w:author="PR Preview" w:date="2026-01-01T00:00:00Z">
        <w:r>
          <w:t xml:space="preserve"> </w:t>
        </w:r>
      </w:ins>
      <w:ins w:id="11641" w:author="PR Preview" w:date="2026-01-01T00:00:00Z">
        <w:r>
          <w:t xml:space="preserve">and</w:t>
        </w:r>
      </w:ins>
      <w:ins w:id="11642" w:author="PR Preview" w:date="2026-01-01T00:00:00Z">
        <w:r>
          <w:t xml:space="preserve"> </w:t>
        </w:r>
      </w:ins>
      <w:ins w:id="11643" w:author="PR Preview" w:date="2026-01-01T00:00:00Z">
        <w:r>
          <w:t xml:space="preserve">$\mathord{\smash[b]{\underset{\raise.3ex\hbox{$\scriptstyle\sim$}}{v}}\vphantom{v}}$</w:t>
        </w:r>
      </w:ins>
      <w:ins w:id="11644" w:author="PR Preview" w:date="2026-01-01T00:00:00Z">
        <w:r>
          <w:t xml:space="preserve"> </w:t>
        </w:r>
      </w:ins>
      <w:ins w:id="11645" w:author="PR Preview" w:date="2026-01-01T00:00:00Z">
        <w:r>
          <w:t xml:space="preserve">to be real.</w:t>
        </w:r>
      </w:ins>
      <w:ins w:id="11646" w:author="PR Preview" w:date="2026-01-01T00:00:00Z">
        <w:r>
          <w:t xml:space="preserve"> </w:t>
        </w:r>
      </w:ins>
      <w:ins w:id="11647" w:author="PR Preview" w:date="2026-01-01T00:00:00Z">
        <w:r>
          <w:t xml:space="preserve">Banerjee and Roy [47, Ch. 11], Definition 11.1, pp. 312-313</w:t>
        </w:r>
      </w:ins>
      <w:ins w:id="11648" w:author="PR Preview" w:date="2026-01-01T00:00:00Z">
        <w:r>
          <w:t xml:space="preserve"> </w:t>
        </w:r>
      </w:ins>
      <w:ins w:id="11649" w:author="PR Preview" w:date="2026-01-01T00:00:00Z">
        <w:r>
          <w:t xml:space="preserve">also allows</w:t>
        </w:r>
      </w:ins>
      <w:ins w:id="11650" w:author="PR Preview" w:date="2026-01-01T00:00:00Z">
        <w:r>
          <w:t xml:space="preserve"> </w:t>
        </w:r>
      </w:ins>
      <w:hyperlink r:id="rId489">
        <w:ins w:id="11651" w:author="PR Preview" w:date="2026-01-01T00:00:00Z">
          <w:r>
            <w:rPr>
              <w:rStyle w:val="Hyperlink"/>
            </w:rPr>
            <w:t xml:space="preserve">complex</w:t>
          </w:r>
        </w:ins>
      </w:hyperlink>
      <w:ins w:id="11652" w:author="PR Preview" w:date="2026-01-01T00:00:00Z">
        <w:r>
          <w:t xml:space="preserve"> </w:t>
        </w:r>
      </w:ins>
      <w:ins w:id="11653" w:author="PR Preview" w:date="2026-01-01T00:00:00Z">
        <w:r>
          <w:t xml:space="preserve">eigenvalues and eigenvectors,</w:t>
        </w:r>
      </w:ins>
      <w:ins w:id="11654" w:author="PR Preview" w:date="2026-01-01T00:00:00Z">
        <w:r>
          <w:t xml:space="preserve"> </w:t>
        </w:r>
      </w:ins>
      <w:ins w:id="11655" w:author="PR Preview" w:date="2026-01-01T00:00:00Z">
        <w:r>
          <w:t xml:space="preserve">because some real matrices, such as a rotation by</w:t>
        </w:r>
      </w:ins>
      <w:ins w:id="11656" w:author="PR Preview" w:date="2026-01-01T00:00:00Z">
        <w:r>
          <w:t xml:space="preserve"> </w:t>
        </w:r>
      </w:ins>
      <m:oMath>
        <m:r>
          <m:t>90</m:t>
        </m:r>
      </m:oMath>
      <w:ins w:id="11657" w:author="PR Preview" w:date="2026-01-01T00:00:00Z">
        <w:r>
          <w:t xml:space="preserve"> </w:t>
        </w:r>
      </w:ins>
      <w:ins w:id="11658" w:author="PR Preview" w:date="2026-01-01T00:00:00Z">
        <w:r>
          <w:t xml:space="preserve">degrees,</w:t>
        </w:r>
      </w:ins>
      <w:ins w:id="11659" w:author="PR Preview" w:date="2026-01-01T00:00:00Z">
        <w:r>
          <w:t xml:space="preserve"> </w:t>
        </w:r>
      </w:ins>
      <w:ins w:id="11660" w:author="PR Preview" w:date="2026-01-01T00:00:00Z">
        <w:r>
          <w:t xml:space="preserve">have no real eigenvalues</w:t>
        </w:r>
      </w:ins>
      <w:ins w:id="11661" w:author="PR Preview" w:date="2026-01-01T00:00:00Z">
        <w:r>
          <w:t xml:space="preserve"> </w:t>
        </w:r>
      </w:ins>
      <w:ins w:id="11662" w:author="PR Preview" w:date="2026-01-01T00:00:00Z">
        <w:r>
          <w:t xml:space="preserve">[47, Ch. 11], Example 11.2, p. 312</w:t>
        </w:r>
      </w:ins>
      <w:ins w:id="11663" w:author="PR Preview" w:date="2026-01-01T00:00:00Z">
        <w:r>
          <w:t xml:space="preserve">.</w:t>
        </w:r>
      </w:ins>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3">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4" w:name="thm-spectral"/>
    <w:p>
      <w:pPr>
        <w:pStyle w:val="FirstParagraph"/>
      </w:pPr>
      <w:del w:id="11664" w:author="PR Preview" w:date="2026-01-01T00:00:00Z">
        <w:r>
          <w:rPr>
            <w:b/>
            <w:bCs/>
          </w:rPr>
          <w:delText xml:space="preserve">Theorem 78 (Spectral theorem for symmetric matrices)</w:delText>
        </w:r>
      </w:del>
      <w:del w:id="11665" w:author="PR Preview" w:date="2026-01-01T00:00:00Z">
        <w:r>
          <w:delText xml:space="preserve"> </w:delText>
        </w:r>
      </w:del>
      <w:del w:id="11666" w:author="PR Preview" w:date="2026-01-01T00:00:00Z">
        <w:r>
          <w:delText xml:space="preserve">If</w:delText>
        </w:r>
      </w:del>
      <w:del w:id="11667" w:author="PR Preview" w:date="2026-01-01T00:00:00Z">
        <w:r>
          <w:delText xml:space="preserve"> </w:delText>
        </w:r>
      </w:del>
      <m:oMath>
        <m:r>
          <m:rPr>
            <m:sty m:val="bi"/>
          </m:rPr>
          <m:t>A</m:t>
        </m:r>
      </m:oMath>
      <w:del w:id="11668" w:author="PR Preview" w:date="2026-01-01T00:00:00Z">
        <w:r>
          <w:delText xml:space="preserve"> </w:delText>
        </w:r>
      </w:del>
      <w:del w:id="11669" w:author="PR Preview" w:date="2026-01-01T00:00:00Z">
        <w:r>
          <w:delText xml:space="preserve">is a</w:delText>
        </w:r>
      </w:del>
      <w:del w:id="11670" w:author="PR Preview" w:date="2026-01-01T00:00:00Z">
        <w:r>
          <w:delText xml:space="preserve"> </w:delText>
        </w:r>
      </w:del>
      <m:oMath>
        <m:r>
          <m:t>p</m:t>
        </m:r>
        <m:r>
          <m:rPr>
            <m:sty m:val="p"/>
          </m:rPr>
          <m:t>×</m:t>
        </m:r>
        <m:r>
          <m:t>p</m:t>
        </m:r>
      </m:oMath>
      <w:del w:id="11671" w:author="PR Preview" w:date="2026-01-01T00:00:00Z">
        <w:r>
          <w:delText xml:space="preserve"> </w:delText>
        </w:r>
      </w:del>
      <w:del w:id="11672" w:author="PR Preview" w:date="2026-01-01T00:00:00Z">
        <w:r>
          <w:delText xml:space="preserve">symmetric matrix (</w:delText>
        </w:r>
      </w:del>
      <w:hyperlink w:anchor="def-symmetric-matrix">
        <w:del w:id="11673" w:author="PR Preview" w:date="2026-01-01T00:00:00Z">
          <w:r>
            <w:rPr>
              <w:rStyle w:val="Hyperlink"/>
            </w:rPr>
            <w:delText xml:space="preserve">Definition 82</w:delText>
          </w:r>
        </w:del>
      </w:hyperlink>
      <w:del w:id="11674" w:author="PR Preview" w:date="2026-01-01T00:00:00Z">
        <w:r>
          <w:delText xml:space="preserve">)</w:delText>
        </w:r>
      </w:del>
      <w:del w:id="11675" w:author="PR Preview" w:date="2026-01-01T00:00:00Z">
        <w:r>
          <w:delText xml:space="preserve"> </w:delText>
        </w:r>
      </w:del>
      <w:del w:id="11676" w:author="PR Preview" w:date="2026-01-01T00:00:00Z">
        <w:r>
          <w:delText xml:space="preserve">with real entries,</w:delText>
        </w:r>
      </w:del>
      <w:del w:id="11677" w:author="PR Preview" w:date="2026-01-01T00:00:00Z">
        <w:r>
          <w:delText xml:space="preserve"> </w:delText>
        </w:r>
      </w:del>
      <w:del w:id="11678" w:author="PR Preview" w:date="2026-01-01T00:00:00Z">
        <w:r>
          <w:delText xml:space="preserve">then there are a</w:delText>
        </w:r>
      </w:del>
      <w:del w:id="11679" w:author="PR Preview" w:date="2026-01-01T00:00:00Z">
        <w:r>
          <w:delText xml:space="preserve"> </w:delText>
        </w:r>
      </w:del>
      <m:oMath>
        <m:r>
          <m:t>p</m:t>
        </m:r>
        <m:r>
          <m:rPr>
            <m:sty m:val="p"/>
          </m:rPr>
          <m:t>×</m:t>
        </m:r>
        <m:r>
          <m:t>p</m:t>
        </m:r>
      </m:oMath>
      <w:del w:id="11680" w:author="PR Preview" w:date="2026-01-01T00:00:00Z">
        <w:r>
          <w:delText xml:space="preserve"> </w:delText>
        </w:r>
      </w:del>
      <w:del w:id="11681" w:author="PR Preview" w:date="2026-01-01T00:00:00Z">
        <w:r>
          <w:delText xml:space="preserve">orthogonal matrix</w:delText>
        </w:r>
      </w:del>
      <w:del w:id="11682" w:author="PR Preview" w:date="2026-01-01T00:00:00Z">
        <w:r>
          <w:delText xml:space="preserve"> </w:delText>
        </w:r>
      </w:del>
      <m:oMath>
        <m:r>
          <m:rPr>
            <m:sty m:val="bi"/>
          </m:rPr>
          <m:t>Q</m:t>
        </m:r>
      </m:oMath>
      <w:del w:id="11683" w:author="PR Preview" w:date="2026-01-01T00:00:00Z">
        <w:r>
          <w:delText xml:space="preserve"> </w:delText>
        </w:r>
      </w:del>
      <w:del w:id="11684" w:author="PR Preview" w:date="2026-01-01T00:00:00Z">
        <w:r>
          <w:delText xml:space="preserve">(</w:delText>
        </w:r>
      </w:del>
      <w:hyperlink w:anchor="def-orthogonal-matrix">
        <w:del w:id="11685" w:author="PR Preview" w:date="2026-01-01T00:00:00Z">
          <w:r>
            <w:rPr>
              <w:rStyle w:val="Hyperlink"/>
            </w:rPr>
            <w:delText xml:space="preserve">Definition 89</w:delText>
          </w:r>
        </w:del>
      </w:hyperlink>
      <w:del w:id="11686" w:author="PR Preview" w:date="2026-01-01T00:00:00Z">
        <w:r>
          <w:delText xml:space="preserve">)</w:delText>
        </w:r>
      </w:del>
      <w:del w:id="11687" w:author="PR Preview" w:date="2026-01-01T00:00:00Z">
        <w:r>
          <w:delText xml:space="preserve"> </w:delText>
        </w:r>
      </w:del>
      <w:del w:id="11688" w:author="PR Preview" w:date="2026-01-01T00:00:00Z">
        <w:r>
          <w:delText xml:space="preserve">and a</w:delText>
        </w:r>
      </w:del>
      <w:del w:id="11689" w:author="PR Preview" w:date="2026-01-01T00:00:00Z">
        <w:r>
          <w:delText xml:space="preserve"> </w:delText>
        </w:r>
      </w:del>
      <m:oMath>
        <m:r>
          <m:t>p</m:t>
        </m:r>
        <m:r>
          <m:rPr>
            <m:sty m:val="p"/>
          </m:rPr>
          <m:t>×</m:t>
        </m:r>
        <m:r>
          <m:t>p</m:t>
        </m:r>
      </m:oMath>
      <w:del w:id="11690" w:author="PR Preview" w:date="2026-01-01T00:00:00Z">
        <w:r>
          <w:delText xml:space="preserve"> </w:delText>
        </w:r>
      </w:del>
      <w:del w:id="11691" w:author="PR Preview" w:date="2026-01-01T00:00:00Z">
        <w:r>
          <w:delText xml:space="preserve">diagonal matrix</w:delText>
        </w:r>
      </w:del>
      <w:del w:id="11692" w:author="PR Preview" w:date="2026-01-01T00:00:00Z">
        <w:r>
          <w:delText xml:space="preserve"> </w:delText>
        </w:r>
      </w:del>
      <m:oMath>
        <m:r>
          <m:rPr>
            <m:sty m:val="b"/>
          </m:rPr>
          <m:t>Λ</m:t>
        </m:r>
      </m:oMath>
      <w:del w:id="11693" w:author="PR Preview" w:date="2026-01-01T00:00:00Z">
        <w:r>
          <w:delText xml:space="preserve"> </w:delText>
        </w:r>
      </w:del>
      <w:del w:id="11694" w:author="PR Preview" w:date="2026-01-01T00:00:00Z">
        <w:r>
          <w:delText xml:space="preserve">(</w:delText>
        </w:r>
      </w:del>
      <w:hyperlink w:anchor="def-diagonal-matrix">
        <w:del w:id="11695" w:author="PR Preview" w:date="2026-01-01T00:00:00Z">
          <w:r>
            <w:rPr>
              <w:rStyle w:val="Hyperlink"/>
            </w:rPr>
            <w:delText xml:space="preserve">Definition 83</w:delText>
          </w:r>
        </w:del>
      </w:hyperlink>
      <w:del w:id="11696" w:author="PR Preview" w:date="2026-01-01T00:00:00Z">
        <w:r>
          <w:delText xml:space="preserve">)</w:delText>
        </w:r>
      </w:del>
      <w:del w:id="11697" w:author="PR Preview" w:date="2026-01-01T00:00:00Z">
        <w:r>
          <w:delText xml:space="preserve"> </w:delText>
        </w:r>
      </w:del>
      <w:del w:id="11698" w:author="PR Preview" w:date="2026-01-01T00:00:00Z">
        <w:r>
          <w:delText xml:space="preserve">with real diagonal entries</w:delText>
        </w:r>
      </w:del>
      <w:del w:id="11699"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1700" w:author="PR Preview" w:date="2026-01-01T00:00:00Z">
        <w:r>
          <w:delText xml:space="preserve"> </w:delText>
        </w:r>
      </w:del>
      <w:del w:id="11701" w:author="PR Preview" w:date="2026-01-01T00:00:00Z">
        <w:r>
          <w:delText xml:space="preserve">such that</w:delText>
        </w:r>
      </w:del>
    </w:p>
    <w:p>
      <w:pPr>
        <w:pStyle w:val="FirstParagraph"/>
      </w:pPr>
      <w:ins w:id="11702" w:author="PR Preview" w:date="2026-01-01T00:00:00Z">
        <w:r>
          <w:rPr>
            <w:b/>
            <w:bCs/>
          </w:rPr>
          <w:t xml:space="preserve">Theorem 79 (Spectral theorem for symmetric matrices)</w:t>
        </w:r>
      </w:ins>
      <w:ins w:id="11703" w:author="PR Preview" w:date="2026-01-01T00:00:00Z">
        <w:r>
          <w:t xml:space="preserve"> </w:t>
        </w:r>
      </w:ins>
      <w:ins w:id="11704" w:author="PR Preview" w:date="2026-01-01T00:00:00Z">
        <w:r>
          <w:t xml:space="preserve">If</w:t>
        </w:r>
      </w:ins>
      <w:ins w:id="11705" w:author="PR Preview" w:date="2026-01-01T00:00:00Z">
        <w:r>
          <w:t xml:space="preserve"> </w:t>
        </w:r>
      </w:ins>
      <m:oMath>
        <m:r>
          <m:rPr>
            <m:sty m:val="bi"/>
          </m:rPr>
          <m:t>A</m:t>
        </m:r>
      </m:oMath>
      <w:ins w:id="11706" w:author="PR Preview" w:date="2026-01-01T00:00:00Z">
        <w:r>
          <w:t xml:space="preserve"> </w:t>
        </w:r>
      </w:ins>
      <w:ins w:id="11707" w:author="PR Preview" w:date="2026-01-01T00:00:00Z">
        <w:r>
          <w:t xml:space="preserve">is a</w:t>
        </w:r>
      </w:ins>
      <w:ins w:id="11708" w:author="PR Preview" w:date="2026-01-01T00:00:00Z">
        <w:r>
          <w:t xml:space="preserve"> </w:t>
        </w:r>
      </w:ins>
      <m:oMath>
        <m:r>
          <m:t>p</m:t>
        </m:r>
        <m:r>
          <m:rPr>
            <m:sty m:val="p"/>
          </m:rPr>
          <m:t>×</m:t>
        </m:r>
        <m:r>
          <m:t>p</m:t>
        </m:r>
      </m:oMath>
      <w:ins w:id="11709" w:author="PR Preview" w:date="2026-01-01T00:00:00Z">
        <w:r>
          <w:t xml:space="preserve"> </w:t>
        </w:r>
      </w:ins>
      <w:ins w:id="11710" w:author="PR Preview" w:date="2026-01-01T00:00:00Z">
        <w:r>
          <w:t xml:space="preserve">symmetric matrix (</w:t>
        </w:r>
      </w:ins>
      <w:hyperlink w:anchor="def-symmetric-matrix">
        <w:ins w:id="11711" w:author="PR Preview" w:date="2026-01-01T00:00:00Z">
          <w:r>
            <w:rPr>
              <w:rStyle w:val="Hyperlink"/>
            </w:rPr>
            <w:t xml:space="preserve">Definition 82</w:t>
          </w:r>
        </w:ins>
      </w:hyperlink>
      <w:ins w:id="11712" w:author="PR Preview" w:date="2026-01-01T00:00:00Z">
        <w:r>
          <w:t xml:space="preserve">)</w:t>
        </w:r>
      </w:ins>
      <w:ins w:id="11713" w:author="PR Preview" w:date="2026-01-01T00:00:00Z">
        <w:r>
          <w:t xml:space="preserve"> </w:t>
        </w:r>
      </w:ins>
      <w:ins w:id="11714" w:author="PR Preview" w:date="2026-01-01T00:00:00Z">
        <w:r>
          <w:t xml:space="preserve">with real entries,</w:t>
        </w:r>
      </w:ins>
      <w:ins w:id="11715" w:author="PR Preview" w:date="2026-01-01T00:00:00Z">
        <w:r>
          <w:t xml:space="preserve"> </w:t>
        </w:r>
      </w:ins>
      <w:ins w:id="11716" w:author="PR Preview" w:date="2026-01-01T00:00:00Z">
        <w:r>
          <w:t xml:space="preserve">then there are a</w:t>
        </w:r>
      </w:ins>
      <w:ins w:id="11717" w:author="PR Preview" w:date="2026-01-01T00:00:00Z">
        <w:r>
          <w:t xml:space="preserve"> </w:t>
        </w:r>
      </w:ins>
      <m:oMath>
        <m:r>
          <m:t>p</m:t>
        </m:r>
        <m:r>
          <m:rPr>
            <m:sty m:val="p"/>
          </m:rPr>
          <m:t>×</m:t>
        </m:r>
        <m:r>
          <m:t>p</m:t>
        </m:r>
      </m:oMath>
      <w:ins w:id="11718" w:author="PR Preview" w:date="2026-01-01T00:00:00Z">
        <w:r>
          <w:t xml:space="preserve"> </w:t>
        </w:r>
      </w:ins>
      <w:ins w:id="11719" w:author="PR Preview" w:date="2026-01-01T00:00:00Z">
        <w:r>
          <w:t xml:space="preserve">orthogonal matrix</w:t>
        </w:r>
      </w:ins>
      <w:ins w:id="11720" w:author="PR Preview" w:date="2026-01-01T00:00:00Z">
        <w:r>
          <w:t xml:space="preserve"> </w:t>
        </w:r>
      </w:ins>
      <m:oMath>
        <m:r>
          <m:rPr>
            <m:sty m:val="bi"/>
          </m:rPr>
          <m:t>Q</m:t>
        </m:r>
      </m:oMath>
      <w:ins w:id="11721" w:author="PR Preview" w:date="2026-01-01T00:00:00Z">
        <w:r>
          <w:t xml:space="preserve"> </w:t>
        </w:r>
      </w:ins>
      <w:ins w:id="11722" w:author="PR Preview" w:date="2026-01-01T00:00:00Z">
        <w:r>
          <w:t xml:space="preserve">(</w:t>
        </w:r>
      </w:ins>
      <w:hyperlink w:anchor="def-orthogonal-matrix">
        <w:ins w:id="11723" w:author="PR Preview" w:date="2026-01-01T00:00:00Z">
          <w:r>
            <w:rPr>
              <w:rStyle w:val="Hyperlink"/>
            </w:rPr>
            <w:t xml:space="preserve">Definition 89</w:t>
          </w:r>
        </w:ins>
      </w:hyperlink>
      <w:ins w:id="11724" w:author="PR Preview" w:date="2026-01-01T00:00:00Z">
        <w:r>
          <w:t xml:space="preserve">)</w:t>
        </w:r>
      </w:ins>
      <w:ins w:id="11725" w:author="PR Preview" w:date="2026-01-01T00:00:00Z">
        <w:r>
          <w:t xml:space="preserve"> </w:t>
        </w:r>
      </w:ins>
      <w:ins w:id="11726" w:author="PR Preview" w:date="2026-01-01T00:00:00Z">
        <w:r>
          <w:t xml:space="preserve">and a</w:t>
        </w:r>
      </w:ins>
      <w:ins w:id="11727" w:author="PR Preview" w:date="2026-01-01T00:00:00Z">
        <w:r>
          <w:t xml:space="preserve"> </w:t>
        </w:r>
      </w:ins>
      <m:oMath>
        <m:r>
          <m:t>p</m:t>
        </m:r>
        <m:r>
          <m:rPr>
            <m:sty m:val="p"/>
          </m:rPr>
          <m:t>×</m:t>
        </m:r>
        <m:r>
          <m:t>p</m:t>
        </m:r>
      </m:oMath>
      <w:ins w:id="11728" w:author="PR Preview" w:date="2026-01-01T00:00:00Z">
        <w:r>
          <w:t xml:space="preserve"> </w:t>
        </w:r>
      </w:ins>
      <w:ins w:id="11729" w:author="PR Preview" w:date="2026-01-01T00:00:00Z">
        <w:r>
          <w:t xml:space="preserve">diagonal matrix</w:t>
        </w:r>
      </w:ins>
      <w:ins w:id="11730" w:author="PR Preview" w:date="2026-01-01T00:00:00Z">
        <w:r>
          <w:t xml:space="preserve"> </w:t>
        </w:r>
      </w:ins>
      <m:oMath>
        <m:r>
          <m:rPr>
            <m:sty m:val="b"/>
          </m:rPr>
          <m:t>Λ</m:t>
        </m:r>
      </m:oMath>
      <w:ins w:id="11731" w:author="PR Preview" w:date="2026-01-01T00:00:00Z">
        <w:r>
          <w:t xml:space="preserve"> </w:t>
        </w:r>
      </w:ins>
      <w:ins w:id="11732" w:author="PR Preview" w:date="2026-01-01T00:00:00Z">
        <w:r>
          <w:t xml:space="preserve">(</w:t>
        </w:r>
      </w:ins>
      <w:hyperlink w:anchor="def-diagonal-matrix">
        <w:ins w:id="11733" w:author="PR Preview" w:date="2026-01-01T00:00:00Z">
          <w:r>
            <w:rPr>
              <w:rStyle w:val="Hyperlink"/>
            </w:rPr>
            <w:t xml:space="preserve">Definition 83</w:t>
          </w:r>
        </w:ins>
      </w:hyperlink>
      <w:ins w:id="11734" w:author="PR Preview" w:date="2026-01-01T00:00:00Z">
        <w:r>
          <w:t xml:space="preserve">)</w:t>
        </w:r>
      </w:ins>
      <w:ins w:id="11735" w:author="PR Preview" w:date="2026-01-01T00:00:00Z">
        <w:r>
          <w:t xml:space="preserve"> </w:t>
        </w:r>
      </w:ins>
      <w:ins w:id="11736" w:author="PR Preview" w:date="2026-01-01T00:00:00Z">
        <w:r>
          <w:t xml:space="preserve">with real diagonal entries</w:t>
        </w:r>
      </w:ins>
      <w:ins w:id="11737"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1738" w:author="PR Preview" w:date="2026-01-01T00:00:00Z">
        <w:r>
          <w:t xml:space="preserve"> </w:t>
        </w:r>
      </w:ins>
      <w:ins w:id="11739"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4"/>
    <w:bookmarkStart w:id="495" w:name="rem-spectral-equivalent-form"/>
    <w:p>
      <w:pPr>
        <w:pStyle w:val="BodyText"/>
      </w:pPr>
      <w:del w:id="11740" w:author="PR Preview" w:date="2026-01-01T00:00:00Z">
        <w:r>
          <w:rPr>
            <w:i/>
            <w:iCs/>
          </w:rPr>
          <w:delText xml:space="preserve">Remark 38</w:delText>
        </w:r>
      </w:del>
      <w:del w:id="11741" w:author="PR Preview" w:date="2026-01-01T00:00:00Z">
        <w:r>
          <w:delText xml:space="preserve"> (An equivalent form of the spectral theorem). </w:delText>
        </w:r>
      </w:del>
      <w:del w:id="11742" w:author="PR Preview" w:date="2026-01-01T00:00:00Z">
        <w:r>
          <w:delText xml:space="preserve">The proof, by</w:delText>
        </w:r>
      </w:del>
      <w:del w:id="11743" w:author="PR Preview" w:date="2026-01-01T00:00:00Z">
        <w:r>
          <w:delText xml:space="preserve"> </w:delText>
        </w:r>
      </w:del>
      <w:hyperlink r:id="rId144">
        <w:del w:id="11744" w:author="PR Preview" w:date="2026-01-01T00:00:00Z">
          <w:r>
            <w:rPr>
              <w:rStyle w:val="Hyperlink"/>
            </w:rPr>
            <w:delText xml:space="preserve">induction</w:delText>
          </w:r>
        </w:del>
      </w:hyperlink>
      <w:del w:id="11745" w:author="PR Preview" w:date="2026-01-01T00:00:00Z">
        <w:r>
          <w:delText xml:space="preserve"> </w:delText>
        </w:r>
      </w:del>
      <w:del w:id="11746" w:author="PR Preview" w:date="2026-01-01T00:00:00Z">
        <w:r>
          <w:delText xml:space="preserve">on</w:delText>
        </w:r>
      </w:del>
      <w:del w:id="11747" w:author="PR Preview" w:date="2026-01-01T00:00:00Z">
        <w:r>
          <w:delText xml:space="preserve"> </w:delText>
        </w:r>
      </w:del>
      <m:oMath>
        <m:r>
          <m:t>p</m:t>
        </m:r>
      </m:oMath>
      <w:del w:id="11748" w:author="PR Preview" w:date="2026-01-01T00:00:00Z">
        <w:r>
          <w:delText xml:space="preserve">, is outside the scope of these notes;</w:delText>
        </w:r>
      </w:del>
      <w:del w:id="11749" w:author="PR Preview" w:date="2026-01-01T00:00:00Z">
        <w:r>
          <w:delText xml:space="preserve"> </w:delText>
        </w:r>
      </w:del>
      <w:del w:id="11750" w:author="PR Preview" w:date="2026-01-01T00:00:00Z">
        <w:r>
          <w:delText xml:space="preserve">see</w:delText>
        </w:r>
      </w:del>
      <w:del w:id="11751" w:author="PR Preview" w:date="2026-01-01T00:00:00Z">
        <w:r>
          <w:delText xml:space="preserve"> </w:delText>
        </w:r>
      </w:del>
      <w:del w:id="11752" w:author="PR Preview" w:date="2026-01-01T00:00:00Z">
        <w:r>
          <w:delText xml:space="preserve">Banerjee and Roy (2014, chap. 11, Theorem 11.27, p. 349)</w:delText>
        </w:r>
      </w:del>
      <w:del w:id="11753" w:author="PR Preview" w:date="2026-01-01T00:00:00Z">
        <w:r>
          <w:delText xml:space="preserve">,</w:delText>
        </w:r>
      </w:del>
      <w:del w:id="11754" w:author="PR Preview" w:date="2026-01-01T00:00:00Z">
        <w:r>
          <w:delText xml:space="preserve"> </w:delText>
        </w:r>
      </w:del>
      <w:del w:id="11755" w:author="PR Preview" w:date="2026-01-01T00:00:00Z">
        <w:r>
          <w:delText xml:space="preserve">which states the result in the equivalent form</w:delText>
        </w:r>
      </w:del>
      <w:del w:id="11756" w:author="PR Preview" w:date="2026-01-01T00:00:00Z">
        <w:r>
          <w:delText xml:space="preserve"> </w:delText>
        </w:r>
      </w:del>
      <m:oMath>
        <m:sSup>
          <m:e>
            <m:r>
              <m:rPr>
                <m:sty m:val="bi"/>
              </m:rPr>
              <m:t>Q</m:t>
            </m:r>
          </m:e>
          <m:sup>
            <m:r>
              <m:rPr>
                <m:sty m:val="p"/>
              </m:rPr>
              <m:t>⊤</m:t>
            </m:r>
          </m:sup>
        </m:sSup>
        <m:r>
          <m:rPr>
            <m:sty m:val="bi"/>
          </m:rPr>
          <m:t>A</m:t>
        </m:r>
        <m:r>
          <m:rPr>
            <m:sty m:val="bi"/>
          </m:rPr>
          <m:t>Q</m:t>
        </m:r>
        <m:r>
          <m:rPr>
            <m:sty m:val="p"/>
          </m:rPr>
          <m:t>=</m:t>
        </m:r>
        <m:r>
          <m:rPr>
            <m:sty m:val="b"/>
          </m:rPr>
          <m:t>Λ</m:t>
        </m:r>
      </m:oMath>
      <w:del w:id="11757" w:author="PR Preview" w:date="2026-01-01T00:00:00Z">
        <w:r>
          <w:delText xml:space="preserve">.</w:delText>
        </w:r>
      </w:del>
      <w:del w:id="11758" w:author="PR Preview" w:date="2026-01-01T00:00:00Z">
        <w:r>
          <w:delText xml:space="preserve"> </w:delText>
        </w:r>
      </w:del>
      <w:del w:id="11759" w:author="PR Preview" w:date="2026-01-01T00:00:00Z">
        <w:r>
          <w:delText xml:space="preserve">The two forms are equivalent because</w:delText>
        </w:r>
      </w:del>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del w:id="11760" w:author="PR Preview" w:date="2026-01-01T00:00:00Z">
        <w:r>
          <w:delText xml:space="preserve">(</w:delText>
        </w:r>
      </w:del>
      <w:hyperlink w:anchor="rem-orthogonal-matrix-columns">
        <w:del w:id="11761" w:author="PR Preview" w:date="2026-01-01T00:00:00Z">
          <w:r>
            <w:rPr>
              <w:rStyle w:val="Hyperlink"/>
            </w:rPr>
            <w:delText xml:space="preserve">Remark 31</w:delText>
          </w:r>
        </w:del>
      </w:hyperlink>
      <w:del w:id="11762" w:author="PR Preview" w:date="2026-01-01T00:00:00Z">
        <w:r>
          <w:delText xml:space="preserve">).</w:delText>
        </w:r>
      </w:del>
      <w:del w:id="11763" w:author="PR Preview" w:date="2026-01-01T00:00:00Z">
        <w:r>
          <w:delText xml:space="preserve"> </w:delText>
        </w:r>
      </w:del>
      <w:del w:id="11764" w:author="PR Preview" w:date="2026-01-01T00:00:00Z">
        <w:r>
          <w:delText xml:space="preserve">Multiplying</w:delText>
        </w:r>
      </w:del>
      <w:del w:id="11765"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1766" w:author="PR Preview" w:date="2026-01-01T00:00:00Z">
        <w:r>
          <w:delText xml:space="preserve"> </w:delText>
        </w:r>
      </w:del>
      <w:del w:id="11767" w:author="PR Preview" w:date="2026-01-01T00:00:00Z">
        <w:r>
          <w:delText xml:space="preserve">by</w:delText>
        </w:r>
      </w:del>
      <w:del w:id="11768" w:author="PR Preview" w:date="2026-01-01T00:00:00Z">
        <w:r>
          <w:delText xml:space="preserve"> </w:delText>
        </w:r>
      </w:del>
      <m:oMath>
        <m:sSup>
          <m:e>
            <m:r>
              <m:rPr>
                <m:sty m:val="bi"/>
              </m:rPr>
              <m:t>Q</m:t>
            </m:r>
          </m:e>
          <m:sup>
            <m:r>
              <m:rPr>
                <m:sty m:val="p"/>
              </m:rPr>
              <m:t>⊤</m:t>
            </m:r>
          </m:sup>
        </m:sSup>
      </m:oMath>
      <w:del w:id="11769" w:author="PR Preview" w:date="2026-01-01T00:00:00Z">
        <w:r>
          <w:delText xml:space="preserve"> </w:delText>
        </w:r>
      </w:del>
      <w:del w:id="11770" w:author="PR Preview" w:date="2026-01-01T00:00:00Z">
        <w:r>
          <w:delText xml:space="preserve">on the left and by</w:delText>
        </w:r>
      </w:del>
      <w:del w:id="11771" w:author="PR Preview" w:date="2026-01-01T00:00:00Z">
        <w:r>
          <w:delText xml:space="preserve"> </w:delText>
        </w:r>
      </w:del>
      <m:oMath>
        <m:r>
          <m:rPr>
            <m:sty m:val="bi"/>
          </m:rPr>
          <m:t>Q</m:t>
        </m:r>
      </m:oMath>
      <w:del w:id="11772" w:author="PR Preview" w:date="2026-01-01T00:00:00Z">
        <w:r>
          <w:delText xml:space="preserve"> </w:delText>
        </w:r>
      </w:del>
      <w:del w:id="11773" w:author="PR Preview" w:date="2026-01-01T00:00:00Z">
        <w:r>
          <w:delText xml:space="preserve">on the right gives</w:delText>
        </w:r>
      </w:del>
    </w:p>
    <w:p>
      <w:pPr>
        <w:pStyle w:val="BodyText"/>
      </w:pPr>
      <w:ins w:id="11774" w:author="PR Preview" w:date="2026-01-01T00:00:00Z">
        <w:r>
          <w:rPr>
            <w:i/>
            <w:iCs/>
          </w:rPr>
          <w:t xml:space="preserve">Remark 39</w:t>
        </w:r>
      </w:ins>
      <w:ins w:id="11775" w:author="PR Preview" w:date="2026-01-01T00:00:00Z">
        <w:r>
          <w:t xml:space="preserve"> (An equivalent form of the spectral theorem). </w:t>
        </w:r>
      </w:ins>
      <w:ins w:id="11776" w:author="PR Preview" w:date="2026-01-01T00:00:00Z">
        <w:r>
          <w:t xml:space="preserve">The proof, by</w:t>
        </w:r>
      </w:ins>
      <w:ins w:id="11777" w:author="PR Preview" w:date="2026-01-01T00:00:00Z">
        <w:r>
          <w:t xml:space="preserve"> </w:t>
        </w:r>
      </w:ins>
      <w:hyperlink r:id="rId144">
        <w:ins w:id="11778" w:author="PR Preview" w:date="2026-01-01T00:00:00Z">
          <w:r>
            <w:rPr>
              <w:rStyle w:val="Hyperlink"/>
            </w:rPr>
            <w:t xml:space="preserve">induction</w:t>
          </w:r>
        </w:ins>
      </w:hyperlink>
      <w:ins w:id="11779" w:author="PR Preview" w:date="2026-01-01T00:00:00Z">
        <w:r>
          <w:t xml:space="preserve"> </w:t>
        </w:r>
      </w:ins>
      <w:ins w:id="11780" w:author="PR Preview" w:date="2026-01-01T00:00:00Z">
        <w:r>
          <w:t xml:space="preserve">on</w:t>
        </w:r>
      </w:ins>
      <w:ins w:id="11781" w:author="PR Preview" w:date="2026-01-01T00:00:00Z">
        <w:r>
          <w:t xml:space="preserve"> </w:t>
        </w:r>
      </w:ins>
      <m:oMath>
        <m:r>
          <m:t>p</m:t>
        </m:r>
      </m:oMath>
      <w:ins w:id="11782" w:author="PR Preview" w:date="2026-01-01T00:00:00Z">
        <w:r>
          <w:t xml:space="preserve">, is outside the scope of these notes;</w:t>
        </w:r>
      </w:ins>
      <w:ins w:id="11783" w:author="PR Preview" w:date="2026-01-01T00:00:00Z">
        <w:r>
          <w:t xml:space="preserve"> </w:t>
        </w:r>
      </w:ins>
      <w:ins w:id="11784" w:author="PR Preview" w:date="2026-01-01T00:00:00Z">
        <w:r>
          <w:t xml:space="preserve">see</w:t>
        </w:r>
      </w:ins>
      <w:ins w:id="11785" w:author="PR Preview" w:date="2026-01-01T00:00:00Z">
        <w:r>
          <w:t xml:space="preserve"> </w:t>
        </w:r>
      </w:ins>
      <w:ins w:id="11786" w:author="PR Preview" w:date="2026-01-01T00:00:00Z">
        <w:r>
          <w:t xml:space="preserve">Banerjee and Roy [47, Ch. 11], Theorem 11.27, p. 349</w:t>
        </w:r>
      </w:ins>
      <w:ins w:id="11787" w:author="PR Preview" w:date="2026-01-01T00:00:00Z">
        <w:r>
          <w:t xml:space="preserve">,</w:t>
        </w:r>
      </w:ins>
      <w:ins w:id="11788" w:author="PR Preview" w:date="2026-01-01T00:00:00Z">
        <w:r>
          <w:t xml:space="preserve"> </w:t>
        </w:r>
      </w:ins>
      <w:ins w:id="11789" w:author="PR Preview" w:date="2026-01-01T00:00:00Z">
        <w:r>
          <w:t xml:space="preserve">which states the result in the equivalent form</w:t>
        </w:r>
      </w:ins>
      <w:ins w:id="11790" w:author="PR Preview" w:date="2026-01-01T00:00:00Z">
        <w:r>
          <w:t xml:space="preserve"> </w:t>
        </w:r>
      </w:ins>
      <m:oMath>
        <m:sSup>
          <m:e>
            <m:r>
              <m:rPr>
                <m:sty m:val="bi"/>
              </m:rPr>
              <m:t>Q</m:t>
            </m:r>
          </m:e>
          <m:sup>
            <m:r>
              <m:rPr>
                <m:sty m:val="p"/>
              </m:rPr>
              <m:t>⊤</m:t>
            </m:r>
          </m:sup>
        </m:sSup>
        <m:r>
          <m:rPr>
            <m:sty m:val="bi"/>
          </m:rPr>
          <m:t>A</m:t>
        </m:r>
        <m:r>
          <m:rPr>
            <m:sty m:val="bi"/>
          </m:rPr>
          <m:t>Q</m:t>
        </m:r>
        <m:r>
          <m:rPr>
            <m:sty m:val="p"/>
          </m:rPr>
          <m:t>=</m:t>
        </m:r>
        <m:r>
          <m:rPr>
            <m:sty m:val="b"/>
          </m:rPr>
          <m:t>Λ</m:t>
        </m:r>
      </m:oMath>
      <w:ins w:id="11791" w:author="PR Preview" w:date="2026-01-01T00:00:00Z">
        <w:r>
          <w:t xml:space="preserve">.</w:t>
        </w:r>
      </w:ins>
      <w:ins w:id="11792" w:author="PR Preview" w:date="2026-01-01T00:00:00Z">
        <w:r>
          <w:t xml:space="preserve"> </w:t>
        </w:r>
      </w:ins>
      <w:ins w:id="11793" w:author="PR Preview" w:date="2026-01-01T00:00:00Z">
        <w:r>
          <w:t xml:space="preserve">The two forms are equivalent because</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ins w:id="11794" w:author="PR Preview" w:date="2026-01-01T00:00:00Z">
        <w:r>
          <w:t xml:space="preserve">(</w:t>
        </w:r>
      </w:ins>
      <w:hyperlink w:anchor="rem-orthogonal-matrix-columns">
        <w:ins w:id="11795" w:author="PR Preview" w:date="2026-01-01T00:00:00Z">
          <w:r>
            <w:rPr>
              <w:rStyle w:val="Hyperlink"/>
            </w:rPr>
            <w:t xml:space="preserve">Remark 32</w:t>
          </w:r>
        </w:ins>
      </w:hyperlink>
      <w:ins w:id="11796" w:author="PR Preview" w:date="2026-01-01T00:00:00Z">
        <w:r>
          <w:t xml:space="preserve">).</w:t>
        </w:r>
      </w:ins>
      <w:ins w:id="11797" w:author="PR Preview" w:date="2026-01-01T00:00:00Z">
        <w:r>
          <w:t xml:space="preserve"> </w:t>
        </w:r>
      </w:ins>
      <w:ins w:id="11798" w:author="PR Preview" w:date="2026-01-01T00:00:00Z">
        <w:r>
          <w:t xml:space="preserve">Multiplying</w:t>
        </w:r>
      </w:ins>
      <w:ins w:id="1179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1800" w:author="PR Preview" w:date="2026-01-01T00:00:00Z">
        <w:r>
          <w:t xml:space="preserve"> </w:t>
        </w:r>
      </w:ins>
      <w:ins w:id="11801" w:author="PR Preview" w:date="2026-01-01T00:00:00Z">
        <w:r>
          <w:t xml:space="preserve">by</w:t>
        </w:r>
      </w:ins>
      <w:ins w:id="11802" w:author="PR Preview" w:date="2026-01-01T00:00:00Z">
        <w:r>
          <w:t xml:space="preserve"> </w:t>
        </w:r>
      </w:ins>
      <m:oMath>
        <m:sSup>
          <m:e>
            <m:r>
              <m:rPr>
                <m:sty m:val="bi"/>
              </m:rPr>
              <m:t>Q</m:t>
            </m:r>
          </m:e>
          <m:sup>
            <m:r>
              <m:rPr>
                <m:sty m:val="p"/>
              </m:rPr>
              <m:t>⊤</m:t>
            </m:r>
          </m:sup>
        </m:sSup>
      </m:oMath>
      <w:ins w:id="11803" w:author="PR Preview" w:date="2026-01-01T00:00:00Z">
        <w:r>
          <w:t xml:space="preserve"> </w:t>
        </w:r>
      </w:ins>
      <w:ins w:id="11804" w:author="PR Preview" w:date="2026-01-01T00:00:00Z">
        <w:r>
          <w:t xml:space="preserve">on the left and by</w:t>
        </w:r>
      </w:ins>
      <w:ins w:id="11805" w:author="PR Preview" w:date="2026-01-01T00:00:00Z">
        <w:r>
          <w:t xml:space="preserve"> </w:t>
        </w:r>
      </w:ins>
      <m:oMath>
        <m:r>
          <m:rPr>
            <m:sty m:val="bi"/>
          </m:rPr>
          <m:t>Q</m:t>
        </m:r>
      </m:oMath>
      <w:ins w:id="11806" w:author="PR Preview" w:date="2026-01-01T00:00:00Z">
        <w:r>
          <w:t xml:space="preserve"> </w:t>
        </w:r>
      </w:ins>
      <w:ins w:id="11807" w:author="PR Preview" w:date="2026-01-01T00:00:00Z">
        <w:r>
          <w:t xml:space="preserve">on the right gives</w:t>
        </w:r>
      </w:ins>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11808" w:author="PR Preview" w:date="2026-01-01T00:00:00Z">
        <w:r>
          <w:delText xml:space="preserve">a diagonal matrix with the eigenvalues</w:delText>
        </w:r>
      </w:del>
      <w:del w:id="11809" w:author="PR Preview" w:date="2026-01-01T00:00:00Z">
        <w:r>
          <w:delText xml:space="preserve"> </w:delText>
        </w:r>
      </w:del>
      <m:oMath>
        <m:r>
          <m:t>3</m:t>
        </m:r>
      </m:oMath>
      <w:del w:id="11810" w:author="PR Preview" w:date="2026-01-01T00:00:00Z">
        <w:r>
          <w:delText xml:space="preserve"> </w:delText>
        </w:r>
      </w:del>
      <w:del w:id="11811" w:author="PR Preview" w:date="2026-01-01T00:00:00Z">
        <w:r>
          <w:delText xml:space="preserve">and</w:delText>
        </w:r>
      </w:del>
      <w:del w:id="11812" w:author="PR Preview" w:date="2026-01-01T00:00:00Z">
        <w:r>
          <w:delText xml:space="preserve"> </w:delText>
        </w:r>
      </w:del>
      <m:oMath>
        <m:r>
          <m:t>1</m:t>
        </m:r>
      </m:oMath>
      <w:del w:id="11813" w:author="PR Preview" w:date="2026-01-01T00:00:00Z">
        <w:r>
          <w:delText xml:space="preserve"> </w:delText>
        </w:r>
      </w:del>
      <w:del w:id="11814" w:author="PR Preview" w:date="2026-01-01T00:00:00Z">
        <w:r>
          <w:delText xml:space="preserve">of</w:delText>
        </w:r>
      </w:del>
      <w:del w:id="11815" w:author="PR Preview" w:date="2026-01-01T00:00:00Z">
        <w:r>
          <w:delText xml:space="preserve"> </w:delText>
        </w:r>
      </w:del>
      <m:oMath>
        <m:r>
          <m:rPr>
            <m:sty m:val="bi"/>
          </m:rPr>
          <m:t>A</m:t>
        </m:r>
      </m:oMath>
      <w:del w:id="11816" w:author="PR Preview" w:date="2026-01-01T00:00:00Z">
        <w:r>
          <w:delText xml:space="preserve"> </w:delText>
        </w:r>
      </w:del>
      <w:del w:id="11817" w:author="PR Preview" w:date="2026-01-01T00:00:00Z">
        <w:r>
          <w:delText xml:space="preserve">from</w:delText>
        </w:r>
      </w:del>
      <w:del w:id="11818" w:author="PR Preview" w:date="2026-01-01T00:00:00Z">
        <w:r>
          <w:delText xml:space="preserve"> </w:delText>
        </w:r>
      </w:del>
      <w:hyperlink w:anchor="exm-eigenvalue">
        <w:del w:id="11819" w:author="PR Preview" w:date="2026-01-01T00:00:00Z">
          <w:r>
            <w:rPr>
              <w:rStyle w:val="Hyperlink"/>
            </w:rPr>
            <w:delText xml:space="preserve">Example 146</w:delText>
          </w:r>
        </w:del>
      </w:hyperlink>
      <w:del w:id="11820" w:author="PR Preview" w:date="2026-01-01T00:00:00Z">
        <w:r>
          <w:delText xml:space="preserve"> </w:delText>
        </w:r>
      </w:del>
      <w:del w:id="11821" w:author="PR Preview" w:date="2026-01-01T00:00:00Z">
        <w:r>
          <w:delText xml:space="preserve">on its diagonal.</w:delText>
        </w:r>
      </w:del>
    </w:p>
    <w:p>
      <w:pPr>
        <w:pStyle w:val="BodyText"/>
      </w:pPr>
      <w:del w:id="11822" w:author="PR Preview" w:date="2026-01-01T00:00:00Z">
        <w:r>
          <w:rPr>
            <w:b/>
            <w:bCs/>
          </w:rPr>
          <w:delText xml:space="preserve">Definition 97 (Eigendecomposition (spectral decomposition))</w:delText>
        </w:r>
      </w:del>
      <w:del w:id="11823" w:author="PR Preview" w:date="2026-01-01T00:00:00Z">
        <w:r>
          <w:delText xml:space="preserve"> </w:delText>
        </w:r>
      </w:del>
      <w:del w:id="11824" w:author="PR Preview" w:date="2026-01-01T00:00:00Z">
        <w:r>
          <w:delText xml:space="preserve">Let</w:delText>
        </w:r>
      </w:del>
      <w:del w:id="11825" w:author="PR Preview" w:date="2026-01-01T00:00:00Z">
        <w:r>
          <w:delText xml:space="preserve"> </w:delText>
        </w:r>
      </w:del>
      <m:oMath>
        <m:r>
          <m:rPr>
            <m:sty m:val="bi"/>
          </m:rPr>
          <m:t>A</m:t>
        </m:r>
      </m:oMath>
      <w:del w:id="11826" w:author="PR Preview" w:date="2026-01-01T00:00:00Z">
        <w:r>
          <w:delText xml:space="preserve"> </w:delText>
        </w:r>
      </w:del>
      <w:del w:id="11827" w:author="PR Preview" w:date="2026-01-01T00:00:00Z">
        <w:r>
          <w:delText xml:space="preserve">be a</w:delText>
        </w:r>
      </w:del>
      <w:del w:id="11828" w:author="PR Preview" w:date="2026-01-01T00:00:00Z">
        <w:r>
          <w:delText xml:space="preserve"> </w:delText>
        </w:r>
      </w:del>
      <m:oMath>
        <m:r>
          <m:t>p</m:t>
        </m:r>
        <m:r>
          <m:rPr>
            <m:sty m:val="p"/>
          </m:rPr>
          <m:t>×</m:t>
        </m:r>
        <m:r>
          <m:t>p</m:t>
        </m:r>
      </m:oMath>
      <w:del w:id="11829" w:author="PR Preview" w:date="2026-01-01T00:00:00Z">
        <w:r>
          <w:delText xml:space="preserve"> </w:delText>
        </w:r>
      </w:del>
      <w:del w:id="11830" w:author="PR Preview" w:date="2026-01-01T00:00:00Z">
        <w:r>
          <w:delText xml:space="preserve">symmetric matrix with real entries.</w:delText>
        </w:r>
      </w:del>
      <w:del w:id="11831" w:author="PR Preview" w:date="2026-01-01T00:00:00Z">
        <w:r>
          <w:delText xml:space="preserve"> </w:delText>
        </w:r>
      </w:del>
      <w:del w:id="11832" w:author="PR Preview" w:date="2026-01-01T00:00:00Z">
        <w:r>
          <w:delText xml:space="preserve">An</w:delText>
        </w:r>
      </w:del>
      <w:del w:id="11833" w:author="PR Preview" w:date="2026-01-01T00:00:00Z">
        <w:r>
          <w:delText xml:space="preserve"> </w:delText>
        </w:r>
      </w:del>
      <w:del w:id="11834" w:author="PR Preview" w:date="2026-01-01T00:00:00Z">
        <w:r>
          <w:rPr>
            <w:b/>
            <w:bCs/>
          </w:rPr>
          <w:delText xml:space="preserve">eigendecomposition</w:delText>
        </w:r>
      </w:del>
      <w:del w:id="11835" w:author="PR Preview" w:date="2026-01-01T00:00:00Z">
        <w:r>
          <w:delText xml:space="preserve">, or</w:delText>
        </w:r>
      </w:del>
      <w:del w:id="11836" w:author="PR Preview" w:date="2026-01-01T00:00:00Z">
        <w:r>
          <w:delText xml:space="preserve"> </w:delText>
        </w:r>
      </w:del>
      <w:del w:id="11837" w:author="PR Preview" w:date="2026-01-01T00:00:00Z">
        <w:r>
          <w:rPr>
            <w:b/>
            <w:bCs/>
          </w:rPr>
          <w:delText xml:space="preserve">spectral decomposition</w:delText>
        </w:r>
      </w:del>
      <w:del w:id="11838" w:author="PR Preview" w:date="2026-01-01T00:00:00Z">
        <w:r>
          <w:delText xml:space="preserve">, of</w:delText>
        </w:r>
      </w:del>
      <w:del w:id="11839" w:author="PR Preview" w:date="2026-01-01T00:00:00Z">
        <w:r>
          <w:delText xml:space="preserve"> </w:delText>
        </w:r>
      </w:del>
      <m:oMath>
        <m:r>
          <m:rPr>
            <m:sty m:val="bi"/>
          </m:rPr>
          <m:t>A</m:t>
        </m:r>
      </m:oMath>
      <w:del w:id="11840" w:author="PR Preview" w:date="2026-01-01T00:00:00Z">
        <w:r>
          <w:delText xml:space="preserve"> </w:delText>
        </w:r>
      </w:del>
      <w:del w:id="11841" w:author="PR Preview" w:date="2026-01-01T00:00:00Z">
        <w:r>
          <w:delText xml:space="preserve">is a factorization</w:delText>
        </w:r>
      </w:del>
    </w:p>
    <w:p>
      <w:pPr>
        <w:pStyle w:val="FirstParagraph"/>
      </w:pPr>
      <w:ins w:id="11842" w:author="PR Preview" w:date="2026-01-01T00:00:00Z">
        <w:r>
          <w:t xml:space="preserve">a diagonal matrix with the eigenvalues</w:t>
        </w:r>
      </w:ins>
      <w:ins w:id="11843" w:author="PR Preview" w:date="2026-01-01T00:00:00Z">
        <w:r>
          <w:t xml:space="preserve"> </w:t>
        </w:r>
      </w:ins>
      <m:oMath>
        <m:r>
          <m:t>3</m:t>
        </m:r>
      </m:oMath>
      <w:ins w:id="11844" w:author="PR Preview" w:date="2026-01-01T00:00:00Z">
        <w:r>
          <w:t xml:space="preserve"> </w:t>
        </w:r>
      </w:ins>
      <w:ins w:id="11845" w:author="PR Preview" w:date="2026-01-01T00:00:00Z">
        <w:r>
          <w:t xml:space="preserve">and</w:t>
        </w:r>
      </w:ins>
      <w:ins w:id="11846" w:author="PR Preview" w:date="2026-01-01T00:00:00Z">
        <w:r>
          <w:t xml:space="preserve"> </w:t>
        </w:r>
      </w:ins>
      <m:oMath>
        <m:r>
          <m:t>1</m:t>
        </m:r>
      </m:oMath>
      <w:ins w:id="11847" w:author="PR Preview" w:date="2026-01-01T00:00:00Z">
        <w:r>
          <w:t xml:space="preserve"> </w:t>
        </w:r>
      </w:ins>
      <w:ins w:id="11848" w:author="PR Preview" w:date="2026-01-01T00:00:00Z">
        <w:r>
          <w:t xml:space="preserve">of</w:t>
        </w:r>
      </w:ins>
      <w:ins w:id="11849" w:author="PR Preview" w:date="2026-01-01T00:00:00Z">
        <w:r>
          <w:t xml:space="preserve"> </w:t>
        </w:r>
      </w:ins>
      <m:oMath>
        <m:r>
          <m:rPr>
            <m:sty m:val="bi"/>
          </m:rPr>
          <m:t>A</m:t>
        </m:r>
      </m:oMath>
      <w:ins w:id="11850" w:author="PR Preview" w:date="2026-01-01T00:00:00Z">
        <w:r>
          <w:t xml:space="preserve"> </w:t>
        </w:r>
      </w:ins>
      <w:ins w:id="11851" w:author="PR Preview" w:date="2026-01-01T00:00:00Z">
        <w:r>
          <w:t xml:space="preserve">from</w:t>
        </w:r>
      </w:ins>
      <w:ins w:id="11852" w:author="PR Preview" w:date="2026-01-01T00:00:00Z">
        <w:r>
          <w:t xml:space="preserve"> </w:t>
        </w:r>
      </w:ins>
      <w:hyperlink w:anchor="exm-eigenvalue">
        <w:ins w:id="11853" w:author="PR Preview" w:date="2026-01-01T00:00:00Z">
          <w:r>
            <w:rPr>
              <w:rStyle w:val="Hyperlink"/>
            </w:rPr>
            <w:t xml:space="preserve">Example 148</w:t>
          </w:r>
        </w:ins>
      </w:hyperlink>
      <w:ins w:id="11854" w:author="PR Preview" w:date="2026-01-01T00:00:00Z">
        <w:r>
          <w:t xml:space="preserve"> </w:t>
        </w:r>
      </w:ins>
      <w:ins w:id="11855" w:author="PR Preview" w:date="2026-01-01T00:00:00Z">
        <w:r>
          <w:t xml:space="preserve">on its diagonal.</w:t>
        </w:r>
      </w:ins>
    </w:p>
    <w:bookmarkEnd w:id="495"/>
    <w:bookmarkStart w:id="496" w:name="def-eigendecomposition"/>
    <w:p>
      <w:pPr>
        <w:pStyle w:val="BodyText"/>
      </w:pPr>
      <w:ins w:id="11856" w:author="PR Preview" w:date="2026-01-01T00:00:00Z">
        <w:r>
          <w:rPr>
            <w:b/>
            <w:bCs/>
          </w:rPr>
          <w:t xml:space="preserve">Definition 97 (Eigendecomposition (spectral decomposition))</w:t>
        </w:r>
      </w:ins>
      <w:ins w:id="11857" w:author="PR Preview" w:date="2026-01-01T00:00:00Z">
        <w:r>
          <w:t xml:space="preserve"> </w:t>
        </w:r>
      </w:ins>
      <w:ins w:id="11858" w:author="PR Preview" w:date="2026-01-01T00:00:00Z">
        <w:r>
          <w:t xml:space="preserve">Let</w:t>
        </w:r>
      </w:ins>
      <w:ins w:id="11859" w:author="PR Preview" w:date="2026-01-01T00:00:00Z">
        <w:r>
          <w:t xml:space="preserve"> </w:t>
        </w:r>
      </w:ins>
      <m:oMath>
        <m:r>
          <m:rPr>
            <m:sty m:val="bi"/>
          </m:rPr>
          <m:t>A</m:t>
        </m:r>
      </m:oMath>
      <w:ins w:id="11860" w:author="PR Preview" w:date="2026-01-01T00:00:00Z">
        <w:r>
          <w:t xml:space="preserve"> </w:t>
        </w:r>
      </w:ins>
      <w:ins w:id="11861" w:author="PR Preview" w:date="2026-01-01T00:00:00Z">
        <w:r>
          <w:t xml:space="preserve">be a</w:t>
        </w:r>
      </w:ins>
      <w:ins w:id="11862" w:author="PR Preview" w:date="2026-01-01T00:00:00Z">
        <w:r>
          <w:t xml:space="preserve"> </w:t>
        </w:r>
      </w:ins>
      <m:oMath>
        <m:r>
          <m:t>p</m:t>
        </m:r>
        <m:r>
          <m:rPr>
            <m:sty m:val="p"/>
          </m:rPr>
          <m:t>×</m:t>
        </m:r>
        <m:r>
          <m:t>p</m:t>
        </m:r>
      </m:oMath>
      <w:ins w:id="11863" w:author="PR Preview" w:date="2026-01-01T00:00:00Z">
        <w:r>
          <w:t xml:space="preserve"> </w:t>
        </w:r>
      </w:ins>
      <w:ins w:id="11864" w:author="PR Preview" w:date="2026-01-01T00:00:00Z">
        <w:r>
          <w:t xml:space="preserve">symmetric matrix with real entries.</w:t>
        </w:r>
      </w:ins>
      <w:ins w:id="11865" w:author="PR Preview" w:date="2026-01-01T00:00:00Z">
        <w:r>
          <w:t xml:space="preserve"> </w:t>
        </w:r>
      </w:ins>
      <w:ins w:id="11866" w:author="PR Preview" w:date="2026-01-01T00:00:00Z">
        <w:r>
          <w:t xml:space="preserve">An</w:t>
        </w:r>
      </w:ins>
      <w:ins w:id="11867" w:author="PR Preview" w:date="2026-01-01T00:00:00Z">
        <w:r>
          <w:t xml:space="preserve"> </w:t>
        </w:r>
      </w:ins>
      <w:ins w:id="11868" w:author="PR Preview" w:date="2026-01-01T00:00:00Z">
        <w:r>
          <w:rPr>
            <w:b/>
            <w:bCs/>
          </w:rPr>
          <w:t xml:space="preserve">eigendecomposition</w:t>
        </w:r>
      </w:ins>
      <w:ins w:id="11869" w:author="PR Preview" w:date="2026-01-01T00:00:00Z">
        <w:r>
          <w:t xml:space="preserve"> </w:t>
        </w:r>
      </w:ins>
      <w:ins w:id="11870" w:author="PR Preview" w:date="2026-01-01T00:00:00Z">
        <w:r>
          <w:t xml:space="preserve">[68]</w:t>
        </w:r>
      </w:ins>
      <w:ins w:id="11871" w:author="PR Preview" w:date="2026-01-01T00:00:00Z">
        <w:r>
          <w:t xml:space="preserve">, or</w:t>
        </w:r>
      </w:ins>
      <w:ins w:id="11872" w:author="PR Preview" w:date="2026-01-01T00:00:00Z">
        <w:r>
          <w:t xml:space="preserve"> </w:t>
        </w:r>
      </w:ins>
      <w:ins w:id="11873" w:author="PR Preview" w:date="2026-01-01T00:00:00Z">
        <w:r>
          <w:rPr>
            <w:b/>
            <w:bCs/>
          </w:rPr>
          <w:t xml:space="preserve">spectral decomposition</w:t>
        </w:r>
      </w:ins>
      <w:ins w:id="11874" w:author="PR Preview" w:date="2026-01-01T00:00:00Z">
        <w:r>
          <w:t xml:space="preserve">, of</w:t>
        </w:r>
      </w:ins>
      <w:ins w:id="11875" w:author="PR Preview" w:date="2026-01-01T00:00:00Z">
        <w:r>
          <w:t xml:space="preserve"> </w:t>
        </w:r>
      </w:ins>
      <m:oMath>
        <m:r>
          <m:rPr>
            <m:sty m:val="bi"/>
          </m:rPr>
          <m:t>A</m:t>
        </m:r>
      </m:oMath>
      <w:ins w:id="11876" w:author="PR Preview" w:date="2026-01-01T00:00:00Z">
        <w:r>
          <w:t xml:space="preserve"> </w:t>
        </w:r>
      </w:ins>
      <w:ins w:id="11877" w:author="PR Preview" w:date="2026-01-01T00:00:00Z">
        <w:r>
          <w:t xml:space="preserve">is a factorization</w:t>
        </w:r>
      </w:ins>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6"/>
    <w:bookmarkStart w:id="497" w:name="exm-spectral"/>
    <w:p>
      <w:pPr>
        <w:pStyle w:val="BodyText"/>
      </w:pPr>
      <w:del w:id="11878" w:author="PR Preview" w:date="2026-01-01T00:00:00Z">
        <w:r>
          <w:rPr>
            <w:b/>
            <w:bCs/>
          </w:rPr>
          <w:delText xml:space="preserve">Example 148 (An eigendecomposition of a</w:delText>
        </w:r>
      </w:del>
      <w:del w:id="11879" w:author="PR Preview" w:date="2026-01-01T00:00:00Z">
        <w:r>
          <w:rPr>
            <w:b/>
            <w:bCs/>
          </w:rPr>
          <w:delText xml:space="preserve"> </w:delText>
        </w:r>
      </w:del>
      <m:oMath>
        <m:r>
          <m:t>2</m:t>
        </m:r>
        <m:r>
          <m:rPr>
            <m:sty m:val="p"/>
          </m:rPr>
          <m:t>×</m:t>
        </m:r>
        <m:r>
          <m:t>2</m:t>
        </m:r>
      </m:oMath>
      <w:del w:id="11880" w:author="PR Preview" w:date="2026-01-01T00:00:00Z">
        <w:r>
          <w:rPr>
            <w:b/>
            <w:bCs/>
          </w:rPr>
          <w:delText xml:space="preserve"> </w:delText>
        </w:r>
      </w:del>
      <w:del w:id="11881" w:author="PR Preview" w:date="2026-01-01T00:00:00Z">
        <w:r>
          <w:rPr>
            <w:b/>
            <w:bCs/>
          </w:rPr>
          <w:delText xml:space="preserve">symmetric matrix)</w:delText>
        </w:r>
      </w:del>
      <w:del w:id="11882" w:author="PR Preview" w:date="2026-01-01T00:00:00Z">
        <w:r>
          <w:delText xml:space="preserve"> </w:delText>
        </w:r>
      </w:del>
      <w:del w:id="11883" w:author="PR Preview" w:date="2026-01-01T00:00:00Z">
        <w:r>
          <w:delText xml:space="preserve">For</w:delText>
        </w:r>
      </w:del>
      <w:del w:id="1188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1885" w:author="PR Preview" w:date="2026-01-01T00:00:00Z">
        <w:r>
          <w:delText xml:space="preserve">,</w:delText>
        </w:r>
      </w:del>
      <w:del w:id="11886" w:author="PR Preview" w:date="2026-01-01T00:00:00Z">
        <w:r>
          <w:delText xml:space="preserve"> </w:delText>
        </w:r>
      </w:del>
      <w:hyperlink w:anchor="exm-eigenvalue">
        <w:del w:id="11887" w:author="PR Preview" w:date="2026-01-01T00:00:00Z">
          <w:r>
            <w:rPr>
              <w:rStyle w:val="Hyperlink"/>
            </w:rPr>
            <w:delText xml:space="preserve">Example 146</w:delText>
          </w:r>
        </w:del>
      </w:hyperlink>
      <w:del w:id="11888" w:author="PR Preview" w:date="2026-01-01T00:00:00Z">
        <w:r>
          <w:delText xml:space="preserve"> </w:delText>
        </w:r>
      </w:del>
      <w:del w:id="11889" w:author="PR Preview" w:date="2026-01-01T00:00:00Z">
        <w:r>
          <w:delText xml:space="preserve">found the eigenvectors</w:delText>
        </w:r>
      </w:del>
      <w:del w:id="11890" w:author="PR Preview" w:date="2026-01-01T00:00:00Z">
        <w:r>
          <w:delText xml:space="preserve"> </w:delText>
        </w:r>
      </w:del>
      <m:oMath>
        <m:r>
          <m:rPr>
            <m:sty m:val="p"/>
          </m:rPr>
          <m:t>(</m:t>
        </m:r>
        <m:r>
          <m:t>1</m:t>
        </m:r>
        <m:r>
          <m:rPr>
            <m:sty m:val="p"/>
          </m:rPr>
          <m:t>,</m:t>
        </m:r>
        <m:r>
          <m:t>1</m:t>
        </m:r>
        <m:r>
          <m:rPr>
            <m:sty m:val="p"/>
          </m:rPr>
          <m:t>)</m:t>
        </m:r>
      </m:oMath>
      <w:del w:id="11891" w:author="PR Preview" w:date="2026-01-01T00:00:00Z">
        <w:r>
          <w:delText xml:space="preserve"> </w:delText>
        </w:r>
      </w:del>
      <w:del w:id="11892" w:author="PR Preview" w:date="2026-01-01T00:00:00Z">
        <w:r>
          <w:delText xml:space="preserve">for</w:delText>
        </w:r>
      </w:del>
      <w:del w:id="11893" w:author="PR Preview" w:date="2026-01-01T00:00:00Z">
        <w:r>
          <w:delText xml:space="preserve"> </w:delText>
        </w:r>
      </w:del>
      <m:oMath>
        <m:r>
          <m:t>3</m:t>
        </m:r>
      </m:oMath>
      <w:del w:id="11894" w:author="PR Preview" w:date="2026-01-01T00:00:00Z">
        <w:r>
          <w:delText xml:space="preserve"> </w:delText>
        </w:r>
      </w:del>
      <w:del w:id="11895" w:author="PR Preview" w:date="2026-01-01T00:00:00Z">
        <w:r>
          <w:delText xml:space="preserve">and</w:delText>
        </w:r>
      </w:del>
      <w:del w:id="11896" w:author="PR Preview" w:date="2026-01-01T00:00:00Z">
        <w:r>
          <w:delText xml:space="preserve"> </w:delText>
        </w:r>
      </w:del>
      <m:oMath>
        <m:r>
          <m:rPr>
            <m:sty m:val="p"/>
          </m:rPr>
          <m:t>(</m:t>
        </m:r>
        <m:r>
          <m:t>1</m:t>
        </m:r>
        <m:r>
          <m:rPr>
            <m:sty m:val="p"/>
          </m:rPr>
          <m:t>,</m:t>
        </m:r>
        <m:r>
          <m:rPr>
            <m:sty m:val="p"/>
          </m:rPr>
          <m:t>−</m:t>
        </m:r>
        <m:r>
          <m:t>1</m:t>
        </m:r>
        <m:r>
          <m:rPr>
            <m:sty m:val="p"/>
          </m:rPr>
          <m:t>)</m:t>
        </m:r>
      </m:oMath>
      <w:del w:id="11897" w:author="PR Preview" w:date="2026-01-01T00:00:00Z">
        <w:r>
          <w:delText xml:space="preserve"> </w:delText>
        </w:r>
      </w:del>
      <w:del w:id="11898" w:author="PR Preview" w:date="2026-01-01T00:00:00Z">
        <w:r>
          <w:delText xml:space="preserve">for</w:delText>
        </w:r>
      </w:del>
      <w:del w:id="11899" w:author="PR Preview" w:date="2026-01-01T00:00:00Z">
        <w:r>
          <w:delText xml:space="preserve"> </w:delText>
        </w:r>
      </w:del>
      <m:oMath>
        <m:r>
          <m:t>1</m:t>
        </m:r>
      </m:oMath>
      <w:del w:id="11900" w:author="PR Preview" w:date="2026-01-01T00:00:00Z">
        <w:r>
          <w:delText xml:space="preserve">.</w:delText>
        </w:r>
      </w:del>
      <w:del w:id="11901" w:author="PR Preview" w:date="2026-01-01T00:00:00Z">
        <w:r>
          <w:delText xml:space="preserve"> </w:delText>
        </w:r>
      </w:del>
      <w:del w:id="11902" w:author="PR Preview" w:date="2026-01-01T00:00:00Z">
        <w:r>
          <w:delText xml:space="preserve">They are orthogonal (</w:delText>
        </w:r>
      </w:del>
      <w:hyperlink w:anchor="def-orthogonal-vectors">
        <w:del w:id="11903" w:author="PR Preview" w:date="2026-01-01T00:00:00Z">
          <w:r>
            <w:rPr>
              <w:rStyle w:val="Hyperlink"/>
            </w:rPr>
            <w:delText xml:space="preserve">Definition 15</w:delText>
          </w:r>
        </w:del>
      </w:hyperlink>
      <w:del w:id="11904" w:author="PR Preview" w:date="2026-01-01T00:00:00Z">
        <w:r>
          <w:delText xml:space="preserve">):</w:delText>
        </w:r>
      </w:del>
    </w:p>
    <w:p>
      <w:pPr>
        <w:pStyle w:val="BodyText"/>
      </w:pPr>
      <w:ins w:id="11905" w:author="PR Preview" w:date="2026-01-01T00:00:00Z">
        <w:r>
          <w:rPr>
            <w:b/>
            <w:bCs/>
          </w:rPr>
          <w:t xml:space="preserve">Example 150 (An eigendecomposition of a</w:t>
        </w:r>
      </w:ins>
      <w:ins w:id="11906" w:author="PR Preview" w:date="2026-01-01T00:00:00Z">
        <w:r>
          <w:rPr>
            <w:b/>
            <w:bCs/>
          </w:rPr>
          <w:t xml:space="preserve"> </w:t>
        </w:r>
      </w:ins>
      <m:oMath>
        <m:r>
          <m:t>2</m:t>
        </m:r>
        <m:r>
          <m:rPr>
            <m:sty m:val="p"/>
          </m:rPr>
          <m:t>×</m:t>
        </m:r>
        <m:r>
          <m:t>2</m:t>
        </m:r>
      </m:oMath>
      <w:ins w:id="11907" w:author="PR Preview" w:date="2026-01-01T00:00:00Z">
        <w:r>
          <w:rPr>
            <w:b/>
            <w:bCs/>
          </w:rPr>
          <w:t xml:space="preserve"> </w:t>
        </w:r>
      </w:ins>
      <w:ins w:id="11908" w:author="PR Preview" w:date="2026-01-01T00:00:00Z">
        <w:r>
          <w:rPr>
            <w:b/>
            <w:bCs/>
          </w:rPr>
          <w:t xml:space="preserve">symmetric matrix)</w:t>
        </w:r>
      </w:ins>
      <w:ins w:id="11909" w:author="PR Preview" w:date="2026-01-01T00:00:00Z">
        <w:r>
          <w:t xml:space="preserve"> </w:t>
        </w:r>
      </w:ins>
      <w:ins w:id="11910" w:author="PR Preview" w:date="2026-01-01T00:00:00Z">
        <w:r>
          <w:t xml:space="preserve">For</w:t>
        </w:r>
      </w:ins>
      <w:ins w:id="1191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1912" w:author="PR Preview" w:date="2026-01-01T00:00:00Z">
        <w:r>
          <w:t xml:space="preserve">,</w:t>
        </w:r>
      </w:ins>
      <w:ins w:id="11913" w:author="PR Preview" w:date="2026-01-01T00:00:00Z">
        <w:r>
          <w:t xml:space="preserve"> </w:t>
        </w:r>
      </w:ins>
      <w:hyperlink w:anchor="exm-eigenvalue">
        <w:ins w:id="11914" w:author="PR Preview" w:date="2026-01-01T00:00:00Z">
          <w:r>
            <w:rPr>
              <w:rStyle w:val="Hyperlink"/>
            </w:rPr>
            <w:t xml:space="preserve">Example 148</w:t>
          </w:r>
        </w:ins>
      </w:hyperlink>
      <w:ins w:id="11915" w:author="PR Preview" w:date="2026-01-01T00:00:00Z">
        <w:r>
          <w:t xml:space="preserve"> </w:t>
        </w:r>
      </w:ins>
      <w:ins w:id="11916" w:author="PR Preview" w:date="2026-01-01T00:00:00Z">
        <w:r>
          <w:t xml:space="preserve">found the eigenvectors</w:t>
        </w:r>
      </w:ins>
      <w:ins w:id="11917" w:author="PR Preview" w:date="2026-01-01T00:00:00Z">
        <w:r>
          <w:t xml:space="preserve"> </w:t>
        </w:r>
      </w:ins>
      <m:oMath>
        <m:r>
          <m:rPr>
            <m:sty m:val="p"/>
          </m:rPr>
          <m:t>(</m:t>
        </m:r>
        <m:r>
          <m:t>1</m:t>
        </m:r>
        <m:r>
          <m:rPr>
            <m:sty m:val="p"/>
          </m:rPr>
          <m:t>,</m:t>
        </m:r>
        <m:r>
          <m:t>1</m:t>
        </m:r>
        <m:r>
          <m:rPr>
            <m:sty m:val="p"/>
          </m:rPr>
          <m:t>)</m:t>
        </m:r>
      </m:oMath>
      <w:ins w:id="11918" w:author="PR Preview" w:date="2026-01-01T00:00:00Z">
        <w:r>
          <w:t xml:space="preserve"> </w:t>
        </w:r>
      </w:ins>
      <w:ins w:id="11919" w:author="PR Preview" w:date="2026-01-01T00:00:00Z">
        <w:r>
          <w:t xml:space="preserve">for</w:t>
        </w:r>
      </w:ins>
      <w:ins w:id="11920" w:author="PR Preview" w:date="2026-01-01T00:00:00Z">
        <w:r>
          <w:t xml:space="preserve"> </w:t>
        </w:r>
      </w:ins>
      <m:oMath>
        <m:r>
          <m:t>3</m:t>
        </m:r>
      </m:oMath>
      <w:ins w:id="11921" w:author="PR Preview" w:date="2026-01-01T00:00:00Z">
        <w:r>
          <w:t xml:space="preserve"> </w:t>
        </w:r>
      </w:ins>
      <w:ins w:id="11922" w:author="PR Preview" w:date="2026-01-01T00:00:00Z">
        <w:r>
          <w:t xml:space="preserve">and</w:t>
        </w:r>
      </w:ins>
      <w:ins w:id="11923" w:author="PR Preview" w:date="2026-01-01T00:00:00Z">
        <w:r>
          <w:t xml:space="preserve"> </w:t>
        </w:r>
      </w:ins>
      <m:oMath>
        <m:r>
          <m:rPr>
            <m:sty m:val="p"/>
          </m:rPr>
          <m:t>(</m:t>
        </m:r>
        <m:r>
          <m:t>1</m:t>
        </m:r>
        <m:r>
          <m:rPr>
            <m:sty m:val="p"/>
          </m:rPr>
          <m:t>,</m:t>
        </m:r>
        <m:r>
          <m:rPr>
            <m:sty m:val="p"/>
          </m:rPr>
          <m:t>−</m:t>
        </m:r>
        <m:r>
          <m:t>1</m:t>
        </m:r>
        <m:r>
          <m:rPr>
            <m:sty m:val="p"/>
          </m:rPr>
          <m:t>)</m:t>
        </m:r>
      </m:oMath>
      <w:ins w:id="11924" w:author="PR Preview" w:date="2026-01-01T00:00:00Z">
        <w:r>
          <w:t xml:space="preserve"> </w:t>
        </w:r>
      </w:ins>
      <w:ins w:id="11925" w:author="PR Preview" w:date="2026-01-01T00:00:00Z">
        <w:r>
          <w:t xml:space="preserve">for</w:t>
        </w:r>
      </w:ins>
      <w:ins w:id="11926" w:author="PR Preview" w:date="2026-01-01T00:00:00Z">
        <w:r>
          <w:t xml:space="preserve"> </w:t>
        </w:r>
      </w:ins>
      <m:oMath>
        <m:r>
          <m:t>1</m:t>
        </m:r>
      </m:oMath>
      <w:ins w:id="11927" w:author="PR Preview" w:date="2026-01-01T00:00:00Z">
        <w:r>
          <w:t xml:space="preserve">.</w:t>
        </w:r>
      </w:ins>
      <w:ins w:id="11928" w:author="PR Preview" w:date="2026-01-01T00:00:00Z">
        <w:r>
          <w:t xml:space="preserve"> </w:t>
        </w:r>
      </w:ins>
      <w:ins w:id="11929" w:author="PR Preview" w:date="2026-01-01T00:00:00Z">
        <w:r>
          <w:t xml:space="preserve">They are orthogonal (</w:t>
        </w:r>
      </w:ins>
      <w:hyperlink w:anchor="def-orthogonal-vectors">
        <w:ins w:id="11930" w:author="PR Preview" w:date="2026-01-01T00:00:00Z">
          <w:r>
            <w:rPr>
              <w:rStyle w:val="Hyperlink"/>
            </w:rPr>
            <w:t xml:space="preserve">Definition 15</w:t>
          </w:r>
        </w:ins>
      </w:hyperlink>
      <w:ins w:id="11931"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7"/>
    <w:bookmarkStart w:id="498" w:name="rem-eigendecomposition-not-unique"/>
    <w:p>
      <w:pPr>
        <w:pStyle w:val="BodyText"/>
      </w:pPr>
      <w:del w:id="11932" w:author="PR Preview" w:date="2026-01-01T00:00:00Z">
        <w:r>
          <w:rPr>
            <w:i/>
            <w:iCs/>
          </w:rPr>
          <w:delText xml:space="preserve">Remark 39</w:delText>
        </w:r>
      </w:del>
      <w:del w:id="11933" w:author="PR Preview" w:date="2026-01-01T00:00:00Z">
        <w:r>
          <w:delText xml:space="preserve"> (An eigendecomposition is not unique). </w:delText>
        </w:r>
      </w:del>
      <w:del w:id="11934" w:author="PR Preview" w:date="2026-01-01T00:00:00Z">
        <w:r>
          <w:delText xml:space="preserve">A symmetric matrix can have more than one eigendecomposition.</w:delText>
        </w:r>
      </w:del>
      <w:del w:id="11935" w:author="PR Preview" w:date="2026-01-01T00:00:00Z">
        <w:r>
          <w:delText xml:space="preserve"> </w:delText>
        </w:r>
      </w:del>
      <w:del w:id="11936" w:author="PR Preview" w:date="2026-01-01T00:00:00Z">
        <w:r>
          <w:delText xml:space="preserve">Reordering the eigenvalues on the diagonal of</w:delText>
        </w:r>
      </w:del>
      <w:del w:id="11937" w:author="PR Preview" w:date="2026-01-01T00:00:00Z">
        <w:r>
          <w:delText xml:space="preserve"> </w:delText>
        </w:r>
      </w:del>
      <m:oMath>
        <m:r>
          <m:rPr>
            <m:sty m:val="b"/>
          </m:rPr>
          <m:t>Λ</m:t>
        </m:r>
      </m:oMath>
      <w:del w:id="11938" w:author="PR Preview" w:date="2026-01-01T00:00:00Z">
        <w:r>
          <w:delText xml:space="preserve">,</w:delText>
        </w:r>
      </w:del>
      <w:del w:id="11939" w:author="PR Preview" w:date="2026-01-01T00:00:00Z">
        <w:r>
          <w:delText xml:space="preserve"> </w:delText>
        </w:r>
      </w:del>
      <w:del w:id="11940" w:author="PR Preview" w:date="2026-01-01T00:00:00Z">
        <w:r>
          <w:delText xml:space="preserve">and the columns of</w:delText>
        </w:r>
      </w:del>
      <w:del w:id="11941" w:author="PR Preview" w:date="2026-01-01T00:00:00Z">
        <w:r>
          <w:delText xml:space="preserve"> </w:delText>
        </w:r>
      </w:del>
      <m:oMath>
        <m:r>
          <m:rPr>
            <m:sty m:val="bi"/>
          </m:rPr>
          <m:t>Q</m:t>
        </m:r>
      </m:oMath>
      <w:del w:id="11942" w:author="PR Preview" w:date="2026-01-01T00:00:00Z">
        <w:r>
          <w:delText xml:space="preserve"> </w:delText>
        </w:r>
      </w:del>
      <w:del w:id="11943" w:author="PR Preview" w:date="2026-01-01T00:00:00Z">
        <w:r>
          <w:delText xml:space="preserve">with them, gives another one,</w:delText>
        </w:r>
      </w:del>
      <w:del w:id="11944" w:author="PR Preview" w:date="2026-01-01T00:00:00Z">
        <w:r>
          <w:delText xml:space="preserve"> </w:delText>
        </w:r>
      </w:del>
      <w:del w:id="11945" w:author="PR Preview" w:date="2026-01-01T00:00:00Z">
        <w:r>
          <w:delText xml:space="preserve">and so does multiplying a column of</w:delText>
        </w:r>
      </w:del>
      <w:del w:id="11946" w:author="PR Preview" w:date="2026-01-01T00:00:00Z">
        <w:r>
          <w:delText xml:space="preserve"> </w:delText>
        </w:r>
      </w:del>
      <m:oMath>
        <m:r>
          <m:rPr>
            <m:sty m:val="bi"/>
          </m:rPr>
          <m:t>Q</m:t>
        </m:r>
      </m:oMath>
      <w:del w:id="11947" w:author="PR Preview" w:date="2026-01-01T00:00:00Z">
        <w:r>
          <w:delText xml:space="preserve"> </w:delText>
        </w:r>
      </w:del>
      <w:del w:id="11948" w:author="PR Preview" w:date="2026-01-01T00:00:00Z">
        <w:r>
          <w:delText xml:space="preserve">by</w:delText>
        </w:r>
      </w:del>
      <w:del w:id="11949" w:author="PR Preview" w:date="2026-01-01T00:00:00Z">
        <w:r>
          <w:delText xml:space="preserve"> </w:delText>
        </w:r>
      </w:del>
      <m:oMath>
        <m:r>
          <m:rPr>
            <m:sty m:val="p"/>
          </m:rPr>
          <m:t>−</m:t>
        </m:r>
        <m:r>
          <m:t>1</m:t>
        </m:r>
      </m:oMath>
      <w:del w:id="11950" w:author="PR Preview" w:date="2026-01-01T00:00:00Z">
        <w:r>
          <w:delText xml:space="preserve">.</w:delText>
        </w:r>
      </w:del>
    </w:p>
    <w:p>
      <w:pPr>
        <w:pStyle w:val="BodyText"/>
      </w:pPr>
      <w:del w:id="11951" w:author="PR Preview" w:date="2026-01-01T00:00:00Z">
        <w:r>
          <w:delText xml:space="preserve">For example, take</w:delText>
        </w:r>
      </w:del>
      <w:del w:id="11952" w:author="PR Preview" w:date="2026-01-01T00:00:00Z">
        <w:r>
          <w:delText xml:space="preserve"> </w:delText>
        </w:r>
      </w:del>
      <m:oMath>
        <m:r>
          <m:rPr>
            <m:sty m:val="bi"/>
          </m:rPr>
          <m:t>A</m:t>
        </m:r>
      </m:oMath>
      <w:del w:id="11953" w:author="PR Preview" w:date="2026-01-01T00:00:00Z">
        <w:r>
          <w:delText xml:space="preserve"> </w:delText>
        </w:r>
      </w:del>
      <w:del w:id="11954" w:author="PR Preview" w:date="2026-01-01T00:00:00Z">
        <w:r>
          <w:delText xml:space="preserve">from</w:delText>
        </w:r>
      </w:del>
      <w:del w:id="11955" w:author="PR Preview" w:date="2026-01-01T00:00:00Z">
        <w:r>
          <w:delText xml:space="preserve"> </w:delText>
        </w:r>
      </w:del>
      <w:hyperlink w:anchor="exm-spectral">
        <w:del w:id="11956" w:author="PR Preview" w:date="2026-01-01T00:00:00Z">
          <w:r>
            <w:rPr>
              <w:rStyle w:val="Hyperlink"/>
            </w:rPr>
            <w:delText xml:space="preserve">Example 148</w:delText>
          </w:r>
        </w:del>
      </w:hyperlink>
      <w:del w:id="11957" w:author="PR Preview" w:date="2026-01-01T00:00:00Z">
        <w:r>
          <w:delText xml:space="preserve">.</w:delText>
        </w:r>
      </w:del>
      <w:del w:id="11958" w:author="PR Preview" w:date="2026-01-01T00:00:00Z">
        <w:r>
          <w:delText xml:space="preserve"> </w:delText>
        </w:r>
      </w:del>
      <w:del w:id="11959" w:author="PR Preview" w:date="2026-01-01T00:00:00Z">
        <w:r>
          <w:delText xml:space="preserve">Swapping the two eigenvalues and the two columns gives</w:delText>
        </w:r>
      </w:del>
    </w:p>
    <w:p>
      <w:pPr>
        <w:pStyle w:val="BodyText"/>
      </w:pPr>
      <w:ins w:id="11960" w:author="PR Preview" w:date="2026-01-01T00:00:00Z">
        <w:r>
          <w:rPr>
            <w:i/>
            <w:iCs/>
          </w:rPr>
          <w:t xml:space="preserve">Remark 40</w:t>
        </w:r>
      </w:ins>
      <w:ins w:id="11961" w:author="PR Preview" w:date="2026-01-01T00:00:00Z">
        <w:r>
          <w:t xml:space="preserve"> (An eigendecomposition is not unique). </w:t>
        </w:r>
      </w:ins>
      <w:ins w:id="11962" w:author="PR Preview" w:date="2026-01-01T00:00:00Z">
        <w:r>
          <w:t xml:space="preserve">A symmetric matrix can have more than one eigendecomposition.</w:t>
        </w:r>
      </w:ins>
      <w:ins w:id="11963" w:author="PR Preview" w:date="2026-01-01T00:00:00Z">
        <w:r>
          <w:t xml:space="preserve"> </w:t>
        </w:r>
      </w:ins>
      <w:ins w:id="11964" w:author="PR Preview" w:date="2026-01-01T00:00:00Z">
        <w:r>
          <w:t xml:space="preserve">Reordering the eigenvalues on the diagonal of</w:t>
        </w:r>
      </w:ins>
      <w:ins w:id="11965" w:author="PR Preview" w:date="2026-01-01T00:00:00Z">
        <w:r>
          <w:t xml:space="preserve"> </w:t>
        </w:r>
      </w:ins>
      <m:oMath>
        <m:r>
          <m:rPr>
            <m:sty m:val="b"/>
          </m:rPr>
          <m:t>Λ</m:t>
        </m:r>
      </m:oMath>
      <w:ins w:id="11966" w:author="PR Preview" w:date="2026-01-01T00:00:00Z">
        <w:r>
          <w:t xml:space="preserve">,</w:t>
        </w:r>
      </w:ins>
      <w:ins w:id="11967" w:author="PR Preview" w:date="2026-01-01T00:00:00Z">
        <w:r>
          <w:t xml:space="preserve"> </w:t>
        </w:r>
      </w:ins>
      <w:ins w:id="11968" w:author="PR Preview" w:date="2026-01-01T00:00:00Z">
        <w:r>
          <w:t xml:space="preserve">and the columns of</w:t>
        </w:r>
      </w:ins>
      <w:ins w:id="11969" w:author="PR Preview" w:date="2026-01-01T00:00:00Z">
        <w:r>
          <w:t xml:space="preserve"> </w:t>
        </w:r>
      </w:ins>
      <m:oMath>
        <m:r>
          <m:rPr>
            <m:sty m:val="bi"/>
          </m:rPr>
          <m:t>Q</m:t>
        </m:r>
      </m:oMath>
      <w:ins w:id="11970" w:author="PR Preview" w:date="2026-01-01T00:00:00Z">
        <w:r>
          <w:t xml:space="preserve"> </w:t>
        </w:r>
      </w:ins>
      <w:ins w:id="11971" w:author="PR Preview" w:date="2026-01-01T00:00:00Z">
        <w:r>
          <w:t xml:space="preserve">with them, gives another one,</w:t>
        </w:r>
      </w:ins>
      <w:ins w:id="11972" w:author="PR Preview" w:date="2026-01-01T00:00:00Z">
        <w:r>
          <w:t xml:space="preserve"> </w:t>
        </w:r>
      </w:ins>
      <w:ins w:id="11973" w:author="PR Preview" w:date="2026-01-01T00:00:00Z">
        <w:r>
          <w:t xml:space="preserve">and so does multiplying a column of</w:t>
        </w:r>
      </w:ins>
      <w:ins w:id="11974" w:author="PR Preview" w:date="2026-01-01T00:00:00Z">
        <w:r>
          <w:t xml:space="preserve"> </w:t>
        </w:r>
      </w:ins>
      <m:oMath>
        <m:r>
          <m:rPr>
            <m:sty m:val="bi"/>
          </m:rPr>
          <m:t>Q</m:t>
        </m:r>
      </m:oMath>
      <w:ins w:id="11975" w:author="PR Preview" w:date="2026-01-01T00:00:00Z">
        <w:r>
          <w:t xml:space="preserve"> </w:t>
        </w:r>
      </w:ins>
      <w:ins w:id="11976" w:author="PR Preview" w:date="2026-01-01T00:00:00Z">
        <w:r>
          <w:t xml:space="preserve">by</w:t>
        </w:r>
      </w:ins>
      <w:ins w:id="11977" w:author="PR Preview" w:date="2026-01-01T00:00:00Z">
        <w:r>
          <w:t xml:space="preserve"> </w:t>
        </w:r>
      </w:ins>
      <m:oMath>
        <m:r>
          <m:rPr>
            <m:sty m:val="p"/>
          </m:rPr>
          <m:t>−</m:t>
        </m:r>
        <m:r>
          <m:t>1</m:t>
        </m:r>
      </m:oMath>
      <w:ins w:id="11978" w:author="PR Preview" w:date="2026-01-01T00:00:00Z">
        <w:r>
          <w:t xml:space="preserve">.</w:t>
        </w:r>
      </w:ins>
    </w:p>
    <w:p>
      <w:pPr>
        <w:pStyle w:val="BodyText"/>
      </w:pPr>
      <w:ins w:id="11979" w:author="PR Preview" w:date="2026-01-01T00:00:00Z">
        <w:r>
          <w:t xml:space="preserve">For example, take</w:t>
        </w:r>
      </w:ins>
      <w:ins w:id="11980" w:author="PR Preview" w:date="2026-01-01T00:00:00Z">
        <w:r>
          <w:t xml:space="preserve"> </w:t>
        </w:r>
      </w:ins>
      <m:oMath>
        <m:r>
          <m:rPr>
            <m:sty m:val="bi"/>
          </m:rPr>
          <m:t>A</m:t>
        </m:r>
      </m:oMath>
      <w:ins w:id="11981" w:author="PR Preview" w:date="2026-01-01T00:00:00Z">
        <w:r>
          <w:t xml:space="preserve"> </w:t>
        </w:r>
      </w:ins>
      <w:ins w:id="11982" w:author="PR Preview" w:date="2026-01-01T00:00:00Z">
        <w:r>
          <w:t xml:space="preserve">from</w:t>
        </w:r>
      </w:ins>
      <w:ins w:id="11983" w:author="PR Preview" w:date="2026-01-01T00:00:00Z">
        <w:r>
          <w:t xml:space="preserve"> </w:t>
        </w:r>
      </w:ins>
      <w:hyperlink w:anchor="exm-spectral">
        <w:ins w:id="11984" w:author="PR Preview" w:date="2026-01-01T00:00:00Z">
          <w:r>
            <w:rPr>
              <w:rStyle w:val="Hyperlink"/>
            </w:rPr>
            <w:t xml:space="preserve">Example 150</w:t>
          </w:r>
        </w:ins>
      </w:hyperlink>
      <w:ins w:id="11985" w:author="PR Preview" w:date="2026-01-01T00:00:00Z">
        <w:r>
          <w:t xml:space="preserve">.</w:t>
        </w:r>
      </w:ins>
      <w:ins w:id="11986" w:author="PR Preview" w:date="2026-01-01T00:00:00Z">
        <w:r>
          <w:t xml:space="preserve"> </w:t>
        </w:r>
      </w:ins>
      <w:ins w:id="11987"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8"/>
    <w:bookmarkStart w:id="499" w:name="thm-svd"/>
    <w:p>
      <w:pPr>
        <w:pStyle w:val="FirstParagraph"/>
      </w:pPr>
      <w:del w:id="11988" w:author="PR Preview" w:date="2026-01-01T00:00:00Z">
        <w:r>
          <w:rPr>
            <w:b/>
            <w:bCs/>
          </w:rPr>
          <w:delText xml:space="preserve">Theorem 79 (Singular value decomposition)</w:delText>
        </w:r>
      </w:del>
      <w:del w:id="11989" w:author="PR Preview" w:date="2026-01-01T00:00:00Z">
        <w:r>
          <w:delText xml:space="preserve"> </w:delText>
        </w:r>
      </w:del>
      <w:del w:id="11990" w:author="PR Preview" w:date="2026-01-01T00:00:00Z">
        <w:r>
          <w:delText xml:space="preserve">Let</w:delText>
        </w:r>
      </w:del>
      <w:del w:id="11991" w:author="PR Preview" w:date="2026-01-01T00:00:00Z">
        <w:r>
          <w:delText xml:space="preserve"> </w:delText>
        </w:r>
      </w:del>
      <m:oMath>
        <m:r>
          <m:rPr>
            <m:sty m:val="bi"/>
          </m:rPr>
          <m:t>A</m:t>
        </m:r>
      </m:oMath>
      <w:del w:id="11992" w:author="PR Preview" w:date="2026-01-01T00:00:00Z">
        <w:r>
          <w:delText xml:space="preserve"> </w:delText>
        </w:r>
      </w:del>
      <w:del w:id="11993" w:author="PR Preview" w:date="2026-01-01T00:00:00Z">
        <w:r>
          <w:delText xml:space="preserve">be an</w:delText>
        </w:r>
      </w:del>
      <w:del w:id="11994" w:author="PR Preview" w:date="2026-01-01T00:00:00Z">
        <w:r>
          <w:delText xml:space="preserve"> </w:delText>
        </w:r>
      </w:del>
      <m:oMath>
        <m:r>
          <m:t>n</m:t>
        </m:r>
        <m:r>
          <m:rPr>
            <m:sty m:val="p"/>
          </m:rPr>
          <m:t>×</m:t>
        </m:r>
        <m:r>
          <m:t>p</m:t>
        </m:r>
      </m:oMath>
      <w:del w:id="11995" w:author="PR Preview" w:date="2026-01-01T00:00:00Z">
        <w:r>
          <w:delText xml:space="preserve"> </w:delText>
        </w:r>
      </w:del>
      <w:del w:id="11996" w:author="PR Preview" w:date="2026-01-01T00:00:00Z">
        <w:r>
          <w:delText xml:space="preserve">matrix with real entries</w:delText>
        </w:r>
      </w:del>
      <w:del w:id="11997" w:author="PR Preview" w:date="2026-01-01T00:00:00Z">
        <w:r>
          <w:delText xml:space="preserve"> </w:delText>
        </w:r>
      </w:del>
      <w:del w:id="11998" w:author="PR Preview" w:date="2026-01-01T00:00:00Z">
        <w:r>
          <w:delText xml:space="preserve">and</w:delText>
        </w:r>
      </w:del>
      <w:del w:id="11999"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2000" w:author="PR Preview" w:date="2026-01-01T00:00:00Z">
        <w:r>
          <w:delText xml:space="preserve"> </w:delText>
        </w:r>
      </w:del>
      <w:del w:id="12001" w:author="PR Preview" w:date="2026-01-01T00:00:00Z">
        <w:r>
          <w:delText xml:space="preserve">(</w:delText>
        </w:r>
      </w:del>
      <w:hyperlink w:anchor="def-rank">
        <w:del w:id="12002" w:author="PR Preview" w:date="2026-01-01T00:00:00Z">
          <w:r>
            <w:rPr>
              <w:rStyle w:val="Hyperlink"/>
            </w:rPr>
            <w:delText xml:space="preserve">Definition 44</w:delText>
          </w:r>
        </w:del>
      </w:hyperlink>
      <w:del w:id="12003" w:author="PR Preview" w:date="2026-01-01T00:00:00Z">
        <w:r>
          <w:delText xml:space="preserve">).</w:delText>
        </w:r>
      </w:del>
      <w:del w:id="12004" w:author="PR Preview" w:date="2026-01-01T00:00:00Z">
        <w:r>
          <w:delText xml:space="preserve"> </w:delText>
        </w:r>
      </w:del>
      <w:del w:id="12005" w:author="PR Preview" w:date="2026-01-01T00:00:00Z">
        <w:r>
          <w:delText xml:space="preserve">Then there are</w:delText>
        </w:r>
      </w:del>
      <w:del w:id="12006" w:author="PR Preview" w:date="2026-01-01T00:00:00Z">
        <w:r>
          <w:delText xml:space="preserve"> </w:delText>
        </w:r>
      </w:del>
      <w:del w:id="12007" w:author="PR Preview" w:date="2026-01-01T00:00:00Z">
        <w:r>
          <w:delText xml:space="preserve">an</w:delText>
        </w:r>
      </w:del>
      <w:del w:id="12008" w:author="PR Preview" w:date="2026-01-01T00:00:00Z">
        <w:r>
          <w:delText xml:space="preserve"> </w:delText>
        </w:r>
      </w:del>
      <m:oMath>
        <m:r>
          <m:t>n</m:t>
        </m:r>
        <m:r>
          <m:rPr>
            <m:sty m:val="p"/>
          </m:rPr>
          <m:t>×</m:t>
        </m:r>
        <m:r>
          <m:t>n</m:t>
        </m:r>
      </m:oMath>
      <w:del w:id="12009" w:author="PR Preview" w:date="2026-01-01T00:00:00Z">
        <w:r>
          <w:delText xml:space="preserve"> </w:delText>
        </w:r>
      </w:del>
      <w:del w:id="12010" w:author="PR Preview" w:date="2026-01-01T00:00:00Z">
        <w:r>
          <w:delText xml:space="preserve">orthogonal matrix</w:delText>
        </w:r>
      </w:del>
      <w:del w:id="12011" w:author="PR Preview" w:date="2026-01-01T00:00:00Z">
        <w:r>
          <w:delText xml:space="preserve"> </w:delText>
        </w:r>
      </w:del>
      <m:oMath>
        <m:r>
          <m:rPr>
            <m:sty m:val="bi"/>
          </m:rPr>
          <m:t>U</m:t>
        </m:r>
      </m:oMath>
      <w:del w:id="12012" w:author="PR Preview" w:date="2026-01-01T00:00:00Z">
        <w:r>
          <w:delText xml:space="preserve">,</w:delText>
        </w:r>
      </w:del>
      <w:del w:id="12013" w:author="PR Preview" w:date="2026-01-01T00:00:00Z">
        <w:r>
          <w:delText xml:space="preserve"> </w:delText>
        </w:r>
      </w:del>
      <w:del w:id="12014" w:author="PR Preview" w:date="2026-01-01T00:00:00Z">
        <w:r>
          <w:delText xml:space="preserve">a</w:delText>
        </w:r>
      </w:del>
      <w:del w:id="12015" w:author="PR Preview" w:date="2026-01-01T00:00:00Z">
        <w:r>
          <w:delText xml:space="preserve"> </w:delText>
        </w:r>
      </w:del>
      <m:oMath>
        <m:r>
          <m:t>p</m:t>
        </m:r>
        <m:r>
          <m:rPr>
            <m:sty m:val="p"/>
          </m:rPr>
          <m:t>×</m:t>
        </m:r>
        <m:r>
          <m:t>p</m:t>
        </m:r>
      </m:oMath>
      <w:del w:id="12016" w:author="PR Preview" w:date="2026-01-01T00:00:00Z">
        <w:r>
          <w:delText xml:space="preserve"> </w:delText>
        </w:r>
      </w:del>
      <w:del w:id="12017" w:author="PR Preview" w:date="2026-01-01T00:00:00Z">
        <w:r>
          <w:delText xml:space="preserve">orthogonal matrix</w:delText>
        </w:r>
      </w:del>
      <w:del w:id="12018" w:author="PR Preview" w:date="2026-01-01T00:00:00Z">
        <w:r>
          <w:delText xml:space="preserve"> </w:delText>
        </w:r>
      </w:del>
      <m:oMath>
        <m:r>
          <m:rPr>
            <m:sty m:val="bi"/>
          </m:rPr>
          <m:t>V</m:t>
        </m:r>
      </m:oMath>
      <w:del w:id="12019" w:author="PR Preview" w:date="2026-01-01T00:00:00Z">
        <w:r>
          <w:delText xml:space="preserve"> </w:delText>
        </w:r>
      </w:del>
      <w:del w:id="12020" w:author="PR Preview" w:date="2026-01-01T00:00:00Z">
        <w:r>
          <w:delText xml:space="preserve">(</w:delText>
        </w:r>
      </w:del>
      <w:hyperlink w:anchor="def-orthogonal-matrix">
        <w:del w:id="12021" w:author="PR Preview" w:date="2026-01-01T00:00:00Z">
          <w:r>
            <w:rPr>
              <w:rStyle w:val="Hyperlink"/>
            </w:rPr>
            <w:delText xml:space="preserve">Definition 89</w:delText>
          </w:r>
        </w:del>
      </w:hyperlink>
      <w:del w:id="12022" w:author="PR Preview" w:date="2026-01-01T00:00:00Z">
        <w:r>
          <w:delText xml:space="preserve">),</w:delText>
        </w:r>
      </w:del>
      <w:del w:id="12023" w:author="PR Preview" w:date="2026-01-01T00:00:00Z">
        <w:r>
          <w:delText xml:space="preserve"> </w:delText>
        </w:r>
      </w:del>
      <w:del w:id="12024" w:author="PR Preview" w:date="2026-01-01T00:00:00Z">
        <w:r>
          <w:delText xml:space="preserve">and numbers</w:delText>
        </w:r>
      </w:del>
      <w:del w:id="12025"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12026" w:author="PR Preview" w:date="2026-01-01T00:00:00Z">
        <w:r>
          <w:delText xml:space="preserve"> </w:delText>
        </w:r>
      </w:del>
      <w:del w:id="12027" w:author="PR Preview" w:date="2026-01-01T00:00:00Z">
        <w:r>
          <w:delText xml:space="preserve">such that</w:delText>
        </w:r>
      </w:del>
    </w:p>
    <w:p>
      <w:pPr>
        <w:pStyle w:val="FirstParagraph"/>
      </w:pPr>
      <w:ins w:id="12028" w:author="PR Preview" w:date="2026-01-01T00:00:00Z">
        <w:r>
          <w:rPr>
            <w:b/>
            <w:bCs/>
          </w:rPr>
          <w:t xml:space="preserve">Theorem 80 (Singular value decomposition)</w:t>
        </w:r>
      </w:ins>
      <w:ins w:id="12029" w:author="PR Preview" w:date="2026-01-01T00:00:00Z">
        <w:r>
          <w:t xml:space="preserve"> </w:t>
        </w:r>
      </w:ins>
      <w:ins w:id="12030" w:author="PR Preview" w:date="2026-01-01T00:00:00Z">
        <w:r>
          <w:t xml:space="preserve">Let</w:t>
        </w:r>
      </w:ins>
      <w:ins w:id="12031" w:author="PR Preview" w:date="2026-01-01T00:00:00Z">
        <w:r>
          <w:t xml:space="preserve"> </w:t>
        </w:r>
      </w:ins>
      <m:oMath>
        <m:r>
          <m:rPr>
            <m:sty m:val="bi"/>
          </m:rPr>
          <m:t>A</m:t>
        </m:r>
      </m:oMath>
      <w:ins w:id="12032" w:author="PR Preview" w:date="2026-01-01T00:00:00Z">
        <w:r>
          <w:t xml:space="preserve"> </w:t>
        </w:r>
      </w:ins>
      <w:ins w:id="12033" w:author="PR Preview" w:date="2026-01-01T00:00:00Z">
        <w:r>
          <w:t xml:space="preserve">be an</w:t>
        </w:r>
      </w:ins>
      <w:ins w:id="12034" w:author="PR Preview" w:date="2026-01-01T00:00:00Z">
        <w:r>
          <w:t xml:space="preserve"> </w:t>
        </w:r>
      </w:ins>
      <m:oMath>
        <m:r>
          <m:t>n</m:t>
        </m:r>
        <m:r>
          <m:rPr>
            <m:sty m:val="p"/>
          </m:rPr>
          <m:t>×</m:t>
        </m:r>
        <m:r>
          <m:t>p</m:t>
        </m:r>
      </m:oMath>
      <w:ins w:id="12035" w:author="PR Preview" w:date="2026-01-01T00:00:00Z">
        <w:r>
          <w:t xml:space="preserve"> </w:t>
        </w:r>
      </w:ins>
      <w:ins w:id="12036" w:author="PR Preview" w:date="2026-01-01T00:00:00Z">
        <w:r>
          <w:t xml:space="preserve">matrix with real entries</w:t>
        </w:r>
      </w:ins>
      <w:ins w:id="12037" w:author="PR Preview" w:date="2026-01-01T00:00:00Z">
        <w:r>
          <w:t xml:space="preserve"> </w:t>
        </w:r>
      </w:ins>
      <w:ins w:id="12038" w:author="PR Preview" w:date="2026-01-01T00:00:00Z">
        <w:r>
          <w:t xml:space="preserve">and</w:t>
        </w:r>
      </w:ins>
      <w:ins w:id="12039" w:author="PR Preview" w:date="2026-01-01T00:00:00Z">
        <w:r>
          <w:t xml:space="preserve"> </w:t>
        </w:r>
      </w:ins>
      <m:oMath>
        <m:r>
          <m:rPr>
            <m:sty m:val="p"/>
          </m:rPr>
          <m:t>rank</m:t>
        </m:r>
        <m:r>
          <m:rPr>
            <m:sty m:val="p"/>
          </m:rPr>
          <m:t>(</m:t>
        </m:r>
        <m:r>
          <m:rPr>
            <m:sty m:val="bi"/>
          </m:rPr>
          <m:t>A</m:t>
        </m:r>
        <m:r>
          <m:rPr>
            <m:sty m:val="p"/>
          </m:rPr>
          <m:t>)</m:t>
        </m:r>
        <m:r>
          <m:rPr>
            <m:sty m:val="p"/>
          </m:rPr>
          <m:t>=</m:t>
        </m:r>
        <m:r>
          <m:t>r</m:t>
        </m:r>
      </m:oMath>
      <w:ins w:id="12040" w:author="PR Preview" w:date="2026-01-01T00:00:00Z">
        <w:r>
          <w:t xml:space="preserve"> </w:t>
        </w:r>
      </w:ins>
      <w:ins w:id="12041" w:author="PR Preview" w:date="2026-01-01T00:00:00Z">
        <w:r>
          <w:t xml:space="preserve">(</w:t>
        </w:r>
      </w:ins>
      <w:hyperlink w:anchor="def-rank">
        <w:ins w:id="12042" w:author="PR Preview" w:date="2026-01-01T00:00:00Z">
          <w:r>
            <w:rPr>
              <w:rStyle w:val="Hyperlink"/>
            </w:rPr>
            <w:t xml:space="preserve">Definition 44</w:t>
          </w:r>
        </w:ins>
      </w:hyperlink>
      <w:ins w:id="12043" w:author="PR Preview" w:date="2026-01-01T00:00:00Z">
        <w:r>
          <w:t xml:space="preserve">).</w:t>
        </w:r>
      </w:ins>
      <w:ins w:id="12044" w:author="PR Preview" w:date="2026-01-01T00:00:00Z">
        <w:r>
          <w:t xml:space="preserve"> </w:t>
        </w:r>
      </w:ins>
      <w:ins w:id="12045" w:author="PR Preview" w:date="2026-01-01T00:00:00Z">
        <w:r>
          <w:t xml:space="preserve">Then there are</w:t>
        </w:r>
      </w:ins>
      <w:ins w:id="12046" w:author="PR Preview" w:date="2026-01-01T00:00:00Z">
        <w:r>
          <w:t xml:space="preserve"> </w:t>
        </w:r>
      </w:ins>
      <w:ins w:id="12047" w:author="PR Preview" w:date="2026-01-01T00:00:00Z">
        <w:r>
          <w:t xml:space="preserve">an</w:t>
        </w:r>
      </w:ins>
      <w:ins w:id="12048" w:author="PR Preview" w:date="2026-01-01T00:00:00Z">
        <w:r>
          <w:t xml:space="preserve"> </w:t>
        </w:r>
      </w:ins>
      <m:oMath>
        <m:r>
          <m:t>n</m:t>
        </m:r>
        <m:r>
          <m:rPr>
            <m:sty m:val="p"/>
          </m:rPr>
          <m:t>×</m:t>
        </m:r>
        <m:r>
          <m:t>n</m:t>
        </m:r>
      </m:oMath>
      <w:ins w:id="12049" w:author="PR Preview" w:date="2026-01-01T00:00:00Z">
        <w:r>
          <w:t xml:space="preserve"> </w:t>
        </w:r>
      </w:ins>
      <w:ins w:id="12050" w:author="PR Preview" w:date="2026-01-01T00:00:00Z">
        <w:r>
          <w:t xml:space="preserve">orthogonal matrix</w:t>
        </w:r>
      </w:ins>
      <w:ins w:id="12051" w:author="PR Preview" w:date="2026-01-01T00:00:00Z">
        <w:r>
          <w:t xml:space="preserve"> </w:t>
        </w:r>
      </w:ins>
      <m:oMath>
        <m:r>
          <m:rPr>
            <m:sty m:val="bi"/>
          </m:rPr>
          <m:t>U</m:t>
        </m:r>
      </m:oMath>
      <w:ins w:id="12052" w:author="PR Preview" w:date="2026-01-01T00:00:00Z">
        <w:r>
          <w:t xml:space="preserve">,</w:t>
        </w:r>
      </w:ins>
      <w:ins w:id="12053" w:author="PR Preview" w:date="2026-01-01T00:00:00Z">
        <w:r>
          <w:t xml:space="preserve"> </w:t>
        </w:r>
      </w:ins>
      <w:ins w:id="12054" w:author="PR Preview" w:date="2026-01-01T00:00:00Z">
        <w:r>
          <w:t xml:space="preserve">a</w:t>
        </w:r>
      </w:ins>
      <w:ins w:id="12055" w:author="PR Preview" w:date="2026-01-01T00:00:00Z">
        <w:r>
          <w:t xml:space="preserve"> </w:t>
        </w:r>
      </w:ins>
      <m:oMath>
        <m:r>
          <m:t>p</m:t>
        </m:r>
        <m:r>
          <m:rPr>
            <m:sty m:val="p"/>
          </m:rPr>
          <m:t>×</m:t>
        </m:r>
        <m:r>
          <m:t>p</m:t>
        </m:r>
      </m:oMath>
      <w:ins w:id="12056" w:author="PR Preview" w:date="2026-01-01T00:00:00Z">
        <w:r>
          <w:t xml:space="preserve"> </w:t>
        </w:r>
      </w:ins>
      <w:ins w:id="12057" w:author="PR Preview" w:date="2026-01-01T00:00:00Z">
        <w:r>
          <w:t xml:space="preserve">orthogonal matrix</w:t>
        </w:r>
      </w:ins>
      <w:ins w:id="12058" w:author="PR Preview" w:date="2026-01-01T00:00:00Z">
        <w:r>
          <w:t xml:space="preserve"> </w:t>
        </w:r>
      </w:ins>
      <m:oMath>
        <m:r>
          <m:rPr>
            <m:sty m:val="bi"/>
          </m:rPr>
          <m:t>V</m:t>
        </m:r>
      </m:oMath>
      <w:ins w:id="12059" w:author="PR Preview" w:date="2026-01-01T00:00:00Z">
        <w:r>
          <w:t xml:space="preserve"> </w:t>
        </w:r>
      </w:ins>
      <w:ins w:id="12060" w:author="PR Preview" w:date="2026-01-01T00:00:00Z">
        <w:r>
          <w:t xml:space="preserve">(</w:t>
        </w:r>
      </w:ins>
      <w:hyperlink w:anchor="def-orthogonal-matrix">
        <w:ins w:id="12061" w:author="PR Preview" w:date="2026-01-01T00:00:00Z">
          <w:r>
            <w:rPr>
              <w:rStyle w:val="Hyperlink"/>
            </w:rPr>
            <w:t xml:space="preserve">Definition 89</w:t>
          </w:r>
        </w:ins>
      </w:hyperlink>
      <w:ins w:id="12062" w:author="PR Preview" w:date="2026-01-01T00:00:00Z">
        <w:r>
          <w:t xml:space="preserve">),</w:t>
        </w:r>
      </w:ins>
      <w:ins w:id="12063" w:author="PR Preview" w:date="2026-01-01T00:00:00Z">
        <w:r>
          <w:t xml:space="preserve"> </w:t>
        </w:r>
      </w:ins>
      <w:ins w:id="12064" w:author="PR Preview" w:date="2026-01-01T00:00:00Z">
        <w:r>
          <w:t xml:space="preserve">and numbers</w:t>
        </w:r>
      </w:ins>
      <w:ins w:id="12065"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12066" w:author="PR Preview" w:date="2026-01-01T00:00:00Z">
        <w:r>
          <w:t xml:space="preserve"> </w:t>
        </w:r>
      </w:ins>
      <w:ins w:id="12067"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9"/>
    <w:bookmarkStart w:id="500" w:name="rem-svd-any-matrix"/>
    <w:p>
      <w:pPr>
        <w:pStyle w:val="BodyText"/>
      </w:pPr>
      <w:del w:id="12068" w:author="PR Preview" w:date="2026-01-01T00:00:00Z">
        <w:r>
          <w:rPr>
            <w:i/>
            <w:iCs/>
          </w:rPr>
          <w:delText xml:space="preserve">Remark 40</w:delText>
        </w:r>
      </w:del>
      <w:del w:id="12069" w:author="PR Preview" w:date="2026-01-01T00:00:00Z">
        <w:r>
          <w:delText xml:space="preserve"> (The SVD applies to every real matrix). </w:delText>
        </w:r>
      </w:del>
      <w:del w:id="12070" w:author="PR Preview" w:date="2026-01-01T00:00:00Z">
        <w:r>
          <w:delText xml:space="preserve">The proof is outside the scope of these notes;</w:delText>
        </w:r>
      </w:del>
      <w:del w:id="12071" w:author="PR Preview" w:date="2026-01-01T00:00:00Z">
        <w:r>
          <w:delText xml:space="preserve"> </w:delText>
        </w:r>
      </w:del>
      <w:del w:id="12072" w:author="PR Preview" w:date="2026-01-01T00:00:00Z">
        <w:r>
          <w:delText xml:space="preserve">see</w:delText>
        </w:r>
      </w:del>
      <w:del w:id="12073" w:author="PR Preview" w:date="2026-01-01T00:00:00Z">
        <w:r>
          <w:delText xml:space="preserve"> </w:delText>
        </w:r>
      </w:del>
      <w:del w:id="12074" w:author="PR Preview" w:date="2026-01-01T00:00:00Z">
        <w:r>
          <w:delText xml:space="preserve">Banerjee and Roy (2014, chap. 12, Theorem 12.1, p. 373)</w:delText>
        </w:r>
      </w:del>
      <w:del w:id="12075" w:author="PR Preview" w:date="2026-01-01T00:00:00Z">
        <w:r>
          <w:delText xml:space="preserve">.</w:delText>
        </w:r>
      </w:del>
      <w:del w:id="12076" w:author="PR Preview" w:date="2026-01-01T00:00:00Z">
        <w:r>
          <w:delText xml:space="preserve"> </w:delText>
        </w:r>
      </w:del>
      <w:del w:id="12077" w:author="PR Preview" w:date="2026-01-01T00:00:00Z">
        <w:r>
          <w:delText xml:space="preserve">Unlike the spectral theorem (</w:delText>
        </w:r>
      </w:del>
      <w:hyperlink w:anchor="thm-spectral">
        <w:del w:id="12078" w:author="PR Preview" w:date="2026-01-01T00:00:00Z">
          <w:r>
            <w:rPr>
              <w:rStyle w:val="Hyperlink"/>
            </w:rPr>
            <w:delText xml:space="preserve">Theorem 78</w:delText>
          </w:r>
        </w:del>
      </w:hyperlink>
      <w:del w:id="12079" w:author="PR Preview" w:date="2026-01-01T00:00:00Z">
        <w:r>
          <w:delText xml:space="preserve">),</w:delText>
        </w:r>
      </w:del>
      <w:del w:id="12080" w:author="PR Preview" w:date="2026-01-01T00:00:00Z">
        <w:r>
          <w:delText xml:space="preserve"> </w:delText>
        </w:r>
      </w:del>
      <w:hyperlink w:anchor="thm-svd">
        <w:del w:id="12081" w:author="PR Preview" w:date="2026-01-01T00:00:00Z">
          <w:r>
            <w:rPr>
              <w:rStyle w:val="Hyperlink"/>
            </w:rPr>
            <w:delText xml:space="preserve">Theorem 79</w:delText>
          </w:r>
        </w:del>
      </w:hyperlink>
      <w:del w:id="12082" w:author="PR Preview" w:date="2026-01-01T00:00:00Z">
        <w:r>
          <w:delText xml:space="preserve"> </w:delText>
        </w:r>
      </w:del>
      <w:del w:id="12083" w:author="PR Preview" w:date="2026-01-01T00:00:00Z">
        <w:r>
          <w:delText xml:space="preserve">applies to every real matrix,</w:delText>
        </w:r>
      </w:del>
      <w:del w:id="12084" w:author="PR Preview" w:date="2026-01-01T00:00:00Z">
        <w:r>
          <w:delText xml:space="preserve"> </w:delText>
        </w:r>
      </w:del>
      <w:del w:id="12085" w:author="PR Preview" w:date="2026-01-01T00:00:00Z">
        <w:r>
          <w:delText xml:space="preserve">including one that is not square or not symmetric.</w:delText>
        </w:r>
      </w:del>
    </w:p>
    <w:p>
      <w:pPr>
        <w:pStyle w:val="BodyText"/>
      </w:pPr>
      <w:del w:id="12086" w:author="PR Preview" w:date="2026-01-01T00:00:00Z">
        <w:r>
          <w:delText xml:space="preserve">For example, the</w:delText>
        </w:r>
      </w:del>
      <w:del w:id="12087" w:author="PR Preview" w:date="2026-01-01T00:00:00Z">
        <w:r>
          <w:delText xml:space="preserve"> </w:delText>
        </w:r>
      </w:del>
      <m:oMath>
        <m:r>
          <m:t>1</m:t>
        </m:r>
        <m:r>
          <m:rPr>
            <m:sty m:val="p"/>
          </m:rPr>
          <m:t>×</m:t>
        </m:r>
        <m:r>
          <m:t>2</m:t>
        </m:r>
      </m:oMath>
      <w:del w:id="12088" w:author="PR Preview" w:date="2026-01-01T00:00:00Z">
        <w:r>
          <w:delText xml:space="preserve"> </w:delText>
        </w:r>
      </w:del>
      <w:del w:id="12089" w:author="PR Preview" w:date="2026-01-01T00:00:00Z">
        <w:r>
          <w:delText xml:space="preserve">matrix</w:delText>
        </w:r>
      </w:del>
      <w:del w:id="1209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2091" w:author="PR Preview" w:date="2026-01-01T00:00:00Z">
        <w:r>
          <w:delText xml:space="preserve"> </w:delText>
        </w:r>
      </w:del>
      <w:del w:id="12092" w:author="PR Preview" w:date="2026-01-01T00:00:00Z">
        <w:r>
          <w:delText xml:space="preserve">is not square, so</w:delText>
        </w:r>
      </w:del>
      <w:del w:id="12093" w:author="PR Preview" w:date="2026-01-01T00:00:00Z">
        <w:r>
          <w:delText xml:space="preserve"> </w:delText>
        </w:r>
      </w:del>
      <w:hyperlink w:anchor="thm-spectral">
        <w:del w:id="12094" w:author="PR Preview" w:date="2026-01-01T00:00:00Z">
          <w:r>
            <w:rPr>
              <w:rStyle w:val="Hyperlink"/>
            </w:rPr>
            <w:delText xml:space="preserve">Theorem 78</w:delText>
          </w:r>
        </w:del>
      </w:hyperlink>
      <w:del w:id="12095" w:author="PR Preview" w:date="2026-01-01T00:00:00Z">
        <w:r>
          <w:delText xml:space="preserve"> </w:delText>
        </w:r>
      </w:del>
      <w:del w:id="12096" w:author="PR Preview" w:date="2026-01-01T00:00:00Z">
        <w:r>
          <w:delText xml:space="preserve">does not apply to it.</w:delText>
        </w:r>
      </w:del>
      <w:del w:id="12097" w:author="PR Preview" w:date="2026-01-01T00:00:00Z">
        <w:r>
          <w:delText xml:space="preserve"> </w:delText>
        </w:r>
      </w:del>
      <w:del w:id="12098" w:author="PR Preview" w:date="2026-01-01T00:00:00Z">
        <w:r>
          <w:delText xml:space="preserve">It has rank</w:delText>
        </w:r>
      </w:del>
      <w:del w:id="12099" w:author="PR Preview" w:date="2026-01-01T00:00:00Z">
        <w:r>
          <w:delText xml:space="preserve"> </w:delText>
        </w:r>
      </w:del>
      <m:oMath>
        <m:r>
          <m:t>1</m:t>
        </m:r>
      </m:oMath>
      <w:del w:id="12100" w:author="PR Preview" w:date="2026-01-01T00:00:00Z">
        <w:r>
          <w:delText xml:space="preserve">, and</w:delText>
        </w:r>
      </w:del>
      <w:del w:id="12101" w:author="PR Preview" w:date="2026-01-01T00:00:00Z">
        <w:r>
          <w:delText xml:space="preserve"> </w:delText>
        </w:r>
      </w:del>
      <w:hyperlink w:anchor="thm-svd">
        <w:del w:id="12102" w:author="PR Preview" w:date="2026-01-01T00:00:00Z">
          <w:r>
            <w:rPr>
              <w:rStyle w:val="Hyperlink"/>
            </w:rPr>
            <w:delText xml:space="preserve">Theorem 79</w:delText>
          </w:r>
        </w:del>
      </w:hyperlink>
      <w:del w:id="12103" w:author="PR Preview" w:date="2026-01-01T00:00:00Z">
        <w:r>
          <w:delText xml:space="preserve"> </w:delText>
        </w:r>
      </w:del>
      <w:del w:id="12104" w:author="PR Preview" w:date="2026-01-01T00:00:00Z">
        <w:r>
          <w:delText xml:space="preserve">holds with</w:delText>
        </w:r>
      </w:del>
      <w:del w:id="1210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12106" w:author="PR Preview" w:date="2026-01-01T00:00:00Z">
        <w:r>
          <w:delText xml:space="preserve">,</w:delText>
        </w:r>
      </w:del>
      <w:del w:id="12107"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12108" w:author="PR Preview" w:date="2026-01-01T00:00:00Z">
        <w:r>
          <w:delText xml:space="preserve">,</w:delText>
        </w:r>
      </w:del>
      <w:del w:id="12109" w:author="PR Preview" w:date="2026-01-01T00:00:00Z">
        <w:r>
          <w:delText xml:space="preserve"> </w:delText>
        </w:r>
      </w:del>
      <w:del w:id="12110" w:author="PR Preview" w:date="2026-01-01T00:00:00Z">
        <w:r>
          <w:delText xml:space="preserve">and</w:delText>
        </w:r>
      </w:del>
      <w:del w:id="12111" w:author="PR Preview" w:date="2026-01-01T00:00:00Z">
        <w:r>
          <w:delText xml:space="preserve"> </w:delText>
        </w:r>
      </w:del>
      <m:oMath>
        <m:r>
          <m:rPr>
            <m:sty m:val="bi"/>
          </m:rPr>
          <m:t>V</m:t>
        </m:r>
      </m:oMath>
      <w:del w:id="12112" w:author="PR Preview" w:date="2026-01-01T00:00:00Z">
        <w:r>
          <w:delText xml:space="preserve"> </w:delText>
        </w:r>
      </w:del>
      <w:del w:id="12113" w:author="PR Preview" w:date="2026-01-01T00:00:00Z">
        <w:r>
          <w:delText xml:space="preserve">the orthogonal matrix</w:delText>
        </w:r>
      </w:del>
      <w:del w:id="12114" w:author="PR Preview" w:date="2026-01-01T00:00:00Z">
        <w:r>
          <w:delText xml:space="preserve"> </w:delText>
        </w:r>
      </w:del>
      <m:oMath>
        <m:r>
          <m:rPr>
            <m:sty m:val="bi"/>
          </m:rPr>
          <m:t>Q</m:t>
        </m:r>
      </m:oMath>
      <w:del w:id="12115" w:author="PR Preview" w:date="2026-01-01T00:00:00Z">
        <w:r>
          <w:delText xml:space="preserve"> </w:delText>
        </w:r>
      </w:del>
      <w:del w:id="12116" w:author="PR Preview" w:date="2026-01-01T00:00:00Z">
        <w:r>
          <w:delText xml:space="preserve">from</w:delText>
        </w:r>
      </w:del>
      <w:del w:id="12117" w:author="PR Preview" w:date="2026-01-01T00:00:00Z">
        <w:r>
          <w:delText xml:space="preserve"> </w:delText>
        </w:r>
      </w:del>
      <w:hyperlink w:anchor="exm-spectral">
        <w:del w:id="12118" w:author="PR Preview" w:date="2026-01-01T00:00:00Z">
          <w:r>
            <w:rPr>
              <w:rStyle w:val="Hyperlink"/>
            </w:rPr>
            <w:delText xml:space="preserve">Example 148</w:delText>
          </w:r>
        </w:del>
      </w:hyperlink>
      <w:del w:id="12119" w:author="PR Preview" w:date="2026-01-01T00:00:00Z">
        <w:r>
          <w:delText xml:space="preserve">,</w:delText>
        </w:r>
      </w:del>
      <w:del w:id="12120" w:author="PR Preview" w:date="2026-01-01T00:00:00Z">
        <w:r>
          <w:delText xml:space="preserve"> </w:delText>
        </w:r>
      </w:del>
      <w:del w:id="12121" w:author="PR Preview" w:date="2026-01-01T00:00:00Z">
        <w:r>
          <w:delText xml:space="preserve">which is symmetric, so</w:delText>
        </w:r>
      </w:del>
      <w:del w:id="12122" w:author="PR Preview" w:date="2026-01-01T00:00:00Z">
        <w:r>
          <w:delText xml:space="preserve"> </w:delText>
        </w:r>
      </w:del>
      <m:oMath>
        <m:sSup>
          <m:e>
            <m:r>
              <m:rPr>
                <m:sty m:val="bi"/>
              </m:rPr>
              <m:t>V</m:t>
            </m:r>
          </m:e>
          <m:sup>
            <m:r>
              <m:rPr>
                <m:sty m:val="p"/>
              </m:rPr>
              <m:t>⊤</m:t>
            </m:r>
          </m:sup>
        </m:sSup>
        <m:r>
          <m:rPr>
            <m:sty m:val="p"/>
          </m:rPr>
          <m:t>=</m:t>
        </m:r>
        <m:r>
          <m:rPr>
            <m:sty m:val="bi"/>
          </m:rPr>
          <m:t>V</m:t>
        </m:r>
      </m:oMath>
      <w:del w:id="12123" w:author="PR Preview" w:date="2026-01-01T00:00:00Z">
        <w:r>
          <w:delText xml:space="preserve">:</w:delText>
        </w:r>
      </w:del>
    </w:p>
    <w:p>
      <w:pPr>
        <w:pStyle w:val="BodyText"/>
      </w:pPr>
      <w:ins w:id="12124" w:author="PR Preview" w:date="2026-01-01T00:00:00Z">
        <w:r>
          <w:rPr>
            <w:i/>
            <w:iCs/>
          </w:rPr>
          <w:t xml:space="preserve">Remark 41</w:t>
        </w:r>
      </w:ins>
      <w:ins w:id="12125" w:author="PR Preview" w:date="2026-01-01T00:00:00Z">
        <w:r>
          <w:t xml:space="preserve"> (The SVD applies to every real matrix). </w:t>
        </w:r>
      </w:ins>
      <w:ins w:id="12126" w:author="PR Preview" w:date="2026-01-01T00:00:00Z">
        <w:r>
          <w:t xml:space="preserve">The proof is outside the scope of these notes;</w:t>
        </w:r>
      </w:ins>
      <w:ins w:id="12127" w:author="PR Preview" w:date="2026-01-01T00:00:00Z">
        <w:r>
          <w:t xml:space="preserve"> </w:t>
        </w:r>
      </w:ins>
      <w:ins w:id="12128" w:author="PR Preview" w:date="2026-01-01T00:00:00Z">
        <w:r>
          <w:t xml:space="preserve">see</w:t>
        </w:r>
      </w:ins>
      <w:ins w:id="12129" w:author="PR Preview" w:date="2026-01-01T00:00:00Z">
        <w:r>
          <w:t xml:space="preserve"> </w:t>
        </w:r>
      </w:ins>
      <w:ins w:id="12130" w:author="PR Preview" w:date="2026-01-01T00:00:00Z">
        <w:r>
          <w:t xml:space="preserve">Banerjee and Roy [47, Ch. 12], Theorem 12.1, p. 373</w:t>
        </w:r>
      </w:ins>
      <w:ins w:id="12131" w:author="PR Preview" w:date="2026-01-01T00:00:00Z">
        <w:r>
          <w:t xml:space="preserve">.</w:t>
        </w:r>
      </w:ins>
      <w:ins w:id="12132" w:author="PR Preview" w:date="2026-01-01T00:00:00Z">
        <w:r>
          <w:t xml:space="preserve"> </w:t>
        </w:r>
      </w:ins>
      <w:ins w:id="12133" w:author="PR Preview" w:date="2026-01-01T00:00:00Z">
        <w:r>
          <w:t xml:space="preserve">Unlike the spectral theorem (</w:t>
        </w:r>
      </w:ins>
      <w:hyperlink w:anchor="thm-spectral">
        <w:ins w:id="12134" w:author="PR Preview" w:date="2026-01-01T00:00:00Z">
          <w:r>
            <w:rPr>
              <w:rStyle w:val="Hyperlink"/>
            </w:rPr>
            <w:t xml:space="preserve">Theorem 79</w:t>
          </w:r>
        </w:ins>
      </w:hyperlink>
      <w:ins w:id="12135" w:author="PR Preview" w:date="2026-01-01T00:00:00Z">
        <w:r>
          <w:t xml:space="preserve">),</w:t>
        </w:r>
      </w:ins>
      <w:ins w:id="12136" w:author="PR Preview" w:date="2026-01-01T00:00:00Z">
        <w:r>
          <w:t xml:space="preserve"> </w:t>
        </w:r>
      </w:ins>
      <w:hyperlink w:anchor="thm-svd">
        <w:ins w:id="12137" w:author="PR Preview" w:date="2026-01-01T00:00:00Z">
          <w:r>
            <w:rPr>
              <w:rStyle w:val="Hyperlink"/>
            </w:rPr>
            <w:t xml:space="preserve">Theorem 80</w:t>
          </w:r>
        </w:ins>
      </w:hyperlink>
      <w:ins w:id="12138" w:author="PR Preview" w:date="2026-01-01T00:00:00Z">
        <w:r>
          <w:t xml:space="preserve"> </w:t>
        </w:r>
      </w:ins>
      <w:ins w:id="12139" w:author="PR Preview" w:date="2026-01-01T00:00:00Z">
        <w:r>
          <w:t xml:space="preserve">applies to every real matrix,</w:t>
        </w:r>
      </w:ins>
      <w:ins w:id="12140" w:author="PR Preview" w:date="2026-01-01T00:00:00Z">
        <w:r>
          <w:t xml:space="preserve"> </w:t>
        </w:r>
      </w:ins>
      <w:ins w:id="12141" w:author="PR Preview" w:date="2026-01-01T00:00:00Z">
        <w:r>
          <w:t xml:space="preserve">including one that is not square or not symmetric.</w:t>
        </w:r>
      </w:ins>
    </w:p>
    <w:p>
      <w:pPr>
        <w:pStyle w:val="BodyText"/>
      </w:pPr>
      <w:ins w:id="12142" w:author="PR Preview" w:date="2026-01-01T00:00:00Z">
        <w:r>
          <w:t xml:space="preserve">For example, the</w:t>
        </w:r>
      </w:ins>
      <w:ins w:id="12143" w:author="PR Preview" w:date="2026-01-01T00:00:00Z">
        <w:r>
          <w:t xml:space="preserve"> </w:t>
        </w:r>
      </w:ins>
      <m:oMath>
        <m:r>
          <m:t>1</m:t>
        </m:r>
        <m:r>
          <m:rPr>
            <m:sty m:val="p"/>
          </m:rPr>
          <m:t>×</m:t>
        </m:r>
        <m:r>
          <m:t>2</m:t>
        </m:r>
      </m:oMath>
      <w:ins w:id="12144" w:author="PR Preview" w:date="2026-01-01T00:00:00Z">
        <w:r>
          <w:t xml:space="preserve"> </w:t>
        </w:r>
      </w:ins>
      <w:ins w:id="12145" w:author="PR Preview" w:date="2026-01-01T00:00:00Z">
        <w:r>
          <w:t xml:space="preserve">matrix</w:t>
        </w:r>
      </w:ins>
      <w:ins w:id="121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2147" w:author="PR Preview" w:date="2026-01-01T00:00:00Z">
        <w:r>
          <w:t xml:space="preserve"> </w:t>
        </w:r>
      </w:ins>
      <w:ins w:id="12148" w:author="PR Preview" w:date="2026-01-01T00:00:00Z">
        <w:r>
          <w:t xml:space="preserve">is not square, so</w:t>
        </w:r>
      </w:ins>
      <w:ins w:id="12149" w:author="PR Preview" w:date="2026-01-01T00:00:00Z">
        <w:r>
          <w:t xml:space="preserve"> </w:t>
        </w:r>
      </w:ins>
      <w:hyperlink w:anchor="thm-spectral">
        <w:ins w:id="12150" w:author="PR Preview" w:date="2026-01-01T00:00:00Z">
          <w:r>
            <w:rPr>
              <w:rStyle w:val="Hyperlink"/>
            </w:rPr>
            <w:t xml:space="preserve">Theorem 79</w:t>
          </w:r>
        </w:ins>
      </w:hyperlink>
      <w:ins w:id="12151" w:author="PR Preview" w:date="2026-01-01T00:00:00Z">
        <w:r>
          <w:t xml:space="preserve"> </w:t>
        </w:r>
      </w:ins>
      <w:ins w:id="12152" w:author="PR Preview" w:date="2026-01-01T00:00:00Z">
        <w:r>
          <w:t xml:space="preserve">does not apply to it.</w:t>
        </w:r>
      </w:ins>
      <w:ins w:id="12153" w:author="PR Preview" w:date="2026-01-01T00:00:00Z">
        <w:r>
          <w:t xml:space="preserve"> </w:t>
        </w:r>
      </w:ins>
      <w:ins w:id="12154" w:author="PR Preview" w:date="2026-01-01T00:00:00Z">
        <w:r>
          <w:t xml:space="preserve">It has rank</w:t>
        </w:r>
      </w:ins>
      <w:ins w:id="12155" w:author="PR Preview" w:date="2026-01-01T00:00:00Z">
        <w:r>
          <w:t xml:space="preserve"> </w:t>
        </w:r>
      </w:ins>
      <m:oMath>
        <m:r>
          <m:t>1</m:t>
        </m:r>
      </m:oMath>
      <w:ins w:id="12156" w:author="PR Preview" w:date="2026-01-01T00:00:00Z">
        <w:r>
          <w:t xml:space="preserve">, and</w:t>
        </w:r>
      </w:ins>
      <w:ins w:id="12157" w:author="PR Preview" w:date="2026-01-01T00:00:00Z">
        <w:r>
          <w:t xml:space="preserve"> </w:t>
        </w:r>
      </w:ins>
      <w:hyperlink w:anchor="thm-svd">
        <w:ins w:id="12158" w:author="PR Preview" w:date="2026-01-01T00:00:00Z">
          <w:r>
            <w:rPr>
              <w:rStyle w:val="Hyperlink"/>
            </w:rPr>
            <w:t xml:space="preserve">Theorem 80</w:t>
          </w:r>
        </w:ins>
      </w:hyperlink>
      <w:ins w:id="12159" w:author="PR Preview" w:date="2026-01-01T00:00:00Z">
        <w:r>
          <w:t xml:space="preserve"> </w:t>
        </w:r>
      </w:ins>
      <w:ins w:id="12160" w:author="PR Preview" w:date="2026-01-01T00:00:00Z">
        <w:r>
          <w:t xml:space="preserve">holds with</w:t>
        </w:r>
      </w:ins>
      <w:ins w:id="1216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12162" w:author="PR Preview" w:date="2026-01-01T00:00:00Z">
        <w:r>
          <w:t xml:space="preserve">,</w:t>
        </w:r>
      </w:ins>
      <w:ins w:id="12163"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12164" w:author="PR Preview" w:date="2026-01-01T00:00:00Z">
        <w:r>
          <w:t xml:space="preserve">,</w:t>
        </w:r>
      </w:ins>
      <w:ins w:id="12165" w:author="PR Preview" w:date="2026-01-01T00:00:00Z">
        <w:r>
          <w:t xml:space="preserve"> </w:t>
        </w:r>
      </w:ins>
      <w:ins w:id="12166" w:author="PR Preview" w:date="2026-01-01T00:00:00Z">
        <w:r>
          <w:t xml:space="preserve">and</w:t>
        </w:r>
      </w:ins>
      <w:ins w:id="12167" w:author="PR Preview" w:date="2026-01-01T00:00:00Z">
        <w:r>
          <w:t xml:space="preserve"> </w:t>
        </w:r>
      </w:ins>
      <m:oMath>
        <m:r>
          <m:rPr>
            <m:sty m:val="bi"/>
          </m:rPr>
          <m:t>V</m:t>
        </m:r>
      </m:oMath>
      <w:ins w:id="12168" w:author="PR Preview" w:date="2026-01-01T00:00:00Z">
        <w:r>
          <w:t xml:space="preserve"> </w:t>
        </w:r>
      </w:ins>
      <w:ins w:id="12169" w:author="PR Preview" w:date="2026-01-01T00:00:00Z">
        <w:r>
          <w:t xml:space="preserve">the orthogonal matrix</w:t>
        </w:r>
      </w:ins>
      <w:ins w:id="12170" w:author="PR Preview" w:date="2026-01-01T00:00:00Z">
        <w:r>
          <w:t xml:space="preserve"> </w:t>
        </w:r>
      </w:ins>
      <m:oMath>
        <m:r>
          <m:rPr>
            <m:sty m:val="bi"/>
          </m:rPr>
          <m:t>Q</m:t>
        </m:r>
      </m:oMath>
      <w:ins w:id="12171" w:author="PR Preview" w:date="2026-01-01T00:00:00Z">
        <w:r>
          <w:t xml:space="preserve"> </w:t>
        </w:r>
      </w:ins>
      <w:ins w:id="12172" w:author="PR Preview" w:date="2026-01-01T00:00:00Z">
        <w:r>
          <w:t xml:space="preserve">from</w:t>
        </w:r>
      </w:ins>
      <w:ins w:id="12173" w:author="PR Preview" w:date="2026-01-01T00:00:00Z">
        <w:r>
          <w:t xml:space="preserve"> </w:t>
        </w:r>
      </w:ins>
      <w:hyperlink w:anchor="exm-spectral">
        <w:ins w:id="12174" w:author="PR Preview" w:date="2026-01-01T00:00:00Z">
          <w:r>
            <w:rPr>
              <w:rStyle w:val="Hyperlink"/>
            </w:rPr>
            <w:t xml:space="preserve">Example 150</w:t>
          </w:r>
        </w:ins>
      </w:hyperlink>
      <w:ins w:id="12175" w:author="PR Preview" w:date="2026-01-01T00:00:00Z">
        <w:r>
          <w:t xml:space="preserve">,</w:t>
        </w:r>
      </w:ins>
      <w:ins w:id="12176" w:author="PR Preview" w:date="2026-01-01T00:00:00Z">
        <w:r>
          <w:t xml:space="preserve"> </w:t>
        </w:r>
      </w:ins>
      <w:ins w:id="12177" w:author="PR Preview" w:date="2026-01-01T00:00:00Z">
        <w:r>
          <w:t xml:space="preserve">which is symmetric, so</w:t>
        </w:r>
      </w:ins>
      <w:ins w:id="12178" w:author="PR Preview" w:date="2026-01-01T00:00:00Z">
        <w:r>
          <w:t xml:space="preserve"> </w:t>
        </w:r>
      </w:ins>
      <m:oMath>
        <m:sSup>
          <m:e>
            <m:r>
              <m:rPr>
                <m:sty m:val="bi"/>
              </m:rPr>
              <m:t>V</m:t>
            </m:r>
          </m:e>
          <m:sup>
            <m:r>
              <m:rPr>
                <m:sty m:val="p"/>
              </m:rPr>
              <m:t>⊤</m:t>
            </m:r>
          </m:sup>
        </m:sSup>
        <m:r>
          <m:rPr>
            <m:sty m:val="p"/>
          </m:rPr>
          <m:t>=</m:t>
        </m:r>
        <m:r>
          <m:rPr>
            <m:sty m:val="bi"/>
          </m:rPr>
          <m:t>V</m:t>
        </m:r>
      </m:oMath>
      <w:ins w:id="12179"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0"/>
    <w:bookmarkStart w:id="501" w:name="def-svd"/>
    <w:p>
      <w:pPr>
        <w:pStyle w:val="BodyText"/>
      </w:pPr>
      <w:del w:id="12180" w:author="PR Preview" w:date="2026-01-01T00:00:00Z">
        <w:r>
          <w:rPr>
            <w:b/>
            <w:bCs/>
          </w:rPr>
          <w:delText xml:space="preserve">Definition 98 (Singular value decomposition)</w:delText>
        </w:r>
      </w:del>
      <w:del w:id="12181" w:author="PR Preview" w:date="2026-01-01T00:00:00Z">
        <w:r>
          <w:delText xml:space="preserve"> </w:delText>
        </w:r>
      </w:del>
      <w:del w:id="12182" w:author="PR Preview" w:date="2026-01-01T00:00:00Z">
        <w:r>
          <w:delText xml:space="preserve">Let</w:delText>
        </w:r>
      </w:del>
      <w:del w:id="12183" w:author="PR Preview" w:date="2026-01-01T00:00:00Z">
        <w:r>
          <w:delText xml:space="preserve"> </w:delText>
        </w:r>
      </w:del>
      <m:oMath>
        <m:r>
          <m:rPr>
            <m:sty m:val="bi"/>
          </m:rPr>
          <m:t>A</m:t>
        </m:r>
      </m:oMath>
      <w:del w:id="12184" w:author="PR Preview" w:date="2026-01-01T00:00:00Z">
        <w:r>
          <w:delText xml:space="preserve"> </w:delText>
        </w:r>
      </w:del>
      <w:del w:id="12185" w:author="PR Preview" w:date="2026-01-01T00:00:00Z">
        <w:r>
          <w:delText xml:space="preserve">be an</w:delText>
        </w:r>
      </w:del>
      <w:del w:id="12186" w:author="PR Preview" w:date="2026-01-01T00:00:00Z">
        <w:r>
          <w:delText xml:space="preserve"> </w:delText>
        </w:r>
      </w:del>
      <m:oMath>
        <m:r>
          <m:t>n</m:t>
        </m:r>
        <m:r>
          <m:rPr>
            <m:sty m:val="p"/>
          </m:rPr>
          <m:t>×</m:t>
        </m:r>
        <m:r>
          <m:t>p</m:t>
        </m:r>
      </m:oMath>
      <w:del w:id="12187" w:author="PR Preview" w:date="2026-01-01T00:00:00Z">
        <w:r>
          <w:delText xml:space="preserve"> </w:delText>
        </w:r>
      </w:del>
      <w:del w:id="12188" w:author="PR Preview" w:date="2026-01-01T00:00:00Z">
        <w:r>
          <w:delText xml:space="preserve">matrix with real entries</w:delText>
        </w:r>
      </w:del>
      <w:del w:id="12189" w:author="PR Preview" w:date="2026-01-01T00:00:00Z">
        <w:r>
          <w:delText xml:space="preserve"> </w:delText>
        </w:r>
      </w:del>
      <w:del w:id="12190" w:author="PR Preview" w:date="2026-01-01T00:00:00Z">
        <w:r>
          <w:delText xml:space="preserve">and</w:delText>
        </w:r>
      </w:del>
      <w:del w:id="12191"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12192" w:author="PR Preview" w:date="2026-01-01T00:00:00Z">
        <w:r>
          <w:delText xml:space="preserve">.</w:delText>
        </w:r>
      </w:del>
      <w:del w:id="12193" w:author="PR Preview" w:date="2026-01-01T00:00:00Z">
        <w:r>
          <w:delText xml:space="preserve"> </w:delText>
        </w:r>
      </w:del>
      <w:del w:id="12194" w:author="PR Preview" w:date="2026-01-01T00:00:00Z">
        <w:r>
          <w:delText xml:space="preserve">A</w:delText>
        </w:r>
      </w:del>
      <w:del w:id="12195" w:author="PR Preview" w:date="2026-01-01T00:00:00Z">
        <w:r>
          <w:delText xml:space="preserve"> </w:delText>
        </w:r>
      </w:del>
      <w:del w:id="12196" w:author="PR Preview" w:date="2026-01-01T00:00:00Z">
        <w:r>
          <w:rPr>
            <w:b/>
            <w:bCs/>
          </w:rPr>
          <w:delText xml:space="preserve">singular value decomposition</w:delText>
        </w:r>
      </w:del>
      <w:del w:id="12197" w:author="PR Preview" w:date="2026-01-01T00:00:00Z">
        <w:r>
          <w:delText xml:space="preserve"> </w:delText>
        </w:r>
      </w:del>
      <w:del w:id="12198" w:author="PR Preview" w:date="2026-01-01T00:00:00Z">
        <w:r>
          <w:delText xml:space="preserve">(SVD) of</w:delText>
        </w:r>
      </w:del>
      <w:del w:id="12199" w:author="PR Preview" w:date="2026-01-01T00:00:00Z">
        <w:r>
          <w:delText xml:space="preserve"> </w:delText>
        </w:r>
      </w:del>
      <m:oMath>
        <m:r>
          <m:rPr>
            <m:sty m:val="bi"/>
          </m:rPr>
          <m:t>A</m:t>
        </m:r>
      </m:oMath>
      <w:del w:id="12200" w:author="PR Preview" w:date="2026-01-01T00:00:00Z">
        <w:r>
          <w:delText xml:space="preserve"> </w:delText>
        </w:r>
      </w:del>
      <w:del w:id="12201" w:author="PR Preview" w:date="2026-01-01T00:00:00Z">
        <w:r>
          <w:delText xml:space="preserve">is a factorization</w:delText>
        </w:r>
      </w:del>
      <w:del w:id="12202"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2203" w:author="PR Preview" w:date="2026-01-01T00:00:00Z">
        <w:r>
          <w:delText xml:space="preserve"> </w:delText>
        </w:r>
      </w:del>
      <w:del w:id="12204" w:author="PR Preview" w:date="2026-01-01T00:00:00Z">
        <w:r>
          <w:delText xml:space="preserve">with</w:delText>
        </w:r>
      </w:del>
      <w:del w:id="12205" w:author="PR Preview" w:date="2026-01-01T00:00:00Z">
        <w:r>
          <w:delText xml:space="preserve"> </w:delText>
        </w:r>
      </w:del>
      <m:oMath>
        <m:r>
          <m:rPr>
            <m:sty m:val="bi"/>
          </m:rPr>
          <m:t>U</m:t>
        </m:r>
      </m:oMath>
      <w:del w:id="12206" w:author="PR Preview" w:date="2026-01-01T00:00:00Z">
        <w:r>
          <w:delText xml:space="preserve">,</w:delText>
        </w:r>
      </w:del>
      <w:del w:id="12207" w:author="PR Preview" w:date="2026-01-01T00:00:00Z">
        <w:r>
          <w:delText xml:space="preserve"> </w:delText>
        </w:r>
      </w:del>
      <m:oMath>
        <m:r>
          <m:rPr>
            <m:sty m:val="bi"/>
          </m:rPr>
          <m:t>D</m:t>
        </m:r>
      </m:oMath>
      <w:del w:id="12208" w:author="PR Preview" w:date="2026-01-01T00:00:00Z">
        <w:r>
          <w:delText xml:space="preserve"> </w:delText>
        </w:r>
      </w:del>
      <w:del w:id="12209" w:author="PR Preview" w:date="2026-01-01T00:00:00Z">
        <w:r>
          <w:delText xml:space="preserve">and</w:delText>
        </w:r>
      </w:del>
      <w:del w:id="12210" w:author="PR Preview" w:date="2026-01-01T00:00:00Z">
        <w:r>
          <w:delText xml:space="preserve"> </w:delText>
        </w:r>
      </w:del>
      <m:oMath>
        <m:r>
          <m:rPr>
            <m:sty m:val="bi"/>
          </m:rPr>
          <m:t>V</m:t>
        </m:r>
      </m:oMath>
      <w:del w:id="12211" w:author="PR Preview" w:date="2026-01-01T00:00:00Z">
        <w:r>
          <w:delText xml:space="preserve"> </w:delText>
        </w:r>
      </w:del>
      <w:del w:id="12212" w:author="PR Preview" w:date="2026-01-01T00:00:00Z">
        <w:r>
          <w:delText xml:space="preserve">as in</w:delText>
        </w:r>
      </w:del>
      <w:del w:id="12213" w:author="PR Preview" w:date="2026-01-01T00:00:00Z">
        <w:r>
          <w:delText xml:space="preserve"> </w:delText>
        </w:r>
      </w:del>
      <w:hyperlink w:anchor="thm-svd">
        <w:del w:id="12214" w:author="PR Preview" w:date="2026-01-01T00:00:00Z">
          <w:r>
            <w:rPr>
              <w:rStyle w:val="Hyperlink"/>
            </w:rPr>
            <w:delText xml:space="preserve">Theorem 79</w:delText>
          </w:r>
        </w:del>
      </w:hyperlink>
      <w:del w:id="12215" w:author="PR Preview" w:date="2026-01-01T00:00:00Z">
        <w:r>
          <w:delText xml:space="preserve">.</w:delText>
        </w:r>
      </w:del>
    </w:p>
    <w:p>
      <w:pPr>
        <w:pStyle w:val="BodyText"/>
      </w:pPr>
      <w:ins w:id="12216" w:author="PR Preview" w:date="2026-01-01T00:00:00Z">
        <w:r>
          <w:rPr>
            <w:b/>
            <w:bCs/>
          </w:rPr>
          <w:t xml:space="preserve">Definition 98 (Singular value decomposition)</w:t>
        </w:r>
      </w:ins>
      <w:ins w:id="12217" w:author="PR Preview" w:date="2026-01-01T00:00:00Z">
        <w:r>
          <w:t xml:space="preserve"> </w:t>
        </w:r>
      </w:ins>
      <w:ins w:id="12218" w:author="PR Preview" w:date="2026-01-01T00:00:00Z">
        <w:r>
          <w:t xml:space="preserve">Let</w:t>
        </w:r>
      </w:ins>
      <w:ins w:id="12219" w:author="PR Preview" w:date="2026-01-01T00:00:00Z">
        <w:r>
          <w:t xml:space="preserve"> </w:t>
        </w:r>
      </w:ins>
      <m:oMath>
        <m:r>
          <m:rPr>
            <m:sty m:val="bi"/>
          </m:rPr>
          <m:t>A</m:t>
        </m:r>
      </m:oMath>
      <w:ins w:id="12220" w:author="PR Preview" w:date="2026-01-01T00:00:00Z">
        <w:r>
          <w:t xml:space="preserve"> </w:t>
        </w:r>
      </w:ins>
      <w:ins w:id="12221" w:author="PR Preview" w:date="2026-01-01T00:00:00Z">
        <w:r>
          <w:t xml:space="preserve">be an</w:t>
        </w:r>
      </w:ins>
      <w:ins w:id="12222" w:author="PR Preview" w:date="2026-01-01T00:00:00Z">
        <w:r>
          <w:t xml:space="preserve"> </w:t>
        </w:r>
      </w:ins>
      <m:oMath>
        <m:r>
          <m:t>n</m:t>
        </m:r>
        <m:r>
          <m:rPr>
            <m:sty m:val="p"/>
          </m:rPr>
          <m:t>×</m:t>
        </m:r>
        <m:r>
          <m:t>p</m:t>
        </m:r>
      </m:oMath>
      <w:ins w:id="12223" w:author="PR Preview" w:date="2026-01-01T00:00:00Z">
        <w:r>
          <w:t xml:space="preserve"> </w:t>
        </w:r>
      </w:ins>
      <w:ins w:id="12224" w:author="PR Preview" w:date="2026-01-01T00:00:00Z">
        <w:r>
          <w:t xml:space="preserve">matrix with real entries</w:t>
        </w:r>
      </w:ins>
      <w:ins w:id="12225" w:author="PR Preview" w:date="2026-01-01T00:00:00Z">
        <w:r>
          <w:t xml:space="preserve"> </w:t>
        </w:r>
      </w:ins>
      <w:ins w:id="12226" w:author="PR Preview" w:date="2026-01-01T00:00:00Z">
        <w:r>
          <w:t xml:space="preserve">and</w:t>
        </w:r>
      </w:ins>
      <w:ins w:id="12227" w:author="PR Preview" w:date="2026-01-01T00:00:00Z">
        <w:r>
          <w:t xml:space="preserve"> </w:t>
        </w:r>
      </w:ins>
      <m:oMath>
        <m:r>
          <m:rPr>
            <m:sty m:val="p"/>
          </m:rPr>
          <m:t>rank</m:t>
        </m:r>
        <m:r>
          <m:rPr>
            <m:sty m:val="p"/>
          </m:rPr>
          <m:t>(</m:t>
        </m:r>
        <m:r>
          <m:rPr>
            <m:sty m:val="bi"/>
          </m:rPr>
          <m:t>A</m:t>
        </m:r>
        <m:r>
          <m:rPr>
            <m:sty m:val="p"/>
          </m:rPr>
          <m:t>)</m:t>
        </m:r>
        <m:r>
          <m:rPr>
            <m:sty m:val="p"/>
          </m:rPr>
          <m:t>=</m:t>
        </m:r>
        <m:r>
          <m:t>r</m:t>
        </m:r>
      </m:oMath>
      <w:ins w:id="12228" w:author="PR Preview" w:date="2026-01-01T00:00:00Z">
        <w:r>
          <w:t xml:space="preserve">.</w:t>
        </w:r>
      </w:ins>
      <w:ins w:id="12229" w:author="PR Preview" w:date="2026-01-01T00:00:00Z">
        <w:r>
          <w:t xml:space="preserve"> </w:t>
        </w:r>
      </w:ins>
      <w:ins w:id="12230" w:author="PR Preview" w:date="2026-01-01T00:00:00Z">
        <w:r>
          <w:t xml:space="preserve">A</w:t>
        </w:r>
      </w:ins>
      <w:ins w:id="12231" w:author="PR Preview" w:date="2026-01-01T00:00:00Z">
        <w:r>
          <w:t xml:space="preserve"> </w:t>
        </w:r>
      </w:ins>
      <w:ins w:id="12232" w:author="PR Preview" w:date="2026-01-01T00:00:00Z">
        <w:r>
          <w:rPr>
            <w:b/>
            <w:bCs/>
          </w:rPr>
          <w:t xml:space="preserve">singular value decomposition</w:t>
        </w:r>
      </w:ins>
      <w:ins w:id="12233" w:author="PR Preview" w:date="2026-01-01T00:00:00Z">
        <w:r>
          <w:t xml:space="preserve"> </w:t>
        </w:r>
      </w:ins>
      <w:ins w:id="12234" w:author="PR Preview" w:date="2026-01-01T00:00:00Z">
        <w:r>
          <w:t xml:space="preserve">[69]</w:t>
        </w:r>
      </w:ins>
      <w:ins w:id="12235" w:author="PR Preview" w:date="2026-01-01T00:00:00Z">
        <w:r>
          <w:t xml:space="preserve"> </w:t>
        </w:r>
      </w:ins>
      <w:ins w:id="12236" w:author="PR Preview" w:date="2026-01-01T00:00:00Z">
        <w:r>
          <w:t xml:space="preserve">(SVD) of</w:t>
        </w:r>
      </w:ins>
      <w:ins w:id="12237" w:author="PR Preview" w:date="2026-01-01T00:00:00Z">
        <w:r>
          <w:t xml:space="preserve"> </w:t>
        </w:r>
      </w:ins>
      <m:oMath>
        <m:r>
          <m:rPr>
            <m:sty m:val="bi"/>
          </m:rPr>
          <m:t>A</m:t>
        </m:r>
      </m:oMath>
      <w:ins w:id="12238" w:author="PR Preview" w:date="2026-01-01T00:00:00Z">
        <w:r>
          <w:t xml:space="preserve"> </w:t>
        </w:r>
      </w:ins>
      <w:ins w:id="12239" w:author="PR Preview" w:date="2026-01-01T00:00:00Z">
        <w:r>
          <w:t xml:space="preserve">is a factorization</w:t>
        </w:r>
      </w:ins>
      <w:ins w:id="12240"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2241" w:author="PR Preview" w:date="2026-01-01T00:00:00Z">
        <w:r>
          <w:t xml:space="preserve"> </w:t>
        </w:r>
      </w:ins>
      <w:ins w:id="12242" w:author="PR Preview" w:date="2026-01-01T00:00:00Z">
        <w:r>
          <w:t xml:space="preserve">with</w:t>
        </w:r>
      </w:ins>
      <w:ins w:id="12243" w:author="PR Preview" w:date="2026-01-01T00:00:00Z">
        <w:r>
          <w:t xml:space="preserve"> </w:t>
        </w:r>
      </w:ins>
      <m:oMath>
        <m:r>
          <m:rPr>
            <m:sty m:val="bi"/>
          </m:rPr>
          <m:t>U</m:t>
        </m:r>
      </m:oMath>
      <w:ins w:id="12244" w:author="PR Preview" w:date="2026-01-01T00:00:00Z">
        <w:r>
          <w:t xml:space="preserve">,</w:t>
        </w:r>
      </w:ins>
      <w:ins w:id="12245" w:author="PR Preview" w:date="2026-01-01T00:00:00Z">
        <w:r>
          <w:t xml:space="preserve"> </w:t>
        </w:r>
      </w:ins>
      <m:oMath>
        <m:r>
          <m:rPr>
            <m:sty m:val="bi"/>
          </m:rPr>
          <m:t>D</m:t>
        </m:r>
      </m:oMath>
      <w:ins w:id="12246" w:author="PR Preview" w:date="2026-01-01T00:00:00Z">
        <w:r>
          <w:t xml:space="preserve"> </w:t>
        </w:r>
      </w:ins>
      <w:ins w:id="12247" w:author="PR Preview" w:date="2026-01-01T00:00:00Z">
        <w:r>
          <w:t xml:space="preserve">and</w:t>
        </w:r>
      </w:ins>
      <w:ins w:id="12248" w:author="PR Preview" w:date="2026-01-01T00:00:00Z">
        <w:r>
          <w:t xml:space="preserve"> </w:t>
        </w:r>
      </w:ins>
      <m:oMath>
        <m:r>
          <m:rPr>
            <m:sty m:val="bi"/>
          </m:rPr>
          <m:t>V</m:t>
        </m:r>
      </m:oMath>
      <w:ins w:id="12249" w:author="PR Preview" w:date="2026-01-01T00:00:00Z">
        <w:r>
          <w:t xml:space="preserve"> </w:t>
        </w:r>
      </w:ins>
      <w:ins w:id="12250" w:author="PR Preview" w:date="2026-01-01T00:00:00Z">
        <w:r>
          <w:t xml:space="preserve">as in</w:t>
        </w:r>
      </w:ins>
      <w:ins w:id="12251" w:author="PR Preview" w:date="2026-01-01T00:00:00Z">
        <w:r>
          <w:t xml:space="preserve"> </w:t>
        </w:r>
      </w:ins>
      <w:hyperlink w:anchor="thm-svd">
        <w:ins w:id="12252" w:author="PR Preview" w:date="2026-01-01T00:00:00Z">
          <w:r>
            <w:rPr>
              <w:rStyle w:val="Hyperlink"/>
            </w:rPr>
            <w:t xml:space="preserve">Theorem 80</w:t>
          </w:r>
        </w:ins>
      </w:hyperlink>
      <w:ins w:id="12253" w:author="PR Preview" w:date="2026-01-01T00:00:00Z">
        <w:r>
          <w:t xml:space="preserve">.</w:t>
        </w:r>
      </w:ins>
    </w:p>
    <w:bookmarkEnd w:id="501"/>
    <w:bookmarkStart w:id="502"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2"/>
    <w:bookmarkStart w:id="503" w:name="exm-svd"/>
    <w:p>
      <w:pPr>
        <w:pStyle w:val="BodyText"/>
      </w:pPr>
      <w:del w:id="12254" w:author="PR Preview" w:date="2026-01-01T00:00:00Z">
        <w:r>
          <w:rPr>
            <w:b/>
            <w:bCs/>
          </w:rPr>
          <w:delText xml:space="preserve">Example 149 (An SVD of a</w:delText>
        </w:r>
      </w:del>
      <w:del w:id="12255" w:author="PR Preview" w:date="2026-01-01T00:00:00Z">
        <w:r>
          <w:rPr>
            <w:b/>
            <w:bCs/>
          </w:rPr>
          <w:delText xml:space="preserve"> </w:delText>
        </w:r>
      </w:del>
      <m:oMath>
        <m:r>
          <m:t>3</m:t>
        </m:r>
        <m:r>
          <m:rPr>
            <m:sty m:val="p"/>
          </m:rPr>
          <m:t>×</m:t>
        </m:r>
        <m:r>
          <m:t>2</m:t>
        </m:r>
      </m:oMath>
      <w:del w:id="12256" w:author="PR Preview" w:date="2026-01-01T00:00:00Z">
        <w:r>
          <w:rPr>
            <w:b/>
            <w:bCs/>
          </w:rPr>
          <w:delText xml:space="preserve"> </w:delText>
        </w:r>
      </w:del>
      <w:del w:id="12257" w:author="PR Preview" w:date="2026-01-01T00:00:00Z">
        <w:r>
          <w:rPr>
            <w:b/>
            <w:bCs/>
          </w:rPr>
          <w:delText xml:space="preserve">matrix)</w:delText>
        </w:r>
      </w:del>
      <w:del w:id="12258" w:author="PR Preview" w:date="2026-01-01T00:00:00Z">
        <w:r>
          <w:delText xml:space="preserve"> </w:delText>
        </w:r>
      </w:del>
      <w:del w:id="12259"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12260" w:author="PR Preview" w:date="2026-01-01T00:00:00Z">
        <w:r>
          <w:delText xml:space="preserve"> </w:delText>
        </w:r>
      </w:del>
      <w:del w:id="12261" w:author="PR Preview" w:date="2026-01-01T00:00:00Z">
        <w:r>
          <w:delText xml:space="preserve">is the orthogonal matrix</w:delText>
        </w:r>
      </w:del>
      <w:del w:id="12262" w:author="PR Preview" w:date="2026-01-01T00:00:00Z">
        <w:r>
          <w:delText xml:space="preserve"> </w:delText>
        </w:r>
      </w:del>
      <m:oMath>
        <m:r>
          <m:rPr>
            <m:sty m:val="bi"/>
          </m:rPr>
          <m:t>Q</m:t>
        </m:r>
      </m:oMath>
      <w:del w:id="12263" w:author="PR Preview" w:date="2026-01-01T00:00:00Z">
        <w:r>
          <w:delText xml:space="preserve"> </w:delText>
        </w:r>
      </w:del>
      <w:del w:id="12264" w:author="PR Preview" w:date="2026-01-01T00:00:00Z">
        <w:r>
          <w:delText xml:space="preserve">from</w:delText>
        </w:r>
      </w:del>
      <w:del w:id="12265" w:author="PR Preview" w:date="2026-01-01T00:00:00Z">
        <w:r>
          <w:delText xml:space="preserve"> </w:delText>
        </w:r>
      </w:del>
      <w:hyperlink w:anchor="exm-spectral">
        <w:del w:id="12266" w:author="PR Preview" w:date="2026-01-01T00:00:00Z">
          <w:r>
            <w:rPr>
              <w:rStyle w:val="Hyperlink"/>
            </w:rPr>
            <w:delText xml:space="preserve">Example 148</w:delText>
          </w:r>
        </w:del>
      </w:hyperlink>
      <w:del w:id="12267" w:author="PR Preview" w:date="2026-01-01T00:00:00Z">
        <w:r>
          <w:delText xml:space="preserve">.</w:delText>
        </w:r>
      </w:del>
      <w:del w:id="12268" w:author="PR Preview" w:date="2026-01-01T00:00:00Z">
        <w:r>
          <w:delText xml:space="preserve"> </w:delText>
        </w:r>
      </w:del>
      <m:oMath>
        <m:r>
          <m:rPr>
            <m:sty m:val="bi"/>
          </m:rPr>
          <m:t>U</m:t>
        </m:r>
      </m:oMath>
      <w:del w:id="12269" w:author="PR Preview" w:date="2026-01-01T00:00:00Z">
        <w:r>
          <w:delText xml:space="preserve"> </w:delText>
        </w:r>
      </w:del>
      <w:del w:id="12270" w:author="PR Preview" w:date="2026-01-01T00:00:00Z">
        <w:r>
          <w:delText xml:space="preserve">is orthogonal too.</w:delText>
        </w:r>
      </w:del>
      <w:del w:id="12271" w:author="PR Preview" w:date="2026-01-01T00:00:00Z">
        <w:r>
          <w:delText xml:space="preserve"> </w:delText>
        </w:r>
      </w:del>
      <w:del w:id="12272" w:author="PR Preview" w:date="2026-01-01T00:00:00Z">
        <w:r>
          <w:delText xml:space="preserve">Entry</w:delText>
        </w:r>
      </w:del>
      <w:del w:id="12273" w:author="PR Preview" w:date="2026-01-01T00:00:00Z">
        <w:r>
          <w:delText xml:space="preserve"> </w:delText>
        </w:r>
      </w:del>
      <m:oMath>
        <m:r>
          <m:rPr>
            <m:sty m:val="p"/>
          </m:rPr>
          <m:t>(</m:t>
        </m:r>
        <m:r>
          <m:t>i</m:t>
        </m:r>
        <m:r>
          <m:rPr>
            <m:sty m:val="p"/>
          </m:rPr>
          <m:t>,</m:t>
        </m:r>
        <m:r>
          <m:t>j</m:t>
        </m:r>
        <m:r>
          <m:rPr>
            <m:sty m:val="p"/>
          </m:rPr>
          <m:t>)</m:t>
        </m:r>
      </m:oMath>
      <w:del w:id="12274" w:author="PR Preview" w:date="2026-01-01T00:00:00Z">
        <w:r>
          <w:delText xml:space="preserve"> </w:delText>
        </w:r>
      </w:del>
      <w:del w:id="12275" w:author="PR Preview" w:date="2026-01-01T00:00:00Z">
        <w:r>
          <w:delText xml:space="preserve">of</w:delText>
        </w:r>
      </w:del>
      <w:del w:id="12276" w:author="PR Preview" w:date="2026-01-01T00:00:00Z">
        <w:r>
          <w:delText xml:space="preserve"> </w:delText>
        </w:r>
      </w:del>
      <m:oMath>
        <m:sSup>
          <m:e>
            <m:r>
              <m:rPr>
                <m:sty m:val="bi"/>
              </m:rPr>
              <m:t>U</m:t>
            </m:r>
          </m:e>
          <m:sup>
            <m:r>
              <m:rPr>
                <m:sty m:val="p"/>
              </m:rPr>
              <m:t>⊤</m:t>
            </m:r>
          </m:sup>
        </m:sSup>
        <m:r>
          <m:rPr>
            <m:sty m:val="bi"/>
          </m:rPr>
          <m:t>U</m:t>
        </m:r>
      </m:oMath>
      <w:del w:id="12277" w:author="PR Preview" w:date="2026-01-01T00:00:00Z">
        <w:r>
          <w:delText xml:space="preserve"> </w:delText>
        </w:r>
      </w:del>
      <w:del w:id="12278" w:author="PR Preview" w:date="2026-01-01T00:00:00Z">
        <w:r>
          <w:delText xml:space="preserve">is the dot product of columns</w:delText>
        </w:r>
      </w:del>
      <w:del w:id="12279" w:author="PR Preview" w:date="2026-01-01T00:00:00Z">
        <w:r>
          <w:delText xml:space="preserve"> </w:delText>
        </w:r>
      </w:del>
      <m:oMath>
        <m:r>
          <m:t>i</m:t>
        </m:r>
      </m:oMath>
      <w:del w:id="12280" w:author="PR Preview" w:date="2026-01-01T00:00:00Z">
        <w:r>
          <w:delText xml:space="preserve"> </w:delText>
        </w:r>
      </w:del>
      <w:del w:id="12281" w:author="PR Preview" w:date="2026-01-01T00:00:00Z">
        <w:r>
          <w:delText xml:space="preserve">and</w:delText>
        </w:r>
      </w:del>
      <w:del w:id="12282" w:author="PR Preview" w:date="2026-01-01T00:00:00Z">
        <w:r>
          <w:delText xml:space="preserve"> </w:delText>
        </w:r>
      </w:del>
      <m:oMath>
        <m:r>
          <m:t>j</m:t>
        </m:r>
      </m:oMath>
      <w:del w:id="12283" w:author="PR Preview" w:date="2026-01-01T00:00:00Z">
        <w:r>
          <w:delText xml:space="preserve"> </w:delText>
        </w:r>
      </w:del>
      <w:del w:id="12284" w:author="PR Preview" w:date="2026-01-01T00:00:00Z">
        <w:r>
          <w:delText xml:space="preserve">of</w:delText>
        </w:r>
      </w:del>
      <w:del w:id="12285" w:author="PR Preview" w:date="2026-01-01T00:00:00Z">
        <w:r>
          <w:delText xml:space="preserve"> </w:delText>
        </w:r>
      </w:del>
      <m:oMath>
        <m:r>
          <m:rPr>
            <m:sty m:val="bi"/>
          </m:rPr>
          <m:t>U</m:t>
        </m:r>
      </m:oMath>
      <w:del w:id="12286" w:author="PR Preview" w:date="2026-01-01T00:00:00Z">
        <w:r>
          <w:delText xml:space="preserve">,</w:delText>
        </w:r>
      </w:del>
      <w:del w:id="12287" w:author="PR Preview" w:date="2026-01-01T00:00:00Z">
        <w:r>
          <w:delText xml:space="preserve"> </w:delText>
        </w:r>
      </w:del>
      <w:del w:id="12288" w:author="PR Preview" w:date="2026-01-01T00:00:00Z">
        <w:r>
          <w:delText xml:space="preserve">and those columns are</w:delText>
        </w:r>
      </w:del>
      <w:del w:id="12289" w:author="PR Preview" w:date="2026-01-01T00:00:00Z">
        <w:r>
          <w:delText xml:space="preserve"> </w:delText>
        </w:r>
      </w:del>
      <w:del w:id="12290" w:author="PR Preview" w:date="2026-01-01T00:00:00Z">
        <w:r>
          <w:delText xml:space="preserve">$\mathord{\smash[b]{\underset{\raise.3ex\hbox{$\scriptstyle\sim$}}{u}}\vphantom{u}}_1 = (\frac{1}{\sqrt{2}}, 0, \frac{1}{\sqrt{2}})$</w:delText>
        </w:r>
      </w:del>
      <w:del w:id="12291" w:author="PR Preview" w:date="2026-01-01T00:00:00Z">
        <w:r>
          <w:delText xml:space="preserve">,</w:delText>
        </w:r>
      </w:del>
      <w:del w:id="12292" w:author="PR Preview" w:date="2026-01-01T00:00:00Z">
        <w:r>
          <w:delText xml:space="preserve"> </w:delText>
        </w:r>
      </w:del>
      <w:del w:id="12293" w:author="PR Preview" w:date="2026-01-01T00:00:00Z">
        <w:r>
          <w:delText xml:space="preserve">$\mathord{\smash[b]{\underset{\raise.3ex\hbox{$\scriptstyle\sim$}}{u}}\vphantom{u}}_2 = (0, 1, 0)$</w:delText>
        </w:r>
      </w:del>
      <w:del w:id="12294" w:author="PR Preview" w:date="2026-01-01T00:00:00Z">
        <w:r>
          <w:delText xml:space="preserve"> </w:delText>
        </w:r>
      </w:del>
      <w:del w:id="12295" w:author="PR Preview" w:date="2026-01-01T00:00:00Z">
        <w:r>
          <w:delText xml:space="preserve">and</w:delText>
        </w:r>
      </w:del>
      <w:del w:id="12296" w:author="PR Preview" w:date="2026-01-01T00:00:00Z">
        <w:r>
          <w:delText xml:space="preserve"> </w:delText>
        </w:r>
      </w:del>
      <w:del w:id="12297" w:author="PR Preview" w:date="2026-01-01T00:00:00Z">
        <w:r>
          <w:delText xml:space="preserve">$\mathord{\smash[b]{\underset{\raise.3ex\hbox{$\scriptstyle\sim$}}{u}}\vphantom{u}}_3 = (\frac{1}{\sqrt{2}}, 0, -\frac{1}{\sqrt{2}})$</w:delText>
        </w:r>
      </w:del>
      <w:del w:id="12298" w:author="PR Preview" w:date="2026-01-01T00:00:00Z">
        <w:r>
          <w:delText xml:space="preserve">:</w:delText>
        </w:r>
      </w:del>
    </w:p>
    <w:p>
      <w:pPr>
        <w:pStyle w:val="BodyText"/>
      </w:pPr>
      <w:ins w:id="12299" w:author="PR Preview" w:date="2026-01-01T00:00:00Z">
        <w:r>
          <w:rPr>
            <w:b/>
            <w:bCs/>
          </w:rPr>
          <w:t xml:space="preserve">Example 151 (An SVD of a</w:t>
        </w:r>
      </w:ins>
      <w:ins w:id="12300" w:author="PR Preview" w:date="2026-01-01T00:00:00Z">
        <w:r>
          <w:rPr>
            <w:b/>
            <w:bCs/>
          </w:rPr>
          <w:t xml:space="preserve"> </w:t>
        </w:r>
      </w:ins>
      <m:oMath>
        <m:r>
          <m:t>3</m:t>
        </m:r>
        <m:r>
          <m:rPr>
            <m:sty m:val="p"/>
          </m:rPr>
          <m:t>×</m:t>
        </m:r>
        <m:r>
          <m:t>2</m:t>
        </m:r>
      </m:oMath>
      <w:ins w:id="12301" w:author="PR Preview" w:date="2026-01-01T00:00:00Z">
        <w:r>
          <w:rPr>
            <w:b/>
            <w:bCs/>
          </w:rPr>
          <w:t xml:space="preserve"> </w:t>
        </w:r>
      </w:ins>
      <w:ins w:id="12302" w:author="PR Preview" w:date="2026-01-01T00:00:00Z">
        <w:r>
          <w:rPr>
            <w:b/>
            <w:bCs/>
          </w:rPr>
          <w:t xml:space="preserve">matrix)</w:t>
        </w:r>
      </w:ins>
      <w:ins w:id="12303" w:author="PR Preview" w:date="2026-01-01T00:00:00Z">
        <w:r>
          <w:t xml:space="preserve"> </w:t>
        </w:r>
      </w:ins>
      <w:ins w:id="1230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12305" w:author="PR Preview" w:date="2026-01-01T00:00:00Z">
        <w:r>
          <w:t xml:space="preserve"> </w:t>
        </w:r>
      </w:ins>
      <w:ins w:id="12306" w:author="PR Preview" w:date="2026-01-01T00:00:00Z">
        <w:r>
          <w:t xml:space="preserve">is the orthogonal matrix</w:t>
        </w:r>
      </w:ins>
      <w:ins w:id="12307" w:author="PR Preview" w:date="2026-01-01T00:00:00Z">
        <w:r>
          <w:t xml:space="preserve"> </w:t>
        </w:r>
      </w:ins>
      <m:oMath>
        <m:r>
          <m:rPr>
            <m:sty m:val="bi"/>
          </m:rPr>
          <m:t>Q</m:t>
        </m:r>
      </m:oMath>
      <w:ins w:id="12308" w:author="PR Preview" w:date="2026-01-01T00:00:00Z">
        <w:r>
          <w:t xml:space="preserve"> </w:t>
        </w:r>
      </w:ins>
      <w:ins w:id="12309" w:author="PR Preview" w:date="2026-01-01T00:00:00Z">
        <w:r>
          <w:t xml:space="preserve">from</w:t>
        </w:r>
      </w:ins>
      <w:ins w:id="12310" w:author="PR Preview" w:date="2026-01-01T00:00:00Z">
        <w:r>
          <w:t xml:space="preserve"> </w:t>
        </w:r>
      </w:ins>
      <w:hyperlink w:anchor="exm-spectral">
        <w:ins w:id="12311" w:author="PR Preview" w:date="2026-01-01T00:00:00Z">
          <w:r>
            <w:rPr>
              <w:rStyle w:val="Hyperlink"/>
            </w:rPr>
            <w:t xml:space="preserve">Example 150</w:t>
          </w:r>
        </w:ins>
      </w:hyperlink>
      <w:ins w:id="12312" w:author="PR Preview" w:date="2026-01-01T00:00:00Z">
        <w:r>
          <w:t xml:space="preserve">.</w:t>
        </w:r>
      </w:ins>
      <w:ins w:id="12313" w:author="PR Preview" w:date="2026-01-01T00:00:00Z">
        <w:r>
          <w:t xml:space="preserve"> </w:t>
        </w:r>
      </w:ins>
      <m:oMath>
        <m:r>
          <m:rPr>
            <m:sty m:val="bi"/>
          </m:rPr>
          <m:t>U</m:t>
        </m:r>
      </m:oMath>
      <w:ins w:id="12314" w:author="PR Preview" w:date="2026-01-01T00:00:00Z">
        <w:r>
          <w:t xml:space="preserve"> </w:t>
        </w:r>
      </w:ins>
      <w:ins w:id="12315" w:author="PR Preview" w:date="2026-01-01T00:00:00Z">
        <w:r>
          <w:t xml:space="preserve">is orthogonal too.</w:t>
        </w:r>
      </w:ins>
      <w:ins w:id="12316" w:author="PR Preview" w:date="2026-01-01T00:00:00Z">
        <w:r>
          <w:t xml:space="preserve"> </w:t>
        </w:r>
      </w:ins>
      <w:ins w:id="12317" w:author="PR Preview" w:date="2026-01-01T00:00:00Z">
        <w:r>
          <w:t xml:space="preserve">Entry</w:t>
        </w:r>
      </w:ins>
      <w:ins w:id="12318" w:author="PR Preview" w:date="2026-01-01T00:00:00Z">
        <w:r>
          <w:t xml:space="preserve"> </w:t>
        </w:r>
      </w:ins>
      <m:oMath>
        <m:r>
          <m:rPr>
            <m:sty m:val="p"/>
          </m:rPr>
          <m:t>(</m:t>
        </m:r>
        <m:r>
          <m:t>i</m:t>
        </m:r>
        <m:r>
          <m:rPr>
            <m:sty m:val="p"/>
          </m:rPr>
          <m:t>,</m:t>
        </m:r>
        <m:r>
          <m:t>j</m:t>
        </m:r>
        <m:r>
          <m:rPr>
            <m:sty m:val="p"/>
          </m:rPr>
          <m:t>)</m:t>
        </m:r>
      </m:oMath>
      <w:ins w:id="12319" w:author="PR Preview" w:date="2026-01-01T00:00:00Z">
        <w:r>
          <w:t xml:space="preserve"> </w:t>
        </w:r>
      </w:ins>
      <w:ins w:id="12320" w:author="PR Preview" w:date="2026-01-01T00:00:00Z">
        <w:r>
          <w:t xml:space="preserve">of</w:t>
        </w:r>
      </w:ins>
      <w:ins w:id="12321" w:author="PR Preview" w:date="2026-01-01T00:00:00Z">
        <w:r>
          <w:t xml:space="preserve"> </w:t>
        </w:r>
      </w:ins>
      <m:oMath>
        <m:sSup>
          <m:e>
            <m:r>
              <m:rPr>
                <m:sty m:val="bi"/>
              </m:rPr>
              <m:t>U</m:t>
            </m:r>
          </m:e>
          <m:sup>
            <m:r>
              <m:rPr>
                <m:sty m:val="p"/>
              </m:rPr>
              <m:t>⊤</m:t>
            </m:r>
          </m:sup>
        </m:sSup>
        <m:r>
          <m:rPr>
            <m:sty m:val="bi"/>
          </m:rPr>
          <m:t>U</m:t>
        </m:r>
      </m:oMath>
      <w:ins w:id="12322" w:author="PR Preview" w:date="2026-01-01T00:00:00Z">
        <w:r>
          <w:t xml:space="preserve"> </w:t>
        </w:r>
      </w:ins>
      <w:ins w:id="12323" w:author="PR Preview" w:date="2026-01-01T00:00:00Z">
        <w:r>
          <w:t xml:space="preserve">is the dot product of columns</w:t>
        </w:r>
      </w:ins>
      <w:ins w:id="12324" w:author="PR Preview" w:date="2026-01-01T00:00:00Z">
        <w:r>
          <w:t xml:space="preserve"> </w:t>
        </w:r>
      </w:ins>
      <m:oMath>
        <m:r>
          <m:t>i</m:t>
        </m:r>
      </m:oMath>
      <w:ins w:id="12325" w:author="PR Preview" w:date="2026-01-01T00:00:00Z">
        <w:r>
          <w:t xml:space="preserve"> </w:t>
        </w:r>
      </w:ins>
      <w:ins w:id="12326" w:author="PR Preview" w:date="2026-01-01T00:00:00Z">
        <w:r>
          <w:t xml:space="preserve">and</w:t>
        </w:r>
      </w:ins>
      <w:ins w:id="12327" w:author="PR Preview" w:date="2026-01-01T00:00:00Z">
        <w:r>
          <w:t xml:space="preserve"> </w:t>
        </w:r>
      </w:ins>
      <m:oMath>
        <m:r>
          <m:t>j</m:t>
        </m:r>
      </m:oMath>
      <w:ins w:id="12328" w:author="PR Preview" w:date="2026-01-01T00:00:00Z">
        <w:r>
          <w:t xml:space="preserve"> </w:t>
        </w:r>
      </w:ins>
      <w:ins w:id="12329" w:author="PR Preview" w:date="2026-01-01T00:00:00Z">
        <w:r>
          <w:t xml:space="preserve">of</w:t>
        </w:r>
      </w:ins>
      <w:ins w:id="12330" w:author="PR Preview" w:date="2026-01-01T00:00:00Z">
        <w:r>
          <w:t xml:space="preserve"> </w:t>
        </w:r>
      </w:ins>
      <m:oMath>
        <m:r>
          <m:rPr>
            <m:sty m:val="bi"/>
          </m:rPr>
          <m:t>U</m:t>
        </m:r>
      </m:oMath>
      <w:ins w:id="12331" w:author="PR Preview" w:date="2026-01-01T00:00:00Z">
        <w:r>
          <w:t xml:space="preserve">,</w:t>
        </w:r>
      </w:ins>
      <w:ins w:id="12332" w:author="PR Preview" w:date="2026-01-01T00:00:00Z">
        <w:r>
          <w:t xml:space="preserve"> </w:t>
        </w:r>
      </w:ins>
      <w:ins w:id="12333" w:author="PR Preview" w:date="2026-01-01T00:00:00Z">
        <w:r>
          <w:t xml:space="preserve">and those columns are</w:t>
        </w:r>
      </w:ins>
      <w:ins w:id="12334" w:author="PR Preview" w:date="2026-01-01T00:00:00Z">
        <w:r>
          <w:t xml:space="preserve"> </w:t>
        </w:r>
      </w:ins>
      <w:ins w:id="12335" w:author="PR Preview" w:date="2026-01-01T00:00:00Z">
        <w:r>
          <w:t xml:space="preserve">$\mathord{\smash[b]{\underset{\raise.3ex\hbox{$\scriptstyle\sim$}}{u}}\vphantom{u}}_1 = (\frac{1}{\sqrt{2}}, 0, \frac{1}{\sqrt{2}})$</w:t>
        </w:r>
      </w:ins>
      <w:ins w:id="12336" w:author="PR Preview" w:date="2026-01-01T00:00:00Z">
        <w:r>
          <w:t xml:space="preserve">,</w:t>
        </w:r>
      </w:ins>
      <w:ins w:id="12337" w:author="PR Preview" w:date="2026-01-01T00:00:00Z">
        <w:r>
          <w:t xml:space="preserve"> </w:t>
        </w:r>
      </w:ins>
      <w:ins w:id="12338" w:author="PR Preview" w:date="2026-01-01T00:00:00Z">
        <w:r>
          <w:t xml:space="preserve">$\mathord{\smash[b]{\underset{\raise.3ex\hbox{$\scriptstyle\sim$}}{u}}\vphantom{u}}_2 = (0, 1, 0)$</w:t>
        </w:r>
      </w:ins>
      <w:ins w:id="12339" w:author="PR Preview" w:date="2026-01-01T00:00:00Z">
        <w:r>
          <w:t xml:space="preserve"> </w:t>
        </w:r>
      </w:ins>
      <w:ins w:id="12340" w:author="PR Preview" w:date="2026-01-01T00:00:00Z">
        <w:r>
          <w:t xml:space="preserve">and</w:t>
        </w:r>
      </w:ins>
      <w:ins w:id="12341" w:author="PR Preview" w:date="2026-01-01T00:00:00Z">
        <w:r>
          <w:t xml:space="preserve"> </w:t>
        </w:r>
      </w:ins>
      <w:ins w:id="12342" w:author="PR Preview" w:date="2026-01-01T00:00:00Z">
        <w:r>
          <w:t xml:space="preserve">$\mathord{\smash[b]{\underset{\raise.3ex\hbox{$\scriptstyle\sim$}}{u}}\vphantom{u}}_3 = (\frac{1}{\sqrt{2}}, 0, -\frac{1}{\sqrt{2}})$</w:t>
        </w:r>
      </w:ins>
      <w:ins w:id="12343" w:author="PR Preview" w:date="2026-01-01T00:00:00Z">
        <w:r>
          <w:t xml:space="preserve">:</w:t>
        </w:r>
      </w:ins>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3"/>
    <w:bookmarkStart w:id="504" w:name="rem-svd-not-unique"/>
    <w:p>
      <w:pPr>
        <w:pStyle w:val="BodyText"/>
      </w:pPr>
      <w:del w:id="12344" w:author="PR Preview" w:date="2026-01-01T00:00:00Z">
        <w:r>
          <w:rPr>
            <w:i/>
            <w:iCs/>
          </w:rPr>
          <w:delText xml:space="preserve">Remark 41</w:delText>
        </w:r>
      </w:del>
      <w:del w:id="12345" w:author="PR Preview" w:date="2026-01-01T00:00:00Z">
        <w:r>
          <w:delText xml:space="preserve"> (An SVD is not unique). </w:delText>
        </w:r>
      </w:del>
      <w:del w:id="12346" w:author="PR Preview" w:date="2026-01-01T00:00:00Z">
        <w:r>
          <w:delText xml:space="preserve">An SVD is not unique</w:delText>
        </w:r>
      </w:del>
      <w:del w:id="12347" w:author="PR Preview" w:date="2026-01-01T00:00:00Z">
        <w:r>
          <w:delText xml:space="preserve"> </w:delText>
        </w:r>
      </w:del>
      <w:del w:id="12348" w:author="PR Preview" w:date="2026-01-01T00:00:00Z">
        <w:r>
          <w:delText xml:space="preserve">(Banerjee and Roy 2014, chap. 12, Examples 12.2 and 12.3, p. 378)</w:delText>
        </w:r>
      </w:del>
      <w:del w:id="12349" w:author="PR Preview" w:date="2026-01-01T00:00:00Z">
        <w:r>
          <w:delText xml:space="preserve">.</w:delText>
        </w:r>
      </w:del>
      <w:del w:id="12350" w:author="PR Preview" w:date="2026-01-01T00:00:00Z">
        <w:r>
          <w:delText xml:space="preserve"> </w:delText>
        </w:r>
      </w:del>
      <w:del w:id="12351" w:author="PR Preview" w:date="2026-01-01T00:00:00Z">
        <w:r>
          <w:delText xml:space="preserve">For any</w:delText>
        </w:r>
      </w:del>
      <w:del w:id="12352" w:author="PR Preview" w:date="2026-01-01T00:00:00Z">
        <w:r>
          <w:delText xml:space="preserve"> </w:delText>
        </w:r>
      </w:del>
      <m:oMath>
        <m:r>
          <m:t>i</m:t>
        </m:r>
        <m:r>
          <m:rPr>
            <m:sty m:val="p"/>
          </m:rPr>
          <m:t>≤</m:t>
        </m:r>
        <m:r>
          <m:t>r</m:t>
        </m:r>
      </m:oMath>
      <w:del w:id="12353" w:author="PR Preview" w:date="2026-01-01T00:00:00Z">
        <w:r>
          <w:delText xml:space="preserve">,</w:delText>
        </w:r>
      </w:del>
      <w:del w:id="12354" w:author="PR Preview" w:date="2026-01-01T00:00:00Z">
        <w:r>
          <w:delText xml:space="preserve"> </w:delText>
        </w:r>
      </w:del>
      <w:del w:id="12355" w:author="PR Preview" w:date="2026-01-01T00:00:00Z">
        <w:r>
          <w:delText xml:space="preserve">multiplying column</w:delText>
        </w:r>
      </w:del>
      <w:del w:id="12356" w:author="PR Preview" w:date="2026-01-01T00:00:00Z">
        <w:r>
          <w:delText xml:space="preserve"> </w:delText>
        </w:r>
      </w:del>
      <m:oMath>
        <m:r>
          <m:t>i</m:t>
        </m:r>
      </m:oMath>
      <w:del w:id="12357" w:author="PR Preview" w:date="2026-01-01T00:00:00Z">
        <w:r>
          <w:delText xml:space="preserve"> </w:delText>
        </w:r>
      </w:del>
      <w:del w:id="12358" w:author="PR Preview" w:date="2026-01-01T00:00:00Z">
        <w:r>
          <w:delText xml:space="preserve">of both</w:delText>
        </w:r>
      </w:del>
      <w:del w:id="12359" w:author="PR Preview" w:date="2026-01-01T00:00:00Z">
        <w:r>
          <w:delText xml:space="preserve"> </w:delText>
        </w:r>
      </w:del>
      <m:oMath>
        <m:r>
          <m:rPr>
            <m:sty m:val="bi"/>
          </m:rPr>
          <m:t>U</m:t>
        </m:r>
      </m:oMath>
      <w:del w:id="12360" w:author="PR Preview" w:date="2026-01-01T00:00:00Z">
        <w:r>
          <w:delText xml:space="preserve"> </w:delText>
        </w:r>
      </w:del>
      <w:del w:id="12361" w:author="PR Preview" w:date="2026-01-01T00:00:00Z">
        <w:r>
          <w:delText xml:space="preserve">and</w:delText>
        </w:r>
      </w:del>
      <w:del w:id="12362" w:author="PR Preview" w:date="2026-01-01T00:00:00Z">
        <w:r>
          <w:delText xml:space="preserve"> </w:delText>
        </w:r>
      </w:del>
      <m:oMath>
        <m:r>
          <m:rPr>
            <m:sty m:val="bi"/>
          </m:rPr>
          <m:t>V</m:t>
        </m:r>
      </m:oMath>
      <w:del w:id="12363" w:author="PR Preview" w:date="2026-01-01T00:00:00Z">
        <w:r>
          <w:delText xml:space="preserve"> </w:delText>
        </w:r>
      </w:del>
      <w:del w:id="12364" w:author="PR Preview" w:date="2026-01-01T00:00:00Z">
        <w:r>
          <w:delText xml:space="preserve">by</w:delText>
        </w:r>
      </w:del>
      <w:del w:id="12365" w:author="PR Preview" w:date="2026-01-01T00:00:00Z">
        <w:r>
          <w:delText xml:space="preserve"> </w:delText>
        </w:r>
      </w:del>
      <m:oMath>
        <m:r>
          <m:rPr>
            <m:sty m:val="p"/>
          </m:rPr>
          <m:t>−</m:t>
        </m:r>
        <m:r>
          <m:t>1</m:t>
        </m:r>
      </m:oMath>
      <w:del w:id="12366" w:author="PR Preview" w:date="2026-01-01T00:00:00Z">
        <w:r>
          <w:delText xml:space="preserve"> </w:delText>
        </w:r>
      </w:del>
      <w:del w:id="12367" w:author="PR Preview" w:date="2026-01-01T00:00:00Z">
        <w:r>
          <w:delText xml:space="preserve">gives another one.</w:delText>
        </w:r>
      </w:del>
      <w:del w:id="12368" w:author="PR Preview" w:date="2026-01-01T00:00:00Z">
        <w:r>
          <w:delText xml:space="preserve"> </w:delText>
        </w:r>
      </w:del>
      <w:del w:id="12369" w:author="PR Preview" w:date="2026-01-01T00:00:00Z">
        <w:r>
          <w:delText xml:space="preserve">The singular values do not depend on which SVD is chosen</w:delText>
        </w:r>
      </w:del>
      <w:del w:id="12370" w:author="PR Preview" w:date="2026-01-01T00:00:00Z">
        <w:r>
          <w:delText xml:space="preserve"> </w:delText>
        </w:r>
      </w:del>
      <w:del w:id="12371" w:author="PR Preview" w:date="2026-01-01T00:00:00Z">
        <w:r>
          <w:delText xml:space="preserve">(Banerjee and Roy 2014, chap. 12, pp. 371 and 378)</w:delText>
        </w:r>
      </w:del>
      <w:del w:id="12372" w:author="PR Preview" w:date="2026-01-01T00:00:00Z">
        <w:r>
          <w:delText xml:space="preserve">.</w:delText>
        </w:r>
      </w:del>
    </w:p>
    <w:p>
      <w:pPr>
        <w:pStyle w:val="BodyText"/>
      </w:pPr>
      <w:del w:id="12373" w:author="PR Preview" w:date="2026-01-01T00:00:00Z">
        <w:r>
          <w:delText xml:space="preserve">For example, in</w:delText>
        </w:r>
      </w:del>
      <w:del w:id="12374" w:author="PR Preview" w:date="2026-01-01T00:00:00Z">
        <w:r>
          <w:delText xml:space="preserve"> </w:delText>
        </w:r>
      </w:del>
      <w:hyperlink w:anchor="exm-svd">
        <w:del w:id="12375" w:author="PR Preview" w:date="2026-01-01T00:00:00Z">
          <w:r>
            <w:rPr>
              <w:rStyle w:val="Hyperlink"/>
            </w:rPr>
            <w:delText xml:space="preserve">Example 149</w:delText>
          </w:r>
        </w:del>
      </w:hyperlink>
      <w:del w:id="12376" w:author="PR Preview" w:date="2026-01-01T00:00:00Z">
        <w:r>
          <w:delText xml:space="preserve">,</w:delText>
        </w:r>
      </w:del>
      <w:del w:id="12377" w:author="PR Preview" w:date="2026-01-01T00:00:00Z">
        <w:r>
          <w:delText xml:space="preserve"> </w:delText>
        </w:r>
      </w:del>
      <w:del w:id="12378" w:author="PR Preview" w:date="2026-01-01T00:00:00Z">
        <w:r>
          <w:delText xml:space="preserve">multiplying the first columns of</w:delText>
        </w:r>
      </w:del>
      <w:del w:id="12379" w:author="PR Preview" w:date="2026-01-01T00:00:00Z">
        <w:r>
          <w:delText xml:space="preserve"> </w:delText>
        </w:r>
      </w:del>
      <m:oMath>
        <m:r>
          <m:rPr>
            <m:sty m:val="bi"/>
          </m:rPr>
          <m:t>U</m:t>
        </m:r>
      </m:oMath>
      <w:del w:id="12380" w:author="PR Preview" w:date="2026-01-01T00:00:00Z">
        <w:r>
          <w:delText xml:space="preserve"> </w:delText>
        </w:r>
      </w:del>
      <w:del w:id="12381" w:author="PR Preview" w:date="2026-01-01T00:00:00Z">
        <w:r>
          <w:delText xml:space="preserve">and</w:delText>
        </w:r>
      </w:del>
      <w:del w:id="12382" w:author="PR Preview" w:date="2026-01-01T00:00:00Z">
        <w:r>
          <w:delText xml:space="preserve"> </w:delText>
        </w:r>
      </w:del>
      <m:oMath>
        <m:r>
          <m:rPr>
            <m:sty m:val="bi"/>
          </m:rPr>
          <m:t>V</m:t>
        </m:r>
      </m:oMath>
      <w:del w:id="12383" w:author="PR Preview" w:date="2026-01-01T00:00:00Z">
        <w:r>
          <w:delText xml:space="preserve"> </w:delText>
        </w:r>
      </w:del>
      <w:del w:id="12384" w:author="PR Preview" w:date="2026-01-01T00:00:00Z">
        <w:r>
          <w:delText xml:space="preserve">by</w:delText>
        </w:r>
      </w:del>
      <w:del w:id="12385" w:author="PR Preview" w:date="2026-01-01T00:00:00Z">
        <w:r>
          <w:delText xml:space="preserve"> </w:delText>
        </w:r>
      </w:del>
      <m:oMath>
        <m:r>
          <m:rPr>
            <m:sty m:val="p"/>
          </m:rPr>
          <m:t>−</m:t>
        </m:r>
        <m:r>
          <m:t>1</m:t>
        </m:r>
      </m:oMath>
      <w:del w:id="12386" w:author="PR Preview" w:date="2026-01-01T00:00:00Z">
        <w:r>
          <w:delText xml:space="preserve"> </w:delText>
        </w:r>
      </w:del>
      <w:del w:id="12387" w:author="PR Preview" w:date="2026-01-01T00:00:00Z">
        <w:r>
          <w:delText xml:space="preserve">gives</w:delText>
        </w:r>
      </w:del>
    </w:p>
    <w:p>
      <w:pPr>
        <w:pStyle w:val="BodyText"/>
      </w:pPr>
      <w:ins w:id="12388" w:author="PR Preview" w:date="2026-01-01T00:00:00Z">
        <w:r>
          <w:rPr>
            <w:i/>
            <w:iCs/>
          </w:rPr>
          <w:t xml:space="preserve">Remark 42</w:t>
        </w:r>
      </w:ins>
      <w:ins w:id="12389" w:author="PR Preview" w:date="2026-01-01T00:00:00Z">
        <w:r>
          <w:t xml:space="preserve"> (An SVD is not unique). </w:t>
        </w:r>
      </w:ins>
      <w:ins w:id="12390" w:author="PR Preview" w:date="2026-01-01T00:00:00Z">
        <w:r>
          <w:t xml:space="preserve">An SVD is not unique</w:t>
        </w:r>
      </w:ins>
      <w:ins w:id="12391" w:author="PR Preview" w:date="2026-01-01T00:00:00Z">
        <w:r>
          <w:t xml:space="preserve"> </w:t>
        </w:r>
      </w:ins>
      <w:ins w:id="12392" w:author="PR Preview" w:date="2026-01-01T00:00:00Z">
        <w:r>
          <w:t xml:space="preserve">[47, Ch. 12], Examples 12.2 and 12.3, p. 378</w:t>
        </w:r>
      </w:ins>
      <w:ins w:id="12393" w:author="PR Preview" w:date="2026-01-01T00:00:00Z">
        <w:r>
          <w:t xml:space="preserve">.</w:t>
        </w:r>
      </w:ins>
      <w:ins w:id="12394" w:author="PR Preview" w:date="2026-01-01T00:00:00Z">
        <w:r>
          <w:t xml:space="preserve"> </w:t>
        </w:r>
      </w:ins>
      <w:ins w:id="12395" w:author="PR Preview" w:date="2026-01-01T00:00:00Z">
        <w:r>
          <w:t xml:space="preserve">For any</w:t>
        </w:r>
      </w:ins>
      <w:ins w:id="12396" w:author="PR Preview" w:date="2026-01-01T00:00:00Z">
        <w:r>
          <w:t xml:space="preserve"> </w:t>
        </w:r>
      </w:ins>
      <m:oMath>
        <m:r>
          <m:t>i</m:t>
        </m:r>
        <m:r>
          <m:rPr>
            <m:sty m:val="p"/>
          </m:rPr>
          <m:t>≤</m:t>
        </m:r>
        <m:r>
          <m:t>r</m:t>
        </m:r>
      </m:oMath>
      <w:ins w:id="12397" w:author="PR Preview" w:date="2026-01-01T00:00:00Z">
        <w:r>
          <w:t xml:space="preserve">,</w:t>
        </w:r>
      </w:ins>
      <w:ins w:id="12398" w:author="PR Preview" w:date="2026-01-01T00:00:00Z">
        <w:r>
          <w:t xml:space="preserve"> </w:t>
        </w:r>
      </w:ins>
      <w:ins w:id="12399" w:author="PR Preview" w:date="2026-01-01T00:00:00Z">
        <w:r>
          <w:t xml:space="preserve">multiplying column</w:t>
        </w:r>
      </w:ins>
      <w:ins w:id="12400" w:author="PR Preview" w:date="2026-01-01T00:00:00Z">
        <w:r>
          <w:t xml:space="preserve"> </w:t>
        </w:r>
      </w:ins>
      <m:oMath>
        <m:r>
          <m:t>i</m:t>
        </m:r>
      </m:oMath>
      <w:ins w:id="12401" w:author="PR Preview" w:date="2026-01-01T00:00:00Z">
        <w:r>
          <w:t xml:space="preserve"> </w:t>
        </w:r>
      </w:ins>
      <w:ins w:id="12402" w:author="PR Preview" w:date="2026-01-01T00:00:00Z">
        <w:r>
          <w:t xml:space="preserve">of both</w:t>
        </w:r>
      </w:ins>
      <w:ins w:id="12403" w:author="PR Preview" w:date="2026-01-01T00:00:00Z">
        <w:r>
          <w:t xml:space="preserve"> </w:t>
        </w:r>
      </w:ins>
      <m:oMath>
        <m:r>
          <m:rPr>
            <m:sty m:val="bi"/>
          </m:rPr>
          <m:t>U</m:t>
        </m:r>
      </m:oMath>
      <w:ins w:id="12404" w:author="PR Preview" w:date="2026-01-01T00:00:00Z">
        <w:r>
          <w:t xml:space="preserve"> </w:t>
        </w:r>
      </w:ins>
      <w:ins w:id="12405" w:author="PR Preview" w:date="2026-01-01T00:00:00Z">
        <w:r>
          <w:t xml:space="preserve">and</w:t>
        </w:r>
      </w:ins>
      <w:ins w:id="12406" w:author="PR Preview" w:date="2026-01-01T00:00:00Z">
        <w:r>
          <w:t xml:space="preserve"> </w:t>
        </w:r>
      </w:ins>
      <m:oMath>
        <m:r>
          <m:rPr>
            <m:sty m:val="bi"/>
          </m:rPr>
          <m:t>V</m:t>
        </m:r>
      </m:oMath>
      <w:ins w:id="12407" w:author="PR Preview" w:date="2026-01-01T00:00:00Z">
        <w:r>
          <w:t xml:space="preserve"> </w:t>
        </w:r>
      </w:ins>
      <w:ins w:id="12408" w:author="PR Preview" w:date="2026-01-01T00:00:00Z">
        <w:r>
          <w:t xml:space="preserve">by</w:t>
        </w:r>
      </w:ins>
      <w:ins w:id="12409" w:author="PR Preview" w:date="2026-01-01T00:00:00Z">
        <w:r>
          <w:t xml:space="preserve"> </w:t>
        </w:r>
      </w:ins>
      <m:oMath>
        <m:r>
          <m:rPr>
            <m:sty m:val="p"/>
          </m:rPr>
          <m:t>−</m:t>
        </m:r>
        <m:r>
          <m:t>1</m:t>
        </m:r>
      </m:oMath>
      <w:ins w:id="12410" w:author="PR Preview" w:date="2026-01-01T00:00:00Z">
        <w:r>
          <w:t xml:space="preserve"> </w:t>
        </w:r>
      </w:ins>
      <w:ins w:id="12411" w:author="PR Preview" w:date="2026-01-01T00:00:00Z">
        <w:r>
          <w:t xml:space="preserve">gives another one.</w:t>
        </w:r>
      </w:ins>
      <w:ins w:id="12412" w:author="PR Preview" w:date="2026-01-01T00:00:00Z">
        <w:r>
          <w:t xml:space="preserve"> </w:t>
        </w:r>
      </w:ins>
      <w:ins w:id="12413" w:author="PR Preview" w:date="2026-01-01T00:00:00Z">
        <w:r>
          <w:t xml:space="preserve">The singular values do not depend on which SVD is chosen</w:t>
        </w:r>
      </w:ins>
      <w:ins w:id="12414" w:author="PR Preview" w:date="2026-01-01T00:00:00Z">
        <w:r>
          <w:t xml:space="preserve"> </w:t>
        </w:r>
      </w:ins>
      <w:ins w:id="12415" w:author="PR Preview" w:date="2026-01-01T00:00:00Z">
        <w:r>
          <w:t xml:space="preserve">[47, Ch. 12], pp. 371 and 378</w:t>
        </w:r>
      </w:ins>
      <w:ins w:id="12416" w:author="PR Preview" w:date="2026-01-01T00:00:00Z">
        <w:r>
          <w:t xml:space="preserve">.</w:t>
        </w:r>
      </w:ins>
    </w:p>
    <w:p>
      <w:pPr>
        <w:pStyle w:val="BodyText"/>
      </w:pPr>
      <w:ins w:id="12417" w:author="PR Preview" w:date="2026-01-01T00:00:00Z">
        <w:r>
          <w:t xml:space="preserve">For example, in</w:t>
        </w:r>
      </w:ins>
      <w:ins w:id="12418" w:author="PR Preview" w:date="2026-01-01T00:00:00Z">
        <w:r>
          <w:t xml:space="preserve"> </w:t>
        </w:r>
      </w:ins>
      <w:hyperlink w:anchor="exm-svd">
        <w:ins w:id="12419" w:author="PR Preview" w:date="2026-01-01T00:00:00Z">
          <w:r>
            <w:rPr>
              <w:rStyle w:val="Hyperlink"/>
            </w:rPr>
            <w:t xml:space="preserve">Example 151</w:t>
          </w:r>
        </w:ins>
      </w:hyperlink>
      <w:ins w:id="12420" w:author="PR Preview" w:date="2026-01-01T00:00:00Z">
        <w:r>
          <w:t xml:space="preserve">,</w:t>
        </w:r>
      </w:ins>
      <w:ins w:id="12421" w:author="PR Preview" w:date="2026-01-01T00:00:00Z">
        <w:r>
          <w:t xml:space="preserve"> </w:t>
        </w:r>
      </w:ins>
      <w:ins w:id="12422" w:author="PR Preview" w:date="2026-01-01T00:00:00Z">
        <w:r>
          <w:t xml:space="preserve">multiplying the first columns of</w:t>
        </w:r>
      </w:ins>
      <w:ins w:id="12423" w:author="PR Preview" w:date="2026-01-01T00:00:00Z">
        <w:r>
          <w:t xml:space="preserve"> </w:t>
        </w:r>
      </w:ins>
      <m:oMath>
        <m:r>
          <m:rPr>
            <m:sty m:val="bi"/>
          </m:rPr>
          <m:t>U</m:t>
        </m:r>
      </m:oMath>
      <w:ins w:id="12424" w:author="PR Preview" w:date="2026-01-01T00:00:00Z">
        <w:r>
          <w:t xml:space="preserve"> </w:t>
        </w:r>
      </w:ins>
      <w:ins w:id="12425" w:author="PR Preview" w:date="2026-01-01T00:00:00Z">
        <w:r>
          <w:t xml:space="preserve">and</w:t>
        </w:r>
      </w:ins>
      <w:ins w:id="12426" w:author="PR Preview" w:date="2026-01-01T00:00:00Z">
        <w:r>
          <w:t xml:space="preserve"> </w:t>
        </w:r>
      </w:ins>
      <m:oMath>
        <m:r>
          <m:rPr>
            <m:sty m:val="bi"/>
          </m:rPr>
          <m:t>V</m:t>
        </m:r>
      </m:oMath>
      <w:ins w:id="12427" w:author="PR Preview" w:date="2026-01-01T00:00:00Z">
        <w:r>
          <w:t xml:space="preserve"> </w:t>
        </w:r>
      </w:ins>
      <w:ins w:id="12428" w:author="PR Preview" w:date="2026-01-01T00:00:00Z">
        <w:r>
          <w:t xml:space="preserve">by</w:t>
        </w:r>
      </w:ins>
      <w:ins w:id="12429" w:author="PR Preview" w:date="2026-01-01T00:00:00Z">
        <w:r>
          <w:t xml:space="preserve"> </w:t>
        </w:r>
      </w:ins>
      <m:oMath>
        <m:r>
          <m:rPr>
            <m:sty m:val="p"/>
          </m:rPr>
          <m:t>−</m:t>
        </m:r>
        <m:r>
          <m:t>1</m:t>
        </m:r>
      </m:oMath>
      <w:ins w:id="12430" w:author="PR Preview" w:date="2026-01-01T00:00:00Z">
        <w:r>
          <w:t xml:space="preserve"> </w:t>
        </w:r>
      </w:ins>
      <w:ins w:id="12431"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4"/>
    <w:bookmarkStart w:id="505" w:name="rem-svd-zero-singular-values"/>
    <w:p>
      <w:pPr>
        <w:pStyle w:val="BodyText"/>
      </w:pPr>
      <w:del w:id="12432" w:author="PR Preview" w:date="2026-01-01T00:00:00Z">
        <w:r>
          <w:rPr>
            <w:i/>
            <w:iCs/>
          </w:rPr>
          <w:delText xml:space="preserve">Remark 42</w:delText>
        </w:r>
      </w:del>
      <w:del w:id="12433" w:author="PR Preview" w:date="2026-01-01T00:00:00Z">
        <w:r>
          <w:delText xml:space="preserve"> (Counting zero singular values). </w:delText>
        </w:r>
      </w:del>
      <w:del w:id="12434" w:author="PR Preview" w:date="2026-01-01T00:00:00Z">
        <w:r>
          <w:delText xml:space="preserve">Some texts, and R’s</w:delText>
        </w:r>
      </w:del>
      <w:del w:id="12435" w:author="PR Preview" w:date="2026-01-01T00:00:00Z">
        <w:r>
          <w:delText xml:space="preserve"> </w:delText>
        </w:r>
      </w:del>
      <w:del w:id="12436" w:author="PR Preview" w:date="2026-01-01T00:00:00Z">
        <w:r>
          <w:rPr>
            <w:rStyle w:val="VerbatimChar"/>
          </w:rPr>
          <w:delText xml:space="preserve">svd()</w:delText>
        </w:r>
      </w:del>
      <w:del w:id="12437" w:author="PR Preview" w:date="2026-01-01T00:00:00Z">
        <w:r>
          <w:delText xml:space="preserve">,</w:delText>
        </w:r>
      </w:del>
      <w:del w:id="12438" w:author="PR Preview" w:date="2026-01-01T00:00:00Z">
        <w:r>
          <w:delText xml:space="preserve"> </w:delText>
        </w:r>
      </w:del>
      <w:del w:id="12439" w:author="PR Preview" w:date="2026-01-01T00:00:00Z">
        <w:r>
          <w:delText xml:space="preserve">also count</w:delText>
        </w:r>
      </w:del>
      <w:del w:id="12440" w:author="PR Preview" w:date="2026-01-01T00:00:00Z">
        <w:r>
          <w:delText xml:space="preserve"> </w:delText>
        </w:r>
      </w:del>
      <m:oMath>
        <m:r>
          <m:rPr>
            <m:sty m:val="p"/>
          </m:rPr>
          <m:t>min</m:t>
        </m:r>
        <m:r>
          <m:rPr>
            <m:sty m:val="p"/>
          </m:rPr>
          <m:t>(</m:t>
        </m:r>
        <m:r>
          <m:t>n</m:t>
        </m:r>
        <m:r>
          <m:rPr>
            <m:sty m:val="p"/>
          </m:rPr>
          <m:t>,</m:t>
        </m:r>
        <m:r>
          <m:t>p</m:t>
        </m:r>
        <m:r>
          <m:rPr>
            <m:sty m:val="p"/>
          </m:rPr>
          <m:t>)</m:t>
        </m:r>
        <m:r>
          <m:rPr>
            <m:sty m:val="p"/>
          </m:rPr>
          <m:t>−</m:t>
        </m:r>
        <m:r>
          <m:t>r</m:t>
        </m:r>
      </m:oMath>
      <w:del w:id="12441" w:author="PR Preview" w:date="2026-01-01T00:00:00Z">
        <w:r>
          <w:delText xml:space="preserve"> </w:delText>
        </w:r>
      </w:del>
      <w:del w:id="12442" w:author="PR Preview" w:date="2026-01-01T00:00:00Z">
        <w:r>
          <w:delText xml:space="preserve">singular values equal to</w:delText>
        </w:r>
      </w:del>
      <w:del w:id="12443" w:author="PR Preview" w:date="2026-01-01T00:00:00Z">
        <w:r>
          <w:delText xml:space="preserve"> </w:delText>
        </w:r>
      </w:del>
      <m:oMath>
        <m:r>
          <m:t>0</m:t>
        </m:r>
      </m:oMath>
      <w:del w:id="12444" w:author="PR Preview" w:date="2026-01-01T00:00:00Z">
        <w:r>
          <w:delText xml:space="preserve">,</w:delText>
        </w:r>
      </w:del>
      <w:del w:id="12445" w:author="PR Preview" w:date="2026-01-01T00:00:00Z">
        <w:r>
          <w:delText xml:space="preserve"> </w:delText>
        </w:r>
      </w:del>
      <w:del w:id="12446" w:author="PR Preview" w:date="2026-01-01T00:00:00Z">
        <w:r>
          <w:delText xml:space="preserve">so that every</w:delText>
        </w:r>
      </w:del>
      <w:del w:id="12447" w:author="PR Preview" w:date="2026-01-01T00:00:00Z">
        <w:r>
          <w:delText xml:space="preserve"> </w:delText>
        </w:r>
      </w:del>
      <m:oMath>
        <m:r>
          <m:t>n</m:t>
        </m:r>
        <m:r>
          <m:rPr>
            <m:sty m:val="p"/>
          </m:rPr>
          <m:t>×</m:t>
        </m:r>
        <m:r>
          <m:t>p</m:t>
        </m:r>
      </m:oMath>
      <w:del w:id="12448" w:author="PR Preview" w:date="2026-01-01T00:00:00Z">
        <w:r>
          <w:delText xml:space="preserve"> </w:delText>
        </w:r>
      </w:del>
      <w:del w:id="12449" w:author="PR Preview" w:date="2026-01-01T00:00:00Z">
        <w:r>
          <w:delText xml:space="preserve">matrix has</w:delText>
        </w:r>
      </w:del>
      <w:del w:id="12450" w:author="PR Preview" w:date="2026-01-01T00:00:00Z">
        <w:r>
          <w:delText xml:space="preserve"> </w:delText>
        </w:r>
      </w:del>
      <m:oMath>
        <m:r>
          <m:rPr>
            <m:sty m:val="p"/>
          </m:rPr>
          <m:t>min</m:t>
        </m:r>
        <m:r>
          <m:rPr>
            <m:sty m:val="p"/>
          </m:rPr>
          <m:t>(</m:t>
        </m:r>
        <m:r>
          <m:t>n</m:t>
        </m:r>
        <m:r>
          <m:rPr>
            <m:sty m:val="p"/>
          </m:rPr>
          <m:t>,</m:t>
        </m:r>
        <m:r>
          <m:t>p</m:t>
        </m:r>
        <m:r>
          <m:rPr>
            <m:sty m:val="p"/>
          </m:rPr>
          <m:t>)</m:t>
        </m:r>
      </m:oMath>
      <w:del w:id="12451" w:author="PR Preview" w:date="2026-01-01T00:00:00Z">
        <w:r>
          <w:delText xml:space="preserve"> </w:delText>
        </w:r>
      </w:del>
      <w:del w:id="12452" w:author="PR Preview" w:date="2026-01-01T00:00:00Z">
        <w:r>
          <w:delText xml:space="preserve">singular values.</w:delText>
        </w:r>
      </w:del>
    </w:p>
    <w:p>
      <w:pPr>
        <w:pStyle w:val="BodyText"/>
      </w:pPr>
      <w:ins w:id="12453" w:author="PR Preview" w:date="2026-01-01T00:00:00Z">
        <w:r>
          <w:rPr>
            <w:i/>
            <w:iCs/>
          </w:rPr>
          <w:t xml:space="preserve">Remark 43</w:t>
        </w:r>
      </w:ins>
      <w:ins w:id="12454" w:author="PR Preview" w:date="2026-01-01T00:00:00Z">
        <w:r>
          <w:t xml:space="preserve"> (Counting zero singular values). </w:t>
        </w:r>
      </w:ins>
      <w:ins w:id="12455" w:author="PR Preview" w:date="2026-01-01T00:00:00Z">
        <w:r>
          <w:t xml:space="preserve">Some texts, and R’s</w:t>
        </w:r>
      </w:ins>
      <w:ins w:id="12456" w:author="PR Preview" w:date="2026-01-01T00:00:00Z">
        <w:r>
          <w:t xml:space="preserve"> </w:t>
        </w:r>
      </w:ins>
      <w:ins w:id="12457" w:author="PR Preview" w:date="2026-01-01T00:00:00Z">
        <w:r>
          <w:rPr>
            <w:rStyle w:val="VerbatimChar"/>
          </w:rPr>
          <w:t xml:space="preserve">svd()</w:t>
        </w:r>
      </w:ins>
      <w:ins w:id="12458" w:author="PR Preview" w:date="2026-01-01T00:00:00Z">
        <w:r>
          <w:t xml:space="preserve">,</w:t>
        </w:r>
      </w:ins>
      <w:ins w:id="12459" w:author="PR Preview" w:date="2026-01-01T00:00:00Z">
        <w:r>
          <w:t xml:space="preserve"> </w:t>
        </w:r>
      </w:ins>
      <w:ins w:id="12460" w:author="PR Preview" w:date="2026-01-01T00:00:00Z">
        <w:r>
          <w:t xml:space="preserve">also count</w:t>
        </w:r>
      </w:ins>
      <w:ins w:id="12461" w:author="PR Preview" w:date="2026-01-01T00:00:00Z">
        <w:r>
          <w:t xml:space="preserve"> </w:t>
        </w:r>
      </w:ins>
      <m:oMath>
        <m:r>
          <m:rPr>
            <m:sty m:val="p"/>
          </m:rPr>
          <m:t>min</m:t>
        </m:r>
        <m:r>
          <m:rPr>
            <m:sty m:val="p"/>
          </m:rPr>
          <m:t>(</m:t>
        </m:r>
        <m:r>
          <m:t>n</m:t>
        </m:r>
        <m:r>
          <m:rPr>
            <m:sty m:val="p"/>
          </m:rPr>
          <m:t>,</m:t>
        </m:r>
        <m:r>
          <m:t>p</m:t>
        </m:r>
        <m:r>
          <m:rPr>
            <m:sty m:val="p"/>
          </m:rPr>
          <m:t>)</m:t>
        </m:r>
        <m:r>
          <m:rPr>
            <m:sty m:val="p"/>
          </m:rPr>
          <m:t>−</m:t>
        </m:r>
        <m:r>
          <m:t>r</m:t>
        </m:r>
      </m:oMath>
      <w:ins w:id="12462" w:author="PR Preview" w:date="2026-01-01T00:00:00Z">
        <w:r>
          <w:t xml:space="preserve"> </w:t>
        </w:r>
      </w:ins>
      <w:ins w:id="12463" w:author="PR Preview" w:date="2026-01-01T00:00:00Z">
        <w:r>
          <w:t xml:space="preserve">singular values equal to</w:t>
        </w:r>
      </w:ins>
      <w:ins w:id="12464" w:author="PR Preview" w:date="2026-01-01T00:00:00Z">
        <w:r>
          <w:t xml:space="preserve"> </w:t>
        </w:r>
      </w:ins>
      <m:oMath>
        <m:r>
          <m:t>0</m:t>
        </m:r>
      </m:oMath>
      <w:ins w:id="12465" w:author="PR Preview" w:date="2026-01-01T00:00:00Z">
        <w:r>
          <w:t xml:space="preserve">,</w:t>
        </w:r>
      </w:ins>
      <w:ins w:id="12466" w:author="PR Preview" w:date="2026-01-01T00:00:00Z">
        <w:r>
          <w:t xml:space="preserve"> </w:t>
        </w:r>
      </w:ins>
      <w:ins w:id="12467" w:author="PR Preview" w:date="2026-01-01T00:00:00Z">
        <w:r>
          <w:t xml:space="preserve">so that every</w:t>
        </w:r>
      </w:ins>
      <w:ins w:id="12468" w:author="PR Preview" w:date="2026-01-01T00:00:00Z">
        <w:r>
          <w:t xml:space="preserve"> </w:t>
        </w:r>
      </w:ins>
      <m:oMath>
        <m:r>
          <m:t>n</m:t>
        </m:r>
        <m:r>
          <m:rPr>
            <m:sty m:val="p"/>
          </m:rPr>
          <m:t>×</m:t>
        </m:r>
        <m:r>
          <m:t>p</m:t>
        </m:r>
      </m:oMath>
      <w:ins w:id="12469" w:author="PR Preview" w:date="2026-01-01T00:00:00Z">
        <w:r>
          <w:t xml:space="preserve"> </w:t>
        </w:r>
      </w:ins>
      <w:ins w:id="12470" w:author="PR Preview" w:date="2026-01-01T00:00:00Z">
        <w:r>
          <w:t xml:space="preserve">matrix has</w:t>
        </w:r>
      </w:ins>
      <w:ins w:id="12471" w:author="PR Preview" w:date="2026-01-01T00:00:00Z">
        <w:r>
          <w:t xml:space="preserve"> </w:t>
        </w:r>
      </w:ins>
      <m:oMath>
        <m:r>
          <m:rPr>
            <m:sty m:val="p"/>
          </m:rPr>
          <m:t>min</m:t>
        </m:r>
        <m:r>
          <m:rPr>
            <m:sty m:val="p"/>
          </m:rPr>
          <m:t>(</m:t>
        </m:r>
        <m:r>
          <m:t>n</m:t>
        </m:r>
        <m:r>
          <m:rPr>
            <m:sty m:val="p"/>
          </m:rPr>
          <m:t>,</m:t>
        </m:r>
        <m:r>
          <m:t>p</m:t>
        </m:r>
        <m:r>
          <m:rPr>
            <m:sty m:val="p"/>
          </m:rPr>
          <m:t>)</m:t>
        </m:r>
      </m:oMath>
      <w:ins w:id="12472" w:author="PR Preview" w:date="2026-01-01T00:00:00Z">
        <w:r>
          <w:t xml:space="preserve"> </w:t>
        </w:r>
      </w:ins>
      <w:ins w:id="12473" w:author="PR Preview" w:date="2026-01-01T00:00:00Z">
        <w:r>
          <w:t xml:space="preserve">singular values.</w:t>
        </w:r>
      </w:ins>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5"/>
    <w:bookmarkStart w:id="506" w:name="thm-svd-evd"/>
    <w:p>
      <w:pPr>
        <w:pStyle w:val="BodyText"/>
      </w:pPr>
      <w:del w:id="12474" w:author="PR Preview" w:date="2026-01-01T00:00:00Z">
        <w:r>
          <w:rPr>
            <w:b/>
            <w:bCs/>
          </w:rPr>
          <w:delText xml:space="preserve">Theorem 80 (An SVD gives an eigendecomposition of</w:delText>
        </w:r>
      </w:del>
      <w:del w:id="12475" w:author="PR Preview" w:date="2026-01-01T00:00:00Z">
        <w:r>
          <w:rPr>
            <w:b/>
            <w:bCs/>
          </w:rPr>
          <w:delText xml:space="preserve"> </w:delText>
        </w:r>
      </w:del>
      <m:oMath>
        <m:sSup>
          <m:e>
            <m:r>
              <m:rPr>
                <m:sty m:val="bi"/>
              </m:rPr>
              <m:t>A</m:t>
            </m:r>
          </m:e>
          <m:sup>
            <m:r>
              <m:rPr>
                <m:sty m:val="p"/>
              </m:rPr>
              <m:t>⊤</m:t>
            </m:r>
          </m:sup>
        </m:sSup>
        <m:r>
          <m:rPr>
            <m:sty m:val="bi"/>
          </m:rPr>
          <m:t>A</m:t>
        </m:r>
      </m:oMath>
      <w:del w:id="12476" w:author="PR Preview" w:date="2026-01-01T00:00:00Z">
        <w:r>
          <w:rPr>
            <w:b/>
            <w:bCs/>
          </w:rPr>
          <w:delText xml:space="preserve">)</w:delText>
        </w:r>
      </w:del>
      <w:del w:id="12477" w:author="PR Preview" w:date="2026-01-01T00:00:00Z">
        <w:r>
          <w:delText xml:space="preserve"> </w:delText>
        </w:r>
      </w:del>
      <w:del w:id="12478" w:author="PR Preview" w:date="2026-01-01T00:00:00Z">
        <w:r>
          <w:delText xml:space="preserve">Let</w:delText>
        </w:r>
      </w:del>
      <w:del w:id="12479"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12480" w:author="PR Preview" w:date="2026-01-01T00:00:00Z">
        <w:r>
          <w:delText xml:space="preserve"> </w:delText>
        </w:r>
      </w:del>
      <w:del w:id="12481" w:author="PR Preview" w:date="2026-01-01T00:00:00Z">
        <w:r>
          <w:delText xml:space="preserve">be a singular value decomposition (</w:delText>
        </w:r>
      </w:del>
      <w:hyperlink w:anchor="def-svd">
        <w:del w:id="12482" w:author="PR Preview" w:date="2026-01-01T00:00:00Z">
          <w:r>
            <w:rPr>
              <w:rStyle w:val="Hyperlink"/>
            </w:rPr>
            <w:delText xml:space="preserve">Definition 98</w:delText>
          </w:r>
        </w:del>
      </w:hyperlink>
      <w:del w:id="12483" w:author="PR Preview" w:date="2026-01-01T00:00:00Z">
        <w:r>
          <w:delText xml:space="preserve">) of an</w:delText>
        </w:r>
      </w:del>
      <w:del w:id="12484" w:author="PR Preview" w:date="2026-01-01T00:00:00Z">
        <w:r>
          <w:delText xml:space="preserve"> </w:delText>
        </w:r>
      </w:del>
      <m:oMath>
        <m:r>
          <m:t>n</m:t>
        </m:r>
        <m:r>
          <m:rPr>
            <m:sty m:val="p"/>
          </m:rPr>
          <m:t>×</m:t>
        </m:r>
        <m:r>
          <m:t>p</m:t>
        </m:r>
      </m:oMath>
      <w:del w:id="12485" w:author="PR Preview" w:date="2026-01-01T00:00:00Z">
        <w:r>
          <w:delText xml:space="preserve"> </w:delText>
        </w:r>
      </w:del>
      <w:del w:id="12486" w:author="PR Preview" w:date="2026-01-01T00:00:00Z">
        <w:r>
          <w:delText xml:space="preserve">matrix</w:delText>
        </w:r>
      </w:del>
      <w:del w:id="12487" w:author="PR Preview" w:date="2026-01-01T00:00:00Z">
        <w:r>
          <w:delText xml:space="preserve"> </w:delText>
        </w:r>
      </w:del>
      <m:oMath>
        <m:r>
          <m:rPr>
            <m:sty m:val="bi"/>
          </m:rPr>
          <m:t>A</m:t>
        </m:r>
      </m:oMath>
      <w:del w:id="12488" w:author="PR Preview" w:date="2026-01-01T00:00:00Z">
        <w:r>
          <w:delText xml:space="preserve"> </w:delText>
        </w:r>
      </w:del>
      <w:del w:id="12489" w:author="PR Preview" w:date="2026-01-01T00:00:00Z">
        <w:r>
          <w:delText xml:space="preserve">with singular values</w:delText>
        </w:r>
      </w:del>
      <w:del w:id="12490"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12491" w:author="PR Preview" w:date="2026-01-01T00:00:00Z">
        <w:r>
          <w:delText xml:space="preserve">.</w:delText>
        </w:r>
      </w:del>
      <w:del w:id="12492" w:author="PR Preview" w:date="2026-01-01T00:00:00Z">
        <w:r>
          <w:delText xml:space="preserve"> </w:delText>
        </w:r>
      </w:del>
      <w:del w:id="12493" w:author="PR Preview" w:date="2026-01-01T00:00:00Z">
        <w:r>
          <w:delText xml:space="preserve">Then</w:delText>
        </w:r>
      </w:del>
      <w:del w:id="12494" w:author="PR Preview" w:date="2026-01-01T00:00:00Z">
        <w:r>
          <w:delText xml:space="preserve"> </w:delText>
        </w:r>
      </w:del>
      <m:oMath>
        <m:sSup>
          <m:e>
            <m:r>
              <m:rPr>
                <m:sty m:val="bi"/>
              </m:rPr>
              <m:t>A</m:t>
            </m:r>
          </m:e>
          <m:sup>
            <m:r>
              <m:rPr>
                <m:sty m:val="p"/>
              </m:rPr>
              <m:t>⊤</m:t>
            </m:r>
          </m:sup>
        </m:sSup>
        <m:r>
          <m:rPr>
            <m:sty m:val="bi"/>
          </m:rPr>
          <m:t>A</m:t>
        </m:r>
      </m:oMath>
      <w:del w:id="12495" w:author="PR Preview" w:date="2026-01-01T00:00:00Z">
        <w:r>
          <w:delText xml:space="preserve"> </w:delText>
        </w:r>
      </w:del>
      <w:del w:id="12496" w:author="PR Preview" w:date="2026-01-01T00:00:00Z">
        <w:r>
          <w:delText xml:space="preserve">is symmetric (</w:delText>
        </w:r>
      </w:del>
      <w:hyperlink w:anchor="def-symmetric-matrix">
        <w:del w:id="12497" w:author="PR Preview" w:date="2026-01-01T00:00:00Z">
          <w:r>
            <w:rPr>
              <w:rStyle w:val="Hyperlink"/>
            </w:rPr>
            <w:delText xml:space="preserve">Definition 82</w:delText>
          </w:r>
        </w:del>
      </w:hyperlink>
      <w:del w:id="12498" w:author="PR Preview" w:date="2026-01-01T00:00:00Z">
        <w:r>
          <w:delText xml:space="preserve">), and</w:delText>
        </w:r>
      </w:del>
    </w:p>
    <w:p>
      <w:pPr>
        <w:pStyle w:val="BodyText"/>
      </w:pPr>
      <w:ins w:id="12499" w:author="PR Preview" w:date="2026-01-01T00:00:00Z">
        <w:r>
          <w:rPr>
            <w:b/>
            <w:bCs/>
          </w:rPr>
          <w:t xml:space="preserve">Theorem 81 (An SVD gives an eigendecomposition of</w:t>
        </w:r>
      </w:ins>
      <w:ins w:id="12500" w:author="PR Preview" w:date="2026-01-01T00:00:00Z">
        <w:r>
          <w:rPr>
            <w:b/>
            <w:bCs/>
          </w:rPr>
          <w:t xml:space="preserve"> </w:t>
        </w:r>
      </w:ins>
      <m:oMath>
        <m:sSup>
          <m:e>
            <m:r>
              <m:rPr>
                <m:sty m:val="bi"/>
              </m:rPr>
              <m:t>A</m:t>
            </m:r>
          </m:e>
          <m:sup>
            <m:r>
              <m:rPr>
                <m:sty m:val="p"/>
              </m:rPr>
              <m:t>⊤</m:t>
            </m:r>
          </m:sup>
        </m:sSup>
        <m:r>
          <m:rPr>
            <m:sty m:val="bi"/>
          </m:rPr>
          <m:t>A</m:t>
        </m:r>
      </m:oMath>
      <w:ins w:id="12501" w:author="PR Preview" w:date="2026-01-01T00:00:00Z">
        <w:r>
          <w:rPr>
            <w:b/>
            <w:bCs/>
          </w:rPr>
          <w:t xml:space="preserve">)</w:t>
        </w:r>
      </w:ins>
      <w:ins w:id="12502" w:author="PR Preview" w:date="2026-01-01T00:00:00Z">
        <w:r>
          <w:t xml:space="preserve"> </w:t>
        </w:r>
      </w:ins>
      <w:ins w:id="12503" w:author="PR Preview" w:date="2026-01-01T00:00:00Z">
        <w:r>
          <w:t xml:space="preserve">Let</w:t>
        </w:r>
      </w:ins>
      <w:ins w:id="12504"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12505" w:author="PR Preview" w:date="2026-01-01T00:00:00Z">
        <w:r>
          <w:t xml:space="preserve"> </w:t>
        </w:r>
      </w:ins>
      <w:ins w:id="12506" w:author="PR Preview" w:date="2026-01-01T00:00:00Z">
        <w:r>
          <w:t xml:space="preserve">be a singular value decomposition (</w:t>
        </w:r>
      </w:ins>
      <w:hyperlink w:anchor="def-svd">
        <w:ins w:id="12507" w:author="PR Preview" w:date="2026-01-01T00:00:00Z">
          <w:r>
            <w:rPr>
              <w:rStyle w:val="Hyperlink"/>
            </w:rPr>
            <w:t xml:space="preserve">Definition 98</w:t>
          </w:r>
        </w:ins>
      </w:hyperlink>
      <w:ins w:id="12508" w:author="PR Preview" w:date="2026-01-01T00:00:00Z">
        <w:r>
          <w:t xml:space="preserve">) of an</w:t>
        </w:r>
      </w:ins>
      <w:ins w:id="12509" w:author="PR Preview" w:date="2026-01-01T00:00:00Z">
        <w:r>
          <w:t xml:space="preserve"> </w:t>
        </w:r>
      </w:ins>
      <m:oMath>
        <m:r>
          <m:t>n</m:t>
        </m:r>
        <m:r>
          <m:rPr>
            <m:sty m:val="p"/>
          </m:rPr>
          <m:t>×</m:t>
        </m:r>
        <m:r>
          <m:t>p</m:t>
        </m:r>
      </m:oMath>
      <w:ins w:id="12510" w:author="PR Preview" w:date="2026-01-01T00:00:00Z">
        <w:r>
          <w:t xml:space="preserve"> </w:t>
        </w:r>
      </w:ins>
      <w:ins w:id="12511" w:author="PR Preview" w:date="2026-01-01T00:00:00Z">
        <w:r>
          <w:t xml:space="preserve">matrix</w:t>
        </w:r>
      </w:ins>
      <w:ins w:id="12512" w:author="PR Preview" w:date="2026-01-01T00:00:00Z">
        <w:r>
          <w:t xml:space="preserve"> </w:t>
        </w:r>
      </w:ins>
      <m:oMath>
        <m:r>
          <m:rPr>
            <m:sty m:val="bi"/>
          </m:rPr>
          <m:t>A</m:t>
        </m:r>
      </m:oMath>
      <w:ins w:id="12513" w:author="PR Preview" w:date="2026-01-01T00:00:00Z">
        <w:r>
          <w:t xml:space="preserve"> </w:t>
        </w:r>
      </w:ins>
      <w:ins w:id="12514" w:author="PR Preview" w:date="2026-01-01T00:00:00Z">
        <w:r>
          <w:t xml:space="preserve">with singular values</w:t>
        </w:r>
      </w:ins>
      <w:ins w:id="12515"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12516" w:author="PR Preview" w:date="2026-01-01T00:00:00Z">
        <w:r>
          <w:t xml:space="preserve">.</w:t>
        </w:r>
      </w:ins>
      <w:ins w:id="12517" w:author="PR Preview" w:date="2026-01-01T00:00:00Z">
        <w:r>
          <w:t xml:space="preserve"> </w:t>
        </w:r>
      </w:ins>
      <w:ins w:id="12518" w:author="PR Preview" w:date="2026-01-01T00:00:00Z">
        <w:r>
          <w:t xml:space="preserve">Then</w:t>
        </w:r>
      </w:ins>
      <w:ins w:id="12519" w:author="PR Preview" w:date="2026-01-01T00:00:00Z">
        <w:r>
          <w:t xml:space="preserve"> </w:t>
        </w:r>
      </w:ins>
      <m:oMath>
        <m:sSup>
          <m:e>
            <m:r>
              <m:rPr>
                <m:sty m:val="bi"/>
              </m:rPr>
              <m:t>A</m:t>
            </m:r>
          </m:e>
          <m:sup>
            <m:r>
              <m:rPr>
                <m:sty m:val="p"/>
              </m:rPr>
              <m:t>⊤</m:t>
            </m:r>
          </m:sup>
        </m:sSup>
        <m:r>
          <m:rPr>
            <m:sty m:val="bi"/>
          </m:rPr>
          <m:t>A</m:t>
        </m:r>
      </m:oMath>
      <w:ins w:id="12520" w:author="PR Preview" w:date="2026-01-01T00:00:00Z">
        <w:r>
          <w:t xml:space="preserve"> </w:t>
        </w:r>
      </w:ins>
      <w:ins w:id="12521" w:author="PR Preview" w:date="2026-01-01T00:00:00Z">
        <w:r>
          <w:t xml:space="preserve">is symmetric (</w:t>
        </w:r>
      </w:ins>
      <w:hyperlink w:anchor="def-symmetric-matrix">
        <w:ins w:id="12522" w:author="PR Preview" w:date="2026-01-01T00:00:00Z">
          <w:r>
            <w:rPr>
              <w:rStyle w:val="Hyperlink"/>
            </w:rPr>
            <w:t xml:space="preserve">Definition 82</w:t>
          </w:r>
        </w:ins>
      </w:hyperlink>
      <w:ins w:id="12523"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6"/>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7" w:name="exm-svd-evd"/>
    <w:p>
      <w:pPr>
        <w:pStyle w:val="BodyText"/>
      </w:pPr>
      <w:del w:id="12524" w:author="PR Preview" w:date="2026-01-01T00:00:00Z">
        <w:r>
          <w:rPr>
            <w:b/>
            <w:bCs/>
          </w:rPr>
          <w:delText xml:space="preserve">Example 150 (</w:delText>
        </w:r>
      </w:del>
      <m:oMath>
        <m:sSup>
          <m:e>
            <m:r>
              <m:rPr>
                <m:sty m:val="bi"/>
              </m:rPr>
              <m:t>A</m:t>
            </m:r>
          </m:e>
          <m:sup>
            <m:r>
              <m:rPr>
                <m:sty m:val="p"/>
              </m:rPr>
              <m:t>⊤</m:t>
            </m:r>
          </m:sup>
        </m:sSup>
        <m:r>
          <m:rPr>
            <m:sty m:val="bi"/>
          </m:rPr>
          <m:t>A</m:t>
        </m:r>
      </m:oMath>
      <w:del w:id="12525" w:author="PR Preview" w:date="2026-01-01T00:00:00Z">
        <w:r>
          <w:rPr>
            <w:b/>
            <w:bCs/>
          </w:rPr>
          <w:delText xml:space="preserve"> </w:delText>
        </w:r>
      </w:del>
      <w:del w:id="12526" w:author="PR Preview" w:date="2026-01-01T00:00:00Z">
        <w:r>
          <w:rPr>
            <w:b/>
            <w:bCs/>
          </w:rPr>
          <w:delText xml:space="preserve">for the matrix of the SVD example)</w:delText>
        </w:r>
      </w:del>
      <w:del w:id="12527" w:author="PR Preview" w:date="2026-01-01T00:00:00Z">
        <w:r>
          <w:delText xml:space="preserve"> </w:delText>
        </w:r>
      </w:del>
      <w:del w:id="12528" w:author="PR Preview" w:date="2026-01-01T00:00:00Z">
        <w:r>
          <w:delText xml:space="preserve">For</w:delText>
        </w:r>
      </w:del>
      <w:del w:id="12529" w:author="PR Preview" w:date="2026-01-01T00:00:00Z">
        <w:r>
          <w:delText xml:space="preserve"> </w:delText>
        </w:r>
      </w:del>
      <m:oMath>
        <m:r>
          <m:rPr>
            <m:sty m:val="bi"/>
          </m:rPr>
          <m:t>A</m:t>
        </m:r>
      </m:oMath>
      <w:del w:id="12530" w:author="PR Preview" w:date="2026-01-01T00:00:00Z">
        <w:r>
          <w:delText xml:space="preserve"> </w:delText>
        </w:r>
      </w:del>
      <w:del w:id="12531" w:author="PR Preview" w:date="2026-01-01T00:00:00Z">
        <w:r>
          <w:delText xml:space="preserve">in</w:delText>
        </w:r>
      </w:del>
      <w:del w:id="12532" w:author="PR Preview" w:date="2026-01-01T00:00:00Z">
        <w:r>
          <w:delText xml:space="preserve"> </w:delText>
        </w:r>
      </w:del>
      <w:hyperlink w:anchor="exm-svd">
        <w:del w:id="12533" w:author="PR Preview" w:date="2026-01-01T00:00:00Z">
          <w:r>
            <w:rPr>
              <w:rStyle w:val="Hyperlink"/>
            </w:rPr>
            <w:delText xml:space="preserve">Example 149</w:delText>
          </w:r>
        </w:del>
      </w:hyperlink>
      <w:del w:id="12534"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12535" w:author="PR Preview" w:date="2026-01-01T00:00:00Z">
          <w:r>
            <w:rPr>
              <w:rStyle w:val="Hyperlink"/>
            </w:rPr>
            <w:delText xml:space="preserve">Theorem 80</w:delText>
          </w:r>
        </w:del>
      </w:hyperlink>
      <w:del w:id="12536" w:author="PR Preview" w:date="2026-01-01T00:00:00Z">
        <w:r>
          <w:delText xml:space="preserve"> </w:delText>
        </w:r>
      </w:del>
      <w:del w:id="12537" w:author="PR Preview" w:date="2026-01-01T00:00:00Z">
        <w:r>
          <w:delText xml:space="preserve">says its eigenvalues are</w:delText>
        </w:r>
      </w:del>
      <w:del w:id="12538" w:author="PR Preview" w:date="2026-01-01T00:00:00Z">
        <w:r>
          <w:delText xml:space="preserve"> </w:delText>
        </w:r>
      </w:del>
      <m:oMath>
        <m:sSubSup>
          <m:e>
            <m:r>
              <m:t>σ</m:t>
            </m:r>
          </m:e>
          <m:sub>
            <m:r>
              <m:t>1</m:t>
            </m:r>
          </m:sub>
          <m:sup>
            <m:r>
              <m:t>2</m:t>
            </m:r>
          </m:sup>
        </m:sSubSup>
        <m:r>
          <m:rPr>
            <m:sty m:val="p"/>
          </m:rPr>
          <m:t>=</m:t>
        </m:r>
        <m:r>
          <m:t>4</m:t>
        </m:r>
      </m:oMath>
      <w:del w:id="12539" w:author="PR Preview" w:date="2026-01-01T00:00:00Z">
        <w:r>
          <w:delText xml:space="preserve"> </w:delText>
        </w:r>
      </w:del>
      <w:del w:id="12540" w:author="PR Preview" w:date="2026-01-01T00:00:00Z">
        <w:r>
          <w:delText xml:space="preserve">and</w:delText>
        </w:r>
      </w:del>
      <w:del w:id="12541" w:author="PR Preview" w:date="2026-01-01T00:00:00Z">
        <w:r>
          <w:delText xml:space="preserve"> </w:delText>
        </w:r>
      </w:del>
      <m:oMath>
        <m:sSubSup>
          <m:e>
            <m:r>
              <m:t>σ</m:t>
            </m:r>
          </m:e>
          <m:sub>
            <m:r>
              <m:t>2</m:t>
            </m:r>
          </m:sub>
          <m:sup>
            <m:r>
              <m:t>2</m:t>
            </m:r>
          </m:sup>
        </m:sSubSup>
        <m:r>
          <m:rPr>
            <m:sty m:val="p"/>
          </m:rPr>
          <m:t>=</m:t>
        </m:r>
        <m:r>
          <m:t>2</m:t>
        </m:r>
      </m:oMath>
      <w:del w:id="12542" w:author="PR Preview" w:date="2026-01-01T00:00:00Z">
        <w:r>
          <w:delText xml:space="preserve">,</w:delText>
        </w:r>
      </w:del>
      <w:del w:id="12543" w:author="PR Preview" w:date="2026-01-01T00:00:00Z">
        <w:r>
          <w:delText xml:space="preserve"> </w:delText>
        </w:r>
      </w:del>
      <w:del w:id="12544" w:author="PR Preview" w:date="2026-01-01T00:00:00Z">
        <w:r>
          <w:delText xml:space="preserve">with the columns of</w:delText>
        </w:r>
      </w:del>
      <w:del w:id="12545" w:author="PR Preview" w:date="2026-01-01T00:00:00Z">
        <w:r>
          <w:delText xml:space="preserve"> </w:delText>
        </w:r>
      </w:del>
      <m:oMath>
        <m:r>
          <m:rPr>
            <m:sty m:val="bi"/>
          </m:rPr>
          <m:t>V</m:t>
        </m:r>
      </m:oMath>
      <w:del w:id="12546" w:author="PR Preview" w:date="2026-01-01T00:00:00Z">
        <w:r>
          <w:delText xml:space="preserve"> </w:delText>
        </w:r>
      </w:del>
      <w:del w:id="12547" w:author="PR Preview" w:date="2026-01-01T00:00:00Z">
        <w:r>
          <w:delText xml:space="preserve">as eigenvectors.</w:delText>
        </w:r>
      </w:del>
      <w:del w:id="12548" w:author="PR Preview" w:date="2026-01-01T00:00:00Z">
        <w:r>
          <w:delText xml:space="preserve"> </w:delText>
        </w:r>
      </w:del>
      <w:del w:id="12549" w:author="PR Preview" w:date="2026-01-01T00:00:00Z">
        <w:r>
          <w:delText xml:space="preserve">Checking the first column, up to its factor</w:delText>
        </w:r>
      </w:del>
      <w:del w:id="12550" w:author="PR Preview" w:date="2026-01-01T00:00:00Z">
        <w:r>
          <w:delText xml:space="preserve"> </w:delText>
        </w:r>
      </w:del>
      <m:oMath>
        <m:f>
          <m:fPr>
            <m:type m:val="bar"/>
          </m:fPr>
          <m:num>
            <m:r>
              <m:t>1</m:t>
            </m:r>
          </m:num>
          <m:den>
            <m:rad>
              <m:radPr>
                <m:degHide m:val="on"/>
              </m:radPr>
              <m:deg/>
              <m:e>
                <m:r>
                  <m:t>2</m:t>
                </m:r>
              </m:e>
            </m:rad>
          </m:den>
        </m:f>
      </m:oMath>
      <w:del w:id="12551" w:author="PR Preview" w:date="2026-01-01T00:00:00Z">
        <w:r>
          <w:delText xml:space="preserve">:</w:delText>
        </w:r>
      </w:del>
    </w:p>
    <w:p>
      <w:pPr>
        <w:pStyle w:val="BodyText"/>
      </w:pPr>
      <w:ins w:id="12552" w:author="PR Preview" w:date="2026-01-01T00:00:00Z">
        <w:r>
          <w:rPr>
            <w:b/>
            <w:bCs/>
          </w:rPr>
          <w:t xml:space="preserve">Example 152 (</w:t>
        </w:r>
      </w:ins>
      <m:oMath>
        <m:sSup>
          <m:e>
            <m:r>
              <m:rPr>
                <m:sty m:val="bi"/>
              </m:rPr>
              <m:t>A</m:t>
            </m:r>
          </m:e>
          <m:sup>
            <m:r>
              <m:rPr>
                <m:sty m:val="p"/>
              </m:rPr>
              <m:t>⊤</m:t>
            </m:r>
          </m:sup>
        </m:sSup>
        <m:r>
          <m:rPr>
            <m:sty m:val="bi"/>
          </m:rPr>
          <m:t>A</m:t>
        </m:r>
      </m:oMath>
      <w:ins w:id="12553" w:author="PR Preview" w:date="2026-01-01T00:00:00Z">
        <w:r>
          <w:rPr>
            <w:b/>
            <w:bCs/>
          </w:rPr>
          <w:t xml:space="preserve"> </w:t>
        </w:r>
      </w:ins>
      <w:ins w:id="12554" w:author="PR Preview" w:date="2026-01-01T00:00:00Z">
        <w:r>
          <w:rPr>
            <w:b/>
            <w:bCs/>
          </w:rPr>
          <w:t xml:space="preserve">for the matrix of the SVD example)</w:t>
        </w:r>
      </w:ins>
      <w:ins w:id="12555" w:author="PR Preview" w:date="2026-01-01T00:00:00Z">
        <w:r>
          <w:t xml:space="preserve"> </w:t>
        </w:r>
      </w:ins>
      <w:ins w:id="12556" w:author="PR Preview" w:date="2026-01-01T00:00:00Z">
        <w:r>
          <w:t xml:space="preserve">For</w:t>
        </w:r>
      </w:ins>
      <w:ins w:id="12557" w:author="PR Preview" w:date="2026-01-01T00:00:00Z">
        <w:r>
          <w:t xml:space="preserve"> </w:t>
        </w:r>
      </w:ins>
      <m:oMath>
        <m:r>
          <m:rPr>
            <m:sty m:val="bi"/>
          </m:rPr>
          <m:t>A</m:t>
        </m:r>
      </m:oMath>
      <w:ins w:id="12558" w:author="PR Preview" w:date="2026-01-01T00:00:00Z">
        <w:r>
          <w:t xml:space="preserve"> </w:t>
        </w:r>
      </w:ins>
      <w:ins w:id="12559" w:author="PR Preview" w:date="2026-01-01T00:00:00Z">
        <w:r>
          <w:t xml:space="preserve">in</w:t>
        </w:r>
      </w:ins>
      <w:ins w:id="12560" w:author="PR Preview" w:date="2026-01-01T00:00:00Z">
        <w:r>
          <w:t xml:space="preserve"> </w:t>
        </w:r>
      </w:ins>
      <w:hyperlink w:anchor="exm-svd">
        <w:ins w:id="12561" w:author="PR Preview" w:date="2026-01-01T00:00:00Z">
          <w:r>
            <w:rPr>
              <w:rStyle w:val="Hyperlink"/>
            </w:rPr>
            <w:t xml:space="preserve">Example 151</w:t>
          </w:r>
        </w:ins>
      </w:hyperlink>
      <w:ins w:id="12562"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12563" w:author="PR Preview" w:date="2026-01-01T00:00:00Z">
          <w:r>
            <w:rPr>
              <w:rStyle w:val="Hyperlink"/>
            </w:rPr>
            <w:t xml:space="preserve">Theorem 81</w:t>
          </w:r>
        </w:ins>
      </w:hyperlink>
      <w:ins w:id="12564" w:author="PR Preview" w:date="2026-01-01T00:00:00Z">
        <w:r>
          <w:t xml:space="preserve"> </w:t>
        </w:r>
      </w:ins>
      <w:ins w:id="12565" w:author="PR Preview" w:date="2026-01-01T00:00:00Z">
        <w:r>
          <w:t xml:space="preserve">says its eigenvalues are</w:t>
        </w:r>
      </w:ins>
      <w:ins w:id="12566" w:author="PR Preview" w:date="2026-01-01T00:00:00Z">
        <w:r>
          <w:t xml:space="preserve"> </w:t>
        </w:r>
      </w:ins>
      <m:oMath>
        <m:sSubSup>
          <m:e>
            <m:r>
              <m:t>σ</m:t>
            </m:r>
          </m:e>
          <m:sub>
            <m:r>
              <m:t>1</m:t>
            </m:r>
          </m:sub>
          <m:sup>
            <m:r>
              <m:t>2</m:t>
            </m:r>
          </m:sup>
        </m:sSubSup>
        <m:r>
          <m:rPr>
            <m:sty m:val="p"/>
          </m:rPr>
          <m:t>=</m:t>
        </m:r>
        <m:r>
          <m:t>4</m:t>
        </m:r>
      </m:oMath>
      <w:ins w:id="12567" w:author="PR Preview" w:date="2026-01-01T00:00:00Z">
        <w:r>
          <w:t xml:space="preserve"> </w:t>
        </w:r>
      </w:ins>
      <w:ins w:id="12568" w:author="PR Preview" w:date="2026-01-01T00:00:00Z">
        <w:r>
          <w:t xml:space="preserve">and</w:t>
        </w:r>
      </w:ins>
      <w:ins w:id="12569" w:author="PR Preview" w:date="2026-01-01T00:00:00Z">
        <w:r>
          <w:t xml:space="preserve"> </w:t>
        </w:r>
      </w:ins>
      <m:oMath>
        <m:sSubSup>
          <m:e>
            <m:r>
              <m:t>σ</m:t>
            </m:r>
          </m:e>
          <m:sub>
            <m:r>
              <m:t>2</m:t>
            </m:r>
          </m:sub>
          <m:sup>
            <m:r>
              <m:t>2</m:t>
            </m:r>
          </m:sup>
        </m:sSubSup>
        <m:r>
          <m:rPr>
            <m:sty m:val="p"/>
          </m:rPr>
          <m:t>=</m:t>
        </m:r>
        <m:r>
          <m:t>2</m:t>
        </m:r>
      </m:oMath>
      <w:ins w:id="12570" w:author="PR Preview" w:date="2026-01-01T00:00:00Z">
        <w:r>
          <w:t xml:space="preserve">,</w:t>
        </w:r>
      </w:ins>
      <w:ins w:id="12571" w:author="PR Preview" w:date="2026-01-01T00:00:00Z">
        <w:r>
          <w:t xml:space="preserve"> </w:t>
        </w:r>
      </w:ins>
      <w:ins w:id="12572" w:author="PR Preview" w:date="2026-01-01T00:00:00Z">
        <w:r>
          <w:t xml:space="preserve">with the columns of</w:t>
        </w:r>
      </w:ins>
      <w:ins w:id="12573" w:author="PR Preview" w:date="2026-01-01T00:00:00Z">
        <w:r>
          <w:t xml:space="preserve"> </w:t>
        </w:r>
      </w:ins>
      <m:oMath>
        <m:r>
          <m:rPr>
            <m:sty m:val="bi"/>
          </m:rPr>
          <m:t>V</m:t>
        </m:r>
      </m:oMath>
      <w:ins w:id="12574" w:author="PR Preview" w:date="2026-01-01T00:00:00Z">
        <w:r>
          <w:t xml:space="preserve"> </w:t>
        </w:r>
      </w:ins>
      <w:ins w:id="12575" w:author="PR Preview" w:date="2026-01-01T00:00:00Z">
        <w:r>
          <w:t xml:space="preserve">as eigenvectors.</w:t>
        </w:r>
      </w:ins>
      <w:ins w:id="12576" w:author="PR Preview" w:date="2026-01-01T00:00:00Z">
        <w:r>
          <w:t xml:space="preserve"> </w:t>
        </w:r>
      </w:ins>
      <w:ins w:id="12577" w:author="PR Preview" w:date="2026-01-01T00:00:00Z">
        <w:r>
          <w:t xml:space="preserve">Checking the first column, up to its factor</w:t>
        </w:r>
      </w:ins>
      <w:ins w:id="12578" w:author="PR Preview" w:date="2026-01-01T00:00:00Z">
        <w:r>
          <w:t xml:space="preserve"> </w:t>
        </w:r>
      </w:ins>
      <m:oMath>
        <m:f>
          <m:fPr>
            <m:type m:val="bar"/>
          </m:fPr>
          <m:num>
            <m:r>
              <m:t>1</m:t>
            </m:r>
          </m:num>
          <m:den>
            <m:rad>
              <m:radPr>
                <m:degHide m:val="on"/>
              </m:radPr>
              <m:deg/>
              <m:e>
                <m:r>
                  <m:t>2</m:t>
                </m:r>
              </m:e>
            </m:rad>
          </m:den>
        </m:f>
      </m:oMath>
      <w:ins w:id="12579"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7"/>
    <w:bookmarkStart w:id="508" w:name="rem-svd-from-evd"/>
    <w:p>
      <w:pPr>
        <w:pStyle w:val="FirstParagraph"/>
      </w:pPr>
      <w:del w:id="12580" w:author="PR Preview" w:date="2026-01-01T00:00:00Z">
        <w:r>
          <w:rPr>
            <w:i/>
            <w:iCs/>
          </w:rPr>
          <w:delText xml:space="preserve">Remark 43</w:delText>
        </w:r>
      </w:del>
      <w:del w:id="12581" w:author="PR Preview" w:date="2026-01-01T00:00:00Z">
        <w:r>
          <w:delText xml:space="preserve"> (Building an SVD from an eigendecomposition). </w:delText>
        </w:r>
      </w:del>
      <w:hyperlink w:anchor="thm-svd-evd">
        <w:del w:id="12582" w:author="PR Preview" w:date="2026-01-01T00:00:00Z">
          <w:r>
            <w:rPr>
              <w:rStyle w:val="Hyperlink"/>
            </w:rPr>
            <w:delText xml:space="preserve">Theorem 80</w:delText>
          </w:r>
        </w:del>
      </w:hyperlink>
      <w:del w:id="12583" w:author="PR Preview" w:date="2026-01-01T00:00:00Z">
        <w:r>
          <w:delText xml:space="preserve"> </w:delText>
        </w:r>
      </w:del>
      <w:del w:id="12584" w:author="PR Preview" w:date="2026-01-01T00:00:00Z">
        <w:r>
          <w:delText xml:space="preserve">matches</w:delText>
        </w:r>
      </w:del>
      <w:del w:id="12585" w:author="PR Preview" w:date="2026-01-01T00:00:00Z">
        <w:r>
          <w:delText xml:space="preserve"> </w:delText>
        </w:r>
      </w:del>
      <w:del w:id="12586" w:author="PR Preview" w:date="2026-01-01T00:00:00Z">
        <w:r>
          <w:delText xml:space="preserve">Banerjee and Roy (2014, chap. 12, pp. 372-373)</w:delText>
        </w:r>
      </w:del>
      <w:del w:id="12587" w:author="PR Preview" w:date="2026-01-01T00:00:00Z">
        <w:r>
          <w:delText xml:space="preserve">,</w:delText>
        </w:r>
      </w:del>
      <w:del w:id="12588" w:author="PR Preview" w:date="2026-01-01T00:00:00Z">
        <w:r>
          <w:delText xml:space="preserve"> </w:delText>
        </w:r>
      </w:del>
      <w:del w:id="12589" w:author="PR Preview" w:date="2026-01-01T00:00:00Z">
        <w:r>
          <w:delText xml:space="preserve">which works in the other direction:</w:delText>
        </w:r>
      </w:del>
      <w:del w:id="12590" w:author="PR Preview" w:date="2026-01-01T00:00:00Z">
        <w:r>
          <w:delText xml:space="preserve"> </w:delText>
        </w:r>
      </w:del>
      <w:del w:id="12591" w:author="PR Preview" w:date="2026-01-01T00:00:00Z">
        <w:r>
          <w:delText xml:space="preserve">it constructs an SVD from a spectral decomposition of</w:delText>
        </w:r>
      </w:del>
      <w:del w:id="12592" w:author="PR Preview" w:date="2026-01-01T00:00:00Z">
        <w:r>
          <w:delText xml:space="preserve"> </w:delText>
        </w:r>
      </w:del>
      <m:oMath>
        <m:sSup>
          <m:e>
            <m:r>
              <m:rPr>
                <m:sty m:val="bi"/>
              </m:rPr>
              <m:t>A</m:t>
            </m:r>
          </m:e>
          <m:sup>
            <m:r>
              <m:rPr>
                <m:sty m:val="p"/>
              </m:rPr>
              <m:t>⊤</m:t>
            </m:r>
          </m:sup>
        </m:sSup>
        <m:r>
          <m:rPr>
            <m:sty m:val="bi"/>
          </m:rPr>
          <m:t>A</m:t>
        </m:r>
      </m:oMath>
      <w:del w:id="12593" w:author="PR Preview" w:date="2026-01-01T00:00:00Z">
        <w:r>
          <w:delText xml:space="preserve"> </w:delText>
        </w:r>
      </w:del>
      <w:del w:id="12594" w:author="PR Preview" w:date="2026-01-01T00:00:00Z">
        <w:r>
          <w:delText xml:space="preserve">and sets</w:delText>
        </w:r>
      </w:del>
      <w:del w:id="12595"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12596" w:author="PR Preview" w:date="2026-01-01T00:00:00Z">
        <w:r>
          <w:delText xml:space="preserve">.</w:delText>
        </w:r>
      </w:del>
    </w:p>
    <w:p>
      <w:pPr>
        <w:pStyle w:val="BodyText"/>
      </w:pPr>
      <w:del w:id="12597" w:author="PR Preview" w:date="2026-01-01T00:00:00Z">
        <w:r>
          <w:delText xml:space="preserve">For example, in</w:delText>
        </w:r>
      </w:del>
      <w:del w:id="12598" w:author="PR Preview" w:date="2026-01-01T00:00:00Z">
        <w:r>
          <w:delText xml:space="preserve"> </w:delText>
        </w:r>
      </w:del>
      <w:hyperlink w:anchor="exm-svd-evd">
        <w:del w:id="12599" w:author="PR Preview" w:date="2026-01-01T00:00:00Z">
          <w:r>
            <w:rPr>
              <w:rStyle w:val="Hyperlink"/>
            </w:rPr>
            <w:delText xml:space="preserve">Example 150</w:delText>
          </w:r>
        </w:del>
      </w:hyperlink>
      <w:del w:id="12600" w:author="PR Preview" w:date="2026-01-01T00:00:00Z">
        <w:r>
          <w:delText xml:space="preserve"> </w:delText>
        </w:r>
      </w:del>
      <w:del w:id="12601" w:author="PR Preview" w:date="2026-01-01T00:00:00Z">
        <w:r>
          <w:delText xml:space="preserve">the eigenvalues of</w:delText>
        </w:r>
      </w:del>
      <w:del w:id="12602" w:author="PR Preview" w:date="2026-01-01T00:00:00Z">
        <w:r>
          <w:delText xml:space="preserve"> </w:delText>
        </w:r>
      </w:del>
      <m:oMath>
        <m:sSup>
          <m:e>
            <m:r>
              <m:rPr>
                <m:sty m:val="bi"/>
              </m:rPr>
              <m:t>A</m:t>
            </m:r>
          </m:e>
          <m:sup>
            <m:r>
              <m:rPr>
                <m:sty m:val="p"/>
              </m:rPr>
              <m:t>⊤</m:t>
            </m:r>
          </m:sup>
        </m:sSup>
        <m:r>
          <m:rPr>
            <m:sty m:val="bi"/>
          </m:rPr>
          <m:t>A</m:t>
        </m:r>
      </m:oMath>
      <w:del w:id="12603" w:author="PR Preview" w:date="2026-01-01T00:00:00Z">
        <w:r>
          <w:delText xml:space="preserve"> </w:delText>
        </w:r>
      </w:del>
      <w:del w:id="12604" w:author="PR Preview" w:date="2026-01-01T00:00:00Z">
        <w:r>
          <w:delText xml:space="preserve">are</w:delText>
        </w:r>
      </w:del>
      <w:del w:id="12605" w:author="PR Preview" w:date="2026-01-01T00:00:00Z">
        <w:r>
          <w:delText xml:space="preserve"> </w:delText>
        </w:r>
      </w:del>
      <m:oMath>
        <m:r>
          <m:t>4</m:t>
        </m:r>
      </m:oMath>
      <w:del w:id="12606" w:author="PR Preview" w:date="2026-01-01T00:00:00Z">
        <w:r>
          <w:delText xml:space="preserve"> </w:delText>
        </w:r>
      </w:del>
      <w:del w:id="12607" w:author="PR Preview" w:date="2026-01-01T00:00:00Z">
        <w:r>
          <w:delText xml:space="preserve">and</w:delText>
        </w:r>
      </w:del>
      <w:del w:id="12608" w:author="PR Preview" w:date="2026-01-01T00:00:00Z">
        <w:r>
          <w:delText xml:space="preserve"> </w:delText>
        </w:r>
      </w:del>
      <m:oMath>
        <m:r>
          <m:t>2</m:t>
        </m:r>
      </m:oMath>
      <w:del w:id="12609" w:author="PR Preview" w:date="2026-01-01T00:00:00Z">
        <w:r>
          <w:delText xml:space="preserve">,</w:delText>
        </w:r>
      </w:del>
      <w:del w:id="12610" w:author="PR Preview" w:date="2026-01-01T00:00:00Z">
        <w:r>
          <w:delText xml:space="preserve"> </w:delText>
        </w:r>
      </w:del>
      <w:del w:id="12611" w:author="PR Preview" w:date="2026-01-01T00:00:00Z">
        <w:r>
          <w:delText xml:space="preserve">and</w:delText>
        </w:r>
      </w:del>
      <w:del w:id="12612" w:author="PR Preview" w:date="2026-01-01T00:00:00Z">
        <w:r>
          <w:delText xml:space="preserve"> </w:delText>
        </w:r>
      </w:del>
      <m:oMath>
        <m:rad>
          <m:radPr>
            <m:degHide m:val="on"/>
          </m:radPr>
          <m:deg/>
          <m:e>
            <m:r>
              <m:t>4</m:t>
            </m:r>
          </m:e>
        </m:rad>
        <m:r>
          <m:rPr>
            <m:sty m:val="p"/>
          </m:rPr>
          <m:t>=</m:t>
        </m:r>
        <m:r>
          <m:t>2</m:t>
        </m:r>
      </m:oMath>
      <w:del w:id="12613" w:author="PR Preview" w:date="2026-01-01T00:00:00Z">
        <w:r>
          <w:delText xml:space="preserve"> </w:delText>
        </w:r>
      </w:del>
      <w:del w:id="12614" w:author="PR Preview" w:date="2026-01-01T00:00:00Z">
        <w:r>
          <w:delText xml:space="preserve">and</w:delText>
        </w:r>
      </w:del>
      <w:del w:id="12615" w:author="PR Preview" w:date="2026-01-01T00:00:00Z">
        <w:r>
          <w:delText xml:space="preserve"> </w:delText>
        </w:r>
      </w:del>
      <m:oMath>
        <m:rad>
          <m:radPr>
            <m:degHide m:val="on"/>
          </m:radPr>
          <m:deg/>
          <m:e>
            <m:r>
              <m:t>2</m:t>
            </m:r>
          </m:e>
        </m:rad>
      </m:oMath>
      <w:del w:id="12616" w:author="PR Preview" w:date="2026-01-01T00:00:00Z">
        <w:r>
          <w:delText xml:space="preserve"> </w:delText>
        </w:r>
      </w:del>
      <w:del w:id="12617" w:author="PR Preview" w:date="2026-01-01T00:00:00Z">
        <w:r>
          <w:delText xml:space="preserve">are the singular values</w:delText>
        </w:r>
      </w:del>
      <w:del w:id="12618" w:author="PR Preview" w:date="2026-01-01T00:00:00Z">
        <w:r>
          <w:delText xml:space="preserve"> </w:delText>
        </w:r>
      </w:del>
      <m:oMath>
        <m:sSub>
          <m:e>
            <m:r>
              <m:t>σ</m:t>
            </m:r>
          </m:e>
          <m:sub>
            <m:r>
              <m:t>1</m:t>
            </m:r>
          </m:sub>
        </m:sSub>
      </m:oMath>
      <w:del w:id="12619" w:author="PR Preview" w:date="2026-01-01T00:00:00Z">
        <w:r>
          <w:delText xml:space="preserve"> </w:delText>
        </w:r>
      </w:del>
      <w:del w:id="12620" w:author="PR Preview" w:date="2026-01-01T00:00:00Z">
        <w:r>
          <w:delText xml:space="preserve">and</w:delText>
        </w:r>
      </w:del>
      <w:del w:id="12621" w:author="PR Preview" w:date="2026-01-01T00:00:00Z">
        <w:r>
          <w:delText xml:space="preserve"> </w:delText>
        </w:r>
      </w:del>
      <m:oMath>
        <m:sSub>
          <m:e>
            <m:r>
              <m:t>σ</m:t>
            </m:r>
          </m:e>
          <m:sub>
            <m:r>
              <m:t>2</m:t>
            </m:r>
          </m:sub>
        </m:sSub>
      </m:oMath>
      <w:del w:id="12622" w:author="PR Preview" w:date="2026-01-01T00:00:00Z">
        <w:r>
          <w:delText xml:space="preserve"> </w:delText>
        </w:r>
      </w:del>
      <w:del w:id="12623" w:author="PR Preview" w:date="2026-01-01T00:00:00Z">
        <w:r>
          <w:delText xml:space="preserve">of</w:delText>
        </w:r>
      </w:del>
      <w:del w:id="12624" w:author="PR Preview" w:date="2026-01-01T00:00:00Z">
        <w:r>
          <w:delText xml:space="preserve"> </w:delText>
        </w:r>
      </w:del>
      <m:oMath>
        <m:r>
          <m:rPr>
            <m:sty m:val="bi"/>
          </m:rPr>
          <m:t>A</m:t>
        </m:r>
      </m:oMath>
      <w:del w:id="12625" w:author="PR Preview" w:date="2026-01-01T00:00:00Z">
        <w:r>
          <w:delText xml:space="preserve"> </w:delText>
        </w:r>
      </w:del>
      <w:del w:id="12626" w:author="PR Preview" w:date="2026-01-01T00:00:00Z">
        <w:r>
          <w:delText xml:space="preserve">from</w:delText>
        </w:r>
      </w:del>
      <w:del w:id="12627" w:author="PR Preview" w:date="2026-01-01T00:00:00Z">
        <w:r>
          <w:delText xml:space="preserve"> </w:delText>
        </w:r>
      </w:del>
      <w:hyperlink w:anchor="exm-svd">
        <w:del w:id="12628" w:author="PR Preview" w:date="2026-01-01T00:00:00Z">
          <w:r>
            <w:rPr>
              <w:rStyle w:val="Hyperlink"/>
            </w:rPr>
            <w:delText xml:space="preserve">Example 149</w:delText>
          </w:r>
        </w:del>
      </w:hyperlink>
      <w:del w:id="12629" w:author="PR Preview" w:date="2026-01-01T00:00:00Z">
        <w:r>
          <w:delText xml:space="preserve">.</w:delText>
        </w:r>
      </w:del>
    </w:p>
    <w:p>
      <w:pPr>
        <w:pStyle w:val="FirstParagraph"/>
      </w:pPr>
      <w:ins w:id="12630" w:author="PR Preview" w:date="2026-01-01T00:00:00Z">
        <w:r>
          <w:rPr>
            <w:i/>
            <w:iCs/>
          </w:rPr>
          <w:t xml:space="preserve">Remark 44</w:t>
        </w:r>
      </w:ins>
      <w:ins w:id="12631" w:author="PR Preview" w:date="2026-01-01T00:00:00Z">
        <w:r>
          <w:t xml:space="preserve"> (Building an SVD from an eigendecomposition). </w:t>
        </w:r>
      </w:ins>
      <w:hyperlink w:anchor="thm-svd-evd">
        <w:ins w:id="12632" w:author="PR Preview" w:date="2026-01-01T00:00:00Z">
          <w:r>
            <w:rPr>
              <w:rStyle w:val="Hyperlink"/>
            </w:rPr>
            <w:t xml:space="preserve">Theorem 81</w:t>
          </w:r>
        </w:ins>
      </w:hyperlink>
      <w:ins w:id="12633" w:author="PR Preview" w:date="2026-01-01T00:00:00Z">
        <w:r>
          <w:t xml:space="preserve"> </w:t>
        </w:r>
      </w:ins>
      <w:ins w:id="12634" w:author="PR Preview" w:date="2026-01-01T00:00:00Z">
        <w:r>
          <w:t xml:space="preserve">matches</w:t>
        </w:r>
      </w:ins>
      <w:ins w:id="12635" w:author="PR Preview" w:date="2026-01-01T00:00:00Z">
        <w:r>
          <w:t xml:space="preserve"> </w:t>
        </w:r>
      </w:ins>
      <w:ins w:id="12636" w:author="PR Preview" w:date="2026-01-01T00:00:00Z">
        <w:r>
          <w:t xml:space="preserve">Banerjee and Roy [47, Ch. 12], pp. 372-373</w:t>
        </w:r>
      </w:ins>
      <w:ins w:id="12637" w:author="PR Preview" w:date="2026-01-01T00:00:00Z">
        <w:r>
          <w:t xml:space="preserve">,</w:t>
        </w:r>
      </w:ins>
      <w:ins w:id="12638" w:author="PR Preview" w:date="2026-01-01T00:00:00Z">
        <w:r>
          <w:t xml:space="preserve"> </w:t>
        </w:r>
      </w:ins>
      <w:ins w:id="12639" w:author="PR Preview" w:date="2026-01-01T00:00:00Z">
        <w:r>
          <w:t xml:space="preserve">which works in the other direction:</w:t>
        </w:r>
      </w:ins>
      <w:ins w:id="12640" w:author="PR Preview" w:date="2026-01-01T00:00:00Z">
        <w:r>
          <w:t xml:space="preserve"> </w:t>
        </w:r>
      </w:ins>
      <w:ins w:id="12641" w:author="PR Preview" w:date="2026-01-01T00:00:00Z">
        <w:r>
          <w:t xml:space="preserve">it constructs an SVD from a spectral decomposition of</w:t>
        </w:r>
      </w:ins>
      <w:ins w:id="12642" w:author="PR Preview" w:date="2026-01-01T00:00:00Z">
        <w:r>
          <w:t xml:space="preserve"> </w:t>
        </w:r>
      </w:ins>
      <m:oMath>
        <m:sSup>
          <m:e>
            <m:r>
              <m:rPr>
                <m:sty m:val="bi"/>
              </m:rPr>
              <m:t>A</m:t>
            </m:r>
          </m:e>
          <m:sup>
            <m:r>
              <m:rPr>
                <m:sty m:val="p"/>
              </m:rPr>
              <m:t>⊤</m:t>
            </m:r>
          </m:sup>
        </m:sSup>
        <m:r>
          <m:rPr>
            <m:sty m:val="bi"/>
          </m:rPr>
          <m:t>A</m:t>
        </m:r>
      </m:oMath>
      <w:ins w:id="12643" w:author="PR Preview" w:date="2026-01-01T00:00:00Z">
        <w:r>
          <w:t xml:space="preserve"> </w:t>
        </w:r>
      </w:ins>
      <w:ins w:id="12644" w:author="PR Preview" w:date="2026-01-01T00:00:00Z">
        <w:r>
          <w:t xml:space="preserve">and sets</w:t>
        </w:r>
      </w:ins>
      <w:ins w:id="12645"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12646" w:author="PR Preview" w:date="2026-01-01T00:00:00Z">
        <w:r>
          <w:t xml:space="preserve">.</w:t>
        </w:r>
      </w:ins>
    </w:p>
    <w:p>
      <w:pPr>
        <w:pStyle w:val="BodyText"/>
      </w:pPr>
      <w:ins w:id="12647" w:author="PR Preview" w:date="2026-01-01T00:00:00Z">
        <w:r>
          <w:t xml:space="preserve">For example, in</w:t>
        </w:r>
      </w:ins>
      <w:ins w:id="12648" w:author="PR Preview" w:date="2026-01-01T00:00:00Z">
        <w:r>
          <w:t xml:space="preserve"> </w:t>
        </w:r>
      </w:ins>
      <w:hyperlink w:anchor="exm-svd-evd">
        <w:ins w:id="12649" w:author="PR Preview" w:date="2026-01-01T00:00:00Z">
          <w:r>
            <w:rPr>
              <w:rStyle w:val="Hyperlink"/>
            </w:rPr>
            <w:t xml:space="preserve">Example 152</w:t>
          </w:r>
        </w:ins>
      </w:hyperlink>
      <w:ins w:id="12650" w:author="PR Preview" w:date="2026-01-01T00:00:00Z">
        <w:r>
          <w:t xml:space="preserve"> </w:t>
        </w:r>
      </w:ins>
      <w:ins w:id="12651" w:author="PR Preview" w:date="2026-01-01T00:00:00Z">
        <w:r>
          <w:t xml:space="preserve">the eigenvalues of</w:t>
        </w:r>
      </w:ins>
      <w:ins w:id="12652" w:author="PR Preview" w:date="2026-01-01T00:00:00Z">
        <w:r>
          <w:t xml:space="preserve"> </w:t>
        </w:r>
      </w:ins>
      <m:oMath>
        <m:sSup>
          <m:e>
            <m:r>
              <m:rPr>
                <m:sty m:val="bi"/>
              </m:rPr>
              <m:t>A</m:t>
            </m:r>
          </m:e>
          <m:sup>
            <m:r>
              <m:rPr>
                <m:sty m:val="p"/>
              </m:rPr>
              <m:t>⊤</m:t>
            </m:r>
          </m:sup>
        </m:sSup>
        <m:r>
          <m:rPr>
            <m:sty m:val="bi"/>
          </m:rPr>
          <m:t>A</m:t>
        </m:r>
      </m:oMath>
      <w:ins w:id="12653" w:author="PR Preview" w:date="2026-01-01T00:00:00Z">
        <w:r>
          <w:t xml:space="preserve"> </w:t>
        </w:r>
      </w:ins>
      <w:ins w:id="12654" w:author="PR Preview" w:date="2026-01-01T00:00:00Z">
        <w:r>
          <w:t xml:space="preserve">are</w:t>
        </w:r>
      </w:ins>
      <w:ins w:id="12655" w:author="PR Preview" w:date="2026-01-01T00:00:00Z">
        <w:r>
          <w:t xml:space="preserve"> </w:t>
        </w:r>
      </w:ins>
      <m:oMath>
        <m:r>
          <m:t>4</m:t>
        </m:r>
      </m:oMath>
      <w:ins w:id="12656" w:author="PR Preview" w:date="2026-01-01T00:00:00Z">
        <w:r>
          <w:t xml:space="preserve"> </w:t>
        </w:r>
      </w:ins>
      <w:ins w:id="12657" w:author="PR Preview" w:date="2026-01-01T00:00:00Z">
        <w:r>
          <w:t xml:space="preserve">and</w:t>
        </w:r>
      </w:ins>
      <w:ins w:id="12658" w:author="PR Preview" w:date="2026-01-01T00:00:00Z">
        <w:r>
          <w:t xml:space="preserve"> </w:t>
        </w:r>
      </w:ins>
      <m:oMath>
        <m:r>
          <m:t>2</m:t>
        </m:r>
      </m:oMath>
      <w:ins w:id="12659" w:author="PR Preview" w:date="2026-01-01T00:00:00Z">
        <w:r>
          <w:t xml:space="preserve">,</w:t>
        </w:r>
      </w:ins>
      <w:ins w:id="12660" w:author="PR Preview" w:date="2026-01-01T00:00:00Z">
        <w:r>
          <w:t xml:space="preserve"> </w:t>
        </w:r>
      </w:ins>
      <w:ins w:id="12661" w:author="PR Preview" w:date="2026-01-01T00:00:00Z">
        <w:r>
          <w:t xml:space="preserve">and</w:t>
        </w:r>
      </w:ins>
      <w:ins w:id="12662" w:author="PR Preview" w:date="2026-01-01T00:00:00Z">
        <w:r>
          <w:t xml:space="preserve"> </w:t>
        </w:r>
      </w:ins>
      <m:oMath>
        <m:rad>
          <m:radPr>
            <m:degHide m:val="on"/>
          </m:radPr>
          <m:deg/>
          <m:e>
            <m:r>
              <m:t>4</m:t>
            </m:r>
          </m:e>
        </m:rad>
        <m:r>
          <m:rPr>
            <m:sty m:val="p"/>
          </m:rPr>
          <m:t>=</m:t>
        </m:r>
        <m:r>
          <m:t>2</m:t>
        </m:r>
      </m:oMath>
      <w:ins w:id="12663" w:author="PR Preview" w:date="2026-01-01T00:00:00Z">
        <w:r>
          <w:t xml:space="preserve"> </w:t>
        </w:r>
      </w:ins>
      <w:ins w:id="12664" w:author="PR Preview" w:date="2026-01-01T00:00:00Z">
        <w:r>
          <w:t xml:space="preserve">and</w:t>
        </w:r>
      </w:ins>
      <w:ins w:id="12665" w:author="PR Preview" w:date="2026-01-01T00:00:00Z">
        <w:r>
          <w:t xml:space="preserve"> </w:t>
        </w:r>
      </w:ins>
      <m:oMath>
        <m:rad>
          <m:radPr>
            <m:degHide m:val="on"/>
          </m:radPr>
          <m:deg/>
          <m:e>
            <m:r>
              <m:t>2</m:t>
            </m:r>
          </m:e>
        </m:rad>
      </m:oMath>
      <w:ins w:id="12666" w:author="PR Preview" w:date="2026-01-01T00:00:00Z">
        <w:r>
          <w:t xml:space="preserve"> </w:t>
        </w:r>
      </w:ins>
      <w:ins w:id="12667" w:author="PR Preview" w:date="2026-01-01T00:00:00Z">
        <w:r>
          <w:t xml:space="preserve">are the singular values</w:t>
        </w:r>
      </w:ins>
      <w:ins w:id="12668" w:author="PR Preview" w:date="2026-01-01T00:00:00Z">
        <w:r>
          <w:t xml:space="preserve"> </w:t>
        </w:r>
      </w:ins>
      <m:oMath>
        <m:sSub>
          <m:e>
            <m:r>
              <m:t>σ</m:t>
            </m:r>
          </m:e>
          <m:sub>
            <m:r>
              <m:t>1</m:t>
            </m:r>
          </m:sub>
        </m:sSub>
      </m:oMath>
      <w:ins w:id="12669" w:author="PR Preview" w:date="2026-01-01T00:00:00Z">
        <w:r>
          <w:t xml:space="preserve"> </w:t>
        </w:r>
      </w:ins>
      <w:ins w:id="12670" w:author="PR Preview" w:date="2026-01-01T00:00:00Z">
        <w:r>
          <w:t xml:space="preserve">and</w:t>
        </w:r>
      </w:ins>
      <w:ins w:id="12671" w:author="PR Preview" w:date="2026-01-01T00:00:00Z">
        <w:r>
          <w:t xml:space="preserve"> </w:t>
        </w:r>
      </w:ins>
      <m:oMath>
        <m:sSub>
          <m:e>
            <m:r>
              <m:t>σ</m:t>
            </m:r>
          </m:e>
          <m:sub>
            <m:r>
              <m:t>2</m:t>
            </m:r>
          </m:sub>
        </m:sSub>
      </m:oMath>
      <w:ins w:id="12672" w:author="PR Preview" w:date="2026-01-01T00:00:00Z">
        <w:r>
          <w:t xml:space="preserve"> </w:t>
        </w:r>
      </w:ins>
      <w:ins w:id="12673" w:author="PR Preview" w:date="2026-01-01T00:00:00Z">
        <w:r>
          <w:t xml:space="preserve">of</w:t>
        </w:r>
      </w:ins>
      <w:ins w:id="12674" w:author="PR Preview" w:date="2026-01-01T00:00:00Z">
        <w:r>
          <w:t xml:space="preserve"> </w:t>
        </w:r>
      </w:ins>
      <m:oMath>
        <m:r>
          <m:rPr>
            <m:sty m:val="bi"/>
          </m:rPr>
          <m:t>A</m:t>
        </m:r>
      </m:oMath>
      <w:ins w:id="12675" w:author="PR Preview" w:date="2026-01-01T00:00:00Z">
        <w:r>
          <w:t xml:space="preserve"> </w:t>
        </w:r>
      </w:ins>
      <w:ins w:id="12676" w:author="PR Preview" w:date="2026-01-01T00:00:00Z">
        <w:r>
          <w:t xml:space="preserve">from</w:t>
        </w:r>
      </w:ins>
      <w:ins w:id="12677" w:author="PR Preview" w:date="2026-01-01T00:00:00Z">
        <w:r>
          <w:t xml:space="preserve"> </w:t>
        </w:r>
      </w:ins>
      <w:hyperlink w:anchor="exm-svd">
        <w:ins w:id="12678" w:author="PR Preview" w:date="2026-01-01T00:00:00Z">
          <w:r>
            <w:rPr>
              <w:rStyle w:val="Hyperlink"/>
            </w:rPr>
            <w:t xml:space="preserve">Example 151</w:t>
          </w:r>
        </w:ins>
      </w:hyperlink>
      <w:ins w:id="12679" w:author="PR Preview" w:date="2026-01-01T00:00:00Z">
        <w:r>
          <w:t xml:space="preserve">.</w:t>
        </w:r>
      </w:ins>
    </w:p>
    <w:bookmarkEnd w:id="508"/>
    <w:bookmarkEnd w:id="509"/>
    <w:bookmarkStart w:id="530" w:name="definite-matrices"/>
    <w:p>
      <w:pPr>
        <w:pStyle w:val="Heading2"/>
      </w:pPr>
      <w:r>
        <w:t xml:space="preserve">18 Definite Matrices</w:t>
      </w:r>
    </w:p>
    <w:bookmarkStart w:id="510" w:name="def-positive-semidefinite"/>
    <w:p>
      <w:pPr>
        <w:pStyle w:val="FirstParagraph"/>
      </w:pPr>
      <w:del w:id="12680" w:author="PR Preview" w:date="2026-01-01T00:00:00Z">
        <w:r>
          <w:rPr>
            <w:b/>
            <w:bCs/>
          </w:rPr>
          <w:delText xml:space="preserve">Definition 100 (Positive semidefinite matrix)</w:delText>
        </w:r>
      </w:del>
      <w:del w:id="12681" w:author="PR Preview" w:date="2026-01-01T00:00:00Z">
        <w:r>
          <w:delText xml:space="preserve"> </w:delText>
        </w:r>
      </w:del>
      <w:del w:id="12682" w:author="PR Preview" w:date="2026-01-01T00:00:00Z">
        <w:r>
          <w:delText xml:space="preserve">A</w:delText>
        </w:r>
      </w:del>
      <w:del w:id="12683" w:author="PR Preview" w:date="2026-01-01T00:00:00Z">
        <w:r>
          <w:delText xml:space="preserve"> </w:delText>
        </w:r>
      </w:del>
      <m:oMath>
        <m:r>
          <m:t>p</m:t>
        </m:r>
        <m:r>
          <m:rPr>
            <m:sty m:val="p"/>
          </m:rPr>
          <m:t>×</m:t>
        </m:r>
        <m:r>
          <m:t>p</m:t>
        </m:r>
      </m:oMath>
      <w:del w:id="12684" w:author="PR Preview" w:date="2026-01-01T00:00:00Z">
        <w:r>
          <w:delText xml:space="preserve"> </w:delText>
        </w:r>
      </w:del>
      <w:del w:id="12685" w:author="PR Preview" w:date="2026-01-01T00:00:00Z">
        <w:r>
          <w:delText xml:space="preserve">matrix</w:delText>
        </w:r>
      </w:del>
      <w:del w:id="12686" w:author="PR Preview" w:date="2026-01-01T00:00:00Z">
        <w:r>
          <w:delText xml:space="preserve"> </w:delText>
        </w:r>
      </w:del>
      <m:oMath>
        <m:r>
          <m:rPr>
            <m:sty m:val="bi"/>
          </m:rPr>
          <m:t>A</m:t>
        </m:r>
      </m:oMath>
      <w:del w:id="12687" w:author="PR Preview" w:date="2026-01-01T00:00:00Z">
        <w:r>
          <w:delText xml:space="preserve"> </w:delText>
        </w:r>
      </w:del>
      <w:del w:id="12688" w:author="PR Preview" w:date="2026-01-01T00:00:00Z">
        <w:r>
          <w:delText xml:space="preserve">is</w:delText>
        </w:r>
      </w:del>
      <w:del w:id="12689" w:author="PR Preview" w:date="2026-01-01T00:00:00Z">
        <w:r>
          <w:delText xml:space="preserve"> </w:delText>
        </w:r>
      </w:del>
      <w:del w:id="12690" w:author="PR Preview" w:date="2026-01-01T00:00:00Z">
        <w:r>
          <w:rPr>
            <w:b/>
            <w:bCs/>
          </w:rPr>
          <w:delText xml:space="preserve">positive semidefinite</w:delText>
        </w:r>
      </w:del>
      <w:del w:id="12691" w:author="PR Preview" w:date="2026-01-01T00:00:00Z">
        <w:r>
          <w:delText xml:space="preserve"> </w:delText>
        </w:r>
      </w:del>
      <w:del w:id="12692" w:author="PR Preview" w:date="2026-01-01T00:00:00Z">
        <w:r>
          <w:delText xml:space="preserve">if it satisfies both conditions:</w:delText>
        </w:r>
      </w:del>
    </w:p>
    <w:p>
      <w:pPr>
        <w:pStyle w:val="FirstParagraph"/>
      </w:pPr>
      <w:ins w:id="12693" w:author="PR Preview" w:date="2026-01-01T00:00:00Z">
        <w:r>
          <w:rPr>
            <w:b/>
            <w:bCs/>
          </w:rPr>
          <w:t xml:space="preserve">Definition 100 (Positive semidefinite matrix)</w:t>
        </w:r>
      </w:ins>
      <w:ins w:id="12694" w:author="PR Preview" w:date="2026-01-01T00:00:00Z">
        <w:r>
          <w:t xml:space="preserve"> </w:t>
        </w:r>
      </w:ins>
      <w:ins w:id="12695" w:author="PR Preview" w:date="2026-01-01T00:00:00Z">
        <w:r>
          <w:t xml:space="preserve">A</w:t>
        </w:r>
      </w:ins>
      <w:ins w:id="12696" w:author="PR Preview" w:date="2026-01-01T00:00:00Z">
        <w:r>
          <w:t xml:space="preserve"> </w:t>
        </w:r>
      </w:ins>
      <m:oMath>
        <m:r>
          <m:t>p</m:t>
        </m:r>
        <m:r>
          <m:rPr>
            <m:sty m:val="p"/>
          </m:rPr>
          <m:t>×</m:t>
        </m:r>
        <m:r>
          <m:t>p</m:t>
        </m:r>
      </m:oMath>
      <w:ins w:id="12697" w:author="PR Preview" w:date="2026-01-01T00:00:00Z">
        <w:r>
          <w:t xml:space="preserve"> </w:t>
        </w:r>
      </w:ins>
      <w:ins w:id="12698" w:author="PR Preview" w:date="2026-01-01T00:00:00Z">
        <w:r>
          <w:t xml:space="preserve">matrix</w:t>
        </w:r>
      </w:ins>
      <w:ins w:id="12699" w:author="PR Preview" w:date="2026-01-01T00:00:00Z">
        <w:r>
          <w:t xml:space="preserve"> </w:t>
        </w:r>
      </w:ins>
      <m:oMath>
        <m:r>
          <m:rPr>
            <m:sty m:val="bi"/>
          </m:rPr>
          <m:t>A</m:t>
        </m:r>
      </m:oMath>
      <w:ins w:id="12700" w:author="PR Preview" w:date="2026-01-01T00:00:00Z">
        <w:r>
          <w:t xml:space="preserve"> </w:t>
        </w:r>
      </w:ins>
      <w:ins w:id="12701" w:author="PR Preview" w:date="2026-01-01T00:00:00Z">
        <w:r>
          <w:t xml:space="preserve">is</w:t>
        </w:r>
      </w:ins>
      <w:ins w:id="12702" w:author="PR Preview" w:date="2026-01-01T00:00:00Z">
        <w:r>
          <w:t xml:space="preserve"> </w:t>
        </w:r>
      </w:ins>
      <w:ins w:id="12703" w:author="PR Preview" w:date="2026-01-01T00:00:00Z">
        <w:r>
          <w:rPr>
            <w:b/>
            <w:bCs/>
          </w:rPr>
          <w:t xml:space="preserve">positive semidefinite</w:t>
        </w:r>
      </w:ins>
      <w:ins w:id="12704" w:author="PR Preview" w:date="2026-01-01T00:00:00Z">
        <w:r>
          <w:t xml:space="preserve"> </w:t>
        </w:r>
      </w:ins>
      <w:ins w:id="12705" w:author="PR Preview" w:date="2026-01-01T00:00:00Z">
        <w:r>
          <w:t xml:space="preserve">[70]</w:t>
        </w:r>
      </w:ins>
      <w:ins w:id="12706" w:author="PR Preview" w:date="2026-01-01T00:00:00Z">
        <w:r>
          <w:t xml:space="preserve"> </w:t>
        </w:r>
      </w:ins>
      <w:ins w:id="12707" w:author="PR Preview" w:date="2026-01-01T00:00:00Z">
        <w:r>
          <w:t xml:space="preserve">if it satisfies both conditions:</w:t>
        </w:r>
      </w:ins>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0"/>
    <w:bookmarkStart w:id="511" w:name="exm-positive-semidefinite"/>
    <w:p>
      <w:pPr>
        <w:pStyle w:val="FirstParagraph"/>
      </w:pPr>
      <w:del w:id="12708" w:author="PR Preview" w:date="2026-01-01T00:00:00Z">
        <w:r>
          <w:rPr>
            <w:b/>
            <w:bCs/>
          </w:rPr>
          <w:delText xml:space="preserve">Example 151 (A positive semidefinite matrix)</w:delText>
        </w:r>
      </w:del>
      <w:del w:id="12709" w:author="PR Preview" w:date="2026-01-01T00:00:00Z">
        <w:r>
          <w:delText xml:space="preserve"> </w:delText>
        </w:r>
      </w:del>
      <w:del w:id="12710" w:author="PR Preview" w:date="2026-01-01T00:00:00Z">
        <w:r>
          <w:delText xml:space="preserve">Let</w:delText>
        </w:r>
      </w:del>
      <w:del w:id="1271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2712" w:author="PR Preview" w:date="2026-01-01T00:00:00Z">
        <w:r>
          <w:delText xml:space="preserve">,</w:delText>
        </w:r>
      </w:del>
      <w:del w:id="12713" w:author="PR Preview" w:date="2026-01-01T00:00:00Z">
        <w:r>
          <w:delText xml:space="preserve"> </w:delText>
        </w:r>
      </w:del>
      <w:del w:id="12714" w:author="PR Preview" w:date="2026-01-01T00:00:00Z">
        <w:r>
          <w:delText xml:space="preserve">which is symmetric.</w:delText>
        </w:r>
      </w:del>
      <w:del w:id="12715" w:author="PR Preview" w:date="2026-01-01T00:00:00Z">
        <w:r>
          <w:delText xml:space="preserve"> </w:delText>
        </w:r>
      </w:del>
      <w:del w:id="12716" w:author="PR Preview" w:date="2026-01-01T00:00:00Z">
        <w:r>
          <w:delText xml:space="preserve">For any</w:delText>
        </w:r>
      </w:del>
      <w:del w:id="12717" w:author="PR Preview" w:date="2026-01-01T00:00:00Z">
        <w:r>
          <w:delText xml:space="preserve"> </w:delText>
        </w:r>
      </w:del>
      <w:del w:id="12718" w:author="PR Preview" w:date="2026-01-01T00:00:00Z">
        <w:r>
          <w:delText xml:space="preserve">$\mathord{\smash[b]{\underset{\raise.3ex\hbox{$\scriptstyle\sim$}}{x}}\vphantom{x}}= (x_1, x_2)$</w:delText>
        </w:r>
      </w:del>
      <w:del w:id="12719" w:author="PR Preview" w:date="2026-01-01T00:00:00Z">
        <w:r>
          <w:delText xml:space="preserve">:</w:delText>
        </w:r>
      </w:del>
    </w:p>
    <w:p>
      <w:pPr>
        <w:pStyle w:val="FirstParagraph"/>
      </w:pPr>
      <w:ins w:id="12720" w:author="PR Preview" w:date="2026-01-01T00:00:00Z">
        <w:r>
          <w:rPr>
            <w:b/>
            <w:bCs/>
          </w:rPr>
          <w:t xml:space="preserve">Example 153 (A positive semidefinite matrix)</w:t>
        </w:r>
      </w:ins>
      <w:ins w:id="12721" w:author="PR Preview" w:date="2026-01-01T00:00:00Z">
        <w:r>
          <w:t xml:space="preserve"> </w:t>
        </w:r>
      </w:ins>
      <w:ins w:id="12722" w:author="PR Preview" w:date="2026-01-01T00:00:00Z">
        <w:r>
          <w:t xml:space="preserve">Let</w:t>
        </w:r>
      </w:ins>
      <w:ins w:id="12723"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2724" w:author="PR Preview" w:date="2026-01-01T00:00:00Z">
        <w:r>
          <w:t xml:space="preserve">,</w:t>
        </w:r>
      </w:ins>
      <w:ins w:id="12725" w:author="PR Preview" w:date="2026-01-01T00:00:00Z">
        <w:r>
          <w:t xml:space="preserve"> </w:t>
        </w:r>
      </w:ins>
      <w:ins w:id="12726" w:author="PR Preview" w:date="2026-01-01T00:00:00Z">
        <w:r>
          <w:t xml:space="preserve">which is symmetric.</w:t>
        </w:r>
      </w:ins>
      <w:ins w:id="12727" w:author="PR Preview" w:date="2026-01-01T00:00:00Z">
        <w:r>
          <w:t xml:space="preserve"> </w:t>
        </w:r>
      </w:ins>
      <w:ins w:id="12728" w:author="PR Preview" w:date="2026-01-01T00:00:00Z">
        <w:r>
          <w:t xml:space="preserve">For any</w:t>
        </w:r>
      </w:ins>
      <w:ins w:id="12729" w:author="PR Preview" w:date="2026-01-01T00:00:00Z">
        <w:r>
          <w:t xml:space="preserve"> </w:t>
        </w:r>
      </w:ins>
      <w:ins w:id="12730" w:author="PR Preview" w:date="2026-01-01T00:00:00Z">
        <w:r>
          <w:t xml:space="preserve">$\mathord{\smash[b]{\underset{\raise.3ex\hbox{$\scriptstyle\sim$}}{x}}\vphantom{x}}= (x_1, x_2)$</w:t>
        </w:r>
      </w:ins>
      <w:ins w:id="12731" w:author="PR Preview" w:date="2026-01-01T00:00:00Z">
        <w:r>
          <w:t xml:space="preserve">:</w:t>
        </w:r>
      </w:ins>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1"/>
    <w:bookmarkStart w:id="512" w:name="def-positive-definite"/>
    <w:p>
      <w:pPr>
        <w:pStyle w:val="BodyText"/>
      </w:pPr>
      <w:del w:id="12732" w:author="PR Preview" w:date="2026-01-01T00:00:00Z">
        <w:r>
          <w:rPr>
            <w:b/>
            <w:bCs/>
          </w:rPr>
          <w:delText xml:space="preserve">Definition 101 (Positive definite matrix)</w:delText>
        </w:r>
      </w:del>
      <w:del w:id="12733" w:author="PR Preview" w:date="2026-01-01T00:00:00Z">
        <w:r>
          <w:delText xml:space="preserve"> </w:delText>
        </w:r>
      </w:del>
      <w:del w:id="12734" w:author="PR Preview" w:date="2026-01-01T00:00:00Z">
        <w:r>
          <w:delText xml:space="preserve">A</w:delText>
        </w:r>
      </w:del>
      <w:del w:id="12735" w:author="PR Preview" w:date="2026-01-01T00:00:00Z">
        <w:r>
          <w:delText xml:space="preserve"> </w:delText>
        </w:r>
      </w:del>
      <m:oMath>
        <m:r>
          <m:t>p</m:t>
        </m:r>
        <m:r>
          <m:rPr>
            <m:sty m:val="p"/>
          </m:rPr>
          <m:t>×</m:t>
        </m:r>
        <m:r>
          <m:t>p</m:t>
        </m:r>
      </m:oMath>
      <w:del w:id="12736" w:author="PR Preview" w:date="2026-01-01T00:00:00Z">
        <w:r>
          <w:delText xml:space="preserve"> </w:delText>
        </w:r>
      </w:del>
      <w:del w:id="12737" w:author="PR Preview" w:date="2026-01-01T00:00:00Z">
        <w:r>
          <w:delText xml:space="preserve">matrix</w:delText>
        </w:r>
      </w:del>
      <w:del w:id="12738" w:author="PR Preview" w:date="2026-01-01T00:00:00Z">
        <w:r>
          <w:delText xml:space="preserve"> </w:delText>
        </w:r>
      </w:del>
      <m:oMath>
        <m:r>
          <m:rPr>
            <m:sty m:val="bi"/>
          </m:rPr>
          <m:t>A</m:t>
        </m:r>
      </m:oMath>
      <w:del w:id="12739" w:author="PR Preview" w:date="2026-01-01T00:00:00Z">
        <w:r>
          <w:delText xml:space="preserve"> </w:delText>
        </w:r>
      </w:del>
      <w:del w:id="12740" w:author="PR Preview" w:date="2026-01-01T00:00:00Z">
        <w:r>
          <w:delText xml:space="preserve">is</w:delText>
        </w:r>
      </w:del>
      <w:del w:id="12741" w:author="PR Preview" w:date="2026-01-01T00:00:00Z">
        <w:r>
          <w:delText xml:space="preserve"> </w:delText>
        </w:r>
      </w:del>
      <w:del w:id="12742" w:author="PR Preview" w:date="2026-01-01T00:00:00Z">
        <w:r>
          <w:rPr>
            <w:b/>
            <w:bCs/>
          </w:rPr>
          <w:delText xml:space="preserve">positive definite</w:delText>
        </w:r>
      </w:del>
      <w:del w:id="12743" w:author="PR Preview" w:date="2026-01-01T00:00:00Z">
        <w:r>
          <w:delText xml:space="preserve"> </w:delText>
        </w:r>
      </w:del>
      <w:del w:id="12744" w:author="PR Preview" w:date="2026-01-01T00:00:00Z">
        <w:r>
          <w:delText xml:space="preserve">if it satisfies both conditions:</w:delText>
        </w:r>
      </w:del>
    </w:p>
    <w:p>
      <w:pPr>
        <w:pStyle w:val="BodyText"/>
      </w:pPr>
      <w:ins w:id="12745" w:author="PR Preview" w:date="2026-01-01T00:00:00Z">
        <w:r>
          <w:rPr>
            <w:b/>
            <w:bCs/>
          </w:rPr>
          <w:t xml:space="preserve">Definition 101 (Positive definite matrix)</w:t>
        </w:r>
      </w:ins>
      <w:ins w:id="12746" w:author="PR Preview" w:date="2026-01-01T00:00:00Z">
        <w:r>
          <w:t xml:space="preserve"> </w:t>
        </w:r>
      </w:ins>
      <w:ins w:id="12747" w:author="PR Preview" w:date="2026-01-01T00:00:00Z">
        <w:r>
          <w:t xml:space="preserve">A</w:t>
        </w:r>
      </w:ins>
      <w:ins w:id="12748" w:author="PR Preview" w:date="2026-01-01T00:00:00Z">
        <w:r>
          <w:t xml:space="preserve"> </w:t>
        </w:r>
      </w:ins>
      <m:oMath>
        <m:r>
          <m:t>p</m:t>
        </m:r>
        <m:r>
          <m:rPr>
            <m:sty m:val="p"/>
          </m:rPr>
          <m:t>×</m:t>
        </m:r>
        <m:r>
          <m:t>p</m:t>
        </m:r>
      </m:oMath>
      <w:ins w:id="12749" w:author="PR Preview" w:date="2026-01-01T00:00:00Z">
        <w:r>
          <w:t xml:space="preserve"> </w:t>
        </w:r>
      </w:ins>
      <w:ins w:id="12750" w:author="PR Preview" w:date="2026-01-01T00:00:00Z">
        <w:r>
          <w:t xml:space="preserve">matrix</w:t>
        </w:r>
      </w:ins>
      <w:ins w:id="12751" w:author="PR Preview" w:date="2026-01-01T00:00:00Z">
        <w:r>
          <w:t xml:space="preserve"> </w:t>
        </w:r>
      </w:ins>
      <m:oMath>
        <m:r>
          <m:rPr>
            <m:sty m:val="bi"/>
          </m:rPr>
          <m:t>A</m:t>
        </m:r>
      </m:oMath>
      <w:ins w:id="12752" w:author="PR Preview" w:date="2026-01-01T00:00:00Z">
        <w:r>
          <w:t xml:space="preserve"> </w:t>
        </w:r>
      </w:ins>
      <w:ins w:id="12753" w:author="PR Preview" w:date="2026-01-01T00:00:00Z">
        <w:r>
          <w:t xml:space="preserve">is</w:t>
        </w:r>
      </w:ins>
      <w:ins w:id="12754" w:author="PR Preview" w:date="2026-01-01T00:00:00Z">
        <w:r>
          <w:t xml:space="preserve"> </w:t>
        </w:r>
      </w:ins>
      <w:ins w:id="12755" w:author="PR Preview" w:date="2026-01-01T00:00:00Z">
        <w:r>
          <w:rPr>
            <w:b/>
            <w:bCs/>
          </w:rPr>
          <w:t xml:space="preserve">positive definite</w:t>
        </w:r>
      </w:ins>
      <w:ins w:id="12756" w:author="PR Preview" w:date="2026-01-01T00:00:00Z">
        <w:r>
          <w:t xml:space="preserve"> </w:t>
        </w:r>
      </w:ins>
      <w:ins w:id="12757" w:author="PR Preview" w:date="2026-01-01T00:00:00Z">
        <w:r>
          <w:t xml:space="preserve">[70]</w:t>
        </w:r>
      </w:ins>
      <w:ins w:id="12758" w:author="PR Preview" w:date="2026-01-01T00:00:00Z">
        <w:r>
          <w:t xml:space="preserve"> </w:t>
        </w:r>
      </w:ins>
      <w:ins w:id="12759" w:author="PR Preview" w:date="2026-01-01T00:00:00Z">
        <w:r>
          <w:t xml:space="preserve">if it satisfies both conditions:</w:t>
        </w:r>
      </w:ins>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2"/>
    <w:bookmarkStart w:id="513" w:name="exm-positive-definite"/>
    <w:p>
      <w:pPr>
        <w:pStyle w:val="FirstParagraph"/>
      </w:pPr>
      <w:del w:id="12760" w:author="PR Preview" w:date="2026-01-01T00:00:00Z">
        <w:r>
          <w:rPr>
            <w:b/>
            <w:bCs/>
          </w:rPr>
          <w:delText xml:space="preserve">Example 152 (Positive definite, semidefinite, and neither)</w:delText>
        </w:r>
      </w:del>
      <w:del w:id="12761" w:author="PR Preview" w:date="2026-01-01T00:00:00Z">
        <w:r>
          <w:delText xml:space="preserve"> </w:delText>
        </w:r>
      </w:del>
      <w:del w:id="12762" w:author="PR Preview" w:date="2026-01-01T00:00:00Z">
        <w:r>
          <w:delText xml:space="preserve"> </w:delText>
        </w:r>
      </w:del>
    </w:p>
    <w:p>
      <w:pPr>
        <w:pStyle w:val="FirstParagraph"/>
      </w:pPr>
      <w:ins w:id="12763" w:author="PR Preview" w:date="2026-01-01T00:00:00Z">
        <w:r>
          <w:rPr>
            <w:b/>
            <w:bCs/>
          </w:rPr>
          <w:t xml:space="preserve">Example 154 (Positive definite, semidefinite, and neither)</w:t>
        </w:r>
      </w:ins>
      <w:ins w:id="12764" w:author="PR Preview" w:date="2026-01-01T00:00:00Z">
        <w:r>
          <w:t xml:space="preserve"> </w:t>
        </w:r>
      </w:ins>
      <w:ins w:id="12765" w:author="PR Preview" w:date="2026-01-01T00:00:00Z">
        <w:r>
          <w:t xml:space="preserve"> </w:t>
        </w:r>
      </w:ins>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2766" w:author="PR Preview" w:date="2026-01-01T00:00:00Z">
        <w:r>
          <w:delText xml:space="preserve"> </w:delText>
        </w:r>
      </w:del>
      <w:del w:id="12767" w:author="PR Preview" w:date="2026-01-01T00:00:00Z">
        <w:r>
          <w:delText xml:space="preserve">from</w:delText>
        </w:r>
      </w:del>
      <w:del w:id="12768" w:author="PR Preview" w:date="2026-01-01T00:00:00Z">
        <w:r>
          <w:delText xml:space="preserve"> </w:delText>
        </w:r>
      </w:del>
      <w:hyperlink w:anchor="exm-positive-semidefinite">
        <w:del w:id="12769" w:author="PR Preview" w:date="2026-01-01T00:00:00Z">
          <w:r>
            <w:rPr>
              <w:rStyle w:val="Hyperlink"/>
            </w:rPr>
            <w:delText xml:space="preserve">Example 151</w:delText>
          </w:r>
        </w:del>
      </w:hyperlink>
      <w:del w:id="12770" w:author="PR Preview" w:date="2026-01-01T00:00:00Z">
        <w:r>
          <w:delText xml:space="preserve"> </w:delText>
        </w:r>
      </w:del>
      <w:del w:id="12771" w:author="PR Preview" w:date="2026-01-01T00:00:00Z">
        <w:r>
          <w:delText xml:space="preserve">is positive semidefinite</w:delText>
        </w:r>
      </w:del>
      <w:del w:id="12772" w:author="PR Preview" w:date="2026-01-01T00:00:00Z">
        <w:r>
          <w:delText xml:space="preserve"> </w:delText>
        </w:r>
      </w:del>
      <w:del w:id="12773" w:author="PR Preview" w:date="2026-01-01T00:00:00Z">
        <w:r>
          <w:delText xml:space="preserve">but not positive definite:</w:delText>
        </w:r>
      </w:del>
      <w:del w:id="12774" w:author="PR Preview" w:date="2026-01-01T00:00:00Z">
        <w:r>
          <w:delText xml:space="preserve"> </w:delText>
        </w:r>
      </w:del>
      <w:del w:id="12775" w:author="PR Preview" w:date="2026-01-01T00:00:00Z">
        <w:r>
          <w:delText xml:space="preserve">at</w:delText>
        </w:r>
      </w:del>
      <w:del w:id="12776" w:author="PR Preview" w:date="2026-01-01T00:00:00Z">
        <w:r>
          <w:delText xml:space="preserve"> </w:delText>
        </w:r>
      </w:del>
      <w:del w:id="12777" w:author="PR Preview" w:date="2026-01-01T00:00:00Z">
        <w:r>
          <w:delText xml:space="preserve">$\mathord{\smash[b]{\underset{\raise.3ex\hbox{$\scriptstyle\sim$}}{x}}\vphantom{x}}= (1, -1) \neq \mathord{\smash[b]{\underset{\raise.3ex\hbox{$\scriptstyle\sim$}}{0}}\vphantom{0}}$</w:delText>
        </w:r>
      </w:del>
      <w:del w:id="12778" w:author="PR Preview" w:date="2026-01-01T00:00:00Z">
        <w:r>
          <w:delText xml:space="preserve">,</w:delText>
        </w:r>
      </w:del>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2779" w:author="PR Preview" w:date="2026-01-01T00:00:00Z">
        <w:r>
          <w:t xml:space="preserve"> </w:t>
        </w:r>
      </w:ins>
      <w:ins w:id="12780" w:author="PR Preview" w:date="2026-01-01T00:00:00Z">
        <w:r>
          <w:t xml:space="preserve">from</w:t>
        </w:r>
      </w:ins>
      <w:ins w:id="12781" w:author="PR Preview" w:date="2026-01-01T00:00:00Z">
        <w:r>
          <w:t xml:space="preserve"> </w:t>
        </w:r>
      </w:ins>
      <w:hyperlink w:anchor="exm-positive-semidefinite">
        <w:ins w:id="12782" w:author="PR Preview" w:date="2026-01-01T00:00:00Z">
          <w:r>
            <w:rPr>
              <w:rStyle w:val="Hyperlink"/>
            </w:rPr>
            <w:t xml:space="preserve">Example 153</w:t>
          </w:r>
        </w:ins>
      </w:hyperlink>
      <w:ins w:id="12783" w:author="PR Preview" w:date="2026-01-01T00:00:00Z">
        <w:r>
          <w:t xml:space="preserve"> </w:t>
        </w:r>
      </w:ins>
      <w:ins w:id="12784" w:author="PR Preview" w:date="2026-01-01T00:00:00Z">
        <w:r>
          <w:t xml:space="preserve">is positive semidefinite</w:t>
        </w:r>
      </w:ins>
      <w:ins w:id="12785" w:author="PR Preview" w:date="2026-01-01T00:00:00Z">
        <w:r>
          <w:t xml:space="preserve"> </w:t>
        </w:r>
      </w:ins>
      <w:ins w:id="12786" w:author="PR Preview" w:date="2026-01-01T00:00:00Z">
        <w:r>
          <w:t xml:space="preserve">but not positive definite:</w:t>
        </w:r>
      </w:ins>
      <w:ins w:id="12787" w:author="PR Preview" w:date="2026-01-01T00:00:00Z">
        <w:r>
          <w:t xml:space="preserve"> </w:t>
        </w:r>
      </w:ins>
      <w:ins w:id="12788" w:author="PR Preview" w:date="2026-01-01T00:00:00Z">
        <w:r>
          <w:t xml:space="preserve">at</w:t>
        </w:r>
      </w:ins>
      <w:ins w:id="12789" w:author="PR Preview" w:date="2026-01-01T00:00:00Z">
        <w:r>
          <w:t xml:space="preserve"> </w:t>
        </w:r>
      </w:ins>
      <w:ins w:id="12790" w:author="PR Preview" w:date="2026-01-01T00:00:00Z">
        <w:r>
          <w:t xml:space="preserve">$\mathord{\smash[b]{\underset{\raise.3ex\hbox{$\scriptstyle\sim$}}{x}}\vphantom{x}}= (1, -1) \neq \mathord{\smash[b]{\underset{\raise.3ex\hbox{$\scriptstyle\sim$}}{0}}\vphantom{0}}$</w:t>
        </w:r>
      </w:ins>
      <w:ins w:id="12791" w:author="PR Preview" w:date="2026-01-01T00:00:00Z">
        <w:r>
          <w:t xml:space="preserve">,</w:t>
        </w:r>
      </w:ins>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3"/>
    <w:bookmarkStart w:id="514" w:name="rem-positive-definite-symmetry"/>
    <w:p>
      <w:pPr>
        <w:pStyle w:val="FirstParagraph"/>
      </w:pPr>
      <w:del w:id="12792" w:author="PR Preview" w:date="2026-01-01T00:00:00Z">
        <w:r>
          <w:rPr>
            <w:i/>
            <w:iCs/>
          </w:rPr>
          <w:delText xml:space="preserve">Remark 44</w:delText>
        </w:r>
      </w:del>
      <w:del w:id="12793" w:author="PR Preview" w:date="2026-01-01T00:00:00Z">
        <w:r>
          <w:delText xml:space="preserve"> (Why the definition requires symmetry). </w:delText>
        </w:r>
      </w:del>
      <w:del w:id="12794" w:author="PR Preview" w:date="2026-01-01T00:00:00Z">
        <w:r>
          <w:delText xml:space="preserve">A positive definite matrix is positive semidefinite</w:delText>
        </w:r>
      </w:del>
      <w:del w:id="12795" w:author="PR Preview" w:date="2026-01-01T00:00:00Z">
        <w:r>
          <w:delText xml:space="preserve"> </w:delText>
        </w:r>
      </w:del>
      <w:del w:id="12796" w:author="PR Preview" w:date="2026-01-01T00:00:00Z">
        <w:r>
          <w:delText xml:space="preserve">(</w:delText>
        </w:r>
      </w:del>
      <w:hyperlink w:anchor="def-positive-semidefinite">
        <w:del w:id="12797" w:author="PR Preview" w:date="2026-01-01T00:00:00Z">
          <w:r>
            <w:rPr>
              <w:rStyle w:val="Hyperlink"/>
            </w:rPr>
            <w:delText xml:space="preserve">Definition 100</w:delText>
          </w:r>
        </w:del>
      </w:hyperlink>
      <w:del w:id="12798" w:author="PR Preview" w:date="2026-01-01T00:00:00Z">
        <w:r>
          <w:delText xml:space="preserve">):</w:delText>
        </w:r>
      </w:del>
      <w:del w:id="12799" w:author="PR Preview" w:date="2026-01-01T00:00:00Z">
        <w:r>
          <w:delText xml:space="preserve"> </w:delText>
        </w:r>
      </w:del>
      <w:del w:id="12800" w:author="PR Preview" w:date="2026-01-01T00:00:00Z">
        <w:r>
          <w:delText xml:space="preserve">${\mathord{\smash[b]{\underset{\raise.3ex\hbox{$\scriptstyle\sim$}}{x}}\vphantom{x}}}^{\top} \mathbf{A} \mathord{\smash[b]{\underset{\raise.3ex\hbox{$\scriptstyle\sim$}}{x}}\vphantom{x}} &gt; 0$</w:delText>
        </w:r>
      </w:del>
      <w:del w:id="12801" w:author="PR Preview" w:date="2026-01-01T00:00:00Z">
        <w:r>
          <w:delText xml:space="preserve"> </w:delText>
        </w:r>
      </w:del>
      <w:del w:id="12802" w:author="PR Preview" w:date="2026-01-01T00:00:00Z">
        <w:r>
          <w:delText xml:space="preserve">for every</w:delText>
        </w:r>
      </w:del>
      <w:del w:id="12803" w:author="PR Preview" w:date="2026-01-01T00:00:00Z">
        <w:r>
          <w:delText xml:space="preserve"> </w:delText>
        </w:r>
      </w:del>
      <w:del w:id="12804" w:author="PR Preview" w:date="2026-01-01T00:00:00Z">
        <w:r>
          <w:delText xml:space="preserve">$\mathord{\smash[b]{\underset{\raise.3ex\hbox{$\scriptstyle\sim$}}{x}}\vphantom{x}}\neq \mathord{\smash[b]{\underset{\raise.3ex\hbox{$\scriptstyle\sim$}}{0}}\vphantom{0}}$</w:delText>
        </w:r>
      </w:del>
      <w:del w:id="12805" w:author="PR Preview" w:date="2026-01-01T00:00:00Z">
        <w:r>
          <w:delText xml:space="preserve">,</w:delText>
        </w:r>
      </w:del>
      <w:del w:id="12806" w:author="PR Preview" w:date="2026-01-01T00:00:00Z">
        <w:r>
          <w:delText xml:space="preserve"> </w:delText>
        </w:r>
      </w:del>
      <w:del w:id="12807" w:author="PR Preview" w:date="2026-01-01T00:00:00Z">
        <w:r>
          <w:delText xml:space="preserve">and</w:delText>
        </w:r>
      </w:del>
      <w:del w:id="12808" w:author="PR Preview" w:date="2026-01-01T00:00:00Z">
        <w:r>
          <w:delText xml:space="preserve"> </w:delText>
        </w:r>
      </w:del>
      <w:del w:id="12809" w:author="PR Preview" w:date="2026-01-01T00:00:00Z">
        <w:r>
          <w:delText xml:space="preserve">${\mathord{\smash[b]{\underset{\raise.3ex\hbox{$\scriptstyle\sim$}}{0}}\vphantom{0}}}^{\top}\mathbf{A}\mathord{\smash[b]{\underset{\raise.3ex\hbox{$\scriptstyle\sim$}}{0}}\vphantom{0}}= 0$</w:delText>
        </w:r>
      </w:del>
      <w:del w:id="12810" w:author="PR Preview" w:date="2026-01-01T00:00:00Z">
        <w:r>
          <w:delText xml:space="preserve">.</w:delText>
        </w:r>
      </w:del>
      <w:del w:id="12811" w:author="PR Preview" w:date="2026-01-01T00:00:00Z">
        <w:r>
          <w:delText xml:space="preserve"> </w:delText>
        </w:r>
      </w:del>
      <w:del w:id="12812" w:author="PR Preview" w:date="2026-01-01T00:00:00Z">
        <w:r>
          <w:delText xml:space="preserve">For example,</w:delText>
        </w:r>
      </w:del>
      <w:del w:id="12813" w:author="PR Preview" w:date="2026-01-01T00:00:00Z">
        <w:r>
          <w:delText xml:space="preserve"> </w:delText>
        </w:r>
      </w:del>
      <m:oMath>
        <m:sSub>
          <m:e>
            <m:r>
              <m:rPr>
                <m:sty m:val="bi"/>
              </m:rPr>
              <m:t>I</m:t>
            </m:r>
          </m:e>
          <m:sub>
            <m:r>
              <m:t>p</m:t>
            </m:r>
          </m:sub>
        </m:sSub>
      </m:oMath>
      <w:del w:id="12814" w:author="PR Preview" w:date="2026-01-01T00:00:00Z">
        <w:r>
          <w:delText xml:space="preserve"> </w:delText>
        </w:r>
      </w:del>
      <w:del w:id="12815" w:author="PR Preview" w:date="2026-01-01T00:00:00Z">
        <w:r>
          <w:delText xml:space="preserve">in</w:delText>
        </w:r>
      </w:del>
      <w:del w:id="12816" w:author="PR Preview" w:date="2026-01-01T00:00:00Z">
        <w:r>
          <w:delText xml:space="preserve"> </w:delText>
        </w:r>
      </w:del>
      <w:hyperlink w:anchor="exm-positive-definite">
        <w:del w:id="12817" w:author="PR Preview" w:date="2026-01-01T00:00:00Z">
          <w:r>
            <w:rPr>
              <w:rStyle w:val="Hyperlink"/>
            </w:rPr>
            <w:delText xml:space="preserve">Example 152</w:delText>
          </w:r>
        </w:del>
      </w:hyperlink>
      <w:del w:id="12818" w:author="PR Preview" w:date="2026-01-01T00:00:00Z">
        <w:r>
          <w:delText xml:space="preserve"> </w:delText>
        </w:r>
      </w:del>
      <w:del w:id="12819" w:author="PR Preview" w:date="2026-01-01T00:00:00Z">
        <w:r>
          <w:delText xml:space="preserve">is both.</w:delText>
        </w:r>
      </w:del>
    </w:p>
    <w:p>
      <w:pPr>
        <w:pStyle w:val="FirstParagraph"/>
      </w:pPr>
      <w:ins w:id="12820" w:author="PR Preview" w:date="2026-01-01T00:00:00Z">
        <w:r>
          <w:rPr>
            <w:i/>
            <w:iCs/>
          </w:rPr>
          <w:t xml:space="preserve">Remark 45</w:t>
        </w:r>
      </w:ins>
      <w:ins w:id="12821" w:author="PR Preview" w:date="2026-01-01T00:00:00Z">
        <w:r>
          <w:t xml:space="preserve"> (Why the definition requires symmetry). </w:t>
        </w:r>
      </w:ins>
      <w:ins w:id="12822" w:author="PR Preview" w:date="2026-01-01T00:00:00Z">
        <w:r>
          <w:t xml:space="preserve">A positive definite matrix is positive semidefinite</w:t>
        </w:r>
      </w:ins>
      <w:ins w:id="12823" w:author="PR Preview" w:date="2026-01-01T00:00:00Z">
        <w:r>
          <w:t xml:space="preserve"> </w:t>
        </w:r>
      </w:ins>
      <w:ins w:id="12824" w:author="PR Preview" w:date="2026-01-01T00:00:00Z">
        <w:r>
          <w:t xml:space="preserve">(</w:t>
        </w:r>
      </w:ins>
      <w:hyperlink w:anchor="def-positive-semidefinite">
        <w:ins w:id="12825" w:author="PR Preview" w:date="2026-01-01T00:00:00Z">
          <w:r>
            <w:rPr>
              <w:rStyle w:val="Hyperlink"/>
            </w:rPr>
            <w:t xml:space="preserve">Definition 100</w:t>
          </w:r>
        </w:ins>
      </w:hyperlink>
      <w:ins w:id="12826" w:author="PR Preview" w:date="2026-01-01T00:00:00Z">
        <w:r>
          <w:t xml:space="preserve">):</w:t>
        </w:r>
      </w:ins>
      <w:ins w:id="12827" w:author="PR Preview" w:date="2026-01-01T00:00:00Z">
        <w:r>
          <w:t xml:space="preserve"> </w:t>
        </w:r>
      </w:ins>
      <w:ins w:id="12828" w:author="PR Preview" w:date="2026-01-01T00:00:00Z">
        <w:r>
          <w:t xml:space="preserve">${\mathord{\smash[b]{\underset{\raise.3ex\hbox{$\scriptstyle\sim$}}{x}}\vphantom{x}}}^{\top} \mathbf{A} \mathord{\smash[b]{\underset{\raise.3ex\hbox{$\scriptstyle\sim$}}{x}}\vphantom{x}} &gt; 0$</w:t>
        </w:r>
      </w:ins>
      <w:ins w:id="12829" w:author="PR Preview" w:date="2026-01-01T00:00:00Z">
        <w:r>
          <w:t xml:space="preserve"> </w:t>
        </w:r>
      </w:ins>
      <w:ins w:id="12830" w:author="PR Preview" w:date="2026-01-01T00:00:00Z">
        <w:r>
          <w:t xml:space="preserve">for every</w:t>
        </w:r>
      </w:ins>
      <w:ins w:id="12831" w:author="PR Preview" w:date="2026-01-01T00:00:00Z">
        <w:r>
          <w:t xml:space="preserve"> </w:t>
        </w:r>
      </w:ins>
      <w:ins w:id="12832" w:author="PR Preview" w:date="2026-01-01T00:00:00Z">
        <w:r>
          <w:t xml:space="preserve">$\mathord{\smash[b]{\underset{\raise.3ex\hbox{$\scriptstyle\sim$}}{x}}\vphantom{x}}\neq \mathord{\smash[b]{\underset{\raise.3ex\hbox{$\scriptstyle\sim$}}{0}}\vphantom{0}}$</w:t>
        </w:r>
      </w:ins>
      <w:ins w:id="12833" w:author="PR Preview" w:date="2026-01-01T00:00:00Z">
        <w:r>
          <w:t xml:space="preserve">,</w:t>
        </w:r>
      </w:ins>
      <w:ins w:id="12834" w:author="PR Preview" w:date="2026-01-01T00:00:00Z">
        <w:r>
          <w:t xml:space="preserve"> </w:t>
        </w:r>
      </w:ins>
      <w:ins w:id="12835" w:author="PR Preview" w:date="2026-01-01T00:00:00Z">
        <w:r>
          <w:t xml:space="preserve">and</w:t>
        </w:r>
      </w:ins>
      <w:ins w:id="12836" w:author="PR Preview" w:date="2026-01-01T00:00:00Z">
        <w:r>
          <w:t xml:space="preserve"> </w:t>
        </w:r>
      </w:ins>
      <w:ins w:id="12837" w:author="PR Preview" w:date="2026-01-01T00:00:00Z">
        <w:r>
          <w:t xml:space="preserve">${\mathord{\smash[b]{\underset{\raise.3ex\hbox{$\scriptstyle\sim$}}{0}}\vphantom{0}}}^{\top}\mathbf{A}\mathord{\smash[b]{\underset{\raise.3ex\hbox{$\scriptstyle\sim$}}{0}}\vphantom{0}}= 0$</w:t>
        </w:r>
      </w:ins>
      <w:ins w:id="12838" w:author="PR Preview" w:date="2026-01-01T00:00:00Z">
        <w:r>
          <w:t xml:space="preserve">.</w:t>
        </w:r>
      </w:ins>
      <w:ins w:id="12839" w:author="PR Preview" w:date="2026-01-01T00:00:00Z">
        <w:r>
          <w:t xml:space="preserve"> </w:t>
        </w:r>
      </w:ins>
      <w:ins w:id="12840" w:author="PR Preview" w:date="2026-01-01T00:00:00Z">
        <w:r>
          <w:t xml:space="preserve">For example,</w:t>
        </w:r>
      </w:ins>
      <w:ins w:id="12841" w:author="PR Preview" w:date="2026-01-01T00:00:00Z">
        <w:r>
          <w:t xml:space="preserve"> </w:t>
        </w:r>
      </w:ins>
      <m:oMath>
        <m:sSub>
          <m:e>
            <m:r>
              <m:rPr>
                <m:sty m:val="bi"/>
              </m:rPr>
              <m:t>I</m:t>
            </m:r>
          </m:e>
          <m:sub>
            <m:r>
              <m:t>p</m:t>
            </m:r>
          </m:sub>
        </m:sSub>
      </m:oMath>
      <w:ins w:id="12842" w:author="PR Preview" w:date="2026-01-01T00:00:00Z">
        <w:r>
          <w:t xml:space="preserve"> </w:t>
        </w:r>
      </w:ins>
      <w:ins w:id="12843" w:author="PR Preview" w:date="2026-01-01T00:00:00Z">
        <w:r>
          <w:t xml:space="preserve">in</w:t>
        </w:r>
      </w:ins>
      <w:ins w:id="12844" w:author="PR Preview" w:date="2026-01-01T00:00:00Z">
        <w:r>
          <w:t xml:space="preserve"> </w:t>
        </w:r>
      </w:ins>
      <w:hyperlink w:anchor="exm-positive-definite">
        <w:ins w:id="12845" w:author="PR Preview" w:date="2026-01-01T00:00:00Z">
          <w:r>
            <w:rPr>
              <w:rStyle w:val="Hyperlink"/>
            </w:rPr>
            <w:t xml:space="preserve">Example 154</w:t>
          </w:r>
        </w:ins>
      </w:hyperlink>
      <w:ins w:id="12846" w:author="PR Preview" w:date="2026-01-01T00:00:00Z">
        <w:r>
          <w:t xml:space="preserve"> </w:t>
        </w:r>
      </w:ins>
      <w:ins w:id="12847"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4"/>
    <w:p>
      <w:pPr>
        <w:pStyle w:val="BodyText"/>
      </w:pPr>
      <w:del w:id="12848" w:author="PR Preview" w:date="2026-01-01T00:00:00Z">
        <w:r>
          <w:delText xml:space="preserve">See also</w:delText>
        </w:r>
      </w:del>
      <w:del w:id="12849" w:author="PR Preview" w:date="2026-01-01T00:00:00Z">
        <w:r>
          <w:delText xml:space="preserve"> </w:delText>
        </w:r>
      </w:del>
      <w:hyperlink r:id="rId851">
        <w:del w:id="12850" w:author="PR Preview" w:date="2026-01-01T00:00:00Z">
          <w:r>
            <w:rPr>
              <w:rStyle w:val="Hyperlink"/>
            </w:rPr>
            <w:delText xml:space="preserve">https://en.wikipedia.org/wiki/Definite_matrix</w:delText>
          </w:r>
        </w:del>
      </w:hyperlink>
      <w:del w:id="12851" w:author="PR Preview" w:date="2026-01-01T00:00:00Z">
        <w:r>
          <w:delText xml:space="preserve">.</w:delText>
        </w:r>
      </w:del>
    </w:p>
    <w:p>
      <w:pPr>
        <w:pStyle w:val="BodyText"/>
      </w:pPr>
      <w:del w:id="12852" w:author="PR Preview" w:date="2026-01-01T00:00:00Z">
        <w:r>
          <w:rPr>
            <w:b/>
            <w:bCs/>
          </w:rPr>
          <w:delText xml:space="preserve">Theorem 81 (Definiteness and eigenvalues)</w:delText>
        </w:r>
      </w:del>
      <w:del w:id="12853" w:author="PR Preview" w:date="2026-01-01T00:00:00Z">
        <w:r>
          <w:delText xml:space="preserve"> </w:delText>
        </w:r>
      </w:del>
      <w:del w:id="12854" w:author="PR Preview" w:date="2026-01-01T00:00:00Z">
        <w:r>
          <w:delText xml:space="preserve">Let</w:delText>
        </w:r>
      </w:del>
      <w:del w:id="12855" w:author="PR Preview" w:date="2026-01-01T00:00:00Z">
        <w:r>
          <w:delText xml:space="preserve"> </w:delText>
        </w:r>
      </w:del>
      <m:oMath>
        <m:r>
          <m:rPr>
            <m:sty m:val="bi"/>
          </m:rPr>
          <m:t>A</m:t>
        </m:r>
      </m:oMath>
      <w:del w:id="12856" w:author="PR Preview" w:date="2026-01-01T00:00:00Z">
        <w:r>
          <w:delText xml:space="preserve"> </w:delText>
        </w:r>
      </w:del>
      <w:del w:id="12857" w:author="PR Preview" w:date="2026-01-01T00:00:00Z">
        <w:r>
          <w:delText xml:space="preserve">be a</w:delText>
        </w:r>
      </w:del>
      <w:del w:id="12858" w:author="PR Preview" w:date="2026-01-01T00:00:00Z">
        <w:r>
          <w:delText xml:space="preserve"> </w:delText>
        </w:r>
      </w:del>
      <m:oMath>
        <m:r>
          <m:t>p</m:t>
        </m:r>
        <m:r>
          <m:rPr>
            <m:sty m:val="p"/>
          </m:rPr>
          <m:t>×</m:t>
        </m:r>
        <m:r>
          <m:t>p</m:t>
        </m:r>
      </m:oMath>
      <w:del w:id="12859" w:author="PR Preview" w:date="2026-01-01T00:00:00Z">
        <w:r>
          <w:delText xml:space="preserve"> </w:delText>
        </w:r>
      </w:del>
      <w:del w:id="12860" w:author="PR Preview" w:date="2026-01-01T00:00:00Z">
        <w:r>
          <w:delText xml:space="preserve">symmetric matrix with real entries,</w:delText>
        </w:r>
      </w:del>
      <w:del w:id="12861" w:author="PR Preview" w:date="2026-01-01T00:00:00Z">
        <w:r>
          <w:delText xml:space="preserve"> </w:delText>
        </w:r>
      </w:del>
      <w:del w:id="12862" w:author="PR Preview" w:date="2026-01-01T00:00:00Z">
        <w:r>
          <w:delText xml:space="preserve">with eigendecomposition</w:delText>
        </w:r>
      </w:del>
      <w:del w:id="1286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2864" w:author="PR Preview" w:date="2026-01-01T00:00:00Z">
        <w:r>
          <w:delText xml:space="preserve"> </w:delText>
        </w:r>
      </w:del>
      <w:del w:id="12865" w:author="PR Preview" w:date="2026-01-01T00:00:00Z">
        <w:r>
          <w:delText xml:space="preserve">(</w:delText>
        </w:r>
      </w:del>
      <w:hyperlink w:anchor="def-eigendecomposition">
        <w:del w:id="12866" w:author="PR Preview" w:date="2026-01-01T00:00:00Z">
          <w:r>
            <w:rPr>
              <w:rStyle w:val="Hyperlink"/>
            </w:rPr>
            <w:delText xml:space="preserve">Definition 97</w:delText>
          </w:r>
        </w:del>
      </w:hyperlink>
      <w:del w:id="12867" w:author="PR Preview" w:date="2026-01-01T00:00:00Z">
        <w:r>
          <w:delText xml:space="preserve">)</w:delText>
        </w:r>
      </w:del>
      <w:del w:id="12868" w:author="PR Preview" w:date="2026-01-01T00:00:00Z">
        <w:r>
          <w:delText xml:space="preserve"> </w:delText>
        </w:r>
      </w:del>
      <w:del w:id="12869" w:author="PR Preview" w:date="2026-01-01T00:00:00Z">
        <w:r>
          <w:delText xml:space="preserve">and eigenvalues</w:delText>
        </w:r>
      </w:del>
      <w:del w:id="1287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2871" w:author="PR Preview" w:date="2026-01-01T00:00:00Z">
        <w:r>
          <w:delText xml:space="preserve"> </w:delText>
        </w:r>
      </w:del>
      <w:del w:id="12872" w:author="PR Preview" w:date="2026-01-01T00:00:00Z">
        <w:r>
          <w:delText xml:space="preserve">on the diagonal of</w:delText>
        </w:r>
      </w:del>
      <w:del w:id="12873" w:author="PR Preview" w:date="2026-01-01T00:00:00Z">
        <w:r>
          <w:delText xml:space="preserve"> </w:delText>
        </w:r>
      </w:del>
      <m:oMath>
        <m:r>
          <m:rPr>
            <m:sty m:val="b"/>
          </m:rPr>
          <m:t>Λ</m:t>
        </m:r>
      </m:oMath>
      <w:del w:id="12874" w:author="PR Preview" w:date="2026-01-01T00:00:00Z">
        <w:r>
          <w:delText xml:space="preserve">.</w:delText>
        </w:r>
      </w:del>
      <w:del w:id="12875" w:author="PR Preview" w:date="2026-01-01T00:00:00Z">
        <w:r>
          <w:delText xml:space="preserve"> </w:delText>
        </w:r>
      </w:del>
      <w:del w:id="12876" w:author="PR Preview" w:date="2026-01-01T00:00:00Z">
        <w:r>
          <w:delText xml:space="preserve">Then:</w:delText>
        </w:r>
      </w:del>
    </w:p>
    <w:p>
      <w:pPr>
        <w:pStyle w:val="BodyText"/>
      </w:pPr>
      <w:ins w:id="12877" w:author="PR Preview" w:date="2026-01-01T00:00:00Z">
        <w:r>
          <w:t xml:space="preserve">See also</w:t>
        </w:r>
      </w:ins>
      <w:ins w:id="12878" w:author="PR Preview" w:date="2026-01-01T00:00:00Z">
        <w:r>
          <w:t xml:space="preserve"> </w:t>
        </w:r>
      </w:ins>
      <w:ins w:id="12879" w:author="PR Preview" w:date="2026-01-01T00:00:00Z">
        <w:r>
          <w:t xml:space="preserve">[70]</w:t>
        </w:r>
      </w:ins>
      <w:ins w:id="12880" w:author="PR Preview" w:date="2026-01-01T00:00:00Z">
        <w:r>
          <w:t xml:space="preserve">.</w:t>
        </w:r>
      </w:ins>
    </w:p>
    <w:bookmarkStart w:id="515" w:name="thm-definite-eigenvalues"/>
    <w:p>
      <w:pPr>
        <w:pStyle w:val="BodyText"/>
      </w:pPr>
      <w:ins w:id="12881" w:author="PR Preview" w:date="2026-01-01T00:00:00Z">
        <w:r>
          <w:rPr>
            <w:b/>
            <w:bCs/>
          </w:rPr>
          <w:t xml:space="preserve">Theorem 82 (Definiteness and eigenvalues)</w:t>
        </w:r>
      </w:ins>
      <w:ins w:id="12882" w:author="PR Preview" w:date="2026-01-01T00:00:00Z">
        <w:r>
          <w:t xml:space="preserve"> </w:t>
        </w:r>
      </w:ins>
      <w:ins w:id="12883" w:author="PR Preview" w:date="2026-01-01T00:00:00Z">
        <w:r>
          <w:t xml:space="preserve">Let</w:t>
        </w:r>
      </w:ins>
      <w:ins w:id="12884" w:author="PR Preview" w:date="2026-01-01T00:00:00Z">
        <w:r>
          <w:t xml:space="preserve"> </w:t>
        </w:r>
      </w:ins>
      <m:oMath>
        <m:r>
          <m:rPr>
            <m:sty m:val="bi"/>
          </m:rPr>
          <m:t>A</m:t>
        </m:r>
      </m:oMath>
      <w:ins w:id="12885" w:author="PR Preview" w:date="2026-01-01T00:00:00Z">
        <w:r>
          <w:t xml:space="preserve"> </w:t>
        </w:r>
      </w:ins>
      <w:ins w:id="12886" w:author="PR Preview" w:date="2026-01-01T00:00:00Z">
        <w:r>
          <w:t xml:space="preserve">be a</w:t>
        </w:r>
      </w:ins>
      <w:ins w:id="12887" w:author="PR Preview" w:date="2026-01-01T00:00:00Z">
        <w:r>
          <w:t xml:space="preserve"> </w:t>
        </w:r>
      </w:ins>
      <m:oMath>
        <m:r>
          <m:t>p</m:t>
        </m:r>
        <m:r>
          <m:rPr>
            <m:sty m:val="p"/>
          </m:rPr>
          <m:t>×</m:t>
        </m:r>
        <m:r>
          <m:t>p</m:t>
        </m:r>
      </m:oMath>
      <w:ins w:id="12888" w:author="PR Preview" w:date="2026-01-01T00:00:00Z">
        <w:r>
          <w:t xml:space="preserve"> </w:t>
        </w:r>
      </w:ins>
      <w:ins w:id="12889" w:author="PR Preview" w:date="2026-01-01T00:00:00Z">
        <w:r>
          <w:t xml:space="preserve">symmetric matrix with real entries,</w:t>
        </w:r>
      </w:ins>
      <w:ins w:id="12890" w:author="PR Preview" w:date="2026-01-01T00:00:00Z">
        <w:r>
          <w:t xml:space="preserve"> </w:t>
        </w:r>
      </w:ins>
      <w:ins w:id="12891" w:author="PR Preview" w:date="2026-01-01T00:00:00Z">
        <w:r>
          <w:t xml:space="preserve">with eigendecomposition</w:t>
        </w:r>
      </w:ins>
      <w:ins w:id="12892"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2893" w:author="PR Preview" w:date="2026-01-01T00:00:00Z">
        <w:r>
          <w:t xml:space="preserve"> </w:t>
        </w:r>
      </w:ins>
      <w:ins w:id="12894" w:author="PR Preview" w:date="2026-01-01T00:00:00Z">
        <w:r>
          <w:t xml:space="preserve">(</w:t>
        </w:r>
      </w:ins>
      <w:hyperlink w:anchor="def-eigendecomposition">
        <w:ins w:id="12895" w:author="PR Preview" w:date="2026-01-01T00:00:00Z">
          <w:r>
            <w:rPr>
              <w:rStyle w:val="Hyperlink"/>
            </w:rPr>
            <w:t xml:space="preserve">Definition 97</w:t>
          </w:r>
        </w:ins>
      </w:hyperlink>
      <w:ins w:id="12896" w:author="PR Preview" w:date="2026-01-01T00:00:00Z">
        <w:r>
          <w:t xml:space="preserve">)</w:t>
        </w:r>
      </w:ins>
      <w:ins w:id="12897" w:author="PR Preview" w:date="2026-01-01T00:00:00Z">
        <w:r>
          <w:t xml:space="preserve"> </w:t>
        </w:r>
      </w:ins>
      <w:ins w:id="12898" w:author="PR Preview" w:date="2026-01-01T00:00:00Z">
        <w:r>
          <w:t xml:space="preserve">and eigenvalues</w:t>
        </w:r>
      </w:ins>
      <w:ins w:id="12899"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2900" w:author="PR Preview" w:date="2026-01-01T00:00:00Z">
        <w:r>
          <w:t xml:space="preserve"> </w:t>
        </w:r>
      </w:ins>
      <w:ins w:id="12901" w:author="PR Preview" w:date="2026-01-01T00:00:00Z">
        <w:r>
          <w:t xml:space="preserve">on the diagonal of</w:t>
        </w:r>
      </w:ins>
      <w:ins w:id="12902" w:author="PR Preview" w:date="2026-01-01T00:00:00Z">
        <w:r>
          <w:t xml:space="preserve"> </w:t>
        </w:r>
      </w:ins>
      <m:oMath>
        <m:r>
          <m:rPr>
            <m:sty m:val="b"/>
          </m:rPr>
          <m:t>Λ</m:t>
        </m:r>
      </m:oMath>
      <w:ins w:id="12903" w:author="PR Preview" w:date="2026-01-01T00:00:00Z">
        <w:r>
          <w:t xml:space="preserve">.</w:t>
        </w:r>
      </w:ins>
      <w:ins w:id="12904" w:author="PR Preview" w:date="2026-01-01T00:00:00Z">
        <w:r>
          <w:t xml:space="preserve"> </w:t>
        </w:r>
      </w:ins>
      <w:ins w:id="12905" w:author="PR Preview" w:date="2026-01-01T00:00:00Z">
        <w:r>
          <w:t xml:space="preserve">Then:</w:t>
        </w:r>
      </w:ins>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5"/>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6" w:name="exm-definite-eigenvalues"/>
    <w:p>
      <w:pPr>
        <w:pStyle w:val="BodyText"/>
      </w:pPr>
      <w:del w:id="12906" w:author="PR Preview" w:date="2026-01-01T00:00:00Z">
        <w:r>
          <w:rPr>
            <w:b/>
            <w:bCs/>
          </w:rPr>
          <w:delText xml:space="preserve">Example 153 (Reading definiteness off the eigenvalues)</w:delText>
        </w:r>
      </w:del>
      <w:del w:id="12907" w:author="PR Preview" w:date="2026-01-01T00:00:00Z">
        <w:r>
          <w:delText xml:space="preserve"> </w:delText>
        </w:r>
      </w:del>
      <w:del w:id="12908" w:author="PR Preview" w:date="2026-01-01T00:00:00Z">
        <w:r>
          <w:delText xml:space="preserve"> </w:delText>
        </w:r>
      </w:del>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2909" w:author="PR Preview" w:date="2026-01-01T00:00:00Z">
        <w:r>
          <w:delText xml:space="preserve"> </w:delText>
        </w:r>
      </w:del>
      <w:del w:id="12910" w:author="PR Preview" w:date="2026-01-01T00:00:00Z">
        <w:r>
          <w:delText xml:space="preserve">has eigenvalues</w:delText>
        </w:r>
      </w:del>
      <w:del w:id="12911" w:author="PR Preview" w:date="2026-01-01T00:00:00Z">
        <w:r>
          <w:delText xml:space="preserve"> </w:delText>
        </w:r>
      </w:del>
      <m:oMath>
        <m:r>
          <m:t>3</m:t>
        </m:r>
      </m:oMath>
      <w:del w:id="12912" w:author="PR Preview" w:date="2026-01-01T00:00:00Z">
        <w:r>
          <w:delText xml:space="preserve"> </w:delText>
        </w:r>
      </w:del>
      <w:del w:id="12913" w:author="PR Preview" w:date="2026-01-01T00:00:00Z">
        <w:r>
          <w:delText xml:space="preserve">and</w:delText>
        </w:r>
      </w:del>
      <w:del w:id="12914" w:author="PR Preview" w:date="2026-01-01T00:00:00Z">
        <w:r>
          <w:delText xml:space="preserve"> </w:delText>
        </w:r>
      </w:del>
      <m:oMath>
        <m:r>
          <m:t>1</m:t>
        </m:r>
      </m:oMath>
      <w:del w:id="12915" w:author="PR Preview" w:date="2026-01-01T00:00:00Z">
        <w:r>
          <w:delText xml:space="preserve"> </w:delText>
        </w:r>
      </w:del>
      <w:del w:id="12916" w:author="PR Preview" w:date="2026-01-01T00:00:00Z">
        <w:r>
          <w:delText xml:space="preserve">(</w:delText>
        </w:r>
      </w:del>
      <w:hyperlink w:anchor="exm-eigenvalue">
        <w:del w:id="12917" w:author="PR Preview" w:date="2026-01-01T00:00:00Z">
          <w:r>
            <w:rPr>
              <w:rStyle w:val="Hyperlink"/>
            </w:rPr>
            <w:delText xml:space="preserve">Example 146</w:delText>
          </w:r>
        </w:del>
      </w:hyperlink>
      <w:del w:id="12918" w:author="PR Preview" w:date="2026-01-01T00:00:00Z">
        <w:r>
          <w:delText xml:space="preserve">),</w:delText>
        </w:r>
      </w:del>
      <w:del w:id="12919" w:author="PR Preview" w:date="2026-01-01T00:00:00Z">
        <w:r>
          <w:delText xml:space="preserve"> </w:delText>
        </w:r>
      </w:del>
      <w:del w:id="12920" w:author="PR Preview" w:date="2026-01-01T00:00:00Z">
        <w:r>
          <w:delText xml:space="preserve">both positive, so it is positive definite.</w:delText>
        </w:r>
      </w:del>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2921" w:author="PR Preview" w:date="2026-01-01T00:00:00Z">
        <w:r>
          <w:delText xml:space="preserve"> </w:delText>
        </w:r>
      </w:del>
      <w:del w:id="12922" w:author="PR Preview" w:date="2026-01-01T00:00:00Z">
        <w:r>
          <w:delText xml:space="preserve">has eigenvalues</w:delText>
        </w:r>
      </w:del>
      <w:del w:id="12923" w:author="PR Preview" w:date="2026-01-01T00:00:00Z">
        <w:r>
          <w:delText xml:space="preserve"> </w:delText>
        </w:r>
      </w:del>
      <m:oMath>
        <m:r>
          <m:t>2</m:t>
        </m:r>
      </m:oMath>
      <w:del w:id="12924" w:author="PR Preview" w:date="2026-01-01T00:00:00Z">
        <w:r>
          <w:delText xml:space="preserve">, for the eigenvector</w:delText>
        </w:r>
      </w:del>
      <w:del w:id="12925" w:author="PR Preview" w:date="2026-01-01T00:00:00Z">
        <w:r>
          <w:delText xml:space="preserve"> </w:delText>
        </w:r>
      </w:del>
      <m:oMath>
        <m:r>
          <m:rPr>
            <m:sty m:val="p"/>
          </m:rPr>
          <m:t>(</m:t>
        </m:r>
        <m:r>
          <m:t>1</m:t>
        </m:r>
        <m:r>
          <m:rPr>
            <m:sty m:val="p"/>
          </m:rPr>
          <m:t>,</m:t>
        </m:r>
        <m:r>
          <m:t>1</m:t>
        </m:r>
        <m:r>
          <m:rPr>
            <m:sty m:val="p"/>
          </m:rPr>
          <m:t>)</m:t>
        </m:r>
      </m:oMath>
      <w:del w:id="12926" w:author="PR Preview" w:date="2026-01-01T00:00:00Z">
        <w:r>
          <w:delText xml:space="preserve">,</w:delText>
        </w:r>
      </w:del>
      <w:del w:id="12927" w:author="PR Preview" w:date="2026-01-01T00:00:00Z">
        <w:r>
          <w:delText xml:space="preserve"> </w:delText>
        </w:r>
      </w:del>
      <w:del w:id="12928" w:author="PR Preview" w:date="2026-01-01T00:00:00Z">
        <w:r>
          <w:delText xml:space="preserve">and</w:delText>
        </w:r>
      </w:del>
      <w:del w:id="12929" w:author="PR Preview" w:date="2026-01-01T00:00:00Z">
        <w:r>
          <w:delText xml:space="preserve"> </w:delText>
        </w:r>
      </w:del>
      <m:oMath>
        <m:r>
          <m:t>0</m:t>
        </m:r>
      </m:oMath>
      <w:del w:id="12930" w:author="PR Preview" w:date="2026-01-01T00:00:00Z">
        <w:r>
          <w:delText xml:space="preserve">, for the eigenvector</w:delText>
        </w:r>
      </w:del>
      <w:del w:id="12931" w:author="PR Preview" w:date="2026-01-01T00:00:00Z">
        <w:r>
          <w:delText xml:space="preserve"> </w:delText>
        </w:r>
      </w:del>
      <m:oMath>
        <m:r>
          <m:rPr>
            <m:sty m:val="p"/>
          </m:rPr>
          <m:t>(</m:t>
        </m:r>
        <m:r>
          <m:t>1</m:t>
        </m:r>
        <m:r>
          <m:rPr>
            <m:sty m:val="p"/>
          </m:rPr>
          <m:t>,</m:t>
        </m:r>
        <m:r>
          <m:rPr>
            <m:sty m:val="p"/>
          </m:rPr>
          <m:t>−</m:t>
        </m:r>
        <m:r>
          <m:t>1</m:t>
        </m:r>
        <m:r>
          <m:rPr>
            <m:sty m:val="p"/>
          </m:rPr>
          <m:t>)</m:t>
        </m:r>
      </m:oMath>
      <w:del w:id="12932" w:author="PR Preview" w:date="2026-01-01T00:00:00Z">
        <w:r>
          <w:delText xml:space="preserve">,</w:delText>
        </w:r>
      </w:del>
      <w:del w:id="12933" w:author="PR Preview" w:date="2026-01-01T00:00:00Z">
        <w:r>
          <w:delText xml:space="preserve"> </w:delText>
        </w:r>
      </w:del>
      <w:del w:id="12934" w:author="PR Preview" w:date="2026-01-01T00:00:00Z">
        <w:r>
          <w:delText xml:space="preserve">so it is positive semidefinite but not positive definite,</w:delText>
        </w:r>
      </w:del>
      <w:del w:id="12935" w:author="PR Preview" w:date="2026-01-01T00:00:00Z">
        <w:r>
          <w:delText xml:space="preserve"> </w:delText>
        </w:r>
      </w:del>
      <w:del w:id="12936" w:author="PR Preview" w:date="2026-01-01T00:00:00Z">
        <w:r>
          <w:delText xml:space="preserve">as</w:delText>
        </w:r>
      </w:del>
      <w:del w:id="12937" w:author="PR Preview" w:date="2026-01-01T00:00:00Z">
        <w:r>
          <w:delText xml:space="preserve"> </w:delText>
        </w:r>
      </w:del>
      <w:hyperlink w:anchor="exm-positive-definite">
        <w:del w:id="12938" w:author="PR Preview" w:date="2026-01-01T00:00:00Z">
          <w:r>
            <w:rPr>
              <w:rStyle w:val="Hyperlink"/>
            </w:rPr>
            <w:delText xml:space="preserve">Example 152</w:delText>
          </w:r>
        </w:del>
      </w:hyperlink>
      <w:del w:id="12939" w:author="PR Preview" w:date="2026-01-01T00:00:00Z">
        <w:r>
          <w:delText xml:space="preserve"> </w:delText>
        </w:r>
      </w:del>
      <w:del w:id="12940" w:author="PR Preview" w:date="2026-01-01T00:00:00Z">
        <w:r>
          <w:delText xml:space="preserve">found directly.</w:delText>
        </w:r>
      </w:del>
    </w:p>
    <w:p>
      <w:pPr>
        <w:pStyle w:val="FirstParagraph"/>
      </w:pPr>
      <w:del w:id="12941" w:author="PR Preview" w:date="2026-01-01T00:00:00Z">
        <w:r>
          <w:rPr>
            <w:b/>
            <w:bCs/>
          </w:rPr>
          <w:delText xml:space="preserve">Theorem 82 (A positive definite matrix has a positive definite inverse)</w:delText>
        </w:r>
      </w:del>
      <w:del w:id="12942" w:author="PR Preview" w:date="2026-01-01T00:00:00Z">
        <w:r>
          <w:delText xml:space="preserve"> </w:delText>
        </w:r>
      </w:del>
      <w:del w:id="12943" w:author="PR Preview" w:date="2026-01-01T00:00:00Z">
        <w:r>
          <w:delText xml:space="preserve">Let</w:delText>
        </w:r>
      </w:del>
      <w:del w:id="12944" w:author="PR Preview" w:date="2026-01-01T00:00:00Z">
        <w:r>
          <w:delText xml:space="preserve"> </w:delText>
        </w:r>
      </w:del>
      <m:oMath>
        <m:r>
          <m:rPr>
            <m:sty m:val="bi"/>
          </m:rPr>
          <m:t>A</m:t>
        </m:r>
      </m:oMath>
      <w:del w:id="12945" w:author="PR Preview" w:date="2026-01-01T00:00:00Z">
        <w:r>
          <w:delText xml:space="preserve"> </w:delText>
        </w:r>
      </w:del>
      <w:del w:id="12946" w:author="PR Preview" w:date="2026-01-01T00:00:00Z">
        <w:r>
          <w:delText xml:space="preserve">be a</w:delText>
        </w:r>
      </w:del>
      <w:del w:id="12947" w:author="PR Preview" w:date="2026-01-01T00:00:00Z">
        <w:r>
          <w:delText xml:space="preserve"> </w:delText>
        </w:r>
      </w:del>
      <m:oMath>
        <m:r>
          <m:t>p</m:t>
        </m:r>
        <m:r>
          <m:rPr>
            <m:sty m:val="p"/>
          </m:rPr>
          <m:t>×</m:t>
        </m:r>
        <m:r>
          <m:t>p</m:t>
        </m:r>
      </m:oMath>
      <w:del w:id="12948" w:author="PR Preview" w:date="2026-01-01T00:00:00Z">
        <w:r>
          <w:delText xml:space="preserve"> </w:delText>
        </w:r>
      </w:del>
      <w:del w:id="12949" w:author="PR Preview" w:date="2026-01-01T00:00:00Z">
        <w:r>
          <w:delText xml:space="preserve">positive definite matrix</w:delText>
        </w:r>
      </w:del>
      <w:del w:id="12950" w:author="PR Preview" w:date="2026-01-01T00:00:00Z">
        <w:r>
          <w:delText xml:space="preserve"> </w:delText>
        </w:r>
      </w:del>
      <w:del w:id="12951" w:author="PR Preview" w:date="2026-01-01T00:00:00Z">
        <w:r>
          <w:delText xml:space="preserve">(</w:delText>
        </w:r>
      </w:del>
      <w:hyperlink w:anchor="def-positive-definite">
        <w:del w:id="12952" w:author="PR Preview" w:date="2026-01-01T00:00:00Z">
          <w:r>
            <w:rPr>
              <w:rStyle w:val="Hyperlink"/>
            </w:rPr>
            <w:delText xml:space="preserve">Definition 101</w:delText>
          </w:r>
        </w:del>
      </w:hyperlink>
      <w:del w:id="12953" w:author="PR Preview" w:date="2026-01-01T00:00:00Z">
        <w:r>
          <w:delText xml:space="preserve">) with real entries,</w:delText>
        </w:r>
      </w:del>
      <w:del w:id="12954" w:author="PR Preview" w:date="2026-01-01T00:00:00Z">
        <w:r>
          <w:delText xml:space="preserve"> </w:delText>
        </w:r>
      </w:del>
      <w:del w:id="12955" w:author="PR Preview" w:date="2026-01-01T00:00:00Z">
        <w:r>
          <w:delText xml:space="preserve">with eigendecomposition</w:delText>
        </w:r>
      </w:del>
      <w:del w:id="12956"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2957" w:author="PR Preview" w:date="2026-01-01T00:00:00Z">
        <w:r>
          <w:delText xml:space="preserve"> </w:delText>
        </w:r>
      </w:del>
      <w:del w:id="12958" w:author="PR Preview" w:date="2026-01-01T00:00:00Z">
        <w:r>
          <w:delText xml:space="preserve">(</w:delText>
        </w:r>
      </w:del>
      <w:hyperlink w:anchor="def-eigendecomposition">
        <w:del w:id="12959" w:author="PR Preview" w:date="2026-01-01T00:00:00Z">
          <w:r>
            <w:rPr>
              <w:rStyle w:val="Hyperlink"/>
            </w:rPr>
            <w:delText xml:space="preserve">Definition 97</w:delText>
          </w:r>
        </w:del>
      </w:hyperlink>
      <w:del w:id="12960" w:author="PR Preview" w:date="2026-01-01T00:00:00Z">
        <w:r>
          <w:delText xml:space="preserve">)</w:delText>
        </w:r>
      </w:del>
      <w:del w:id="12961" w:author="PR Preview" w:date="2026-01-01T00:00:00Z">
        <w:r>
          <w:delText xml:space="preserve"> </w:delText>
        </w:r>
      </w:del>
      <w:del w:id="12962" w:author="PR Preview" w:date="2026-01-01T00:00:00Z">
        <w:r>
          <w:delText xml:space="preserve">and eigenvalues</w:delText>
        </w:r>
      </w:del>
      <w:del w:id="12963"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2964" w:author="PR Preview" w:date="2026-01-01T00:00:00Z">
        <w:r>
          <w:delText xml:space="preserve">.</w:delText>
        </w:r>
      </w:del>
      <w:del w:id="12965" w:author="PR Preview" w:date="2026-01-01T00:00:00Z">
        <w:r>
          <w:delText xml:space="preserve"> </w:delText>
        </w:r>
      </w:del>
      <w:del w:id="12966" w:author="PR Preview" w:date="2026-01-01T00:00:00Z">
        <w:r>
          <w:delText xml:space="preserve">Then</w:delText>
        </w:r>
      </w:del>
      <w:del w:id="12967" w:author="PR Preview" w:date="2026-01-01T00:00:00Z">
        <w:r>
          <w:delText xml:space="preserve"> </w:delText>
        </w:r>
      </w:del>
      <m:oMath>
        <m:r>
          <m:rPr>
            <m:sty m:val="bi"/>
          </m:rPr>
          <m:t>A</m:t>
        </m:r>
      </m:oMath>
      <w:del w:id="12968" w:author="PR Preview" w:date="2026-01-01T00:00:00Z">
        <w:r>
          <w:delText xml:space="preserve"> </w:delText>
        </w:r>
      </w:del>
      <w:del w:id="12969" w:author="PR Preview" w:date="2026-01-01T00:00:00Z">
        <w:r>
          <w:delText xml:space="preserve">is invertible (</w:delText>
        </w:r>
      </w:del>
      <w:hyperlink w:anchor="def-invertible-matrix">
        <w:del w:id="12970" w:author="PR Preview" w:date="2026-01-01T00:00:00Z">
          <w:r>
            <w:rPr>
              <w:rStyle w:val="Hyperlink"/>
            </w:rPr>
            <w:delText xml:space="preserve">Definition 85</w:delText>
          </w:r>
        </w:del>
      </w:hyperlink>
      <w:del w:id="12971" w:author="PR Preview" w:date="2026-01-01T00:00:00Z">
        <w:r>
          <w:delText xml:space="preserve">),</w:delText>
        </w:r>
      </w:del>
    </w:p>
    <w:p>
      <w:pPr>
        <w:pStyle w:val="BodyText"/>
      </w:pPr>
      <w:ins w:id="12972" w:author="PR Preview" w:date="2026-01-01T00:00:00Z">
        <w:r>
          <w:rPr>
            <w:b/>
            <w:bCs/>
          </w:rPr>
          <w:t xml:space="preserve">Example 155 (Reading definiteness off the eigenvalues)</w:t>
        </w:r>
      </w:ins>
      <w:ins w:id="12973" w:author="PR Preview" w:date="2026-01-01T00:00:00Z">
        <w:r>
          <w:t xml:space="preserve"> </w:t>
        </w:r>
      </w:ins>
      <w:ins w:id="12974" w:author="PR Preview" w:date="2026-01-01T00:00:00Z">
        <w:r>
          <w:t xml:space="preserve"> </w:t>
        </w:r>
      </w:ins>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2975" w:author="PR Preview" w:date="2026-01-01T00:00:00Z">
        <w:r>
          <w:t xml:space="preserve"> </w:t>
        </w:r>
      </w:ins>
      <w:ins w:id="12976" w:author="PR Preview" w:date="2026-01-01T00:00:00Z">
        <w:r>
          <w:t xml:space="preserve">has eigenvalues</w:t>
        </w:r>
      </w:ins>
      <w:ins w:id="12977" w:author="PR Preview" w:date="2026-01-01T00:00:00Z">
        <w:r>
          <w:t xml:space="preserve"> </w:t>
        </w:r>
      </w:ins>
      <m:oMath>
        <m:r>
          <m:t>3</m:t>
        </m:r>
      </m:oMath>
      <w:ins w:id="12978" w:author="PR Preview" w:date="2026-01-01T00:00:00Z">
        <w:r>
          <w:t xml:space="preserve"> </w:t>
        </w:r>
      </w:ins>
      <w:ins w:id="12979" w:author="PR Preview" w:date="2026-01-01T00:00:00Z">
        <w:r>
          <w:t xml:space="preserve">and</w:t>
        </w:r>
      </w:ins>
      <w:ins w:id="12980" w:author="PR Preview" w:date="2026-01-01T00:00:00Z">
        <w:r>
          <w:t xml:space="preserve"> </w:t>
        </w:r>
      </w:ins>
      <m:oMath>
        <m:r>
          <m:t>1</m:t>
        </m:r>
      </m:oMath>
      <w:ins w:id="12981" w:author="PR Preview" w:date="2026-01-01T00:00:00Z">
        <w:r>
          <w:t xml:space="preserve"> </w:t>
        </w:r>
      </w:ins>
      <w:ins w:id="12982" w:author="PR Preview" w:date="2026-01-01T00:00:00Z">
        <w:r>
          <w:t xml:space="preserve">(</w:t>
        </w:r>
      </w:ins>
      <w:hyperlink w:anchor="exm-eigenvalue">
        <w:ins w:id="12983" w:author="PR Preview" w:date="2026-01-01T00:00:00Z">
          <w:r>
            <w:rPr>
              <w:rStyle w:val="Hyperlink"/>
            </w:rPr>
            <w:t xml:space="preserve">Example 148</w:t>
          </w:r>
        </w:ins>
      </w:hyperlink>
      <w:ins w:id="12984" w:author="PR Preview" w:date="2026-01-01T00:00:00Z">
        <w:r>
          <w:t xml:space="preserve">),</w:t>
        </w:r>
      </w:ins>
      <w:ins w:id="12985" w:author="PR Preview" w:date="2026-01-01T00:00:00Z">
        <w:r>
          <w:t xml:space="preserve"> </w:t>
        </w:r>
      </w:ins>
      <w:ins w:id="12986" w:author="PR Preview" w:date="2026-01-01T00:00:00Z">
        <w:r>
          <w:t xml:space="preserve">both positive, so it is positive definite.</w:t>
        </w:r>
      </w:ins>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2987" w:author="PR Preview" w:date="2026-01-01T00:00:00Z">
        <w:r>
          <w:t xml:space="preserve"> </w:t>
        </w:r>
      </w:ins>
      <w:ins w:id="12988" w:author="PR Preview" w:date="2026-01-01T00:00:00Z">
        <w:r>
          <w:t xml:space="preserve">has eigenvalues</w:t>
        </w:r>
      </w:ins>
      <w:ins w:id="12989" w:author="PR Preview" w:date="2026-01-01T00:00:00Z">
        <w:r>
          <w:t xml:space="preserve"> </w:t>
        </w:r>
      </w:ins>
      <m:oMath>
        <m:r>
          <m:t>2</m:t>
        </m:r>
      </m:oMath>
      <w:ins w:id="12990" w:author="PR Preview" w:date="2026-01-01T00:00:00Z">
        <w:r>
          <w:t xml:space="preserve">, for the eigenvector</w:t>
        </w:r>
      </w:ins>
      <w:ins w:id="12991" w:author="PR Preview" w:date="2026-01-01T00:00:00Z">
        <w:r>
          <w:t xml:space="preserve"> </w:t>
        </w:r>
      </w:ins>
      <m:oMath>
        <m:r>
          <m:rPr>
            <m:sty m:val="p"/>
          </m:rPr>
          <m:t>(</m:t>
        </m:r>
        <m:r>
          <m:t>1</m:t>
        </m:r>
        <m:r>
          <m:rPr>
            <m:sty m:val="p"/>
          </m:rPr>
          <m:t>,</m:t>
        </m:r>
        <m:r>
          <m:t>1</m:t>
        </m:r>
        <m:r>
          <m:rPr>
            <m:sty m:val="p"/>
          </m:rPr>
          <m:t>)</m:t>
        </m:r>
      </m:oMath>
      <w:ins w:id="12992" w:author="PR Preview" w:date="2026-01-01T00:00:00Z">
        <w:r>
          <w:t xml:space="preserve">,</w:t>
        </w:r>
      </w:ins>
      <w:ins w:id="12993" w:author="PR Preview" w:date="2026-01-01T00:00:00Z">
        <w:r>
          <w:t xml:space="preserve"> </w:t>
        </w:r>
      </w:ins>
      <w:ins w:id="12994" w:author="PR Preview" w:date="2026-01-01T00:00:00Z">
        <w:r>
          <w:t xml:space="preserve">and</w:t>
        </w:r>
      </w:ins>
      <w:ins w:id="12995" w:author="PR Preview" w:date="2026-01-01T00:00:00Z">
        <w:r>
          <w:t xml:space="preserve"> </w:t>
        </w:r>
      </w:ins>
      <m:oMath>
        <m:r>
          <m:t>0</m:t>
        </m:r>
      </m:oMath>
      <w:ins w:id="12996" w:author="PR Preview" w:date="2026-01-01T00:00:00Z">
        <w:r>
          <w:t xml:space="preserve">, for the eigenvector</w:t>
        </w:r>
      </w:ins>
      <w:ins w:id="12997" w:author="PR Preview" w:date="2026-01-01T00:00:00Z">
        <w:r>
          <w:t xml:space="preserve"> </w:t>
        </w:r>
      </w:ins>
      <m:oMath>
        <m:r>
          <m:rPr>
            <m:sty m:val="p"/>
          </m:rPr>
          <m:t>(</m:t>
        </m:r>
        <m:r>
          <m:t>1</m:t>
        </m:r>
        <m:r>
          <m:rPr>
            <m:sty m:val="p"/>
          </m:rPr>
          <m:t>,</m:t>
        </m:r>
        <m:r>
          <m:rPr>
            <m:sty m:val="p"/>
          </m:rPr>
          <m:t>−</m:t>
        </m:r>
        <m:r>
          <m:t>1</m:t>
        </m:r>
        <m:r>
          <m:rPr>
            <m:sty m:val="p"/>
          </m:rPr>
          <m:t>)</m:t>
        </m:r>
      </m:oMath>
      <w:ins w:id="12998" w:author="PR Preview" w:date="2026-01-01T00:00:00Z">
        <w:r>
          <w:t xml:space="preserve">,</w:t>
        </w:r>
      </w:ins>
      <w:ins w:id="12999" w:author="PR Preview" w:date="2026-01-01T00:00:00Z">
        <w:r>
          <w:t xml:space="preserve"> </w:t>
        </w:r>
      </w:ins>
      <w:ins w:id="13000" w:author="PR Preview" w:date="2026-01-01T00:00:00Z">
        <w:r>
          <w:t xml:space="preserve">so it is positive semidefinite but not positive definite,</w:t>
        </w:r>
      </w:ins>
      <w:ins w:id="13001" w:author="PR Preview" w:date="2026-01-01T00:00:00Z">
        <w:r>
          <w:t xml:space="preserve"> </w:t>
        </w:r>
      </w:ins>
      <w:ins w:id="13002" w:author="PR Preview" w:date="2026-01-01T00:00:00Z">
        <w:r>
          <w:t xml:space="preserve">as</w:t>
        </w:r>
      </w:ins>
      <w:ins w:id="13003" w:author="PR Preview" w:date="2026-01-01T00:00:00Z">
        <w:r>
          <w:t xml:space="preserve"> </w:t>
        </w:r>
      </w:ins>
      <w:hyperlink w:anchor="exm-positive-definite">
        <w:ins w:id="13004" w:author="PR Preview" w:date="2026-01-01T00:00:00Z">
          <w:r>
            <w:rPr>
              <w:rStyle w:val="Hyperlink"/>
            </w:rPr>
            <w:t xml:space="preserve">Example 154</w:t>
          </w:r>
        </w:ins>
      </w:hyperlink>
      <w:ins w:id="13005" w:author="PR Preview" w:date="2026-01-01T00:00:00Z">
        <w:r>
          <w:t xml:space="preserve"> </w:t>
        </w:r>
      </w:ins>
      <w:ins w:id="13006" w:author="PR Preview" w:date="2026-01-01T00:00:00Z">
        <w:r>
          <w:t xml:space="preserve">found directly.</w:t>
        </w:r>
      </w:ins>
    </w:p>
    <w:bookmarkEnd w:id="516"/>
    <w:bookmarkStart w:id="517" w:name="thm-pd-inverse"/>
    <w:p>
      <w:pPr>
        <w:pStyle w:val="FirstParagraph"/>
      </w:pPr>
      <w:ins w:id="13007" w:author="PR Preview" w:date="2026-01-01T00:00:00Z">
        <w:r>
          <w:rPr>
            <w:b/>
            <w:bCs/>
          </w:rPr>
          <w:t xml:space="preserve">Theorem 83 (A positive definite matrix has a positive definite inverse)</w:t>
        </w:r>
      </w:ins>
      <w:ins w:id="13008" w:author="PR Preview" w:date="2026-01-01T00:00:00Z">
        <w:r>
          <w:t xml:space="preserve"> </w:t>
        </w:r>
      </w:ins>
      <w:ins w:id="13009" w:author="PR Preview" w:date="2026-01-01T00:00:00Z">
        <w:r>
          <w:t xml:space="preserve">Let</w:t>
        </w:r>
      </w:ins>
      <w:ins w:id="13010" w:author="PR Preview" w:date="2026-01-01T00:00:00Z">
        <w:r>
          <w:t xml:space="preserve"> </w:t>
        </w:r>
      </w:ins>
      <m:oMath>
        <m:r>
          <m:rPr>
            <m:sty m:val="bi"/>
          </m:rPr>
          <m:t>A</m:t>
        </m:r>
      </m:oMath>
      <w:ins w:id="13011" w:author="PR Preview" w:date="2026-01-01T00:00:00Z">
        <w:r>
          <w:t xml:space="preserve"> </w:t>
        </w:r>
      </w:ins>
      <w:ins w:id="13012" w:author="PR Preview" w:date="2026-01-01T00:00:00Z">
        <w:r>
          <w:t xml:space="preserve">be a</w:t>
        </w:r>
      </w:ins>
      <w:ins w:id="13013" w:author="PR Preview" w:date="2026-01-01T00:00:00Z">
        <w:r>
          <w:t xml:space="preserve"> </w:t>
        </w:r>
      </w:ins>
      <m:oMath>
        <m:r>
          <m:t>p</m:t>
        </m:r>
        <m:r>
          <m:rPr>
            <m:sty m:val="p"/>
          </m:rPr>
          <m:t>×</m:t>
        </m:r>
        <m:r>
          <m:t>p</m:t>
        </m:r>
      </m:oMath>
      <w:ins w:id="13014" w:author="PR Preview" w:date="2026-01-01T00:00:00Z">
        <w:r>
          <w:t xml:space="preserve"> </w:t>
        </w:r>
      </w:ins>
      <w:ins w:id="13015" w:author="PR Preview" w:date="2026-01-01T00:00:00Z">
        <w:r>
          <w:t xml:space="preserve">positive definite matrix</w:t>
        </w:r>
      </w:ins>
      <w:ins w:id="13016" w:author="PR Preview" w:date="2026-01-01T00:00:00Z">
        <w:r>
          <w:t xml:space="preserve"> </w:t>
        </w:r>
      </w:ins>
      <w:ins w:id="13017" w:author="PR Preview" w:date="2026-01-01T00:00:00Z">
        <w:r>
          <w:t xml:space="preserve">(</w:t>
        </w:r>
      </w:ins>
      <w:hyperlink w:anchor="def-positive-definite">
        <w:ins w:id="13018" w:author="PR Preview" w:date="2026-01-01T00:00:00Z">
          <w:r>
            <w:rPr>
              <w:rStyle w:val="Hyperlink"/>
            </w:rPr>
            <w:t xml:space="preserve">Definition 101</w:t>
          </w:r>
        </w:ins>
      </w:hyperlink>
      <w:ins w:id="13019" w:author="PR Preview" w:date="2026-01-01T00:00:00Z">
        <w:r>
          <w:t xml:space="preserve">) with real entries,</w:t>
        </w:r>
      </w:ins>
      <w:ins w:id="13020" w:author="PR Preview" w:date="2026-01-01T00:00:00Z">
        <w:r>
          <w:t xml:space="preserve"> </w:t>
        </w:r>
      </w:ins>
      <w:ins w:id="13021" w:author="PR Preview" w:date="2026-01-01T00:00:00Z">
        <w:r>
          <w:t xml:space="preserve">with eigendecomposition</w:t>
        </w:r>
      </w:ins>
      <w:ins w:id="13022"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3023" w:author="PR Preview" w:date="2026-01-01T00:00:00Z">
        <w:r>
          <w:t xml:space="preserve"> </w:t>
        </w:r>
      </w:ins>
      <w:ins w:id="13024" w:author="PR Preview" w:date="2026-01-01T00:00:00Z">
        <w:r>
          <w:t xml:space="preserve">(</w:t>
        </w:r>
      </w:ins>
      <w:hyperlink w:anchor="def-eigendecomposition">
        <w:ins w:id="13025" w:author="PR Preview" w:date="2026-01-01T00:00:00Z">
          <w:r>
            <w:rPr>
              <w:rStyle w:val="Hyperlink"/>
            </w:rPr>
            <w:t xml:space="preserve">Definition 97</w:t>
          </w:r>
        </w:ins>
      </w:hyperlink>
      <w:ins w:id="13026" w:author="PR Preview" w:date="2026-01-01T00:00:00Z">
        <w:r>
          <w:t xml:space="preserve">)</w:t>
        </w:r>
      </w:ins>
      <w:ins w:id="13027" w:author="PR Preview" w:date="2026-01-01T00:00:00Z">
        <w:r>
          <w:t xml:space="preserve"> </w:t>
        </w:r>
      </w:ins>
      <w:ins w:id="13028" w:author="PR Preview" w:date="2026-01-01T00:00:00Z">
        <w:r>
          <w:t xml:space="preserve">and eigenvalues</w:t>
        </w:r>
      </w:ins>
      <w:ins w:id="13029"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3030" w:author="PR Preview" w:date="2026-01-01T00:00:00Z">
        <w:r>
          <w:t xml:space="preserve">.</w:t>
        </w:r>
      </w:ins>
      <w:ins w:id="13031" w:author="PR Preview" w:date="2026-01-01T00:00:00Z">
        <w:r>
          <w:t xml:space="preserve"> </w:t>
        </w:r>
      </w:ins>
      <w:ins w:id="13032" w:author="PR Preview" w:date="2026-01-01T00:00:00Z">
        <w:r>
          <w:t xml:space="preserve">Then</w:t>
        </w:r>
      </w:ins>
      <w:ins w:id="13033" w:author="PR Preview" w:date="2026-01-01T00:00:00Z">
        <w:r>
          <w:t xml:space="preserve"> </w:t>
        </w:r>
      </w:ins>
      <m:oMath>
        <m:r>
          <m:rPr>
            <m:sty m:val="bi"/>
          </m:rPr>
          <m:t>A</m:t>
        </m:r>
      </m:oMath>
      <w:ins w:id="13034" w:author="PR Preview" w:date="2026-01-01T00:00:00Z">
        <w:r>
          <w:t xml:space="preserve"> </w:t>
        </w:r>
      </w:ins>
      <w:ins w:id="13035" w:author="PR Preview" w:date="2026-01-01T00:00:00Z">
        <w:r>
          <w:t xml:space="preserve">is invertible (</w:t>
        </w:r>
      </w:ins>
      <w:hyperlink w:anchor="def-invertible-matrix">
        <w:ins w:id="13036" w:author="PR Preview" w:date="2026-01-01T00:00:00Z">
          <w:r>
            <w:rPr>
              <w:rStyle w:val="Hyperlink"/>
            </w:rPr>
            <w:t xml:space="preserve">Definition 85</w:t>
          </w:r>
        </w:ins>
      </w:hyperlink>
      <w:ins w:id="13037"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7"/>
    <w:p>
      <w:pPr>
        <w:pStyle w:val="BodyText"/>
      </w:pPr>
      <w:del w:id="13038" w:author="PR Preview" w:date="2026-01-01T00:00:00Z">
        <w:r>
          <w:rPr>
            <w:i/>
            <w:iCs/>
          </w:rPr>
          <w:delText xml:space="preserve">Proof</w:delText>
        </w:r>
      </w:del>
      <w:del w:id="13039" w:author="PR Preview" w:date="2026-01-01T00:00:00Z">
        <w:r>
          <w:delText xml:space="preserve">. </w:delText>
        </w:r>
      </w:del>
      <w:del w:id="13040" w:author="PR Preview" w:date="2026-01-01T00:00:00Z">
        <w:r>
          <w:delText xml:space="preserve">By</w:delText>
        </w:r>
      </w:del>
      <w:del w:id="13041" w:author="PR Preview" w:date="2026-01-01T00:00:00Z">
        <w:r>
          <w:delText xml:space="preserve"> </w:delText>
        </w:r>
      </w:del>
      <w:hyperlink w:anchor="thm-definite-eigenvalues">
        <w:del w:id="13042" w:author="PR Preview" w:date="2026-01-01T00:00:00Z">
          <w:r>
            <w:rPr>
              <w:rStyle w:val="Hyperlink"/>
            </w:rPr>
            <w:delText xml:space="preserve">Theorem 81</w:delText>
          </w:r>
        </w:del>
      </w:hyperlink>
      <w:del w:id="13043" w:author="PR Preview" w:date="2026-01-01T00:00:00Z">
        <w:r>
          <w:delText xml:space="preserve">, every</w:delText>
        </w:r>
      </w:del>
      <w:del w:id="13044" w:author="PR Preview" w:date="2026-01-01T00:00:00Z">
        <w:r>
          <w:delText xml:space="preserve"> </w:delText>
        </w:r>
      </w:del>
      <m:oMath>
        <m:sSub>
          <m:e>
            <m:r>
              <m:t>λ</m:t>
            </m:r>
          </m:e>
          <m:sub>
            <m:r>
              <m:t>i</m:t>
            </m:r>
          </m:sub>
        </m:sSub>
        <m:r>
          <m:rPr>
            <m:sty m:val="p"/>
          </m:rPr>
          <m:t>&gt;</m:t>
        </m:r>
        <m:r>
          <m:t>0</m:t>
        </m:r>
      </m:oMath>
      <w:del w:id="13045" w:author="PR Preview" w:date="2026-01-01T00:00:00Z">
        <w:r>
          <w:delText xml:space="preserve">,</w:delText>
        </w:r>
      </w:del>
      <w:del w:id="13046" w:author="PR Preview" w:date="2026-01-01T00:00:00Z">
        <w:r>
          <w:delText xml:space="preserve"> </w:delText>
        </w:r>
      </w:del>
      <w:del w:id="13047" w:author="PR Preview" w:date="2026-01-01T00:00:00Z">
        <w:r>
          <w:delText xml:space="preserve">so</w:delText>
        </w:r>
      </w:del>
      <w:del w:id="13048" w:author="PR Preview" w:date="2026-01-01T00:00:00Z">
        <w:r>
          <w:delText xml:space="preserve"> </w:delText>
        </w:r>
      </w:del>
      <m:oMath>
        <m:sSup>
          <m:e>
            <m:r>
              <m:rPr>
                <m:sty m:val="b"/>
              </m:rPr>
              <m:t>Λ</m:t>
            </m:r>
          </m:e>
          <m:sup>
            <m:r>
              <m:rPr>
                <m:sty m:val="p"/>
              </m:rPr>
              <m:t>−</m:t>
            </m:r>
            <m:r>
              <m:t>1</m:t>
            </m:r>
          </m:sup>
        </m:sSup>
      </m:oMath>
      <w:del w:id="13049" w:author="PR Preview" w:date="2026-01-01T00:00:00Z">
        <w:r>
          <w:delText xml:space="preserve"> </w:delText>
        </w:r>
      </w:del>
      <w:del w:id="13050" w:author="PR Preview" w:date="2026-01-01T00:00:00Z">
        <w:r>
          <w:delText xml:space="preserve">is well defined,</w:delText>
        </w:r>
      </w:del>
      <w:del w:id="13051" w:author="PR Preview" w:date="2026-01-01T00:00:00Z">
        <w:r>
          <w:delText xml:space="preserve"> </w:delText>
        </w:r>
      </w:del>
      <w:del w:id="13052" w:author="PR Preview" w:date="2026-01-01T00:00:00Z">
        <w:r>
          <w:delText xml:space="preserve">and multiplying the two diagonal matrices entry by entry</w:delText>
        </w:r>
      </w:del>
      <w:del w:id="13053" w:author="PR Preview" w:date="2026-01-01T00:00:00Z">
        <w:r>
          <w:delText xml:space="preserve"> </w:delText>
        </w:r>
      </w:del>
      <w:del w:id="13054" w:author="PR Preview" w:date="2026-01-01T00:00:00Z">
        <w:r>
          <w:delText xml:space="preserve">gives</w:delText>
        </w:r>
      </w:del>
    </w:p>
    <w:p>
      <w:pPr>
        <w:pStyle w:val="BodyText"/>
      </w:pPr>
      <w:ins w:id="13055" w:author="PR Preview" w:date="2026-01-01T00:00:00Z">
        <w:r>
          <w:rPr>
            <w:i/>
            <w:iCs/>
          </w:rPr>
          <w:t xml:space="preserve">Proof</w:t>
        </w:r>
      </w:ins>
      <w:ins w:id="13056" w:author="PR Preview" w:date="2026-01-01T00:00:00Z">
        <w:r>
          <w:t xml:space="preserve">. </w:t>
        </w:r>
      </w:ins>
      <w:ins w:id="13057" w:author="PR Preview" w:date="2026-01-01T00:00:00Z">
        <w:r>
          <w:t xml:space="preserve">By</w:t>
        </w:r>
      </w:ins>
      <w:ins w:id="13058" w:author="PR Preview" w:date="2026-01-01T00:00:00Z">
        <w:r>
          <w:t xml:space="preserve"> </w:t>
        </w:r>
      </w:ins>
      <w:hyperlink w:anchor="thm-definite-eigenvalues">
        <w:ins w:id="13059" w:author="PR Preview" w:date="2026-01-01T00:00:00Z">
          <w:r>
            <w:rPr>
              <w:rStyle w:val="Hyperlink"/>
            </w:rPr>
            <w:t xml:space="preserve">Theorem 82</w:t>
          </w:r>
        </w:ins>
      </w:hyperlink>
      <w:ins w:id="13060" w:author="PR Preview" w:date="2026-01-01T00:00:00Z">
        <w:r>
          <w:t xml:space="preserve">, every</w:t>
        </w:r>
      </w:ins>
      <w:ins w:id="13061" w:author="PR Preview" w:date="2026-01-01T00:00:00Z">
        <w:r>
          <w:t xml:space="preserve"> </w:t>
        </w:r>
      </w:ins>
      <m:oMath>
        <m:sSub>
          <m:e>
            <m:r>
              <m:t>λ</m:t>
            </m:r>
          </m:e>
          <m:sub>
            <m:r>
              <m:t>i</m:t>
            </m:r>
          </m:sub>
        </m:sSub>
        <m:r>
          <m:rPr>
            <m:sty m:val="p"/>
          </m:rPr>
          <m:t>&gt;</m:t>
        </m:r>
        <m:r>
          <m:t>0</m:t>
        </m:r>
      </m:oMath>
      <w:ins w:id="13062" w:author="PR Preview" w:date="2026-01-01T00:00:00Z">
        <w:r>
          <w:t xml:space="preserve">,</w:t>
        </w:r>
      </w:ins>
      <w:ins w:id="13063" w:author="PR Preview" w:date="2026-01-01T00:00:00Z">
        <w:r>
          <w:t xml:space="preserve"> </w:t>
        </w:r>
      </w:ins>
      <w:ins w:id="13064" w:author="PR Preview" w:date="2026-01-01T00:00:00Z">
        <w:r>
          <w:t xml:space="preserve">so</w:t>
        </w:r>
      </w:ins>
      <w:ins w:id="13065" w:author="PR Preview" w:date="2026-01-01T00:00:00Z">
        <w:r>
          <w:t xml:space="preserve"> </w:t>
        </w:r>
      </w:ins>
      <m:oMath>
        <m:sSup>
          <m:e>
            <m:r>
              <m:rPr>
                <m:sty m:val="b"/>
              </m:rPr>
              <m:t>Λ</m:t>
            </m:r>
          </m:e>
          <m:sup>
            <m:r>
              <m:rPr>
                <m:sty m:val="p"/>
              </m:rPr>
              <m:t>−</m:t>
            </m:r>
            <m:r>
              <m:t>1</m:t>
            </m:r>
          </m:sup>
        </m:sSup>
      </m:oMath>
      <w:ins w:id="13066" w:author="PR Preview" w:date="2026-01-01T00:00:00Z">
        <w:r>
          <w:t xml:space="preserve"> </w:t>
        </w:r>
      </w:ins>
      <w:ins w:id="13067" w:author="PR Preview" w:date="2026-01-01T00:00:00Z">
        <w:r>
          <w:t xml:space="preserve">is well defined,</w:t>
        </w:r>
      </w:ins>
      <w:ins w:id="13068" w:author="PR Preview" w:date="2026-01-01T00:00:00Z">
        <w:r>
          <w:t xml:space="preserve"> </w:t>
        </w:r>
      </w:ins>
      <w:ins w:id="13069" w:author="PR Preview" w:date="2026-01-01T00:00:00Z">
        <w:r>
          <w:t xml:space="preserve">and multiplying the two diagonal matrices entry by entry</w:t>
        </w:r>
      </w:ins>
      <w:ins w:id="13070" w:author="PR Preview" w:date="2026-01-01T00:00:00Z">
        <w:r>
          <w:t xml:space="preserve"> </w:t>
        </w:r>
      </w:ins>
      <w:ins w:id="13071"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13072" w:author="PR Preview" w:date="2026-01-01T00:00:00Z">
        <w:r>
          <w:delText xml:space="preserve"> </w:delText>
        </w:r>
      </w:del>
      <w:del w:id="13073" w:author="PR Preview" w:date="2026-01-01T00:00:00Z">
        <w:r>
          <w:delText xml:space="preserve">is symmetric by</w:delText>
        </w:r>
      </w:del>
      <w:del w:id="13074" w:author="PR Preview" w:date="2026-01-01T00:00:00Z">
        <w:r>
          <w:delText xml:space="preserve"> </w:delText>
        </w:r>
      </w:del>
      <w:hyperlink w:anchor="cor-inverse-symmetric">
        <w:del w:id="13075" w:author="PR Preview" w:date="2026-01-01T00:00:00Z">
          <w:r>
            <w:rPr>
              <w:rStyle w:val="Hyperlink"/>
            </w:rPr>
            <w:delText xml:space="preserve">Corollary 9</w:delText>
          </w:r>
        </w:del>
      </w:hyperlink>
      <w:del w:id="13076" w:author="PR Preview" w:date="2026-01-01T00:00:00Z">
        <w:r>
          <w:delText xml:space="preserve">.</w:delText>
        </w:r>
      </w:del>
      <w:del w:id="13077" w:author="PR Preview" w:date="2026-01-01T00:00:00Z">
        <w:r>
          <w:delText xml:space="preserve"> </w:delText>
        </w:r>
      </w:del>
      <w:del w:id="13078" w:author="PR Preview" w:date="2026-01-01T00:00:00Z">
        <w:r>
          <w:delText xml:space="preserve">For</w:delText>
        </w:r>
      </w:del>
      <w:del w:id="13079" w:author="PR Preview" w:date="2026-01-01T00:00:00Z">
        <w:r>
          <w:delText xml:space="preserve"> </w:delText>
        </w:r>
      </w:del>
      <w:del w:id="13080" w:author="PR Preview" w:date="2026-01-01T00:00:00Z">
        <w:r>
          <w:delText xml:space="preserve">$\mathord{\smash[b]{\underset{\raise.3ex\hbox{$\scriptstyle\sim$}}{x}}\vphantom{x}}\neq \mathord{\smash[b]{\underset{\raise.3ex\hbox{$\scriptstyle\sim$}}{0}}\vphantom{0}}$</w:delText>
        </w:r>
      </w:del>
      <w:del w:id="13081" w:author="PR Preview" w:date="2026-01-01T00:00:00Z">
        <w:r>
          <w:delText xml:space="preserve">, let</w:delText>
        </w:r>
      </w:del>
      <w:del w:id="13082" w:author="PR Preview" w:date="2026-01-01T00:00:00Z">
        <w:r>
          <w:delText xml:space="preserve"> </w:delText>
        </w:r>
      </w:del>
      <w:del w:id="13083" w:author="PR Preview" w:date="2026-01-01T00:00:00Z">
        <w:r>
          <w:delText xml:space="preserve">$\mathord{\smash[b]{\underset{\raise.3ex\hbox{$\scriptstyle\sim$}}{y}}\vphantom{y}} = {\mathbf{Q}}^{\top}\mathord{\smash[b]{\underset{\raise.3ex\hbox{$\scriptstyle\sim$}}{x}}\vphantom{x}}$</w:delText>
        </w:r>
      </w:del>
      <w:del w:id="13084" w:author="PR Preview" w:date="2026-01-01T00:00:00Z">
        <w:r>
          <w:delText xml:space="preserve">,</w:delText>
        </w:r>
      </w:del>
      <w:del w:id="13085" w:author="PR Preview" w:date="2026-01-01T00:00:00Z">
        <w:r>
          <w:delText xml:space="preserve"> </w:delText>
        </w:r>
      </w:del>
      <w:del w:id="13086" w:author="PR Preview" w:date="2026-01-01T00:00:00Z">
        <w:r>
          <w:delText xml:space="preserve">which is not</w:delText>
        </w:r>
      </w:del>
      <w:del w:id="13087" w:author="PR Preview" w:date="2026-01-01T00:00:00Z">
        <w:r>
          <w:delText xml:space="preserve"> </w:delText>
        </w:r>
      </w:del>
      <w:del w:id="13088" w:author="PR Preview" w:date="2026-01-01T00:00:00Z">
        <w:r>
          <w:delText xml:space="preserve">$\mathord{\smash[b]{\underset{\raise.3ex\hbox{$\scriptstyle\sim$}}{0}}\vphantom{0}}$</w:delText>
        </w:r>
      </w:del>
      <w:del w:id="13089" w:author="PR Preview" w:date="2026-01-01T00:00:00Z">
        <w:r>
          <w:delText xml:space="preserve"> </w:delText>
        </w:r>
      </w:del>
      <w:del w:id="13090" w:author="PR Preview" w:date="2026-01-01T00:00:00Z">
        <w:r>
          <w:delText xml:space="preserve">because</w:delText>
        </w:r>
      </w:del>
      <w:del w:id="13091" w:author="PR Preview" w:date="2026-01-01T00:00:00Z">
        <w:r>
          <w:delText xml:space="preserve"> </w:delText>
        </w:r>
      </w:del>
      <w:del w:id="13092" w:author="PR Preview" w:date="2026-01-01T00:00:00Z">
        <w:r>
          <w:delText xml:space="preserve">$\mathord{\smash[b]{\underset{\raise.3ex\hbox{$\scriptstyle\sim$}}{x}}\vphantom{x}}= \mathbf{Q}\mathord{\smash[b]{\underset{\raise.3ex\hbox{$\scriptstyle\sim$}}{y}}\vphantom{y}}$</w:delText>
        </w:r>
      </w:del>
      <w:del w:id="13093" w:author="PR Preview" w:date="2026-01-01T00:00:00Z">
        <w:r>
          <w:delText xml:space="preserve">.</w:delText>
        </w:r>
      </w:del>
      <w:del w:id="13094" w:author="PR Preview" w:date="2026-01-01T00:00:00Z">
        <w:r>
          <w:delText xml:space="preserve"> </w:delText>
        </w:r>
      </w:del>
      <w:del w:id="13095" w:author="PR Preview" w:date="2026-01-01T00:00:00Z">
        <w:r>
          <w:delText xml:space="preserve">As in the proof of</w:delText>
        </w:r>
      </w:del>
      <w:del w:id="13096" w:author="PR Preview" w:date="2026-01-01T00:00:00Z">
        <w:r>
          <w:delText xml:space="preserve"> </w:delText>
        </w:r>
      </w:del>
      <w:hyperlink w:anchor="thm-definite-eigenvalues">
        <w:del w:id="13097" w:author="PR Preview" w:date="2026-01-01T00:00:00Z">
          <w:r>
            <w:rPr>
              <w:rStyle w:val="Hyperlink"/>
            </w:rPr>
            <w:delText xml:space="preserve">Theorem 81</w:delText>
          </w:r>
        </w:del>
      </w:hyperlink>
      <w:del w:id="13098" w:author="PR Preview" w:date="2026-01-01T00:00:00Z">
        <w:r>
          <w:delText xml:space="preserve">:</w:delText>
        </w:r>
      </w:del>
    </w:p>
    <w:p>
      <w:pPr>
        <w:pStyle w:val="BodyText"/>
      </w:pPr>
      <m:oMath>
        <m:sSup>
          <m:e>
            <m:r>
              <m:rPr>
                <m:sty m:val="bi"/>
              </m:rPr>
              <m:t>A</m:t>
            </m:r>
          </m:e>
          <m:sup>
            <m:r>
              <m:rPr>
                <m:sty m:val="p"/>
              </m:rPr>
              <m:t>−</m:t>
            </m:r>
            <m:r>
              <m:t>1</m:t>
            </m:r>
          </m:sup>
        </m:sSup>
      </m:oMath>
      <w:ins w:id="13099" w:author="PR Preview" w:date="2026-01-01T00:00:00Z">
        <w:r>
          <w:t xml:space="preserve"> </w:t>
        </w:r>
      </w:ins>
      <w:ins w:id="13100" w:author="PR Preview" w:date="2026-01-01T00:00:00Z">
        <w:r>
          <w:t xml:space="preserve">is symmetric by</w:t>
        </w:r>
      </w:ins>
      <w:ins w:id="13101" w:author="PR Preview" w:date="2026-01-01T00:00:00Z">
        <w:r>
          <w:t xml:space="preserve"> </w:t>
        </w:r>
      </w:ins>
      <w:hyperlink w:anchor="cor-inverse-symmetric">
        <w:ins w:id="13102" w:author="PR Preview" w:date="2026-01-01T00:00:00Z">
          <w:r>
            <w:rPr>
              <w:rStyle w:val="Hyperlink"/>
            </w:rPr>
            <w:t xml:space="preserve">Corollary 10</w:t>
          </w:r>
        </w:ins>
      </w:hyperlink>
      <w:ins w:id="13103" w:author="PR Preview" w:date="2026-01-01T00:00:00Z">
        <w:r>
          <w:t xml:space="preserve">.</w:t>
        </w:r>
      </w:ins>
      <w:ins w:id="13104" w:author="PR Preview" w:date="2026-01-01T00:00:00Z">
        <w:r>
          <w:t xml:space="preserve"> </w:t>
        </w:r>
      </w:ins>
      <w:ins w:id="13105" w:author="PR Preview" w:date="2026-01-01T00:00:00Z">
        <w:r>
          <w:t xml:space="preserve">For</w:t>
        </w:r>
      </w:ins>
      <w:ins w:id="13106" w:author="PR Preview" w:date="2026-01-01T00:00:00Z">
        <w:r>
          <w:t xml:space="preserve"> </w:t>
        </w:r>
      </w:ins>
      <w:ins w:id="13107" w:author="PR Preview" w:date="2026-01-01T00:00:00Z">
        <w:r>
          <w:t xml:space="preserve">$\mathord{\smash[b]{\underset{\raise.3ex\hbox{$\scriptstyle\sim$}}{x}}\vphantom{x}}\neq \mathord{\smash[b]{\underset{\raise.3ex\hbox{$\scriptstyle\sim$}}{0}}\vphantom{0}}$</w:t>
        </w:r>
      </w:ins>
      <w:ins w:id="13108" w:author="PR Preview" w:date="2026-01-01T00:00:00Z">
        <w:r>
          <w:t xml:space="preserve">, let</w:t>
        </w:r>
      </w:ins>
      <w:ins w:id="13109" w:author="PR Preview" w:date="2026-01-01T00:00:00Z">
        <w:r>
          <w:t xml:space="preserve"> </w:t>
        </w:r>
      </w:ins>
      <w:ins w:id="13110" w:author="PR Preview" w:date="2026-01-01T00:00:00Z">
        <w:r>
          <w:t xml:space="preserve">$\mathord{\smash[b]{\underset{\raise.3ex\hbox{$\scriptstyle\sim$}}{y}}\vphantom{y}} = {\mathbf{Q}}^{\top}\mathord{\smash[b]{\underset{\raise.3ex\hbox{$\scriptstyle\sim$}}{x}}\vphantom{x}}$</w:t>
        </w:r>
      </w:ins>
      <w:ins w:id="13111" w:author="PR Preview" w:date="2026-01-01T00:00:00Z">
        <w:r>
          <w:t xml:space="preserve">,</w:t>
        </w:r>
      </w:ins>
      <w:ins w:id="13112" w:author="PR Preview" w:date="2026-01-01T00:00:00Z">
        <w:r>
          <w:t xml:space="preserve"> </w:t>
        </w:r>
      </w:ins>
      <w:ins w:id="13113" w:author="PR Preview" w:date="2026-01-01T00:00:00Z">
        <w:r>
          <w:t xml:space="preserve">which is not</w:t>
        </w:r>
      </w:ins>
      <w:ins w:id="13114" w:author="PR Preview" w:date="2026-01-01T00:00:00Z">
        <w:r>
          <w:t xml:space="preserve"> </w:t>
        </w:r>
      </w:ins>
      <w:ins w:id="13115" w:author="PR Preview" w:date="2026-01-01T00:00:00Z">
        <w:r>
          <w:t xml:space="preserve">$\mathord{\smash[b]{\underset{\raise.3ex\hbox{$\scriptstyle\sim$}}{0}}\vphantom{0}}$</w:t>
        </w:r>
      </w:ins>
      <w:ins w:id="13116" w:author="PR Preview" w:date="2026-01-01T00:00:00Z">
        <w:r>
          <w:t xml:space="preserve"> </w:t>
        </w:r>
      </w:ins>
      <w:ins w:id="13117" w:author="PR Preview" w:date="2026-01-01T00:00:00Z">
        <w:r>
          <w:t xml:space="preserve">because</w:t>
        </w:r>
      </w:ins>
      <w:ins w:id="13118" w:author="PR Preview" w:date="2026-01-01T00:00:00Z">
        <w:r>
          <w:t xml:space="preserve"> </w:t>
        </w:r>
      </w:ins>
      <w:ins w:id="13119" w:author="PR Preview" w:date="2026-01-01T00:00:00Z">
        <w:r>
          <w:t xml:space="preserve">$\mathord{\smash[b]{\underset{\raise.3ex\hbox{$\scriptstyle\sim$}}{x}}\vphantom{x}}= \mathbf{Q}\mathord{\smash[b]{\underset{\raise.3ex\hbox{$\scriptstyle\sim$}}{y}}\vphantom{y}}$</w:t>
        </w:r>
      </w:ins>
      <w:ins w:id="13120" w:author="PR Preview" w:date="2026-01-01T00:00:00Z">
        <w:r>
          <w:t xml:space="preserve">.</w:t>
        </w:r>
      </w:ins>
      <w:ins w:id="13121" w:author="PR Preview" w:date="2026-01-01T00:00:00Z">
        <w:r>
          <w:t xml:space="preserve"> </w:t>
        </w:r>
      </w:ins>
      <w:ins w:id="13122" w:author="PR Preview" w:date="2026-01-01T00:00:00Z">
        <w:r>
          <w:t xml:space="preserve">As in the proof of</w:t>
        </w:r>
      </w:ins>
      <w:ins w:id="13123" w:author="PR Preview" w:date="2026-01-01T00:00:00Z">
        <w:r>
          <w:t xml:space="preserve"> </w:t>
        </w:r>
      </w:ins>
      <w:hyperlink w:anchor="thm-definite-eigenvalues">
        <w:ins w:id="13124" w:author="PR Preview" w:date="2026-01-01T00:00:00Z">
          <w:r>
            <w:rPr>
              <w:rStyle w:val="Hyperlink"/>
            </w:rPr>
            <w:t xml:space="preserve">Theorem 82</w:t>
          </w:r>
        </w:ins>
      </w:hyperlink>
      <w:ins w:id="13125" w:author="PR Preview" w:date="2026-01-01T00:00:00Z">
        <w:r>
          <w:t xml:space="preserve">:</w:t>
        </w:r>
      </w:ins>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8" w:name="exm-pd-inverse"/>
    <w:p>
      <w:pPr>
        <w:pStyle w:val="BodyText"/>
      </w:pPr>
      <w:del w:id="13126" w:author="PR Preview" w:date="2026-01-01T00:00:00Z">
        <w:r>
          <w:rPr>
            <w:b/>
            <w:bCs/>
          </w:rPr>
          <w:delText xml:space="preserve">Example 154 (Inverting a positive definite matrix)</w:delText>
        </w:r>
      </w:del>
      <w:del w:id="13127" w:author="PR Preview" w:date="2026-01-01T00:00:00Z">
        <w:r>
          <w:delText xml:space="preserve"> </w:delText>
        </w:r>
      </w:del>
      <w:del w:id="13128" w:author="PR Preview" w:date="2026-01-01T00:00:00Z">
        <w:r>
          <w:delText xml:space="preserve">For</w:delText>
        </w:r>
      </w:del>
      <w:del w:id="131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130" w:author="PR Preview" w:date="2026-01-01T00:00:00Z">
        <w:r>
          <w:delText xml:space="preserve">,</w:delText>
        </w:r>
      </w:del>
      <w:del w:id="13131" w:author="PR Preview" w:date="2026-01-01T00:00:00Z">
        <w:r>
          <w:delText xml:space="preserve"> </w:delText>
        </w:r>
      </w:del>
      <w:hyperlink w:anchor="exm-spectral">
        <w:del w:id="13132" w:author="PR Preview" w:date="2026-01-01T00:00:00Z">
          <w:r>
            <w:rPr>
              <w:rStyle w:val="Hyperlink"/>
            </w:rPr>
            <w:delText xml:space="preserve">Example 148</w:delText>
          </w:r>
        </w:del>
      </w:hyperlink>
      <w:del w:id="13133" w:author="PR Preview" w:date="2026-01-01T00:00:00Z">
        <w:r>
          <w:delText xml:space="preserve"> </w:delText>
        </w:r>
      </w:del>
      <w:del w:id="13134" w:author="PR Preview" w:date="2026-01-01T00:00:00Z">
        <w:r>
          <w:delText xml:space="preserve">gives</w:delText>
        </w:r>
      </w:del>
      <w:del w:id="13135"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3136" w:author="PR Preview" w:date="2026-01-01T00:00:00Z">
        <w:r>
          <w:delText xml:space="preserve"> </w:delText>
        </w:r>
      </w:del>
      <w:del w:id="13137" w:author="PR Preview" w:date="2026-01-01T00:00:00Z">
        <w:r>
          <w:delText xml:space="preserve">and eigenvalues</w:delText>
        </w:r>
      </w:del>
      <w:del w:id="13138" w:author="PR Preview" w:date="2026-01-01T00:00:00Z">
        <w:r>
          <w:delText xml:space="preserve"> </w:delText>
        </w:r>
      </w:del>
      <m:oMath>
        <m:r>
          <m:t>3</m:t>
        </m:r>
      </m:oMath>
      <w:del w:id="13139" w:author="PR Preview" w:date="2026-01-01T00:00:00Z">
        <w:r>
          <w:delText xml:space="preserve"> </w:delText>
        </w:r>
      </w:del>
      <w:del w:id="13140" w:author="PR Preview" w:date="2026-01-01T00:00:00Z">
        <w:r>
          <w:delText xml:space="preserve">and</w:delText>
        </w:r>
      </w:del>
      <w:del w:id="13141" w:author="PR Preview" w:date="2026-01-01T00:00:00Z">
        <w:r>
          <w:delText xml:space="preserve"> </w:delText>
        </w:r>
      </w:del>
      <m:oMath>
        <m:r>
          <m:t>1</m:t>
        </m:r>
      </m:oMath>
      <w:del w:id="13142" w:author="PR Preview" w:date="2026-01-01T00:00:00Z">
        <w:r>
          <w:delText xml:space="preserve">, so:</w:delText>
        </w:r>
      </w:del>
    </w:p>
    <w:p>
      <w:pPr>
        <w:pStyle w:val="BodyText"/>
      </w:pPr>
      <w:ins w:id="13143" w:author="PR Preview" w:date="2026-01-01T00:00:00Z">
        <w:r>
          <w:rPr>
            <w:b/>
            <w:bCs/>
          </w:rPr>
          <w:t xml:space="preserve">Example 156 (Inverting a positive definite matrix)</w:t>
        </w:r>
      </w:ins>
      <w:ins w:id="13144" w:author="PR Preview" w:date="2026-01-01T00:00:00Z">
        <w:r>
          <w:t xml:space="preserve"> </w:t>
        </w:r>
      </w:ins>
      <w:ins w:id="13145" w:author="PR Preview" w:date="2026-01-01T00:00:00Z">
        <w:r>
          <w:t xml:space="preserve">For</w:t>
        </w:r>
      </w:ins>
      <w:ins w:id="1314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147" w:author="PR Preview" w:date="2026-01-01T00:00:00Z">
        <w:r>
          <w:t xml:space="preserve">,</w:t>
        </w:r>
      </w:ins>
      <w:ins w:id="13148" w:author="PR Preview" w:date="2026-01-01T00:00:00Z">
        <w:r>
          <w:t xml:space="preserve"> </w:t>
        </w:r>
      </w:ins>
      <w:hyperlink w:anchor="exm-spectral">
        <w:ins w:id="13149" w:author="PR Preview" w:date="2026-01-01T00:00:00Z">
          <w:r>
            <w:rPr>
              <w:rStyle w:val="Hyperlink"/>
            </w:rPr>
            <w:t xml:space="preserve">Example 150</w:t>
          </w:r>
        </w:ins>
      </w:hyperlink>
      <w:ins w:id="13150" w:author="PR Preview" w:date="2026-01-01T00:00:00Z">
        <w:r>
          <w:t xml:space="preserve"> </w:t>
        </w:r>
      </w:ins>
      <w:ins w:id="13151" w:author="PR Preview" w:date="2026-01-01T00:00:00Z">
        <w:r>
          <w:t xml:space="preserve">gives</w:t>
        </w:r>
      </w:ins>
      <w:ins w:id="13152"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3153" w:author="PR Preview" w:date="2026-01-01T00:00:00Z">
        <w:r>
          <w:t xml:space="preserve"> </w:t>
        </w:r>
      </w:ins>
      <w:ins w:id="13154" w:author="PR Preview" w:date="2026-01-01T00:00:00Z">
        <w:r>
          <w:t xml:space="preserve">and eigenvalues</w:t>
        </w:r>
      </w:ins>
      <w:ins w:id="13155" w:author="PR Preview" w:date="2026-01-01T00:00:00Z">
        <w:r>
          <w:t xml:space="preserve"> </w:t>
        </w:r>
      </w:ins>
      <m:oMath>
        <m:r>
          <m:t>3</m:t>
        </m:r>
      </m:oMath>
      <w:ins w:id="13156" w:author="PR Preview" w:date="2026-01-01T00:00:00Z">
        <w:r>
          <w:t xml:space="preserve"> </w:t>
        </w:r>
      </w:ins>
      <w:ins w:id="13157" w:author="PR Preview" w:date="2026-01-01T00:00:00Z">
        <w:r>
          <w:t xml:space="preserve">and</w:t>
        </w:r>
      </w:ins>
      <w:ins w:id="13158" w:author="PR Preview" w:date="2026-01-01T00:00:00Z">
        <w:r>
          <w:t xml:space="preserve"> </w:t>
        </w:r>
      </w:ins>
      <m:oMath>
        <m:r>
          <m:t>1</m:t>
        </m:r>
      </m:oMath>
      <w:ins w:id="13159"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8"/>
    <w:bookmarkStart w:id="519" w:name="def-paraboloid"/>
    <w:p>
      <w:pPr>
        <w:pStyle w:val="FirstParagraph"/>
      </w:pPr>
      <w:del w:id="13160" w:author="PR Preview" w:date="2026-01-01T00:00:00Z">
        <w:r>
          <w:rPr>
            <w:b/>
            <w:bCs/>
          </w:rPr>
          <w:delText xml:space="preserve">Definition 102 (Paraboloid)</w:delText>
        </w:r>
      </w:del>
      <w:del w:id="13161" w:author="PR Preview" w:date="2026-01-01T00:00:00Z">
        <w:r>
          <w:delText xml:space="preserve"> </w:delText>
        </w:r>
      </w:del>
      <w:del w:id="13162" w:author="PR Preview" w:date="2026-01-01T00:00:00Z">
        <w:r>
          <w:delText xml:space="preserve">A</w:delText>
        </w:r>
      </w:del>
      <w:del w:id="13163" w:author="PR Preview" w:date="2026-01-01T00:00:00Z">
        <w:r>
          <w:delText xml:space="preserve"> </w:delText>
        </w:r>
      </w:del>
      <w:del w:id="13164" w:author="PR Preview" w:date="2026-01-01T00:00:00Z">
        <w:r>
          <w:rPr>
            <w:b/>
            <w:bCs/>
          </w:rPr>
          <w:delText xml:space="preserve">paraboloid</w:delText>
        </w:r>
      </w:del>
      <w:del w:id="13165" w:author="PR Preview" w:date="2026-01-01T00:00:00Z">
        <w:r>
          <w:delText xml:space="preserve"> </w:delText>
        </w:r>
      </w:del>
      <w:del w:id="13166" w:author="PR Preview" w:date="2026-01-01T00:00:00Z">
        <w:r>
          <w:delText xml:space="preserve">in</w:delText>
        </w:r>
      </w:del>
      <w:del w:id="13167" w:author="PR Preview" w:date="2026-01-01T00:00:00Z">
        <w:r>
          <w:delText xml:space="preserve"> </w:delText>
        </w:r>
      </w:del>
      <m:oMath>
        <m:sSup>
          <m:e>
            <m:r>
              <m:rPr>
                <m:scr m:val="double-struck"/>
                <m:sty m:val="p"/>
              </m:rPr>
              <m:t>R</m:t>
            </m:r>
          </m:e>
          <m:sup>
            <m:r>
              <m:t>p</m:t>
            </m:r>
            <m:r>
              <m:rPr>
                <m:sty m:val="p"/>
              </m:rPr>
              <m:t>+</m:t>
            </m:r>
            <m:r>
              <m:t>1</m:t>
            </m:r>
          </m:sup>
        </m:sSup>
      </m:oMath>
      <w:del w:id="13168" w:author="PR Preview" w:date="2026-01-01T00:00:00Z">
        <w:r>
          <w:delText xml:space="preserve"> </w:delText>
        </w:r>
      </w:del>
      <w:del w:id="13169" w:author="PR Preview" w:date="2026-01-01T00:00:00Z">
        <w:r>
          <w:delText xml:space="preserve">is the graph</w:delText>
        </w:r>
      </w:del>
      <w:del w:id="13170" w:author="PR Preview" w:date="2026-01-01T00:00:00Z">
        <w:r>
          <w:delText xml:space="preserve"> </w:delText>
        </w:r>
      </w:del>
      <w:del w:id="13171" w:author="PR Preview" w:date="2026-01-01T00:00:00Z">
        <w:r>
          <w:delText xml:space="preserve">$\mathopen{}\left\{(\mathord{\smash[b]{\underset{\raise.3ex\hbox{$\scriptstyle\sim$}}{x}}\vphantom{x}}, f(\mathord{\smash[b]{\underset{\raise.3ex\hbox{$\scriptstyle\sim$}}{x}}\vphantom{x}})) \mid \mathord{\smash[b]{\underset{\raise.3ex\hbox{$\scriptstyle\sim$}}{x}}\vphantom{x}}\in \mathbb{R}^p\right\}\mathclose{}$</w:delText>
        </w:r>
      </w:del>
      <w:del w:id="13172" w:author="PR Preview" w:date="2026-01-01T00:00:00Z">
        <w:r>
          <w:delText xml:space="preserve"> </w:delText>
        </w:r>
      </w:del>
      <w:del w:id="13173" w:author="PR Preview" w:date="2026-01-01T00:00:00Z">
        <w:r>
          <w:delText xml:space="preserve">of a function</w:delText>
        </w:r>
      </w:del>
    </w:p>
    <w:p>
      <w:pPr>
        <w:pStyle w:val="FirstParagraph"/>
      </w:pPr>
      <w:ins w:id="13174" w:author="PR Preview" w:date="2026-01-01T00:00:00Z">
        <w:r>
          <w:rPr>
            <w:b/>
            <w:bCs/>
          </w:rPr>
          <w:t xml:space="preserve">Definition 102 (Paraboloid)</w:t>
        </w:r>
      </w:ins>
      <w:ins w:id="13175" w:author="PR Preview" w:date="2026-01-01T00:00:00Z">
        <w:r>
          <w:t xml:space="preserve"> </w:t>
        </w:r>
      </w:ins>
      <w:ins w:id="13176" w:author="PR Preview" w:date="2026-01-01T00:00:00Z">
        <w:r>
          <w:t xml:space="preserve">A</w:t>
        </w:r>
      </w:ins>
      <w:ins w:id="13177" w:author="PR Preview" w:date="2026-01-01T00:00:00Z">
        <w:r>
          <w:t xml:space="preserve"> </w:t>
        </w:r>
      </w:ins>
      <w:ins w:id="13178" w:author="PR Preview" w:date="2026-01-01T00:00:00Z">
        <w:r>
          <w:rPr>
            <w:b/>
            <w:bCs/>
          </w:rPr>
          <w:t xml:space="preserve">paraboloid</w:t>
        </w:r>
      </w:ins>
      <w:ins w:id="13179" w:author="PR Preview" w:date="2026-01-01T00:00:00Z">
        <w:r>
          <w:t xml:space="preserve"> </w:t>
        </w:r>
      </w:ins>
      <w:ins w:id="13180" w:author="PR Preview" w:date="2026-01-01T00:00:00Z">
        <w:r>
          <w:t xml:space="preserve">[71]</w:t>
        </w:r>
      </w:ins>
      <w:ins w:id="13181" w:author="PR Preview" w:date="2026-01-01T00:00:00Z">
        <w:r>
          <w:t xml:space="preserve"> </w:t>
        </w:r>
      </w:ins>
      <w:ins w:id="13182" w:author="PR Preview" w:date="2026-01-01T00:00:00Z">
        <w:r>
          <w:t xml:space="preserve">in</w:t>
        </w:r>
      </w:ins>
      <w:ins w:id="13183" w:author="PR Preview" w:date="2026-01-01T00:00:00Z">
        <w:r>
          <w:t xml:space="preserve"> </w:t>
        </w:r>
      </w:ins>
      <m:oMath>
        <m:sSup>
          <m:e>
            <m:r>
              <m:rPr>
                <m:scr m:val="double-struck"/>
                <m:sty m:val="p"/>
              </m:rPr>
              <m:t>R</m:t>
            </m:r>
          </m:e>
          <m:sup>
            <m:r>
              <m:t>p</m:t>
            </m:r>
            <m:r>
              <m:rPr>
                <m:sty m:val="p"/>
              </m:rPr>
              <m:t>+</m:t>
            </m:r>
            <m:r>
              <m:t>1</m:t>
            </m:r>
          </m:sup>
        </m:sSup>
      </m:oMath>
      <w:ins w:id="13184" w:author="PR Preview" w:date="2026-01-01T00:00:00Z">
        <w:r>
          <w:t xml:space="preserve"> </w:t>
        </w:r>
      </w:ins>
      <w:ins w:id="13185" w:author="PR Preview" w:date="2026-01-01T00:00:00Z">
        <w:r>
          <w:t xml:space="preserve">is the graph</w:t>
        </w:r>
      </w:ins>
      <w:ins w:id="13186" w:author="PR Preview" w:date="2026-01-01T00:00:00Z">
        <w:r>
          <w:t xml:space="preserve"> </w:t>
        </w:r>
      </w:ins>
      <w:ins w:id="13187"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13188" w:author="PR Preview" w:date="2026-01-01T00:00:00Z">
        <w:r>
          <w:t xml:space="preserve"> </w:t>
        </w:r>
      </w:ins>
      <w:ins w:id="13189" w:author="PR Preview" w:date="2026-01-01T00:00:00Z">
        <w:r>
          <w:t xml:space="preserve">of a function</w:t>
        </w:r>
      </w:ins>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9"/>
    <w:bookmarkStart w:id="52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0"/>
    <w:bookmarkStart w:id="522" w:name="exm-paraboloid"/>
    <w:p>
      <w:pPr>
        <w:pStyle w:val="BodyText"/>
      </w:pPr>
      <w:del w:id="13190" w:author="PR Preview" w:date="2026-01-01T00:00:00Z">
        <w:r>
          <w:rPr>
            <w:b/>
            <w:bCs/>
          </w:rPr>
          <w:delText xml:space="preserve">Example 155 (A bowl with its lowest point at the origin)</w:delText>
        </w:r>
      </w:del>
      <w:del w:id="13191" w:author="PR Preview" w:date="2026-01-01T00:00:00Z">
        <w:r>
          <w:delText xml:space="preserve"> </w:delText>
        </w:r>
      </w:del>
      <w:del w:id="13192" w:author="PR Preview" w:date="2026-01-01T00:00:00Z">
        <w:r>
          <w:delText xml:space="preserve">Take</w:delText>
        </w:r>
      </w:del>
      <w:del w:id="13193" w:author="PR Preview" w:date="2026-01-01T00:00:00Z">
        <w:r>
          <w:delText xml:space="preserve"> </w:delText>
        </w:r>
      </w:del>
      <m:oMath>
        <m:r>
          <m:t>p</m:t>
        </m:r>
        <m:r>
          <m:rPr>
            <m:sty m:val="p"/>
          </m:rPr>
          <m:t>=</m:t>
        </m:r>
        <m:r>
          <m:t>2</m:t>
        </m:r>
      </m:oMath>
      <w:del w:id="13194" w:author="PR Preview" w:date="2026-01-01T00:00:00Z">
        <w:r>
          <w:delText xml:space="preserve">,</w:delText>
        </w:r>
      </w:del>
      <w:del w:id="13195" w:author="PR Preview" w:date="2026-01-01T00:00:00Z">
        <w:r>
          <w:delText xml:space="preserve"> </w:delText>
        </w:r>
      </w:del>
      <m:oMath>
        <m:r>
          <m:rPr>
            <m:sty m:val="bi"/>
          </m:rPr>
          <m:t>S</m:t>
        </m:r>
        <m:r>
          <m:rPr>
            <m:sty m:val="p"/>
          </m:rPr>
          <m:t>=</m:t>
        </m:r>
        <m:sSub>
          <m:e>
            <m:r>
              <m:rPr>
                <m:sty m:val="bi"/>
              </m:rPr>
              <m:t>I</m:t>
            </m:r>
          </m:e>
          <m:sub>
            <m:r>
              <m:t>2</m:t>
            </m:r>
          </m:sub>
        </m:sSub>
      </m:oMath>
      <w:del w:id="13196" w:author="PR Preview" w:date="2026-01-01T00:00:00Z">
        <w:r>
          <w:delText xml:space="preserve">,</w:delText>
        </w:r>
      </w:del>
      <w:del w:id="13197" w:author="PR Preview" w:date="2026-01-01T00:00:00Z">
        <w:r>
          <w:delText xml:space="preserve"> </w:delText>
        </w:r>
      </w:del>
      <w:del w:id="13198" w:author="PR Preview" w:date="2026-01-01T00:00:00Z">
        <w:r>
          <w:delText xml:space="preserve">$\mathord{\smash[b]{\underset{\raise.3ex\hbox{$\scriptstyle\sim$}}{b}}\vphantom{b}} = \mathord{\smash[b]{\underset{\raise.3ex\hbox{$\scriptstyle\sim$}}{0}}\vphantom{0}}_{2 \times 1}$</w:delText>
        </w:r>
      </w:del>
      <w:del w:id="13199" w:author="PR Preview" w:date="2026-01-01T00:00:00Z">
        <w:r>
          <w:delText xml:space="preserve"> </w:delText>
        </w:r>
      </w:del>
      <w:del w:id="13200" w:author="PR Preview" w:date="2026-01-01T00:00:00Z">
        <w:r>
          <w:delText xml:space="preserve">and</w:delText>
        </w:r>
      </w:del>
      <w:del w:id="13201" w:author="PR Preview" w:date="2026-01-01T00:00:00Z">
        <w:r>
          <w:delText xml:space="preserve"> </w:delText>
        </w:r>
      </w:del>
      <m:oMath>
        <m:r>
          <m:t>c</m:t>
        </m:r>
        <m:r>
          <m:rPr>
            <m:sty m:val="p"/>
          </m:rPr>
          <m:t>=</m:t>
        </m:r>
        <m:r>
          <m:t>0</m:t>
        </m:r>
      </m:oMath>
      <w:del w:id="13202" w:author="PR Preview" w:date="2026-01-01T00:00:00Z">
        <w:r>
          <w:delText xml:space="preserve">.</w:delText>
        </w:r>
      </w:del>
      <w:del w:id="13203" w:author="PR Preview" w:date="2026-01-01T00:00:00Z">
        <w:r>
          <w:delText xml:space="preserve"> </w:delText>
        </w:r>
      </w:del>
      <w:del w:id="13204" w:author="PR Preview" w:date="2026-01-01T00:00:00Z">
        <w:r>
          <w:delText xml:space="preserve">Then</w:delText>
        </w:r>
      </w:del>
      <w:del w:id="13205" w:author="PR Preview" w:date="2026-01-01T00:00:00Z">
        <w:r>
          <w:delText xml:space="preserve"> </w:delText>
        </w:r>
      </w:del>
      <m:oMath>
        <m:r>
          <m:rPr>
            <m:sty m:val="bi"/>
          </m:rPr>
          <m:t>S</m:t>
        </m:r>
      </m:oMath>
      <w:del w:id="13206" w:author="PR Preview" w:date="2026-01-01T00:00:00Z">
        <w:r>
          <w:delText xml:space="preserve"> </w:delText>
        </w:r>
      </w:del>
      <w:del w:id="13207" w:author="PR Preview" w:date="2026-01-01T00:00:00Z">
        <w:r>
          <w:delText xml:space="preserve">is positive definite (</w:delText>
        </w:r>
      </w:del>
      <w:hyperlink w:anchor="exm-positive-definite">
        <w:del w:id="13208" w:author="PR Preview" w:date="2026-01-01T00:00:00Z">
          <w:r>
            <w:rPr>
              <w:rStyle w:val="Hyperlink"/>
            </w:rPr>
            <w:delText xml:space="preserve">Example 152</w:delText>
          </w:r>
        </w:del>
      </w:hyperlink>
      <w:del w:id="13209" w:author="PR Preview" w:date="2026-01-01T00:00:00Z">
        <w:r>
          <w:delText xml:space="preserve">),</w:delText>
        </w:r>
      </w:del>
      <w:del w:id="13210" w:author="PR Preview" w:date="2026-01-01T00:00:00Z">
        <w:r>
          <w:delText xml:space="preserve"> </w:delText>
        </w:r>
      </w:del>
      <w:del w:id="13211" w:author="PR Preview" w:date="2026-01-01T00:00:00Z">
        <w:r>
          <w:delText xml:space="preserve">so the graph of</w:delText>
        </w:r>
      </w:del>
    </w:p>
    <w:p>
      <w:pPr>
        <w:pStyle w:val="BodyText"/>
      </w:pPr>
      <w:ins w:id="13212" w:author="PR Preview" w:date="2026-01-01T00:00:00Z">
        <w:r>
          <w:rPr>
            <w:b/>
            <w:bCs/>
          </w:rPr>
          <w:t xml:space="preserve">Example 157 (A bowl with its lowest point at the origin)</w:t>
        </w:r>
      </w:ins>
      <w:ins w:id="13213" w:author="PR Preview" w:date="2026-01-01T00:00:00Z">
        <w:r>
          <w:t xml:space="preserve"> </w:t>
        </w:r>
      </w:ins>
      <w:ins w:id="13214" w:author="PR Preview" w:date="2026-01-01T00:00:00Z">
        <w:r>
          <w:t xml:space="preserve">Take</w:t>
        </w:r>
      </w:ins>
      <w:ins w:id="13215" w:author="PR Preview" w:date="2026-01-01T00:00:00Z">
        <w:r>
          <w:t xml:space="preserve"> </w:t>
        </w:r>
      </w:ins>
      <m:oMath>
        <m:r>
          <m:t>p</m:t>
        </m:r>
        <m:r>
          <m:rPr>
            <m:sty m:val="p"/>
          </m:rPr>
          <m:t>=</m:t>
        </m:r>
        <m:r>
          <m:t>2</m:t>
        </m:r>
      </m:oMath>
      <w:ins w:id="13216" w:author="PR Preview" w:date="2026-01-01T00:00:00Z">
        <w:r>
          <w:t xml:space="preserve">,</w:t>
        </w:r>
      </w:ins>
      <w:ins w:id="13217" w:author="PR Preview" w:date="2026-01-01T00:00:00Z">
        <w:r>
          <w:t xml:space="preserve"> </w:t>
        </w:r>
      </w:ins>
      <m:oMath>
        <m:r>
          <m:rPr>
            <m:sty m:val="bi"/>
          </m:rPr>
          <m:t>S</m:t>
        </m:r>
        <m:r>
          <m:rPr>
            <m:sty m:val="p"/>
          </m:rPr>
          <m:t>=</m:t>
        </m:r>
        <m:sSub>
          <m:e>
            <m:r>
              <m:rPr>
                <m:sty m:val="bi"/>
              </m:rPr>
              <m:t>I</m:t>
            </m:r>
          </m:e>
          <m:sub>
            <m:r>
              <m:t>2</m:t>
            </m:r>
          </m:sub>
        </m:sSub>
      </m:oMath>
      <w:ins w:id="13218" w:author="PR Preview" w:date="2026-01-01T00:00:00Z">
        <w:r>
          <w:t xml:space="preserve">,</w:t>
        </w:r>
      </w:ins>
      <w:ins w:id="13219" w:author="PR Preview" w:date="2026-01-01T00:00:00Z">
        <w:r>
          <w:t xml:space="preserve"> </w:t>
        </w:r>
      </w:ins>
      <w:ins w:id="13220" w:author="PR Preview" w:date="2026-01-01T00:00:00Z">
        <w:r>
          <w:t xml:space="preserve">$\mathord{\smash[b]{\underset{\raise.3ex\hbox{$\scriptstyle\sim$}}{b}}\vphantom{b}} = \mathord{\smash[b]{\underset{\raise.3ex\hbox{$\scriptstyle\sim$}}{0}}\vphantom{0}}_{2 \times 1}$</w:t>
        </w:r>
      </w:ins>
      <w:ins w:id="13221" w:author="PR Preview" w:date="2026-01-01T00:00:00Z">
        <w:r>
          <w:t xml:space="preserve"> </w:t>
        </w:r>
      </w:ins>
      <w:ins w:id="13222" w:author="PR Preview" w:date="2026-01-01T00:00:00Z">
        <w:r>
          <w:t xml:space="preserve">and</w:t>
        </w:r>
      </w:ins>
      <w:ins w:id="13223" w:author="PR Preview" w:date="2026-01-01T00:00:00Z">
        <w:r>
          <w:t xml:space="preserve"> </w:t>
        </w:r>
      </w:ins>
      <m:oMath>
        <m:r>
          <m:t>c</m:t>
        </m:r>
        <m:r>
          <m:rPr>
            <m:sty m:val="p"/>
          </m:rPr>
          <m:t>=</m:t>
        </m:r>
        <m:r>
          <m:t>0</m:t>
        </m:r>
      </m:oMath>
      <w:ins w:id="13224" w:author="PR Preview" w:date="2026-01-01T00:00:00Z">
        <w:r>
          <w:t xml:space="preserve">.</w:t>
        </w:r>
      </w:ins>
      <w:ins w:id="13225" w:author="PR Preview" w:date="2026-01-01T00:00:00Z">
        <w:r>
          <w:t xml:space="preserve"> </w:t>
        </w:r>
      </w:ins>
      <w:ins w:id="13226" w:author="PR Preview" w:date="2026-01-01T00:00:00Z">
        <w:r>
          <w:t xml:space="preserve">Then</w:t>
        </w:r>
      </w:ins>
      <w:ins w:id="13227" w:author="PR Preview" w:date="2026-01-01T00:00:00Z">
        <w:r>
          <w:t xml:space="preserve"> </w:t>
        </w:r>
      </w:ins>
      <m:oMath>
        <m:r>
          <m:rPr>
            <m:sty m:val="bi"/>
          </m:rPr>
          <m:t>S</m:t>
        </m:r>
      </m:oMath>
      <w:ins w:id="13228" w:author="PR Preview" w:date="2026-01-01T00:00:00Z">
        <w:r>
          <w:t xml:space="preserve"> </w:t>
        </w:r>
      </w:ins>
      <w:ins w:id="13229" w:author="PR Preview" w:date="2026-01-01T00:00:00Z">
        <w:r>
          <w:t xml:space="preserve">is positive definite (</w:t>
        </w:r>
      </w:ins>
      <w:hyperlink w:anchor="exm-positive-definite">
        <w:ins w:id="13230" w:author="PR Preview" w:date="2026-01-01T00:00:00Z">
          <w:r>
            <w:rPr>
              <w:rStyle w:val="Hyperlink"/>
            </w:rPr>
            <w:t xml:space="preserve">Example 154</w:t>
          </w:r>
        </w:ins>
      </w:hyperlink>
      <w:ins w:id="13231" w:author="PR Preview" w:date="2026-01-01T00:00:00Z">
        <w:r>
          <w:t xml:space="preserve">),</w:t>
        </w:r>
      </w:ins>
      <w:ins w:id="13232" w:author="PR Preview" w:date="2026-01-01T00:00:00Z">
        <w:r>
          <w:t xml:space="preserve"> </w:t>
        </w:r>
      </w:ins>
      <w:ins w:id="13233" w:author="PR Preview" w:date="2026-01-01T00:00:00Z">
        <w:r>
          <w:t xml:space="preserve">so the graph of</w:t>
        </w:r>
      </w:ins>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1"/>
        </w:tc>
      </w:tr>
    </w:tbl>
    <w:bookmarkEnd w:id="522"/>
    <w:bookmarkStart w:id="52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3"/>
    <w:bookmarkStart w:id="524" w:name="exm-matrix-induced-inner-product"/>
    <w:p>
      <w:pPr>
        <w:pStyle w:val="FirstParagraph"/>
      </w:pPr>
      <w:del w:id="13234" w:author="PR Preview" w:date="2026-01-01T00:00:00Z">
        <w:r>
          <w:rPr>
            <w:b/>
            <w:bCs/>
          </w:rPr>
          <w:delText xml:space="preserve">Example 156 (A matrix-induced inner product calculation)</w:delText>
        </w:r>
      </w:del>
      <w:del w:id="13235" w:author="PR Preview" w:date="2026-01-01T00:00:00Z">
        <w:r>
          <w:delText xml:space="preserve"> </w:delText>
        </w:r>
      </w:del>
      <w:del w:id="13236" w:author="PR Preview" w:date="2026-01-01T00:00:00Z">
        <w:r>
          <w:delText xml:space="preserve">Consider the symmetric matrix</w:delText>
        </w:r>
      </w:del>
    </w:p>
    <w:p>
      <w:pPr>
        <w:pStyle w:val="FirstParagraph"/>
      </w:pPr>
      <w:ins w:id="13237" w:author="PR Preview" w:date="2026-01-01T00:00:00Z">
        <w:r>
          <w:rPr>
            <w:b/>
            <w:bCs/>
          </w:rPr>
          <w:t xml:space="preserve">Example 158 (A matrix-induced inner product calculation)</w:t>
        </w:r>
      </w:ins>
      <w:ins w:id="13238" w:author="PR Preview" w:date="2026-01-01T00:00:00Z">
        <w:r>
          <w:t xml:space="preserve"> </w:t>
        </w:r>
      </w:ins>
      <w:ins w:id="13239"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4"/>
    <w:bookmarkStart w:id="525" w:name="thm-matrix-induced-inner-product"/>
    <w:p>
      <w:pPr>
        <w:pStyle w:val="BodyText"/>
      </w:pPr>
      <w:del w:id="13240" w:author="PR Preview" w:date="2026-01-01T00:00:00Z">
        <w:r>
          <w:rPr>
            <w:b/>
            <w:bCs/>
          </w:rPr>
          <w:delText xml:space="preserve">Theorem 83 (Properties of the matrix-induced inner product)</w:delText>
        </w:r>
      </w:del>
      <w:del w:id="13241" w:author="PR Preview" w:date="2026-01-01T00:00:00Z">
        <w:r>
          <w:delText xml:space="preserve"> </w:delText>
        </w:r>
      </w:del>
      <w:del w:id="13242" w:author="PR Preview" w:date="2026-01-01T00:00:00Z">
        <w:r>
          <w:delText xml:space="preserve">For every</w:delText>
        </w:r>
      </w:del>
      <w:del w:id="13243" w:author="PR Preview" w:date="2026-01-01T00:00:00Z">
        <w:r>
          <w:delText xml:space="preserve"> </w:delText>
        </w:r>
      </w:del>
      <m:oMath>
        <m:r>
          <m:t>p</m:t>
        </m:r>
        <m:r>
          <m:rPr>
            <m:sty m:val="p"/>
          </m:rPr>
          <m:t>×</m:t>
        </m:r>
        <m:r>
          <m:t>p</m:t>
        </m:r>
      </m:oMath>
      <w:del w:id="13244" w:author="PR Preview" w:date="2026-01-01T00:00:00Z">
        <w:r>
          <w:delText xml:space="preserve"> </w:delText>
        </w:r>
      </w:del>
      <w:del w:id="13245" w:author="PR Preview" w:date="2026-01-01T00:00:00Z">
        <w:r>
          <w:delText xml:space="preserve">symmetric positive definite matrix</w:delText>
        </w:r>
      </w:del>
      <w:del w:id="13246" w:author="PR Preview" w:date="2026-01-01T00:00:00Z">
        <w:r>
          <w:delText xml:space="preserve"> </w:delText>
        </w:r>
      </w:del>
      <m:oMath>
        <m:r>
          <m:rPr>
            <m:sty m:val="bi"/>
          </m:rPr>
          <m:t>A</m:t>
        </m:r>
      </m:oMath>
      <w:del w:id="13247" w:author="PR Preview" w:date="2026-01-01T00:00:00Z">
        <w:r>
          <w:delText xml:space="preserve">,</w:delText>
        </w:r>
      </w:del>
      <w:del w:id="13248" w:author="PR Preview" w:date="2026-01-01T00:00:00Z">
        <w:r>
          <w:delText xml:space="preserve"> </w:delText>
        </w:r>
      </w:del>
      <w:del w:id="13249" w:author="PR Preview" w:date="2026-01-01T00:00:00Z">
        <w:r>
          <w:delText xml:space="preserve">the function</w:delText>
        </w:r>
      </w:del>
      <w:del w:id="13250" w:author="PR Preview" w:date="2026-01-01T00:00:00Z">
        <w:r>
          <w:delText xml:space="preserve"> </w:delText>
        </w:r>
      </w:del>
      <w:del w:id="13251" w:author="PR Preview" w:date="2026-01-01T00:00:00Z">
        <w:r>
          <w:delTex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delText>
        </w:r>
      </w:del>
      <w:del w:id="13252" w:author="PR Preview" w:date="2026-01-01T00:00:00Z">
        <w:r>
          <w:delText xml:space="preserve"> </w:delText>
        </w:r>
      </w:del>
      <w:del w:id="13253" w:author="PR Preview" w:date="2026-01-01T00:00:00Z">
        <w:r>
          <w:delText xml:space="preserve">satisfies the four inner product axioms (</w:delText>
        </w:r>
      </w:del>
      <w:hyperlink w:anchor="def-inner-product">
        <w:del w:id="13254" w:author="PR Preview" w:date="2026-01-01T00:00:00Z">
          <w:r>
            <w:rPr>
              <w:rStyle w:val="Hyperlink"/>
            </w:rPr>
            <w:delText xml:space="preserve">Definition 68</w:delText>
          </w:r>
        </w:del>
      </w:hyperlink>
      <w:del w:id="13255" w:author="PR Preview" w:date="2026-01-01T00:00:00Z">
        <w:r>
          <w:delText xml:space="preserve">):</w:delText>
        </w:r>
      </w:del>
      <w:del w:id="13256" w:author="PR Preview" w:date="2026-01-01T00:00:00Z">
        <w:r>
          <w:delText xml:space="preserve"> </w:delText>
        </w:r>
      </w:del>
      <w:del w:id="13257" w:author="PR Preview" w:date="2026-01-01T00:00:00Z">
        <w:r>
          <w:delText xml:space="preserve">positivity, definiteness, linearity in the first slot, and symmetry.</w:delText>
        </w:r>
      </w:del>
      <w:del w:id="13258" w:author="PR Preview" w:date="2026-01-01T00:00:00Z">
        <w:r>
          <w:delText xml:space="preserve"> </w:delText>
        </w:r>
      </w:del>
      <w:del w:id="13259" w:author="PR Preview" w:date="2026-01-01T00:00:00Z">
        <w:r>
          <w:delText xml:space="preserve">Thus</w:delText>
        </w:r>
      </w:del>
      <w:del w:id="13260"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13261" w:author="PR Preview" w:date="2026-01-01T00:00:00Z">
        <w:r>
          <w:delText xml:space="preserve"> </w:delText>
        </w:r>
      </w:del>
      <w:del w:id="13262" w:author="PR Preview" w:date="2026-01-01T00:00:00Z">
        <w:r>
          <w:delText xml:space="preserve">is an inner product space (</w:delText>
        </w:r>
      </w:del>
      <w:hyperlink w:anchor="def-inner-product-space">
        <w:del w:id="13263" w:author="PR Preview" w:date="2026-01-01T00:00:00Z">
          <w:r>
            <w:rPr>
              <w:rStyle w:val="Hyperlink"/>
            </w:rPr>
            <w:delText xml:space="preserve">Definition 69</w:delText>
          </w:r>
        </w:del>
      </w:hyperlink>
      <w:del w:id="13264" w:author="PR Preview" w:date="2026-01-01T00:00:00Z">
        <w:r>
          <w:delText xml:space="preserve">).</w:delText>
        </w:r>
      </w:del>
    </w:p>
    <w:p>
      <w:pPr>
        <w:pStyle w:val="BodyText"/>
      </w:pPr>
      <w:del w:id="13265" w:author="PR Preview" w:date="2026-01-01T00:00:00Z">
        <w:r>
          <w:delText xml:space="preserve">Taking</w:delText>
        </w:r>
      </w:del>
      <w:del w:id="13266" w:author="PR Preview" w:date="2026-01-01T00:00:00Z">
        <w:r>
          <w:delText xml:space="preserve"> </w:delText>
        </w:r>
      </w:del>
      <m:oMath>
        <m:r>
          <m:rPr>
            <m:sty m:val="bi"/>
          </m:rPr>
          <m:t>A</m:t>
        </m:r>
        <m:r>
          <m:rPr>
            <m:sty m:val="p"/>
          </m:rPr>
          <m:t>=</m:t>
        </m:r>
        <m:sSub>
          <m:e>
            <m:r>
              <m:rPr>
                <m:sty m:val="bi"/>
              </m:rPr>
              <m:t>I</m:t>
            </m:r>
          </m:e>
          <m:sub>
            <m:r>
              <m:t>p</m:t>
            </m:r>
          </m:sub>
        </m:sSub>
      </m:oMath>
      <w:del w:id="13267" w:author="PR Preview" w:date="2026-01-01T00:00:00Z">
        <w:r>
          <w:delText xml:space="preserve"> </w:delText>
        </w:r>
      </w:del>
      <w:del w:id="13268" w:author="PR Preview" w:date="2026-01-01T00:00:00Z">
        <w:r>
          <w:delText xml:space="preserve">recovers the standard dot product (</w:delText>
        </w:r>
      </w:del>
      <w:hyperlink w:anchor="exm-dot-product-inner-product">
        <w:del w:id="13269" w:author="PR Preview" w:date="2026-01-01T00:00:00Z">
          <w:r>
            <w:rPr>
              <w:rStyle w:val="Hyperlink"/>
            </w:rPr>
            <w:delText xml:space="preserve">Example 97</w:delText>
          </w:r>
        </w:del>
      </w:hyperlink>
      <w:del w:id="13270" w:author="PR Preview" w:date="2026-01-01T00:00:00Z">
        <w:r>
          <w:delText xml:space="preserve">),</w:delText>
        </w:r>
      </w:del>
      <w:del w:id="13271" w:author="PR Preview" w:date="2026-01-01T00:00:00Z">
        <w:r>
          <w:delText xml:space="preserve"> </w:delText>
        </w:r>
      </w:del>
      <w:del w:id="13272" w:author="PR Preview" w:date="2026-01-01T00:00:00Z">
        <w:r>
          <w:delText xml:space="preserve">while taking</w:delText>
        </w:r>
      </w:del>
      <w:del w:id="13273"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3274" w:author="PR Preview" w:date="2026-01-01T00:00:00Z">
        <w:r>
          <w:delText xml:space="preserve"> </w:delText>
        </w:r>
      </w:del>
      <w:del w:id="13275" w:author="PR Preview" w:date="2026-01-01T00:00:00Z">
        <w:r>
          <w:delText xml:space="preserve">recovers the weighted inner product (</w:delText>
        </w:r>
      </w:del>
      <w:hyperlink w:anchor="exm-weighted-inner-product">
        <w:del w:id="13276" w:author="PR Preview" w:date="2026-01-01T00:00:00Z">
          <w:r>
            <w:rPr>
              <w:rStyle w:val="Hyperlink"/>
            </w:rPr>
            <w:delText xml:space="preserve">Example 99</w:delText>
          </w:r>
        </w:del>
      </w:hyperlink>
      <w:del w:id="13277" w:author="PR Preview" w:date="2026-01-01T00:00:00Z">
        <w:r>
          <w:delText xml:space="preserve">).</w:delText>
        </w:r>
      </w:del>
    </w:p>
    <w:p>
      <w:pPr>
        <w:pStyle w:val="BodyText"/>
      </w:pPr>
      <w:ins w:id="13278" w:author="PR Preview" w:date="2026-01-01T00:00:00Z">
        <w:r>
          <w:rPr>
            <w:b/>
            <w:bCs/>
          </w:rPr>
          <w:t xml:space="preserve">Theorem 84 (Properties of the matrix-induced inner product)</w:t>
        </w:r>
      </w:ins>
      <w:ins w:id="13279" w:author="PR Preview" w:date="2026-01-01T00:00:00Z">
        <w:r>
          <w:t xml:space="preserve"> </w:t>
        </w:r>
      </w:ins>
      <w:ins w:id="13280" w:author="PR Preview" w:date="2026-01-01T00:00:00Z">
        <w:r>
          <w:t xml:space="preserve">For every</w:t>
        </w:r>
      </w:ins>
      <w:ins w:id="13281" w:author="PR Preview" w:date="2026-01-01T00:00:00Z">
        <w:r>
          <w:t xml:space="preserve"> </w:t>
        </w:r>
      </w:ins>
      <m:oMath>
        <m:r>
          <m:t>p</m:t>
        </m:r>
        <m:r>
          <m:rPr>
            <m:sty m:val="p"/>
          </m:rPr>
          <m:t>×</m:t>
        </m:r>
        <m:r>
          <m:t>p</m:t>
        </m:r>
      </m:oMath>
      <w:ins w:id="13282" w:author="PR Preview" w:date="2026-01-01T00:00:00Z">
        <w:r>
          <w:t xml:space="preserve"> </w:t>
        </w:r>
      </w:ins>
      <w:ins w:id="13283" w:author="PR Preview" w:date="2026-01-01T00:00:00Z">
        <w:r>
          <w:t xml:space="preserve">symmetric positive definite matrix</w:t>
        </w:r>
      </w:ins>
      <w:ins w:id="13284" w:author="PR Preview" w:date="2026-01-01T00:00:00Z">
        <w:r>
          <w:t xml:space="preserve"> </w:t>
        </w:r>
      </w:ins>
      <m:oMath>
        <m:r>
          <m:rPr>
            <m:sty m:val="bi"/>
          </m:rPr>
          <m:t>A</m:t>
        </m:r>
      </m:oMath>
      <w:ins w:id="13285" w:author="PR Preview" w:date="2026-01-01T00:00:00Z">
        <w:r>
          <w:t xml:space="preserve">,</w:t>
        </w:r>
      </w:ins>
      <w:ins w:id="13286" w:author="PR Preview" w:date="2026-01-01T00:00:00Z">
        <w:r>
          <w:t xml:space="preserve"> </w:t>
        </w:r>
      </w:ins>
      <w:ins w:id="13287" w:author="PR Preview" w:date="2026-01-01T00:00:00Z">
        <w:r>
          <w:t xml:space="preserve">the function</w:t>
        </w:r>
      </w:ins>
      <w:ins w:id="13288" w:author="PR Preview" w:date="2026-01-01T00:00:00Z">
        <w:r>
          <w:t xml:space="preserve"> </w:t>
        </w:r>
      </w:ins>
      <w:ins w:id="13289"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13290" w:author="PR Preview" w:date="2026-01-01T00:00:00Z">
        <w:r>
          <w:t xml:space="preserve"> </w:t>
        </w:r>
      </w:ins>
      <w:ins w:id="13291" w:author="PR Preview" w:date="2026-01-01T00:00:00Z">
        <w:r>
          <w:t xml:space="preserve">satisfies the four inner product axioms (</w:t>
        </w:r>
      </w:ins>
      <w:hyperlink w:anchor="def-inner-product">
        <w:ins w:id="13292" w:author="PR Preview" w:date="2026-01-01T00:00:00Z">
          <w:r>
            <w:rPr>
              <w:rStyle w:val="Hyperlink"/>
            </w:rPr>
            <w:t xml:space="preserve">Definition 68</w:t>
          </w:r>
        </w:ins>
      </w:hyperlink>
      <w:ins w:id="13293" w:author="PR Preview" w:date="2026-01-01T00:00:00Z">
        <w:r>
          <w:t xml:space="preserve">):</w:t>
        </w:r>
      </w:ins>
      <w:ins w:id="13294" w:author="PR Preview" w:date="2026-01-01T00:00:00Z">
        <w:r>
          <w:t xml:space="preserve"> </w:t>
        </w:r>
      </w:ins>
      <w:ins w:id="13295" w:author="PR Preview" w:date="2026-01-01T00:00:00Z">
        <w:r>
          <w:t xml:space="preserve">positivity, definiteness, linearity in the first slot, and symmetry.</w:t>
        </w:r>
      </w:ins>
      <w:ins w:id="13296" w:author="PR Preview" w:date="2026-01-01T00:00:00Z">
        <w:r>
          <w:t xml:space="preserve"> </w:t>
        </w:r>
      </w:ins>
      <w:ins w:id="13297" w:author="PR Preview" w:date="2026-01-01T00:00:00Z">
        <w:r>
          <w:t xml:space="preserve">Thus</w:t>
        </w:r>
      </w:ins>
      <w:ins w:id="13298"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13299" w:author="PR Preview" w:date="2026-01-01T00:00:00Z">
        <w:r>
          <w:t xml:space="preserve"> </w:t>
        </w:r>
      </w:ins>
      <w:ins w:id="13300" w:author="PR Preview" w:date="2026-01-01T00:00:00Z">
        <w:r>
          <w:t xml:space="preserve">is an inner product space (</w:t>
        </w:r>
      </w:ins>
      <w:hyperlink w:anchor="def-inner-product-space">
        <w:ins w:id="13301" w:author="PR Preview" w:date="2026-01-01T00:00:00Z">
          <w:r>
            <w:rPr>
              <w:rStyle w:val="Hyperlink"/>
            </w:rPr>
            <w:t xml:space="preserve">Definition 69</w:t>
          </w:r>
        </w:ins>
      </w:hyperlink>
      <w:ins w:id="13302" w:author="PR Preview" w:date="2026-01-01T00:00:00Z">
        <w:r>
          <w:t xml:space="preserve">).</w:t>
        </w:r>
      </w:ins>
    </w:p>
    <w:p>
      <w:pPr>
        <w:pStyle w:val="BodyText"/>
      </w:pPr>
      <w:ins w:id="13303" w:author="PR Preview" w:date="2026-01-01T00:00:00Z">
        <w:r>
          <w:t xml:space="preserve">Taking</w:t>
        </w:r>
      </w:ins>
      <w:ins w:id="13304" w:author="PR Preview" w:date="2026-01-01T00:00:00Z">
        <w:r>
          <w:t xml:space="preserve"> </w:t>
        </w:r>
      </w:ins>
      <m:oMath>
        <m:r>
          <m:rPr>
            <m:sty m:val="bi"/>
          </m:rPr>
          <m:t>A</m:t>
        </m:r>
        <m:r>
          <m:rPr>
            <m:sty m:val="p"/>
          </m:rPr>
          <m:t>=</m:t>
        </m:r>
        <m:sSub>
          <m:e>
            <m:r>
              <m:rPr>
                <m:sty m:val="bi"/>
              </m:rPr>
              <m:t>I</m:t>
            </m:r>
          </m:e>
          <m:sub>
            <m:r>
              <m:t>p</m:t>
            </m:r>
          </m:sub>
        </m:sSub>
      </m:oMath>
      <w:ins w:id="13305" w:author="PR Preview" w:date="2026-01-01T00:00:00Z">
        <w:r>
          <w:t xml:space="preserve"> </w:t>
        </w:r>
      </w:ins>
      <w:ins w:id="13306" w:author="PR Preview" w:date="2026-01-01T00:00:00Z">
        <w:r>
          <w:t xml:space="preserve">recovers the standard dot product (</w:t>
        </w:r>
      </w:ins>
      <w:hyperlink w:anchor="exm-dot-product-inner-product">
        <w:ins w:id="13307" w:author="PR Preview" w:date="2026-01-01T00:00:00Z">
          <w:r>
            <w:rPr>
              <w:rStyle w:val="Hyperlink"/>
            </w:rPr>
            <w:t xml:space="preserve">Example 99</w:t>
          </w:r>
        </w:ins>
      </w:hyperlink>
      <w:ins w:id="13308" w:author="PR Preview" w:date="2026-01-01T00:00:00Z">
        <w:r>
          <w:t xml:space="preserve">),</w:t>
        </w:r>
      </w:ins>
      <w:ins w:id="13309" w:author="PR Preview" w:date="2026-01-01T00:00:00Z">
        <w:r>
          <w:t xml:space="preserve"> </w:t>
        </w:r>
      </w:ins>
      <w:ins w:id="13310" w:author="PR Preview" w:date="2026-01-01T00:00:00Z">
        <w:r>
          <w:t xml:space="preserve">while taking</w:t>
        </w:r>
      </w:ins>
      <w:ins w:id="13311"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13312" w:author="PR Preview" w:date="2026-01-01T00:00:00Z">
        <w:r>
          <w:t xml:space="preserve"> </w:t>
        </w:r>
      </w:ins>
      <w:ins w:id="13313" w:author="PR Preview" w:date="2026-01-01T00:00:00Z">
        <w:r>
          <w:t xml:space="preserve">recovers the weighted inner product (</w:t>
        </w:r>
      </w:ins>
      <w:hyperlink w:anchor="exm-weighted-inner-product">
        <w:ins w:id="13314" w:author="PR Preview" w:date="2026-01-01T00:00:00Z">
          <w:r>
            <w:rPr>
              <w:rStyle w:val="Hyperlink"/>
            </w:rPr>
            <w:t xml:space="preserve">Example 101</w:t>
          </w:r>
        </w:ins>
      </w:hyperlink>
      <w:ins w:id="13315"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5"/>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del w:id="13316" w:author="PR Preview" w:date="2026-01-01T00:00:00Z">
        <w:r>
          <w:delText xml:space="preserve">For the converse, let</w:delText>
        </w:r>
      </w:del>
      <w:del w:id="13317"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3318" w:author="PR Preview" w:date="2026-01-01T00:00:00Z">
        <w:r>
          <w:delText xml:space="preserve"> </w:delText>
        </w:r>
      </w:del>
      <w:del w:id="13319" w:author="PR Preview" w:date="2026-01-01T00:00:00Z">
        <w:r>
          <w:delText xml:space="preserve">be any inner product on</w:delText>
        </w:r>
      </w:del>
      <w:del w:id="13320" w:author="PR Preview" w:date="2026-01-01T00:00:00Z">
        <w:r>
          <w:delText xml:space="preserve"> </w:delText>
        </w:r>
      </w:del>
      <m:oMath>
        <m:sSup>
          <m:e>
            <m:r>
              <m:rPr>
                <m:scr m:val="double-struck"/>
                <m:sty m:val="p"/>
              </m:rPr>
              <m:t>R</m:t>
            </m:r>
          </m:e>
          <m:sup>
            <m:r>
              <m:t>p</m:t>
            </m:r>
          </m:sup>
        </m:sSup>
      </m:oMath>
      <w:del w:id="13321" w:author="PR Preview" w:date="2026-01-01T00:00:00Z">
        <w:r>
          <w:delText xml:space="preserve">.</w:delText>
        </w:r>
      </w:del>
      <w:del w:id="13322" w:author="PR Preview" w:date="2026-01-01T00:00:00Z">
        <w:r>
          <w:delText xml:space="preserve"> </w:delText>
        </w:r>
      </w:del>
      <w:del w:id="13323" w:author="PR Preview" w:date="2026-01-01T00:00:00Z">
        <w:r>
          <w:delText xml:space="preserve">Any vectors</w:delText>
        </w:r>
      </w:del>
      <w:del w:id="13324" w:author="PR Preview" w:date="2026-01-01T00:00:00Z">
        <w:r>
          <w:delText xml:space="preserve"> </w:delText>
        </w:r>
      </w:del>
      <w:del w:id="13325" w:author="PR Preview" w:date="2026-01-01T00:00:00Z">
        <w:r>
          <w:delText xml:space="preserve">$\mathord{\smash[b]{\underset{\raise.3ex\hbox{$\scriptstyle\sim$}}{x}}\vphantom{x}}, \mathord{\smash[b]{\underset{\raise.3ex\hbox{$\scriptstyle\sim$}}{y}}\vphantom{y}}\in \mathbb{R}^p$</w:delText>
        </w:r>
      </w:del>
      <w:del w:id="13326" w:author="PR Preview" w:date="2026-01-01T00:00:00Z">
        <w:r>
          <w:delText xml:space="preserve"> </w:delText>
        </w:r>
      </w:del>
      <w:del w:id="13327" w:author="PR Preview" w:date="2026-01-01T00:00:00Z">
        <w:r>
          <w:delText xml:space="preserve">can be written in the standard basis as</w:delText>
        </w:r>
      </w:del>
      <w:del w:id="13328" w:author="PR Preview" w:date="2026-01-01T00:00:00Z">
        <w:r>
          <w:delText xml:space="preserve"> </w:delText>
        </w:r>
      </w:del>
      <w:del w:id="13329" w:author="PR Preview" w:date="2026-01-01T00:00:00Z">
        <w:r>
          <w:delText xml:space="preserve">$\mathord{\smash[b]{\underset{\raise.3ex\hbox{$\scriptstyle\sim$}}{x}}\vphantom{x}}= \sum_{i=1}^px_i\,\mathord{\smash[b]{\underset{\raise.3ex\hbox{$\scriptstyle\sim$}}{e}}\vphantom{e}}_i$</w:delText>
        </w:r>
      </w:del>
      <w:del w:id="13330" w:author="PR Preview" w:date="2026-01-01T00:00:00Z">
        <w:r>
          <w:delText xml:space="preserve"> </w:delText>
        </w:r>
      </w:del>
      <w:del w:id="13331" w:author="PR Preview" w:date="2026-01-01T00:00:00Z">
        <w:r>
          <w:delText xml:space="preserve">and</w:delText>
        </w:r>
      </w:del>
      <w:del w:id="13332" w:author="PR Preview" w:date="2026-01-01T00:00:00Z">
        <w:r>
          <w:delText xml:space="preserve"> </w:delText>
        </w:r>
      </w:del>
      <w:del w:id="13333" w:author="PR Preview" w:date="2026-01-01T00:00:00Z">
        <w:r>
          <w:delText xml:space="preserve">$\mathord{\smash[b]{\underset{\raise.3ex\hbox{$\scriptstyle\sim$}}{y}}\vphantom{y}}= \sum_{j=1}^py_j\,\mathord{\smash[b]{\underset{\raise.3ex\hbox{$\scriptstyle\sim$}}{e}}\vphantom{e}}_j$</w:delText>
        </w:r>
      </w:del>
      <w:del w:id="13334" w:author="PR Preview" w:date="2026-01-01T00:00:00Z">
        <w:r>
          <w:delText xml:space="preserve"> </w:delText>
        </w:r>
      </w:del>
      <w:del w:id="13335" w:author="PR Preview" w:date="2026-01-01T00:00:00Z">
        <w:r>
          <w:delText xml:space="preserve">(</w:delText>
        </w:r>
      </w:del>
      <w:hyperlink w:anchor="def-basis">
        <w:del w:id="13336" w:author="PR Preview" w:date="2026-01-01T00:00:00Z">
          <w:r>
            <w:rPr>
              <w:rStyle w:val="Hyperlink"/>
            </w:rPr>
            <w:delText xml:space="preserve">Definition 48</w:delText>
          </w:r>
        </w:del>
      </w:hyperlink>
      <w:del w:id="13337" w:author="PR Preview" w:date="2026-01-01T00:00:00Z">
        <w:r>
          <w:delText xml:space="preserve">,</w:delText>
        </w:r>
      </w:del>
      <w:del w:id="13338" w:author="PR Preview" w:date="2026-01-01T00:00:00Z">
        <w:r>
          <w:delText xml:space="preserve"> </w:delText>
        </w:r>
      </w:del>
      <w:hyperlink w:anchor="def-indicator-vector">
        <w:del w:id="13339" w:author="PR Preview" w:date="2026-01-01T00:00:00Z">
          <w:r>
            <w:rPr>
              <w:rStyle w:val="Hyperlink"/>
            </w:rPr>
            <w:delText xml:space="preserve">Definition 14</w:delText>
          </w:r>
        </w:del>
      </w:hyperlink>
      <w:del w:id="13340" w:author="PR Preview" w:date="2026-01-01T00:00:00Z">
        <w:r>
          <w:delText xml:space="preserve">).</w:delText>
        </w:r>
      </w:del>
      <w:del w:id="13341" w:author="PR Preview" w:date="2026-01-01T00:00:00Z">
        <w:r>
          <w:delText xml:space="preserve"> </w:delText>
        </w:r>
      </w:del>
      <w:del w:id="13342" w:author="PR Preview" w:date="2026-01-01T00:00:00Z">
        <w:r>
          <w:delText xml:space="preserve">By linearity in both slots (</w:delText>
        </w:r>
      </w:del>
      <w:hyperlink w:anchor="rem-inner-product-other-sources">
        <w:del w:id="13343" w:author="PR Preview" w:date="2026-01-01T00:00:00Z">
          <w:r>
            <w:rPr>
              <w:rStyle w:val="Hyperlink"/>
            </w:rPr>
            <w:delText xml:space="preserve">Remark 21</w:delText>
          </w:r>
        </w:del>
      </w:hyperlink>
      <w:del w:id="13344" w:author="PR Preview" w:date="2026-01-01T00:00:00Z">
        <w:r>
          <w:delText xml:space="preserve">):</w:delText>
        </w:r>
      </w:del>
    </w:p>
    <w:p>
      <w:pPr>
        <w:pStyle w:val="FirstParagraph"/>
      </w:pPr>
      <w:ins w:id="13345" w:author="PR Preview" w:date="2026-01-01T00:00:00Z">
        <w:r>
          <w:t xml:space="preserve">For the converse, let</w:t>
        </w:r>
      </w:ins>
      <w:ins w:id="13346"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3347" w:author="PR Preview" w:date="2026-01-01T00:00:00Z">
        <w:r>
          <w:t xml:space="preserve"> </w:t>
        </w:r>
      </w:ins>
      <w:ins w:id="13348" w:author="PR Preview" w:date="2026-01-01T00:00:00Z">
        <w:r>
          <w:t xml:space="preserve">be any inner product on</w:t>
        </w:r>
      </w:ins>
      <w:ins w:id="13349" w:author="PR Preview" w:date="2026-01-01T00:00:00Z">
        <w:r>
          <w:t xml:space="preserve"> </w:t>
        </w:r>
      </w:ins>
      <m:oMath>
        <m:sSup>
          <m:e>
            <m:r>
              <m:rPr>
                <m:scr m:val="double-struck"/>
                <m:sty m:val="p"/>
              </m:rPr>
              <m:t>R</m:t>
            </m:r>
          </m:e>
          <m:sup>
            <m:r>
              <m:t>p</m:t>
            </m:r>
          </m:sup>
        </m:sSup>
      </m:oMath>
      <w:ins w:id="13350" w:author="PR Preview" w:date="2026-01-01T00:00:00Z">
        <w:r>
          <w:t xml:space="preserve">.</w:t>
        </w:r>
      </w:ins>
      <w:ins w:id="13351" w:author="PR Preview" w:date="2026-01-01T00:00:00Z">
        <w:r>
          <w:t xml:space="preserve"> </w:t>
        </w:r>
      </w:ins>
      <w:ins w:id="13352" w:author="PR Preview" w:date="2026-01-01T00:00:00Z">
        <w:r>
          <w:t xml:space="preserve">Any vectors</w:t>
        </w:r>
      </w:ins>
      <w:ins w:id="13353" w:author="PR Preview" w:date="2026-01-01T00:00:00Z">
        <w:r>
          <w:t xml:space="preserve"> </w:t>
        </w:r>
      </w:ins>
      <w:ins w:id="13354" w:author="PR Preview" w:date="2026-01-01T00:00:00Z">
        <w:r>
          <w:t xml:space="preserve">$\mathord{\smash[b]{\underset{\raise.3ex\hbox{$\scriptstyle\sim$}}{x}}\vphantom{x}}, \mathord{\smash[b]{\underset{\raise.3ex\hbox{$\scriptstyle\sim$}}{y}}\vphantom{y}}\in \mathbb{R}^p$</w:t>
        </w:r>
      </w:ins>
      <w:ins w:id="13355" w:author="PR Preview" w:date="2026-01-01T00:00:00Z">
        <w:r>
          <w:t xml:space="preserve"> </w:t>
        </w:r>
      </w:ins>
      <w:ins w:id="13356" w:author="PR Preview" w:date="2026-01-01T00:00:00Z">
        <w:r>
          <w:t xml:space="preserve">can be written in the standard basis as</w:t>
        </w:r>
      </w:ins>
      <w:ins w:id="13357" w:author="PR Preview" w:date="2026-01-01T00:00:00Z">
        <w:r>
          <w:t xml:space="preserve"> </w:t>
        </w:r>
      </w:ins>
      <w:ins w:id="13358" w:author="PR Preview" w:date="2026-01-01T00:00:00Z">
        <w:r>
          <w:t xml:space="preserve">$\mathord{\smash[b]{\underset{\raise.3ex\hbox{$\scriptstyle\sim$}}{x}}\vphantom{x}}= \sum_{i=1}^px_i\,\mathord{\smash[b]{\underset{\raise.3ex\hbox{$\scriptstyle\sim$}}{e}}\vphantom{e}}_i$</w:t>
        </w:r>
      </w:ins>
      <w:ins w:id="13359" w:author="PR Preview" w:date="2026-01-01T00:00:00Z">
        <w:r>
          <w:t xml:space="preserve"> </w:t>
        </w:r>
      </w:ins>
      <w:ins w:id="13360" w:author="PR Preview" w:date="2026-01-01T00:00:00Z">
        <w:r>
          <w:t xml:space="preserve">and</w:t>
        </w:r>
      </w:ins>
      <w:ins w:id="13361" w:author="PR Preview" w:date="2026-01-01T00:00:00Z">
        <w:r>
          <w:t xml:space="preserve"> </w:t>
        </w:r>
      </w:ins>
      <w:ins w:id="13362" w:author="PR Preview" w:date="2026-01-01T00:00:00Z">
        <w:r>
          <w:t xml:space="preserve">$\mathord{\smash[b]{\underset{\raise.3ex\hbox{$\scriptstyle\sim$}}{y}}\vphantom{y}}= \sum_{j=1}^py_j\,\mathord{\smash[b]{\underset{\raise.3ex\hbox{$\scriptstyle\sim$}}{e}}\vphantom{e}}_j$</w:t>
        </w:r>
      </w:ins>
      <w:ins w:id="13363" w:author="PR Preview" w:date="2026-01-01T00:00:00Z">
        <w:r>
          <w:t xml:space="preserve"> </w:t>
        </w:r>
      </w:ins>
      <w:ins w:id="13364" w:author="PR Preview" w:date="2026-01-01T00:00:00Z">
        <w:r>
          <w:t xml:space="preserve">(</w:t>
        </w:r>
      </w:ins>
      <w:hyperlink w:anchor="def-basis">
        <w:ins w:id="13365" w:author="PR Preview" w:date="2026-01-01T00:00:00Z">
          <w:r>
            <w:rPr>
              <w:rStyle w:val="Hyperlink"/>
            </w:rPr>
            <w:t xml:space="preserve">Definition 48</w:t>
          </w:r>
        </w:ins>
      </w:hyperlink>
      <w:ins w:id="13366" w:author="PR Preview" w:date="2026-01-01T00:00:00Z">
        <w:r>
          <w:t xml:space="preserve">,</w:t>
        </w:r>
      </w:ins>
      <w:ins w:id="13367" w:author="PR Preview" w:date="2026-01-01T00:00:00Z">
        <w:r>
          <w:t xml:space="preserve"> </w:t>
        </w:r>
      </w:ins>
      <w:hyperlink w:anchor="def-indicator-vector">
        <w:ins w:id="13368" w:author="PR Preview" w:date="2026-01-01T00:00:00Z">
          <w:r>
            <w:rPr>
              <w:rStyle w:val="Hyperlink"/>
            </w:rPr>
            <w:t xml:space="preserve">Definition 14</w:t>
          </w:r>
        </w:ins>
      </w:hyperlink>
      <w:ins w:id="13369" w:author="PR Preview" w:date="2026-01-01T00:00:00Z">
        <w:r>
          <w:t xml:space="preserve">).</w:t>
        </w:r>
      </w:ins>
      <w:ins w:id="13370" w:author="PR Preview" w:date="2026-01-01T00:00:00Z">
        <w:r>
          <w:t xml:space="preserve"> </w:t>
        </w:r>
      </w:ins>
      <w:ins w:id="13371" w:author="PR Preview" w:date="2026-01-01T00:00:00Z">
        <w:r>
          <w:t xml:space="preserve">By linearity in both slots (</w:t>
        </w:r>
      </w:ins>
      <w:hyperlink w:anchor="rem-inner-product-other-sources">
        <w:ins w:id="13372" w:author="PR Preview" w:date="2026-01-01T00:00:00Z">
          <w:r>
            <w:rPr>
              <w:rStyle w:val="Hyperlink"/>
            </w:rPr>
            <w:t xml:space="preserve">Remark 22</w:t>
          </w:r>
        </w:ins>
      </w:hyperlink>
      <w:ins w:id="13373" w:author="PR Preview" w:date="2026-01-01T00:00:00Z">
        <w:r>
          <w:t xml:space="preserve">):</w:t>
        </w:r>
      </w:ins>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6" w:name="exm-matrix-induced-inner-product-axioms"/>
    <w:p>
      <w:pPr>
        <w:pStyle w:val="BodyText"/>
      </w:pPr>
      <w:del w:id="13374" w:author="PR Preview" w:date="2026-01-01T00:00:00Z">
        <w:r>
          <w:rPr>
            <w:b/>
            <w:bCs/>
          </w:rPr>
          <w:delText xml:space="preserve">Example 157 (Checking the inner product axioms, and recovering the matrix from the inner product)</w:delText>
        </w:r>
      </w:del>
      <w:del w:id="13375" w:author="PR Preview" w:date="2026-01-01T00:00:00Z">
        <w:r>
          <w:delText xml:space="preserve"> </w:delText>
        </w:r>
      </w:del>
      <w:del w:id="13376" w:author="PR Preview" w:date="2026-01-01T00:00:00Z">
        <w:r>
          <w:delText xml:space="preserve">Take</w:delText>
        </w:r>
      </w:del>
      <w:del w:id="1337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378" w:author="PR Preview" w:date="2026-01-01T00:00:00Z">
        <w:r>
          <w:delText xml:space="preserve"> </w:delText>
        </w:r>
      </w:del>
      <w:del w:id="13379" w:author="PR Preview" w:date="2026-01-01T00:00:00Z">
        <w:r>
          <w:delText xml:space="preserve">from</w:delText>
        </w:r>
      </w:del>
      <w:del w:id="13380" w:author="PR Preview" w:date="2026-01-01T00:00:00Z">
        <w:r>
          <w:delText xml:space="preserve"> </w:delText>
        </w:r>
      </w:del>
      <w:hyperlink w:anchor="exm-matrix-induced-inner-product">
        <w:del w:id="13381" w:author="PR Preview" w:date="2026-01-01T00:00:00Z">
          <w:r>
            <w:rPr>
              <w:rStyle w:val="Hyperlink"/>
            </w:rPr>
            <w:delText xml:space="preserve">Example 156</w:delText>
          </w:r>
        </w:del>
      </w:hyperlink>
      <w:del w:id="13382" w:author="PR Preview" w:date="2026-01-01T00:00:00Z">
        <w:r>
          <w:delText xml:space="preserve">,</w:delText>
        </w:r>
      </w:del>
      <w:del w:id="13383" w:author="PR Preview" w:date="2026-01-01T00:00:00Z">
        <w:r>
          <w:delText xml:space="preserve"> </w:delText>
        </w:r>
      </w:del>
      <w:del w:id="13384" w:author="PR Preview" w:date="2026-01-01T00:00:00Z">
        <w:r>
          <w:delText xml:space="preserve">the vectors</w:delText>
        </w:r>
      </w:del>
      <w:del w:id="13385" w:author="PR Preview" w:date="2026-01-01T00:00:00Z">
        <w:r>
          <w:delText xml:space="preserve"> </w:delText>
        </w:r>
      </w:del>
      <w:del w:id="13386" w:author="PR Preview" w:date="2026-01-01T00:00:00Z">
        <w:r>
          <w:delText xml:space="preserve">$\mathord{\smash[b]{\underset{\raise.3ex\hbox{$\scriptstyle\sim$}}{x}}\vphantom{x}}= (1, 2)$</w:delText>
        </w:r>
      </w:del>
      <w:del w:id="13387" w:author="PR Preview" w:date="2026-01-01T00:00:00Z">
        <w:r>
          <w:delText xml:space="preserve">,</w:delText>
        </w:r>
      </w:del>
      <w:del w:id="13388" w:author="PR Preview" w:date="2026-01-01T00:00:00Z">
        <w:r>
          <w:delText xml:space="preserve"> </w:delText>
        </w:r>
      </w:del>
      <w:del w:id="13389" w:author="PR Preview" w:date="2026-01-01T00:00:00Z">
        <w:r>
          <w:delText xml:space="preserve">$\mathord{\smash[b]{\underset{\raise.3ex\hbox{$\scriptstyle\sim$}}{y}}\vphantom{y}}= (3, -1)$</w:delText>
        </w:r>
      </w:del>
      <w:del w:id="13390" w:author="PR Preview" w:date="2026-01-01T00:00:00Z">
        <w:r>
          <w:delText xml:space="preserve"> </w:delText>
        </w:r>
      </w:del>
      <w:del w:id="13391" w:author="PR Preview" w:date="2026-01-01T00:00:00Z">
        <w:r>
          <w:delText xml:space="preserve">and</w:delText>
        </w:r>
      </w:del>
      <w:del w:id="13392" w:author="PR Preview" w:date="2026-01-01T00:00:00Z">
        <w:r>
          <w:delText xml:space="preserve"> </w:delText>
        </w:r>
      </w:del>
      <w:del w:id="13393" w:author="PR Preview" w:date="2026-01-01T00:00:00Z">
        <w:r>
          <w:delText xml:space="preserve">$\mathord{\smash[b]{\underset{\raise.3ex\hbox{$\scriptstyle\sim$}}{z}}\vphantom{z}} = (0, 4)$</w:delText>
        </w:r>
      </w:del>
      <w:del w:id="13394" w:author="PR Preview" w:date="2026-01-01T00:00:00Z">
        <w:r>
          <w:delText xml:space="preserve">,</w:delText>
        </w:r>
      </w:del>
      <w:del w:id="13395" w:author="PR Preview" w:date="2026-01-01T00:00:00Z">
        <w:r>
          <w:delText xml:space="preserve"> </w:delText>
        </w:r>
      </w:del>
      <w:del w:id="13396" w:author="PR Preview" w:date="2026-01-01T00:00:00Z">
        <w:r>
          <w:delText xml:space="preserve">and the numbers</w:delText>
        </w:r>
      </w:del>
      <w:del w:id="13397" w:author="PR Preview" w:date="2026-01-01T00:00:00Z">
        <w:r>
          <w:delText xml:space="preserve"> </w:delText>
        </w:r>
      </w:del>
      <m:oMath>
        <m:r>
          <m:t>a</m:t>
        </m:r>
        <m:r>
          <m:rPr>
            <m:sty m:val="p"/>
          </m:rPr>
          <m:t>=</m:t>
        </m:r>
        <m:r>
          <m:t>2</m:t>
        </m:r>
      </m:oMath>
      <w:del w:id="13398" w:author="PR Preview" w:date="2026-01-01T00:00:00Z">
        <w:r>
          <w:delText xml:space="preserve"> </w:delText>
        </w:r>
      </w:del>
      <w:del w:id="13399" w:author="PR Preview" w:date="2026-01-01T00:00:00Z">
        <w:r>
          <w:delText xml:space="preserve">and</w:delText>
        </w:r>
      </w:del>
      <w:del w:id="13400" w:author="PR Preview" w:date="2026-01-01T00:00:00Z">
        <w:r>
          <w:delText xml:space="preserve"> </w:delText>
        </w:r>
      </w:del>
      <m:oMath>
        <m:r>
          <m:t>b</m:t>
        </m:r>
        <m:r>
          <m:rPr>
            <m:sty m:val="p"/>
          </m:rPr>
          <m:t>=</m:t>
        </m:r>
        <m:r>
          <m:rPr>
            <m:sty m:val="p"/>
          </m:rPr>
          <m:t>−</m:t>
        </m:r>
        <m:r>
          <m:t>3</m:t>
        </m:r>
      </m:oMath>
      <w:del w:id="13401" w:author="PR Preview" w:date="2026-01-01T00:00:00Z">
        <w:r>
          <w:delText xml:space="preserve">.</w:delText>
        </w:r>
      </w:del>
      <w:del w:id="13402" w:author="PR Preview" w:date="2026-01-01T00:00:00Z">
        <w:r>
          <w:delText xml:space="preserve"> </w:delText>
        </w:r>
      </w:del>
      <w:del w:id="13403" w:author="PR Preview" w:date="2026-01-01T00:00:00Z">
        <w:r>
          <w:delText xml:space="preserve">The code computes both sides of each axiom in</w:delText>
        </w:r>
      </w:del>
      <w:del w:id="13404" w:author="PR Preview" w:date="2026-01-01T00:00:00Z">
        <w:r>
          <w:delText xml:space="preserve"> </w:delText>
        </w:r>
      </w:del>
      <w:hyperlink w:anchor="thm-matrix-induced-inner-product">
        <w:del w:id="13405" w:author="PR Preview" w:date="2026-01-01T00:00:00Z">
          <w:r>
            <w:rPr>
              <w:rStyle w:val="Hyperlink"/>
            </w:rPr>
            <w:delText xml:space="preserve">Theorem 83</w:delText>
          </w:r>
        </w:del>
      </w:hyperlink>
      <w:del w:id="13406" w:author="PR Preview" w:date="2026-01-01T00:00:00Z">
        <w:r>
          <w:delText xml:space="preserve">,</w:delText>
        </w:r>
      </w:del>
      <w:del w:id="13407" w:author="PR Preview" w:date="2026-01-01T00:00:00Z">
        <w:r>
          <w:delText xml:space="preserve"> </w:delText>
        </w:r>
      </w:del>
      <w:del w:id="13408" w:author="PR Preview" w:date="2026-01-01T00:00:00Z">
        <w:r>
          <w:delText xml:space="preserve">and then the numbers</w:delText>
        </w:r>
      </w:del>
      <w:del w:id="13409" w:author="PR Preview" w:date="2026-01-01T00:00:00Z">
        <w:r>
          <w:delText xml:space="preserve"> </w:delText>
        </w:r>
      </w:del>
      <w:del w:id="13410" w:author="PR Preview" w:date="2026-01-01T00:00:00Z">
        <w:r>
          <w:delText xml:space="preserve">$\mathopen{}\left\langle \mathord{\smash[b]{\underset{\raise.3ex\hbox{$\scriptstyle\sim$}}{e}}\vphantom{e}}_i, \mathord{\smash[b]{\underset{\raise.3ex\hbox{$\scriptstyle\sim$}}{e}}\vphantom{e}}_j\right\rangle\mathclose{}_{\mathbf{A}}$</w:delText>
        </w:r>
      </w:del>
      <w:del w:id="13411" w:author="PR Preview" w:date="2026-01-01T00:00:00Z">
        <w:r>
          <w:delText xml:space="preserve"> </w:delText>
        </w:r>
      </w:del>
      <w:del w:id="13412" w:author="PR Preview" w:date="2026-01-01T00:00:00Z">
        <w:r>
          <w:delText xml:space="preserve">for the standard basis vectors.</w:delText>
        </w:r>
      </w:del>
    </w:p>
    <w:p>
      <w:pPr>
        <w:pStyle w:val="BodyText"/>
      </w:pPr>
      <w:ins w:id="13413" w:author="PR Preview" w:date="2026-01-01T00:00:00Z">
        <w:r>
          <w:rPr>
            <w:b/>
            <w:bCs/>
          </w:rPr>
          <w:t xml:space="preserve">Example 159 (Checking the inner product axioms, and recovering the matrix from the inner product)</w:t>
        </w:r>
      </w:ins>
      <w:ins w:id="13414" w:author="PR Preview" w:date="2026-01-01T00:00:00Z">
        <w:r>
          <w:t xml:space="preserve"> </w:t>
        </w:r>
      </w:ins>
      <w:ins w:id="13415" w:author="PR Preview" w:date="2026-01-01T00:00:00Z">
        <w:r>
          <w:t xml:space="preserve">Take</w:t>
        </w:r>
      </w:ins>
      <w:ins w:id="1341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417" w:author="PR Preview" w:date="2026-01-01T00:00:00Z">
        <w:r>
          <w:t xml:space="preserve"> </w:t>
        </w:r>
      </w:ins>
      <w:ins w:id="13418" w:author="PR Preview" w:date="2026-01-01T00:00:00Z">
        <w:r>
          <w:t xml:space="preserve">from</w:t>
        </w:r>
      </w:ins>
      <w:ins w:id="13419" w:author="PR Preview" w:date="2026-01-01T00:00:00Z">
        <w:r>
          <w:t xml:space="preserve"> </w:t>
        </w:r>
      </w:ins>
      <w:hyperlink w:anchor="exm-matrix-induced-inner-product">
        <w:ins w:id="13420" w:author="PR Preview" w:date="2026-01-01T00:00:00Z">
          <w:r>
            <w:rPr>
              <w:rStyle w:val="Hyperlink"/>
            </w:rPr>
            <w:t xml:space="preserve">Example 158</w:t>
          </w:r>
        </w:ins>
      </w:hyperlink>
      <w:ins w:id="13421" w:author="PR Preview" w:date="2026-01-01T00:00:00Z">
        <w:r>
          <w:t xml:space="preserve">,</w:t>
        </w:r>
      </w:ins>
      <w:ins w:id="13422" w:author="PR Preview" w:date="2026-01-01T00:00:00Z">
        <w:r>
          <w:t xml:space="preserve"> </w:t>
        </w:r>
      </w:ins>
      <w:ins w:id="13423" w:author="PR Preview" w:date="2026-01-01T00:00:00Z">
        <w:r>
          <w:t xml:space="preserve">the vectors</w:t>
        </w:r>
      </w:ins>
      <w:ins w:id="13424" w:author="PR Preview" w:date="2026-01-01T00:00:00Z">
        <w:r>
          <w:t xml:space="preserve"> </w:t>
        </w:r>
      </w:ins>
      <w:ins w:id="13425" w:author="PR Preview" w:date="2026-01-01T00:00:00Z">
        <w:r>
          <w:t xml:space="preserve">$\mathord{\smash[b]{\underset{\raise.3ex\hbox{$\scriptstyle\sim$}}{x}}\vphantom{x}}= (1, 2)$</w:t>
        </w:r>
      </w:ins>
      <w:ins w:id="13426" w:author="PR Preview" w:date="2026-01-01T00:00:00Z">
        <w:r>
          <w:t xml:space="preserve">,</w:t>
        </w:r>
      </w:ins>
      <w:ins w:id="13427" w:author="PR Preview" w:date="2026-01-01T00:00:00Z">
        <w:r>
          <w:t xml:space="preserve"> </w:t>
        </w:r>
      </w:ins>
      <w:ins w:id="13428" w:author="PR Preview" w:date="2026-01-01T00:00:00Z">
        <w:r>
          <w:t xml:space="preserve">$\mathord{\smash[b]{\underset{\raise.3ex\hbox{$\scriptstyle\sim$}}{y}}\vphantom{y}}= (3, -1)$</w:t>
        </w:r>
      </w:ins>
      <w:ins w:id="13429" w:author="PR Preview" w:date="2026-01-01T00:00:00Z">
        <w:r>
          <w:t xml:space="preserve"> </w:t>
        </w:r>
      </w:ins>
      <w:ins w:id="13430" w:author="PR Preview" w:date="2026-01-01T00:00:00Z">
        <w:r>
          <w:t xml:space="preserve">and</w:t>
        </w:r>
      </w:ins>
      <w:ins w:id="13431" w:author="PR Preview" w:date="2026-01-01T00:00:00Z">
        <w:r>
          <w:t xml:space="preserve"> </w:t>
        </w:r>
      </w:ins>
      <w:ins w:id="13432" w:author="PR Preview" w:date="2026-01-01T00:00:00Z">
        <w:r>
          <w:t xml:space="preserve">$\mathord{\smash[b]{\underset{\raise.3ex\hbox{$\scriptstyle\sim$}}{z}}\vphantom{z}} = (0, 4)$</w:t>
        </w:r>
      </w:ins>
      <w:ins w:id="13433" w:author="PR Preview" w:date="2026-01-01T00:00:00Z">
        <w:r>
          <w:t xml:space="preserve">,</w:t>
        </w:r>
      </w:ins>
      <w:ins w:id="13434" w:author="PR Preview" w:date="2026-01-01T00:00:00Z">
        <w:r>
          <w:t xml:space="preserve"> </w:t>
        </w:r>
      </w:ins>
      <w:ins w:id="13435" w:author="PR Preview" w:date="2026-01-01T00:00:00Z">
        <w:r>
          <w:t xml:space="preserve">and the numbers</w:t>
        </w:r>
      </w:ins>
      <w:ins w:id="13436" w:author="PR Preview" w:date="2026-01-01T00:00:00Z">
        <w:r>
          <w:t xml:space="preserve"> </w:t>
        </w:r>
      </w:ins>
      <m:oMath>
        <m:r>
          <m:t>a</m:t>
        </m:r>
        <m:r>
          <m:rPr>
            <m:sty m:val="p"/>
          </m:rPr>
          <m:t>=</m:t>
        </m:r>
        <m:r>
          <m:t>2</m:t>
        </m:r>
      </m:oMath>
      <w:ins w:id="13437" w:author="PR Preview" w:date="2026-01-01T00:00:00Z">
        <w:r>
          <w:t xml:space="preserve"> </w:t>
        </w:r>
      </w:ins>
      <w:ins w:id="13438" w:author="PR Preview" w:date="2026-01-01T00:00:00Z">
        <w:r>
          <w:t xml:space="preserve">and</w:t>
        </w:r>
      </w:ins>
      <w:ins w:id="13439" w:author="PR Preview" w:date="2026-01-01T00:00:00Z">
        <w:r>
          <w:t xml:space="preserve"> </w:t>
        </w:r>
      </w:ins>
      <m:oMath>
        <m:r>
          <m:t>b</m:t>
        </m:r>
        <m:r>
          <m:rPr>
            <m:sty m:val="p"/>
          </m:rPr>
          <m:t>=</m:t>
        </m:r>
        <m:r>
          <m:rPr>
            <m:sty m:val="p"/>
          </m:rPr>
          <m:t>−</m:t>
        </m:r>
        <m:r>
          <m:t>3</m:t>
        </m:r>
      </m:oMath>
      <w:ins w:id="13440" w:author="PR Preview" w:date="2026-01-01T00:00:00Z">
        <w:r>
          <w:t xml:space="preserve">.</w:t>
        </w:r>
      </w:ins>
      <w:ins w:id="13441" w:author="PR Preview" w:date="2026-01-01T00:00:00Z">
        <w:r>
          <w:t xml:space="preserve"> </w:t>
        </w:r>
      </w:ins>
      <w:ins w:id="13442" w:author="PR Preview" w:date="2026-01-01T00:00:00Z">
        <w:r>
          <w:t xml:space="preserve">The code computes both sides of each axiom in</w:t>
        </w:r>
      </w:ins>
      <w:ins w:id="13443" w:author="PR Preview" w:date="2026-01-01T00:00:00Z">
        <w:r>
          <w:t xml:space="preserve"> </w:t>
        </w:r>
      </w:ins>
      <w:hyperlink w:anchor="thm-matrix-induced-inner-product">
        <w:ins w:id="13444" w:author="PR Preview" w:date="2026-01-01T00:00:00Z">
          <w:r>
            <w:rPr>
              <w:rStyle w:val="Hyperlink"/>
            </w:rPr>
            <w:t xml:space="preserve">Theorem 84</w:t>
          </w:r>
        </w:ins>
      </w:hyperlink>
      <w:ins w:id="13445" w:author="PR Preview" w:date="2026-01-01T00:00:00Z">
        <w:r>
          <w:t xml:space="preserve">,</w:t>
        </w:r>
      </w:ins>
      <w:ins w:id="13446" w:author="PR Preview" w:date="2026-01-01T00:00:00Z">
        <w:r>
          <w:t xml:space="preserve"> </w:t>
        </w:r>
      </w:ins>
      <w:ins w:id="13447" w:author="PR Preview" w:date="2026-01-01T00:00:00Z">
        <w:r>
          <w:t xml:space="preserve">and then the numbers</w:t>
        </w:r>
      </w:ins>
      <w:ins w:id="13448" w:author="PR Preview" w:date="2026-01-01T00:00:00Z">
        <w:r>
          <w:t xml:space="preserve"> </w:t>
        </w:r>
      </w:ins>
      <w:ins w:id="13449" w:author="PR Preview" w:date="2026-01-01T00:00:00Z">
        <w:r>
          <w:t xml:space="preserve">$\mathopen{}\left\langle \mathord{\smash[b]{\underset{\raise.3ex\hbox{$\scriptstyle\sim$}}{e}}\vphantom{e}}_i, \mathord{\smash[b]{\underset{\raise.3ex\hbox{$\scriptstyle\sim$}}{e}}\vphantom{e}}_j\right\rangle\mathclose{}_{\mathbf{A}}$</w:t>
        </w:r>
      </w:ins>
      <w:ins w:id="13450" w:author="PR Preview" w:date="2026-01-01T00:00:00Z">
        <w:r>
          <w:t xml:space="preserve"> </w:t>
        </w:r>
      </w:ins>
      <w:ins w:id="13451"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13452" w:author="PR Preview" w:date="2026-01-01T00:00:00Z">
        <w:r>
          <w:delText xml:space="preserve">The inner product of</w:delText>
        </w:r>
      </w:del>
      <w:del w:id="13453" w:author="PR Preview" w:date="2026-01-01T00:00:00Z">
        <w:r>
          <w:delText xml:space="preserve"> </w:delText>
        </w:r>
      </w:del>
      <w:del w:id="13454" w:author="PR Preview" w:date="2026-01-01T00:00:00Z">
        <w:r>
          <w:delText xml:space="preserve">$\mathord{\smash[b]{\underset{\raise.3ex\hbox{$\scriptstyle\sim$}}{x}}\vphantom{x}}$</w:delText>
        </w:r>
      </w:del>
      <w:del w:id="13455" w:author="PR Preview" w:date="2026-01-01T00:00:00Z">
        <w:r>
          <w:delText xml:space="preserve"> </w:delText>
        </w:r>
      </w:del>
      <w:del w:id="13456" w:author="PR Preview" w:date="2026-01-01T00:00:00Z">
        <w:r>
          <w:delText xml:space="preserve">with itself is 14, which is positive.</w:delText>
        </w:r>
      </w:del>
      <w:del w:id="13457" w:author="PR Preview" w:date="2026-01-01T00:00:00Z">
        <w:r>
          <w:delText xml:space="preserve"> </w:delText>
        </w:r>
      </w:del>
      <w:del w:id="13458" w:author="PR Preview" w:date="2026-01-01T00:00:00Z">
        <w:r>
          <w:delText xml:space="preserve">The two orders give the same number, 7 and 7.</w:delText>
        </w:r>
      </w:del>
      <w:del w:id="13459" w:author="PR Preview" w:date="2026-01-01T00:00:00Z">
        <w:r>
          <w:delText xml:space="preserve"> </w:delText>
        </w:r>
      </w:del>
      <w:del w:id="13460" w:author="PR Preview" w:date="2026-01-01T00:00:00Z">
        <w:r>
          <w:delText xml:space="preserve">Both sides of the linearity axiom equal 28.</w:delText>
        </w:r>
      </w:del>
      <w:del w:id="13461" w:author="PR Preview" w:date="2026-01-01T00:00:00Z">
        <w:r>
          <w:delText xml:space="preserve"> </w:delText>
        </w:r>
      </w:del>
      <w:del w:id="13462" w:author="PR Preview" w:date="2026-01-01T00:00:00Z">
        <w:r>
          <w:delText xml:space="preserve">The matrix of numbers</w:delText>
        </w:r>
      </w:del>
      <w:del w:id="13463" w:author="PR Preview" w:date="2026-01-01T00:00:00Z">
        <w:r>
          <w:delText xml:space="preserve"> </w:delText>
        </w:r>
      </w:del>
      <w:del w:id="13464" w:author="PR Preview" w:date="2026-01-01T00:00:00Z">
        <w:r>
          <w:delText xml:space="preserve">$\mathopen{}\left\langle \mathord{\smash[b]{\underset{\raise.3ex\hbox{$\scriptstyle\sim$}}{e}}\vphantom{e}}_i, \mathord{\smash[b]{\underset{\raise.3ex\hbox{$\scriptstyle\sim$}}{e}}\vphantom{e}}_j\right\rangle\mathclose{}_{\mathbf{A}}$</w:delText>
        </w:r>
      </w:del>
      <w:del w:id="13465" w:author="PR Preview" w:date="2026-01-01T00:00:00Z">
        <w:r>
          <w:delText xml:space="preserve"> </w:delText>
        </w:r>
      </w:del>
      <w:del w:id="13466" w:author="PR Preview" w:date="2026-01-01T00:00:00Z">
        <w:r>
          <w:delText xml:space="preserve">is</w:delText>
        </w:r>
      </w:del>
      <w:del w:id="13467" w:author="PR Preview" w:date="2026-01-01T00:00:00Z">
        <w:r>
          <w:delText xml:space="preserve"> </w:delText>
        </w:r>
      </w:del>
      <w:del w:id="13468" w:author="PR Preview" w:date="2026-01-01T00:00:00Z">
        <w:r>
          <w:delText xml:space="preserve">equal to</w:delText>
        </w:r>
      </w:del>
      <w:del w:id="13469" w:author="PR Preview" w:date="2026-01-01T00:00:00Z">
        <w:r>
          <w:delText xml:space="preserve"> </w:delText>
        </w:r>
      </w:del>
      <m:oMath>
        <m:r>
          <m:rPr>
            <m:sty m:val="bi"/>
          </m:rPr>
          <m:t>A</m:t>
        </m:r>
      </m:oMath>
      <w:del w:id="13470" w:author="PR Preview" w:date="2026-01-01T00:00:00Z">
        <w:r>
          <w:delText xml:space="preserve">,</w:delText>
        </w:r>
      </w:del>
      <w:del w:id="13471" w:author="PR Preview" w:date="2026-01-01T00:00:00Z">
        <w:r>
          <w:delText xml:space="preserve"> </w:delText>
        </w:r>
      </w:del>
      <w:del w:id="13472" w:author="PR Preview" w:date="2026-01-01T00:00:00Z">
        <w:r>
          <w:delText xml:space="preserve">as the converse in</w:delText>
        </w:r>
      </w:del>
      <w:del w:id="13473" w:author="PR Preview" w:date="2026-01-01T00:00:00Z">
        <w:r>
          <w:delText xml:space="preserve"> </w:delText>
        </w:r>
      </w:del>
      <w:hyperlink w:anchor="thm-matrix-induced-inner-product">
        <w:del w:id="13474" w:author="PR Preview" w:date="2026-01-01T00:00:00Z">
          <w:r>
            <w:rPr>
              <w:rStyle w:val="Hyperlink"/>
            </w:rPr>
            <w:delText xml:space="preserve">Theorem 83</w:delText>
          </w:r>
        </w:del>
      </w:hyperlink>
      <w:del w:id="13475" w:author="PR Preview" w:date="2026-01-01T00:00:00Z">
        <w:r>
          <w:delText xml:space="preserve"> </w:delText>
        </w:r>
      </w:del>
      <w:del w:id="13476" w:author="PR Preview" w:date="2026-01-01T00:00:00Z">
        <w:r>
          <w:delText xml:space="preserve">says.</w:delText>
        </w:r>
      </w:del>
    </w:p>
    <w:p>
      <w:pPr>
        <w:pStyle w:val="BodyText"/>
      </w:pPr>
      <w:del w:id="13477" w:author="PR Preview" w:date="2026-01-01T00:00:00Z">
        <w:r>
          <w:rPr>
            <w:b/>
            <w:bCs/>
          </w:rPr>
          <w:delText xml:space="preserve">Corollary 11 (A positive definite matrix is a transpose product)</w:delText>
        </w:r>
      </w:del>
      <w:del w:id="13478" w:author="PR Preview" w:date="2026-01-01T00:00:00Z">
        <w:r>
          <w:delText xml:space="preserve"> </w:delText>
        </w:r>
      </w:del>
      <w:del w:id="13479" w:author="PR Preview" w:date="2026-01-01T00:00:00Z">
        <w:r>
          <w:delText xml:space="preserve">Let</w:delText>
        </w:r>
      </w:del>
      <w:del w:id="13480" w:author="PR Preview" w:date="2026-01-01T00:00:00Z">
        <w:r>
          <w:delText xml:space="preserve"> </w:delText>
        </w:r>
      </w:del>
      <m:oMath>
        <m:r>
          <m:rPr>
            <m:sty m:val="bi"/>
          </m:rPr>
          <m:t>A</m:t>
        </m:r>
      </m:oMath>
      <w:del w:id="13481" w:author="PR Preview" w:date="2026-01-01T00:00:00Z">
        <w:r>
          <w:delText xml:space="preserve"> </w:delText>
        </w:r>
      </w:del>
      <w:del w:id="13482" w:author="PR Preview" w:date="2026-01-01T00:00:00Z">
        <w:r>
          <w:delText xml:space="preserve">be a</w:delText>
        </w:r>
      </w:del>
      <w:del w:id="13483" w:author="PR Preview" w:date="2026-01-01T00:00:00Z">
        <w:r>
          <w:delText xml:space="preserve"> </w:delText>
        </w:r>
      </w:del>
      <m:oMath>
        <m:r>
          <m:t>p</m:t>
        </m:r>
        <m:r>
          <m:rPr>
            <m:sty m:val="p"/>
          </m:rPr>
          <m:t>×</m:t>
        </m:r>
        <m:r>
          <m:t>p</m:t>
        </m:r>
      </m:oMath>
      <w:del w:id="13484" w:author="PR Preview" w:date="2026-01-01T00:00:00Z">
        <w:r>
          <w:delText xml:space="preserve"> </w:delText>
        </w:r>
      </w:del>
      <w:del w:id="13485" w:author="PR Preview" w:date="2026-01-01T00:00:00Z">
        <w:r>
          <w:delText xml:space="preserve">symmetric positive definite matrix (</w:delText>
        </w:r>
      </w:del>
      <w:hyperlink w:anchor="def-positive-definite">
        <w:del w:id="13486" w:author="PR Preview" w:date="2026-01-01T00:00:00Z">
          <w:r>
            <w:rPr>
              <w:rStyle w:val="Hyperlink"/>
            </w:rPr>
            <w:delText xml:space="preserve">Definition 101</w:delText>
          </w:r>
        </w:del>
      </w:hyperlink>
      <w:del w:id="13487" w:author="PR Preview" w:date="2026-01-01T00:00:00Z">
        <w:r>
          <w:delText xml:space="preserve">).</w:delText>
        </w:r>
      </w:del>
      <w:del w:id="13488" w:author="PR Preview" w:date="2026-01-01T00:00:00Z">
        <w:r>
          <w:delText xml:space="preserve"> </w:delText>
        </w:r>
      </w:del>
      <w:del w:id="13489" w:author="PR Preview" w:date="2026-01-01T00:00:00Z">
        <w:r>
          <w:delText xml:space="preserve">Then</w:delText>
        </w:r>
      </w:del>
      <w:del w:id="13490"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13491" w:author="PR Preview" w:date="2026-01-01T00:00:00Z">
        <w:r>
          <w:delText xml:space="preserve"> </w:delText>
        </w:r>
      </w:del>
      <w:del w:id="13492" w:author="PR Preview" w:date="2026-01-01T00:00:00Z">
        <w:r>
          <w:delText xml:space="preserve">for some invertible</w:delText>
        </w:r>
      </w:del>
      <w:del w:id="13493" w:author="PR Preview" w:date="2026-01-01T00:00:00Z">
        <w:r>
          <w:delText xml:space="preserve"> </w:delText>
        </w:r>
      </w:del>
      <m:oMath>
        <m:r>
          <m:t>p</m:t>
        </m:r>
        <m:r>
          <m:rPr>
            <m:sty m:val="p"/>
          </m:rPr>
          <m:t>×</m:t>
        </m:r>
        <m:r>
          <m:t>p</m:t>
        </m:r>
      </m:oMath>
      <w:del w:id="13494" w:author="PR Preview" w:date="2026-01-01T00:00:00Z">
        <w:r>
          <w:delText xml:space="preserve"> </w:delText>
        </w:r>
      </w:del>
      <w:del w:id="13495" w:author="PR Preview" w:date="2026-01-01T00:00:00Z">
        <w:r>
          <w:delText xml:space="preserve">matrix</w:delText>
        </w:r>
      </w:del>
      <w:del w:id="13496" w:author="PR Preview" w:date="2026-01-01T00:00:00Z">
        <w:r>
          <w:delText xml:space="preserve"> </w:delText>
        </w:r>
      </w:del>
      <m:oMath>
        <m:r>
          <m:rPr>
            <m:sty m:val="bi"/>
          </m:rPr>
          <m:t>W</m:t>
        </m:r>
      </m:oMath>
      <w:del w:id="13497" w:author="PR Preview" w:date="2026-01-01T00:00:00Z">
        <w:r>
          <w:delText xml:space="preserve">.</w:delText>
        </w:r>
      </w:del>
    </w:p>
    <w:p>
      <w:pPr>
        <w:pStyle w:val="BodyText"/>
      </w:pPr>
      <w:del w:id="13498" w:author="PR Preview" w:date="2026-01-01T00:00:00Z">
        <w:r>
          <w:rPr>
            <w:i/>
            <w:iCs/>
          </w:rPr>
          <w:delText xml:space="preserve">Proof</w:delText>
        </w:r>
      </w:del>
      <w:del w:id="13499" w:author="PR Preview" w:date="2026-01-01T00:00:00Z">
        <w:r>
          <w:delText xml:space="preserve">. </w:delText>
        </w:r>
      </w:del>
      <w:del w:id="13500" w:author="PR Preview" w:date="2026-01-01T00:00:00Z">
        <w:r>
          <w:delText xml:space="preserve">By the spectral theorem (</w:delText>
        </w:r>
      </w:del>
      <w:hyperlink w:anchor="thm-spectral">
        <w:del w:id="13501" w:author="PR Preview" w:date="2026-01-01T00:00:00Z">
          <w:r>
            <w:rPr>
              <w:rStyle w:val="Hyperlink"/>
            </w:rPr>
            <w:delText xml:space="preserve">Theorem 78</w:delText>
          </w:r>
        </w:del>
      </w:hyperlink>
      <w:del w:id="13502" w:author="PR Preview" w:date="2026-01-01T00:00:00Z">
        <w:r>
          <w:delText xml:space="preserve">),</w:delText>
        </w:r>
      </w:del>
      <w:del w:id="13503"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3504" w:author="PR Preview" w:date="2026-01-01T00:00:00Z">
        <w:r>
          <w:delText xml:space="preserve"> </w:delText>
        </w:r>
      </w:del>
      <w:del w:id="13505" w:author="PR Preview" w:date="2026-01-01T00:00:00Z">
        <w:r>
          <w:delText xml:space="preserve">with</w:delText>
        </w:r>
      </w:del>
      <w:del w:id="13506" w:author="PR Preview" w:date="2026-01-01T00:00:00Z">
        <w:r>
          <w:delText xml:space="preserve"> </w:delText>
        </w:r>
      </w:del>
      <m:oMath>
        <m:r>
          <m:rPr>
            <m:sty m:val="bi"/>
          </m:rPr>
          <m:t>Q</m:t>
        </m:r>
      </m:oMath>
      <w:del w:id="13507" w:author="PR Preview" w:date="2026-01-01T00:00:00Z">
        <w:r>
          <w:delText xml:space="preserve"> </w:delText>
        </w:r>
      </w:del>
      <w:del w:id="13508" w:author="PR Preview" w:date="2026-01-01T00:00:00Z">
        <w:r>
          <w:delText xml:space="preserve">orthogonal and</w:delText>
        </w:r>
      </w:del>
      <w:del w:id="13509" w:author="PR Preview" w:date="2026-01-01T00:00:00Z">
        <w:r>
          <w:delText xml:space="preserve"> </w:delText>
        </w:r>
      </w:del>
      <m:oMath>
        <m:r>
          <m:rPr>
            <m:sty m:val="b"/>
          </m:rPr>
          <m:t>Λ</m:t>
        </m:r>
      </m:oMath>
      <w:del w:id="13510" w:author="PR Preview" w:date="2026-01-01T00:00:00Z">
        <w:r>
          <w:delText xml:space="preserve"> </w:delText>
        </w:r>
      </w:del>
      <w:del w:id="13511" w:author="PR Preview" w:date="2026-01-01T00:00:00Z">
        <w:r>
          <w:delText xml:space="preserve">diagonal with the eigenvalues</w:delText>
        </w:r>
      </w:del>
      <w:del w:id="13512" w:author="PR Preview" w:date="2026-01-01T00:00:00Z">
        <w:r>
          <w:delText xml:space="preserve"> </w:delText>
        </w:r>
      </w:del>
      <m:oMath>
        <m:sSub>
          <m:e>
            <m:r>
              <m:t>λ</m:t>
            </m:r>
          </m:e>
          <m:sub>
            <m:r>
              <m:t>i</m:t>
            </m:r>
          </m:sub>
        </m:sSub>
      </m:oMath>
      <w:del w:id="13513" w:author="PR Preview" w:date="2026-01-01T00:00:00Z">
        <w:r>
          <w:delText xml:space="preserve"> </w:delText>
        </w:r>
      </w:del>
      <w:del w:id="13514" w:author="PR Preview" w:date="2026-01-01T00:00:00Z">
        <w:r>
          <w:delText xml:space="preserve">of</w:delText>
        </w:r>
      </w:del>
      <w:del w:id="13515" w:author="PR Preview" w:date="2026-01-01T00:00:00Z">
        <w:r>
          <w:delText xml:space="preserve"> </w:delText>
        </w:r>
      </w:del>
      <m:oMath>
        <m:r>
          <m:rPr>
            <m:sty m:val="bi"/>
          </m:rPr>
          <m:t>A</m:t>
        </m:r>
      </m:oMath>
      <w:del w:id="13516" w:author="PR Preview" w:date="2026-01-01T00:00:00Z">
        <w:r>
          <w:delText xml:space="preserve"> </w:delText>
        </w:r>
      </w:del>
      <w:del w:id="13517" w:author="PR Preview" w:date="2026-01-01T00:00:00Z">
        <w:r>
          <w:delText xml:space="preserve">on its diagonal.</w:delText>
        </w:r>
      </w:del>
      <w:del w:id="13518" w:author="PR Preview" w:date="2026-01-01T00:00:00Z">
        <w:r>
          <w:delText xml:space="preserve"> </w:delText>
        </w:r>
      </w:del>
      <w:del w:id="13519" w:author="PR Preview" w:date="2026-01-01T00:00:00Z">
        <w:r>
          <w:delText xml:space="preserve">These are positive (</w:delText>
        </w:r>
      </w:del>
      <w:hyperlink w:anchor="thm-definite-eigenvalues">
        <w:del w:id="13520" w:author="PR Preview" w:date="2026-01-01T00:00:00Z">
          <w:r>
            <w:rPr>
              <w:rStyle w:val="Hyperlink"/>
            </w:rPr>
            <w:delText xml:space="preserve">Theorem 81</w:delText>
          </w:r>
        </w:del>
      </w:hyperlink>
      <w:del w:id="13521" w:author="PR Preview" w:date="2026-01-01T00:00:00Z">
        <w:r>
          <w:delText xml:space="preserve">),</w:delText>
        </w:r>
      </w:del>
      <w:del w:id="13522" w:author="PR Preview" w:date="2026-01-01T00:00:00Z">
        <w:r>
          <w:delText xml:space="preserve"> </w:delText>
        </w:r>
      </w:del>
      <w:del w:id="13523" w:author="PR Preview" w:date="2026-01-01T00:00:00Z">
        <w:r>
          <w:delText xml:space="preserve">so</w:delText>
        </w:r>
      </w:del>
      <w:del w:id="13524" w:author="PR Preview" w:date="2026-01-01T00:00:00Z">
        <w:r>
          <w:delText xml:space="preserve"> </w:delText>
        </w:r>
      </w:del>
      <m:oMath>
        <m:sSup>
          <m:e>
            <m:r>
              <m:rPr>
                <m:sty m:val="b"/>
              </m:rPr>
              <m:t>Λ</m:t>
            </m:r>
          </m:e>
          <m:sup>
            <m:r>
              <m:t>1</m:t>
            </m:r>
            <m:r>
              <m:rPr>
                <m:sty m:val="p"/>
              </m:rPr>
              <m:t>/</m:t>
            </m:r>
            <m:r>
              <m:t>2</m:t>
            </m:r>
          </m:sup>
        </m:sSup>
      </m:oMath>
      <w:del w:id="13525" w:author="PR Preview" w:date="2026-01-01T00:00:00Z">
        <w:r>
          <w:delText xml:space="preserve">, the diagonal matrix with entries</w:delText>
        </w:r>
      </w:del>
      <w:del w:id="13526" w:author="PR Preview" w:date="2026-01-01T00:00:00Z">
        <w:r>
          <w:delText xml:space="preserve"> </w:delText>
        </w:r>
      </w:del>
      <m:oMath>
        <m:rad>
          <m:radPr>
            <m:degHide m:val="on"/>
          </m:radPr>
          <m:deg/>
          <m:e>
            <m:sSub>
              <m:e>
                <m:r>
                  <m:t>λ</m:t>
                </m:r>
              </m:e>
              <m:sub>
                <m:r>
                  <m:t>i</m:t>
                </m:r>
              </m:sub>
            </m:sSub>
          </m:e>
        </m:rad>
      </m:oMath>
      <w:del w:id="13527" w:author="PR Preview" w:date="2026-01-01T00:00:00Z">
        <w:r>
          <w:delText xml:space="preserve">, is defined.</w:delText>
        </w:r>
      </w:del>
      <w:del w:id="13528" w:author="PR Preview" w:date="2026-01-01T00:00:00Z">
        <w:r>
          <w:delText xml:space="preserve"> </w:delText>
        </w:r>
      </w:del>
      <w:del w:id="13529" w:author="PR Preview" w:date="2026-01-01T00:00:00Z">
        <w:r>
          <w:delText xml:space="preserve">Take</w:delText>
        </w:r>
      </w:del>
      <w:del w:id="13530" w:author="PR Preview" w:date="2026-01-01T00:00:00Z">
        <w:r>
          <w:delText xml:space="preserve"> </w:delText>
        </w:r>
      </w:del>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del w:id="13531" w:author="PR Preview" w:date="2026-01-01T00:00:00Z">
        <w:r>
          <w:delText xml:space="preserve">.</w:delText>
        </w:r>
      </w:del>
      <w:del w:id="13532" w:author="PR Preview" w:date="2026-01-01T00:00:00Z">
        <w:r>
          <w:delText xml:space="preserve"> </w:delText>
        </w:r>
      </w:del>
      <w:del w:id="13533" w:author="PR Preview" w:date="2026-01-01T00:00:00Z">
        <w:r>
          <w:delText xml:space="preserve">Since</w:delText>
        </w:r>
      </w:del>
      <w:del w:id="13534" w:author="PR Preview" w:date="2026-01-01T00:00:00Z">
        <w:r>
          <w:delText xml:space="preserve"> </w:delText>
        </w:r>
      </w:del>
      <m:oMath>
        <m:sSup>
          <m:e>
            <m:r>
              <m:rPr>
                <m:sty m:val="b"/>
              </m:rPr>
              <m:t>Λ</m:t>
            </m:r>
          </m:e>
          <m:sup>
            <m:r>
              <m:t>1</m:t>
            </m:r>
            <m:r>
              <m:rPr>
                <m:sty m:val="p"/>
              </m:rPr>
              <m:t>/</m:t>
            </m:r>
            <m:r>
              <m:t>2</m:t>
            </m:r>
          </m:sup>
        </m:sSup>
      </m:oMath>
      <w:del w:id="13535" w:author="PR Preview" w:date="2026-01-01T00:00:00Z">
        <w:r>
          <w:delText xml:space="preserve"> </w:delText>
        </w:r>
      </w:del>
      <w:del w:id="13536" w:author="PR Preview" w:date="2026-01-01T00:00:00Z">
        <w:r>
          <w:delText xml:space="preserve">is diagonal,</w:delText>
        </w:r>
      </w:del>
      <w:del w:id="13537" w:author="PR Preview" w:date="2026-01-01T00:00:00Z">
        <w:r>
          <w:delText xml:space="preserve"> </w:delText>
        </w:r>
      </w:del>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del w:id="13538" w:author="PR Preview" w:date="2026-01-01T00:00:00Z">
        <w:r>
          <w:delText xml:space="preserve">, and</w:delText>
        </w:r>
      </w:del>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del w:id="13539" w:author="PR Preview" w:date="2026-01-01T00:00:00Z">
        <w:r>
          <w:delText xml:space="preserve"> </w:delText>
        </w:r>
      </w:del>
      <w:del w:id="13540" w:author="PR Preview" w:date="2026-01-01T00:00:00Z">
        <w:r>
          <w:delText xml:space="preserve">is invertible, because</w:delText>
        </w:r>
      </w:del>
      <w:del w:id="13541" w:author="PR Preview" w:date="2026-01-01T00:00:00Z">
        <w:r>
          <w:delText xml:space="preserve"> </w:delText>
        </w:r>
      </w:del>
      <m:oMath>
        <m:sSup>
          <m:e>
            <m:r>
              <m:rPr>
                <m:sty m:val="bi"/>
              </m:rPr>
              <m:t>Q</m:t>
            </m:r>
          </m:e>
          <m:sup>
            <m:r>
              <m:rPr>
                <m:sty m:val="p"/>
              </m:rPr>
              <m:t>⊤</m:t>
            </m:r>
          </m:sup>
        </m:sSup>
      </m:oMath>
      <w:del w:id="13542" w:author="PR Preview" w:date="2026-01-01T00:00:00Z">
        <w:r>
          <w:delText xml:space="preserve"> </w:delText>
        </w:r>
      </w:del>
      <w:del w:id="13543" w:author="PR Preview" w:date="2026-01-01T00:00:00Z">
        <w:r>
          <w:delText xml:space="preserve">has inverse</w:delText>
        </w:r>
      </w:del>
      <w:del w:id="13544" w:author="PR Preview" w:date="2026-01-01T00:00:00Z">
        <w:r>
          <w:delText xml:space="preserve"> </w:delText>
        </w:r>
      </w:del>
      <m:oMath>
        <m:r>
          <m:rPr>
            <m:sty m:val="bi"/>
          </m:rPr>
          <m:t>Q</m:t>
        </m:r>
      </m:oMath>
      <w:del w:id="13545" w:author="PR Preview" w:date="2026-01-01T00:00:00Z">
        <w:r>
          <w:delText xml:space="preserve"> </w:delText>
        </w:r>
      </w:del>
      <w:del w:id="13546" w:author="PR Preview" w:date="2026-01-01T00:00:00Z">
        <w:r>
          <w:delText xml:space="preserve">and</w:delText>
        </w:r>
      </w:del>
      <w:del w:id="13547" w:author="PR Preview" w:date="2026-01-01T00:00:00Z">
        <w:r>
          <w:delText xml:space="preserve"> </w:delText>
        </w:r>
      </w:del>
      <m:oMath>
        <m:sSup>
          <m:e>
            <m:r>
              <m:rPr>
                <m:sty m:val="b"/>
              </m:rPr>
              <m:t>Λ</m:t>
            </m:r>
          </m:e>
          <m:sup>
            <m:r>
              <m:t>1</m:t>
            </m:r>
            <m:r>
              <m:rPr>
                <m:sty m:val="p"/>
              </m:rPr>
              <m:t>/</m:t>
            </m:r>
            <m:r>
              <m:t>2</m:t>
            </m:r>
          </m:sup>
        </m:sSup>
      </m:oMath>
      <w:del w:id="13548" w:author="PR Preview" w:date="2026-01-01T00:00:00Z">
        <w:r>
          <w:delText xml:space="preserve"> </w:delText>
        </w:r>
      </w:del>
      <w:del w:id="13549" w:author="PR Preview" w:date="2026-01-01T00:00:00Z">
        <w:r>
          <w:delText xml:space="preserve">is diagonal with positive entries,</w:delText>
        </w:r>
      </w:del>
      <w:del w:id="13550" w:author="PR Preview" w:date="2026-01-01T00:00:00Z">
        <w:r>
          <w:delText xml:space="preserve"> </w:delText>
        </w:r>
      </w:del>
      <w:del w:id="13551" w:author="PR Preview" w:date="2026-01-01T00:00:00Z">
        <w:r>
          <w:delText xml:space="preserve">so it has the diagonal inverse with entries</w:delText>
        </w:r>
      </w:del>
      <w:del w:id="13552" w:author="PR Preview" w:date="2026-01-01T00:00:00Z">
        <w:r>
          <w:delText xml:space="preserve"> </w:delText>
        </w:r>
      </w:del>
      <m:oMath>
        <m:r>
          <m:t>1</m:t>
        </m:r>
        <m:r>
          <m:rPr>
            <m:sty m:val="p"/>
          </m:rPr>
          <m:t>/</m:t>
        </m:r>
        <m:rad>
          <m:radPr>
            <m:degHide m:val="on"/>
          </m:radPr>
          <m:deg/>
          <m:e>
            <m:sSub>
              <m:e>
                <m:r>
                  <m:t>λ</m:t>
                </m:r>
              </m:e>
              <m:sub>
                <m:r>
                  <m:t>i</m:t>
                </m:r>
              </m:sub>
            </m:sSub>
          </m:e>
        </m:rad>
      </m:oMath>
      <w:del w:id="13553" w:author="PR Preview" w:date="2026-01-01T00:00:00Z">
        <w:r>
          <w:delText xml:space="preserve">,</w:delText>
        </w:r>
      </w:del>
      <w:del w:id="13554" w:author="PR Preview" w:date="2026-01-01T00:00:00Z">
        <w:r>
          <w:delText xml:space="preserve"> </w:delText>
        </w:r>
      </w:del>
      <w:del w:id="13555" w:author="PR Preview" w:date="2026-01-01T00:00:00Z">
        <w:r>
          <w:delText xml:space="preserve">and a product of invertible matrices is invertible (</w:delText>
        </w:r>
      </w:del>
      <w:hyperlink w:anchor="thm-inverse-product">
        <w:del w:id="13556" w:author="PR Preview" w:date="2026-01-01T00:00:00Z">
          <w:r>
            <w:rPr>
              <w:rStyle w:val="Hyperlink"/>
            </w:rPr>
            <w:delText xml:space="preserve">Theorem 67</w:delText>
          </w:r>
        </w:del>
      </w:hyperlink>
      <w:del w:id="13557" w:author="PR Preview" w:date="2026-01-01T00:00:00Z">
        <w:r>
          <w:delText xml:space="preserve">).</w:delText>
        </w:r>
      </w:del>
    </w:p>
    <w:p>
      <w:pPr>
        <w:pStyle w:val="BodyText"/>
      </w:pPr>
      <w:del w:id="13558" w:author="PR Preview" w:date="2026-01-01T00:00:00Z">
        <w:r>
          <w:rPr>
            <w:b/>
            <w:bCs/>
          </w:rPr>
          <w:delText xml:space="preserve">Theorem 84 (A matrix-induced inner product is a dot product of transformed vectors)</w:delText>
        </w:r>
      </w:del>
      <w:del w:id="13559" w:author="PR Preview" w:date="2026-01-01T00:00:00Z">
        <w:r>
          <w:delText xml:space="preserve"> </w:delText>
        </w:r>
      </w:del>
      <w:del w:id="13560" w:author="PR Preview" w:date="2026-01-01T00:00:00Z">
        <w:r>
          <w:delText xml:space="preserve">Let</w:delText>
        </w:r>
      </w:del>
      <w:del w:id="13561" w:author="PR Preview" w:date="2026-01-01T00:00:00Z">
        <w:r>
          <w:delText xml:space="preserve"> </w:delText>
        </w:r>
      </w:del>
      <m:oMath>
        <m:r>
          <m:rPr>
            <m:sty m:val="bi"/>
          </m:rPr>
          <m:t>A</m:t>
        </m:r>
      </m:oMath>
      <w:del w:id="13562" w:author="PR Preview" w:date="2026-01-01T00:00:00Z">
        <w:r>
          <w:delText xml:space="preserve"> </w:delText>
        </w:r>
      </w:del>
      <w:del w:id="13563" w:author="PR Preview" w:date="2026-01-01T00:00:00Z">
        <w:r>
          <w:delText xml:space="preserve">be a</w:delText>
        </w:r>
      </w:del>
      <w:del w:id="13564" w:author="PR Preview" w:date="2026-01-01T00:00:00Z">
        <w:r>
          <w:delText xml:space="preserve"> </w:delText>
        </w:r>
      </w:del>
      <m:oMath>
        <m:r>
          <m:t>p</m:t>
        </m:r>
        <m:r>
          <m:rPr>
            <m:sty m:val="p"/>
          </m:rPr>
          <m:t>×</m:t>
        </m:r>
        <m:r>
          <m:t>p</m:t>
        </m:r>
      </m:oMath>
      <w:del w:id="13565" w:author="PR Preview" w:date="2026-01-01T00:00:00Z">
        <w:r>
          <w:delText xml:space="preserve"> </w:delText>
        </w:r>
      </w:del>
      <w:del w:id="13566" w:author="PR Preview" w:date="2026-01-01T00:00:00Z">
        <w:r>
          <w:delText xml:space="preserve">symmetric positive definite matrix,</w:delText>
        </w:r>
      </w:del>
      <w:del w:id="13567" w:author="PR Preview" w:date="2026-01-01T00:00:00Z">
        <w:r>
          <w:delText xml:space="preserve"> </w:delText>
        </w:r>
      </w:del>
      <w:del w:id="13568" w:author="PR Preview" w:date="2026-01-01T00:00:00Z">
        <w:r>
          <w:delText xml:space="preserve">and let</w:delText>
        </w:r>
      </w:del>
      <w:del w:id="13569" w:author="PR Preview" w:date="2026-01-01T00:00:00Z">
        <w:r>
          <w:delText xml:space="preserve"> </w:delText>
        </w:r>
      </w:del>
      <m:oMath>
        <m:r>
          <m:rPr>
            <m:sty m:val="bi"/>
          </m:rPr>
          <m:t>W</m:t>
        </m:r>
      </m:oMath>
      <w:del w:id="13570" w:author="PR Preview" w:date="2026-01-01T00:00:00Z">
        <w:r>
          <w:delText xml:space="preserve"> </w:delText>
        </w:r>
      </w:del>
      <w:del w:id="13571" w:author="PR Preview" w:date="2026-01-01T00:00:00Z">
        <w:r>
          <w:delText xml:space="preserve">be any</w:delText>
        </w:r>
      </w:del>
      <w:del w:id="13572" w:author="PR Preview" w:date="2026-01-01T00:00:00Z">
        <w:r>
          <w:delText xml:space="preserve"> </w:delText>
        </w:r>
      </w:del>
      <m:oMath>
        <m:r>
          <m:t>p</m:t>
        </m:r>
        <m:r>
          <m:rPr>
            <m:sty m:val="p"/>
          </m:rPr>
          <m:t>×</m:t>
        </m:r>
        <m:r>
          <m:t>p</m:t>
        </m:r>
      </m:oMath>
      <w:del w:id="13573" w:author="PR Preview" w:date="2026-01-01T00:00:00Z">
        <w:r>
          <w:delText xml:space="preserve"> </w:delText>
        </w:r>
      </w:del>
      <w:del w:id="13574" w:author="PR Preview" w:date="2026-01-01T00:00:00Z">
        <w:r>
          <w:delText xml:space="preserve">matrix with</w:delText>
        </w:r>
      </w:del>
      <w:del w:id="13575"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13576" w:author="PR Preview" w:date="2026-01-01T00:00:00Z">
        <w:r>
          <w:delText xml:space="preserve">.</w:delText>
        </w:r>
      </w:del>
      <w:del w:id="13577" w:author="PR Preview" w:date="2026-01-01T00:00:00Z">
        <w:r>
          <w:delText xml:space="preserve"> </w:delText>
        </w:r>
      </w:del>
      <w:del w:id="13578" w:author="PR Preview" w:date="2026-01-01T00:00:00Z">
        <w:r>
          <w:delText xml:space="preserve">Then for all</w:delText>
        </w:r>
      </w:del>
      <w:del w:id="13579" w:author="PR Preview" w:date="2026-01-01T00:00:00Z">
        <w:r>
          <w:delText xml:space="preserve"> </w:delText>
        </w:r>
      </w:del>
      <w:del w:id="13580" w:author="PR Preview" w:date="2026-01-01T00:00:00Z">
        <w:r>
          <w:delText xml:space="preserve">$\mathord{\smash[b]{\underset{\raise.3ex\hbox{$\scriptstyle\sim$}}{x}}\vphantom{x}}, \mathord{\smash[b]{\underset{\raise.3ex\hbox{$\scriptstyle\sim$}}{y}}\vphantom{y}}\in \mathbb{R}^p$</w:delText>
        </w:r>
      </w:del>
      <w:del w:id="13581" w:author="PR Preview" w:date="2026-01-01T00:00:00Z">
        <w:r>
          <w:delText xml:space="preserve">, the</w:delText>
        </w:r>
      </w:del>
      <w:del w:id="13582" w:author="PR Preview" w:date="2026-01-01T00:00:00Z">
        <w:r>
          <w:delText xml:space="preserve"> </w:delText>
        </w:r>
      </w:del>
      <m:oMath>
        <m:r>
          <m:rPr>
            <m:sty m:val="bi"/>
          </m:rPr>
          <m:t>A</m:t>
        </m:r>
      </m:oMath>
      <w:del w:id="13583" w:author="PR Preview" w:date="2026-01-01T00:00:00Z">
        <w:r>
          <w:delText xml:space="preserve">-inner product (</w:delText>
        </w:r>
      </w:del>
      <w:hyperlink w:anchor="def-matrix-induced-inner-product">
        <w:del w:id="13584" w:author="PR Preview" w:date="2026-01-01T00:00:00Z">
          <w:r>
            <w:rPr>
              <w:rStyle w:val="Hyperlink"/>
            </w:rPr>
            <w:delText xml:space="preserve">Definition 104</w:delText>
          </w:r>
        </w:del>
      </w:hyperlink>
      <w:del w:id="13585" w:author="PR Preview" w:date="2026-01-01T00:00:00Z">
        <w:r>
          <w:delText xml:space="preserve">) satisfies</w:delText>
        </w:r>
      </w:del>
    </w:p>
    <w:p>
      <w:pPr>
        <w:pStyle w:val="FirstParagraph"/>
      </w:pPr>
      <w:ins w:id="13586" w:author="PR Preview" w:date="2026-01-01T00:00:00Z">
        <w:r>
          <w:t xml:space="preserve">The inner product of</w:t>
        </w:r>
      </w:ins>
      <w:ins w:id="13587" w:author="PR Preview" w:date="2026-01-01T00:00:00Z">
        <w:r>
          <w:t xml:space="preserve"> </w:t>
        </w:r>
      </w:ins>
      <w:ins w:id="13588" w:author="PR Preview" w:date="2026-01-01T00:00:00Z">
        <w:r>
          <w:t xml:space="preserve">$\mathord{\smash[b]{\underset{\raise.3ex\hbox{$\scriptstyle\sim$}}{x}}\vphantom{x}}$</w:t>
        </w:r>
      </w:ins>
      <w:ins w:id="13589" w:author="PR Preview" w:date="2026-01-01T00:00:00Z">
        <w:r>
          <w:t xml:space="preserve"> </w:t>
        </w:r>
      </w:ins>
      <w:ins w:id="13590" w:author="PR Preview" w:date="2026-01-01T00:00:00Z">
        <w:r>
          <w:t xml:space="preserve">with itself is 14, which is positive.</w:t>
        </w:r>
      </w:ins>
      <w:ins w:id="13591" w:author="PR Preview" w:date="2026-01-01T00:00:00Z">
        <w:r>
          <w:t xml:space="preserve"> </w:t>
        </w:r>
      </w:ins>
      <w:ins w:id="13592" w:author="PR Preview" w:date="2026-01-01T00:00:00Z">
        <w:r>
          <w:t xml:space="preserve">The two orders give the same number, 7 and 7.</w:t>
        </w:r>
      </w:ins>
      <w:ins w:id="13593" w:author="PR Preview" w:date="2026-01-01T00:00:00Z">
        <w:r>
          <w:t xml:space="preserve"> </w:t>
        </w:r>
      </w:ins>
      <w:ins w:id="13594" w:author="PR Preview" w:date="2026-01-01T00:00:00Z">
        <w:r>
          <w:t xml:space="preserve">Both sides of the linearity axiom equal 28.</w:t>
        </w:r>
      </w:ins>
      <w:ins w:id="13595" w:author="PR Preview" w:date="2026-01-01T00:00:00Z">
        <w:r>
          <w:t xml:space="preserve"> </w:t>
        </w:r>
      </w:ins>
      <w:ins w:id="13596" w:author="PR Preview" w:date="2026-01-01T00:00:00Z">
        <w:r>
          <w:t xml:space="preserve">The matrix of numbers</w:t>
        </w:r>
      </w:ins>
      <w:ins w:id="13597" w:author="PR Preview" w:date="2026-01-01T00:00:00Z">
        <w:r>
          <w:t xml:space="preserve"> </w:t>
        </w:r>
      </w:ins>
      <w:ins w:id="13598" w:author="PR Preview" w:date="2026-01-01T00:00:00Z">
        <w:r>
          <w:t xml:space="preserve">$\mathopen{}\left\langle \mathord{\smash[b]{\underset{\raise.3ex\hbox{$\scriptstyle\sim$}}{e}}\vphantom{e}}_i, \mathord{\smash[b]{\underset{\raise.3ex\hbox{$\scriptstyle\sim$}}{e}}\vphantom{e}}_j\right\rangle\mathclose{}_{\mathbf{A}}$</w:t>
        </w:r>
      </w:ins>
      <w:ins w:id="13599" w:author="PR Preview" w:date="2026-01-01T00:00:00Z">
        <w:r>
          <w:t xml:space="preserve"> </w:t>
        </w:r>
      </w:ins>
      <w:ins w:id="13600" w:author="PR Preview" w:date="2026-01-01T00:00:00Z">
        <w:r>
          <w:t xml:space="preserve">is</w:t>
        </w:r>
      </w:ins>
      <w:ins w:id="13601" w:author="PR Preview" w:date="2026-01-01T00:00:00Z">
        <w:r>
          <w:t xml:space="preserve"> </w:t>
        </w:r>
      </w:ins>
      <w:ins w:id="13602" w:author="PR Preview" w:date="2026-01-01T00:00:00Z">
        <w:r>
          <w:t xml:space="preserve">equal to</w:t>
        </w:r>
      </w:ins>
      <w:ins w:id="13603" w:author="PR Preview" w:date="2026-01-01T00:00:00Z">
        <w:r>
          <w:t xml:space="preserve"> </w:t>
        </w:r>
      </w:ins>
      <m:oMath>
        <m:r>
          <m:rPr>
            <m:sty m:val="bi"/>
          </m:rPr>
          <m:t>A</m:t>
        </m:r>
      </m:oMath>
      <w:ins w:id="13604" w:author="PR Preview" w:date="2026-01-01T00:00:00Z">
        <w:r>
          <w:t xml:space="preserve">,</w:t>
        </w:r>
      </w:ins>
      <w:ins w:id="13605" w:author="PR Preview" w:date="2026-01-01T00:00:00Z">
        <w:r>
          <w:t xml:space="preserve"> </w:t>
        </w:r>
      </w:ins>
      <w:ins w:id="13606" w:author="PR Preview" w:date="2026-01-01T00:00:00Z">
        <w:r>
          <w:t xml:space="preserve">as the converse in</w:t>
        </w:r>
      </w:ins>
      <w:ins w:id="13607" w:author="PR Preview" w:date="2026-01-01T00:00:00Z">
        <w:r>
          <w:t xml:space="preserve"> </w:t>
        </w:r>
      </w:ins>
      <w:hyperlink w:anchor="thm-matrix-induced-inner-product">
        <w:ins w:id="13608" w:author="PR Preview" w:date="2026-01-01T00:00:00Z">
          <w:r>
            <w:rPr>
              <w:rStyle w:val="Hyperlink"/>
            </w:rPr>
            <w:t xml:space="preserve">Theorem 84</w:t>
          </w:r>
        </w:ins>
      </w:hyperlink>
      <w:ins w:id="13609" w:author="PR Preview" w:date="2026-01-01T00:00:00Z">
        <w:r>
          <w:t xml:space="preserve"> </w:t>
        </w:r>
      </w:ins>
      <w:ins w:id="13610" w:author="PR Preview" w:date="2026-01-01T00:00:00Z">
        <w:r>
          <w:t xml:space="preserve">says.</w:t>
        </w:r>
      </w:ins>
    </w:p>
    <w:bookmarkEnd w:id="526"/>
    <w:bookmarkStart w:id="527" w:name="cor-pd-transpose-product"/>
    <w:p>
      <w:pPr>
        <w:pStyle w:val="BodyText"/>
      </w:pPr>
      <w:ins w:id="13611" w:author="PR Preview" w:date="2026-01-01T00:00:00Z">
        <w:r>
          <w:rPr>
            <w:b/>
            <w:bCs/>
          </w:rPr>
          <w:t xml:space="preserve">Corollary 12 (A positive definite matrix is a transpose product)</w:t>
        </w:r>
      </w:ins>
      <w:ins w:id="13612" w:author="PR Preview" w:date="2026-01-01T00:00:00Z">
        <w:r>
          <w:t xml:space="preserve"> </w:t>
        </w:r>
      </w:ins>
      <w:ins w:id="13613" w:author="PR Preview" w:date="2026-01-01T00:00:00Z">
        <w:r>
          <w:t xml:space="preserve">Let</w:t>
        </w:r>
      </w:ins>
      <w:ins w:id="13614" w:author="PR Preview" w:date="2026-01-01T00:00:00Z">
        <w:r>
          <w:t xml:space="preserve"> </w:t>
        </w:r>
      </w:ins>
      <m:oMath>
        <m:r>
          <m:rPr>
            <m:sty m:val="bi"/>
          </m:rPr>
          <m:t>A</m:t>
        </m:r>
      </m:oMath>
      <w:ins w:id="13615" w:author="PR Preview" w:date="2026-01-01T00:00:00Z">
        <w:r>
          <w:t xml:space="preserve"> </w:t>
        </w:r>
      </w:ins>
      <w:ins w:id="13616" w:author="PR Preview" w:date="2026-01-01T00:00:00Z">
        <w:r>
          <w:t xml:space="preserve">be a</w:t>
        </w:r>
      </w:ins>
      <w:ins w:id="13617" w:author="PR Preview" w:date="2026-01-01T00:00:00Z">
        <w:r>
          <w:t xml:space="preserve"> </w:t>
        </w:r>
      </w:ins>
      <m:oMath>
        <m:r>
          <m:t>p</m:t>
        </m:r>
        <m:r>
          <m:rPr>
            <m:sty m:val="p"/>
          </m:rPr>
          <m:t>×</m:t>
        </m:r>
        <m:r>
          <m:t>p</m:t>
        </m:r>
      </m:oMath>
      <w:ins w:id="13618" w:author="PR Preview" w:date="2026-01-01T00:00:00Z">
        <w:r>
          <w:t xml:space="preserve"> </w:t>
        </w:r>
      </w:ins>
      <w:ins w:id="13619" w:author="PR Preview" w:date="2026-01-01T00:00:00Z">
        <w:r>
          <w:t xml:space="preserve">symmetric positive definite matrix (</w:t>
        </w:r>
      </w:ins>
      <w:hyperlink w:anchor="def-positive-definite">
        <w:ins w:id="13620" w:author="PR Preview" w:date="2026-01-01T00:00:00Z">
          <w:r>
            <w:rPr>
              <w:rStyle w:val="Hyperlink"/>
            </w:rPr>
            <w:t xml:space="preserve">Definition 101</w:t>
          </w:r>
        </w:ins>
      </w:hyperlink>
      <w:ins w:id="13621" w:author="PR Preview" w:date="2026-01-01T00:00:00Z">
        <w:r>
          <w:t xml:space="preserve">).</w:t>
        </w:r>
      </w:ins>
      <w:ins w:id="13622" w:author="PR Preview" w:date="2026-01-01T00:00:00Z">
        <w:r>
          <w:t xml:space="preserve"> </w:t>
        </w:r>
      </w:ins>
      <w:ins w:id="13623" w:author="PR Preview" w:date="2026-01-01T00:00:00Z">
        <w:r>
          <w:t xml:space="preserve">Then</w:t>
        </w:r>
      </w:ins>
      <w:ins w:id="13624"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13625" w:author="PR Preview" w:date="2026-01-01T00:00:00Z">
        <w:r>
          <w:t xml:space="preserve"> </w:t>
        </w:r>
      </w:ins>
      <w:ins w:id="13626" w:author="PR Preview" w:date="2026-01-01T00:00:00Z">
        <w:r>
          <w:t xml:space="preserve">for some invertible</w:t>
        </w:r>
      </w:ins>
      <w:ins w:id="13627" w:author="PR Preview" w:date="2026-01-01T00:00:00Z">
        <w:r>
          <w:t xml:space="preserve"> </w:t>
        </w:r>
      </w:ins>
      <m:oMath>
        <m:r>
          <m:t>p</m:t>
        </m:r>
        <m:r>
          <m:rPr>
            <m:sty m:val="p"/>
          </m:rPr>
          <m:t>×</m:t>
        </m:r>
        <m:r>
          <m:t>p</m:t>
        </m:r>
      </m:oMath>
      <w:ins w:id="13628" w:author="PR Preview" w:date="2026-01-01T00:00:00Z">
        <w:r>
          <w:t xml:space="preserve"> </w:t>
        </w:r>
      </w:ins>
      <w:ins w:id="13629" w:author="PR Preview" w:date="2026-01-01T00:00:00Z">
        <w:r>
          <w:t xml:space="preserve">matrix</w:t>
        </w:r>
      </w:ins>
      <w:ins w:id="13630" w:author="PR Preview" w:date="2026-01-01T00:00:00Z">
        <w:r>
          <w:t xml:space="preserve"> </w:t>
        </w:r>
      </w:ins>
      <m:oMath>
        <m:r>
          <m:rPr>
            <m:sty m:val="bi"/>
          </m:rPr>
          <m:t>W</m:t>
        </m:r>
      </m:oMath>
      <w:ins w:id="13631" w:author="PR Preview" w:date="2026-01-01T00:00:00Z">
        <w:r>
          <w:t xml:space="preserve">.</w:t>
        </w:r>
      </w:ins>
    </w:p>
    <w:bookmarkEnd w:id="527"/>
    <w:p>
      <w:pPr>
        <w:pStyle w:val="BodyText"/>
      </w:pPr>
      <w:ins w:id="13632" w:author="PR Preview" w:date="2026-01-01T00:00:00Z">
        <w:r>
          <w:rPr>
            <w:i/>
            <w:iCs/>
          </w:rPr>
          <w:t xml:space="preserve">Proof</w:t>
        </w:r>
      </w:ins>
      <w:ins w:id="13633" w:author="PR Preview" w:date="2026-01-01T00:00:00Z">
        <w:r>
          <w:t xml:space="preserve">. </w:t>
        </w:r>
      </w:ins>
      <w:ins w:id="13634" w:author="PR Preview" w:date="2026-01-01T00:00:00Z">
        <w:r>
          <w:t xml:space="preserve">By the spectral theorem (</w:t>
        </w:r>
      </w:ins>
      <w:hyperlink w:anchor="thm-spectral">
        <w:ins w:id="13635" w:author="PR Preview" w:date="2026-01-01T00:00:00Z">
          <w:r>
            <w:rPr>
              <w:rStyle w:val="Hyperlink"/>
            </w:rPr>
            <w:t xml:space="preserve">Theorem 79</w:t>
          </w:r>
        </w:ins>
      </w:hyperlink>
      <w:ins w:id="13636" w:author="PR Preview" w:date="2026-01-01T00:00:00Z">
        <w:r>
          <w:t xml:space="preserve">),</w:t>
        </w:r>
      </w:ins>
      <w:ins w:id="13637"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3638" w:author="PR Preview" w:date="2026-01-01T00:00:00Z">
        <w:r>
          <w:t xml:space="preserve"> </w:t>
        </w:r>
      </w:ins>
      <w:ins w:id="13639" w:author="PR Preview" w:date="2026-01-01T00:00:00Z">
        <w:r>
          <w:t xml:space="preserve">with</w:t>
        </w:r>
      </w:ins>
      <w:ins w:id="13640" w:author="PR Preview" w:date="2026-01-01T00:00:00Z">
        <w:r>
          <w:t xml:space="preserve"> </w:t>
        </w:r>
      </w:ins>
      <m:oMath>
        <m:r>
          <m:rPr>
            <m:sty m:val="bi"/>
          </m:rPr>
          <m:t>Q</m:t>
        </m:r>
      </m:oMath>
      <w:ins w:id="13641" w:author="PR Preview" w:date="2026-01-01T00:00:00Z">
        <w:r>
          <w:t xml:space="preserve"> </w:t>
        </w:r>
      </w:ins>
      <w:ins w:id="13642" w:author="PR Preview" w:date="2026-01-01T00:00:00Z">
        <w:r>
          <w:t xml:space="preserve">orthogonal and</w:t>
        </w:r>
      </w:ins>
      <w:ins w:id="13643" w:author="PR Preview" w:date="2026-01-01T00:00:00Z">
        <w:r>
          <w:t xml:space="preserve"> </w:t>
        </w:r>
      </w:ins>
      <m:oMath>
        <m:r>
          <m:rPr>
            <m:sty m:val="b"/>
          </m:rPr>
          <m:t>Λ</m:t>
        </m:r>
      </m:oMath>
      <w:ins w:id="13644" w:author="PR Preview" w:date="2026-01-01T00:00:00Z">
        <w:r>
          <w:t xml:space="preserve"> </w:t>
        </w:r>
      </w:ins>
      <w:ins w:id="13645" w:author="PR Preview" w:date="2026-01-01T00:00:00Z">
        <w:r>
          <w:t xml:space="preserve">diagonal with the eigenvalues</w:t>
        </w:r>
      </w:ins>
      <w:ins w:id="13646" w:author="PR Preview" w:date="2026-01-01T00:00:00Z">
        <w:r>
          <w:t xml:space="preserve"> </w:t>
        </w:r>
      </w:ins>
      <m:oMath>
        <m:sSub>
          <m:e>
            <m:r>
              <m:t>λ</m:t>
            </m:r>
          </m:e>
          <m:sub>
            <m:r>
              <m:t>i</m:t>
            </m:r>
          </m:sub>
        </m:sSub>
      </m:oMath>
      <w:ins w:id="13647" w:author="PR Preview" w:date="2026-01-01T00:00:00Z">
        <w:r>
          <w:t xml:space="preserve"> </w:t>
        </w:r>
      </w:ins>
      <w:ins w:id="13648" w:author="PR Preview" w:date="2026-01-01T00:00:00Z">
        <w:r>
          <w:t xml:space="preserve">of</w:t>
        </w:r>
      </w:ins>
      <w:ins w:id="13649" w:author="PR Preview" w:date="2026-01-01T00:00:00Z">
        <w:r>
          <w:t xml:space="preserve"> </w:t>
        </w:r>
      </w:ins>
      <m:oMath>
        <m:r>
          <m:rPr>
            <m:sty m:val="bi"/>
          </m:rPr>
          <m:t>A</m:t>
        </m:r>
      </m:oMath>
      <w:ins w:id="13650" w:author="PR Preview" w:date="2026-01-01T00:00:00Z">
        <w:r>
          <w:t xml:space="preserve"> </w:t>
        </w:r>
      </w:ins>
      <w:ins w:id="13651" w:author="PR Preview" w:date="2026-01-01T00:00:00Z">
        <w:r>
          <w:t xml:space="preserve">on its diagonal.</w:t>
        </w:r>
      </w:ins>
      <w:ins w:id="13652" w:author="PR Preview" w:date="2026-01-01T00:00:00Z">
        <w:r>
          <w:t xml:space="preserve"> </w:t>
        </w:r>
      </w:ins>
      <w:ins w:id="13653" w:author="PR Preview" w:date="2026-01-01T00:00:00Z">
        <w:r>
          <w:t xml:space="preserve">These are positive (</w:t>
        </w:r>
      </w:ins>
      <w:hyperlink w:anchor="thm-definite-eigenvalues">
        <w:ins w:id="13654" w:author="PR Preview" w:date="2026-01-01T00:00:00Z">
          <w:r>
            <w:rPr>
              <w:rStyle w:val="Hyperlink"/>
            </w:rPr>
            <w:t xml:space="preserve">Theorem 82</w:t>
          </w:r>
        </w:ins>
      </w:hyperlink>
      <w:ins w:id="13655" w:author="PR Preview" w:date="2026-01-01T00:00:00Z">
        <w:r>
          <w:t xml:space="preserve">),</w:t>
        </w:r>
      </w:ins>
      <w:ins w:id="13656" w:author="PR Preview" w:date="2026-01-01T00:00:00Z">
        <w:r>
          <w:t xml:space="preserve"> </w:t>
        </w:r>
      </w:ins>
      <w:ins w:id="13657" w:author="PR Preview" w:date="2026-01-01T00:00:00Z">
        <w:r>
          <w:t xml:space="preserve">so</w:t>
        </w:r>
      </w:ins>
      <w:ins w:id="13658" w:author="PR Preview" w:date="2026-01-01T00:00:00Z">
        <w:r>
          <w:t xml:space="preserve"> </w:t>
        </w:r>
      </w:ins>
      <m:oMath>
        <m:sSup>
          <m:e>
            <m:r>
              <m:rPr>
                <m:sty m:val="b"/>
              </m:rPr>
              <m:t>Λ</m:t>
            </m:r>
          </m:e>
          <m:sup>
            <m:r>
              <m:t>1</m:t>
            </m:r>
            <m:r>
              <m:rPr>
                <m:sty m:val="p"/>
              </m:rPr>
              <m:t>/</m:t>
            </m:r>
            <m:r>
              <m:t>2</m:t>
            </m:r>
          </m:sup>
        </m:sSup>
      </m:oMath>
      <w:ins w:id="13659" w:author="PR Preview" w:date="2026-01-01T00:00:00Z">
        <w:r>
          <w:t xml:space="preserve">, the diagonal matrix with entries</w:t>
        </w:r>
      </w:ins>
      <w:ins w:id="13660" w:author="PR Preview" w:date="2026-01-01T00:00:00Z">
        <w:r>
          <w:t xml:space="preserve"> </w:t>
        </w:r>
      </w:ins>
      <m:oMath>
        <m:rad>
          <m:radPr>
            <m:degHide m:val="on"/>
          </m:radPr>
          <m:deg/>
          <m:e>
            <m:sSub>
              <m:e>
                <m:r>
                  <m:t>λ</m:t>
                </m:r>
              </m:e>
              <m:sub>
                <m:r>
                  <m:t>i</m:t>
                </m:r>
              </m:sub>
            </m:sSub>
          </m:e>
        </m:rad>
      </m:oMath>
      <w:ins w:id="13661" w:author="PR Preview" w:date="2026-01-01T00:00:00Z">
        <w:r>
          <w:t xml:space="preserve">, is defined.</w:t>
        </w:r>
      </w:ins>
      <w:ins w:id="13662" w:author="PR Preview" w:date="2026-01-01T00:00:00Z">
        <w:r>
          <w:t xml:space="preserve"> </w:t>
        </w:r>
      </w:ins>
      <w:ins w:id="13663" w:author="PR Preview" w:date="2026-01-01T00:00:00Z">
        <w:r>
          <w:t xml:space="preserve">Take</w:t>
        </w:r>
      </w:ins>
      <w:ins w:id="13664" w:author="PR Preview" w:date="2026-01-01T00:00:00Z">
        <w:r>
          <w:t xml:space="preserve"> </w:t>
        </w:r>
      </w:ins>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ins w:id="13665" w:author="PR Preview" w:date="2026-01-01T00:00:00Z">
        <w:r>
          <w:t xml:space="preserve">.</w:t>
        </w:r>
      </w:ins>
      <w:ins w:id="13666" w:author="PR Preview" w:date="2026-01-01T00:00:00Z">
        <w:r>
          <w:t xml:space="preserve"> </w:t>
        </w:r>
      </w:ins>
      <w:ins w:id="13667" w:author="PR Preview" w:date="2026-01-01T00:00:00Z">
        <w:r>
          <w:t xml:space="preserve">Since</w:t>
        </w:r>
      </w:ins>
      <w:ins w:id="13668" w:author="PR Preview" w:date="2026-01-01T00:00:00Z">
        <w:r>
          <w:t xml:space="preserve"> </w:t>
        </w:r>
      </w:ins>
      <m:oMath>
        <m:sSup>
          <m:e>
            <m:r>
              <m:rPr>
                <m:sty m:val="b"/>
              </m:rPr>
              <m:t>Λ</m:t>
            </m:r>
          </m:e>
          <m:sup>
            <m:r>
              <m:t>1</m:t>
            </m:r>
            <m:r>
              <m:rPr>
                <m:sty m:val="p"/>
              </m:rPr>
              <m:t>/</m:t>
            </m:r>
            <m:r>
              <m:t>2</m:t>
            </m:r>
          </m:sup>
        </m:sSup>
      </m:oMath>
      <w:ins w:id="13669" w:author="PR Preview" w:date="2026-01-01T00:00:00Z">
        <w:r>
          <w:t xml:space="preserve"> </w:t>
        </w:r>
      </w:ins>
      <w:ins w:id="13670" w:author="PR Preview" w:date="2026-01-01T00:00:00Z">
        <w:r>
          <w:t xml:space="preserve">is diagonal,</w:t>
        </w:r>
      </w:ins>
      <w:ins w:id="13671" w:author="PR Preview" w:date="2026-01-01T00:00:00Z">
        <w:r>
          <w:t xml:space="preserve"> </w:t>
        </w:r>
      </w:ins>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ins w:id="13672" w:author="PR Preview" w:date="2026-01-01T00:00:00Z">
        <w:r>
          <w:t xml:space="preserve">, and</w:t>
        </w:r>
      </w:ins>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ins w:id="13673" w:author="PR Preview" w:date="2026-01-01T00:00:00Z">
        <w:r>
          <w:t xml:space="preserve"> </w:t>
        </w:r>
      </w:ins>
      <w:ins w:id="13674" w:author="PR Preview" w:date="2026-01-01T00:00:00Z">
        <w:r>
          <w:t xml:space="preserve">is invertible, because</w:t>
        </w:r>
      </w:ins>
      <w:ins w:id="13675" w:author="PR Preview" w:date="2026-01-01T00:00:00Z">
        <w:r>
          <w:t xml:space="preserve"> </w:t>
        </w:r>
      </w:ins>
      <m:oMath>
        <m:sSup>
          <m:e>
            <m:r>
              <m:rPr>
                <m:sty m:val="bi"/>
              </m:rPr>
              <m:t>Q</m:t>
            </m:r>
          </m:e>
          <m:sup>
            <m:r>
              <m:rPr>
                <m:sty m:val="p"/>
              </m:rPr>
              <m:t>⊤</m:t>
            </m:r>
          </m:sup>
        </m:sSup>
      </m:oMath>
      <w:ins w:id="13676" w:author="PR Preview" w:date="2026-01-01T00:00:00Z">
        <w:r>
          <w:t xml:space="preserve"> </w:t>
        </w:r>
      </w:ins>
      <w:ins w:id="13677" w:author="PR Preview" w:date="2026-01-01T00:00:00Z">
        <w:r>
          <w:t xml:space="preserve">has inverse</w:t>
        </w:r>
      </w:ins>
      <w:ins w:id="13678" w:author="PR Preview" w:date="2026-01-01T00:00:00Z">
        <w:r>
          <w:t xml:space="preserve"> </w:t>
        </w:r>
      </w:ins>
      <m:oMath>
        <m:r>
          <m:rPr>
            <m:sty m:val="bi"/>
          </m:rPr>
          <m:t>Q</m:t>
        </m:r>
      </m:oMath>
      <w:ins w:id="13679" w:author="PR Preview" w:date="2026-01-01T00:00:00Z">
        <w:r>
          <w:t xml:space="preserve"> </w:t>
        </w:r>
      </w:ins>
      <w:ins w:id="13680" w:author="PR Preview" w:date="2026-01-01T00:00:00Z">
        <w:r>
          <w:t xml:space="preserve">and</w:t>
        </w:r>
      </w:ins>
      <w:ins w:id="13681" w:author="PR Preview" w:date="2026-01-01T00:00:00Z">
        <w:r>
          <w:t xml:space="preserve"> </w:t>
        </w:r>
      </w:ins>
      <m:oMath>
        <m:sSup>
          <m:e>
            <m:r>
              <m:rPr>
                <m:sty m:val="b"/>
              </m:rPr>
              <m:t>Λ</m:t>
            </m:r>
          </m:e>
          <m:sup>
            <m:r>
              <m:t>1</m:t>
            </m:r>
            <m:r>
              <m:rPr>
                <m:sty m:val="p"/>
              </m:rPr>
              <m:t>/</m:t>
            </m:r>
            <m:r>
              <m:t>2</m:t>
            </m:r>
          </m:sup>
        </m:sSup>
      </m:oMath>
      <w:ins w:id="13682" w:author="PR Preview" w:date="2026-01-01T00:00:00Z">
        <w:r>
          <w:t xml:space="preserve"> </w:t>
        </w:r>
      </w:ins>
      <w:ins w:id="13683" w:author="PR Preview" w:date="2026-01-01T00:00:00Z">
        <w:r>
          <w:t xml:space="preserve">is diagonal with positive entries,</w:t>
        </w:r>
      </w:ins>
      <w:ins w:id="13684" w:author="PR Preview" w:date="2026-01-01T00:00:00Z">
        <w:r>
          <w:t xml:space="preserve"> </w:t>
        </w:r>
      </w:ins>
      <w:ins w:id="13685" w:author="PR Preview" w:date="2026-01-01T00:00:00Z">
        <w:r>
          <w:t xml:space="preserve">so it has the diagonal inverse with entries</w:t>
        </w:r>
      </w:ins>
      <w:ins w:id="13686" w:author="PR Preview" w:date="2026-01-01T00:00:00Z">
        <w:r>
          <w:t xml:space="preserve"> </w:t>
        </w:r>
      </w:ins>
      <m:oMath>
        <m:r>
          <m:t>1</m:t>
        </m:r>
        <m:r>
          <m:rPr>
            <m:sty m:val="p"/>
          </m:rPr>
          <m:t>/</m:t>
        </m:r>
        <m:rad>
          <m:radPr>
            <m:degHide m:val="on"/>
          </m:radPr>
          <m:deg/>
          <m:e>
            <m:sSub>
              <m:e>
                <m:r>
                  <m:t>λ</m:t>
                </m:r>
              </m:e>
              <m:sub>
                <m:r>
                  <m:t>i</m:t>
                </m:r>
              </m:sub>
            </m:sSub>
          </m:e>
        </m:rad>
      </m:oMath>
      <w:ins w:id="13687" w:author="PR Preview" w:date="2026-01-01T00:00:00Z">
        <w:r>
          <w:t xml:space="preserve">,</w:t>
        </w:r>
      </w:ins>
      <w:ins w:id="13688" w:author="PR Preview" w:date="2026-01-01T00:00:00Z">
        <w:r>
          <w:t xml:space="preserve"> </w:t>
        </w:r>
      </w:ins>
      <w:ins w:id="13689" w:author="PR Preview" w:date="2026-01-01T00:00:00Z">
        <w:r>
          <w:t xml:space="preserve">and a product of invertible matrices is invertible (</w:t>
        </w:r>
      </w:ins>
      <w:hyperlink w:anchor="thm-inverse-product">
        <w:ins w:id="13690" w:author="PR Preview" w:date="2026-01-01T00:00:00Z">
          <w:r>
            <w:rPr>
              <w:rStyle w:val="Hyperlink"/>
            </w:rPr>
            <w:t xml:space="preserve">Theorem 68</w:t>
          </w:r>
        </w:ins>
      </w:hyperlink>
      <w:ins w:id="13691" w:author="PR Preview" w:date="2026-01-01T00:00:00Z">
        <w:r>
          <w:t xml:space="preserve">).</w:t>
        </w:r>
      </w:ins>
    </w:p>
    <w:bookmarkStart w:id="528" w:name="thm-whitening-inner-product"/>
    <w:p>
      <w:pPr>
        <w:pStyle w:val="BodyText"/>
      </w:pPr>
      <w:ins w:id="13692" w:author="PR Preview" w:date="2026-01-01T00:00:00Z">
        <w:r>
          <w:rPr>
            <w:b/>
            <w:bCs/>
          </w:rPr>
          <w:t xml:space="preserve">Theorem 85 (A matrix-induced inner product is a dot product of transformed vectors)</w:t>
        </w:r>
      </w:ins>
      <w:ins w:id="13693" w:author="PR Preview" w:date="2026-01-01T00:00:00Z">
        <w:r>
          <w:t xml:space="preserve"> </w:t>
        </w:r>
      </w:ins>
      <w:ins w:id="13694" w:author="PR Preview" w:date="2026-01-01T00:00:00Z">
        <w:r>
          <w:t xml:space="preserve">Let</w:t>
        </w:r>
      </w:ins>
      <w:ins w:id="13695" w:author="PR Preview" w:date="2026-01-01T00:00:00Z">
        <w:r>
          <w:t xml:space="preserve"> </w:t>
        </w:r>
      </w:ins>
      <m:oMath>
        <m:r>
          <m:rPr>
            <m:sty m:val="bi"/>
          </m:rPr>
          <m:t>A</m:t>
        </m:r>
      </m:oMath>
      <w:ins w:id="13696" w:author="PR Preview" w:date="2026-01-01T00:00:00Z">
        <w:r>
          <w:t xml:space="preserve"> </w:t>
        </w:r>
      </w:ins>
      <w:ins w:id="13697" w:author="PR Preview" w:date="2026-01-01T00:00:00Z">
        <w:r>
          <w:t xml:space="preserve">be a</w:t>
        </w:r>
      </w:ins>
      <w:ins w:id="13698" w:author="PR Preview" w:date="2026-01-01T00:00:00Z">
        <w:r>
          <w:t xml:space="preserve"> </w:t>
        </w:r>
      </w:ins>
      <m:oMath>
        <m:r>
          <m:t>p</m:t>
        </m:r>
        <m:r>
          <m:rPr>
            <m:sty m:val="p"/>
          </m:rPr>
          <m:t>×</m:t>
        </m:r>
        <m:r>
          <m:t>p</m:t>
        </m:r>
      </m:oMath>
      <w:ins w:id="13699" w:author="PR Preview" w:date="2026-01-01T00:00:00Z">
        <w:r>
          <w:t xml:space="preserve"> </w:t>
        </w:r>
      </w:ins>
      <w:ins w:id="13700" w:author="PR Preview" w:date="2026-01-01T00:00:00Z">
        <w:r>
          <w:t xml:space="preserve">symmetric positive definite matrix,</w:t>
        </w:r>
      </w:ins>
      <w:ins w:id="13701" w:author="PR Preview" w:date="2026-01-01T00:00:00Z">
        <w:r>
          <w:t xml:space="preserve"> </w:t>
        </w:r>
      </w:ins>
      <w:ins w:id="13702" w:author="PR Preview" w:date="2026-01-01T00:00:00Z">
        <w:r>
          <w:t xml:space="preserve">and let</w:t>
        </w:r>
      </w:ins>
      <w:ins w:id="13703" w:author="PR Preview" w:date="2026-01-01T00:00:00Z">
        <w:r>
          <w:t xml:space="preserve"> </w:t>
        </w:r>
      </w:ins>
      <m:oMath>
        <m:r>
          <m:rPr>
            <m:sty m:val="bi"/>
          </m:rPr>
          <m:t>W</m:t>
        </m:r>
      </m:oMath>
      <w:ins w:id="13704" w:author="PR Preview" w:date="2026-01-01T00:00:00Z">
        <w:r>
          <w:t xml:space="preserve"> </w:t>
        </w:r>
      </w:ins>
      <w:ins w:id="13705" w:author="PR Preview" w:date="2026-01-01T00:00:00Z">
        <w:r>
          <w:t xml:space="preserve">be any</w:t>
        </w:r>
      </w:ins>
      <w:ins w:id="13706" w:author="PR Preview" w:date="2026-01-01T00:00:00Z">
        <w:r>
          <w:t xml:space="preserve"> </w:t>
        </w:r>
      </w:ins>
      <m:oMath>
        <m:r>
          <m:t>p</m:t>
        </m:r>
        <m:r>
          <m:rPr>
            <m:sty m:val="p"/>
          </m:rPr>
          <m:t>×</m:t>
        </m:r>
        <m:r>
          <m:t>p</m:t>
        </m:r>
      </m:oMath>
      <w:ins w:id="13707" w:author="PR Preview" w:date="2026-01-01T00:00:00Z">
        <w:r>
          <w:t xml:space="preserve"> </w:t>
        </w:r>
      </w:ins>
      <w:ins w:id="13708" w:author="PR Preview" w:date="2026-01-01T00:00:00Z">
        <w:r>
          <w:t xml:space="preserve">matrix with</w:t>
        </w:r>
      </w:ins>
      <w:ins w:id="13709"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13710" w:author="PR Preview" w:date="2026-01-01T00:00:00Z">
        <w:r>
          <w:t xml:space="preserve">.</w:t>
        </w:r>
      </w:ins>
      <w:ins w:id="13711" w:author="PR Preview" w:date="2026-01-01T00:00:00Z">
        <w:r>
          <w:t xml:space="preserve"> </w:t>
        </w:r>
      </w:ins>
      <w:ins w:id="13712" w:author="PR Preview" w:date="2026-01-01T00:00:00Z">
        <w:r>
          <w:t xml:space="preserve">Then for all</w:t>
        </w:r>
      </w:ins>
      <w:ins w:id="13713" w:author="PR Preview" w:date="2026-01-01T00:00:00Z">
        <w:r>
          <w:t xml:space="preserve"> </w:t>
        </w:r>
      </w:ins>
      <w:ins w:id="13714" w:author="PR Preview" w:date="2026-01-01T00:00:00Z">
        <w:r>
          <w:t xml:space="preserve">$\mathord{\smash[b]{\underset{\raise.3ex\hbox{$\scriptstyle\sim$}}{x}}\vphantom{x}}, \mathord{\smash[b]{\underset{\raise.3ex\hbox{$\scriptstyle\sim$}}{y}}\vphantom{y}}\in \mathbb{R}^p$</w:t>
        </w:r>
      </w:ins>
      <w:ins w:id="13715" w:author="PR Preview" w:date="2026-01-01T00:00:00Z">
        <w:r>
          <w:t xml:space="preserve">, the</w:t>
        </w:r>
      </w:ins>
      <w:ins w:id="13716" w:author="PR Preview" w:date="2026-01-01T00:00:00Z">
        <w:r>
          <w:t xml:space="preserve"> </w:t>
        </w:r>
      </w:ins>
      <m:oMath>
        <m:r>
          <m:rPr>
            <m:sty m:val="bi"/>
          </m:rPr>
          <m:t>A</m:t>
        </m:r>
      </m:oMath>
      <w:ins w:id="13717" w:author="PR Preview" w:date="2026-01-01T00:00:00Z">
        <w:r>
          <w:t xml:space="preserve">-inner product (</w:t>
        </w:r>
      </w:ins>
      <w:hyperlink w:anchor="def-matrix-induced-inner-product">
        <w:ins w:id="13718" w:author="PR Preview" w:date="2026-01-01T00:00:00Z">
          <w:r>
            <w:rPr>
              <w:rStyle w:val="Hyperlink"/>
            </w:rPr>
            <w:t xml:space="preserve">Definition 104</w:t>
          </w:r>
        </w:ins>
      </w:hyperlink>
      <w:ins w:id="13719" w:author="PR Preview" w:date="2026-01-01T00:00:00Z">
        <w:r>
          <w:t xml:space="preserve">) satisfies</w:t>
        </w:r>
      </w:ins>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8"/>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9" w:name="rem-inner-products-machine-learning"/>
    <w:p>
      <w:pPr>
        <w:pStyle w:val="FirstParagraph"/>
      </w:pPr>
      <w:del w:id="13720" w:author="PR Preview" w:date="2026-01-01T00:00:00Z">
        <w:r>
          <w:rPr>
            <w:i/>
            <w:iCs/>
          </w:rPr>
          <w:delText xml:space="preserve">Remark 45</w:delText>
        </w:r>
      </w:del>
      <w:del w:id="13721" w:author="PR Preview" w:date="2026-01-01T00:00:00Z">
        <w:r>
          <w:delText xml:space="preserve"> (Inner product spaces in machine learning). </w:delText>
        </w:r>
      </w:del>
      <w:del w:id="13722" w:author="PR Preview" w:date="2026-01-01T00:00:00Z">
        <w:r>
          <w:delText xml:space="preserve">In machine learning and statistics, choosing or learning an inner product space</w:delText>
        </w:r>
      </w:del>
      <w:del w:id="13723" w:author="PR Preview" w:date="2026-01-01T00:00:00Z">
        <w:r>
          <w:delText xml:space="preserve"> </w:delText>
        </w:r>
      </w:del>
      <w:del w:id="13724" w:author="PR Preview" w:date="2026-01-01T00:00:00Z">
        <w:r>
          <w:delText xml:space="preserve">tailors geometric notions of distance, angle, and projection to the structure of the data:</w:delText>
        </w:r>
      </w:del>
    </w:p>
    <w:p>
      <w:pPr>
        <w:numPr>
          <w:ilvl w:val="0"/>
          <w:numId w:val="1081"/>
        </w:numPr>
      </w:pPr>
      <w:del w:id="13725" w:author="PR Preview" w:date="2026-01-01T00:00:00Z">
        <w:r>
          <w:rPr>
            <w:b/>
            <w:bCs/>
          </w:rPr>
          <w:delText xml:space="preserve">Mahalanobis metric and whitening</w:delText>
        </w:r>
      </w:del>
      <w:del w:id="13726" w:author="PR Preview" w:date="2026-01-01T00:00:00Z">
        <w:r>
          <w:delText xml:space="preserve">:</w:delText>
        </w:r>
      </w:del>
      <w:del w:id="13727" w:author="PR Preview" w:date="2026-01-01T00:00:00Z">
        <w:r>
          <w:delText xml:space="preserve"> </w:delText>
        </w:r>
      </w:del>
      <w:del w:id="13728" w:author="PR Preview" w:date="2026-01-01T00:00:00Z">
        <w:r>
          <w:delText xml:space="preserve">Standard Euclidean distance treats all coordinate axes identically, ignoring feature correlations and variance differences.</w:delText>
        </w:r>
      </w:del>
      <w:del w:id="13729" w:author="PR Preview" w:date="2026-01-01T00:00:00Z">
        <w:r>
          <w:delText xml:space="preserve"> </w:delText>
        </w:r>
      </w:del>
      <w:del w:id="13730" w:author="PR Preview" w:date="2026-01-01T00:00:00Z">
        <w:r>
          <w:delText xml:space="preserve">If data features have a symmetric positive definite covariance matrix</w:delText>
        </w:r>
      </w:del>
      <w:del w:id="13731" w:author="PR Preview" w:date="2026-01-01T00:00:00Z">
        <w:r>
          <w:delText xml:space="preserve"> </w:delText>
        </w:r>
      </w:del>
      <m:oMath>
        <m:r>
          <m:rPr>
            <m:sty m:val="b"/>
          </m:rPr>
          <m:t>Σ</m:t>
        </m:r>
      </m:oMath>
      <w:del w:id="13732" w:author="PR Preview" w:date="2026-01-01T00:00:00Z">
        <w:r>
          <w:delText xml:space="preserve"> </w:delText>
        </w:r>
      </w:del>
      <w:del w:id="13733" w:author="PR Preview" w:date="2026-01-01T00:00:00Z">
        <w:r>
          <w:delText xml:space="preserve">(</w:delText>
        </w:r>
      </w:del>
      <w:hyperlink w:anchor="def-positive-definite">
        <w:del w:id="13734" w:author="PR Preview" w:date="2026-01-01T00:00:00Z">
          <w:r>
            <w:rPr>
              <w:rStyle w:val="Hyperlink"/>
            </w:rPr>
            <w:delText xml:space="preserve">Definition 101</w:delText>
          </w:r>
        </w:del>
      </w:hyperlink>
      <w:del w:id="13735" w:author="PR Preview" w:date="2026-01-01T00:00:00Z">
        <w:r>
          <w:delText xml:space="preserve">),</w:delText>
        </w:r>
      </w:del>
      <w:del w:id="13736" w:author="PR Preview" w:date="2026-01-01T00:00:00Z">
        <w:r>
          <w:delText xml:space="preserve"> </w:delText>
        </w:r>
      </w:del>
      <w:del w:id="13737" w:author="PR Preview" w:date="2026-01-01T00:00:00Z">
        <w:r>
          <w:delText xml:space="preserve">the precision matrix</w:delText>
        </w:r>
      </w:del>
      <w:del w:id="13738"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13739" w:author="PR Preview" w:date="2026-01-01T00:00:00Z">
        <w:r>
          <w:delText xml:space="preserve"> </w:delText>
        </w:r>
      </w:del>
      <w:del w:id="13740" w:author="PR Preview" w:date="2026-01-01T00:00:00Z">
        <w:r>
          <w:delText xml:space="preserve">(</w:delText>
        </w:r>
      </w:del>
      <w:hyperlink w:anchor="thm-pd-inverse">
        <w:del w:id="13741" w:author="PR Preview" w:date="2026-01-01T00:00:00Z">
          <w:r>
            <w:rPr>
              <w:rStyle w:val="Hyperlink"/>
            </w:rPr>
            <w:delText xml:space="preserve">Theorem 82</w:delText>
          </w:r>
        </w:del>
      </w:hyperlink>
      <w:del w:id="13742" w:author="PR Preview" w:date="2026-01-01T00:00:00Z">
        <w:r>
          <w:delText xml:space="preserve">) defines the Mahalanobis inner product</w:delText>
        </w:r>
      </w:del>
      <w:del w:id="13743" w:author="PR Preview" w:date="2026-01-01T00:00:00Z">
        <w:r>
          <w:delText xml:space="preserve"> </w:delText>
        </w:r>
      </w:del>
      <w:del w:id="13744" w:author="PR Preview" w:date="2026-01-01T00:00:00Z">
        <w:r>
          <w:delTex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delText>
        </w:r>
      </w:del>
      <w:del w:id="13745" w:author="PR Preview" w:date="2026-01-01T00:00:00Z">
        <w:r>
          <w:delText xml:space="preserve">.</w:delText>
        </w:r>
      </w:del>
      <w:del w:id="13746" w:author="PR Preview" w:date="2026-01-01T00:00:00Z">
        <w:r>
          <w:delText xml:space="preserve"> </w:delText>
        </w:r>
      </w:del>
      <w:del w:id="13747" w:author="PR Preview" w:date="2026-01-01T00:00:00Z">
        <w:r>
          <w:delText xml:space="preserve">The induced distance</w:delText>
        </w:r>
      </w:del>
      <w:del w:id="13748" w:author="PR Preview" w:date="2026-01-01T00:00:00Z">
        <w:r>
          <w:delText xml:space="preserve"> </w:delText>
        </w:r>
      </w:del>
      <w:del w:id="13749" w:author="PR Preview" w:date="2026-01-01T00:00:00Z">
        <w:r>
          <w:delTex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delText>
        </w:r>
      </w:del>
      <w:del w:id="13750" w:author="PR Preview" w:date="2026-01-01T00:00:00Z">
        <w:r>
          <w:delText xml:space="preserve"> </w:delText>
        </w:r>
      </w:del>
      <w:del w:id="13751" w:author="PR Preview" w:date="2026-01-01T00:00:00Z">
        <w:r>
          <w:delText xml:space="preserve">measures statistical distance normalized by variance along each principal direction.</w:delText>
        </w:r>
      </w:del>
      <w:del w:id="13752" w:author="PR Preview" w:date="2026-01-01T00:00:00Z">
        <w:r>
          <w:delText xml:space="preserve"> </w:delText>
        </w:r>
      </w:del>
      <w:del w:id="13753" w:author="PR Preview" w:date="2026-01-01T00:00:00Z">
        <w:r>
          <w:delText xml:space="preserve">Factoring</w:delText>
        </w:r>
      </w:del>
      <w:del w:id="13754"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13755" w:author="PR Preview" w:date="2026-01-01T00:00:00Z">
        <w:r>
          <w:delText xml:space="preserve"> </w:delText>
        </w:r>
      </w:del>
      <w:del w:id="13756" w:author="PR Preview" w:date="2026-01-01T00:00:00Z">
        <w:r>
          <w:delText xml:space="preserve">(via Cholesky or spectral decomposition,</w:delText>
        </w:r>
      </w:del>
      <w:del w:id="13757" w:author="PR Preview" w:date="2026-01-01T00:00:00Z">
        <w:r>
          <w:delText xml:space="preserve"> </w:delText>
        </w:r>
      </w:del>
      <w:hyperlink w:anchor="cor-pd-transpose-product">
        <w:del w:id="13758" w:author="PR Preview" w:date="2026-01-01T00:00:00Z">
          <w:r>
            <w:rPr>
              <w:rStyle w:val="Hyperlink"/>
            </w:rPr>
            <w:delText xml:space="preserve">Corollary 11</w:delText>
          </w:r>
        </w:del>
      </w:hyperlink>
      <w:del w:id="13759" w:author="PR Preview" w:date="2026-01-01T00:00:00Z">
        <w:r>
          <w:delText xml:space="preserve">),</w:delText>
        </w:r>
      </w:del>
      <w:del w:id="13760" w:author="PR Preview" w:date="2026-01-01T00:00:00Z">
        <w:r>
          <w:delText xml:space="preserve"> </w:delText>
        </w:r>
      </w:del>
      <w:del w:id="13761" w:author="PR Preview" w:date="2026-01-01T00:00:00Z">
        <w:r>
          <w:delText xml:space="preserve">this inner product is the Euclidean dot product of the whitened vectors</w:delText>
        </w:r>
      </w:del>
      <w:del w:id="13762" w:author="PR Preview" w:date="2026-01-01T00:00:00Z">
        <w:r>
          <w:delText xml:space="preserve"> </w:delText>
        </w:r>
      </w:del>
      <w:del w:id="13763" w:author="PR Preview" w:date="2026-01-01T00:00:00Z">
        <w:r>
          <w:delText xml:space="preserve">$\mathbf{W}\mathord{\smash[b]{\underset{\raise.3ex\hbox{$\scriptstyle\sim$}}{x}}\vphantom{x}}$</w:delText>
        </w:r>
      </w:del>
      <w:del w:id="13764" w:author="PR Preview" w:date="2026-01-01T00:00:00Z">
        <w:r>
          <w:delText xml:space="preserve"> </w:delText>
        </w:r>
      </w:del>
      <w:del w:id="13765" w:author="PR Preview" w:date="2026-01-01T00:00:00Z">
        <w:r>
          <w:delText xml:space="preserve">and</w:delText>
        </w:r>
      </w:del>
      <w:del w:id="13766" w:author="PR Preview" w:date="2026-01-01T00:00:00Z">
        <w:r>
          <w:delText xml:space="preserve"> </w:delText>
        </w:r>
      </w:del>
      <w:del w:id="13767" w:author="PR Preview" w:date="2026-01-01T00:00:00Z">
        <w:r>
          <w:delText xml:space="preserve">$\mathbf{W}\mathord{\smash[b]{\underset{\raise.3ex\hbox{$\scriptstyle\sim$}}{y}}\vphantom{y}}$</w:delText>
        </w:r>
      </w:del>
      <w:del w:id="13768" w:author="PR Preview" w:date="2026-01-01T00:00:00Z">
        <w:r>
          <w:delText xml:space="preserve"> </w:delText>
        </w:r>
      </w:del>
      <w:del w:id="13769" w:author="PR Preview" w:date="2026-01-01T00:00:00Z">
        <w:r>
          <w:delText xml:space="preserve">(</w:delText>
        </w:r>
      </w:del>
      <w:hyperlink w:anchor="thm-whitening-inner-product">
        <w:del w:id="13770" w:author="PR Preview" w:date="2026-01-01T00:00:00Z">
          <w:r>
            <w:rPr>
              <w:rStyle w:val="Hyperlink"/>
            </w:rPr>
            <w:delText xml:space="preserve">Theorem 84</w:delText>
          </w:r>
        </w:del>
      </w:hyperlink>
      <w:del w:id="13771" w:author="PR Preview" w:date="2026-01-01T00:00:00Z">
        <w:r>
          <w:delText xml:space="preserve">).</w:delText>
        </w:r>
      </w:del>
    </w:p>
    <w:p>
      <w:pPr>
        <w:pStyle w:val="FirstParagraph"/>
      </w:pPr>
      <w:ins w:id="13772" w:author="PR Preview" w:date="2026-01-01T00:00:00Z">
        <w:r>
          <w:rPr>
            <w:i/>
            <w:iCs/>
          </w:rPr>
          <w:t xml:space="preserve">Remark 46</w:t>
        </w:r>
      </w:ins>
      <w:ins w:id="13773" w:author="PR Preview" w:date="2026-01-01T00:00:00Z">
        <w:r>
          <w:t xml:space="preserve"> (Inner product spaces in machine learning). </w:t>
        </w:r>
      </w:ins>
      <w:ins w:id="13774" w:author="PR Preview" w:date="2026-01-01T00:00:00Z">
        <w:r>
          <w:t xml:space="preserve">In machine learning and statistics, choosing or learning an inner product space</w:t>
        </w:r>
      </w:ins>
      <w:ins w:id="13775" w:author="PR Preview" w:date="2026-01-01T00:00:00Z">
        <w:r>
          <w:t xml:space="preserve"> </w:t>
        </w:r>
      </w:ins>
      <w:ins w:id="13776" w:author="PR Preview" w:date="2026-01-01T00:00:00Z">
        <w:r>
          <w:t xml:space="preserve">tailors geometric notions of distance, angle, and projection to the structure of the data:</w:t>
        </w:r>
      </w:ins>
    </w:p>
    <w:p>
      <w:pPr>
        <w:numPr>
          <w:ilvl w:val="0"/>
          <w:numId w:val="1081"/>
        </w:numPr>
      </w:pPr>
      <w:ins w:id="13777" w:author="PR Preview" w:date="2026-01-01T00:00:00Z">
        <w:r>
          <w:rPr>
            <w:b/>
            <w:bCs/>
          </w:rPr>
          <w:t xml:space="preserve">Mahalanobis metric and whitening</w:t>
        </w:r>
      </w:ins>
      <w:ins w:id="13778" w:author="PR Preview" w:date="2026-01-01T00:00:00Z">
        <w:r>
          <w:t xml:space="preserve">:</w:t>
        </w:r>
      </w:ins>
      <w:ins w:id="13779" w:author="PR Preview" w:date="2026-01-01T00:00:00Z">
        <w:r>
          <w:t xml:space="preserve"> </w:t>
        </w:r>
      </w:ins>
      <w:ins w:id="13780" w:author="PR Preview" w:date="2026-01-01T00:00:00Z">
        <w:r>
          <w:t xml:space="preserve">Standard Euclidean distance treats all coordinate axes identically, ignoring feature correlations and variance differences.</w:t>
        </w:r>
      </w:ins>
      <w:ins w:id="13781" w:author="PR Preview" w:date="2026-01-01T00:00:00Z">
        <w:r>
          <w:t xml:space="preserve"> </w:t>
        </w:r>
      </w:ins>
      <w:ins w:id="13782" w:author="PR Preview" w:date="2026-01-01T00:00:00Z">
        <w:r>
          <w:t xml:space="preserve">If data features have a symmetric positive definite covariance matrix</w:t>
        </w:r>
      </w:ins>
      <w:ins w:id="13783" w:author="PR Preview" w:date="2026-01-01T00:00:00Z">
        <w:r>
          <w:t xml:space="preserve"> </w:t>
        </w:r>
      </w:ins>
      <m:oMath>
        <m:r>
          <m:rPr>
            <m:sty m:val="b"/>
          </m:rPr>
          <m:t>Σ</m:t>
        </m:r>
      </m:oMath>
      <w:ins w:id="13784" w:author="PR Preview" w:date="2026-01-01T00:00:00Z">
        <w:r>
          <w:t xml:space="preserve"> </w:t>
        </w:r>
      </w:ins>
      <w:ins w:id="13785" w:author="PR Preview" w:date="2026-01-01T00:00:00Z">
        <w:r>
          <w:t xml:space="preserve">(</w:t>
        </w:r>
      </w:ins>
      <w:hyperlink w:anchor="def-positive-definite">
        <w:ins w:id="13786" w:author="PR Preview" w:date="2026-01-01T00:00:00Z">
          <w:r>
            <w:rPr>
              <w:rStyle w:val="Hyperlink"/>
            </w:rPr>
            <w:t xml:space="preserve">Definition 101</w:t>
          </w:r>
        </w:ins>
      </w:hyperlink>
      <w:ins w:id="13787" w:author="PR Preview" w:date="2026-01-01T00:00:00Z">
        <w:r>
          <w:t xml:space="preserve">),</w:t>
        </w:r>
      </w:ins>
      <w:ins w:id="13788" w:author="PR Preview" w:date="2026-01-01T00:00:00Z">
        <w:r>
          <w:t xml:space="preserve"> </w:t>
        </w:r>
      </w:ins>
      <w:ins w:id="13789" w:author="PR Preview" w:date="2026-01-01T00:00:00Z">
        <w:r>
          <w:t xml:space="preserve">the precision matrix</w:t>
        </w:r>
      </w:ins>
      <w:ins w:id="13790" w:author="PR Preview" w:date="2026-01-01T00:00:00Z">
        <w:r>
          <w:t xml:space="preserve"> </w:t>
        </w:r>
      </w:ins>
      <m:oMath>
        <m:r>
          <m:rPr>
            <m:sty m:val="bi"/>
          </m:rPr>
          <m:t>A</m:t>
        </m:r>
        <m:r>
          <m:rPr>
            <m:sty m:val="p"/>
          </m:rPr>
          <m:t>=</m:t>
        </m:r>
        <m:sSup>
          <m:e>
            <m:r>
              <m:rPr>
                <m:sty m:val="b"/>
              </m:rPr>
              <m:t>Σ</m:t>
            </m:r>
          </m:e>
          <m:sup>
            <m:r>
              <m:rPr>
                <m:sty m:val="p"/>
              </m:rPr>
              <m:t>−</m:t>
            </m:r>
            <m:r>
              <m:t>1</m:t>
            </m:r>
          </m:sup>
        </m:sSup>
      </m:oMath>
      <w:ins w:id="13791" w:author="PR Preview" w:date="2026-01-01T00:00:00Z">
        <w:r>
          <w:t xml:space="preserve"> </w:t>
        </w:r>
      </w:ins>
      <w:ins w:id="13792" w:author="PR Preview" w:date="2026-01-01T00:00:00Z">
        <w:r>
          <w:t xml:space="preserve">(</w:t>
        </w:r>
      </w:ins>
      <w:hyperlink w:anchor="thm-pd-inverse">
        <w:ins w:id="13793" w:author="PR Preview" w:date="2026-01-01T00:00:00Z">
          <w:r>
            <w:rPr>
              <w:rStyle w:val="Hyperlink"/>
            </w:rPr>
            <w:t xml:space="preserve">Theorem 83</w:t>
          </w:r>
        </w:ins>
      </w:hyperlink>
      <w:ins w:id="13794" w:author="PR Preview" w:date="2026-01-01T00:00:00Z">
        <w:r>
          <w:t xml:space="preserve">) defines the Mahalanobis inner product</w:t>
        </w:r>
      </w:ins>
      <w:ins w:id="13795" w:author="PR Preview" w:date="2026-01-01T00:00:00Z">
        <w:r>
          <w:t xml:space="preserve"> </w:t>
        </w:r>
      </w:ins>
      <w:ins w:id="13796"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13797" w:author="PR Preview" w:date="2026-01-01T00:00:00Z">
        <w:r>
          <w:t xml:space="preserve">.</w:t>
        </w:r>
      </w:ins>
      <w:ins w:id="13798" w:author="PR Preview" w:date="2026-01-01T00:00:00Z">
        <w:r>
          <w:t xml:space="preserve"> </w:t>
        </w:r>
      </w:ins>
      <w:ins w:id="13799" w:author="PR Preview" w:date="2026-01-01T00:00:00Z">
        <w:r>
          <w:t xml:space="preserve">The induced distance</w:t>
        </w:r>
      </w:ins>
      <w:ins w:id="13800" w:author="PR Preview" w:date="2026-01-01T00:00:00Z">
        <w:r>
          <w:t xml:space="preserve"> </w:t>
        </w:r>
      </w:ins>
      <w:ins w:id="13801"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13802" w:author="PR Preview" w:date="2026-01-01T00:00:00Z">
        <w:r>
          <w:t xml:space="preserve"> </w:t>
        </w:r>
      </w:ins>
      <w:ins w:id="13803" w:author="PR Preview" w:date="2026-01-01T00:00:00Z">
        <w:r>
          <w:t xml:space="preserve">measures statistical distance normalized by variance along each principal direction.</w:t>
        </w:r>
      </w:ins>
      <w:ins w:id="13804" w:author="PR Preview" w:date="2026-01-01T00:00:00Z">
        <w:r>
          <w:t xml:space="preserve"> </w:t>
        </w:r>
      </w:ins>
      <w:ins w:id="13805" w:author="PR Preview" w:date="2026-01-01T00:00:00Z">
        <w:r>
          <w:t xml:space="preserve">Factoring</w:t>
        </w:r>
      </w:ins>
      <w:ins w:id="13806"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13807" w:author="PR Preview" w:date="2026-01-01T00:00:00Z">
        <w:r>
          <w:t xml:space="preserve"> </w:t>
        </w:r>
      </w:ins>
      <w:ins w:id="13808" w:author="PR Preview" w:date="2026-01-01T00:00:00Z">
        <w:r>
          <w:t xml:space="preserve">(via Cholesky or spectral decomposition,</w:t>
        </w:r>
      </w:ins>
      <w:ins w:id="13809" w:author="PR Preview" w:date="2026-01-01T00:00:00Z">
        <w:r>
          <w:t xml:space="preserve"> </w:t>
        </w:r>
      </w:ins>
      <w:hyperlink w:anchor="cor-pd-transpose-product">
        <w:ins w:id="13810" w:author="PR Preview" w:date="2026-01-01T00:00:00Z">
          <w:r>
            <w:rPr>
              <w:rStyle w:val="Hyperlink"/>
            </w:rPr>
            <w:t xml:space="preserve">Corollary 12</w:t>
          </w:r>
        </w:ins>
      </w:hyperlink>
      <w:ins w:id="13811" w:author="PR Preview" w:date="2026-01-01T00:00:00Z">
        <w:r>
          <w:t xml:space="preserve">),</w:t>
        </w:r>
      </w:ins>
      <w:ins w:id="13812" w:author="PR Preview" w:date="2026-01-01T00:00:00Z">
        <w:r>
          <w:t xml:space="preserve"> </w:t>
        </w:r>
      </w:ins>
      <w:ins w:id="13813" w:author="PR Preview" w:date="2026-01-01T00:00:00Z">
        <w:r>
          <w:t xml:space="preserve">this inner product is the Euclidean dot product of the whitened vectors</w:t>
        </w:r>
      </w:ins>
      <w:ins w:id="13814" w:author="PR Preview" w:date="2026-01-01T00:00:00Z">
        <w:r>
          <w:t xml:space="preserve"> </w:t>
        </w:r>
      </w:ins>
      <w:ins w:id="13815" w:author="PR Preview" w:date="2026-01-01T00:00:00Z">
        <w:r>
          <w:t xml:space="preserve">$\mathbf{W}\mathord{\smash[b]{\underset{\raise.3ex\hbox{$\scriptstyle\sim$}}{x}}\vphantom{x}}$</w:t>
        </w:r>
      </w:ins>
      <w:ins w:id="13816" w:author="PR Preview" w:date="2026-01-01T00:00:00Z">
        <w:r>
          <w:t xml:space="preserve"> </w:t>
        </w:r>
      </w:ins>
      <w:ins w:id="13817" w:author="PR Preview" w:date="2026-01-01T00:00:00Z">
        <w:r>
          <w:t xml:space="preserve">and</w:t>
        </w:r>
      </w:ins>
      <w:ins w:id="13818" w:author="PR Preview" w:date="2026-01-01T00:00:00Z">
        <w:r>
          <w:t xml:space="preserve"> </w:t>
        </w:r>
      </w:ins>
      <w:ins w:id="13819" w:author="PR Preview" w:date="2026-01-01T00:00:00Z">
        <w:r>
          <w:t xml:space="preserve">$\mathbf{W}\mathord{\smash[b]{\underset{\raise.3ex\hbox{$\scriptstyle\sim$}}{y}}\vphantom{y}}$</w:t>
        </w:r>
      </w:ins>
      <w:ins w:id="13820" w:author="PR Preview" w:date="2026-01-01T00:00:00Z">
        <w:r>
          <w:t xml:space="preserve"> </w:t>
        </w:r>
      </w:ins>
      <w:ins w:id="13821" w:author="PR Preview" w:date="2026-01-01T00:00:00Z">
        <w:r>
          <w:t xml:space="preserve">(</w:t>
        </w:r>
      </w:ins>
      <w:hyperlink w:anchor="thm-whitening-inner-product">
        <w:ins w:id="13822" w:author="PR Preview" w:date="2026-01-01T00:00:00Z">
          <w:r>
            <w:rPr>
              <w:rStyle w:val="Hyperlink"/>
            </w:rPr>
            <w:t xml:space="preserve">Theorem 85</w:t>
          </w:r>
        </w:ins>
      </w:hyperlink>
      <w:ins w:id="13823" w:author="PR Preview" w:date="2026-01-01T00:00:00Z">
        <w:r>
          <w:t xml:space="preserve">).</w:t>
        </w:r>
      </w:ins>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del w:id="13824" w:author="PR Preview" w:date="2026-01-01T00:00:00Z">
        <w:r>
          <w:delText xml:space="preserve">When embedding vectors are normalized to unit Euclidean norm (</w:delText>
        </w:r>
      </w:del>
      <w:del w:id="13825" w:author="PR Preview" w:date="2026-01-01T00:00:00Z">
        <w:r>
          <w:delText xml:space="preserve">$\mathopen{}\left\lVert\mathord{\smash[b]{\underset{\raise.3ex\hbox{$\scriptstyle\sim$}}{x}}\vphantom{x}}\right\rVert\mathclose{} = 1$</w:delText>
        </w:r>
      </w:del>
      <w:del w:id="13826" w:author="PR Preview" w:date="2026-01-01T00:00:00Z">
        <w:r>
          <w:delText xml:space="preserve"> </w:delText>
        </w:r>
      </w:del>
      <w:del w:id="13827" w:author="PR Preview" w:date="2026-01-01T00:00:00Z">
        <w:r>
          <w:delText xml:space="preserve">and</w:delText>
        </w:r>
      </w:del>
      <w:del w:id="13828" w:author="PR Preview" w:date="2026-01-01T00:00:00Z">
        <w:r>
          <w:delText xml:space="preserve"> </w:delText>
        </w:r>
      </w:del>
      <w:del w:id="13829" w:author="PR Preview" w:date="2026-01-01T00:00:00Z">
        <w:r>
          <w:delText xml:space="preserve">$\mathopen{}\left\lVert\mathord{\smash[b]{\underset{\raise.3ex\hbox{$\scriptstyle\sim$}}{y}}\vphantom{y}}\right\rVert\mathclose{} = 1$</w:delText>
        </w:r>
      </w:del>
      <w:del w:id="13830" w:author="PR Preview" w:date="2026-01-01T00:00:00Z">
        <w:r>
          <w:delText xml:space="preserve">),</w:delText>
        </w:r>
      </w:del>
      <w:del w:id="13831" w:author="PR Preview" w:date="2026-01-01T00:00:00Z">
        <w:r>
          <w:delText xml:space="preserve"> </w:delText>
        </w:r>
      </w:del>
      <w:del w:id="13832" w:author="PR Preview" w:date="2026-01-01T00:00:00Z">
        <w:r>
          <w:delText xml:space="preserve">cosine similarity equals the inner product</w:delText>
        </w:r>
      </w:del>
      <w:del w:id="13833" w:author="PR Preview" w:date="2026-01-01T00:00:00Z">
        <w:r>
          <w:delText xml:space="preserve"> </w:delText>
        </w:r>
      </w:del>
      <w:del w:id="13834" w:author="PR Preview" w:date="2026-01-01T00:00:00Z">
        <w:r>
          <w:delText xml:space="preserve">$\mathopen{}\left\langle \mathord{\smash[b]{\underset{\raise.3ex\hbox{$\scriptstyle\sim$}}{x}}\vphantom{x}}, \mathord{\smash[b]{\underset{\raise.3ex\hbox{$\scriptstyle\sim$}}{y}}\vphantom{y}}\right\rangle\mathclose{}$</w:delText>
        </w:r>
      </w:del>
      <w:del w:id="13835" w:author="PR Preview" w:date="2026-01-01T00:00:00Z">
        <w:r>
          <w:delText xml:space="preserve"> </w:delText>
        </w:r>
      </w:del>
      <w:del w:id="13836" w:author="PR Preview" w:date="2026-01-01T00:00:00Z">
        <w:r>
          <w:delText xml:space="preserve">(</w:delText>
        </w:r>
      </w:del>
      <w:hyperlink w:anchor="cor-cosine-similarity-unit-vectors">
        <w:del w:id="13837" w:author="PR Preview" w:date="2026-01-01T00:00:00Z">
          <w:r>
            <w:rPr>
              <w:rStyle w:val="Hyperlink"/>
            </w:rPr>
            <w:delText xml:space="preserve">Corollary 7</w:delText>
          </w:r>
        </w:del>
      </w:hyperlink>
      <w:del w:id="13838" w:author="PR Preview" w:date="2026-01-01T00:00:00Z">
        <w:r>
          <w:delText xml:space="preserve">).</w:delText>
        </w:r>
      </w:del>
      <w:del w:id="13839" w:author="PR Preview" w:date="2026-01-01T00:00:00Z">
        <w:r>
          <w:delText xml:space="preserve"> </w:delText>
        </w:r>
      </w:del>
      <w:del w:id="13840" w:author="PR Preview" w:date="2026-01-01T00:00:00Z">
        <w:r>
          <w:delText xml:space="preserve">Similarly, the self-attention mechanism in Transformers computes query-key alignment scores through scaled inner products</w:delText>
        </w:r>
      </w:del>
      <w:del w:id="13841" w:author="PR Preview" w:date="2026-01-01T00:00:00Z">
        <w:r>
          <w:delText xml:space="preserve"> </w:delText>
        </w:r>
      </w:del>
      <w:del w:id="13842" w:author="PR Preview" w:date="2026-01-01T00:00:00Z">
        <w:r>
          <w:delText xml:space="preserve">$\mathord{\smash[b]{\underset{\raise.3ex\hbox{$\scriptstyle\sim$}}{q}}\vphantom{q}} \cdot \mathord{\smash[b]{\underset{\raise.3ex\hbox{$\scriptstyle\sim$}}{k}}\vphantom{k}} / \sqrt{d_k}$</w:delText>
        </w:r>
      </w:del>
      <w:del w:id="13843" w:author="PR Preview" w:date="2026-01-01T00:00:00Z">
        <w:r>
          <w:delText xml:space="preserve">.</w:delText>
        </w:r>
      </w:del>
    </w:p>
    <w:p>
      <w:pPr>
        <w:numPr>
          <w:ilvl w:val="0"/>
          <w:numId w:val="1000"/>
        </w:numPr>
      </w:pPr>
      <w:ins w:id="13844" w:author="PR Preview" w:date="2026-01-01T00:00:00Z">
        <w:r>
          <w:t xml:space="preserve">When embedding vectors are normalized to unit Euclidean norm (</w:t>
        </w:r>
      </w:ins>
      <w:ins w:id="13845" w:author="PR Preview" w:date="2026-01-01T00:00:00Z">
        <w:r>
          <w:t xml:space="preserve">$\mathopen{}\left\lVert\mathord{\smash[b]{\underset{\raise.3ex\hbox{$\scriptstyle\sim$}}{x}}\vphantom{x}}\right\rVert\mathclose{} = 1$</w:t>
        </w:r>
      </w:ins>
      <w:ins w:id="13846" w:author="PR Preview" w:date="2026-01-01T00:00:00Z">
        <w:r>
          <w:t xml:space="preserve"> </w:t>
        </w:r>
      </w:ins>
      <w:ins w:id="13847" w:author="PR Preview" w:date="2026-01-01T00:00:00Z">
        <w:r>
          <w:t xml:space="preserve">and</w:t>
        </w:r>
      </w:ins>
      <w:ins w:id="13848" w:author="PR Preview" w:date="2026-01-01T00:00:00Z">
        <w:r>
          <w:t xml:space="preserve"> </w:t>
        </w:r>
      </w:ins>
      <w:ins w:id="13849" w:author="PR Preview" w:date="2026-01-01T00:00:00Z">
        <w:r>
          <w:t xml:space="preserve">$\mathopen{}\left\lVert\mathord{\smash[b]{\underset{\raise.3ex\hbox{$\scriptstyle\sim$}}{y}}\vphantom{y}}\right\rVert\mathclose{} = 1$</w:t>
        </w:r>
      </w:ins>
      <w:ins w:id="13850" w:author="PR Preview" w:date="2026-01-01T00:00:00Z">
        <w:r>
          <w:t xml:space="preserve">),</w:t>
        </w:r>
      </w:ins>
      <w:ins w:id="13851" w:author="PR Preview" w:date="2026-01-01T00:00:00Z">
        <w:r>
          <w:t xml:space="preserve"> </w:t>
        </w:r>
      </w:ins>
      <w:ins w:id="13852" w:author="PR Preview" w:date="2026-01-01T00:00:00Z">
        <w:r>
          <w:t xml:space="preserve">cosine similarity equals the inner product</w:t>
        </w:r>
      </w:ins>
      <w:ins w:id="13853" w:author="PR Preview" w:date="2026-01-01T00:00:00Z">
        <w:r>
          <w:t xml:space="preserve"> </w:t>
        </w:r>
      </w:ins>
      <w:ins w:id="13854" w:author="PR Preview" w:date="2026-01-01T00:00:00Z">
        <w:r>
          <w:t xml:space="preserve">$\mathopen{}\left\langle \mathord{\smash[b]{\underset{\raise.3ex\hbox{$\scriptstyle\sim$}}{x}}\vphantom{x}}, \mathord{\smash[b]{\underset{\raise.3ex\hbox{$\scriptstyle\sim$}}{y}}\vphantom{y}}\right\rangle\mathclose{}$</w:t>
        </w:r>
      </w:ins>
      <w:ins w:id="13855" w:author="PR Preview" w:date="2026-01-01T00:00:00Z">
        <w:r>
          <w:t xml:space="preserve"> </w:t>
        </w:r>
      </w:ins>
      <w:ins w:id="13856" w:author="PR Preview" w:date="2026-01-01T00:00:00Z">
        <w:r>
          <w:t xml:space="preserve">(</w:t>
        </w:r>
      </w:ins>
      <w:hyperlink w:anchor="cor-cosine-similarity-unit-vectors">
        <w:ins w:id="13857" w:author="PR Preview" w:date="2026-01-01T00:00:00Z">
          <w:r>
            <w:rPr>
              <w:rStyle w:val="Hyperlink"/>
            </w:rPr>
            <w:t xml:space="preserve">Corollary 8</w:t>
          </w:r>
        </w:ins>
      </w:hyperlink>
      <w:ins w:id="13858" w:author="PR Preview" w:date="2026-01-01T00:00:00Z">
        <w:r>
          <w:t xml:space="preserve">).</w:t>
        </w:r>
      </w:ins>
      <w:ins w:id="13859" w:author="PR Preview" w:date="2026-01-01T00:00:00Z">
        <w:r>
          <w:t xml:space="preserve"> </w:t>
        </w:r>
      </w:ins>
      <w:ins w:id="13860" w:author="PR Preview" w:date="2026-01-01T00:00:00Z">
        <w:r>
          <w:t xml:space="preserve">Similarly, the self-attention mechanism in Transformers computes query-key alignment scores through scaled inner products</w:t>
        </w:r>
      </w:ins>
      <w:ins w:id="13861" w:author="PR Preview" w:date="2026-01-01T00:00:00Z">
        <w:r>
          <w:t xml:space="preserve"> </w:t>
        </w:r>
      </w:ins>
      <w:ins w:id="13862" w:author="PR Preview" w:date="2026-01-01T00:00:00Z">
        <w:r>
          <w:t xml:space="preserve">$\mathord{\smash[b]{\underset{\raise.3ex\hbox{$\scriptstyle\sim$}}{q}}\vphantom{q}} \cdot \mathord{\smash[b]{\underset{\raise.3ex\hbox{$\scriptstyle\sim$}}{k}}\vphantom{k}} / \sqrt{d_k}$</w:t>
        </w:r>
      </w:ins>
      <w:ins w:id="13863" w:author="PR Preview" w:date="2026-01-01T00:00:00Z">
        <w:r>
          <w:t xml:space="preserve">.</w:t>
        </w:r>
      </w:ins>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9"/>
    <w:bookmarkEnd w:id="530"/>
    <w:bookmarkStart w:id="545" w:name="determinants"/>
    <w:p>
      <w:pPr>
        <w:pStyle w:val="Heading2"/>
      </w:pPr>
      <w:r>
        <w:t xml:space="preserve">19 Determinants</w:t>
      </w:r>
    </w:p>
    <w:bookmarkStart w:id="531" w:name="def-determinant"/>
    <w:p>
      <w:pPr>
        <w:pStyle w:val="FirstParagraph"/>
      </w:pPr>
      <w:del w:id="13864" w:author="PR Preview" w:date="2026-01-01T00:00:00Z">
        <w:r>
          <w:rPr>
            <w:b/>
            <w:bCs/>
          </w:rPr>
          <w:delText xml:space="preserve">Definition 105 (Determinant)</w:delText>
        </w:r>
      </w:del>
      <w:del w:id="13865" w:author="PR Preview" w:date="2026-01-01T00:00:00Z">
        <w:r>
          <w:delText xml:space="preserve"> </w:delText>
        </w:r>
      </w:del>
      <w:del w:id="13866" w:author="PR Preview" w:date="2026-01-01T00:00:00Z">
        <w:r>
          <w:delText xml:space="preserve">The</w:delText>
        </w:r>
      </w:del>
      <w:del w:id="13867" w:author="PR Preview" w:date="2026-01-01T00:00:00Z">
        <w:r>
          <w:delText xml:space="preserve"> </w:delText>
        </w:r>
      </w:del>
      <w:del w:id="13868" w:author="PR Preview" w:date="2026-01-01T00:00:00Z">
        <w:r>
          <w:rPr>
            <w:b/>
            <w:bCs/>
          </w:rPr>
          <w:delText xml:space="preserve">determinant</w:delText>
        </w:r>
      </w:del>
      <w:del w:id="13869" w:author="PR Preview" w:date="2026-01-01T00:00:00Z">
        <w:r>
          <w:delText xml:space="preserve"> </w:delText>
        </w:r>
      </w:del>
      <w:del w:id="13870" w:author="PR Preview" w:date="2026-01-01T00:00:00Z">
        <w:r>
          <w:delText xml:space="preserve">of a</w:delText>
        </w:r>
      </w:del>
      <w:del w:id="13871" w:author="PR Preview" w:date="2026-01-01T00:00:00Z">
        <w:r>
          <w:delText xml:space="preserve"> </w:delText>
        </w:r>
      </w:del>
      <m:oMath>
        <m:r>
          <m:t>p</m:t>
        </m:r>
        <m:r>
          <m:rPr>
            <m:sty m:val="p"/>
          </m:rPr>
          <m:t>×</m:t>
        </m:r>
        <m:r>
          <m:t>p</m:t>
        </m:r>
      </m:oMath>
      <w:del w:id="13872" w:author="PR Preview" w:date="2026-01-01T00:00:00Z">
        <w:r>
          <w:delText xml:space="preserve"> </w:delText>
        </w:r>
      </w:del>
      <w:del w:id="13873" w:author="PR Preview" w:date="2026-01-01T00:00:00Z">
        <w:r>
          <w:delText xml:space="preserve">matrix</w:delText>
        </w:r>
      </w:del>
      <w:del w:id="13874" w:author="PR Preview" w:date="2026-01-01T00:00:00Z">
        <w:r>
          <w:delText xml:space="preserve"> </w:delText>
        </w:r>
      </w:del>
      <m:oMath>
        <m:r>
          <m:rPr>
            <m:sty m:val="bi"/>
          </m:rPr>
          <m:t>A</m:t>
        </m:r>
      </m:oMath>
      <w:del w:id="13875" w:author="PR Preview" w:date="2026-01-01T00:00:00Z">
        <w:r>
          <w:delText xml:space="preserve"> </w:delText>
        </w:r>
      </w:del>
      <w:del w:id="13876" w:author="PR Preview" w:date="2026-01-01T00:00:00Z">
        <w:r>
          <w:delText xml:space="preserve">with entries</w:delText>
        </w:r>
      </w:del>
      <w:del w:id="13877" w:author="PR Preview" w:date="2026-01-01T00:00:00Z">
        <w:r>
          <w:delText xml:space="preserve"> </w:delText>
        </w:r>
      </w:del>
      <m:oMath>
        <m:sSub>
          <m:e>
            <m:r>
              <m:t>a</m:t>
            </m:r>
          </m:e>
          <m:sub>
            <m:r>
              <m:t>i</m:t>
            </m:r>
            <m:r>
              <m:t>j</m:t>
            </m:r>
          </m:sub>
        </m:sSub>
      </m:oMath>
      <w:del w:id="13878" w:author="PR Preview" w:date="2026-01-01T00:00:00Z">
        <w:r>
          <w:delText xml:space="preserve">,</w:delText>
        </w:r>
      </w:del>
      <w:del w:id="13879" w:author="PR Preview" w:date="2026-01-01T00:00:00Z">
        <w:r>
          <w:delText xml:space="preserve"> </w:delText>
        </w:r>
      </w:del>
      <w:del w:id="13880" w:author="PR Preview" w:date="2026-01-01T00:00:00Z">
        <w:r>
          <w:delText xml:space="preserve">written</w:delText>
        </w:r>
      </w:del>
      <w:del w:id="13881" w:author="PR Preview" w:date="2026-01-01T00:00:00Z">
        <w:r>
          <w:delText xml:space="preserve"> </w:delText>
        </w:r>
      </w:del>
      <m:oMath>
        <m:r>
          <m:rPr>
            <m:sty m:val="p"/>
          </m:rPr>
          <m:t>det</m:t>
        </m:r>
        <m:r>
          <m:rPr>
            <m:sty m:val="p"/>
          </m:rPr>
          <m:t>(</m:t>
        </m:r>
        <m:r>
          <m:rPr>
            <m:sty m:val="bi"/>
          </m:rPr>
          <m:t>A</m:t>
        </m:r>
        <m:r>
          <m:rPr>
            <m:sty m:val="p"/>
          </m:rPr>
          <m:t>)</m:t>
        </m:r>
      </m:oMath>
      <w:del w:id="13882" w:author="PR Preview" w:date="2026-01-01T00:00:00Z">
        <w:r>
          <w:delText xml:space="preserve"> </w:delText>
        </w:r>
      </w:del>
      <w:del w:id="13883" w:author="PR Preview" w:date="2026-01-01T00:00:00Z">
        <w:r>
          <w:delText xml:space="preserve">or</w:delText>
        </w:r>
      </w:del>
      <w:del w:id="13884" w:author="PR Preview" w:date="2026-01-01T00:00:00Z">
        <w:r>
          <w:delText xml:space="preserve"> </w:delText>
        </w:r>
      </w:del>
      <m:oMath>
        <m:r>
          <m:t>​</m:t>
        </m:r>
        <m:d>
          <m:dPr>
            <m:begChr m:val="|"/>
            <m:sepChr m:val=""/>
            <m:endChr m:val="|"/>
            <m:grow/>
          </m:dPr>
          <m:e>
            <m:r>
              <m:rPr>
                <m:sty m:val="bi"/>
              </m:rPr>
              <m:t>A</m:t>
            </m:r>
          </m:e>
        </m:d>
        <m:r>
          <m:t>​</m:t>
        </m:r>
      </m:oMath>
      <w:del w:id="13885" w:author="PR Preview" w:date="2026-01-01T00:00:00Z">
        <w:r>
          <w:delText xml:space="preserve">,</w:delText>
        </w:r>
      </w:del>
      <w:del w:id="13886" w:author="PR Preview" w:date="2026-01-01T00:00:00Z">
        <w:r>
          <w:delText xml:space="preserve"> </w:delText>
        </w:r>
      </w:del>
      <w:del w:id="13887" w:author="PR Preview" w:date="2026-01-01T00:00:00Z">
        <w:r>
          <w:delText xml:space="preserve">is the number defined recursively in</w:delText>
        </w:r>
      </w:del>
      <w:del w:id="13888" w:author="PR Preview" w:date="2026-01-01T00:00:00Z">
        <w:r>
          <w:delText xml:space="preserve"> </w:delText>
        </w:r>
      </w:del>
      <m:oMath>
        <m:r>
          <m:t>p</m:t>
        </m:r>
      </m:oMath>
      <w:del w:id="13889" w:author="PR Preview" w:date="2026-01-01T00:00:00Z">
        <w:r>
          <w:delText xml:space="preserve">:</w:delText>
        </w:r>
      </w:del>
    </w:p>
    <w:p>
      <w:pPr>
        <w:pStyle w:val="FirstParagraph"/>
      </w:pPr>
      <w:ins w:id="13890" w:author="PR Preview" w:date="2026-01-01T00:00:00Z">
        <w:r>
          <w:rPr>
            <w:b/>
            <w:bCs/>
          </w:rPr>
          <w:t xml:space="preserve">Definition 105 (Determinant)</w:t>
        </w:r>
      </w:ins>
      <w:ins w:id="13891" w:author="PR Preview" w:date="2026-01-01T00:00:00Z">
        <w:r>
          <w:t xml:space="preserve"> </w:t>
        </w:r>
      </w:ins>
      <w:ins w:id="13892" w:author="PR Preview" w:date="2026-01-01T00:00:00Z">
        <w:r>
          <w:t xml:space="preserve">The</w:t>
        </w:r>
      </w:ins>
      <w:ins w:id="13893" w:author="PR Preview" w:date="2026-01-01T00:00:00Z">
        <w:r>
          <w:t xml:space="preserve"> </w:t>
        </w:r>
      </w:ins>
      <w:ins w:id="13894" w:author="PR Preview" w:date="2026-01-01T00:00:00Z">
        <w:r>
          <w:rPr>
            <w:b/>
            <w:bCs/>
          </w:rPr>
          <w:t xml:space="preserve">determinant</w:t>
        </w:r>
      </w:ins>
      <w:ins w:id="13895" w:author="PR Preview" w:date="2026-01-01T00:00:00Z">
        <w:r>
          <w:t xml:space="preserve"> </w:t>
        </w:r>
      </w:ins>
      <w:ins w:id="13896" w:author="PR Preview" w:date="2026-01-01T00:00:00Z">
        <w:r>
          <w:t xml:space="preserve">[72]</w:t>
        </w:r>
      </w:ins>
      <w:ins w:id="13897" w:author="PR Preview" w:date="2026-01-01T00:00:00Z">
        <w:r>
          <w:t xml:space="preserve"> </w:t>
        </w:r>
      </w:ins>
      <w:ins w:id="13898" w:author="PR Preview" w:date="2026-01-01T00:00:00Z">
        <w:r>
          <w:t xml:space="preserve">of a</w:t>
        </w:r>
      </w:ins>
      <w:ins w:id="13899" w:author="PR Preview" w:date="2026-01-01T00:00:00Z">
        <w:r>
          <w:t xml:space="preserve"> </w:t>
        </w:r>
      </w:ins>
      <m:oMath>
        <m:r>
          <m:t>p</m:t>
        </m:r>
        <m:r>
          <m:rPr>
            <m:sty m:val="p"/>
          </m:rPr>
          <m:t>×</m:t>
        </m:r>
        <m:r>
          <m:t>p</m:t>
        </m:r>
      </m:oMath>
      <w:ins w:id="13900" w:author="PR Preview" w:date="2026-01-01T00:00:00Z">
        <w:r>
          <w:t xml:space="preserve"> </w:t>
        </w:r>
      </w:ins>
      <w:ins w:id="13901" w:author="PR Preview" w:date="2026-01-01T00:00:00Z">
        <w:r>
          <w:t xml:space="preserve">matrix</w:t>
        </w:r>
      </w:ins>
      <w:ins w:id="13902" w:author="PR Preview" w:date="2026-01-01T00:00:00Z">
        <w:r>
          <w:t xml:space="preserve"> </w:t>
        </w:r>
      </w:ins>
      <m:oMath>
        <m:r>
          <m:rPr>
            <m:sty m:val="bi"/>
          </m:rPr>
          <m:t>A</m:t>
        </m:r>
      </m:oMath>
      <w:ins w:id="13903" w:author="PR Preview" w:date="2026-01-01T00:00:00Z">
        <w:r>
          <w:t xml:space="preserve"> </w:t>
        </w:r>
      </w:ins>
      <w:ins w:id="13904" w:author="PR Preview" w:date="2026-01-01T00:00:00Z">
        <w:r>
          <w:t xml:space="preserve">with entries</w:t>
        </w:r>
      </w:ins>
      <w:ins w:id="13905" w:author="PR Preview" w:date="2026-01-01T00:00:00Z">
        <w:r>
          <w:t xml:space="preserve"> </w:t>
        </w:r>
      </w:ins>
      <m:oMath>
        <m:sSub>
          <m:e>
            <m:r>
              <m:t>a</m:t>
            </m:r>
          </m:e>
          <m:sub>
            <m:r>
              <m:t>i</m:t>
            </m:r>
            <m:r>
              <m:t>j</m:t>
            </m:r>
          </m:sub>
        </m:sSub>
      </m:oMath>
      <w:ins w:id="13906" w:author="PR Preview" w:date="2026-01-01T00:00:00Z">
        <w:r>
          <w:t xml:space="preserve">,</w:t>
        </w:r>
      </w:ins>
      <w:ins w:id="13907" w:author="PR Preview" w:date="2026-01-01T00:00:00Z">
        <w:r>
          <w:t xml:space="preserve"> </w:t>
        </w:r>
      </w:ins>
      <w:ins w:id="13908" w:author="PR Preview" w:date="2026-01-01T00:00:00Z">
        <w:r>
          <w:t xml:space="preserve">written</w:t>
        </w:r>
      </w:ins>
      <w:ins w:id="13909" w:author="PR Preview" w:date="2026-01-01T00:00:00Z">
        <w:r>
          <w:t xml:space="preserve"> </w:t>
        </w:r>
      </w:ins>
      <m:oMath>
        <m:r>
          <m:rPr>
            <m:sty m:val="p"/>
          </m:rPr>
          <m:t>det</m:t>
        </m:r>
        <m:r>
          <m:rPr>
            <m:sty m:val="p"/>
          </m:rPr>
          <m:t>(</m:t>
        </m:r>
        <m:r>
          <m:rPr>
            <m:sty m:val="bi"/>
          </m:rPr>
          <m:t>A</m:t>
        </m:r>
        <m:r>
          <m:rPr>
            <m:sty m:val="p"/>
          </m:rPr>
          <m:t>)</m:t>
        </m:r>
      </m:oMath>
      <w:ins w:id="13910" w:author="PR Preview" w:date="2026-01-01T00:00:00Z">
        <w:r>
          <w:t xml:space="preserve"> </w:t>
        </w:r>
      </w:ins>
      <w:ins w:id="13911" w:author="PR Preview" w:date="2026-01-01T00:00:00Z">
        <w:r>
          <w:t xml:space="preserve">or</w:t>
        </w:r>
      </w:ins>
      <w:ins w:id="13912" w:author="PR Preview" w:date="2026-01-01T00:00:00Z">
        <w:r>
          <w:t xml:space="preserve"> </w:t>
        </w:r>
      </w:ins>
      <m:oMath>
        <m:r>
          <m:t>​</m:t>
        </m:r>
        <m:d>
          <m:dPr>
            <m:begChr m:val="|"/>
            <m:sepChr m:val=""/>
            <m:endChr m:val="|"/>
            <m:grow/>
          </m:dPr>
          <m:e>
            <m:r>
              <m:rPr>
                <m:sty m:val="bi"/>
              </m:rPr>
              <m:t>A</m:t>
            </m:r>
          </m:e>
        </m:d>
        <m:r>
          <m:t>​</m:t>
        </m:r>
      </m:oMath>
      <w:ins w:id="13913" w:author="PR Preview" w:date="2026-01-01T00:00:00Z">
        <w:r>
          <w:t xml:space="preserve">,</w:t>
        </w:r>
      </w:ins>
      <w:ins w:id="13914" w:author="PR Preview" w:date="2026-01-01T00:00:00Z">
        <w:r>
          <w:t xml:space="preserve"> </w:t>
        </w:r>
      </w:ins>
      <w:ins w:id="13915" w:author="PR Preview" w:date="2026-01-01T00:00:00Z">
        <w:r>
          <w:t xml:space="preserve">is the number defined recursively in</w:t>
        </w:r>
      </w:ins>
      <w:ins w:id="13916" w:author="PR Preview" w:date="2026-01-01T00:00:00Z">
        <w:r>
          <w:t xml:space="preserve"> </w:t>
        </w:r>
      </w:ins>
      <m:oMath>
        <m:r>
          <m:t>p</m:t>
        </m:r>
      </m:oMath>
      <w:ins w:id="13917" w:author="PR Preview" w:date="2026-01-01T00:00:00Z">
        <w:r>
          <w:t xml:space="preserve">:</w:t>
        </w:r>
      </w:ins>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1"/>
    <w:bookmarkStart w:id="532" w:name="exm-determinant"/>
    <w:p>
      <w:pPr>
        <w:pStyle w:val="FirstParagraph"/>
      </w:pPr>
      <w:del w:id="13918" w:author="PR Preview" w:date="2026-01-01T00:00:00Z">
        <w:r>
          <w:rPr>
            <w:b/>
            <w:bCs/>
          </w:rPr>
          <w:delText xml:space="preserve">Example 158 (Determinant of a</w:delText>
        </w:r>
      </w:del>
      <w:del w:id="13919" w:author="PR Preview" w:date="2026-01-01T00:00:00Z">
        <w:r>
          <w:rPr>
            <w:b/>
            <w:bCs/>
          </w:rPr>
          <w:delText xml:space="preserve"> </w:delText>
        </w:r>
      </w:del>
      <m:oMath>
        <m:r>
          <m:t>2</m:t>
        </m:r>
        <m:r>
          <m:rPr>
            <m:sty m:val="p"/>
          </m:rPr>
          <m:t>×</m:t>
        </m:r>
        <m:r>
          <m:t>2</m:t>
        </m:r>
      </m:oMath>
      <w:del w:id="13920" w:author="PR Preview" w:date="2026-01-01T00:00:00Z">
        <w:r>
          <w:rPr>
            <w:b/>
            <w:bCs/>
          </w:rPr>
          <w:delText xml:space="preserve"> </w:delText>
        </w:r>
      </w:del>
      <w:del w:id="13921" w:author="PR Preview" w:date="2026-01-01T00:00:00Z">
        <w:r>
          <w:rPr>
            <w:b/>
            <w:bCs/>
          </w:rPr>
          <w:delText xml:space="preserve">matrix)</w:delText>
        </w:r>
      </w:del>
      <w:del w:id="13922" w:author="PR Preview" w:date="2026-01-01T00:00:00Z">
        <w:r>
          <w:delText xml:space="preserve"> </w:delText>
        </w:r>
      </w:del>
      <w:del w:id="13923" w:author="PR Preview" w:date="2026-01-01T00:00:00Z">
        <w:r>
          <w:delText xml:space="preserve">For</w:delText>
        </w:r>
      </w:del>
      <w:del w:id="1392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13925" w:author="PR Preview" w:date="2026-01-01T00:00:00Z">
        <w:r>
          <w:delText xml:space="preserve">,</w:delText>
        </w:r>
      </w:del>
      <w:del w:id="13926" w:author="PR Preview" w:date="2026-01-01T00:00:00Z">
        <w:r>
          <w:delText xml:space="preserve"> </w:delText>
        </w:r>
      </w:del>
      <w:del w:id="13927" w:author="PR Preview" w:date="2026-01-01T00:00:00Z">
        <w:r>
          <w:delText xml:space="preserve">deleting row 1 and column 1 leaves</w:delText>
        </w:r>
      </w:del>
      <w:del w:id="13928"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13929" w:author="PR Preview" w:date="2026-01-01T00:00:00Z">
        <w:r>
          <w:delText xml:space="preserve">,</w:delText>
        </w:r>
      </w:del>
      <w:del w:id="13930" w:author="PR Preview" w:date="2026-01-01T00:00:00Z">
        <w:r>
          <w:delText xml:space="preserve"> </w:delText>
        </w:r>
      </w:del>
      <w:del w:id="13931" w:author="PR Preview" w:date="2026-01-01T00:00:00Z">
        <w:r>
          <w:delText xml:space="preserve">and deleting row 1 and column 2 leaves</w:delText>
        </w:r>
      </w:del>
      <w:del w:id="13932"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13933" w:author="PR Preview" w:date="2026-01-01T00:00:00Z">
        <w:r>
          <w:delText xml:space="preserve">.</w:delText>
        </w:r>
      </w:del>
      <w:del w:id="13934" w:author="PR Preview" w:date="2026-01-01T00:00:00Z">
        <w:r>
          <w:delText xml:space="preserve"> </w:delText>
        </w:r>
      </w:del>
      <w:del w:id="13935" w:author="PR Preview" w:date="2026-01-01T00:00:00Z">
        <w:r>
          <w:delText xml:space="preserve">So:</w:delText>
        </w:r>
      </w:del>
    </w:p>
    <w:p>
      <w:pPr>
        <w:pStyle w:val="FirstParagraph"/>
      </w:pPr>
      <w:ins w:id="13936" w:author="PR Preview" w:date="2026-01-01T00:00:00Z">
        <w:r>
          <w:rPr>
            <w:b/>
            <w:bCs/>
          </w:rPr>
          <w:t xml:space="preserve">Example 160 (Determinant of a</w:t>
        </w:r>
      </w:ins>
      <w:ins w:id="13937" w:author="PR Preview" w:date="2026-01-01T00:00:00Z">
        <w:r>
          <w:rPr>
            <w:b/>
            <w:bCs/>
          </w:rPr>
          <w:t xml:space="preserve"> </w:t>
        </w:r>
      </w:ins>
      <m:oMath>
        <m:r>
          <m:t>2</m:t>
        </m:r>
        <m:r>
          <m:rPr>
            <m:sty m:val="p"/>
          </m:rPr>
          <m:t>×</m:t>
        </m:r>
        <m:r>
          <m:t>2</m:t>
        </m:r>
      </m:oMath>
      <w:ins w:id="13938" w:author="PR Preview" w:date="2026-01-01T00:00:00Z">
        <w:r>
          <w:rPr>
            <w:b/>
            <w:bCs/>
          </w:rPr>
          <w:t xml:space="preserve"> </w:t>
        </w:r>
      </w:ins>
      <w:ins w:id="13939" w:author="PR Preview" w:date="2026-01-01T00:00:00Z">
        <w:r>
          <w:rPr>
            <w:b/>
            <w:bCs/>
          </w:rPr>
          <w:t xml:space="preserve">matrix)</w:t>
        </w:r>
      </w:ins>
      <w:ins w:id="13940" w:author="PR Preview" w:date="2026-01-01T00:00:00Z">
        <w:r>
          <w:t xml:space="preserve"> </w:t>
        </w:r>
      </w:ins>
      <w:ins w:id="13941" w:author="PR Preview" w:date="2026-01-01T00:00:00Z">
        <w:r>
          <w:t xml:space="preserve">For</w:t>
        </w:r>
      </w:ins>
      <w:ins w:id="1394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13943" w:author="PR Preview" w:date="2026-01-01T00:00:00Z">
        <w:r>
          <w:t xml:space="preserve">,</w:t>
        </w:r>
      </w:ins>
      <w:ins w:id="13944" w:author="PR Preview" w:date="2026-01-01T00:00:00Z">
        <w:r>
          <w:t xml:space="preserve"> </w:t>
        </w:r>
      </w:ins>
      <w:ins w:id="13945" w:author="PR Preview" w:date="2026-01-01T00:00:00Z">
        <w:r>
          <w:t xml:space="preserve">deleting row 1 and column 1 leaves</w:t>
        </w:r>
      </w:ins>
      <w:ins w:id="13946"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13947" w:author="PR Preview" w:date="2026-01-01T00:00:00Z">
        <w:r>
          <w:t xml:space="preserve">,</w:t>
        </w:r>
      </w:ins>
      <w:ins w:id="13948" w:author="PR Preview" w:date="2026-01-01T00:00:00Z">
        <w:r>
          <w:t xml:space="preserve"> </w:t>
        </w:r>
      </w:ins>
      <w:ins w:id="13949" w:author="PR Preview" w:date="2026-01-01T00:00:00Z">
        <w:r>
          <w:t xml:space="preserve">and deleting row 1 and column 2 leaves</w:t>
        </w:r>
      </w:ins>
      <w:ins w:id="13950"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13951" w:author="PR Preview" w:date="2026-01-01T00:00:00Z">
        <w:r>
          <w:t xml:space="preserve">.</w:t>
        </w:r>
      </w:ins>
      <w:ins w:id="13952" w:author="PR Preview" w:date="2026-01-01T00:00:00Z">
        <w:r>
          <w:t xml:space="preserve"> </w:t>
        </w:r>
      </w:ins>
      <w:ins w:id="13953"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2"/>
    <w:bookmarkStart w:id="533" w:name="rem-determinant-cofactor-expansion"/>
    <w:p>
      <w:pPr>
        <w:pStyle w:val="FirstParagraph"/>
      </w:pPr>
      <w:del w:id="13954" w:author="PR Preview" w:date="2026-01-01T00:00:00Z">
        <w:r>
          <w:rPr>
            <w:i/>
            <w:iCs/>
          </w:rPr>
          <w:delText xml:space="preserve">Remark 46</w:delText>
        </w:r>
      </w:del>
      <w:del w:id="13955" w:author="PR Preview" w:date="2026-01-01T00:00:00Z">
        <w:r>
          <w:delText xml:space="preserve"> (Cofactor expansion). </w:delText>
        </w:r>
      </w:del>
      <w:del w:id="13956" w:author="PR Preview" w:date="2026-01-01T00:00:00Z">
        <w:r>
          <w:delText xml:space="preserve">The recursive formula in</w:delText>
        </w:r>
      </w:del>
      <w:del w:id="13957" w:author="PR Preview" w:date="2026-01-01T00:00:00Z">
        <w:r>
          <w:delText xml:space="preserve"> </w:delText>
        </w:r>
      </w:del>
      <w:hyperlink w:anchor="def-determinant">
        <w:del w:id="13958" w:author="PR Preview" w:date="2026-01-01T00:00:00Z">
          <w:r>
            <w:rPr>
              <w:rStyle w:val="Hyperlink"/>
            </w:rPr>
            <w:delText xml:space="preserve">Definition 105</w:delText>
          </w:r>
        </w:del>
      </w:hyperlink>
      <w:del w:id="13959" w:author="PR Preview" w:date="2026-01-01T00:00:00Z">
        <w:r>
          <w:delText xml:space="preserve"> </w:delText>
        </w:r>
      </w:del>
      <w:del w:id="13960" w:author="PR Preview" w:date="2026-01-01T00:00:00Z">
        <w:r>
          <w:delText xml:space="preserve">is the</w:delText>
        </w:r>
      </w:del>
      <w:del w:id="13961" w:author="PR Preview" w:date="2026-01-01T00:00:00Z">
        <w:r>
          <w:delText xml:space="preserve"> </w:delText>
        </w:r>
      </w:del>
      <w:del w:id="13962" w:author="PR Preview" w:date="2026-01-01T00:00:00Z">
        <w:r>
          <w:rPr>
            <w:i/>
            <w:iCs/>
          </w:rPr>
          <w:delText xml:space="preserve">cofactor expansion</w:delText>
        </w:r>
      </w:del>
      <w:del w:id="13963" w:author="PR Preview" w:date="2026-01-01T00:00:00Z">
        <w:r>
          <w:delText xml:space="preserve"> </w:delText>
        </w:r>
      </w:del>
      <w:del w:id="13964" w:author="PR Preview" w:date="2026-01-01T00:00:00Z">
        <w:r>
          <w:delText xml:space="preserve">along the first row.</w:delText>
        </w:r>
      </w:del>
      <w:del w:id="13965" w:author="PR Preview" w:date="2026-01-01T00:00:00Z">
        <w:r>
          <w:delText xml:space="preserve"> </w:delText>
        </w:r>
      </w:del>
      <w:del w:id="13966" w:author="PR Preview" w:date="2026-01-01T00:00:00Z">
        <w:r>
          <w:delText xml:space="preserve">Other sources define the determinant</w:delText>
        </w:r>
      </w:del>
      <w:del w:id="13967" w:author="PR Preview" w:date="2026-01-01T00:00:00Z">
        <w:r>
          <w:delText xml:space="preserve"> </w:delText>
        </w:r>
      </w:del>
      <w:del w:id="13968" w:author="PR Preview" w:date="2026-01-01T00:00:00Z">
        <w:r>
          <w:delText xml:space="preserve">as a sum over all orderings of the columns</w:delText>
        </w:r>
      </w:del>
      <w:del w:id="13969" w:author="PR Preview" w:date="2026-01-01T00:00:00Z">
        <w:r>
          <w:delText xml:space="preserve"> </w:delText>
        </w:r>
      </w:del>
      <w:del w:id="13970" w:author="PR Preview" w:date="2026-01-01T00:00:00Z">
        <w:r>
          <w:delText xml:space="preserve">and derive this expansion from it;</w:delText>
        </w:r>
      </w:del>
      <w:del w:id="13971" w:author="PR Preview" w:date="2026-01-01T00:00:00Z">
        <w:r>
          <w:delText xml:space="preserve"> </w:delText>
        </w:r>
      </w:del>
      <w:del w:id="13972" w:author="PR Preview" w:date="2026-01-01T00:00:00Z">
        <w:r>
          <w:delText xml:space="preserve">the two definitions agree</w:delText>
        </w:r>
      </w:del>
      <w:del w:id="13973" w:author="PR Preview" w:date="2026-01-01T00:00:00Z">
        <w:r>
          <w:delText xml:space="preserve"> </w:delText>
        </w:r>
      </w:del>
      <w:del w:id="13974" w:author="PR Preview" w:date="2026-01-01T00:00:00Z">
        <w:r>
          <w:delText xml:space="preserve">(Banerjee and Roy 2014)</w:delText>
        </w:r>
      </w:del>
      <w:del w:id="13975" w:author="PR Preview" w:date="2026-01-01T00:00:00Z">
        <w:r>
          <w:delText xml:space="preserve">.</w:delText>
        </w:r>
      </w:del>
    </w:p>
    <w:p>
      <w:pPr>
        <w:pStyle w:val="FirstParagraph"/>
      </w:pPr>
      <w:ins w:id="13976" w:author="PR Preview" w:date="2026-01-01T00:00:00Z">
        <w:r>
          <w:rPr>
            <w:i/>
            <w:iCs/>
          </w:rPr>
          <w:t xml:space="preserve">Remark 47</w:t>
        </w:r>
      </w:ins>
      <w:ins w:id="13977" w:author="PR Preview" w:date="2026-01-01T00:00:00Z">
        <w:r>
          <w:t xml:space="preserve"> (Cofactor expansion). </w:t>
        </w:r>
      </w:ins>
      <w:ins w:id="13978" w:author="PR Preview" w:date="2026-01-01T00:00:00Z">
        <w:r>
          <w:t xml:space="preserve">The recursive formula in</w:t>
        </w:r>
      </w:ins>
      <w:ins w:id="13979" w:author="PR Preview" w:date="2026-01-01T00:00:00Z">
        <w:r>
          <w:t xml:space="preserve"> </w:t>
        </w:r>
      </w:ins>
      <w:hyperlink w:anchor="def-determinant">
        <w:ins w:id="13980" w:author="PR Preview" w:date="2026-01-01T00:00:00Z">
          <w:r>
            <w:rPr>
              <w:rStyle w:val="Hyperlink"/>
            </w:rPr>
            <w:t xml:space="preserve">Definition 105</w:t>
          </w:r>
        </w:ins>
      </w:hyperlink>
      <w:ins w:id="13981" w:author="PR Preview" w:date="2026-01-01T00:00:00Z">
        <w:r>
          <w:t xml:space="preserve"> </w:t>
        </w:r>
      </w:ins>
      <w:ins w:id="13982" w:author="PR Preview" w:date="2026-01-01T00:00:00Z">
        <w:r>
          <w:t xml:space="preserve">is the</w:t>
        </w:r>
      </w:ins>
      <w:ins w:id="13983" w:author="PR Preview" w:date="2026-01-01T00:00:00Z">
        <w:r>
          <w:t xml:space="preserve"> </w:t>
        </w:r>
      </w:ins>
      <w:ins w:id="13984" w:author="PR Preview" w:date="2026-01-01T00:00:00Z">
        <w:r>
          <w:rPr>
            <w:i/>
            <w:iCs/>
          </w:rPr>
          <w:t xml:space="preserve">cofactor expansion</w:t>
        </w:r>
      </w:ins>
      <w:ins w:id="13985" w:author="PR Preview" w:date="2026-01-01T00:00:00Z">
        <w:r>
          <w:t xml:space="preserve"> </w:t>
        </w:r>
      </w:ins>
      <w:ins w:id="13986" w:author="PR Preview" w:date="2026-01-01T00:00:00Z">
        <w:r>
          <w:t xml:space="preserve">along the first row.</w:t>
        </w:r>
      </w:ins>
      <w:ins w:id="13987" w:author="PR Preview" w:date="2026-01-01T00:00:00Z">
        <w:r>
          <w:t xml:space="preserve"> </w:t>
        </w:r>
      </w:ins>
      <w:ins w:id="13988" w:author="PR Preview" w:date="2026-01-01T00:00:00Z">
        <w:r>
          <w:t xml:space="preserve">Other sources define the determinant</w:t>
        </w:r>
      </w:ins>
      <w:ins w:id="13989" w:author="PR Preview" w:date="2026-01-01T00:00:00Z">
        <w:r>
          <w:t xml:space="preserve"> </w:t>
        </w:r>
      </w:ins>
      <w:ins w:id="13990" w:author="PR Preview" w:date="2026-01-01T00:00:00Z">
        <w:r>
          <w:t xml:space="preserve">as a sum over all orderings of the columns</w:t>
        </w:r>
      </w:ins>
      <w:ins w:id="13991" w:author="PR Preview" w:date="2026-01-01T00:00:00Z">
        <w:r>
          <w:t xml:space="preserve"> </w:t>
        </w:r>
      </w:ins>
      <w:ins w:id="13992" w:author="PR Preview" w:date="2026-01-01T00:00:00Z">
        <w:r>
          <w:t xml:space="preserve">and derive this expansion from it;</w:t>
        </w:r>
      </w:ins>
      <w:ins w:id="13993" w:author="PR Preview" w:date="2026-01-01T00:00:00Z">
        <w:r>
          <w:t xml:space="preserve"> </w:t>
        </w:r>
      </w:ins>
      <w:ins w:id="13994" w:author="PR Preview" w:date="2026-01-01T00:00:00Z">
        <w:r>
          <w:t xml:space="preserve">the two definitions agree</w:t>
        </w:r>
      </w:ins>
      <w:ins w:id="13995" w:author="PR Preview" w:date="2026-01-01T00:00:00Z">
        <w:r>
          <w:t xml:space="preserve"> </w:t>
        </w:r>
      </w:ins>
      <w:ins w:id="13996" w:author="PR Preview" w:date="2026-01-01T00:00:00Z">
        <w:r>
          <w:t xml:space="preserve">[47]</w:t>
        </w:r>
      </w:ins>
      <w:ins w:id="13997" w:author="PR Preview" w:date="2026-01-01T00:00:00Z">
        <w:r>
          <w:t xml:space="preserve">.</w:t>
        </w:r>
      </w:ins>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13998" w:author="PR Preview" w:date="2026-01-01T00:00:00Z">
        <w:r>
          <w:delText xml:space="preserve">For</w:delText>
        </w:r>
      </w:del>
      <w:del w:id="13999" w:author="PR Preview" w:date="2026-01-01T00:00:00Z">
        <w:r>
          <w:delText xml:space="preserve"> </w:delText>
        </w:r>
      </w:del>
      <m:oMath>
        <m:r>
          <m:t>p</m:t>
        </m:r>
        <m:r>
          <m:rPr>
            <m:sty m:val="p"/>
          </m:rPr>
          <m:t>=</m:t>
        </m:r>
        <m:r>
          <m:t>2</m:t>
        </m:r>
      </m:oMath>
      <w:del w:id="14000" w:author="PR Preview" w:date="2026-01-01T00:00:00Z">
        <w:r>
          <w:delText xml:space="preserve">, the columns have two orderings.</w:delText>
        </w:r>
      </w:del>
      <w:del w:id="14001" w:author="PR Preview" w:date="2026-01-01T00:00:00Z">
        <w:r>
          <w:delText xml:space="preserve"> </w:delText>
        </w:r>
      </w:del>
      <w:del w:id="14002" w:author="PR Preview" w:date="2026-01-01T00:00:00Z">
        <w:r>
          <w:delText xml:space="preserve">The ordering</w:delText>
        </w:r>
      </w:del>
      <w:del w:id="14003" w:author="PR Preview" w:date="2026-01-01T00:00:00Z">
        <w:r>
          <w:delText xml:space="preserve"> </w:delText>
        </w:r>
      </w:del>
      <m:oMath>
        <m:r>
          <m:rPr>
            <m:sty m:val="p"/>
          </m:rPr>
          <m:t>(</m:t>
        </m:r>
        <m:r>
          <m:t>1</m:t>
        </m:r>
        <m:r>
          <m:rPr>
            <m:sty m:val="p"/>
          </m:rPr>
          <m:t>,</m:t>
        </m:r>
        <m:r>
          <m:t>2</m:t>
        </m:r>
        <m:r>
          <m:rPr>
            <m:sty m:val="p"/>
          </m:rPr>
          <m:t>)</m:t>
        </m:r>
      </m:oMath>
      <w:del w:id="14004" w:author="PR Preview" w:date="2026-01-01T00:00:00Z">
        <w:r>
          <w:delText xml:space="preserve"> </w:delText>
        </w:r>
      </w:del>
      <w:del w:id="14005" w:author="PR Preview" w:date="2026-01-01T00:00:00Z">
        <w:r>
          <w:delText xml:space="preserve">keeps each column in place,</w:delText>
        </w:r>
      </w:del>
      <w:del w:id="14006" w:author="PR Preview" w:date="2026-01-01T00:00:00Z">
        <w:r>
          <w:delText xml:space="preserve"> </w:delText>
        </w:r>
      </w:del>
      <w:del w:id="14007" w:author="PR Preview" w:date="2026-01-01T00:00:00Z">
        <w:r>
          <w:delText xml:space="preserve">picks the entries</w:delText>
        </w:r>
      </w:del>
      <w:del w:id="14008" w:author="PR Preview" w:date="2026-01-01T00:00:00Z">
        <w:r>
          <w:delText xml:space="preserve"> </w:delText>
        </w:r>
      </w:del>
      <m:oMath>
        <m:sSub>
          <m:e>
            <m:r>
              <m:t>a</m:t>
            </m:r>
          </m:e>
          <m:sub>
            <m:r>
              <m:t>11</m:t>
            </m:r>
          </m:sub>
        </m:sSub>
      </m:oMath>
      <w:del w:id="14009" w:author="PR Preview" w:date="2026-01-01T00:00:00Z">
        <w:r>
          <w:delText xml:space="preserve"> </w:delText>
        </w:r>
      </w:del>
      <w:del w:id="14010" w:author="PR Preview" w:date="2026-01-01T00:00:00Z">
        <w:r>
          <w:delText xml:space="preserve">and</w:delText>
        </w:r>
      </w:del>
      <w:del w:id="14011" w:author="PR Preview" w:date="2026-01-01T00:00:00Z">
        <w:r>
          <w:delText xml:space="preserve"> </w:delText>
        </w:r>
      </w:del>
      <m:oMath>
        <m:sSub>
          <m:e>
            <m:r>
              <m:t>a</m:t>
            </m:r>
          </m:e>
          <m:sub>
            <m:r>
              <m:t>22</m:t>
            </m:r>
          </m:sub>
        </m:sSub>
      </m:oMath>
      <w:del w:id="14012" w:author="PR Preview" w:date="2026-01-01T00:00:00Z">
        <w:r>
          <w:delText xml:space="preserve">,</w:delText>
        </w:r>
      </w:del>
      <w:del w:id="14013" w:author="PR Preview" w:date="2026-01-01T00:00:00Z">
        <w:r>
          <w:delText xml:space="preserve"> </w:delText>
        </w:r>
      </w:del>
      <w:del w:id="14014" w:author="PR Preview" w:date="2026-01-01T00:00:00Z">
        <w:r>
          <w:delText xml:space="preserve">and has sign</w:delText>
        </w:r>
      </w:del>
      <w:del w:id="14015" w:author="PR Preview" w:date="2026-01-01T00:00:00Z">
        <w:r>
          <w:delText xml:space="preserve"> </w:delText>
        </w:r>
      </w:del>
      <m:oMath>
        <m:r>
          <m:rPr>
            <m:sty m:val="p"/>
          </m:rPr>
          <m:t>+</m:t>
        </m:r>
        <m:r>
          <m:t>1</m:t>
        </m:r>
      </m:oMath>
      <w:del w:id="14016" w:author="PR Preview" w:date="2026-01-01T00:00:00Z">
        <w:r>
          <w:delText xml:space="preserve">.</w:delText>
        </w:r>
      </w:del>
      <w:del w:id="14017" w:author="PR Preview" w:date="2026-01-01T00:00:00Z">
        <w:r>
          <w:delText xml:space="preserve"> </w:delText>
        </w:r>
      </w:del>
      <w:del w:id="14018" w:author="PR Preview" w:date="2026-01-01T00:00:00Z">
        <w:r>
          <w:delText xml:space="preserve">The ordering</w:delText>
        </w:r>
      </w:del>
      <w:del w:id="14019" w:author="PR Preview" w:date="2026-01-01T00:00:00Z">
        <w:r>
          <w:delText xml:space="preserve"> </w:delText>
        </w:r>
      </w:del>
      <m:oMath>
        <m:r>
          <m:rPr>
            <m:sty m:val="p"/>
          </m:rPr>
          <m:t>(</m:t>
        </m:r>
        <m:r>
          <m:t>2</m:t>
        </m:r>
        <m:r>
          <m:rPr>
            <m:sty m:val="p"/>
          </m:rPr>
          <m:t>,</m:t>
        </m:r>
        <m:r>
          <m:t>1</m:t>
        </m:r>
        <m:r>
          <m:rPr>
            <m:sty m:val="p"/>
          </m:rPr>
          <m:t>)</m:t>
        </m:r>
      </m:oMath>
      <w:del w:id="14020" w:author="PR Preview" w:date="2026-01-01T00:00:00Z">
        <w:r>
          <w:delText xml:space="preserve"> </w:delText>
        </w:r>
      </w:del>
      <w:del w:id="14021" w:author="PR Preview" w:date="2026-01-01T00:00:00Z">
        <w:r>
          <w:delText xml:space="preserve">swaps the two columns,</w:delText>
        </w:r>
      </w:del>
      <w:del w:id="14022" w:author="PR Preview" w:date="2026-01-01T00:00:00Z">
        <w:r>
          <w:delText xml:space="preserve"> </w:delText>
        </w:r>
      </w:del>
      <w:del w:id="14023" w:author="PR Preview" w:date="2026-01-01T00:00:00Z">
        <w:r>
          <w:delText xml:space="preserve">picks the entries</w:delText>
        </w:r>
      </w:del>
      <w:del w:id="14024" w:author="PR Preview" w:date="2026-01-01T00:00:00Z">
        <w:r>
          <w:delText xml:space="preserve"> </w:delText>
        </w:r>
      </w:del>
      <m:oMath>
        <m:sSub>
          <m:e>
            <m:r>
              <m:t>a</m:t>
            </m:r>
          </m:e>
          <m:sub>
            <m:r>
              <m:t>12</m:t>
            </m:r>
          </m:sub>
        </m:sSub>
      </m:oMath>
      <w:del w:id="14025" w:author="PR Preview" w:date="2026-01-01T00:00:00Z">
        <w:r>
          <w:delText xml:space="preserve"> </w:delText>
        </w:r>
      </w:del>
      <w:del w:id="14026" w:author="PR Preview" w:date="2026-01-01T00:00:00Z">
        <w:r>
          <w:delText xml:space="preserve">and</w:delText>
        </w:r>
      </w:del>
      <w:del w:id="14027" w:author="PR Preview" w:date="2026-01-01T00:00:00Z">
        <w:r>
          <w:delText xml:space="preserve"> </w:delText>
        </w:r>
      </w:del>
      <m:oMath>
        <m:sSub>
          <m:e>
            <m:r>
              <m:t>a</m:t>
            </m:r>
          </m:e>
          <m:sub>
            <m:r>
              <m:t>21</m:t>
            </m:r>
          </m:sub>
        </m:sSub>
      </m:oMath>
      <w:del w:id="14028" w:author="PR Preview" w:date="2026-01-01T00:00:00Z">
        <w:r>
          <w:delText xml:space="preserve">,</w:delText>
        </w:r>
      </w:del>
      <w:del w:id="14029" w:author="PR Preview" w:date="2026-01-01T00:00:00Z">
        <w:r>
          <w:delText xml:space="preserve"> </w:delText>
        </w:r>
      </w:del>
      <w:del w:id="14030" w:author="PR Preview" w:date="2026-01-01T00:00:00Z">
        <w:r>
          <w:delText xml:space="preserve">and has sign</w:delText>
        </w:r>
      </w:del>
      <w:del w:id="14031" w:author="PR Preview" w:date="2026-01-01T00:00:00Z">
        <w:r>
          <w:delText xml:space="preserve"> </w:delText>
        </w:r>
      </w:del>
      <m:oMath>
        <m:r>
          <m:rPr>
            <m:sty m:val="p"/>
          </m:rPr>
          <m:t>−</m:t>
        </m:r>
        <m:r>
          <m:t>1</m:t>
        </m:r>
      </m:oMath>
      <w:del w:id="14032" w:author="PR Preview" w:date="2026-01-01T00:00:00Z">
        <w:r>
          <w:delText xml:space="preserve">.</w:delText>
        </w:r>
      </w:del>
      <w:del w:id="14033" w:author="PR Preview" w:date="2026-01-01T00:00:00Z">
        <w:r>
          <w:delText xml:space="preserve"> </w:delText>
        </w:r>
      </w:del>
      <w:del w:id="14034" w:author="PR Preview" w:date="2026-01-01T00:00:00Z">
        <w:r>
          <w:delText xml:space="preserve">The sum</w:delText>
        </w:r>
      </w:del>
      <w:del w:id="14035"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14036" w:author="PR Preview" w:date="2026-01-01T00:00:00Z">
        <w:r>
          <w:delText xml:space="preserve"> </w:delText>
        </w:r>
      </w:del>
      <w:del w:id="14037" w:author="PR Preview" w:date="2026-01-01T00:00:00Z">
        <w:r>
          <w:delText xml:space="preserve">is the value</w:delText>
        </w:r>
      </w:del>
      <w:del w:id="14038" w:author="PR Preview" w:date="2026-01-01T00:00:00Z">
        <w:r>
          <w:delText xml:space="preserve"> </w:delText>
        </w:r>
      </w:del>
      <m:oMath>
        <m:r>
          <m:t>a</m:t>
        </m:r>
        <m:r>
          <m:t>d</m:t>
        </m:r>
        <m:r>
          <m:rPr>
            <m:sty m:val="p"/>
          </m:rPr>
          <m:t>−</m:t>
        </m:r>
        <m:r>
          <m:t>b</m:t>
        </m:r>
        <m:r>
          <m:t>c</m:t>
        </m:r>
      </m:oMath>
      <w:del w:id="14039" w:author="PR Preview" w:date="2026-01-01T00:00:00Z">
        <w:r>
          <w:delText xml:space="preserve"> </w:delText>
        </w:r>
      </w:del>
      <w:del w:id="14040" w:author="PR Preview" w:date="2026-01-01T00:00:00Z">
        <w:r>
          <w:delText xml:space="preserve">from</w:delText>
        </w:r>
      </w:del>
      <w:del w:id="14041" w:author="PR Preview" w:date="2026-01-01T00:00:00Z">
        <w:r>
          <w:delText xml:space="preserve"> </w:delText>
        </w:r>
      </w:del>
      <w:hyperlink w:anchor="exm-determinant">
        <w:del w:id="14042" w:author="PR Preview" w:date="2026-01-01T00:00:00Z">
          <w:r>
            <w:rPr>
              <w:rStyle w:val="Hyperlink"/>
            </w:rPr>
            <w:delText xml:space="preserve">Example 158</w:delText>
          </w:r>
        </w:del>
      </w:hyperlink>
      <w:del w:id="14043" w:author="PR Preview" w:date="2026-01-01T00:00:00Z">
        <w:r>
          <w:delText xml:space="preserve">.</w:delText>
        </w:r>
      </w:del>
    </w:p>
    <w:p>
      <w:pPr>
        <w:pStyle w:val="BodyText"/>
      </w:pPr>
      <w:del w:id="14044" w:author="PR Preview" w:date="2026-01-01T00:00:00Z">
        <w:r>
          <w:delText xml:space="preserve">See also</w:delText>
        </w:r>
      </w:del>
      <w:del w:id="14045" w:author="PR Preview" w:date="2026-01-01T00:00:00Z">
        <w:r>
          <w:delText xml:space="preserve"> </w:delText>
        </w:r>
      </w:del>
      <w:hyperlink r:id="rId855">
        <w:del w:id="14046" w:author="PR Preview" w:date="2026-01-01T00:00:00Z">
          <w:r>
            <w:rPr>
              <w:rStyle w:val="Hyperlink"/>
            </w:rPr>
            <w:delText xml:space="preserve">https://en.wikipedia.org/wiki/Determinant</w:delText>
          </w:r>
        </w:del>
      </w:hyperlink>
      <w:del w:id="14047" w:author="PR Preview" w:date="2026-01-01T00:00:00Z">
        <w:r>
          <w:delText xml:space="preserve">.</w:delText>
        </w:r>
      </w:del>
    </w:p>
    <w:p>
      <w:pPr>
        <w:pStyle w:val="FirstParagraph"/>
      </w:pPr>
      <w:del w:id="14048" w:author="PR Preview" w:date="2026-01-01T00:00:00Z">
        <w:r>
          <w:rPr>
            <w:b/>
            <w:bCs/>
          </w:rPr>
          <w:delText xml:space="preserve">Theorem 85 (Determinant of a diagonal matrix)</w:delText>
        </w:r>
      </w:del>
      <w:del w:id="14049" w:author="PR Preview" w:date="2026-01-01T00:00:00Z">
        <w:r>
          <w:delText xml:space="preserve"> </w:delText>
        </w:r>
      </w:del>
      <w:del w:id="14050" w:author="PR Preview" w:date="2026-01-01T00:00:00Z">
        <w:r>
          <w:delText xml:space="preserve">The determinant (</w:delText>
        </w:r>
      </w:del>
      <w:hyperlink w:anchor="def-determinant">
        <w:del w:id="14051" w:author="PR Preview" w:date="2026-01-01T00:00:00Z">
          <w:r>
            <w:rPr>
              <w:rStyle w:val="Hyperlink"/>
            </w:rPr>
            <w:delText xml:space="preserve">Definition 105</w:delText>
          </w:r>
        </w:del>
      </w:hyperlink>
      <w:del w:id="14052" w:author="PR Preview" w:date="2026-01-01T00:00:00Z">
        <w:r>
          <w:delText xml:space="preserve">) of a</w:delText>
        </w:r>
      </w:del>
      <w:del w:id="14053" w:author="PR Preview" w:date="2026-01-01T00:00:00Z">
        <w:r>
          <w:delText xml:space="preserve"> </w:delText>
        </w:r>
      </w:del>
      <m:oMath>
        <m:r>
          <m:t>p</m:t>
        </m:r>
        <m:r>
          <m:rPr>
            <m:sty m:val="p"/>
          </m:rPr>
          <m:t>×</m:t>
        </m:r>
        <m:r>
          <m:t>p</m:t>
        </m:r>
      </m:oMath>
      <w:del w:id="14054" w:author="PR Preview" w:date="2026-01-01T00:00:00Z">
        <w:r>
          <w:delText xml:space="preserve"> </w:delText>
        </w:r>
      </w:del>
      <w:del w:id="14055" w:author="PR Preview" w:date="2026-01-01T00:00:00Z">
        <w:r>
          <w:delText xml:space="preserve">diagonal matrix</w:delText>
        </w:r>
      </w:del>
      <w:del w:id="14056" w:author="PR Preview" w:date="2026-01-01T00:00:00Z">
        <w:r>
          <w:delText xml:space="preserve"> </w:delText>
        </w:r>
      </w:del>
      <w:del w:id="14057" w:author="PR Preview" w:date="2026-01-01T00:00:00Z">
        <w:r>
          <w:delText xml:space="preserve">(</w:delText>
        </w:r>
      </w:del>
      <w:hyperlink w:anchor="def-diagonal-matrix">
        <w:del w:id="14058" w:author="PR Preview" w:date="2026-01-01T00:00:00Z">
          <w:r>
            <w:rPr>
              <w:rStyle w:val="Hyperlink"/>
            </w:rPr>
            <w:delText xml:space="preserve">Definition 83</w:delText>
          </w:r>
        </w:del>
      </w:hyperlink>
      <w:del w:id="14059" w:author="PR Preview" w:date="2026-01-01T00:00:00Z">
        <w:r>
          <w:delText xml:space="preserve">)</w:delText>
        </w:r>
      </w:del>
      <w:del w:id="14060" w:author="PR Preview" w:date="2026-01-01T00:00:00Z">
        <w:r>
          <w:delText xml:space="preserve"> </w:delText>
        </w:r>
      </w:del>
      <w:del w:id="14061" w:author="PR Preview" w:date="2026-01-01T00:00:00Z">
        <w:r>
          <w:delText xml:space="preserve">is the product of its diagonal entries:</w:delText>
        </w:r>
      </w:del>
    </w:p>
    <w:p>
      <w:pPr>
        <w:pStyle w:val="BodyText"/>
      </w:pPr>
      <w:ins w:id="14062" w:author="PR Preview" w:date="2026-01-01T00:00:00Z">
        <w:r>
          <w:t xml:space="preserve">For</w:t>
        </w:r>
      </w:ins>
      <w:ins w:id="14063" w:author="PR Preview" w:date="2026-01-01T00:00:00Z">
        <w:r>
          <w:t xml:space="preserve"> </w:t>
        </w:r>
      </w:ins>
      <m:oMath>
        <m:r>
          <m:t>p</m:t>
        </m:r>
        <m:r>
          <m:rPr>
            <m:sty m:val="p"/>
          </m:rPr>
          <m:t>=</m:t>
        </m:r>
        <m:r>
          <m:t>2</m:t>
        </m:r>
      </m:oMath>
      <w:ins w:id="14064" w:author="PR Preview" w:date="2026-01-01T00:00:00Z">
        <w:r>
          <w:t xml:space="preserve">, the columns have two orderings.</w:t>
        </w:r>
      </w:ins>
      <w:ins w:id="14065" w:author="PR Preview" w:date="2026-01-01T00:00:00Z">
        <w:r>
          <w:t xml:space="preserve"> </w:t>
        </w:r>
      </w:ins>
      <w:ins w:id="14066" w:author="PR Preview" w:date="2026-01-01T00:00:00Z">
        <w:r>
          <w:t xml:space="preserve">The ordering</w:t>
        </w:r>
      </w:ins>
      <w:ins w:id="14067" w:author="PR Preview" w:date="2026-01-01T00:00:00Z">
        <w:r>
          <w:t xml:space="preserve"> </w:t>
        </w:r>
      </w:ins>
      <m:oMath>
        <m:r>
          <m:rPr>
            <m:sty m:val="p"/>
          </m:rPr>
          <m:t>(</m:t>
        </m:r>
        <m:r>
          <m:t>1</m:t>
        </m:r>
        <m:r>
          <m:rPr>
            <m:sty m:val="p"/>
          </m:rPr>
          <m:t>,</m:t>
        </m:r>
        <m:r>
          <m:t>2</m:t>
        </m:r>
        <m:r>
          <m:rPr>
            <m:sty m:val="p"/>
          </m:rPr>
          <m:t>)</m:t>
        </m:r>
      </m:oMath>
      <w:ins w:id="14068" w:author="PR Preview" w:date="2026-01-01T00:00:00Z">
        <w:r>
          <w:t xml:space="preserve"> </w:t>
        </w:r>
      </w:ins>
      <w:ins w:id="14069" w:author="PR Preview" w:date="2026-01-01T00:00:00Z">
        <w:r>
          <w:t xml:space="preserve">keeps each column in place,</w:t>
        </w:r>
      </w:ins>
      <w:ins w:id="14070" w:author="PR Preview" w:date="2026-01-01T00:00:00Z">
        <w:r>
          <w:t xml:space="preserve"> </w:t>
        </w:r>
      </w:ins>
      <w:ins w:id="14071" w:author="PR Preview" w:date="2026-01-01T00:00:00Z">
        <w:r>
          <w:t xml:space="preserve">picks the entries</w:t>
        </w:r>
      </w:ins>
      <w:ins w:id="14072" w:author="PR Preview" w:date="2026-01-01T00:00:00Z">
        <w:r>
          <w:t xml:space="preserve"> </w:t>
        </w:r>
      </w:ins>
      <m:oMath>
        <m:sSub>
          <m:e>
            <m:r>
              <m:t>a</m:t>
            </m:r>
          </m:e>
          <m:sub>
            <m:r>
              <m:t>11</m:t>
            </m:r>
          </m:sub>
        </m:sSub>
      </m:oMath>
      <w:ins w:id="14073" w:author="PR Preview" w:date="2026-01-01T00:00:00Z">
        <w:r>
          <w:t xml:space="preserve"> </w:t>
        </w:r>
      </w:ins>
      <w:ins w:id="14074" w:author="PR Preview" w:date="2026-01-01T00:00:00Z">
        <w:r>
          <w:t xml:space="preserve">and</w:t>
        </w:r>
      </w:ins>
      <w:ins w:id="14075" w:author="PR Preview" w:date="2026-01-01T00:00:00Z">
        <w:r>
          <w:t xml:space="preserve"> </w:t>
        </w:r>
      </w:ins>
      <m:oMath>
        <m:sSub>
          <m:e>
            <m:r>
              <m:t>a</m:t>
            </m:r>
          </m:e>
          <m:sub>
            <m:r>
              <m:t>22</m:t>
            </m:r>
          </m:sub>
        </m:sSub>
      </m:oMath>
      <w:ins w:id="14076" w:author="PR Preview" w:date="2026-01-01T00:00:00Z">
        <w:r>
          <w:t xml:space="preserve">,</w:t>
        </w:r>
      </w:ins>
      <w:ins w:id="14077" w:author="PR Preview" w:date="2026-01-01T00:00:00Z">
        <w:r>
          <w:t xml:space="preserve"> </w:t>
        </w:r>
      </w:ins>
      <w:ins w:id="14078" w:author="PR Preview" w:date="2026-01-01T00:00:00Z">
        <w:r>
          <w:t xml:space="preserve">and has sign</w:t>
        </w:r>
      </w:ins>
      <w:ins w:id="14079" w:author="PR Preview" w:date="2026-01-01T00:00:00Z">
        <w:r>
          <w:t xml:space="preserve"> </w:t>
        </w:r>
      </w:ins>
      <m:oMath>
        <m:r>
          <m:rPr>
            <m:sty m:val="p"/>
          </m:rPr>
          <m:t>+</m:t>
        </m:r>
        <m:r>
          <m:t>1</m:t>
        </m:r>
      </m:oMath>
      <w:ins w:id="14080" w:author="PR Preview" w:date="2026-01-01T00:00:00Z">
        <w:r>
          <w:t xml:space="preserve">.</w:t>
        </w:r>
      </w:ins>
      <w:ins w:id="14081" w:author="PR Preview" w:date="2026-01-01T00:00:00Z">
        <w:r>
          <w:t xml:space="preserve"> </w:t>
        </w:r>
      </w:ins>
      <w:ins w:id="14082" w:author="PR Preview" w:date="2026-01-01T00:00:00Z">
        <w:r>
          <w:t xml:space="preserve">The ordering</w:t>
        </w:r>
      </w:ins>
      <w:ins w:id="14083" w:author="PR Preview" w:date="2026-01-01T00:00:00Z">
        <w:r>
          <w:t xml:space="preserve"> </w:t>
        </w:r>
      </w:ins>
      <m:oMath>
        <m:r>
          <m:rPr>
            <m:sty m:val="p"/>
          </m:rPr>
          <m:t>(</m:t>
        </m:r>
        <m:r>
          <m:t>2</m:t>
        </m:r>
        <m:r>
          <m:rPr>
            <m:sty m:val="p"/>
          </m:rPr>
          <m:t>,</m:t>
        </m:r>
        <m:r>
          <m:t>1</m:t>
        </m:r>
        <m:r>
          <m:rPr>
            <m:sty m:val="p"/>
          </m:rPr>
          <m:t>)</m:t>
        </m:r>
      </m:oMath>
      <w:ins w:id="14084" w:author="PR Preview" w:date="2026-01-01T00:00:00Z">
        <w:r>
          <w:t xml:space="preserve"> </w:t>
        </w:r>
      </w:ins>
      <w:ins w:id="14085" w:author="PR Preview" w:date="2026-01-01T00:00:00Z">
        <w:r>
          <w:t xml:space="preserve">swaps the two columns,</w:t>
        </w:r>
      </w:ins>
      <w:ins w:id="14086" w:author="PR Preview" w:date="2026-01-01T00:00:00Z">
        <w:r>
          <w:t xml:space="preserve"> </w:t>
        </w:r>
      </w:ins>
      <w:ins w:id="14087" w:author="PR Preview" w:date="2026-01-01T00:00:00Z">
        <w:r>
          <w:t xml:space="preserve">picks the entries</w:t>
        </w:r>
      </w:ins>
      <w:ins w:id="14088" w:author="PR Preview" w:date="2026-01-01T00:00:00Z">
        <w:r>
          <w:t xml:space="preserve"> </w:t>
        </w:r>
      </w:ins>
      <m:oMath>
        <m:sSub>
          <m:e>
            <m:r>
              <m:t>a</m:t>
            </m:r>
          </m:e>
          <m:sub>
            <m:r>
              <m:t>12</m:t>
            </m:r>
          </m:sub>
        </m:sSub>
      </m:oMath>
      <w:ins w:id="14089" w:author="PR Preview" w:date="2026-01-01T00:00:00Z">
        <w:r>
          <w:t xml:space="preserve"> </w:t>
        </w:r>
      </w:ins>
      <w:ins w:id="14090" w:author="PR Preview" w:date="2026-01-01T00:00:00Z">
        <w:r>
          <w:t xml:space="preserve">and</w:t>
        </w:r>
      </w:ins>
      <w:ins w:id="14091" w:author="PR Preview" w:date="2026-01-01T00:00:00Z">
        <w:r>
          <w:t xml:space="preserve"> </w:t>
        </w:r>
      </w:ins>
      <m:oMath>
        <m:sSub>
          <m:e>
            <m:r>
              <m:t>a</m:t>
            </m:r>
          </m:e>
          <m:sub>
            <m:r>
              <m:t>21</m:t>
            </m:r>
          </m:sub>
        </m:sSub>
      </m:oMath>
      <w:ins w:id="14092" w:author="PR Preview" w:date="2026-01-01T00:00:00Z">
        <w:r>
          <w:t xml:space="preserve">,</w:t>
        </w:r>
      </w:ins>
      <w:ins w:id="14093" w:author="PR Preview" w:date="2026-01-01T00:00:00Z">
        <w:r>
          <w:t xml:space="preserve"> </w:t>
        </w:r>
      </w:ins>
      <w:ins w:id="14094" w:author="PR Preview" w:date="2026-01-01T00:00:00Z">
        <w:r>
          <w:t xml:space="preserve">and has sign</w:t>
        </w:r>
      </w:ins>
      <w:ins w:id="14095" w:author="PR Preview" w:date="2026-01-01T00:00:00Z">
        <w:r>
          <w:t xml:space="preserve"> </w:t>
        </w:r>
      </w:ins>
      <m:oMath>
        <m:r>
          <m:rPr>
            <m:sty m:val="p"/>
          </m:rPr>
          <m:t>−</m:t>
        </m:r>
        <m:r>
          <m:t>1</m:t>
        </m:r>
      </m:oMath>
      <w:ins w:id="14096" w:author="PR Preview" w:date="2026-01-01T00:00:00Z">
        <w:r>
          <w:t xml:space="preserve">.</w:t>
        </w:r>
      </w:ins>
      <w:ins w:id="14097" w:author="PR Preview" w:date="2026-01-01T00:00:00Z">
        <w:r>
          <w:t xml:space="preserve"> </w:t>
        </w:r>
      </w:ins>
      <w:ins w:id="14098" w:author="PR Preview" w:date="2026-01-01T00:00:00Z">
        <w:r>
          <w:t xml:space="preserve">The sum</w:t>
        </w:r>
      </w:ins>
      <w:ins w:id="14099"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14100" w:author="PR Preview" w:date="2026-01-01T00:00:00Z">
        <w:r>
          <w:t xml:space="preserve"> </w:t>
        </w:r>
      </w:ins>
      <w:ins w:id="14101" w:author="PR Preview" w:date="2026-01-01T00:00:00Z">
        <w:r>
          <w:t xml:space="preserve">is the value</w:t>
        </w:r>
      </w:ins>
      <w:ins w:id="14102" w:author="PR Preview" w:date="2026-01-01T00:00:00Z">
        <w:r>
          <w:t xml:space="preserve"> </w:t>
        </w:r>
      </w:ins>
      <m:oMath>
        <m:r>
          <m:t>a</m:t>
        </m:r>
        <m:r>
          <m:t>d</m:t>
        </m:r>
        <m:r>
          <m:rPr>
            <m:sty m:val="p"/>
          </m:rPr>
          <m:t>−</m:t>
        </m:r>
        <m:r>
          <m:t>b</m:t>
        </m:r>
        <m:r>
          <m:t>c</m:t>
        </m:r>
      </m:oMath>
      <w:ins w:id="14103" w:author="PR Preview" w:date="2026-01-01T00:00:00Z">
        <w:r>
          <w:t xml:space="preserve"> </w:t>
        </w:r>
      </w:ins>
      <w:ins w:id="14104" w:author="PR Preview" w:date="2026-01-01T00:00:00Z">
        <w:r>
          <w:t xml:space="preserve">from</w:t>
        </w:r>
      </w:ins>
      <w:ins w:id="14105" w:author="PR Preview" w:date="2026-01-01T00:00:00Z">
        <w:r>
          <w:t xml:space="preserve"> </w:t>
        </w:r>
      </w:ins>
      <w:hyperlink w:anchor="exm-determinant">
        <w:ins w:id="14106" w:author="PR Preview" w:date="2026-01-01T00:00:00Z">
          <w:r>
            <w:rPr>
              <w:rStyle w:val="Hyperlink"/>
            </w:rPr>
            <w:t xml:space="preserve">Example 160</w:t>
          </w:r>
        </w:ins>
      </w:hyperlink>
      <w:ins w:id="14107" w:author="PR Preview" w:date="2026-01-01T00:00:00Z">
        <w:r>
          <w:t xml:space="preserve">.</w:t>
        </w:r>
      </w:ins>
    </w:p>
    <w:bookmarkEnd w:id="533"/>
    <w:p>
      <w:pPr>
        <w:pStyle w:val="BodyText"/>
      </w:pPr>
      <w:ins w:id="14108" w:author="PR Preview" w:date="2026-01-01T00:00:00Z">
        <w:r>
          <w:t xml:space="preserve">See also</w:t>
        </w:r>
      </w:ins>
      <w:ins w:id="14109" w:author="PR Preview" w:date="2026-01-01T00:00:00Z">
        <w:r>
          <w:t xml:space="preserve"> </w:t>
        </w:r>
      </w:ins>
      <w:ins w:id="14110" w:author="PR Preview" w:date="2026-01-01T00:00:00Z">
        <w:r>
          <w:t xml:space="preserve">[72]</w:t>
        </w:r>
      </w:ins>
      <w:ins w:id="14111" w:author="PR Preview" w:date="2026-01-01T00:00:00Z">
        <w:r>
          <w:t xml:space="preserve">.</w:t>
        </w:r>
      </w:ins>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tip.png" id="535"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2">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6">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7" w:name="thm-det-diagonal"/>
    <w:p>
      <w:pPr>
        <w:pStyle w:val="FirstParagraph"/>
      </w:pPr>
      <w:ins w:id="14112" w:author="PR Preview" w:date="2026-01-01T00:00:00Z">
        <w:r>
          <w:rPr>
            <w:b/>
            <w:bCs/>
          </w:rPr>
          <w:t xml:space="preserve">Theorem 86 (Determinant of a diagonal matrix)</w:t>
        </w:r>
      </w:ins>
      <w:ins w:id="14113" w:author="PR Preview" w:date="2026-01-01T00:00:00Z">
        <w:r>
          <w:t xml:space="preserve"> </w:t>
        </w:r>
      </w:ins>
      <w:ins w:id="14114" w:author="PR Preview" w:date="2026-01-01T00:00:00Z">
        <w:r>
          <w:t xml:space="preserve">The determinant (</w:t>
        </w:r>
      </w:ins>
      <w:hyperlink w:anchor="def-determinant">
        <w:ins w:id="14115" w:author="PR Preview" w:date="2026-01-01T00:00:00Z">
          <w:r>
            <w:rPr>
              <w:rStyle w:val="Hyperlink"/>
            </w:rPr>
            <w:t xml:space="preserve">Definition 105</w:t>
          </w:r>
        </w:ins>
      </w:hyperlink>
      <w:ins w:id="14116" w:author="PR Preview" w:date="2026-01-01T00:00:00Z">
        <w:r>
          <w:t xml:space="preserve">) of a</w:t>
        </w:r>
      </w:ins>
      <w:ins w:id="14117" w:author="PR Preview" w:date="2026-01-01T00:00:00Z">
        <w:r>
          <w:t xml:space="preserve"> </w:t>
        </w:r>
      </w:ins>
      <m:oMath>
        <m:r>
          <m:t>p</m:t>
        </m:r>
        <m:r>
          <m:rPr>
            <m:sty m:val="p"/>
          </m:rPr>
          <m:t>×</m:t>
        </m:r>
        <m:r>
          <m:t>p</m:t>
        </m:r>
      </m:oMath>
      <w:ins w:id="14118" w:author="PR Preview" w:date="2026-01-01T00:00:00Z">
        <w:r>
          <w:t xml:space="preserve"> </w:t>
        </w:r>
      </w:ins>
      <w:ins w:id="14119" w:author="PR Preview" w:date="2026-01-01T00:00:00Z">
        <w:r>
          <w:t xml:space="preserve">diagonal matrix</w:t>
        </w:r>
      </w:ins>
      <w:ins w:id="14120" w:author="PR Preview" w:date="2026-01-01T00:00:00Z">
        <w:r>
          <w:t xml:space="preserve"> </w:t>
        </w:r>
      </w:ins>
      <w:ins w:id="14121" w:author="PR Preview" w:date="2026-01-01T00:00:00Z">
        <w:r>
          <w:t xml:space="preserve">(</w:t>
        </w:r>
      </w:ins>
      <w:hyperlink w:anchor="def-diagonal-matrix">
        <w:ins w:id="14122" w:author="PR Preview" w:date="2026-01-01T00:00:00Z">
          <w:r>
            <w:rPr>
              <w:rStyle w:val="Hyperlink"/>
            </w:rPr>
            <w:t xml:space="preserve">Definition 83</w:t>
          </w:r>
        </w:ins>
      </w:hyperlink>
      <w:ins w:id="14123" w:author="PR Preview" w:date="2026-01-01T00:00:00Z">
        <w:r>
          <w:t xml:space="preserve">)</w:t>
        </w:r>
      </w:ins>
      <w:ins w:id="14124" w:author="PR Preview" w:date="2026-01-01T00:00:00Z">
        <w:r>
          <w:t xml:space="preserve"> </w:t>
        </w:r>
      </w:ins>
      <w:ins w:id="14125"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7"/>
    <w:p>
      <w:pPr>
        <w:pStyle w:val="FirstParagraph"/>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8" w:name="exm-det-diagonal"/>
    <w:p>
      <w:pPr>
        <w:pStyle w:val="FirstParagraph"/>
      </w:pPr>
      <w:del w:id="14126" w:author="PR Preview" w:date="2026-01-01T00:00:00Z">
        <w:r>
          <w:rPr>
            <w:b/>
            <w:bCs/>
          </w:rPr>
          <w:delText xml:space="preserve">Example 159 (Determinant of a scaled identity matrix)</w:delText>
        </w:r>
      </w:del>
      <w:del w:id="14127" w:author="PR Preview" w:date="2026-01-01T00:00:00Z">
        <w:r>
          <w:delText xml:space="preserve"> </w:delText>
        </w:r>
      </w:del>
      <w:del w:id="14128" w:author="PR Preview" w:date="2026-01-01T00:00:00Z">
        <w:r>
          <w:delText xml:space="preserve">For a number</w:delText>
        </w:r>
      </w:del>
      <w:del w:id="14129" w:author="PR Preview" w:date="2026-01-01T00:00:00Z">
        <w:r>
          <w:delText xml:space="preserve"> </w:delText>
        </w:r>
      </w:del>
      <m:oMath>
        <m:r>
          <m:t>c</m:t>
        </m:r>
      </m:oMath>
      <w:del w:id="14130" w:author="PR Preview" w:date="2026-01-01T00:00:00Z">
        <w:r>
          <w:delText xml:space="preserve">,</w:delText>
        </w:r>
      </w:del>
      <w:del w:id="14131" w:author="PR Preview" w:date="2026-01-01T00:00:00Z">
        <w:r>
          <w:delText xml:space="preserve"> </w:delText>
        </w:r>
      </w:del>
      <m:oMath>
        <m:r>
          <m:t>c</m:t>
        </m:r>
        <m:r>
          <m:t> </m:t>
        </m:r>
        <m:sSub>
          <m:e>
            <m:r>
              <m:rPr>
                <m:sty m:val="bi"/>
              </m:rPr>
              <m:t>I</m:t>
            </m:r>
          </m:e>
          <m:sub>
            <m:r>
              <m:t>p</m:t>
            </m:r>
          </m:sub>
        </m:sSub>
      </m:oMath>
      <w:del w:id="14132" w:author="PR Preview" w:date="2026-01-01T00:00:00Z">
        <w:r>
          <w:delText xml:space="preserve"> </w:delText>
        </w:r>
      </w:del>
      <w:del w:id="14133" w:author="PR Preview" w:date="2026-01-01T00:00:00Z">
        <w:r>
          <w:delText xml:space="preserve">is diagonal with every diagonal entry equal to</w:delText>
        </w:r>
      </w:del>
      <w:del w:id="14134" w:author="PR Preview" w:date="2026-01-01T00:00:00Z">
        <w:r>
          <w:delText xml:space="preserve"> </w:delText>
        </w:r>
      </w:del>
      <m:oMath>
        <m:r>
          <m:t>c</m:t>
        </m:r>
      </m:oMath>
      <w:del w:id="14135" w:author="PR Preview" w:date="2026-01-01T00:00:00Z">
        <w:r>
          <w:delText xml:space="preserve">,</w:delText>
        </w:r>
      </w:del>
      <w:del w:id="14136" w:author="PR Preview" w:date="2026-01-01T00:00:00Z">
        <w:r>
          <w:delText xml:space="preserve"> </w:delText>
        </w:r>
      </w:del>
      <w:del w:id="14137" w:author="PR Preview" w:date="2026-01-01T00:00:00Z">
        <w:r>
          <w:delText xml:space="preserve">so</w:delText>
        </w:r>
      </w:del>
      <w:del w:id="14138"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14139" w:author="PR Preview" w:date="2026-01-01T00:00:00Z">
        <w:r>
          <w:delText xml:space="preserve">.</w:delText>
        </w:r>
      </w:del>
      <w:del w:id="14140" w:author="PR Preview" w:date="2026-01-01T00:00:00Z">
        <w:r>
          <w:delText xml:space="preserve"> </w:delText>
        </w:r>
      </w:del>
      <w:del w:id="14141" w:author="PR Preview" w:date="2026-01-01T00:00:00Z">
        <w:r>
          <w:delText xml:space="preserve">In particular,</w:delText>
        </w:r>
      </w:del>
      <w:del w:id="14142"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14143" w:author="PR Preview" w:date="2026-01-01T00:00:00Z">
        <w:r>
          <w:delText xml:space="preserve">.</w:delText>
        </w:r>
      </w:del>
    </w:p>
    <w:p>
      <w:pPr>
        <w:pStyle w:val="BodyText"/>
      </w:pPr>
      <w:del w:id="14144" w:author="PR Preview" w:date="2026-01-01T00:00:00Z">
        <w:r>
          <w:rPr>
            <w:b/>
            <w:bCs/>
          </w:rPr>
          <w:delText xml:space="preserve">Theorem 86 (Determinant of a product)</w:delText>
        </w:r>
      </w:del>
      <w:del w:id="14145" w:author="PR Preview" w:date="2026-01-01T00:00:00Z">
        <w:r>
          <w:delText xml:space="preserve"> </w:delText>
        </w:r>
      </w:del>
      <w:del w:id="14146" w:author="PR Preview" w:date="2026-01-01T00:00:00Z">
        <w:r>
          <w:delText xml:space="preserve">For</w:delText>
        </w:r>
      </w:del>
      <w:del w:id="14147" w:author="PR Preview" w:date="2026-01-01T00:00:00Z">
        <w:r>
          <w:delText xml:space="preserve"> </w:delText>
        </w:r>
      </w:del>
      <m:oMath>
        <m:r>
          <m:t>p</m:t>
        </m:r>
        <m:r>
          <m:rPr>
            <m:sty m:val="p"/>
          </m:rPr>
          <m:t>×</m:t>
        </m:r>
        <m:r>
          <m:t>p</m:t>
        </m:r>
      </m:oMath>
      <w:del w:id="14148" w:author="PR Preview" w:date="2026-01-01T00:00:00Z">
        <w:r>
          <w:delText xml:space="preserve"> </w:delText>
        </w:r>
      </w:del>
      <w:del w:id="14149" w:author="PR Preview" w:date="2026-01-01T00:00:00Z">
        <w:r>
          <w:delText xml:space="preserve">matrices</w:delText>
        </w:r>
      </w:del>
      <w:del w:id="14150" w:author="PR Preview" w:date="2026-01-01T00:00:00Z">
        <w:r>
          <w:delText xml:space="preserve"> </w:delText>
        </w:r>
      </w:del>
      <m:oMath>
        <m:r>
          <m:rPr>
            <m:sty m:val="bi"/>
          </m:rPr>
          <m:t>A</m:t>
        </m:r>
      </m:oMath>
      <w:del w:id="14151" w:author="PR Preview" w:date="2026-01-01T00:00:00Z">
        <w:r>
          <w:delText xml:space="preserve"> </w:delText>
        </w:r>
      </w:del>
      <w:del w:id="14152" w:author="PR Preview" w:date="2026-01-01T00:00:00Z">
        <w:r>
          <w:delText xml:space="preserve">and</w:delText>
        </w:r>
      </w:del>
      <w:del w:id="14153" w:author="PR Preview" w:date="2026-01-01T00:00:00Z">
        <w:r>
          <w:delText xml:space="preserve"> </w:delText>
        </w:r>
      </w:del>
      <m:oMath>
        <m:r>
          <m:rPr>
            <m:sty m:val="bi"/>
          </m:rPr>
          <m:t>B</m:t>
        </m:r>
      </m:oMath>
      <w:del w:id="14154"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14155" w:author="PR Preview" w:date="2026-01-01T00:00:00Z">
        <w:r>
          <w:rPr>
            <w:b/>
            <w:bCs/>
          </w:rPr>
          <w:delText xml:space="preserve">Example 160 (Checking the product rule)</w:delText>
        </w:r>
      </w:del>
      <w:del w:id="14156" w:author="PR Preview" w:date="2026-01-01T00:00:00Z">
        <w:r>
          <w:delText xml:space="preserve"> </w:delText>
        </w:r>
      </w:del>
      <w:del w:id="14157" w:author="PR Preview" w:date="2026-01-01T00:00:00Z">
        <w:r>
          <w:delText xml:space="preserve">For</w:delText>
        </w:r>
      </w:del>
      <w:del w:id="1415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4159" w:author="PR Preview" w:date="2026-01-01T00:00:00Z">
        <w:r>
          <w:delText xml:space="preserve"> </w:delText>
        </w:r>
      </w:del>
      <w:del w:id="14160" w:author="PR Preview" w:date="2026-01-01T00:00:00Z">
        <w:r>
          <w:delText xml:space="preserve">and</w:delText>
        </w:r>
      </w:del>
      <w:del w:id="1416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14162" w:author="PR Preview" w:date="2026-01-01T00:00:00Z">
        <w:r>
          <w:delText xml:space="preserve">,</w:delText>
        </w:r>
      </w:del>
      <w:del w:id="14163" w:author="PR Preview" w:date="2026-01-01T00:00:00Z">
        <w:r>
          <w:delText xml:space="preserve"> </w:delText>
        </w:r>
      </w:del>
      <w:hyperlink w:anchor="exm-determinant">
        <w:del w:id="14164" w:author="PR Preview" w:date="2026-01-01T00:00:00Z">
          <w:r>
            <w:rPr>
              <w:rStyle w:val="Hyperlink"/>
            </w:rPr>
            <w:delText xml:space="preserve">Example 158</w:delText>
          </w:r>
        </w:del>
      </w:hyperlink>
      <w:del w:id="14165" w:author="PR Preview" w:date="2026-01-01T00:00:00Z">
        <w:r>
          <w:delText xml:space="preserve"> </w:delText>
        </w:r>
      </w:del>
      <w:del w:id="14166" w:author="PR Preview" w:date="2026-01-01T00:00:00Z">
        <w:r>
          <w:delText xml:space="preserve">gives</w:delText>
        </w:r>
      </w:del>
    </w:p>
    <w:p>
      <w:pPr>
        <w:pStyle w:val="FirstParagraph"/>
      </w:pPr>
      <w:ins w:id="14167" w:author="PR Preview" w:date="2026-01-01T00:00:00Z">
        <w:r>
          <w:rPr>
            <w:b/>
            <w:bCs/>
          </w:rPr>
          <w:t xml:space="preserve">Example 161 (Determinant of a scaled identity matrix)</w:t>
        </w:r>
      </w:ins>
      <w:ins w:id="14168" w:author="PR Preview" w:date="2026-01-01T00:00:00Z">
        <w:r>
          <w:t xml:space="preserve"> </w:t>
        </w:r>
      </w:ins>
      <w:ins w:id="14169" w:author="PR Preview" w:date="2026-01-01T00:00:00Z">
        <w:r>
          <w:t xml:space="preserve">For a number</w:t>
        </w:r>
      </w:ins>
      <w:ins w:id="14170" w:author="PR Preview" w:date="2026-01-01T00:00:00Z">
        <w:r>
          <w:t xml:space="preserve"> </w:t>
        </w:r>
      </w:ins>
      <m:oMath>
        <m:r>
          <m:t>c</m:t>
        </m:r>
      </m:oMath>
      <w:ins w:id="14171" w:author="PR Preview" w:date="2026-01-01T00:00:00Z">
        <w:r>
          <w:t xml:space="preserve">,</w:t>
        </w:r>
      </w:ins>
      <w:ins w:id="14172" w:author="PR Preview" w:date="2026-01-01T00:00:00Z">
        <w:r>
          <w:t xml:space="preserve"> </w:t>
        </w:r>
      </w:ins>
      <m:oMath>
        <m:r>
          <m:t>c</m:t>
        </m:r>
        <m:r>
          <m:t> </m:t>
        </m:r>
        <m:sSub>
          <m:e>
            <m:r>
              <m:rPr>
                <m:sty m:val="bi"/>
              </m:rPr>
              <m:t>I</m:t>
            </m:r>
          </m:e>
          <m:sub>
            <m:r>
              <m:t>p</m:t>
            </m:r>
          </m:sub>
        </m:sSub>
      </m:oMath>
      <w:ins w:id="14173" w:author="PR Preview" w:date="2026-01-01T00:00:00Z">
        <w:r>
          <w:t xml:space="preserve"> </w:t>
        </w:r>
      </w:ins>
      <w:ins w:id="14174" w:author="PR Preview" w:date="2026-01-01T00:00:00Z">
        <w:r>
          <w:t xml:space="preserve">is diagonal with every diagonal entry equal to</w:t>
        </w:r>
      </w:ins>
      <w:ins w:id="14175" w:author="PR Preview" w:date="2026-01-01T00:00:00Z">
        <w:r>
          <w:t xml:space="preserve"> </w:t>
        </w:r>
      </w:ins>
      <m:oMath>
        <m:r>
          <m:t>c</m:t>
        </m:r>
      </m:oMath>
      <w:ins w:id="14176" w:author="PR Preview" w:date="2026-01-01T00:00:00Z">
        <w:r>
          <w:t xml:space="preserve">,</w:t>
        </w:r>
      </w:ins>
      <w:ins w:id="14177" w:author="PR Preview" w:date="2026-01-01T00:00:00Z">
        <w:r>
          <w:t xml:space="preserve"> </w:t>
        </w:r>
      </w:ins>
      <w:ins w:id="14178" w:author="PR Preview" w:date="2026-01-01T00:00:00Z">
        <w:r>
          <w:t xml:space="preserve">so</w:t>
        </w:r>
      </w:ins>
      <w:ins w:id="14179"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14180" w:author="PR Preview" w:date="2026-01-01T00:00:00Z">
        <w:r>
          <w:t xml:space="preserve">.</w:t>
        </w:r>
      </w:ins>
      <w:ins w:id="14181" w:author="PR Preview" w:date="2026-01-01T00:00:00Z">
        <w:r>
          <w:t xml:space="preserve"> </w:t>
        </w:r>
      </w:ins>
      <w:ins w:id="14182" w:author="PR Preview" w:date="2026-01-01T00:00:00Z">
        <w:r>
          <w:t xml:space="preserve">In particular,</w:t>
        </w:r>
      </w:ins>
      <w:ins w:id="14183"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14184" w:author="PR Preview" w:date="2026-01-01T00:00:00Z">
        <w:r>
          <w:t xml:space="preserve">.</w:t>
        </w:r>
      </w:ins>
    </w:p>
    <w:bookmarkEnd w:id="538"/>
    <w:bookmarkStart w:id="539" w:name="thm-det-product"/>
    <w:p>
      <w:pPr>
        <w:pStyle w:val="BodyText"/>
      </w:pPr>
      <w:ins w:id="14185" w:author="PR Preview" w:date="2026-01-01T00:00:00Z">
        <w:r>
          <w:rPr>
            <w:b/>
            <w:bCs/>
          </w:rPr>
          <w:t xml:space="preserve">Theorem 87 (Determinant of a product)</w:t>
        </w:r>
      </w:ins>
      <w:ins w:id="14186" w:author="PR Preview" w:date="2026-01-01T00:00:00Z">
        <w:r>
          <w:t xml:space="preserve"> </w:t>
        </w:r>
      </w:ins>
      <w:ins w:id="14187" w:author="PR Preview" w:date="2026-01-01T00:00:00Z">
        <w:r>
          <w:t xml:space="preserve">For</w:t>
        </w:r>
      </w:ins>
      <w:ins w:id="14188" w:author="PR Preview" w:date="2026-01-01T00:00:00Z">
        <w:r>
          <w:t xml:space="preserve"> </w:t>
        </w:r>
      </w:ins>
      <m:oMath>
        <m:r>
          <m:t>p</m:t>
        </m:r>
        <m:r>
          <m:rPr>
            <m:sty m:val="p"/>
          </m:rPr>
          <m:t>×</m:t>
        </m:r>
        <m:r>
          <m:t>p</m:t>
        </m:r>
      </m:oMath>
      <w:ins w:id="14189" w:author="PR Preview" w:date="2026-01-01T00:00:00Z">
        <w:r>
          <w:t xml:space="preserve"> </w:t>
        </w:r>
      </w:ins>
      <w:ins w:id="14190" w:author="PR Preview" w:date="2026-01-01T00:00:00Z">
        <w:r>
          <w:t xml:space="preserve">matrices</w:t>
        </w:r>
      </w:ins>
      <w:ins w:id="14191" w:author="PR Preview" w:date="2026-01-01T00:00:00Z">
        <w:r>
          <w:t xml:space="preserve"> </w:t>
        </w:r>
      </w:ins>
      <m:oMath>
        <m:r>
          <m:rPr>
            <m:sty m:val="bi"/>
          </m:rPr>
          <m:t>A</m:t>
        </m:r>
      </m:oMath>
      <w:ins w:id="14192" w:author="PR Preview" w:date="2026-01-01T00:00:00Z">
        <w:r>
          <w:t xml:space="preserve"> </w:t>
        </w:r>
      </w:ins>
      <w:ins w:id="14193" w:author="PR Preview" w:date="2026-01-01T00:00:00Z">
        <w:r>
          <w:t xml:space="preserve">and</w:t>
        </w:r>
      </w:ins>
      <w:ins w:id="14194" w:author="PR Preview" w:date="2026-01-01T00:00:00Z">
        <w:r>
          <w:t xml:space="preserve"> </w:t>
        </w:r>
      </w:ins>
      <m:oMath>
        <m:r>
          <m:rPr>
            <m:sty m:val="bi"/>
          </m:rPr>
          <m:t>B</m:t>
        </m:r>
      </m:oMath>
      <w:ins w:id="14195"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9"/>
    <w:bookmarkStart w:id="540" w:name="exm-det-product"/>
    <w:p>
      <w:pPr>
        <w:pStyle w:val="FirstParagraph"/>
      </w:pPr>
      <w:ins w:id="14196" w:author="PR Preview" w:date="2026-01-01T00:00:00Z">
        <w:r>
          <w:rPr>
            <w:b/>
            <w:bCs/>
          </w:rPr>
          <w:t xml:space="preserve">Example 162 (Checking the product rule)</w:t>
        </w:r>
      </w:ins>
      <w:ins w:id="14197" w:author="PR Preview" w:date="2026-01-01T00:00:00Z">
        <w:r>
          <w:t xml:space="preserve"> </w:t>
        </w:r>
      </w:ins>
      <w:ins w:id="14198" w:author="PR Preview" w:date="2026-01-01T00:00:00Z">
        <w:r>
          <w:t xml:space="preserve">For</w:t>
        </w:r>
      </w:ins>
      <w:ins w:id="1419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4200" w:author="PR Preview" w:date="2026-01-01T00:00:00Z">
        <w:r>
          <w:t xml:space="preserve"> </w:t>
        </w:r>
      </w:ins>
      <w:ins w:id="14201" w:author="PR Preview" w:date="2026-01-01T00:00:00Z">
        <w:r>
          <w:t xml:space="preserve">and</w:t>
        </w:r>
      </w:ins>
      <w:ins w:id="1420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14203" w:author="PR Preview" w:date="2026-01-01T00:00:00Z">
        <w:r>
          <w:t xml:space="preserve">,</w:t>
        </w:r>
      </w:ins>
      <w:ins w:id="14204" w:author="PR Preview" w:date="2026-01-01T00:00:00Z">
        <w:r>
          <w:t xml:space="preserve"> </w:t>
        </w:r>
      </w:ins>
      <w:hyperlink w:anchor="exm-determinant">
        <w:ins w:id="14205" w:author="PR Preview" w:date="2026-01-01T00:00:00Z">
          <w:r>
            <w:rPr>
              <w:rStyle w:val="Hyperlink"/>
            </w:rPr>
            <w:t xml:space="preserve">Example 160</w:t>
          </w:r>
        </w:ins>
      </w:hyperlink>
      <w:ins w:id="14206" w:author="PR Preview" w:date="2026-01-01T00:00:00Z">
        <w:r>
          <w:t xml:space="preserve"> </w:t>
        </w:r>
      </w:ins>
      <w:ins w:id="14207"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0"/>
    <w:bookmarkStart w:id="541" w:name="rem-det-product-proof"/>
    <w:p>
      <w:pPr>
        <w:pStyle w:val="FirstParagraph"/>
      </w:pPr>
      <w:del w:id="14208" w:author="PR Preview" w:date="2026-01-01T00:00:00Z">
        <w:r>
          <w:rPr>
            <w:i/>
            <w:iCs/>
          </w:rPr>
          <w:delText xml:space="preserve">Remark 47</w:delText>
        </w:r>
      </w:del>
      <w:del w:id="14209" w:author="PR Preview" w:date="2026-01-01T00:00:00Z">
        <w:r>
          <w:delText xml:space="preserve"> (An example is not a proof). </w:delText>
        </w:r>
      </w:del>
      <w:hyperlink w:anchor="exm-det-product">
        <w:del w:id="14210" w:author="PR Preview" w:date="2026-01-01T00:00:00Z">
          <w:r>
            <w:rPr>
              <w:rStyle w:val="Hyperlink"/>
            </w:rPr>
            <w:delText xml:space="preserve">Example 160</w:delText>
          </w:r>
        </w:del>
      </w:hyperlink>
      <w:del w:id="14211" w:author="PR Preview" w:date="2026-01-01T00:00:00Z">
        <w:r>
          <w:delText xml:space="preserve"> </w:delText>
        </w:r>
      </w:del>
      <w:del w:id="14212" w:author="PR Preview" w:date="2026-01-01T00:00:00Z">
        <w:r>
          <w:delText xml:space="preserve">checks</w:delText>
        </w:r>
      </w:del>
      <w:del w:id="14213" w:author="PR Preview" w:date="2026-01-01T00:00:00Z">
        <w:r>
          <w:delText xml:space="preserve"> </w:delText>
        </w:r>
      </w:del>
      <w:hyperlink w:anchor="thm-det-product">
        <w:del w:id="14214" w:author="PR Preview" w:date="2026-01-01T00:00:00Z">
          <w:r>
            <w:rPr>
              <w:rStyle w:val="Hyperlink"/>
            </w:rPr>
            <w:delText xml:space="preserve">Theorem 86</w:delText>
          </w:r>
        </w:del>
      </w:hyperlink>
      <w:del w:id="14215" w:author="PR Preview" w:date="2026-01-01T00:00:00Z">
        <w:r>
          <w:delText xml:space="preserve"> </w:delText>
        </w:r>
      </w:del>
      <w:del w:id="14216" w:author="PR Preview" w:date="2026-01-01T00:00:00Z">
        <w:r>
          <w:delText xml:space="preserve">for one pair of</w:delText>
        </w:r>
      </w:del>
      <w:del w:id="14217" w:author="PR Preview" w:date="2026-01-01T00:00:00Z">
        <w:r>
          <w:delText xml:space="preserve"> </w:delText>
        </w:r>
      </w:del>
      <m:oMath>
        <m:r>
          <m:t>2</m:t>
        </m:r>
        <m:r>
          <m:rPr>
            <m:sty m:val="p"/>
          </m:rPr>
          <m:t>×</m:t>
        </m:r>
        <m:r>
          <m:t>2</m:t>
        </m:r>
      </m:oMath>
      <w:del w:id="14218" w:author="PR Preview" w:date="2026-01-01T00:00:00Z">
        <w:r>
          <w:delText xml:space="preserve"> </w:delText>
        </w:r>
      </w:del>
      <w:del w:id="14219" w:author="PR Preview" w:date="2026-01-01T00:00:00Z">
        <w:r>
          <w:delText xml:space="preserve">matrices,</w:delText>
        </w:r>
      </w:del>
      <w:del w:id="14220" w:author="PR Preview" w:date="2026-01-01T00:00:00Z">
        <w:r>
          <w:delText xml:space="preserve"> </w:delText>
        </w:r>
      </w:del>
      <w:del w:id="14221" w:author="PR Preview" w:date="2026-01-01T00:00:00Z">
        <w:r>
          <w:delText xml:space="preserve">which shows the theorem holds there</w:delText>
        </w:r>
      </w:del>
      <w:del w:id="14222" w:author="PR Preview" w:date="2026-01-01T00:00:00Z">
        <w:r>
          <w:delText xml:space="preserve"> </w:delText>
        </w:r>
      </w:del>
      <w:del w:id="14223" w:author="PR Preview" w:date="2026-01-01T00:00:00Z">
        <w:r>
          <w:delText xml:space="preserve">but does not prove it for every pair.</w:delText>
        </w:r>
      </w:del>
      <w:del w:id="14224" w:author="PR Preview" w:date="2026-01-01T00:00:00Z">
        <w:r>
          <w:delText xml:space="preserve"> </w:delText>
        </w:r>
      </w:del>
      <w:del w:id="14225" w:author="PR Preview" w:date="2026-01-01T00:00:00Z">
        <w:r>
          <w:delText xml:space="preserve">The proof needs properties of the determinant</w:delText>
        </w:r>
      </w:del>
      <w:del w:id="14226" w:author="PR Preview" w:date="2026-01-01T00:00:00Z">
        <w:r>
          <w:delText xml:space="preserve"> </w:delText>
        </w:r>
      </w:del>
      <w:del w:id="14227" w:author="PR Preview" w:date="2026-01-01T00:00:00Z">
        <w:r>
          <w:delText xml:space="preserve">that these notes don’t develop;</w:delText>
        </w:r>
      </w:del>
      <w:del w:id="14228" w:author="PR Preview" w:date="2026-01-01T00:00:00Z">
        <w:r>
          <w:delText xml:space="preserve"> </w:delText>
        </w:r>
      </w:del>
      <w:del w:id="14229" w:author="PR Preview" w:date="2026-01-01T00:00:00Z">
        <w:r>
          <w:delText xml:space="preserve">see</w:delText>
        </w:r>
      </w:del>
      <w:del w:id="14230" w:author="PR Preview" w:date="2026-01-01T00:00:00Z">
        <w:r>
          <w:delText xml:space="preserve"> </w:delText>
        </w:r>
      </w:del>
      <w:del w:id="14231" w:author="PR Preview" w:date="2026-01-01T00:00:00Z">
        <w:r>
          <w:delText xml:space="preserve">Banerjee and Roy (2014)</w:delText>
        </w:r>
      </w:del>
      <w:del w:id="14232" w:author="PR Preview" w:date="2026-01-01T00:00:00Z">
        <w:r>
          <w:delText xml:space="preserve">.</w:delText>
        </w:r>
      </w:del>
    </w:p>
    <w:p>
      <w:pPr>
        <w:pStyle w:val="BodyText"/>
      </w:pPr>
      <w:del w:id="14233" w:author="PR Preview" w:date="2026-01-01T00:00:00Z">
        <w:r>
          <w:delText xml:space="preserve">See also</w:delText>
        </w:r>
      </w:del>
      <w:del w:id="14234" w:author="PR Preview" w:date="2026-01-01T00:00:00Z">
        <w:r>
          <w:delText xml:space="preserve"> </w:delText>
        </w:r>
      </w:del>
      <w:hyperlink r:id="rId855">
        <w:del w:id="14235" w:author="PR Preview" w:date="2026-01-01T00:00:00Z">
          <w:r>
            <w:rPr>
              <w:rStyle w:val="Hyperlink"/>
            </w:rPr>
            <w:delText xml:space="preserve">https://en.wikipedia.org/wiki/Determinant</w:delText>
          </w:r>
        </w:del>
      </w:hyperlink>
      <w:del w:id="14236" w:author="PR Preview" w:date="2026-01-01T00:00:00Z">
        <w:r>
          <w:delText xml:space="preserve">.</w:delText>
        </w:r>
      </w:del>
    </w:p>
    <w:p>
      <w:pPr>
        <w:pStyle w:val="BodyText"/>
      </w:pPr>
      <w:del w:id="14237" w:author="PR Preview" w:date="2026-01-01T00:00:00Z">
        <w:r>
          <w:rPr>
            <w:b/>
            <w:bCs/>
          </w:rPr>
          <w:delText xml:space="preserve">Theorem 87 (The determinant of a symmetric matrix is the product of its eigenvalues)</w:delText>
        </w:r>
      </w:del>
      <w:del w:id="14238" w:author="PR Preview" w:date="2026-01-01T00:00:00Z">
        <w:r>
          <w:delText xml:space="preserve"> </w:delText>
        </w:r>
      </w:del>
      <w:del w:id="14239" w:author="PR Preview" w:date="2026-01-01T00:00:00Z">
        <w:r>
          <w:delText xml:space="preserve">Let</w:delText>
        </w:r>
      </w:del>
      <w:del w:id="14240" w:author="PR Preview" w:date="2026-01-01T00:00:00Z">
        <w:r>
          <w:delText xml:space="preserve"> </w:delText>
        </w:r>
      </w:del>
      <m:oMath>
        <m:r>
          <m:rPr>
            <m:sty m:val="bi"/>
          </m:rPr>
          <m:t>A</m:t>
        </m:r>
      </m:oMath>
      <w:del w:id="14241" w:author="PR Preview" w:date="2026-01-01T00:00:00Z">
        <w:r>
          <w:delText xml:space="preserve"> </w:delText>
        </w:r>
      </w:del>
      <w:del w:id="14242" w:author="PR Preview" w:date="2026-01-01T00:00:00Z">
        <w:r>
          <w:delText xml:space="preserve">be a</w:delText>
        </w:r>
      </w:del>
      <w:del w:id="14243" w:author="PR Preview" w:date="2026-01-01T00:00:00Z">
        <w:r>
          <w:delText xml:space="preserve"> </w:delText>
        </w:r>
      </w:del>
      <m:oMath>
        <m:r>
          <m:t>p</m:t>
        </m:r>
        <m:r>
          <m:rPr>
            <m:sty m:val="p"/>
          </m:rPr>
          <m:t>×</m:t>
        </m:r>
        <m:r>
          <m:t>p</m:t>
        </m:r>
      </m:oMath>
      <w:del w:id="14244" w:author="PR Preview" w:date="2026-01-01T00:00:00Z">
        <w:r>
          <w:delText xml:space="preserve"> </w:delText>
        </w:r>
      </w:del>
      <w:del w:id="14245" w:author="PR Preview" w:date="2026-01-01T00:00:00Z">
        <w:r>
          <w:delText xml:space="preserve">symmetric matrix with real entries,</w:delText>
        </w:r>
      </w:del>
      <w:del w:id="14246" w:author="PR Preview" w:date="2026-01-01T00:00:00Z">
        <w:r>
          <w:delText xml:space="preserve"> </w:delText>
        </w:r>
      </w:del>
      <w:del w:id="14247" w:author="PR Preview" w:date="2026-01-01T00:00:00Z">
        <w:r>
          <w:delText xml:space="preserve">with eigendecomposition</w:delText>
        </w:r>
      </w:del>
      <w:del w:id="14248"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4249" w:author="PR Preview" w:date="2026-01-01T00:00:00Z">
        <w:r>
          <w:delText xml:space="preserve"> </w:delText>
        </w:r>
      </w:del>
      <w:del w:id="14250" w:author="PR Preview" w:date="2026-01-01T00:00:00Z">
        <w:r>
          <w:delText xml:space="preserve">(</w:delText>
        </w:r>
      </w:del>
      <w:hyperlink w:anchor="def-eigendecomposition">
        <w:del w:id="14251" w:author="PR Preview" w:date="2026-01-01T00:00:00Z">
          <w:r>
            <w:rPr>
              <w:rStyle w:val="Hyperlink"/>
            </w:rPr>
            <w:delText xml:space="preserve">Definition 97</w:delText>
          </w:r>
        </w:del>
      </w:hyperlink>
      <w:del w:id="14252" w:author="PR Preview" w:date="2026-01-01T00:00:00Z">
        <w:r>
          <w:delText xml:space="preserve">)</w:delText>
        </w:r>
      </w:del>
      <w:del w:id="14253" w:author="PR Preview" w:date="2026-01-01T00:00:00Z">
        <w:r>
          <w:delText xml:space="preserve"> </w:delText>
        </w:r>
      </w:del>
      <w:del w:id="14254" w:author="PR Preview" w:date="2026-01-01T00:00:00Z">
        <w:r>
          <w:delText xml:space="preserve">and eigenvalues</w:delText>
        </w:r>
      </w:del>
      <w:del w:id="14255"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14256" w:author="PR Preview" w:date="2026-01-01T00:00:00Z">
        <w:r>
          <w:delText xml:space="preserve"> </w:delText>
        </w:r>
      </w:del>
      <w:del w:id="14257" w:author="PR Preview" w:date="2026-01-01T00:00:00Z">
        <w:r>
          <w:delText xml:space="preserve">on the diagonal of</w:delText>
        </w:r>
      </w:del>
      <w:del w:id="14258" w:author="PR Preview" w:date="2026-01-01T00:00:00Z">
        <w:r>
          <w:delText xml:space="preserve"> </w:delText>
        </w:r>
      </w:del>
      <m:oMath>
        <m:r>
          <m:rPr>
            <m:sty m:val="b"/>
          </m:rPr>
          <m:t>Λ</m:t>
        </m:r>
      </m:oMath>
      <w:del w:id="14259" w:author="PR Preview" w:date="2026-01-01T00:00:00Z">
        <w:r>
          <w:delText xml:space="preserve">.</w:delText>
        </w:r>
      </w:del>
      <w:del w:id="14260" w:author="PR Preview" w:date="2026-01-01T00:00:00Z">
        <w:r>
          <w:delText xml:space="preserve"> </w:delText>
        </w:r>
      </w:del>
      <w:del w:id="14261" w:author="PR Preview" w:date="2026-01-01T00:00:00Z">
        <w:r>
          <w:delText xml:space="preserve">Then</w:delText>
        </w:r>
      </w:del>
    </w:p>
    <w:p>
      <w:pPr>
        <w:pStyle w:val="FirstParagraph"/>
      </w:pPr>
      <w:ins w:id="14262" w:author="PR Preview" w:date="2026-01-01T00:00:00Z">
        <w:r>
          <w:rPr>
            <w:i/>
            <w:iCs/>
          </w:rPr>
          <w:t xml:space="preserve">Remark 48</w:t>
        </w:r>
      </w:ins>
      <w:ins w:id="14263" w:author="PR Preview" w:date="2026-01-01T00:00:00Z">
        <w:r>
          <w:t xml:space="preserve"> (An example is not a proof). </w:t>
        </w:r>
      </w:ins>
      <w:hyperlink w:anchor="exm-det-product">
        <w:ins w:id="14264" w:author="PR Preview" w:date="2026-01-01T00:00:00Z">
          <w:r>
            <w:rPr>
              <w:rStyle w:val="Hyperlink"/>
            </w:rPr>
            <w:t xml:space="preserve">Example 162</w:t>
          </w:r>
        </w:ins>
      </w:hyperlink>
      <w:ins w:id="14265" w:author="PR Preview" w:date="2026-01-01T00:00:00Z">
        <w:r>
          <w:t xml:space="preserve"> </w:t>
        </w:r>
      </w:ins>
      <w:ins w:id="14266" w:author="PR Preview" w:date="2026-01-01T00:00:00Z">
        <w:r>
          <w:t xml:space="preserve">checks</w:t>
        </w:r>
      </w:ins>
      <w:ins w:id="14267" w:author="PR Preview" w:date="2026-01-01T00:00:00Z">
        <w:r>
          <w:t xml:space="preserve"> </w:t>
        </w:r>
      </w:ins>
      <w:hyperlink w:anchor="thm-det-product">
        <w:ins w:id="14268" w:author="PR Preview" w:date="2026-01-01T00:00:00Z">
          <w:r>
            <w:rPr>
              <w:rStyle w:val="Hyperlink"/>
            </w:rPr>
            <w:t xml:space="preserve">Theorem 87</w:t>
          </w:r>
        </w:ins>
      </w:hyperlink>
      <w:ins w:id="14269" w:author="PR Preview" w:date="2026-01-01T00:00:00Z">
        <w:r>
          <w:t xml:space="preserve"> </w:t>
        </w:r>
      </w:ins>
      <w:ins w:id="14270" w:author="PR Preview" w:date="2026-01-01T00:00:00Z">
        <w:r>
          <w:t xml:space="preserve">for one pair of</w:t>
        </w:r>
      </w:ins>
      <w:ins w:id="14271" w:author="PR Preview" w:date="2026-01-01T00:00:00Z">
        <w:r>
          <w:t xml:space="preserve"> </w:t>
        </w:r>
      </w:ins>
      <m:oMath>
        <m:r>
          <m:t>2</m:t>
        </m:r>
        <m:r>
          <m:rPr>
            <m:sty m:val="p"/>
          </m:rPr>
          <m:t>×</m:t>
        </m:r>
        <m:r>
          <m:t>2</m:t>
        </m:r>
      </m:oMath>
      <w:ins w:id="14272" w:author="PR Preview" w:date="2026-01-01T00:00:00Z">
        <w:r>
          <w:t xml:space="preserve"> </w:t>
        </w:r>
      </w:ins>
      <w:ins w:id="14273" w:author="PR Preview" w:date="2026-01-01T00:00:00Z">
        <w:r>
          <w:t xml:space="preserve">matrices,</w:t>
        </w:r>
      </w:ins>
      <w:ins w:id="14274" w:author="PR Preview" w:date="2026-01-01T00:00:00Z">
        <w:r>
          <w:t xml:space="preserve"> </w:t>
        </w:r>
      </w:ins>
      <w:ins w:id="14275" w:author="PR Preview" w:date="2026-01-01T00:00:00Z">
        <w:r>
          <w:t xml:space="preserve">which shows the theorem holds there</w:t>
        </w:r>
      </w:ins>
      <w:ins w:id="14276" w:author="PR Preview" w:date="2026-01-01T00:00:00Z">
        <w:r>
          <w:t xml:space="preserve"> </w:t>
        </w:r>
      </w:ins>
      <w:ins w:id="14277" w:author="PR Preview" w:date="2026-01-01T00:00:00Z">
        <w:r>
          <w:t xml:space="preserve">but does not prove it for every pair.</w:t>
        </w:r>
      </w:ins>
      <w:ins w:id="14278" w:author="PR Preview" w:date="2026-01-01T00:00:00Z">
        <w:r>
          <w:t xml:space="preserve"> </w:t>
        </w:r>
      </w:ins>
      <w:ins w:id="14279" w:author="PR Preview" w:date="2026-01-01T00:00:00Z">
        <w:r>
          <w:t xml:space="preserve">The proof needs properties of the determinant</w:t>
        </w:r>
      </w:ins>
      <w:ins w:id="14280" w:author="PR Preview" w:date="2026-01-01T00:00:00Z">
        <w:r>
          <w:t xml:space="preserve"> </w:t>
        </w:r>
      </w:ins>
      <w:ins w:id="14281" w:author="PR Preview" w:date="2026-01-01T00:00:00Z">
        <w:r>
          <w:t xml:space="preserve">that these notes don’t develop;</w:t>
        </w:r>
      </w:ins>
      <w:ins w:id="14282" w:author="PR Preview" w:date="2026-01-01T00:00:00Z">
        <w:r>
          <w:t xml:space="preserve"> </w:t>
        </w:r>
      </w:ins>
      <w:ins w:id="14283" w:author="PR Preview" w:date="2026-01-01T00:00:00Z">
        <w:r>
          <w:t xml:space="preserve">see</w:t>
        </w:r>
      </w:ins>
      <w:ins w:id="14284" w:author="PR Preview" w:date="2026-01-01T00:00:00Z">
        <w:r>
          <w:t xml:space="preserve"> </w:t>
        </w:r>
      </w:ins>
      <w:ins w:id="14285" w:author="PR Preview" w:date="2026-01-01T00:00:00Z">
        <w:r>
          <w:t xml:space="preserve">Banerjee and Roy [47]</w:t>
        </w:r>
      </w:ins>
      <w:ins w:id="14286" w:author="PR Preview" w:date="2026-01-01T00:00:00Z">
        <w:r>
          <w:t xml:space="preserve">.</w:t>
        </w:r>
      </w:ins>
    </w:p>
    <w:bookmarkEnd w:id="541"/>
    <w:p>
      <w:pPr>
        <w:pStyle w:val="BodyText"/>
      </w:pPr>
      <w:ins w:id="14287" w:author="PR Preview" w:date="2026-01-01T00:00:00Z">
        <w:r>
          <w:t xml:space="preserve">See also</w:t>
        </w:r>
      </w:ins>
      <w:ins w:id="14288" w:author="PR Preview" w:date="2026-01-01T00:00:00Z">
        <w:r>
          <w:t xml:space="preserve"> </w:t>
        </w:r>
      </w:ins>
      <w:ins w:id="14289" w:author="PR Preview" w:date="2026-01-01T00:00:00Z">
        <w:r>
          <w:t xml:space="preserve">[72]</w:t>
        </w:r>
      </w:ins>
      <w:ins w:id="14290" w:author="PR Preview" w:date="2026-01-01T00:00:00Z">
        <w:r>
          <w:t xml:space="preserve">.</w:t>
        </w:r>
      </w:ins>
    </w:p>
    <w:bookmarkStart w:id="542" w:name="thm-det-eigenvalues"/>
    <w:p>
      <w:pPr>
        <w:pStyle w:val="BodyText"/>
      </w:pPr>
      <w:ins w:id="14291" w:author="PR Preview" w:date="2026-01-01T00:00:00Z">
        <w:r>
          <w:rPr>
            <w:b/>
            <w:bCs/>
          </w:rPr>
          <w:t xml:space="preserve">Theorem 88 (The determinant of a symmetric matrix is the product of its eigenvalues)</w:t>
        </w:r>
      </w:ins>
      <w:ins w:id="14292" w:author="PR Preview" w:date="2026-01-01T00:00:00Z">
        <w:r>
          <w:t xml:space="preserve"> </w:t>
        </w:r>
      </w:ins>
      <w:ins w:id="14293" w:author="PR Preview" w:date="2026-01-01T00:00:00Z">
        <w:r>
          <w:t xml:space="preserve">Let</w:t>
        </w:r>
      </w:ins>
      <w:ins w:id="14294" w:author="PR Preview" w:date="2026-01-01T00:00:00Z">
        <w:r>
          <w:t xml:space="preserve"> </w:t>
        </w:r>
      </w:ins>
      <m:oMath>
        <m:r>
          <m:rPr>
            <m:sty m:val="bi"/>
          </m:rPr>
          <m:t>A</m:t>
        </m:r>
      </m:oMath>
      <w:ins w:id="14295" w:author="PR Preview" w:date="2026-01-01T00:00:00Z">
        <w:r>
          <w:t xml:space="preserve"> </w:t>
        </w:r>
      </w:ins>
      <w:ins w:id="14296" w:author="PR Preview" w:date="2026-01-01T00:00:00Z">
        <w:r>
          <w:t xml:space="preserve">be a</w:t>
        </w:r>
      </w:ins>
      <w:ins w:id="14297" w:author="PR Preview" w:date="2026-01-01T00:00:00Z">
        <w:r>
          <w:t xml:space="preserve"> </w:t>
        </w:r>
      </w:ins>
      <m:oMath>
        <m:r>
          <m:t>p</m:t>
        </m:r>
        <m:r>
          <m:rPr>
            <m:sty m:val="p"/>
          </m:rPr>
          <m:t>×</m:t>
        </m:r>
        <m:r>
          <m:t>p</m:t>
        </m:r>
      </m:oMath>
      <w:ins w:id="14298" w:author="PR Preview" w:date="2026-01-01T00:00:00Z">
        <w:r>
          <w:t xml:space="preserve"> </w:t>
        </w:r>
      </w:ins>
      <w:ins w:id="14299" w:author="PR Preview" w:date="2026-01-01T00:00:00Z">
        <w:r>
          <w:t xml:space="preserve">symmetric matrix with real entries,</w:t>
        </w:r>
      </w:ins>
      <w:ins w:id="14300" w:author="PR Preview" w:date="2026-01-01T00:00:00Z">
        <w:r>
          <w:t xml:space="preserve"> </w:t>
        </w:r>
      </w:ins>
      <w:ins w:id="14301" w:author="PR Preview" w:date="2026-01-01T00:00:00Z">
        <w:r>
          <w:t xml:space="preserve">with eigendecomposition</w:t>
        </w:r>
      </w:ins>
      <w:ins w:id="14302"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4303" w:author="PR Preview" w:date="2026-01-01T00:00:00Z">
        <w:r>
          <w:t xml:space="preserve"> </w:t>
        </w:r>
      </w:ins>
      <w:ins w:id="14304" w:author="PR Preview" w:date="2026-01-01T00:00:00Z">
        <w:r>
          <w:t xml:space="preserve">(</w:t>
        </w:r>
      </w:ins>
      <w:hyperlink w:anchor="def-eigendecomposition">
        <w:ins w:id="14305" w:author="PR Preview" w:date="2026-01-01T00:00:00Z">
          <w:r>
            <w:rPr>
              <w:rStyle w:val="Hyperlink"/>
            </w:rPr>
            <w:t xml:space="preserve">Definition 97</w:t>
          </w:r>
        </w:ins>
      </w:hyperlink>
      <w:ins w:id="14306" w:author="PR Preview" w:date="2026-01-01T00:00:00Z">
        <w:r>
          <w:t xml:space="preserve">)</w:t>
        </w:r>
      </w:ins>
      <w:ins w:id="14307" w:author="PR Preview" w:date="2026-01-01T00:00:00Z">
        <w:r>
          <w:t xml:space="preserve"> </w:t>
        </w:r>
      </w:ins>
      <w:ins w:id="14308" w:author="PR Preview" w:date="2026-01-01T00:00:00Z">
        <w:r>
          <w:t xml:space="preserve">and eigenvalues</w:t>
        </w:r>
      </w:ins>
      <w:ins w:id="14309"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14310" w:author="PR Preview" w:date="2026-01-01T00:00:00Z">
        <w:r>
          <w:t xml:space="preserve"> </w:t>
        </w:r>
      </w:ins>
      <w:ins w:id="14311" w:author="PR Preview" w:date="2026-01-01T00:00:00Z">
        <w:r>
          <w:t xml:space="preserve">on the diagonal of</w:t>
        </w:r>
      </w:ins>
      <w:ins w:id="14312" w:author="PR Preview" w:date="2026-01-01T00:00:00Z">
        <w:r>
          <w:t xml:space="preserve"> </w:t>
        </w:r>
      </w:ins>
      <m:oMath>
        <m:r>
          <m:rPr>
            <m:sty m:val="b"/>
          </m:rPr>
          <m:t>Λ</m:t>
        </m:r>
      </m:oMath>
      <w:ins w:id="14313" w:author="PR Preview" w:date="2026-01-01T00:00:00Z">
        <w:r>
          <w:t xml:space="preserve">.</w:t>
        </w:r>
      </w:ins>
      <w:ins w:id="14314" w:author="PR Preview" w:date="2026-01-01T00:00:00Z">
        <w:r>
          <w:t xml:space="preserve"> </w:t>
        </w:r>
      </w:ins>
      <w:ins w:id="14315"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2"/>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14316" w:author="PR Preview" w:date="2026-01-01T00:00:00Z">
        <w:r>
          <w:delText xml:space="preserve">The product steps are</w:delText>
        </w:r>
      </w:del>
      <w:del w:id="14317" w:author="PR Preview" w:date="2026-01-01T00:00:00Z">
        <w:r>
          <w:delText xml:space="preserve"> </w:delText>
        </w:r>
      </w:del>
      <w:hyperlink w:anchor="thm-det-product">
        <w:del w:id="14318" w:author="PR Preview" w:date="2026-01-01T00:00:00Z">
          <w:r>
            <w:rPr>
              <w:rStyle w:val="Hyperlink"/>
            </w:rPr>
            <w:delText xml:space="preserve">Theorem 86</w:delText>
          </w:r>
        </w:del>
      </w:hyperlink>
      <w:del w:id="14319" w:author="PR Preview" w:date="2026-01-01T00:00:00Z">
        <w:r>
          <w:delText xml:space="preserve">,</w:delText>
        </w:r>
      </w:del>
      <w:del w:id="14320" w:author="PR Preview" w:date="2026-01-01T00:00:00Z">
        <w:r>
          <w:delText xml:space="preserve"> </w:delText>
        </w:r>
      </w:del>
      <w:del w:id="14321" w:author="PR Preview" w:date="2026-01-01T00:00:00Z">
        <w:r>
          <w:delText xml:space="preserve">the orthogonality step is</w:delText>
        </w:r>
      </w:del>
      <w:del w:id="14322" w:author="PR Preview" w:date="2026-01-01T00:00:00Z">
        <w:r>
          <w:delText xml:space="preserve"> </w:delText>
        </w:r>
      </w:del>
      <w:hyperlink w:anchor="def-orthogonal-matrix">
        <w:del w:id="14323" w:author="PR Preview" w:date="2026-01-01T00:00:00Z">
          <w:r>
            <w:rPr>
              <w:rStyle w:val="Hyperlink"/>
            </w:rPr>
            <w:delText xml:space="preserve">Definition 89</w:delText>
          </w:r>
        </w:del>
      </w:hyperlink>
      <w:del w:id="14324" w:author="PR Preview" w:date="2026-01-01T00:00:00Z">
        <w:r>
          <w:delText xml:space="preserve">,</w:delText>
        </w:r>
      </w:del>
      <w:del w:id="14325" w:author="PR Preview" w:date="2026-01-01T00:00:00Z">
        <w:r>
          <w:delText xml:space="preserve"> </w:delText>
        </w:r>
      </w:del>
      <w:del w:id="14326" w:author="PR Preview" w:date="2026-01-01T00:00:00Z">
        <w:r>
          <w:delText xml:space="preserve">and the identity and diagonal steps are</w:delText>
        </w:r>
      </w:del>
      <w:del w:id="14327" w:author="PR Preview" w:date="2026-01-01T00:00:00Z">
        <w:r>
          <w:delText xml:space="preserve"> </w:delText>
        </w:r>
      </w:del>
      <w:hyperlink w:anchor="thm-det-diagonal">
        <w:del w:id="14328" w:author="PR Preview" w:date="2026-01-01T00:00:00Z">
          <w:r>
            <w:rPr>
              <w:rStyle w:val="Hyperlink"/>
            </w:rPr>
            <w:delText xml:space="preserve">Theorem 85</w:delText>
          </w:r>
        </w:del>
      </w:hyperlink>
      <w:del w:id="14329" w:author="PR Preview" w:date="2026-01-01T00:00:00Z">
        <w:r>
          <w:delText xml:space="preserve"> </w:delText>
        </w:r>
      </w:del>
      <w:del w:id="14330" w:author="PR Preview" w:date="2026-01-01T00:00:00Z">
        <w:r>
          <w:delText xml:space="preserve">and</w:delText>
        </w:r>
      </w:del>
      <w:del w:id="14331" w:author="PR Preview" w:date="2026-01-01T00:00:00Z">
        <w:r>
          <w:delText xml:space="preserve"> </w:delText>
        </w:r>
      </w:del>
      <w:hyperlink w:anchor="exm-det-diagonal">
        <w:del w:id="14332" w:author="PR Preview" w:date="2026-01-01T00:00:00Z">
          <w:r>
            <w:rPr>
              <w:rStyle w:val="Hyperlink"/>
            </w:rPr>
            <w:delText xml:space="preserve">Example 159</w:delText>
          </w:r>
        </w:del>
      </w:hyperlink>
      <w:del w:id="14333" w:author="PR Preview" w:date="2026-01-01T00:00:00Z">
        <w:r>
          <w:delText xml:space="preserve">.</w:delText>
        </w:r>
      </w:del>
    </w:p>
    <w:p>
      <w:pPr>
        <w:pStyle w:val="BodyText"/>
      </w:pPr>
      <w:del w:id="14334" w:author="PR Preview" w:date="2026-01-01T00:00:00Z">
        <w:r>
          <w:rPr>
            <w:b/>
            <w:bCs/>
          </w:rPr>
          <w:delText xml:space="preserve">Corollary 12 (A positive definite matrix has a positive determinant)</w:delText>
        </w:r>
      </w:del>
      <w:del w:id="14335" w:author="PR Preview" w:date="2026-01-01T00:00:00Z">
        <w:r>
          <w:delText xml:space="preserve"> </w:delText>
        </w:r>
      </w:del>
      <w:del w:id="14336" w:author="PR Preview" w:date="2026-01-01T00:00:00Z">
        <w:r>
          <w:delText xml:space="preserve">If</w:delText>
        </w:r>
      </w:del>
      <w:del w:id="14337" w:author="PR Preview" w:date="2026-01-01T00:00:00Z">
        <w:r>
          <w:delText xml:space="preserve"> </w:delText>
        </w:r>
      </w:del>
      <m:oMath>
        <m:r>
          <m:rPr>
            <m:sty m:val="bi"/>
          </m:rPr>
          <m:t>A</m:t>
        </m:r>
      </m:oMath>
      <w:del w:id="14338" w:author="PR Preview" w:date="2026-01-01T00:00:00Z">
        <w:r>
          <w:delText xml:space="preserve"> </w:delText>
        </w:r>
      </w:del>
      <w:del w:id="14339" w:author="PR Preview" w:date="2026-01-01T00:00:00Z">
        <w:r>
          <w:delText xml:space="preserve">is positive definite (</w:delText>
        </w:r>
      </w:del>
      <w:hyperlink w:anchor="def-positive-definite">
        <w:del w:id="14340" w:author="PR Preview" w:date="2026-01-01T00:00:00Z">
          <w:r>
            <w:rPr>
              <w:rStyle w:val="Hyperlink"/>
            </w:rPr>
            <w:delText xml:space="preserve">Definition 101</w:delText>
          </w:r>
        </w:del>
      </w:hyperlink>
      <w:del w:id="14341" w:author="PR Preview" w:date="2026-01-01T00:00:00Z">
        <w:r>
          <w:delText xml:space="preserve">),</w:delText>
        </w:r>
      </w:del>
      <w:del w:id="14342" w:author="PR Preview" w:date="2026-01-01T00:00:00Z">
        <w:r>
          <w:delText xml:space="preserve"> </w:delText>
        </w:r>
      </w:del>
      <w:del w:id="14343" w:author="PR Preview" w:date="2026-01-01T00:00:00Z">
        <w:r>
          <w:delText xml:space="preserve">then</w:delText>
        </w:r>
      </w:del>
      <w:del w:id="14344" w:author="PR Preview" w:date="2026-01-01T00:00:00Z">
        <w:r>
          <w:delText xml:space="preserve"> </w:delText>
        </w:r>
      </w:del>
      <m:oMath>
        <m:r>
          <m:rPr>
            <m:sty m:val="p"/>
          </m:rPr>
          <m:t>det</m:t>
        </m:r>
        <m:r>
          <m:rPr>
            <m:sty m:val="p"/>
          </m:rPr>
          <m:t>(</m:t>
        </m:r>
        <m:r>
          <m:rPr>
            <m:sty m:val="bi"/>
          </m:rPr>
          <m:t>A</m:t>
        </m:r>
        <m:r>
          <m:rPr>
            <m:sty m:val="p"/>
          </m:rPr>
          <m:t>)</m:t>
        </m:r>
        <m:r>
          <m:rPr>
            <m:sty m:val="p"/>
          </m:rPr>
          <m:t>&gt;</m:t>
        </m:r>
        <m:r>
          <m:t>0</m:t>
        </m:r>
      </m:oMath>
      <w:del w:id="14345" w:author="PR Preview" w:date="2026-01-01T00:00:00Z">
        <w:r>
          <w:delText xml:space="preserve">.</w:delText>
        </w:r>
      </w:del>
    </w:p>
    <w:p>
      <w:pPr>
        <w:pStyle w:val="BodyText"/>
      </w:pPr>
      <w:del w:id="14346" w:author="PR Preview" w:date="2026-01-01T00:00:00Z">
        <w:r>
          <w:rPr>
            <w:i/>
            <w:iCs/>
          </w:rPr>
          <w:delText xml:space="preserve">Proof</w:delText>
        </w:r>
      </w:del>
      <w:del w:id="14347" w:author="PR Preview" w:date="2026-01-01T00:00:00Z">
        <w:r>
          <w:delText xml:space="preserve">. </w:delText>
        </w:r>
      </w:del>
      <w:del w:id="14348" w:author="PR Preview" w:date="2026-01-01T00:00:00Z">
        <w:r>
          <w:delText xml:space="preserve">By</w:delText>
        </w:r>
      </w:del>
      <w:del w:id="14349" w:author="PR Preview" w:date="2026-01-01T00:00:00Z">
        <w:r>
          <w:delText xml:space="preserve"> </w:delText>
        </w:r>
      </w:del>
      <w:hyperlink w:anchor="thm-definite-eigenvalues">
        <w:del w:id="14350" w:author="PR Preview" w:date="2026-01-01T00:00:00Z">
          <w:r>
            <w:rPr>
              <w:rStyle w:val="Hyperlink"/>
            </w:rPr>
            <w:delText xml:space="preserve">Theorem 81</w:delText>
          </w:r>
        </w:del>
      </w:hyperlink>
      <w:del w:id="14351" w:author="PR Preview" w:date="2026-01-01T00:00:00Z">
        <w:r>
          <w:delText xml:space="preserve">, every eigenvalue of</w:delText>
        </w:r>
      </w:del>
      <w:del w:id="14352" w:author="PR Preview" w:date="2026-01-01T00:00:00Z">
        <w:r>
          <w:delText xml:space="preserve"> </w:delText>
        </w:r>
      </w:del>
      <m:oMath>
        <m:r>
          <m:rPr>
            <m:sty m:val="bi"/>
          </m:rPr>
          <m:t>A</m:t>
        </m:r>
      </m:oMath>
      <w:del w:id="14353" w:author="PR Preview" w:date="2026-01-01T00:00:00Z">
        <w:r>
          <w:delText xml:space="preserve"> </w:delText>
        </w:r>
      </w:del>
      <w:del w:id="14354" w:author="PR Preview" w:date="2026-01-01T00:00:00Z">
        <w:r>
          <w:delText xml:space="preserve">is positive,</w:delText>
        </w:r>
      </w:del>
      <w:del w:id="14355" w:author="PR Preview" w:date="2026-01-01T00:00:00Z">
        <w:r>
          <w:delText xml:space="preserve"> </w:delText>
        </w:r>
      </w:del>
      <w:del w:id="14356" w:author="PR Preview" w:date="2026-01-01T00:00:00Z">
        <w:r>
          <w:delText xml:space="preserve">so their product, which is</w:delText>
        </w:r>
      </w:del>
      <w:del w:id="14357" w:author="PR Preview" w:date="2026-01-01T00:00:00Z">
        <w:r>
          <w:delText xml:space="preserve"> </w:delText>
        </w:r>
      </w:del>
      <m:oMath>
        <m:r>
          <m:rPr>
            <m:sty m:val="p"/>
          </m:rPr>
          <m:t>det</m:t>
        </m:r>
        <m:r>
          <m:rPr>
            <m:sty m:val="p"/>
          </m:rPr>
          <m:t>(</m:t>
        </m:r>
        <m:r>
          <m:rPr>
            <m:sty m:val="bi"/>
          </m:rPr>
          <m:t>A</m:t>
        </m:r>
        <m:r>
          <m:rPr>
            <m:sty m:val="p"/>
          </m:rPr>
          <m:t>)</m:t>
        </m:r>
      </m:oMath>
      <w:del w:id="14358" w:author="PR Preview" w:date="2026-01-01T00:00:00Z">
        <w:r>
          <w:delText xml:space="preserve"> </w:delText>
        </w:r>
      </w:del>
      <w:del w:id="14359" w:author="PR Preview" w:date="2026-01-01T00:00:00Z">
        <w:r>
          <w:delText xml:space="preserve">by</w:delText>
        </w:r>
      </w:del>
      <w:del w:id="14360" w:author="PR Preview" w:date="2026-01-01T00:00:00Z">
        <w:r>
          <w:delText xml:space="preserve"> </w:delText>
        </w:r>
      </w:del>
      <w:hyperlink w:anchor="thm-det-eigenvalues">
        <w:del w:id="14361" w:author="PR Preview" w:date="2026-01-01T00:00:00Z">
          <w:r>
            <w:rPr>
              <w:rStyle w:val="Hyperlink"/>
            </w:rPr>
            <w:delText xml:space="preserve">Theorem 87</w:delText>
          </w:r>
        </w:del>
      </w:hyperlink>
      <w:del w:id="14362" w:author="PR Preview" w:date="2026-01-01T00:00:00Z">
        <w:r>
          <w:delText xml:space="preserve">,</w:delText>
        </w:r>
      </w:del>
      <w:del w:id="14363" w:author="PR Preview" w:date="2026-01-01T00:00:00Z">
        <w:r>
          <w:delText xml:space="preserve"> </w:delText>
        </w:r>
      </w:del>
      <w:del w:id="14364" w:author="PR Preview" w:date="2026-01-01T00:00:00Z">
        <w:r>
          <w:delText xml:space="preserve">is positive.</w:delText>
        </w:r>
      </w:del>
    </w:p>
    <w:p>
      <w:pPr>
        <w:pStyle w:val="BodyText"/>
      </w:pPr>
      <w:del w:id="14365" w:author="PR Preview" w:date="2026-01-01T00:00:00Z">
        <w:r>
          <w:rPr>
            <w:b/>
            <w:bCs/>
          </w:rPr>
          <w:delText xml:space="preserve">Example 161 (Two ways to the same determinant)</w:delText>
        </w:r>
      </w:del>
      <w:del w:id="1436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367" w:author="PR Preview" w:date="2026-01-01T00:00:00Z">
        <w:r>
          <w:delText xml:space="preserve"> </w:delText>
        </w:r>
      </w:del>
      <w:del w:id="14368" w:author="PR Preview" w:date="2026-01-01T00:00:00Z">
        <w:r>
          <w:delText xml:space="preserve">has eigenvalues</w:delText>
        </w:r>
      </w:del>
      <w:del w:id="14369" w:author="PR Preview" w:date="2026-01-01T00:00:00Z">
        <w:r>
          <w:delText xml:space="preserve"> </w:delText>
        </w:r>
      </w:del>
      <m:oMath>
        <m:r>
          <m:t>3</m:t>
        </m:r>
      </m:oMath>
      <w:del w:id="14370" w:author="PR Preview" w:date="2026-01-01T00:00:00Z">
        <w:r>
          <w:delText xml:space="preserve"> </w:delText>
        </w:r>
      </w:del>
      <w:del w:id="14371" w:author="PR Preview" w:date="2026-01-01T00:00:00Z">
        <w:r>
          <w:delText xml:space="preserve">and</w:delText>
        </w:r>
      </w:del>
      <w:del w:id="14372" w:author="PR Preview" w:date="2026-01-01T00:00:00Z">
        <w:r>
          <w:delText xml:space="preserve"> </w:delText>
        </w:r>
      </w:del>
      <m:oMath>
        <m:r>
          <m:t>1</m:t>
        </m:r>
      </m:oMath>
      <w:del w:id="14373" w:author="PR Preview" w:date="2026-01-01T00:00:00Z">
        <w:r>
          <w:delText xml:space="preserve"> </w:delText>
        </w:r>
      </w:del>
      <w:del w:id="14374" w:author="PR Preview" w:date="2026-01-01T00:00:00Z">
        <w:r>
          <w:delText xml:space="preserve">(</w:delText>
        </w:r>
      </w:del>
      <w:hyperlink w:anchor="exm-eigenvalue">
        <w:del w:id="14375" w:author="PR Preview" w:date="2026-01-01T00:00:00Z">
          <w:r>
            <w:rPr>
              <w:rStyle w:val="Hyperlink"/>
            </w:rPr>
            <w:delText xml:space="preserve">Example 146</w:delText>
          </w:r>
        </w:del>
      </w:hyperlink>
      <w:del w:id="14376" w:author="PR Preview" w:date="2026-01-01T00:00:00Z">
        <w:r>
          <w:delText xml:space="preserve">),</w:delText>
        </w:r>
      </w:del>
      <w:del w:id="14377" w:author="PR Preview" w:date="2026-01-01T00:00:00Z">
        <w:r>
          <w:delText xml:space="preserve"> </w:delText>
        </w:r>
      </w:del>
      <w:del w:id="14378" w:author="PR Preview" w:date="2026-01-01T00:00:00Z">
        <w:r>
          <w:delText xml:space="preserve">so</w:delText>
        </w:r>
      </w:del>
      <w:del w:id="14379" w:author="PR Preview" w:date="2026-01-01T00:00:00Z">
        <w:r>
          <w:delText xml:space="preserve"> </w:delText>
        </w:r>
      </w:del>
      <w:hyperlink w:anchor="thm-det-eigenvalues">
        <w:del w:id="14380" w:author="PR Preview" w:date="2026-01-01T00:00:00Z">
          <w:r>
            <w:rPr>
              <w:rStyle w:val="Hyperlink"/>
            </w:rPr>
            <w:delText xml:space="preserve">Theorem 87</w:delText>
          </w:r>
        </w:del>
      </w:hyperlink>
      <w:del w:id="14381" w:author="PR Preview" w:date="2026-01-01T00:00:00Z">
        <w:r>
          <w:delText xml:space="preserve"> </w:delText>
        </w:r>
      </w:del>
      <w:del w:id="14382"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14383" w:author="PR Preview" w:date="2026-01-01T00:00:00Z">
        <w:r>
          <w:delText xml:space="preserve">matching</w:delText>
        </w:r>
      </w:del>
      <w:del w:id="14384"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14385" w:author="PR Preview" w:date="2026-01-01T00:00:00Z">
        <w:r>
          <w:delText xml:space="preserve"> </w:delText>
        </w:r>
      </w:del>
      <w:del w:id="14386" w:author="PR Preview" w:date="2026-01-01T00:00:00Z">
        <w:r>
          <w:delText xml:space="preserve">from</w:delText>
        </w:r>
      </w:del>
      <w:del w:id="14387" w:author="PR Preview" w:date="2026-01-01T00:00:00Z">
        <w:r>
          <w:delText xml:space="preserve"> </w:delText>
        </w:r>
      </w:del>
      <w:hyperlink w:anchor="exm-determinant">
        <w:del w:id="14388" w:author="PR Preview" w:date="2026-01-01T00:00:00Z">
          <w:r>
            <w:rPr>
              <w:rStyle w:val="Hyperlink"/>
            </w:rPr>
            <w:delText xml:space="preserve">Example 158</w:delText>
          </w:r>
        </w:del>
      </w:hyperlink>
      <w:del w:id="14389" w:author="PR Preview" w:date="2026-01-01T00:00:00Z">
        <w:r>
          <w:delText xml:space="preserve">.</w:delText>
        </w:r>
      </w:del>
    </w:p>
    <w:p>
      <w:pPr>
        <w:pStyle w:val="FirstParagraph"/>
      </w:pPr>
      <w:ins w:id="14390" w:author="PR Preview" w:date="2026-01-01T00:00:00Z">
        <w:r>
          <w:t xml:space="preserve">The product steps are</w:t>
        </w:r>
      </w:ins>
      <w:ins w:id="14391" w:author="PR Preview" w:date="2026-01-01T00:00:00Z">
        <w:r>
          <w:t xml:space="preserve"> </w:t>
        </w:r>
      </w:ins>
      <w:hyperlink w:anchor="thm-det-product">
        <w:ins w:id="14392" w:author="PR Preview" w:date="2026-01-01T00:00:00Z">
          <w:r>
            <w:rPr>
              <w:rStyle w:val="Hyperlink"/>
            </w:rPr>
            <w:t xml:space="preserve">Theorem 87</w:t>
          </w:r>
        </w:ins>
      </w:hyperlink>
      <w:ins w:id="14393" w:author="PR Preview" w:date="2026-01-01T00:00:00Z">
        <w:r>
          <w:t xml:space="preserve">,</w:t>
        </w:r>
      </w:ins>
      <w:ins w:id="14394" w:author="PR Preview" w:date="2026-01-01T00:00:00Z">
        <w:r>
          <w:t xml:space="preserve"> </w:t>
        </w:r>
      </w:ins>
      <w:ins w:id="14395" w:author="PR Preview" w:date="2026-01-01T00:00:00Z">
        <w:r>
          <w:t xml:space="preserve">the orthogonality step is</w:t>
        </w:r>
      </w:ins>
      <w:ins w:id="14396" w:author="PR Preview" w:date="2026-01-01T00:00:00Z">
        <w:r>
          <w:t xml:space="preserve"> </w:t>
        </w:r>
      </w:ins>
      <w:hyperlink w:anchor="def-orthogonal-matrix">
        <w:ins w:id="14397" w:author="PR Preview" w:date="2026-01-01T00:00:00Z">
          <w:r>
            <w:rPr>
              <w:rStyle w:val="Hyperlink"/>
            </w:rPr>
            <w:t xml:space="preserve">Definition 89</w:t>
          </w:r>
        </w:ins>
      </w:hyperlink>
      <w:ins w:id="14398" w:author="PR Preview" w:date="2026-01-01T00:00:00Z">
        <w:r>
          <w:t xml:space="preserve">,</w:t>
        </w:r>
      </w:ins>
      <w:ins w:id="14399" w:author="PR Preview" w:date="2026-01-01T00:00:00Z">
        <w:r>
          <w:t xml:space="preserve"> </w:t>
        </w:r>
      </w:ins>
      <w:ins w:id="14400" w:author="PR Preview" w:date="2026-01-01T00:00:00Z">
        <w:r>
          <w:t xml:space="preserve">and the identity and diagonal steps are</w:t>
        </w:r>
      </w:ins>
      <w:ins w:id="14401" w:author="PR Preview" w:date="2026-01-01T00:00:00Z">
        <w:r>
          <w:t xml:space="preserve"> </w:t>
        </w:r>
      </w:ins>
      <w:hyperlink w:anchor="thm-det-diagonal">
        <w:ins w:id="14402" w:author="PR Preview" w:date="2026-01-01T00:00:00Z">
          <w:r>
            <w:rPr>
              <w:rStyle w:val="Hyperlink"/>
            </w:rPr>
            <w:t xml:space="preserve">Theorem 86</w:t>
          </w:r>
        </w:ins>
      </w:hyperlink>
      <w:ins w:id="14403" w:author="PR Preview" w:date="2026-01-01T00:00:00Z">
        <w:r>
          <w:t xml:space="preserve"> </w:t>
        </w:r>
      </w:ins>
      <w:ins w:id="14404" w:author="PR Preview" w:date="2026-01-01T00:00:00Z">
        <w:r>
          <w:t xml:space="preserve">and</w:t>
        </w:r>
      </w:ins>
      <w:ins w:id="14405" w:author="PR Preview" w:date="2026-01-01T00:00:00Z">
        <w:r>
          <w:t xml:space="preserve"> </w:t>
        </w:r>
      </w:ins>
      <w:hyperlink w:anchor="exm-det-diagonal">
        <w:ins w:id="14406" w:author="PR Preview" w:date="2026-01-01T00:00:00Z">
          <w:r>
            <w:rPr>
              <w:rStyle w:val="Hyperlink"/>
            </w:rPr>
            <w:t xml:space="preserve">Example 161</w:t>
          </w:r>
        </w:ins>
      </w:hyperlink>
      <w:ins w:id="14407" w:author="PR Preview" w:date="2026-01-01T00:00:00Z">
        <w:r>
          <w:t xml:space="preserve">.</w:t>
        </w:r>
      </w:ins>
    </w:p>
    <w:bookmarkStart w:id="543" w:name="cor-det-pd"/>
    <w:p>
      <w:pPr>
        <w:pStyle w:val="BodyText"/>
      </w:pPr>
      <w:ins w:id="14408" w:author="PR Preview" w:date="2026-01-01T00:00:00Z">
        <w:r>
          <w:rPr>
            <w:b/>
            <w:bCs/>
          </w:rPr>
          <w:t xml:space="preserve">Corollary 13 (A positive definite matrix has a positive determinant)</w:t>
        </w:r>
      </w:ins>
      <w:ins w:id="14409" w:author="PR Preview" w:date="2026-01-01T00:00:00Z">
        <w:r>
          <w:t xml:space="preserve"> </w:t>
        </w:r>
      </w:ins>
      <w:ins w:id="14410" w:author="PR Preview" w:date="2026-01-01T00:00:00Z">
        <w:r>
          <w:t xml:space="preserve">If</w:t>
        </w:r>
      </w:ins>
      <w:ins w:id="14411" w:author="PR Preview" w:date="2026-01-01T00:00:00Z">
        <w:r>
          <w:t xml:space="preserve"> </w:t>
        </w:r>
      </w:ins>
      <m:oMath>
        <m:r>
          <m:rPr>
            <m:sty m:val="bi"/>
          </m:rPr>
          <m:t>A</m:t>
        </m:r>
      </m:oMath>
      <w:ins w:id="14412" w:author="PR Preview" w:date="2026-01-01T00:00:00Z">
        <w:r>
          <w:t xml:space="preserve"> </w:t>
        </w:r>
      </w:ins>
      <w:ins w:id="14413" w:author="PR Preview" w:date="2026-01-01T00:00:00Z">
        <w:r>
          <w:t xml:space="preserve">is positive definite (</w:t>
        </w:r>
      </w:ins>
      <w:hyperlink w:anchor="def-positive-definite">
        <w:ins w:id="14414" w:author="PR Preview" w:date="2026-01-01T00:00:00Z">
          <w:r>
            <w:rPr>
              <w:rStyle w:val="Hyperlink"/>
            </w:rPr>
            <w:t xml:space="preserve">Definition 101</w:t>
          </w:r>
        </w:ins>
      </w:hyperlink>
      <w:ins w:id="14415" w:author="PR Preview" w:date="2026-01-01T00:00:00Z">
        <w:r>
          <w:t xml:space="preserve">),</w:t>
        </w:r>
      </w:ins>
      <w:ins w:id="14416" w:author="PR Preview" w:date="2026-01-01T00:00:00Z">
        <w:r>
          <w:t xml:space="preserve"> </w:t>
        </w:r>
      </w:ins>
      <w:ins w:id="14417" w:author="PR Preview" w:date="2026-01-01T00:00:00Z">
        <w:r>
          <w:t xml:space="preserve">then</w:t>
        </w:r>
      </w:ins>
      <w:ins w:id="14418" w:author="PR Preview" w:date="2026-01-01T00:00:00Z">
        <w:r>
          <w:t xml:space="preserve"> </w:t>
        </w:r>
      </w:ins>
      <m:oMath>
        <m:r>
          <m:rPr>
            <m:sty m:val="p"/>
          </m:rPr>
          <m:t>det</m:t>
        </m:r>
        <m:r>
          <m:rPr>
            <m:sty m:val="p"/>
          </m:rPr>
          <m:t>(</m:t>
        </m:r>
        <m:r>
          <m:rPr>
            <m:sty m:val="bi"/>
          </m:rPr>
          <m:t>A</m:t>
        </m:r>
        <m:r>
          <m:rPr>
            <m:sty m:val="p"/>
          </m:rPr>
          <m:t>)</m:t>
        </m:r>
        <m:r>
          <m:rPr>
            <m:sty m:val="p"/>
          </m:rPr>
          <m:t>&gt;</m:t>
        </m:r>
        <m:r>
          <m:t>0</m:t>
        </m:r>
      </m:oMath>
      <w:ins w:id="14419" w:author="PR Preview" w:date="2026-01-01T00:00:00Z">
        <w:r>
          <w:t xml:space="preserve">.</w:t>
        </w:r>
      </w:ins>
    </w:p>
    <w:bookmarkEnd w:id="543"/>
    <w:p>
      <w:pPr>
        <w:pStyle w:val="BodyText"/>
      </w:pPr>
      <w:ins w:id="14420" w:author="PR Preview" w:date="2026-01-01T00:00:00Z">
        <w:r>
          <w:rPr>
            <w:i/>
            <w:iCs/>
          </w:rPr>
          <w:t xml:space="preserve">Proof</w:t>
        </w:r>
      </w:ins>
      <w:ins w:id="14421" w:author="PR Preview" w:date="2026-01-01T00:00:00Z">
        <w:r>
          <w:t xml:space="preserve">. </w:t>
        </w:r>
      </w:ins>
      <w:ins w:id="14422" w:author="PR Preview" w:date="2026-01-01T00:00:00Z">
        <w:r>
          <w:t xml:space="preserve">By</w:t>
        </w:r>
      </w:ins>
      <w:ins w:id="14423" w:author="PR Preview" w:date="2026-01-01T00:00:00Z">
        <w:r>
          <w:t xml:space="preserve"> </w:t>
        </w:r>
      </w:ins>
      <w:hyperlink w:anchor="thm-definite-eigenvalues">
        <w:ins w:id="14424" w:author="PR Preview" w:date="2026-01-01T00:00:00Z">
          <w:r>
            <w:rPr>
              <w:rStyle w:val="Hyperlink"/>
            </w:rPr>
            <w:t xml:space="preserve">Theorem 82</w:t>
          </w:r>
        </w:ins>
      </w:hyperlink>
      <w:ins w:id="14425" w:author="PR Preview" w:date="2026-01-01T00:00:00Z">
        <w:r>
          <w:t xml:space="preserve">, every eigenvalue of</w:t>
        </w:r>
      </w:ins>
      <w:ins w:id="14426" w:author="PR Preview" w:date="2026-01-01T00:00:00Z">
        <w:r>
          <w:t xml:space="preserve"> </w:t>
        </w:r>
      </w:ins>
      <m:oMath>
        <m:r>
          <m:rPr>
            <m:sty m:val="bi"/>
          </m:rPr>
          <m:t>A</m:t>
        </m:r>
      </m:oMath>
      <w:ins w:id="14427" w:author="PR Preview" w:date="2026-01-01T00:00:00Z">
        <w:r>
          <w:t xml:space="preserve"> </w:t>
        </w:r>
      </w:ins>
      <w:ins w:id="14428" w:author="PR Preview" w:date="2026-01-01T00:00:00Z">
        <w:r>
          <w:t xml:space="preserve">is positive,</w:t>
        </w:r>
      </w:ins>
      <w:ins w:id="14429" w:author="PR Preview" w:date="2026-01-01T00:00:00Z">
        <w:r>
          <w:t xml:space="preserve"> </w:t>
        </w:r>
      </w:ins>
      <w:ins w:id="14430" w:author="PR Preview" w:date="2026-01-01T00:00:00Z">
        <w:r>
          <w:t xml:space="preserve">so their product, which is</w:t>
        </w:r>
      </w:ins>
      <w:ins w:id="14431" w:author="PR Preview" w:date="2026-01-01T00:00:00Z">
        <w:r>
          <w:t xml:space="preserve"> </w:t>
        </w:r>
      </w:ins>
      <m:oMath>
        <m:r>
          <m:rPr>
            <m:sty m:val="p"/>
          </m:rPr>
          <m:t>det</m:t>
        </m:r>
        <m:r>
          <m:rPr>
            <m:sty m:val="p"/>
          </m:rPr>
          <m:t>(</m:t>
        </m:r>
        <m:r>
          <m:rPr>
            <m:sty m:val="bi"/>
          </m:rPr>
          <m:t>A</m:t>
        </m:r>
        <m:r>
          <m:rPr>
            <m:sty m:val="p"/>
          </m:rPr>
          <m:t>)</m:t>
        </m:r>
      </m:oMath>
      <w:ins w:id="14432" w:author="PR Preview" w:date="2026-01-01T00:00:00Z">
        <w:r>
          <w:t xml:space="preserve"> </w:t>
        </w:r>
      </w:ins>
      <w:ins w:id="14433" w:author="PR Preview" w:date="2026-01-01T00:00:00Z">
        <w:r>
          <w:t xml:space="preserve">by</w:t>
        </w:r>
      </w:ins>
      <w:ins w:id="14434" w:author="PR Preview" w:date="2026-01-01T00:00:00Z">
        <w:r>
          <w:t xml:space="preserve"> </w:t>
        </w:r>
      </w:ins>
      <w:hyperlink w:anchor="thm-det-eigenvalues">
        <w:ins w:id="14435" w:author="PR Preview" w:date="2026-01-01T00:00:00Z">
          <w:r>
            <w:rPr>
              <w:rStyle w:val="Hyperlink"/>
            </w:rPr>
            <w:t xml:space="preserve">Theorem 88</w:t>
          </w:r>
        </w:ins>
      </w:hyperlink>
      <w:ins w:id="14436" w:author="PR Preview" w:date="2026-01-01T00:00:00Z">
        <w:r>
          <w:t xml:space="preserve">,</w:t>
        </w:r>
      </w:ins>
      <w:ins w:id="14437" w:author="PR Preview" w:date="2026-01-01T00:00:00Z">
        <w:r>
          <w:t xml:space="preserve"> </w:t>
        </w:r>
      </w:ins>
      <w:ins w:id="14438" w:author="PR Preview" w:date="2026-01-01T00:00:00Z">
        <w:r>
          <w:t xml:space="preserve">is positive.</w:t>
        </w:r>
      </w:ins>
    </w:p>
    <w:bookmarkStart w:id="544" w:name="exm-det-eigenvalues"/>
    <w:p>
      <w:pPr>
        <w:pStyle w:val="BodyText"/>
      </w:pPr>
      <w:ins w:id="14439" w:author="PR Preview" w:date="2026-01-01T00:00:00Z">
        <w:r>
          <w:rPr>
            <w:b/>
            <w:bCs/>
          </w:rPr>
          <w:t xml:space="preserve">Example 163 (Two ways to the same determinant)</w:t>
        </w:r>
      </w:ins>
      <w:ins w:id="1444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4441" w:author="PR Preview" w:date="2026-01-01T00:00:00Z">
        <w:r>
          <w:t xml:space="preserve"> </w:t>
        </w:r>
      </w:ins>
      <w:ins w:id="14442" w:author="PR Preview" w:date="2026-01-01T00:00:00Z">
        <w:r>
          <w:t xml:space="preserve">has eigenvalues</w:t>
        </w:r>
      </w:ins>
      <w:ins w:id="14443" w:author="PR Preview" w:date="2026-01-01T00:00:00Z">
        <w:r>
          <w:t xml:space="preserve"> </w:t>
        </w:r>
      </w:ins>
      <m:oMath>
        <m:r>
          <m:t>3</m:t>
        </m:r>
      </m:oMath>
      <w:ins w:id="14444" w:author="PR Preview" w:date="2026-01-01T00:00:00Z">
        <w:r>
          <w:t xml:space="preserve"> </w:t>
        </w:r>
      </w:ins>
      <w:ins w:id="14445" w:author="PR Preview" w:date="2026-01-01T00:00:00Z">
        <w:r>
          <w:t xml:space="preserve">and</w:t>
        </w:r>
      </w:ins>
      <w:ins w:id="14446" w:author="PR Preview" w:date="2026-01-01T00:00:00Z">
        <w:r>
          <w:t xml:space="preserve"> </w:t>
        </w:r>
      </w:ins>
      <m:oMath>
        <m:r>
          <m:t>1</m:t>
        </m:r>
      </m:oMath>
      <w:ins w:id="14447" w:author="PR Preview" w:date="2026-01-01T00:00:00Z">
        <w:r>
          <w:t xml:space="preserve"> </w:t>
        </w:r>
      </w:ins>
      <w:ins w:id="14448" w:author="PR Preview" w:date="2026-01-01T00:00:00Z">
        <w:r>
          <w:t xml:space="preserve">(</w:t>
        </w:r>
      </w:ins>
      <w:hyperlink w:anchor="exm-eigenvalue">
        <w:ins w:id="14449" w:author="PR Preview" w:date="2026-01-01T00:00:00Z">
          <w:r>
            <w:rPr>
              <w:rStyle w:val="Hyperlink"/>
            </w:rPr>
            <w:t xml:space="preserve">Example 148</w:t>
          </w:r>
        </w:ins>
      </w:hyperlink>
      <w:ins w:id="14450" w:author="PR Preview" w:date="2026-01-01T00:00:00Z">
        <w:r>
          <w:t xml:space="preserve">),</w:t>
        </w:r>
      </w:ins>
      <w:ins w:id="14451" w:author="PR Preview" w:date="2026-01-01T00:00:00Z">
        <w:r>
          <w:t xml:space="preserve"> </w:t>
        </w:r>
      </w:ins>
      <w:ins w:id="14452" w:author="PR Preview" w:date="2026-01-01T00:00:00Z">
        <w:r>
          <w:t xml:space="preserve">so</w:t>
        </w:r>
      </w:ins>
      <w:ins w:id="14453" w:author="PR Preview" w:date="2026-01-01T00:00:00Z">
        <w:r>
          <w:t xml:space="preserve"> </w:t>
        </w:r>
      </w:ins>
      <w:hyperlink w:anchor="thm-det-eigenvalues">
        <w:ins w:id="14454" w:author="PR Preview" w:date="2026-01-01T00:00:00Z">
          <w:r>
            <w:rPr>
              <w:rStyle w:val="Hyperlink"/>
            </w:rPr>
            <w:t xml:space="preserve">Theorem 88</w:t>
          </w:r>
        </w:ins>
      </w:hyperlink>
      <w:ins w:id="14455" w:author="PR Preview" w:date="2026-01-01T00:00:00Z">
        <w:r>
          <w:t xml:space="preserve"> </w:t>
        </w:r>
      </w:ins>
      <w:ins w:id="14456"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14457" w:author="PR Preview" w:date="2026-01-01T00:00:00Z">
        <w:r>
          <w:t xml:space="preserve">matching</w:t>
        </w:r>
      </w:ins>
      <w:ins w:id="14458"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14459" w:author="PR Preview" w:date="2026-01-01T00:00:00Z">
        <w:r>
          <w:t xml:space="preserve"> </w:t>
        </w:r>
      </w:ins>
      <w:ins w:id="14460" w:author="PR Preview" w:date="2026-01-01T00:00:00Z">
        <w:r>
          <w:t xml:space="preserve">from</w:t>
        </w:r>
      </w:ins>
      <w:ins w:id="14461" w:author="PR Preview" w:date="2026-01-01T00:00:00Z">
        <w:r>
          <w:t xml:space="preserve"> </w:t>
        </w:r>
      </w:ins>
      <w:hyperlink w:anchor="exm-determinant">
        <w:ins w:id="14462" w:author="PR Preview" w:date="2026-01-01T00:00:00Z">
          <w:r>
            <w:rPr>
              <w:rStyle w:val="Hyperlink"/>
            </w:rPr>
            <w:t xml:space="preserve">Example 160</w:t>
          </w:r>
        </w:ins>
      </w:hyperlink>
      <w:ins w:id="14463" w:author="PR Preview" w:date="2026-01-01T00:00:00Z">
        <w:r>
          <w:t xml:space="preserve">.</w:t>
        </w:r>
      </w:ins>
    </w:p>
    <w:bookmarkEnd w:id="544"/>
    <w:bookmarkEnd w:id="545"/>
    <w:bookmarkStart w:id="622" w:name="design-matrix"/>
    <w:p>
      <w:pPr>
        <w:pStyle w:val="Heading2"/>
      </w:pPr>
      <w:r>
        <w:t xml:space="preserve">20 Design Matrix</w:t>
      </w:r>
    </w:p>
    <w:bookmarkStart w:id="546" w:name="def-design-matrix"/>
    <w:p>
      <w:pPr>
        <w:pStyle w:val="FirstParagraph"/>
      </w:pPr>
      <w:del w:id="14464" w:author="PR Preview" w:date="2026-01-01T00:00:00Z">
        <w:r>
          <w:rPr>
            <w:b/>
            <w:bCs/>
          </w:rPr>
          <w:delText xml:space="preserve">Definition 106 (Design matrix (model matrix))</w:delText>
        </w:r>
      </w:del>
      <w:del w:id="14465" w:author="PR Preview" w:date="2026-01-01T00:00:00Z">
        <w:r>
          <w:delText xml:space="preserve"> </w:delText>
        </w:r>
      </w:del>
      <w:del w:id="14466" w:author="PR Preview" w:date="2026-01-01T00:00:00Z">
        <w:r>
          <w:delText xml:space="preserve">In a regression model with</w:delText>
        </w:r>
      </w:del>
      <w:del w:id="14467" w:author="PR Preview" w:date="2026-01-01T00:00:00Z">
        <w:r>
          <w:delText xml:space="preserve"> </w:delText>
        </w:r>
      </w:del>
      <m:oMath>
        <m:r>
          <m:t>n</m:t>
        </m:r>
      </m:oMath>
      <w:del w:id="14468" w:author="PR Preview" w:date="2026-01-01T00:00:00Z">
        <w:r>
          <w:delText xml:space="preserve"> </w:delText>
        </w:r>
      </w:del>
      <w:del w:id="14469" w:author="PR Preview" w:date="2026-01-01T00:00:00Z">
        <w:r>
          <w:delText xml:space="preserve">observations and</w:delText>
        </w:r>
      </w:del>
      <w:del w:id="14470" w:author="PR Preview" w:date="2026-01-01T00:00:00Z">
        <w:r>
          <w:delText xml:space="preserve"> </w:delText>
        </w:r>
      </w:del>
      <m:oMath>
        <m:r>
          <m:t>p</m:t>
        </m:r>
      </m:oMath>
      <w:del w:id="14471" w:author="PR Preview" w:date="2026-01-01T00:00:00Z">
        <w:r>
          <w:delText xml:space="preserve"> </w:delText>
        </w:r>
      </w:del>
      <w:del w:id="14472" w:author="PR Preview" w:date="2026-01-01T00:00:00Z">
        <w:r>
          <w:delText xml:space="preserve">predictors,</w:delText>
        </w:r>
      </w:del>
      <w:del w:id="14473" w:author="PR Preview" w:date="2026-01-01T00:00:00Z">
        <w:r>
          <w:delText xml:space="preserve"> </w:delText>
        </w:r>
      </w:del>
      <w:del w:id="14474" w:author="PR Preview" w:date="2026-01-01T00:00:00Z">
        <w:r>
          <w:delText xml:space="preserve">the</w:delText>
        </w:r>
      </w:del>
      <w:del w:id="14475" w:author="PR Preview" w:date="2026-01-01T00:00:00Z">
        <w:r>
          <w:delText xml:space="preserve"> </w:delText>
        </w:r>
      </w:del>
      <w:del w:id="14476" w:author="PR Preview" w:date="2026-01-01T00:00:00Z">
        <w:r>
          <w:rPr>
            <w:b/>
            <w:bCs/>
          </w:rPr>
          <w:delText xml:space="preserve">design matrix</w:delText>
        </w:r>
      </w:del>
      <w:del w:id="14477" w:author="PR Preview" w:date="2026-01-01T00:00:00Z">
        <w:r>
          <w:delText xml:space="preserve"> </w:delText>
        </w:r>
      </w:del>
      <w:del w:id="14478" w:author="PR Preview" w:date="2026-01-01T00:00:00Z">
        <w:r>
          <w:delText xml:space="preserve">(or</w:delText>
        </w:r>
      </w:del>
      <w:del w:id="14479" w:author="PR Preview" w:date="2026-01-01T00:00:00Z">
        <w:r>
          <w:delText xml:space="preserve"> </w:delText>
        </w:r>
      </w:del>
      <w:del w:id="14480" w:author="PR Preview" w:date="2026-01-01T00:00:00Z">
        <w:r>
          <w:rPr>
            <w:b/>
            <w:bCs/>
          </w:rPr>
          <w:delText xml:space="preserve">model matrix</w:delText>
        </w:r>
      </w:del>
      <w:del w:id="14481" w:author="PR Preview" w:date="2026-01-01T00:00:00Z">
        <w:r>
          <w:delText xml:space="preserve">)</w:delText>
        </w:r>
      </w:del>
      <w:del w:id="14482" w:author="PR Preview" w:date="2026-01-01T00:00:00Z">
        <w:r>
          <w:delText xml:space="preserve"> </w:delText>
        </w:r>
      </w:del>
      <m:oMath>
        <m:r>
          <m:rPr>
            <m:sty m:val="bi"/>
          </m:rPr>
          <m:t>X</m:t>
        </m:r>
      </m:oMath>
      <w:del w:id="14483" w:author="PR Preview" w:date="2026-01-01T00:00:00Z">
        <w:r>
          <w:delText xml:space="preserve"> </w:delText>
        </w:r>
      </w:del>
      <w:del w:id="14484" w:author="PR Preview" w:date="2026-01-01T00:00:00Z">
        <w:r>
          <w:delText xml:space="preserve">is the</w:delText>
        </w:r>
      </w:del>
      <w:del w:id="14485" w:author="PR Preview" w:date="2026-01-01T00:00:00Z">
        <w:r>
          <w:delText xml:space="preserve"> </w:delText>
        </w:r>
      </w:del>
      <m:oMath>
        <m:r>
          <m:t>n</m:t>
        </m:r>
        <m:r>
          <m:rPr>
            <m:sty m:val="p"/>
          </m:rPr>
          <m:t>×</m:t>
        </m:r>
        <m:r>
          <m:t>p</m:t>
        </m:r>
      </m:oMath>
      <w:del w:id="14486" w:author="PR Preview" w:date="2026-01-01T00:00:00Z">
        <w:r>
          <w:delText xml:space="preserve"> </w:delText>
        </w:r>
      </w:del>
      <w:del w:id="14487" w:author="PR Preview" w:date="2026-01-01T00:00:00Z">
        <w:r>
          <w:delText xml:space="preserve">matrix whose</w:delText>
        </w:r>
      </w:del>
      <w:del w:id="14488" w:author="PR Preview" w:date="2026-01-01T00:00:00Z">
        <w:r>
          <w:delText xml:space="preserve"> </w:delText>
        </w:r>
      </w:del>
      <m:oMath>
        <m:r>
          <m:t>i</m:t>
        </m:r>
      </m:oMath>
      <w:del w:id="14489" w:author="PR Preview" w:date="2026-01-01T00:00:00Z">
        <w:r>
          <w:delText xml:space="preserve">-th row is the covariate vector</w:delText>
        </w:r>
      </w:del>
      <w:del w:id="14490" w:author="PR Preview" w:date="2026-01-01T00:00:00Z">
        <w:r>
          <w:delText xml:space="preserve"> </w:delText>
        </w:r>
      </w:del>
      <w:del w:id="14491" w:author="PR Preview" w:date="2026-01-01T00:00:00Z">
        <w:r>
          <w:delText xml:space="preserve">${\mathord{\smash[b]{\underset{\raise.3ex\hbox{$\scriptstyle\sim$}}{x}}\vphantom{x}}_i}^{\top}$</w:delText>
        </w:r>
      </w:del>
      <w:del w:id="14492" w:author="PR Preview" w:date="2026-01-01T00:00:00Z">
        <w:r>
          <w:delText xml:space="preserve"> </w:delText>
        </w:r>
      </w:del>
      <w:del w:id="14493" w:author="PR Preview" w:date="2026-01-01T00:00:00Z">
        <w:r>
          <w:delText xml:space="preserve">for observation</w:delText>
        </w:r>
      </w:del>
      <w:del w:id="14494" w:author="PR Preview" w:date="2026-01-01T00:00:00Z">
        <w:r>
          <w:delText xml:space="preserve"> </w:delText>
        </w:r>
      </w:del>
      <m:oMath>
        <m:r>
          <m:t>i</m:t>
        </m:r>
      </m:oMath>
      <w:del w:id="14495" w:author="PR Preview" w:date="2026-01-01T00:00:00Z">
        <w:r>
          <w:delText xml:space="preserve">:</w:delText>
        </w:r>
      </w:del>
    </w:p>
    <w:p>
      <w:pPr>
        <w:pStyle w:val="FirstParagraph"/>
      </w:pPr>
      <w:ins w:id="14496" w:author="PR Preview" w:date="2026-01-01T00:00:00Z">
        <w:r>
          <w:rPr>
            <w:b/>
            <w:bCs/>
          </w:rPr>
          <w:t xml:space="preserve">Definition 106 (Design matrix (model matrix))</w:t>
        </w:r>
      </w:ins>
      <w:ins w:id="14497" w:author="PR Preview" w:date="2026-01-01T00:00:00Z">
        <w:r>
          <w:t xml:space="preserve"> </w:t>
        </w:r>
      </w:ins>
      <w:ins w:id="14498" w:author="PR Preview" w:date="2026-01-01T00:00:00Z">
        <w:r>
          <w:t xml:space="preserve">In a regression model with</w:t>
        </w:r>
      </w:ins>
      <w:ins w:id="14499" w:author="PR Preview" w:date="2026-01-01T00:00:00Z">
        <w:r>
          <w:t xml:space="preserve"> </w:t>
        </w:r>
      </w:ins>
      <m:oMath>
        <m:r>
          <m:t>n</m:t>
        </m:r>
      </m:oMath>
      <w:ins w:id="14500" w:author="PR Preview" w:date="2026-01-01T00:00:00Z">
        <w:r>
          <w:t xml:space="preserve"> </w:t>
        </w:r>
      </w:ins>
      <w:ins w:id="14501" w:author="PR Preview" w:date="2026-01-01T00:00:00Z">
        <w:r>
          <w:t xml:space="preserve">observations and</w:t>
        </w:r>
      </w:ins>
      <w:ins w:id="14502" w:author="PR Preview" w:date="2026-01-01T00:00:00Z">
        <w:r>
          <w:t xml:space="preserve"> </w:t>
        </w:r>
      </w:ins>
      <m:oMath>
        <m:r>
          <m:t>p</m:t>
        </m:r>
      </m:oMath>
      <w:ins w:id="14503" w:author="PR Preview" w:date="2026-01-01T00:00:00Z">
        <w:r>
          <w:t xml:space="preserve"> </w:t>
        </w:r>
      </w:ins>
      <w:ins w:id="14504" w:author="PR Preview" w:date="2026-01-01T00:00:00Z">
        <w:r>
          <w:t xml:space="preserve">predictors,</w:t>
        </w:r>
      </w:ins>
      <w:ins w:id="14505" w:author="PR Preview" w:date="2026-01-01T00:00:00Z">
        <w:r>
          <w:t xml:space="preserve"> </w:t>
        </w:r>
      </w:ins>
      <w:ins w:id="14506" w:author="PR Preview" w:date="2026-01-01T00:00:00Z">
        <w:r>
          <w:t xml:space="preserve">the</w:t>
        </w:r>
      </w:ins>
      <w:ins w:id="14507" w:author="PR Preview" w:date="2026-01-01T00:00:00Z">
        <w:r>
          <w:t xml:space="preserve"> </w:t>
        </w:r>
      </w:ins>
      <w:ins w:id="14508" w:author="PR Preview" w:date="2026-01-01T00:00:00Z">
        <w:r>
          <w:rPr>
            <w:b/>
            <w:bCs/>
          </w:rPr>
          <w:t xml:space="preserve">design matrix</w:t>
        </w:r>
      </w:ins>
      <w:ins w:id="14509" w:author="PR Preview" w:date="2026-01-01T00:00:00Z">
        <w:r>
          <w:t xml:space="preserve"> </w:t>
        </w:r>
      </w:ins>
      <w:ins w:id="14510" w:author="PR Preview" w:date="2026-01-01T00:00:00Z">
        <w:r>
          <w:t xml:space="preserve">[73]</w:t>
        </w:r>
      </w:ins>
      <w:ins w:id="14511" w:author="PR Preview" w:date="2026-01-01T00:00:00Z">
        <w:r>
          <w:t xml:space="preserve"> </w:t>
        </w:r>
      </w:ins>
      <w:ins w:id="14512" w:author="PR Preview" w:date="2026-01-01T00:00:00Z">
        <w:r>
          <w:t xml:space="preserve">(or</w:t>
        </w:r>
      </w:ins>
      <w:ins w:id="14513" w:author="PR Preview" w:date="2026-01-01T00:00:00Z">
        <w:r>
          <w:t xml:space="preserve"> </w:t>
        </w:r>
      </w:ins>
      <w:ins w:id="14514" w:author="PR Preview" w:date="2026-01-01T00:00:00Z">
        <w:r>
          <w:rPr>
            <w:b/>
            <w:bCs/>
          </w:rPr>
          <w:t xml:space="preserve">model matrix</w:t>
        </w:r>
      </w:ins>
      <w:ins w:id="14515" w:author="PR Preview" w:date="2026-01-01T00:00:00Z">
        <w:r>
          <w:t xml:space="preserve">)</w:t>
        </w:r>
      </w:ins>
      <w:ins w:id="14516" w:author="PR Preview" w:date="2026-01-01T00:00:00Z">
        <w:r>
          <w:t xml:space="preserve"> </w:t>
        </w:r>
      </w:ins>
      <m:oMath>
        <m:r>
          <m:rPr>
            <m:sty m:val="bi"/>
          </m:rPr>
          <m:t>X</m:t>
        </m:r>
      </m:oMath>
      <w:ins w:id="14517" w:author="PR Preview" w:date="2026-01-01T00:00:00Z">
        <w:r>
          <w:t xml:space="preserve"> </w:t>
        </w:r>
      </w:ins>
      <w:ins w:id="14518" w:author="PR Preview" w:date="2026-01-01T00:00:00Z">
        <w:r>
          <w:t xml:space="preserve">is the</w:t>
        </w:r>
      </w:ins>
      <w:ins w:id="14519" w:author="PR Preview" w:date="2026-01-01T00:00:00Z">
        <w:r>
          <w:t xml:space="preserve"> </w:t>
        </w:r>
      </w:ins>
      <m:oMath>
        <m:r>
          <m:t>n</m:t>
        </m:r>
        <m:r>
          <m:rPr>
            <m:sty m:val="p"/>
          </m:rPr>
          <m:t>×</m:t>
        </m:r>
        <m:r>
          <m:t>p</m:t>
        </m:r>
      </m:oMath>
      <w:ins w:id="14520" w:author="PR Preview" w:date="2026-01-01T00:00:00Z">
        <w:r>
          <w:t xml:space="preserve"> </w:t>
        </w:r>
      </w:ins>
      <w:ins w:id="14521" w:author="PR Preview" w:date="2026-01-01T00:00:00Z">
        <w:r>
          <w:t xml:space="preserve">matrix whose</w:t>
        </w:r>
      </w:ins>
      <w:ins w:id="14522" w:author="PR Preview" w:date="2026-01-01T00:00:00Z">
        <w:r>
          <w:t xml:space="preserve"> </w:t>
        </w:r>
      </w:ins>
      <m:oMath>
        <m:r>
          <m:t>i</m:t>
        </m:r>
      </m:oMath>
      <w:ins w:id="14523" w:author="PR Preview" w:date="2026-01-01T00:00:00Z">
        <w:r>
          <w:t xml:space="preserve">-th row is the covariate vector</w:t>
        </w:r>
      </w:ins>
      <w:ins w:id="14524" w:author="PR Preview" w:date="2026-01-01T00:00:00Z">
        <w:r>
          <w:t xml:space="preserve"> </w:t>
        </w:r>
      </w:ins>
      <w:ins w:id="14525" w:author="PR Preview" w:date="2026-01-01T00:00:00Z">
        <w:r>
          <w:t xml:space="preserve">${\mathord{\smash[b]{\underset{\raise.3ex\hbox{$\scriptstyle\sim$}}{x}}\vphantom{x}}_i}^{\top}$</w:t>
        </w:r>
      </w:ins>
      <w:ins w:id="14526" w:author="PR Preview" w:date="2026-01-01T00:00:00Z">
        <w:r>
          <w:t xml:space="preserve"> </w:t>
        </w:r>
      </w:ins>
      <w:ins w:id="14527" w:author="PR Preview" w:date="2026-01-01T00:00:00Z">
        <w:r>
          <w:t xml:space="preserve">for observation</w:t>
        </w:r>
      </w:ins>
      <w:ins w:id="14528" w:author="PR Preview" w:date="2026-01-01T00:00:00Z">
        <w:r>
          <w:t xml:space="preserve"> </w:t>
        </w:r>
      </w:ins>
      <m:oMath>
        <m:r>
          <m:t>i</m:t>
        </m:r>
      </m:oMath>
      <w:ins w:id="14529" w:author="PR Preview" w:date="2026-01-01T00:00:00Z">
        <w:r>
          <w:t xml:space="preserve">:</w:t>
        </w:r>
      </w:ins>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6"/>
    <w:bookmarkStart w:id="547" w:name="rem-design-matrix-products"/>
    <w:p>
      <w:pPr>
        <w:pStyle w:val="FirstParagraph"/>
      </w:pPr>
      <w:del w:id="14530" w:author="PR Preview" w:date="2026-01-01T00:00:00Z">
        <w:r>
          <w:rPr>
            <w:i/>
            <w:iCs/>
          </w:rPr>
          <w:delText xml:space="preserve">Remark 48</w:delText>
        </w:r>
      </w:del>
      <w:del w:id="14531" w:author="PR Preview" w:date="2026-01-01T00:00:00Z">
        <w:r>
          <w:delText xml:space="preserve"> (Products with the design matrix). </w:delText>
        </w:r>
      </w:del>
      <w:del w:id="14532" w:author="PR Preview" w:date="2026-01-01T00:00:00Z">
        <w:r>
          <w:delText xml:space="preserve">The product</w:delText>
        </w:r>
      </w:del>
      <w:del w:id="14533" w:author="PR Preview" w:date="2026-01-01T00:00:00Z">
        <w:r>
          <w:delText xml:space="preserve"> </w:delText>
        </w:r>
      </w:del>
      <w:del w:id="14534" w:author="PR Preview" w:date="2026-01-01T00:00:00Z">
        <w:r>
          <w:delText xml:space="preserve">$\mathbf{X}\mathord{\smash[b]{\underset{\raise.3ex\hbox{$\scriptstyle\sim$}}{\beta}}\vphantom{\beta}}$</w:delText>
        </w:r>
      </w:del>
      <w:del w:id="14535" w:author="PR Preview" w:date="2026-01-01T00:00:00Z">
        <w:r>
          <w:delText xml:space="preserve"> </w:delText>
        </w:r>
      </w:del>
      <w:del w:id="14536" w:author="PR Preview" w:date="2026-01-01T00:00:00Z">
        <w:r>
          <w:delText xml:space="preserve">collects the values</w:delText>
        </w:r>
      </w:del>
      <w:del w:id="14537" w:author="PR Preview" w:date="2026-01-01T00:00:00Z">
        <w:r>
          <w:delText xml:space="preserve"> </w:delText>
        </w:r>
      </w:del>
      <w:del w:id="14538" w:author="PR Preview" w:date="2026-01-01T00:00:00Z">
        <w:r>
          <w:delText xml:space="preserve">${\mathord{\smash[b]{\underset{\raise.3ex\hbox{$\scriptstyle\sim$}}{x}}\vphantom{x}}_i}^{\top}\mathord{\smash[b]{\underset{\raise.3ex\hbox{$\scriptstyle\sim$}}{\beta}}\vphantom{\beta}}$</w:delText>
        </w:r>
      </w:del>
      <w:del w:id="14539" w:author="PR Preview" w:date="2026-01-01T00:00:00Z">
        <w:r>
          <w:delText xml:space="preserve"> </w:delText>
        </w:r>
      </w:del>
      <w:del w:id="14540" w:author="PR Preview" w:date="2026-01-01T00:00:00Z">
        <w:r>
          <w:delText xml:space="preserve">for all</w:delText>
        </w:r>
      </w:del>
      <w:del w:id="14541" w:author="PR Preview" w:date="2026-01-01T00:00:00Z">
        <w:r>
          <w:delText xml:space="preserve"> </w:delText>
        </w:r>
      </w:del>
      <m:oMath>
        <m:r>
          <m:t>n</m:t>
        </m:r>
      </m:oMath>
      <w:del w:id="14542" w:author="PR Preview" w:date="2026-01-01T00:00:00Z">
        <w:r>
          <w:delText xml:space="preserve"> </w:delText>
        </w:r>
      </w:del>
      <w:del w:id="14543" w:author="PR Preview" w:date="2026-01-01T00:00:00Z">
        <w:r>
          <w:delText xml:space="preserve">observations into a single</w:delText>
        </w:r>
      </w:del>
      <w:del w:id="14544" w:author="PR Preview" w:date="2026-01-01T00:00:00Z">
        <w:r>
          <w:delText xml:space="preserve"> </w:delText>
        </w:r>
      </w:del>
      <m:oMath>
        <m:r>
          <m:t>n</m:t>
        </m:r>
        <m:r>
          <m:rPr>
            <m:sty m:val="p"/>
          </m:rPr>
          <m:t>×</m:t>
        </m:r>
        <m:r>
          <m:t>1</m:t>
        </m:r>
      </m:oMath>
      <w:del w:id="14545" w:author="PR Preview" w:date="2026-01-01T00:00:00Z">
        <w:r>
          <w:delText xml:space="preserve"> </w:delText>
        </w:r>
      </w:del>
      <w:del w:id="14546" w:author="PR Preview" w:date="2026-01-01T00:00:00Z">
        <w:r>
          <w:delText xml:space="preserve">vector:</w:delText>
        </w:r>
      </w:del>
    </w:p>
    <w:p>
      <w:pPr>
        <w:pStyle w:val="FirstParagraph"/>
      </w:pPr>
      <w:ins w:id="14547" w:author="PR Preview" w:date="2026-01-01T00:00:00Z">
        <w:r>
          <w:rPr>
            <w:i/>
            <w:iCs/>
          </w:rPr>
          <w:t xml:space="preserve">Remark 49</w:t>
        </w:r>
      </w:ins>
      <w:ins w:id="14548" w:author="PR Preview" w:date="2026-01-01T00:00:00Z">
        <w:r>
          <w:t xml:space="preserve"> (Products with the design matrix). </w:t>
        </w:r>
      </w:ins>
      <w:ins w:id="14549" w:author="PR Preview" w:date="2026-01-01T00:00:00Z">
        <w:r>
          <w:t xml:space="preserve">The product</w:t>
        </w:r>
      </w:ins>
      <w:ins w:id="14550" w:author="PR Preview" w:date="2026-01-01T00:00:00Z">
        <w:r>
          <w:t xml:space="preserve"> </w:t>
        </w:r>
      </w:ins>
      <w:ins w:id="14551" w:author="PR Preview" w:date="2026-01-01T00:00:00Z">
        <w:r>
          <w:t xml:space="preserve">$\mathbf{X}\mathord{\smash[b]{\underset{\raise.3ex\hbox{$\scriptstyle\sim$}}{\beta}}\vphantom{\beta}}$</w:t>
        </w:r>
      </w:ins>
      <w:ins w:id="14552" w:author="PR Preview" w:date="2026-01-01T00:00:00Z">
        <w:r>
          <w:t xml:space="preserve"> </w:t>
        </w:r>
      </w:ins>
      <w:ins w:id="14553" w:author="PR Preview" w:date="2026-01-01T00:00:00Z">
        <w:r>
          <w:t xml:space="preserve">collects the values</w:t>
        </w:r>
      </w:ins>
      <w:ins w:id="14554" w:author="PR Preview" w:date="2026-01-01T00:00:00Z">
        <w:r>
          <w:t xml:space="preserve"> </w:t>
        </w:r>
      </w:ins>
      <w:ins w:id="14555" w:author="PR Preview" w:date="2026-01-01T00:00:00Z">
        <w:r>
          <w:t xml:space="preserve">${\mathord{\smash[b]{\underset{\raise.3ex\hbox{$\scriptstyle\sim$}}{x}}\vphantom{x}}_i}^{\top}\mathord{\smash[b]{\underset{\raise.3ex\hbox{$\scriptstyle\sim$}}{\beta}}\vphantom{\beta}}$</w:t>
        </w:r>
      </w:ins>
      <w:ins w:id="14556" w:author="PR Preview" w:date="2026-01-01T00:00:00Z">
        <w:r>
          <w:t xml:space="preserve"> </w:t>
        </w:r>
      </w:ins>
      <w:ins w:id="14557" w:author="PR Preview" w:date="2026-01-01T00:00:00Z">
        <w:r>
          <w:t xml:space="preserve">for all</w:t>
        </w:r>
      </w:ins>
      <w:ins w:id="14558" w:author="PR Preview" w:date="2026-01-01T00:00:00Z">
        <w:r>
          <w:t xml:space="preserve"> </w:t>
        </w:r>
      </w:ins>
      <m:oMath>
        <m:r>
          <m:t>n</m:t>
        </m:r>
      </m:oMath>
      <w:ins w:id="14559" w:author="PR Preview" w:date="2026-01-01T00:00:00Z">
        <w:r>
          <w:t xml:space="preserve"> </w:t>
        </w:r>
      </w:ins>
      <w:ins w:id="14560" w:author="PR Preview" w:date="2026-01-01T00:00:00Z">
        <w:r>
          <w:t xml:space="preserve">observations into a single</w:t>
        </w:r>
      </w:ins>
      <w:ins w:id="14561" w:author="PR Preview" w:date="2026-01-01T00:00:00Z">
        <w:r>
          <w:t xml:space="preserve"> </w:t>
        </w:r>
      </w:ins>
      <m:oMath>
        <m:r>
          <m:t>n</m:t>
        </m:r>
        <m:r>
          <m:rPr>
            <m:sty m:val="p"/>
          </m:rPr>
          <m:t>×</m:t>
        </m:r>
        <m:r>
          <m:t>1</m:t>
        </m:r>
      </m:oMath>
      <w:ins w:id="14562" w:author="PR Preview" w:date="2026-01-01T00:00:00Z">
        <w:r>
          <w:t xml:space="preserve"> </w:t>
        </w:r>
      </w:ins>
      <w:ins w:id="14563" w:author="PR Preview" w:date="2026-01-01T00:00:00Z">
        <w:r>
          <w:t xml:space="preserve">vector:</w:t>
        </w:r>
      </w:ins>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7"/>
    <w:bookmarkStart w:id="548" w:name="thm-gram-invertible"/>
    <w:p>
      <w:pPr>
        <w:pStyle w:val="BodyText"/>
      </w:pPr>
      <w:del w:id="14564" w:author="PR Preview" w:date="2026-01-01T00:00:00Z">
        <w:r>
          <w:rPr>
            <w:b/>
            <w:bCs/>
          </w:rPr>
          <w:delText xml:space="preserve">Theorem 88 (</w:delText>
        </w:r>
      </w:del>
      <m:oMath>
        <m:sSup>
          <m:e>
            <m:r>
              <m:rPr>
                <m:sty m:val="bi"/>
              </m:rPr>
              <m:t>X</m:t>
            </m:r>
          </m:e>
          <m:sup>
            <m:r>
              <m:rPr>
                <m:sty m:val="p"/>
              </m:rPr>
              <m:t>⊤</m:t>
            </m:r>
          </m:sup>
        </m:sSup>
        <m:r>
          <m:rPr>
            <m:sty m:val="bi"/>
          </m:rPr>
          <m:t>X</m:t>
        </m:r>
      </m:oMath>
      <w:del w:id="14565" w:author="PR Preview" w:date="2026-01-01T00:00:00Z">
        <w:r>
          <w:rPr>
            <w:b/>
            <w:bCs/>
          </w:rPr>
          <w:delText xml:space="preserve"> </w:delText>
        </w:r>
      </w:del>
      <w:del w:id="14566" w:author="PR Preview" w:date="2026-01-01T00:00:00Z">
        <w:r>
          <w:rPr>
            <w:b/>
            <w:bCs/>
          </w:rPr>
          <w:delText xml:space="preserve">is invertible when</w:delText>
        </w:r>
      </w:del>
      <w:del w:id="14567" w:author="PR Preview" w:date="2026-01-01T00:00:00Z">
        <w:r>
          <w:rPr>
            <w:b/>
            <w:bCs/>
          </w:rPr>
          <w:delText xml:space="preserve"> </w:delText>
        </w:r>
      </w:del>
      <m:oMath>
        <m:r>
          <m:rPr>
            <m:sty m:val="bi"/>
          </m:rPr>
          <m:t>X</m:t>
        </m:r>
      </m:oMath>
      <w:del w:id="14568" w:author="PR Preview" w:date="2026-01-01T00:00:00Z">
        <w:r>
          <w:rPr>
            <w:b/>
            <w:bCs/>
          </w:rPr>
          <w:delText xml:space="preserve"> </w:delText>
        </w:r>
      </w:del>
      <w:del w:id="14569" w:author="PR Preview" w:date="2026-01-01T00:00:00Z">
        <w:r>
          <w:rPr>
            <w:b/>
            <w:bCs/>
          </w:rPr>
          <w:delText xml:space="preserve">has full column rank)</w:delText>
        </w:r>
      </w:del>
      <w:del w:id="14570" w:author="PR Preview" w:date="2026-01-01T00:00:00Z">
        <w:r>
          <w:delText xml:space="preserve"> </w:delText>
        </w:r>
      </w:del>
      <w:del w:id="14571" w:author="PR Preview" w:date="2026-01-01T00:00:00Z">
        <w:r>
          <w:delText xml:space="preserve">If</w:delText>
        </w:r>
      </w:del>
      <w:del w:id="14572" w:author="PR Preview" w:date="2026-01-01T00:00:00Z">
        <w:r>
          <w:delText xml:space="preserve"> </w:delText>
        </w:r>
      </w:del>
      <m:oMath>
        <m:r>
          <m:rPr>
            <m:sty m:val="bi"/>
          </m:rPr>
          <m:t>X</m:t>
        </m:r>
      </m:oMath>
      <w:del w:id="14573" w:author="PR Preview" w:date="2026-01-01T00:00:00Z">
        <w:r>
          <w:delText xml:space="preserve"> </w:delText>
        </w:r>
      </w:del>
      <w:del w:id="14574" w:author="PR Preview" w:date="2026-01-01T00:00:00Z">
        <w:r>
          <w:delText xml:space="preserve">is an</w:delText>
        </w:r>
      </w:del>
      <w:del w:id="14575" w:author="PR Preview" w:date="2026-01-01T00:00:00Z">
        <w:r>
          <w:delText xml:space="preserve"> </w:delText>
        </w:r>
      </w:del>
      <m:oMath>
        <m:r>
          <m:t>n</m:t>
        </m:r>
        <m:r>
          <m:rPr>
            <m:sty m:val="p"/>
          </m:rPr>
          <m:t>×</m:t>
        </m:r>
        <m:r>
          <m:t>p</m:t>
        </m:r>
      </m:oMath>
      <w:del w:id="14576" w:author="PR Preview" w:date="2026-01-01T00:00:00Z">
        <w:r>
          <w:delText xml:space="preserve"> </w:delText>
        </w:r>
      </w:del>
      <w:del w:id="14577" w:author="PR Preview" w:date="2026-01-01T00:00:00Z">
        <w:r>
          <w:delText xml:space="preserve">matrix with</w:delText>
        </w:r>
      </w:del>
      <w:del w:id="14578"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4579" w:author="PR Preview" w:date="2026-01-01T00:00:00Z">
        <w:r>
          <w:delText xml:space="preserve"> </w:delText>
        </w:r>
      </w:del>
      <w:del w:id="14580" w:author="PR Preview" w:date="2026-01-01T00:00:00Z">
        <w:r>
          <w:delText xml:space="preserve">(</w:delText>
        </w:r>
      </w:del>
      <w:hyperlink w:anchor="def-rank">
        <w:del w:id="14581" w:author="PR Preview" w:date="2026-01-01T00:00:00Z">
          <w:r>
            <w:rPr>
              <w:rStyle w:val="Hyperlink"/>
            </w:rPr>
            <w:delText xml:space="preserve">Definition 44</w:delText>
          </w:r>
        </w:del>
      </w:hyperlink>
      <w:del w:id="14582" w:author="PR Preview" w:date="2026-01-01T00:00:00Z">
        <w:r>
          <w:delText xml:space="preserve">),</w:delText>
        </w:r>
      </w:del>
      <w:del w:id="14583" w:author="PR Preview" w:date="2026-01-01T00:00:00Z">
        <w:r>
          <w:delText xml:space="preserve"> </w:delText>
        </w:r>
      </w:del>
      <w:del w:id="14584" w:author="PR Preview" w:date="2026-01-01T00:00:00Z">
        <w:r>
          <w:delText xml:space="preserve">then the</w:delText>
        </w:r>
      </w:del>
      <w:del w:id="14585" w:author="PR Preview" w:date="2026-01-01T00:00:00Z">
        <w:r>
          <w:delText xml:space="preserve"> </w:delText>
        </w:r>
      </w:del>
      <m:oMath>
        <m:r>
          <m:t>p</m:t>
        </m:r>
        <m:r>
          <m:rPr>
            <m:sty m:val="p"/>
          </m:rPr>
          <m:t>×</m:t>
        </m:r>
        <m:r>
          <m:t>p</m:t>
        </m:r>
      </m:oMath>
      <w:del w:id="14586" w:author="PR Preview" w:date="2026-01-01T00:00:00Z">
        <w:r>
          <w:delText xml:space="preserve"> </w:delText>
        </w:r>
      </w:del>
      <w:del w:id="14587" w:author="PR Preview" w:date="2026-01-01T00:00:00Z">
        <w:r>
          <w:delText xml:space="preserve">matrix</w:delText>
        </w:r>
      </w:del>
      <w:del w:id="14588" w:author="PR Preview" w:date="2026-01-01T00:00:00Z">
        <w:r>
          <w:delText xml:space="preserve"> </w:delText>
        </w:r>
      </w:del>
      <m:oMath>
        <m:sSup>
          <m:e>
            <m:r>
              <m:rPr>
                <m:sty m:val="bi"/>
              </m:rPr>
              <m:t>X</m:t>
            </m:r>
          </m:e>
          <m:sup>
            <m:r>
              <m:rPr>
                <m:sty m:val="p"/>
              </m:rPr>
              <m:t>⊤</m:t>
            </m:r>
          </m:sup>
        </m:sSup>
        <m:r>
          <m:rPr>
            <m:sty m:val="bi"/>
          </m:rPr>
          <m:t>X</m:t>
        </m:r>
      </m:oMath>
      <w:del w:id="14589" w:author="PR Preview" w:date="2026-01-01T00:00:00Z">
        <w:r>
          <w:delText xml:space="preserve"> </w:delText>
        </w:r>
      </w:del>
      <w:del w:id="14590" w:author="PR Preview" w:date="2026-01-01T00:00:00Z">
        <w:r>
          <w:delText xml:space="preserve">is invertible.</w:delText>
        </w:r>
      </w:del>
    </w:p>
    <w:p>
      <w:pPr>
        <w:pStyle w:val="BodyText"/>
      </w:pPr>
      <w:ins w:id="14591" w:author="PR Preview" w:date="2026-01-01T00:00:00Z">
        <w:r>
          <w:rPr>
            <w:b/>
            <w:bCs/>
          </w:rPr>
          <w:t xml:space="preserve">Theorem 89 (</w:t>
        </w:r>
      </w:ins>
      <m:oMath>
        <m:sSup>
          <m:e>
            <m:r>
              <m:rPr>
                <m:sty m:val="bi"/>
              </m:rPr>
              <m:t>X</m:t>
            </m:r>
          </m:e>
          <m:sup>
            <m:r>
              <m:rPr>
                <m:sty m:val="p"/>
              </m:rPr>
              <m:t>⊤</m:t>
            </m:r>
          </m:sup>
        </m:sSup>
        <m:r>
          <m:rPr>
            <m:sty m:val="bi"/>
          </m:rPr>
          <m:t>X</m:t>
        </m:r>
      </m:oMath>
      <w:ins w:id="14592" w:author="PR Preview" w:date="2026-01-01T00:00:00Z">
        <w:r>
          <w:rPr>
            <w:b/>
            <w:bCs/>
          </w:rPr>
          <w:t xml:space="preserve"> </w:t>
        </w:r>
      </w:ins>
      <w:ins w:id="14593" w:author="PR Preview" w:date="2026-01-01T00:00:00Z">
        <w:r>
          <w:rPr>
            <w:b/>
            <w:bCs/>
          </w:rPr>
          <w:t xml:space="preserve">is invertible when</w:t>
        </w:r>
      </w:ins>
      <w:ins w:id="14594" w:author="PR Preview" w:date="2026-01-01T00:00:00Z">
        <w:r>
          <w:rPr>
            <w:b/>
            <w:bCs/>
          </w:rPr>
          <w:t xml:space="preserve"> </w:t>
        </w:r>
      </w:ins>
      <m:oMath>
        <m:r>
          <m:rPr>
            <m:sty m:val="bi"/>
          </m:rPr>
          <m:t>X</m:t>
        </m:r>
      </m:oMath>
      <w:ins w:id="14595" w:author="PR Preview" w:date="2026-01-01T00:00:00Z">
        <w:r>
          <w:rPr>
            <w:b/>
            <w:bCs/>
          </w:rPr>
          <w:t xml:space="preserve"> </w:t>
        </w:r>
      </w:ins>
      <w:ins w:id="14596" w:author="PR Preview" w:date="2026-01-01T00:00:00Z">
        <w:r>
          <w:rPr>
            <w:b/>
            <w:bCs/>
          </w:rPr>
          <w:t xml:space="preserve">has full column rank)</w:t>
        </w:r>
      </w:ins>
      <w:ins w:id="14597" w:author="PR Preview" w:date="2026-01-01T00:00:00Z">
        <w:r>
          <w:t xml:space="preserve"> </w:t>
        </w:r>
      </w:ins>
      <w:ins w:id="14598" w:author="PR Preview" w:date="2026-01-01T00:00:00Z">
        <w:r>
          <w:t xml:space="preserve">If</w:t>
        </w:r>
      </w:ins>
      <w:ins w:id="14599" w:author="PR Preview" w:date="2026-01-01T00:00:00Z">
        <w:r>
          <w:t xml:space="preserve"> </w:t>
        </w:r>
      </w:ins>
      <m:oMath>
        <m:r>
          <m:rPr>
            <m:sty m:val="bi"/>
          </m:rPr>
          <m:t>X</m:t>
        </m:r>
      </m:oMath>
      <w:ins w:id="14600" w:author="PR Preview" w:date="2026-01-01T00:00:00Z">
        <w:r>
          <w:t xml:space="preserve"> </w:t>
        </w:r>
      </w:ins>
      <w:ins w:id="14601" w:author="PR Preview" w:date="2026-01-01T00:00:00Z">
        <w:r>
          <w:t xml:space="preserve">is an</w:t>
        </w:r>
      </w:ins>
      <w:ins w:id="14602" w:author="PR Preview" w:date="2026-01-01T00:00:00Z">
        <w:r>
          <w:t xml:space="preserve"> </w:t>
        </w:r>
      </w:ins>
      <m:oMath>
        <m:r>
          <m:t>n</m:t>
        </m:r>
        <m:r>
          <m:rPr>
            <m:sty m:val="p"/>
          </m:rPr>
          <m:t>×</m:t>
        </m:r>
        <m:r>
          <m:t>p</m:t>
        </m:r>
      </m:oMath>
      <w:ins w:id="14603" w:author="PR Preview" w:date="2026-01-01T00:00:00Z">
        <w:r>
          <w:t xml:space="preserve"> </w:t>
        </w:r>
      </w:ins>
      <w:ins w:id="14604" w:author="PR Preview" w:date="2026-01-01T00:00:00Z">
        <w:r>
          <w:t xml:space="preserve">matrix with</w:t>
        </w:r>
      </w:ins>
      <w:ins w:id="14605" w:author="PR Preview" w:date="2026-01-01T00:00:00Z">
        <w:r>
          <w:t xml:space="preserve"> </w:t>
        </w:r>
      </w:ins>
      <m:oMath>
        <m:r>
          <m:rPr>
            <m:sty m:val="p"/>
          </m:rPr>
          <m:t>rank</m:t>
        </m:r>
        <m:r>
          <m:rPr>
            <m:sty m:val="p"/>
          </m:rPr>
          <m:t>(</m:t>
        </m:r>
        <m:r>
          <m:rPr>
            <m:sty m:val="bi"/>
          </m:rPr>
          <m:t>X</m:t>
        </m:r>
        <m:r>
          <m:rPr>
            <m:sty m:val="p"/>
          </m:rPr>
          <m:t>)</m:t>
        </m:r>
        <m:r>
          <m:rPr>
            <m:sty m:val="p"/>
          </m:rPr>
          <m:t>=</m:t>
        </m:r>
        <m:r>
          <m:t>p</m:t>
        </m:r>
      </m:oMath>
      <w:ins w:id="14606" w:author="PR Preview" w:date="2026-01-01T00:00:00Z">
        <w:r>
          <w:t xml:space="preserve"> </w:t>
        </w:r>
      </w:ins>
      <w:ins w:id="14607" w:author="PR Preview" w:date="2026-01-01T00:00:00Z">
        <w:r>
          <w:t xml:space="preserve">(</w:t>
        </w:r>
      </w:ins>
      <w:hyperlink w:anchor="def-rank">
        <w:ins w:id="14608" w:author="PR Preview" w:date="2026-01-01T00:00:00Z">
          <w:r>
            <w:rPr>
              <w:rStyle w:val="Hyperlink"/>
            </w:rPr>
            <w:t xml:space="preserve">Definition 44</w:t>
          </w:r>
        </w:ins>
      </w:hyperlink>
      <w:ins w:id="14609" w:author="PR Preview" w:date="2026-01-01T00:00:00Z">
        <w:r>
          <w:t xml:space="preserve">),</w:t>
        </w:r>
      </w:ins>
      <w:ins w:id="14610" w:author="PR Preview" w:date="2026-01-01T00:00:00Z">
        <w:r>
          <w:t xml:space="preserve"> </w:t>
        </w:r>
      </w:ins>
      <w:ins w:id="14611" w:author="PR Preview" w:date="2026-01-01T00:00:00Z">
        <w:r>
          <w:t xml:space="preserve">then the</w:t>
        </w:r>
      </w:ins>
      <w:ins w:id="14612" w:author="PR Preview" w:date="2026-01-01T00:00:00Z">
        <w:r>
          <w:t xml:space="preserve"> </w:t>
        </w:r>
      </w:ins>
      <m:oMath>
        <m:r>
          <m:t>p</m:t>
        </m:r>
        <m:r>
          <m:rPr>
            <m:sty m:val="p"/>
          </m:rPr>
          <m:t>×</m:t>
        </m:r>
        <m:r>
          <m:t>p</m:t>
        </m:r>
      </m:oMath>
      <w:ins w:id="14613" w:author="PR Preview" w:date="2026-01-01T00:00:00Z">
        <w:r>
          <w:t xml:space="preserve"> </w:t>
        </w:r>
      </w:ins>
      <w:ins w:id="14614" w:author="PR Preview" w:date="2026-01-01T00:00:00Z">
        <w:r>
          <w:t xml:space="preserve">matrix</w:t>
        </w:r>
      </w:ins>
      <w:ins w:id="14615" w:author="PR Preview" w:date="2026-01-01T00:00:00Z">
        <w:r>
          <w:t xml:space="preserve"> </w:t>
        </w:r>
      </w:ins>
      <m:oMath>
        <m:sSup>
          <m:e>
            <m:r>
              <m:rPr>
                <m:sty m:val="bi"/>
              </m:rPr>
              <m:t>X</m:t>
            </m:r>
          </m:e>
          <m:sup>
            <m:r>
              <m:rPr>
                <m:sty m:val="p"/>
              </m:rPr>
              <m:t>⊤</m:t>
            </m:r>
          </m:sup>
        </m:sSup>
        <m:r>
          <m:rPr>
            <m:sty m:val="bi"/>
          </m:rPr>
          <m:t>X</m:t>
        </m:r>
      </m:oMath>
      <w:ins w:id="14616" w:author="PR Preview" w:date="2026-01-01T00:00:00Z">
        <w:r>
          <w:t xml:space="preserve"> </w:t>
        </w:r>
      </w:ins>
      <w:ins w:id="14617" w:author="PR Preview" w:date="2026-01-01T00:00:00Z">
        <w:r>
          <w:t xml:space="preserve">is invertible.</w:t>
        </w:r>
      </w:ins>
    </w:p>
    <w:bookmarkEnd w:id="548"/>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del w:id="14618" w:author="PR Preview" w:date="2026-01-01T00:00:00Z">
        <w:r>
          <w:delText xml:space="preserve">so</w:delText>
        </w:r>
      </w:del>
      <w:del w:id="14619" w:author="PR Preview" w:date="2026-01-01T00:00:00Z">
        <w:r>
          <w:delText xml:space="preserve"> </w:delText>
        </w:r>
      </w:del>
      <w:del w:id="14620" w:author="PR Preview" w:date="2026-01-01T00:00:00Z">
        <w:r>
          <w:delText xml:space="preserve">$\mathbf{X}\mathord{\smash[b]{\underset{\raise.3ex\hbox{$\scriptstyle\sim$}}{c}}\vphantom{c}} = \mathord{\smash[b]{\underset{\raise.3ex\hbox{$\scriptstyle\sim$}}{0}}\vphantom{0}}$</w:delText>
        </w:r>
      </w:del>
      <w:del w:id="14621" w:author="PR Preview" w:date="2026-01-01T00:00:00Z">
        <w:r>
          <w:delText xml:space="preserve">.</w:delText>
        </w:r>
      </w:del>
      <w:del w:id="14622" w:author="PR Preview" w:date="2026-01-01T00:00:00Z">
        <w:r>
          <w:delText xml:space="preserve"> </w:delText>
        </w:r>
      </w:del>
      <w:del w:id="14623" w:author="PR Preview" w:date="2026-01-01T00:00:00Z">
        <w:r>
          <w:delText xml:space="preserve">Because</w:delText>
        </w:r>
      </w:del>
      <w:del w:id="14624" w:author="PR Preview" w:date="2026-01-01T00:00:00Z">
        <w:r>
          <w:delText xml:space="preserve"> </w:delText>
        </w:r>
      </w:del>
      <w:del w:id="14625" w:author="PR Preview" w:date="2026-01-01T00:00:00Z">
        <w:r>
          <w:delText xml:space="preserve">$\mathbf{X}\mathord{\smash[b]{\underset{\raise.3ex\hbox{$\scriptstyle\sim$}}{c}}\vphantom{c}} = c_1 (\text{column } 1) + \cdots + c_p (\text{column } p)$</w:delText>
        </w:r>
      </w:del>
      <w:del w:id="14626" w:author="PR Preview" w:date="2026-01-01T00:00:00Z">
        <w:r>
          <w:delText xml:space="preserve"> </w:delText>
        </w:r>
      </w:del>
      <w:del w:id="14627" w:author="PR Preview" w:date="2026-01-01T00:00:00Z">
        <w:r>
          <w:delText xml:space="preserve">and the columns of</w:delText>
        </w:r>
      </w:del>
      <w:del w:id="14628" w:author="PR Preview" w:date="2026-01-01T00:00:00Z">
        <w:r>
          <w:delText xml:space="preserve"> </w:delText>
        </w:r>
      </w:del>
      <m:oMath>
        <m:r>
          <m:rPr>
            <m:sty m:val="bi"/>
          </m:rPr>
          <m:t>X</m:t>
        </m:r>
      </m:oMath>
      <w:del w:id="14629" w:author="PR Preview" w:date="2026-01-01T00:00:00Z">
        <w:r>
          <w:delText xml:space="preserve"> </w:delText>
        </w:r>
      </w:del>
      <w:del w:id="14630" w:author="PR Preview" w:date="2026-01-01T00:00:00Z">
        <w:r>
          <w:delText xml:space="preserve">are linearly independent,</w:delText>
        </w:r>
      </w:del>
      <w:del w:id="14631" w:author="PR Preview" w:date="2026-01-01T00:00:00Z">
        <w:r>
          <w:delText xml:space="preserve"> </w:delText>
        </w:r>
      </w:del>
      <w:del w:id="14632" w:author="PR Preview" w:date="2026-01-01T00:00:00Z">
        <w:r>
          <w:delText xml:space="preserve">$\mathord{\smash[b]{\underset{\raise.3ex\hbox{$\scriptstyle\sim$}}{c}}\vphantom{c}} = \mathord{\smash[b]{\underset{\raise.3ex\hbox{$\scriptstyle\sim$}}{0}}\vphantom{0}}$</w:delText>
        </w:r>
      </w:del>
      <w:del w:id="14633" w:author="PR Preview" w:date="2026-01-01T00:00:00Z">
        <w:r>
          <w:delText xml:space="preserve">.</w:delText>
        </w:r>
      </w:del>
      <w:del w:id="14634" w:author="PR Preview" w:date="2026-01-01T00:00:00Z">
        <w:r>
          <w:delText xml:space="preserve"> </w:delText>
        </w:r>
      </w:del>
      <w:del w:id="14635" w:author="PR Preview" w:date="2026-01-01T00:00:00Z">
        <w:r>
          <w:delText xml:space="preserve">So the only solution of</w:delText>
        </w:r>
      </w:del>
      <w:del w:id="14636" w:author="PR Preview" w:date="2026-01-01T00:00:00Z">
        <w:r>
          <w:delText xml:space="preserve"> </w:delText>
        </w:r>
      </w:del>
      <w:del w:id="14637" w:author="PR Preview" w:date="2026-01-01T00:00:00Z">
        <w:r>
          <w:delText xml:space="preserve">${\mathbf{X}}^{\top}\mathbf{X}\mathord{\smash[b]{\underset{\raise.3ex\hbox{$\scriptstyle\sim$}}{c}}\vphantom{c}} = \mathord{\smash[b]{\underset{\raise.3ex\hbox{$\scriptstyle\sim$}}{0}}\vphantom{0}}$</w:delText>
        </w:r>
      </w:del>
      <w:del w:id="14638" w:author="PR Preview" w:date="2026-01-01T00:00:00Z">
        <w:r>
          <w:delText xml:space="preserve"> </w:delText>
        </w:r>
      </w:del>
      <w:del w:id="14639" w:author="PR Preview" w:date="2026-01-01T00:00:00Z">
        <w:r>
          <w:delText xml:space="preserve">is</w:delText>
        </w:r>
      </w:del>
      <w:del w:id="14640" w:author="PR Preview" w:date="2026-01-01T00:00:00Z">
        <w:r>
          <w:delText xml:space="preserve"> </w:delText>
        </w:r>
      </w:del>
      <w:del w:id="14641" w:author="PR Preview" w:date="2026-01-01T00:00:00Z">
        <w:r>
          <w:delText xml:space="preserve">$\mathord{\smash[b]{\underset{\raise.3ex\hbox{$\scriptstyle\sim$}}{c}}\vphantom{c}} = \mathord{\smash[b]{\underset{\raise.3ex\hbox{$\scriptstyle\sim$}}{0}}\vphantom{0}}$</w:delText>
        </w:r>
      </w:del>
      <w:del w:id="14642" w:author="PR Preview" w:date="2026-01-01T00:00:00Z">
        <w:r>
          <w:delText xml:space="preserve">,</w:delText>
        </w:r>
      </w:del>
      <w:del w:id="14643" w:author="PR Preview" w:date="2026-01-01T00:00:00Z">
        <w:r>
          <w:delText xml:space="preserve"> </w:delText>
        </w:r>
      </w:del>
      <w:del w:id="14644" w:author="PR Preview" w:date="2026-01-01T00:00:00Z">
        <w:r>
          <w:delText xml:space="preserve">which says that the columns of the square matrix</w:delText>
        </w:r>
      </w:del>
      <w:del w:id="14645" w:author="PR Preview" w:date="2026-01-01T00:00:00Z">
        <w:r>
          <w:delText xml:space="preserve"> </w:delText>
        </w:r>
      </w:del>
      <m:oMath>
        <m:sSup>
          <m:e>
            <m:r>
              <m:rPr>
                <m:sty m:val="bi"/>
              </m:rPr>
              <m:t>X</m:t>
            </m:r>
          </m:e>
          <m:sup>
            <m:r>
              <m:rPr>
                <m:sty m:val="p"/>
              </m:rPr>
              <m:t>⊤</m:t>
            </m:r>
          </m:sup>
        </m:sSup>
        <m:r>
          <m:rPr>
            <m:sty m:val="bi"/>
          </m:rPr>
          <m:t>X</m:t>
        </m:r>
      </m:oMath>
      <w:del w:id="14646" w:author="PR Preview" w:date="2026-01-01T00:00:00Z">
        <w:r>
          <w:delText xml:space="preserve"> </w:delText>
        </w:r>
      </w:del>
      <w:del w:id="14647" w:author="PR Preview" w:date="2026-01-01T00:00:00Z">
        <w:r>
          <w:delText xml:space="preserve">are linearly independent,</w:delText>
        </w:r>
      </w:del>
      <w:del w:id="14648" w:author="PR Preview" w:date="2026-01-01T00:00:00Z">
        <w:r>
          <w:delText xml:space="preserve"> </w:delText>
        </w:r>
      </w:del>
      <w:del w:id="14649" w:author="PR Preview" w:date="2026-01-01T00:00:00Z">
        <w:r>
          <w:delText xml:space="preserve">and a square matrix with linearly independent columns is invertible</w:delText>
        </w:r>
      </w:del>
      <w:del w:id="14650" w:author="PR Preview" w:date="2026-01-01T00:00:00Z">
        <w:r>
          <w:delText xml:space="preserve"> </w:delText>
        </w:r>
      </w:del>
      <w:del w:id="14651" w:author="PR Preview" w:date="2026-01-01T00:00:00Z">
        <w:r>
          <w:delText xml:space="preserve">(Banerjee and Roy 2014, Corollary 5.7, p. 143)</w:delText>
        </w:r>
      </w:del>
      <w:del w:id="14652" w:author="PR Preview" w:date="2026-01-01T00:00:00Z">
        <w:r>
          <w:delText xml:space="preserve">.</w:delText>
        </w:r>
      </w:del>
    </w:p>
    <w:p>
      <w:pPr>
        <w:pStyle w:val="BodyText"/>
      </w:pPr>
      <w:del w:id="14653" w:author="PR Preview" w:date="2026-01-01T00:00:00Z">
        <w:r>
          <w:rPr>
            <w:b/>
            <w:bCs/>
          </w:rPr>
          <w:delText xml:space="preserve">Example 162 (Inverting</w:delText>
        </w:r>
      </w:del>
      <w:del w:id="14654" w:author="PR Preview" w:date="2026-01-01T00:00:00Z">
        <w:r>
          <w:rPr>
            <w:b/>
            <w:bCs/>
          </w:rPr>
          <w:delText xml:space="preserve"> </w:delText>
        </w:r>
      </w:del>
      <m:oMath>
        <m:sSup>
          <m:e>
            <m:r>
              <m:rPr>
                <m:sty m:val="bi"/>
              </m:rPr>
              <m:t>X</m:t>
            </m:r>
          </m:e>
          <m:sup>
            <m:r>
              <m:rPr>
                <m:sty m:val="p"/>
              </m:rPr>
              <m:t>⊤</m:t>
            </m:r>
          </m:sup>
        </m:sSup>
        <m:r>
          <m:rPr>
            <m:sty m:val="bi"/>
          </m:rPr>
          <m:t>X</m:t>
        </m:r>
      </m:oMath>
      <w:del w:id="14655" w:author="PR Preview" w:date="2026-01-01T00:00:00Z">
        <w:r>
          <w:rPr>
            <w:b/>
            <w:bCs/>
          </w:rPr>
          <w:delText xml:space="preserve">)</w:delText>
        </w:r>
      </w:del>
      <w:del w:id="14656" w:author="PR Preview" w:date="2026-01-01T00:00:00Z">
        <w:r>
          <w:delText xml:space="preserve"> </w:delText>
        </w:r>
      </w:del>
      <w:del w:id="14657" w:author="PR Preview" w:date="2026-01-01T00:00:00Z">
        <w:r>
          <w:delText xml:space="preserve">For the rank-</w:delText>
        </w:r>
      </w:del>
      <m:oMath>
        <m:r>
          <m:t>2</m:t>
        </m:r>
      </m:oMath>
      <w:del w:id="14658" w:author="PR Preview" w:date="2026-01-01T00:00:00Z">
        <w:r>
          <w:delText xml:space="preserve"> </w:delText>
        </w:r>
      </w:del>
      <w:del w:id="14659" w:author="PR Preview" w:date="2026-01-01T00:00:00Z">
        <w:r>
          <w:delText xml:space="preserve">matrix</w:delText>
        </w:r>
      </w:del>
      <w:del w:id="1466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4661" w:author="PR Preview" w:date="2026-01-01T00:00:00Z">
        <w:r>
          <w:delText xml:space="preserve"> </w:delText>
        </w:r>
      </w:del>
      <w:del w:id="14662" w:author="PR Preview" w:date="2026-01-01T00:00:00Z">
        <w:r>
          <w:delText xml:space="preserve">from</w:delText>
        </w:r>
      </w:del>
      <w:del w:id="14663" w:author="PR Preview" w:date="2026-01-01T00:00:00Z">
        <w:r>
          <w:delText xml:space="preserve"> </w:delText>
        </w:r>
      </w:del>
      <w:hyperlink w:anchor="exm-rank">
        <w:del w:id="14664" w:author="PR Preview" w:date="2026-01-01T00:00:00Z">
          <w:r>
            <w:rPr>
              <w:rStyle w:val="Hyperlink"/>
            </w:rPr>
            <w:delText xml:space="preserve">Example 36</w:delText>
          </w:r>
        </w:del>
      </w:hyperlink>
      <w:del w:id="14665" w:author="PR Preview" w:date="2026-01-01T00:00:00Z">
        <w:r>
          <w:delText xml:space="preserve">:</w:delText>
        </w:r>
      </w:del>
    </w:p>
    <w:p>
      <w:pPr>
        <w:pStyle w:val="FirstParagraph"/>
      </w:pPr>
      <w:ins w:id="14666" w:author="PR Preview" w:date="2026-01-01T00:00:00Z">
        <w:r>
          <w:t xml:space="preserve">so</w:t>
        </w:r>
      </w:ins>
      <w:ins w:id="14667" w:author="PR Preview" w:date="2026-01-01T00:00:00Z">
        <w:r>
          <w:t xml:space="preserve"> </w:t>
        </w:r>
      </w:ins>
      <w:ins w:id="14668" w:author="PR Preview" w:date="2026-01-01T00:00:00Z">
        <w:r>
          <w:t xml:space="preserve">$\mathbf{X}\mathord{\smash[b]{\underset{\raise.3ex\hbox{$\scriptstyle\sim$}}{c}}\vphantom{c}} = \mathord{\smash[b]{\underset{\raise.3ex\hbox{$\scriptstyle\sim$}}{0}}\vphantom{0}}$</w:t>
        </w:r>
      </w:ins>
      <w:ins w:id="14669" w:author="PR Preview" w:date="2026-01-01T00:00:00Z">
        <w:r>
          <w:t xml:space="preserve">.</w:t>
        </w:r>
      </w:ins>
      <w:ins w:id="14670" w:author="PR Preview" w:date="2026-01-01T00:00:00Z">
        <w:r>
          <w:t xml:space="preserve"> </w:t>
        </w:r>
      </w:ins>
      <w:ins w:id="14671" w:author="PR Preview" w:date="2026-01-01T00:00:00Z">
        <w:r>
          <w:t xml:space="preserve">Because</w:t>
        </w:r>
      </w:ins>
      <w:ins w:id="14672" w:author="PR Preview" w:date="2026-01-01T00:00:00Z">
        <w:r>
          <w:t xml:space="preserve"> </w:t>
        </w:r>
      </w:ins>
      <w:ins w:id="14673" w:author="PR Preview" w:date="2026-01-01T00:00:00Z">
        <w:r>
          <w:t xml:space="preserve">$\mathbf{X}\mathord{\smash[b]{\underset{\raise.3ex\hbox{$\scriptstyle\sim$}}{c}}\vphantom{c}} = c_1 (\text{column } 1) + \cdots + c_p (\text{column } p)$</w:t>
        </w:r>
      </w:ins>
      <w:ins w:id="14674" w:author="PR Preview" w:date="2026-01-01T00:00:00Z">
        <w:r>
          <w:t xml:space="preserve"> </w:t>
        </w:r>
      </w:ins>
      <w:ins w:id="14675" w:author="PR Preview" w:date="2026-01-01T00:00:00Z">
        <w:r>
          <w:t xml:space="preserve">and the columns of</w:t>
        </w:r>
      </w:ins>
      <w:ins w:id="14676" w:author="PR Preview" w:date="2026-01-01T00:00:00Z">
        <w:r>
          <w:t xml:space="preserve"> </w:t>
        </w:r>
      </w:ins>
      <m:oMath>
        <m:r>
          <m:rPr>
            <m:sty m:val="bi"/>
          </m:rPr>
          <m:t>X</m:t>
        </m:r>
      </m:oMath>
      <w:ins w:id="14677" w:author="PR Preview" w:date="2026-01-01T00:00:00Z">
        <w:r>
          <w:t xml:space="preserve"> </w:t>
        </w:r>
      </w:ins>
      <w:ins w:id="14678" w:author="PR Preview" w:date="2026-01-01T00:00:00Z">
        <w:r>
          <w:t xml:space="preserve">are linearly independent,</w:t>
        </w:r>
      </w:ins>
      <w:ins w:id="14679" w:author="PR Preview" w:date="2026-01-01T00:00:00Z">
        <w:r>
          <w:t xml:space="preserve"> </w:t>
        </w:r>
      </w:ins>
      <w:ins w:id="14680" w:author="PR Preview" w:date="2026-01-01T00:00:00Z">
        <w:r>
          <w:t xml:space="preserve">$\mathord{\smash[b]{\underset{\raise.3ex\hbox{$\scriptstyle\sim$}}{c}}\vphantom{c}} = \mathord{\smash[b]{\underset{\raise.3ex\hbox{$\scriptstyle\sim$}}{0}}\vphantom{0}}$</w:t>
        </w:r>
      </w:ins>
      <w:ins w:id="14681" w:author="PR Preview" w:date="2026-01-01T00:00:00Z">
        <w:r>
          <w:t xml:space="preserve">.</w:t>
        </w:r>
      </w:ins>
      <w:ins w:id="14682" w:author="PR Preview" w:date="2026-01-01T00:00:00Z">
        <w:r>
          <w:t xml:space="preserve"> </w:t>
        </w:r>
      </w:ins>
      <w:ins w:id="14683" w:author="PR Preview" w:date="2026-01-01T00:00:00Z">
        <w:r>
          <w:t xml:space="preserve">So the only solution of</w:t>
        </w:r>
      </w:ins>
      <w:ins w:id="14684" w:author="PR Preview" w:date="2026-01-01T00:00:00Z">
        <w:r>
          <w:t xml:space="preserve"> </w:t>
        </w:r>
      </w:ins>
      <w:ins w:id="14685" w:author="PR Preview" w:date="2026-01-01T00:00:00Z">
        <w:r>
          <w:t xml:space="preserve">${\mathbf{X}}^{\top}\mathbf{X}\mathord{\smash[b]{\underset{\raise.3ex\hbox{$\scriptstyle\sim$}}{c}}\vphantom{c}} = \mathord{\smash[b]{\underset{\raise.3ex\hbox{$\scriptstyle\sim$}}{0}}\vphantom{0}}$</w:t>
        </w:r>
      </w:ins>
      <w:ins w:id="14686" w:author="PR Preview" w:date="2026-01-01T00:00:00Z">
        <w:r>
          <w:t xml:space="preserve"> </w:t>
        </w:r>
      </w:ins>
      <w:ins w:id="14687" w:author="PR Preview" w:date="2026-01-01T00:00:00Z">
        <w:r>
          <w:t xml:space="preserve">is</w:t>
        </w:r>
      </w:ins>
      <w:ins w:id="14688" w:author="PR Preview" w:date="2026-01-01T00:00:00Z">
        <w:r>
          <w:t xml:space="preserve"> </w:t>
        </w:r>
      </w:ins>
      <w:ins w:id="14689" w:author="PR Preview" w:date="2026-01-01T00:00:00Z">
        <w:r>
          <w:t xml:space="preserve">$\mathord{\smash[b]{\underset{\raise.3ex\hbox{$\scriptstyle\sim$}}{c}}\vphantom{c}} = \mathord{\smash[b]{\underset{\raise.3ex\hbox{$\scriptstyle\sim$}}{0}}\vphantom{0}}$</w:t>
        </w:r>
      </w:ins>
      <w:ins w:id="14690" w:author="PR Preview" w:date="2026-01-01T00:00:00Z">
        <w:r>
          <w:t xml:space="preserve">,</w:t>
        </w:r>
      </w:ins>
      <w:ins w:id="14691" w:author="PR Preview" w:date="2026-01-01T00:00:00Z">
        <w:r>
          <w:t xml:space="preserve"> </w:t>
        </w:r>
      </w:ins>
      <w:ins w:id="14692" w:author="PR Preview" w:date="2026-01-01T00:00:00Z">
        <w:r>
          <w:t xml:space="preserve">which says that the columns of the square matrix</w:t>
        </w:r>
      </w:ins>
      <w:ins w:id="14693" w:author="PR Preview" w:date="2026-01-01T00:00:00Z">
        <w:r>
          <w:t xml:space="preserve"> </w:t>
        </w:r>
      </w:ins>
      <m:oMath>
        <m:sSup>
          <m:e>
            <m:r>
              <m:rPr>
                <m:sty m:val="bi"/>
              </m:rPr>
              <m:t>X</m:t>
            </m:r>
          </m:e>
          <m:sup>
            <m:r>
              <m:rPr>
                <m:sty m:val="p"/>
              </m:rPr>
              <m:t>⊤</m:t>
            </m:r>
          </m:sup>
        </m:sSup>
        <m:r>
          <m:rPr>
            <m:sty m:val="bi"/>
          </m:rPr>
          <m:t>X</m:t>
        </m:r>
      </m:oMath>
      <w:ins w:id="14694" w:author="PR Preview" w:date="2026-01-01T00:00:00Z">
        <w:r>
          <w:t xml:space="preserve"> </w:t>
        </w:r>
      </w:ins>
      <w:ins w:id="14695" w:author="PR Preview" w:date="2026-01-01T00:00:00Z">
        <w:r>
          <w:t xml:space="preserve">are linearly independent,</w:t>
        </w:r>
      </w:ins>
      <w:ins w:id="14696" w:author="PR Preview" w:date="2026-01-01T00:00:00Z">
        <w:r>
          <w:t xml:space="preserve"> </w:t>
        </w:r>
      </w:ins>
      <w:ins w:id="14697" w:author="PR Preview" w:date="2026-01-01T00:00:00Z">
        <w:r>
          <w:t xml:space="preserve">and a square matrix with linearly independent columns is invertible</w:t>
        </w:r>
      </w:ins>
      <w:ins w:id="14698" w:author="PR Preview" w:date="2026-01-01T00:00:00Z">
        <w:r>
          <w:t xml:space="preserve"> </w:t>
        </w:r>
      </w:ins>
      <w:ins w:id="14699" w:author="PR Preview" w:date="2026-01-01T00:00:00Z">
        <w:r>
          <w:t xml:space="preserve">[47], Corollary 5.7, p. 143</w:t>
        </w:r>
      </w:ins>
      <w:ins w:id="14700" w:author="PR Preview" w:date="2026-01-01T00:00:00Z">
        <w:r>
          <w:t xml:space="preserve">.</w:t>
        </w:r>
      </w:ins>
    </w:p>
    <w:bookmarkStart w:id="549" w:name="exm-gram-invertible"/>
    <w:p>
      <w:pPr>
        <w:pStyle w:val="BodyText"/>
      </w:pPr>
      <w:ins w:id="14701" w:author="PR Preview" w:date="2026-01-01T00:00:00Z">
        <w:r>
          <w:rPr>
            <w:b/>
            <w:bCs/>
          </w:rPr>
          <w:t xml:space="preserve">Example 164 (Inverting</w:t>
        </w:r>
      </w:ins>
      <w:ins w:id="14702" w:author="PR Preview" w:date="2026-01-01T00:00:00Z">
        <w:r>
          <w:rPr>
            <w:b/>
            <w:bCs/>
          </w:rPr>
          <w:t xml:space="preserve"> </w:t>
        </w:r>
      </w:ins>
      <m:oMath>
        <m:sSup>
          <m:e>
            <m:r>
              <m:rPr>
                <m:sty m:val="bi"/>
              </m:rPr>
              <m:t>X</m:t>
            </m:r>
          </m:e>
          <m:sup>
            <m:r>
              <m:rPr>
                <m:sty m:val="p"/>
              </m:rPr>
              <m:t>⊤</m:t>
            </m:r>
          </m:sup>
        </m:sSup>
        <m:r>
          <m:rPr>
            <m:sty m:val="bi"/>
          </m:rPr>
          <m:t>X</m:t>
        </m:r>
      </m:oMath>
      <w:ins w:id="14703" w:author="PR Preview" w:date="2026-01-01T00:00:00Z">
        <w:r>
          <w:rPr>
            <w:b/>
            <w:bCs/>
          </w:rPr>
          <w:t xml:space="preserve">)</w:t>
        </w:r>
      </w:ins>
      <w:ins w:id="14704" w:author="PR Preview" w:date="2026-01-01T00:00:00Z">
        <w:r>
          <w:t xml:space="preserve"> </w:t>
        </w:r>
      </w:ins>
      <w:ins w:id="14705" w:author="PR Preview" w:date="2026-01-01T00:00:00Z">
        <w:r>
          <w:t xml:space="preserve">For the rank-</w:t>
        </w:r>
      </w:ins>
      <m:oMath>
        <m:r>
          <m:t>2</m:t>
        </m:r>
      </m:oMath>
      <w:ins w:id="14706" w:author="PR Preview" w:date="2026-01-01T00:00:00Z">
        <w:r>
          <w:t xml:space="preserve"> </w:t>
        </w:r>
      </w:ins>
      <w:ins w:id="14707" w:author="PR Preview" w:date="2026-01-01T00:00:00Z">
        <w:r>
          <w:t xml:space="preserve">matrix</w:t>
        </w:r>
      </w:ins>
      <w:ins w:id="1470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4709" w:author="PR Preview" w:date="2026-01-01T00:00:00Z">
        <w:r>
          <w:t xml:space="preserve"> </w:t>
        </w:r>
      </w:ins>
      <w:ins w:id="14710" w:author="PR Preview" w:date="2026-01-01T00:00:00Z">
        <w:r>
          <w:t xml:space="preserve">from</w:t>
        </w:r>
      </w:ins>
      <w:ins w:id="14711" w:author="PR Preview" w:date="2026-01-01T00:00:00Z">
        <w:r>
          <w:t xml:space="preserve"> </w:t>
        </w:r>
      </w:ins>
      <w:hyperlink w:anchor="exm-rank">
        <w:ins w:id="14712" w:author="PR Preview" w:date="2026-01-01T00:00:00Z">
          <w:r>
            <w:rPr>
              <w:rStyle w:val="Hyperlink"/>
            </w:rPr>
            <w:t xml:space="preserve">Example 36</w:t>
          </w:r>
        </w:ins>
      </w:hyperlink>
      <w:ins w:id="14713"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9"/>
    <w:bookmarkStart w:id="550" w:name="def-hat-matrix"/>
    <w:p>
      <w:pPr>
        <w:pStyle w:val="BodyText"/>
      </w:pPr>
      <w:del w:id="14714" w:author="PR Preview" w:date="2026-01-01T00:00:00Z">
        <w:r>
          <w:rPr>
            <w:b/>
            <w:bCs/>
          </w:rPr>
          <w:delText xml:space="preserve">Definition 107 (Hat matrix)</w:delText>
        </w:r>
      </w:del>
      <w:del w:id="14715" w:author="PR Preview" w:date="2026-01-01T00:00:00Z">
        <w:r>
          <w:delText xml:space="preserve"> </w:delText>
        </w:r>
      </w:del>
      <w:del w:id="14716" w:author="PR Preview" w:date="2026-01-01T00:00:00Z">
        <w:r>
          <w:delText xml:space="preserve">For an</w:delText>
        </w:r>
      </w:del>
      <w:del w:id="14717" w:author="PR Preview" w:date="2026-01-01T00:00:00Z">
        <w:r>
          <w:delText xml:space="preserve"> </w:delText>
        </w:r>
      </w:del>
      <m:oMath>
        <m:r>
          <m:t>n</m:t>
        </m:r>
        <m:r>
          <m:rPr>
            <m:sty m:val="p"/>
          </m:rPr>
          <m:t>×</m:t>
        </m:r>
        <m:r>
          <m:t>p</m:t>
        </m:r>
      </m:oMath>
      <w:del w:id="14718" w:author="PR Preview" w:date="2026-01-01T00:00:00Z">
        <w:r>
          <w:delText xml:space="preserve"> </w:delText>
        </w:r>
      </w:del>
      <w:del w:id="14719" w:author="PR Preview" w:date="2026-01-01T00:00:00Z">
        <w:r>
          <w:delText xml:space="preserve">design matrix</w:delText>
        </w:r>
      </w:del>
      <w:del w:id="14720" w:author="PR Preview" w:date="2026-01-01T00:00:00Z">
        <w:r>
          <w:delText xml:space="preserve"> </w:delText>
        </w:r>
      </w:del>
      <m:oMath>
        <m:r>
          <m:rPr>
            <m:sty m:val="bi"/>
          </m:rPr>
          <m:t>X</m:t>
        </m:r>
      </m:oMath>
      <w:del w:id="14721" w:author="PR Preview" w:date="2026-01-01T00:00:00Z">
        <w:r>
          <w:delText xml:space="preserve"> </w:delText>
        </w:r>
      </w:del>
      <w:del w:id="14722" w:author="PR Preview" w:date="2026-01-01T00:00:00Z">
        <w:r>
          <w:delText xml:space="preserve">(</w:delText>
        </w:r>
      </w:del>
      <w:hyperlink w:anchor="def-design-matrix">
        <w:del w:id="14723" w:author="PR Preview" w:date="2026-01-01T00:00:00Z">
          <w:r>
            <w:rPr>
              <w:rStyle w:val="Hyperlink"/>
            </w:rPr>
            <w:delText xml:space="preserve">Definition 106</w:delText>
          </w:r>
        </w:del>
      </w:hyperlink>
      <w:del w:id="14724" w:author="PR Preview" w:date="2026-01-01T00:00:00Z">
        <w:r>
          <w:delText xml:space="preserve">)</w:delText>
        </w:r>
      </w:del>
      <w:del w:id="14725" w:author="PR Preview" w:date="2026-01-01T00:00:00Z">
        <w:r>
          <w:delText xml:space="preserve"> </w:delText>
        </w:r>
      </w:del>
      <w:del w:id="14726" w:author="PR Preview" w:date="2026-01-01T00:00:00Z">
        <w:r>
          <w:delText xml:space="preserve">with</w:delText>
        </w:r>
      </w:del>
      <w:del w:id="1472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4728" w:author="PR Preview" w:date="2026-01-01T00:00:00Z">
        <w:r>
          <w:delText xml:space="preserve">,</w:delText>
        </w:r>
      </w:del>
      <w:del w:id="14729" w:author="PR Preview" w:date="2026-01-01T00:00:00Z">
        <w:r>
          <w:delText xml:space="preserve"> </w:delText>
        </w:r>
      </w:del>
      <w:del w:id="14730" w:author="PR Preview" w:date="2026-01-01T00:00:00Z">
        <w:r>
          <w:delText xml:space="preserve">the</w:delText>
        </w:r>
      </w:del>
      <w:del w:id="14731" w:author="PR Preview" w:date="2026-01-01T00:00:00Z">
        <w:r>
          <w:delText xml:space="preserve"> </w:delText>
        </w:r>
      </w:del>
      <w:del w:id="14732" w:author="PR Preview" w:date="2026-01-01T00:00:00Z">
        <w:r>
          <w:rPr>
            <w:b/>
            <w:bCs/>
          </w:rPr>
          <w:delText xml:space="preserve">hat matrix</w:delText>
        </w:r>
      </w:del>
      <w:del w:id="14733" w:author="PR Preview" w:date="2026-01-01T00:00:00Z">
        <w:r>
          <w:delText xml:space="preserve"> </w:delText>
        </w:r>
      </w:del>
      <w:del w:id="14734" w:author="PR Preview" w:date="2026-01-01T00:00:00Z">
        <w:r>
          <w:delText xml:space="preserve">is the</w:delText>
        </w:r>
      </w:del>
      <w:del w:id="14735" w:author="PR Preview" w:date="2026-01-01T00:00:00Z">
        <w:r>
          <w:delText xml:space="preserve"> </w:delText>
        </w:r>
      </w:del>
      <m:oMath>
        <m:r>
          <m:t>n</m:t>
        </m:r>
        <m:r>
          <m:rPr>
            <m:sty m:val="p"/>
          </m:rPr>
          <m:t>×</m:t>
        </m:r>
        <m:r>
          <m:t>n</m:t>
        </m:r>
      </m:oMath>
      <w:del w:id="14736" w:author="PR Preview" w:date="2026-01-01T00:00:00Z">
        <w:r>
          <w:delText xml:space="preserve"> </w:delText>
        </w:r>
      </w:del>
      <w:del w:id="14737" w:author="PR Preview" w:date="2026-01-01T00:00:00Z">
        <w:r>
          <w:delText xml:space="preserve">matrix</w:delText>
        </w:r>
      </w:del>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14738" w:author="PR Preview" w:date="2026-01-01T00:00:00Z">
        <w:r>
          <w:delText xml:space="preserve">The inverse exists by</w:delText>
        </w:r>
      </w:del>
      <w:del w:id="14739" w:author="PR Preview" w:date="2026-01-01T00:00:00Z">
        <w:r>
          <w:delText xml:space="preserve"> </w:delText>
        </w:r>
      </w:del>
      <w:hyperlink w:anchor="thm-gram-invertible">
        <w:del w:id="14740" w:author="PR Preview" w:date="2026-01-01T00:00:00Z">
          <w:r>
            <w:rPr>
              <w:rStyle w:val="Hyperlink"/>
            </w:rPr>
            <w:delText xml:space="preserve">Theorem 88</w:delText>
          </w:r>
        </w:del>
      </w:hyperlink>
      <w:del w:id="14741" w:author="PR Preview" w:date="2026-01-01T00:00:00Z">
        <w:r>
          <w:delText xml:space="preserve">.</w:delText>
        </w:r>
      </w:del>
    </w:p>
    <w:p>
      <w:pPr>
        <w:pStyle w:val="BodyText"/>
      </w:pPr>
      <w:del w:id="14742" w:author="PR Preview" w:date="2026-01-01T00:00:00Z">
        <w:r>
          <w:rPr>
            <w:b/>
            <w:bCs/>
          </w:rPr>
          <w:delText xml:space="preserve">Example 163 (The hat matrix of an intercept-only model)</w:delText>
        </w:r>
      </w:del>
      <w:del w:id="14743" w:author="PR Preview" w:date="2026-01-01T00:00:00Z">
        <w:r>
          <w:delText xml:space="preserve"> </w:delText>
        </w:r>
      </w:del>
      <w:del w:id="14744" w:author="PR Preview" w:date="2026-01-01T00:00:00Z">
        <w:r>
          <w:delText xml:space="preserve">With</w:delText>
        </w:r>
      </w:del>
      <w:del w:id="14745" w:author="PR Preview" w:date="2026-01-01T00:00:00Z">
        <w:r>
          <w:delText xml:space="preserve"> </w:delText>
        </w:r>
      </w:del>
      <m:oMath>
        <m:r>
          <m:t>n</m:t>
        </m:r>
        <m:r>
          <m:rPr>
            <m:sty m:val="p"/>
          </m:rPr>
          <m:t>=</m:t>
        </m:r>
        <m:r>
          <m:t>2</m:t>
        </m:r>
      </m:oMath>
      <w:del w:id="14746" w:author="PR Preview" w:date="2026-01-01T00:00:00Z">
        <w:r>
          <w:delText xml:space="preserve"> </w:delText>
        </w:r>
      </w:del>
      <w:del w:id="14747" w:author="PR Preview" w:date="2026-01-01T00:00:00Z">
        <w:r>
          <w:delText xml:space="preserve">observations and only an intercept,</w:delText>
        </w:r>
      </w:del>
      <w:del w:id="1474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4749" w:author="PR Preview" w:date="2026-01-01T00:00:00Z">
        <w:r>
          <w:delText xml:space="preserve"> </w:delText>
        </w:r>
      </w:del>
      <w:del w:id="14750" w:author="PR Preview" w:date="2026-01-01T00:00:00Z">
        <w:r>
          <w:delText xml:space="preserve">(</w:delText>
        </w:r>
      </w:del>
      <m:oMath>
        <m:r>
          <m:t>2</m:t>
        </m:r>
        <m:r>
          <m:rPr>
            <m:sty m:val="p"/>
          </m:rPr>
          <m:t>×</m:t>
        </m:r>
        <m:r>
          <m:t>1</m:t>
        </m:r>
      </m:oMath>
      <w:del w:id="14751" w:author="PR Preview" w:date="2026-01-01T00:00:00Z">
        <w:r>
          <w:delText xml:space="preserve">, rank</w:delText>
        </w:r>
      </w:del>
      <w:del w:id="14752" w:author="PR Preview" w:date="2026-01-01T00:00:00Z">
        <w:r>
          <w:delText xml:space="preserve"> </w:delText>
        </w:r>
      </w:del>
      <m:oMath>
        <m:r>
          <m:t>1</m:t>
        </m:r>
      </m:oMath>
      <w:del w:id="14753" w:author="PR Preview" w:date="2026-01-01T00:00:00Z">
        <w:r>
          <w:delText xml:space="preserve">),</w:delText>
        </w:r>
      </w:del>
      <w:del w:id="14754" w:author="PR Preview" w:date="2026-01-01T00:00:00Z">
        <w:r>
          <w:delText xml:space="preserve"> </w:delText>
        </w:r>
      </w:del>
      <w:del w:id="14755" w:author="PR Preview" w:date="2026-01-01T00:00:00Z">
        <w:r>
          <w:delText xml:space="preserve">so</w:delText>
        </w:r>
      </w:del>
      <w:del w:id="14756"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14757" w:author="PR Preview" w:date="2026-01-01T00:00:00Z">
        <w:r>
          <w:delText xml:space="preserve"> </w:delText>
        </w:r>
      </w:del>
      <w:del w:id="14758" w:author="PR Preview" w:date="2026-01-01T00:00:00Z">
        <w:r>
          <w:delText xml:space="preserve">and</w:delText>
        </w:r>
      </w:del>
    </w:p>
    <w:p>
      <w:pPr>
        <w:pStyle w:val="BodyText"/>
      </w:pPr>
      <w:ins w:id="14759" w:author="PR Preview" w:date="2026-01-01T00:00:00Z">
        <w:r>
          <w:rPr>
            <w:b/>
            <w:bCs/>
          </w:rPr>
          <w:t xml:space="preserve">Definition 107 (Hat matrix)</w:t>
        </w:r>
      </w:ins>
      <w:ins w:id="14760" w:author="PR Preview" w:date="2026-01-01T00:00:00Z">
        <w:r>
          <w:t xml:space="preserve"> </w:t>
        </w:r>
      </w:ins>
      <w:ins w:id="14761" w:author="PR Preview" w:date="2026-01-01T00:00:00Z">
        <w:r>
          <w:t xml:space="preserve">For an</w:t>
        </w:r>
      </w:ins>
      <w:ins w:id="14762" w:author="PR Preview" w:date="2026-01-01T00:00:00Z">
        <w:r>
          <w:t xml:space="preserve"> </w:t>
        </w:r>
      </w:ins>
      <m:oMath>
        <m:r>
          <m:t>n</m:t>
        </m:r>
        <m:r>
          <m:rPr>
            <m:sty m:val="p"/>
          </m:rPr>
          <m:t>×</m:t>
        </m:r>
        <m:r>
          <m:t>p</m:t>
        </m:r>
      </m:oMath>
      <w:ins w:id="14763" w:author="PR Preview" w:date="2026-01-01T00:00:00Z">
        <w:r>
          <w:t xml:space="preserve"> </w:t>
        </w:r>
      </w:ins>
      <w:ins w:id="14764" w:author="PR Preview" w:date="2026-01-01T00:00:00Z">
        <w:r>
          <w:t xml:space="preserve">design matrix</w:t>
        </w:r>
      </w:ins>
      <w:ins w:id="14765" w:author="PR Preview" w:date="2026-01-01T00:00:00Z">
        <w:r>
          <w:t xml:space="preserve"> </w:t>
        </w:r>
      </w:ins>
      <m:oMath>
        <m:r>
          <m:rPr>
            <m:sty m:val="bi"/>
          </m:rPr>
          <m:t>X</m:t>
        </m:r>
      </m:oMath>
      <w:ins w:id="14766" w:author="PR Preview" w:date="2026-01-01T00:00:00Z">
        <w:r>
          <w:t xml:space="preserve"> </w:t>
        </w:r>
      </w:ins>
      <w:ins w:id="14767" w:author="PR Preview" w:date="2026-01-01T00:00:00Z">
        <w:r>
          <w:t xml:space="preserve">(</w:t>
        </w:r>
      </w:ins>
      <w:hyperlink w:anchor="def-design-matrix">
        <w:ins w:id="14768" w:author="PR Preview" w:date="2026-01-01T00:00:00Z">
          <w:r>
            <w:rPr>
              <w:rStyle w:val="Hyperlink"/>
            </w:rPr>
            <w:t xml:space="preserve">Definition 106</w:t>
          </w:r>
        </w:ins>
      </w:hyperlink>
      <w:ins w:id="14769" w:author="PR Preview" w:date="2026-01-01T00:00:00Z">
        <w:r>
          <w:t xml:space="preserve">)</w:t>
        </w:r>
      </w:ins>
      <w:ins w:id="14770" w:author="PR Preview" w:date="2026-01-01T00:00:00Z">
        <w:r>
          <w:t xml:space="preserve"> </w:t>
        </w:r>
      </w:ins>
      <w:ins w:id="14771" w:author="PR Preview" w:date="2026-01-01T00:00:00Z">
        <w:r>
          <w:t xml:space="preserve">with</w:t>
        </w:r>
      </w:ins>
      <w:ins w:id="14772" w:author="PR Preview" w:date="2026-01-01T00:00:00Z">
        <w:r>
          <w:t xml:space="preserve"> </w:t>
        </w:r>
      </w:ins>
      <m:oMath>
        <m:r>
          <m:rPr>
            <m:sty m:val="p"/>
          </m:rPr>
          <m:t>rank</m:t>
        </m:r>
        <m:r>
          <m:rPr>
            <m:sty m:val="p"/>
          </m:rPr>
          <m:t>(</m:t>
        </m:r>
        <m:r>
          <m:rPr>
            <m:sty m:val="bi"/>
          </m:rPr>
          <m:t>X</m:t>
        </m:r>
        <m:r>
          <m:rPr>
            <m:sty m:val="p"/>
          </m:rPr>
          <m:t>)</m:t>
        </m:r>
        <m:r>
          <m:rPr>
            <m:sty m:val="p"/>
          </m:rPr>
          <m:t>=</m:t>
        </m:r>
        <m:r>
          <m:t>p</m:t>
        </m:r>
      </m:oMath>
      <w:ins w:id="14773" w:author="PR Preview" w:date="2026-01-01T00:00:00Z">
        <w:r>
          <w:t xml:space="preserve">,</w:t>
        </w:r>
      </w:ins>
      <w:ins w:id="14774" w:author="PR Preview" w:date="2026-01-01T00:00:00Z">
        <w:r>
          <w:t xml:space="preserve"> </w:t>
        </w:r>
      </w:ins>
      <w:ins w:id="14775" w:author="PR Preview" w:date="2026-01-01T00:00:00Z">
        <w:r>
          <w:t xml:space="preserve">the</w:t>
        </w:r>
      </w:ins>
      <w:ins w:id="14776" w:author="PR Preview" w:date="2026-01-01T00:00:00Z">
        <w:r>
          <w:t xml:space="preserve"> </w:t>
        </w:r>
      </w:ins>
      <w:ins w:id="14777" w:author="PR Preview" w:date="2026-01-01T00:00:00Z">
        <w:r>
          <w:rPr>
            <w:b/>
            <w:bCs/>
          </w:rPr>
          <w:t xml:space="preserve">hat matrix</w:t>
        </w:r>
      </w:ins>
      <w:ins w:id="14778" w:author="PR Preview" w:date="2026-01-01T00:00:00Z">
        <w:r>
          <w:t xml:space="preserve"> </w:t>
        </w:r>
      </w:ins>
      <w:ins w:id="14779" w:author="PR Preview" w:date="2026-01-01T00:00:00Z">
        <w:r>
          <w:t xml:space="preserve">[74]</w:t>
        </w:r>
      </w:ins>
      <w:ins w:id="14780" w:author="PR Preview" w:date="2026-01-01T00:00:00Z">
        <w:r>
          <w:t xml:space="preserve"> </w:t>
        </w:r>
      </w:ins>
      <w:ins w:id="14781" w:author="PR Preview" w:date="2026-01-01T00:00:00Z">
        <w:r>
          <w:t xml:space="preserve">is the</w:t>
        </w:r>
      </w:ins>
      <w:ins w:id="14782" w:author="PR Preview" w:date="2026-01-01T00:00:00Z">
        <w:r>
          <w:t xml:space="preserve"> </w:t>
        </w:r>
      </w:ins>
      <m:oMath>
        <m:r>
          <m:t>n</m:t>
        </m:r>
        <m:r>
          <m:rPr>
            <m:sty m:val="p"/>
          </m:rPr>
          <m:t>×</m:t>
        </m:r>
        <m:r>
          <m:t>n</m:t>
        </m:r>
      </m:oMath>
      <w:ins w:id="14783" w:author="PR Preview" w:date="2026-01-01T00:00:00Z">
        <w:r>
          <w:t xml:space="preserve"> </w:t>
        </w:r>
      </w:ins>
      <w:ins w:id="14784" w:author="PR Preview" w:date="2026-01-01T00:00:00Z">
        <w:r>
          <w:t xml:space="preserve">matrix</w:t>
        </w:r>
      </w:ins>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ins w:id="14785" w:author="PR Preview" w:date="2026-01-01T00:00:00Z">
        <w:r>
          <w:t xml:space="preserve">The inverse exists by</w:t>
        </w:r>
      </w:ins>
      <w:ins w:id="14786" w:author="PR Preview" w:date="2026-01-01T00:00:00Z">
        <w:r>
          <w:t xml:space="preserve"> </w:t>
        </w:r>
      </w:ins>
      <w:hyperlink w:anchor="thm-gram-invertible">
        <w:ins w:id="14787" w:author="PR Preview" w:date="2026-01-01T00:00:00Z">
          <w:r>
            <w:rPr>
              <w:rStyle w:val="Hyperlink"/>
            </w:rPr>
            <w:t xml:space="preserve">Theorem 89</w:t>
          </w:r>
        </w:ins>
      </w:hyperlink>
      <w:ins w:id="14788" w:author="PR Preview" w:date="2026-01-01T00:00:00Z">
        <w:r>
          <w:t xml:space="preserve">.</w:t>
        </w:r>
      </w:ins>
    </w:p>
    <w:bookmarkEnd w:id="550"/>
    <w:bookmarkStart w:id="551" w:name="exm-hat-matrix"/>
    <w:p>
      <w:pPr>
        <w:pStyle w:val="BodyText"/>
      </w:pPr>
      <w:ins w:id="14789" w:author="PR Preview" w:date="2026-01-01T00:00:00Z">
        <w:r>
          <w:rPr>
            <w:b/>
            <w:bCs/>
          </w:rPr>
          <w:t xml:space="preserve">Example 165 (The hat matrix of an intercept-only model)</w:t>
        </w:r>
      </w:ins>
      <w:ins w:id="14790" w:author="PR Preview" w:date="2026-01-01T00:00:00Z">
        <w:r>
          <w:t xml:space="preserve"> </w:t>
        </w:r>
      </w:ins>
      <w:ins w:id="14791" w:author="PR Preview" w:date="2026-01-01T00:00:00Z">
        <w:r>
          <w:t xml:space="preserve">With</w:t>
        </w:r>
      </w:ins>
      <w:ins w:id="14792" w:author="PR Preview" w:date="2026-01-01T00:00:00Z">
        <w:r>
          <w:t xml:space="preserve"> </w:t>
        </w:r>
      </w:ins>
      <m:oMath>
        <m:r>
          <m:t>n</m:t>
        </m:r>
        <m:r>
          <m:rPr>
            <m:sty m:val="p"/>
          </m:rPr>
          <m:t>=</m:t>
        </m:r>
        <m:r>
          <m:t>2</m:t>
        </m:r>
      </m:oMath>
      <w:ins w:id="14793" w:author="PR Preview" w:date="2026-01-01T00:00:00Z">
        <w:r>
          <w:t xml:space="preserve"> </w:t>
        </w:r>
      </w:ins>
      <w:ins w:id="14794" w:author="PR Preview" w:date="2026-01-01T00:00:00Z">
        <w:r>
          <w:t xml:space="preserve">observations and only an intercept,</w:t>
        </w:r>
      </w:ins>
      <w:ins w:id="1479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4796" w:author="PR Preview" w:date="2026-01-01T00:00:00Z">
        <w:r>
          <w:t xml:space="preserve"> </w:t>
        </w:r>
      </w:ins>
      <w:ins w:id="14797" w:author="PR Preview" w:date="2026-01-01T00:00:00Z">
        <w:r>
          <w:t xml:space="preserve">(</w:t>
        </w:r>
      </w:ins>
      <m:oMath>
        <m:r>
          <m:t>2</m:t>
        </m:r>
        <m:r>
          <m:rPr>
            <m:sty m:val="p"/>
          </m:rPr>
          <m:t>×</m:t>
        </m:r>
        <m:r>
          <m:t>1</m:t>
        </m:r>
      </m:oMath>
      <w:ins w:id="14798" w:author="PR Preview" w:date="2026-01-01T00:00:00Z">
        <w:r>
          <w:t xml:space="preserve">, rank</w:t>
        </w:r>
      </w:ins>
      <w:ins w:id="14799" w:author="PR Preview" w:date="2026-01-01T00:00:00Z">
        <w:r>
          <w:t xml:space="preserve"> </w:t>
        </w:r>
      </w:ins>
      <m:oMath>
        <m:r>
          <m:t>1</m:t>
        </m:r>
      </m:oMath>
      <w:ins w:id="14800" w:author="PR Preview" w:date="2026-01-01T00:00:00Z">
        <w:r>
          <w:t xml:space="preserve">),</w:t>
        </w:r>
      </w:ins>
      <w:ins w:id="14801" w:author="PR Preview" w:date="2026-01-01T00:00:00Z">
        <w:r>
          <w:t xml:space="preserve"> </w:t>
        </w:r>
      </w:ins>
      <w:ins w:id="14802" w:author="PR Preview" w:date="2026-01-01T00:00:00Z">
        <w:r>
          <w:t xml:space="preserve">so</w:t>
        </w:r>
      </w:ins>
      <w:ins w:id="14803" w:author="PR Preview" w:date="2026-01-01T00:00:00Z">
        <w:r>
          <w:t xml:space="preserve"> </w:t>
        </w:r>
      </w:ins>
      <m:oMath>
        <m:sSup>
          <m:e>
            <m:r>
              <m:rPr>
                <m:sty m:val="bi"/>
              </m:rPr>
              <m:t>X</m:t>
            </m:r>
          </m:e>
          <m:sup>
            <m:r>
              <m:rPr>
                <m:sty m:val="p"/>
              </m:rPr>
              <m:t>⊤</m:t>
            </m:r>
          </m:sup>
        </m:sSup>
        <m:r>
          <m:rPr>
            <m:sty m:val="bi"/>
          </m:rPr>
          <m:t>X</m:t>
        </m:r>
        <m:r>
          <m:rPr>
            <m:sty m:val="p"/>
          </m:rPr>
          <m:t>=</m:t>
        </m:r>
        <m:r>
          <m:t>2</m:t>
        </m:r>
      </m:oMath>
      <w:ins w:id="14804" w:author="PR Preview" w:date="2026-01-01T00:00:00Z">
        <w:r>
          <w:t xml:space="preserve"> </w:t>
        </w:r>
      </w:ins>
      <w:ins w:id="14805"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1"/>
    <w:bookmarkStart w:id="552" w:name="thm-hat-matrix"/>
    <w:p>
      <w:pPr>
        <w:pStyle w:val="BodyText"/>
      </w:pPr>
      <w:del w:id="14806" w:author="PR Preview" w:date="2026-01-01T00:00:00Z">
        <w:r>
          <w:rPr>
            <w:b/>
            <w:bCs/>
          </w:rPr>
          <w:delText xml:space="preserve">Theorem 89 (Hat matrix is a projection matrix)</w:delText>
        </w:r>
      </w:del>
      <w:del w:id="14807" w:author="PR Preview" w:date="2026-01-01T00:00:00Z">
        <w:r>
          <w:delText xml:space="preserve"> </w:delText>
        </w:r>
      </w:del>
      <w:del w:id="14808" w:author="PR Preview" w:date="2026-01-01T00:00:00Z">
        <w:r>
          <w:delText xml:space="preserve">If</w:delText>
        </w:r>
      </w:del>
      <w:del w:id="14809" w:author="PR Preview" w:date="2026-01-01T00:00:00Z">
        <w:r>
          <w:delText xml:space="preserve"> </w:delText>
        </w:r>
      </w:del>
      <m:oMath>
        <m:r>
          <m:rPr>
            <m:sty m:val="bi"/>
          </m:rPr>
          <m:t>X</m:t>
        </m:r>
      </m:oMath>
      <w:del w:id="14810" w:author="PR Preview" w:date="2026-01-01T00:00:00Z">
        <w:r>
          <w:delText xml:space="preserve"> </w:delText>
        </w:r>
      </w:del>
      <w:del w:id="14811" w:author="PR Preview" w:date="2026-01-01T00:00:00Z">
        <w:r>
          <w:delText xml:space="preserve">is an</w:delText>
        </w:r>
      </w:del>
      <w:del w:id="14812" w:author="PR Preview" w:date="2026-01-01T00:00:00Z">
        <w:r>
          <w:delText xml:space="preserve"> </w:delText>
        </w:r>
      </w:del>
      <m:oMath>
        <m:r>
          <m:t>n</m:t>
        </m:r>
        <m:r>
          <m:rPr>
            <m:sty m:val="p"/>
          </m:rPr>
          <m:t>×</m:t>
        </m:r>
        <m:r>
          <m:t>p</m:t>
        </m:r>
      </m:oMath>
      <w:del w:id="14813" w:author="PR Preview" w:date="2026-01-01T00:00:00Z">
        <w:r>
          <w:delText xml:space="preserve"> </w:delText>
        </w:r>
      </w:del>
      <w:del w:id="14814" w:author="PR Preview" w:date="2026-01-01T00:00:00Z">
        <w:r>
          <w:delText xml:space="preserve">design matrix with</w:delText>
        </w:r>
      </w:del>
      <w:del w:id="1481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4816" w:author="PR Preview" w:date="2026-01-01T00:00:00Z">
        <w:r>
          <w:delText xml:space="preserve">,</w:delText>
        </w:r>
      </w:del>
      <w:del w:id="14817" w:author="PR Preview" w:date="2026-01-01T00:00:00Z">
        <w:r>
          <w:delText xml:space="preserve"> </w:delText>
        </w:r>
      </w:del>
      <w:del w:id="14818" w:author="PR Preview" w:date="2026-01-01T00:00:00Z">
        <w:r>
          <w:delText xml:space="preserve">then the hat matrix</w:delText>
        </w:r>
      </w:del>
      <w:del w:id="14819" w:author="PR Preview" w:date="2026-01-01T00:00:00Z">
        <w:r>
          <w:delText xml:space="preserve"> </w:delText>
        </w:r>
      </w:del>
      <m:oMath>
        <m:r>
          <m:rPr>
            <m:sty m:val="bi"/>
          </m:rPr>
          <m:t>H</m:t>
        </m:r>
      </m:oMath>
      <w:del w:id="14820" w:author="PR Preview" w:date="2026-01-01T00:00:00Z">
        <w:r>
          <w:delText xml:space="preserve"> </w:delText>
        </w:r>
      </w:del>
      <w:del w:id="14821" w:author="PR Preview" w:date="2026-01-01T00:00:00Z">
        <w:r>
          <w:delText xml:space="preserve">(</w:delText>
        </w:r>
      </w:del>
      <w:hyperlink w:anchor="def-hat-matrix">
        <w:del w:id="14822" w:author="PR Preview" w:date="2026-01-01T00:00:00Z">
          <w:r>
            <w:rPr>
              <w:rStyle w:val="Hyperlink"/>
            </w:rPr>
            <w:delText xml:space="preserve">Definition 107</w:delText>
          </w:r>
        </w:del>
      </w:hyperlink>
      <w:del w:id="14823" w:author="PR Preview" w:date="2026-01-01T00:00:00Z">
        <w:r>
          <w:delText xml:space="preserve">)</w:delText>
        </w:r>
      </w:del>
      <w:del w:id="14824" w:author="PR Preview" w:date="2026-01-01T00:00:00Z">
        <w:r>
          <w:delText xml:space="preserve"> </w:delText>
        </w:r>
      </w:del>
      <w:del w:id="14825" w:author="PR Preview" w:date="2026-01-01T00:00:00Z">
        <w:r>
          <w:delText xml:space="preserve">is an orthogonal projection matrix (</w:delText>
        </w:r>
      </w:del>
      <w:hyperlink w:anchor="def-projection-matrix">
        <w:del w:id="14826" w:author="PR Preview" w:date="2026-01-01T00:00:00Z">
          <w:r>
            <w:rPr>
              <w:rStyle w:val="Hyperlink"/>
            </w:rPr>
            <w:delText xml:space="preserve">Definition 87</w:delText>
          </w:r>
        </w:del>
      </w:hyperlink>
      <w:del w:id="14827" w:author="PR Preview" w:date="2026-01-01T00:00:00Z">
        <w:r>
          <w:delText xml:space="preserve">).</w:delText>
        </w:r>
      </w:del>
    </w:p>
    <w:p>
      <w:pPr>
        <w:pStyle w:val="BodyText"/>
      </w:pPr>
      <w:ins w:id="14828" w:author="PR Preview" w:date="2026-01-01T00:00:00Z">
        <w:r>
          <w:rPr>
            <w:b/>
            <w:bCs/>
          </w:rPr>
          <w:t xml:space="preserve">Theorem 90 (Hat matrix is a projection matrix)</w:t>
        </w:r>
      </w:ins>
      <w:ins w:id="14829" w:author="PR Preview" w:date="2026-01-01T00:00:00Z">
        <w:r>
          <w:t xml:space="preserve"> </w:t>
        </w:r>
      </w:ins>
      <w:ins w:id="14830" w:author="PR Preview" w:date="2026-01-01T00:00:00Z">
        <w:r>
          <w:t xml:space="preserve">If</w:t>
        </w:r>
      </w:ins>
      <w:ins w:id="14831" w:author="PR Preview" w:date="2026-01-01T00:00:00Z">
        <w:r>
          <w:t xml:space="preserve"> </w:t>
        </w:r>
      </w:ins>
      <m:oMath>
        <m:r>
          <m:rPr>
            <m:sty m:val="bi"/>
          </m:rPr>
          <m:t>X</m:t>
        </m:r>
      </m:oMath>
      <w:ins w:id="14832" w:author="PR Preview" w:date="2026-01-01T00:00:00Z">
        <w:r>
          <w:t xml:space="preserve"> </w:t>
        </w:r>
      </w:ins>
      <w:ins w:id="14833" w:author="PR Preview" w:date="2026-01-01T00:00:00Z">
        <w:r>
          <w:t xml:space="preserve">is an</w:t>
        </w:r>
      </w:ins>
      <w:ins w:id="14834" w:author="PR Preview" w:date="2026-01-01T00:00:00Z">
        <w:r>
          <w:t xml:space="preserve"> </w:t>
        </w:r>
      </w:ins>
      <m:oMath>
        <m:r>
          <m:t>n</m:t>
        </m:r>
        <m:r>
          <m:rPr>
            <m:sty m:val="p"/>
          </m:rPr>
          <m:t>×</m:t>
        </m:r>
        <m:r>
          <m:t>p</m:t>
        </m:r>
      </m:oMath>
      <w:ins w:id="14835" w:author="PR Preview" w:date="2026-01-01T00:00:00Z">
        <w:r>
          <w:t xml:space="preserve"> </w:t>
        </w:r>
      </w:ins>
      <w:ins w:id="14836" w:author="PR Preview" w:date="2026-01-01T00:00:00Z">
        <w:r>
          <w:t xml:space="preserve">design matrix with</w:t>
        </w:r>
      </w:ins>
      <w:ins w:id="14837" w:author="PR Preview" w:date="2026-01-01T00:00:00Z">
        <w:r>
          <w:t xml:space="preserve"> </w:t>
        </w:r>
      </w:ins>
      <m:oMath>
        <m:r>
          <m:rPr>
            <m:sty m:val="p"/>
          </m:rPr>
          <m:t>rank</m:t>
        </m:r>
        <m:r>
          <m:rPr>
            <m:sty m:val="p"/>
          </m:rPr>
          <m:t>(</m:t>
        </m:r>
        <m:r>
          <m:rPr>
            <m:sty m:val="bi"/>
          </m:rPr>
          <m:t>X</m:t>
        </m:r>
        <m:r>
          <m:rPr>
            <m:sty m:val="p"/>
          </m:rPr>
          <m:t>)</m:t>
        </m:r>
        <m:r>
          <m:rPr>
            <m:sty m:val="p"/>
          </m:rPr>
          <m:t>=</m:t>
        </m:r>
        <m:r>
          <m:t>p</m:t>
        </m:r>
      </m:oMath>
      <w:ins w:id="14838" w:author="PR Preview" w:date="2026-01-01T00:00:00Z">
        <w:r>
          <w:t xml:space="preserve">,</w:t>
        </w:r>
      </w:ins>
      <w:ins w:id="14839" w:author="PR Preview" w:date="2026-01-01T00:00:00Z">
        <w:r>
          <w:t xml:space="preserve"> </w:t>
        </w:r>
      </w:ins>
      <w:ins w:id="14840" w:author="PR Preview" w:date="2026-01-01T00:00:00Z">
        <w:r>
          <w:t xml:space="preserve">then the hat matrix</w:t>
        </w:r>
      </w:ins>
      <w:ins w:id="14841" w:author="PR Preview" w:date="2026-01-01T00:00:00Z">
        <w:r>
          <w:t xml:space="preserve"> </w:t>
        </w:r>
      </w:ins>
      <m:oMath>
        <m:r>
          <m:rPr>
            <m:sty m:val="bi"/>
          </m:rPr>
          <m:t>H</m:t>
        </m:r>
      </m:oMath>
      <w:ins w:id="14842" w:author="PR Preview" w:date="2026-01-01T00:00:00Z">
        <w:r>
          <w:t xml:space="preserve"> </w:t>
        </w:r>
      </w:ins>
      <w:ins w:id="14843" w:author="PR Preview" w:date="2026-01-01T00:00:00Z">
        <w:r>
          <w:t xml:space="preserve">(</w:t>
        </w:r>
      </w:ins>
      <w:hyperlink w:anchor="def-hat-matrix">
        <w:ins w:id="14844" w:author="PR Preview" w:date="2026-01-01T00:00:00Z">
          <w:r>
            <w:rPr>
              <w:rStyle w:val="Hyperlink"/>
            </w:rPr>
            <w:t xml:space="preserve">Definition 107</w:t>
          </w:r>
        </w:ins>
      </w:hyperlink>
      <w:ins w:id="14845" w:author="PR Preview" w:date="2026-01-01T00:00:00Z">
        <w:r>
          <w:t xml:space="preserve">)</w:t>
        </w:r>
      </w:ins>
      <w:ins w:id="14846" w:author="PR Preview" w:date="2026-01-01T00:00:00Z">
        <w:r>
          <w:t xml:space="preserve"> </w:t>
        </w:r>
      </w:ins>
      <w:ins w:id="14847" w:author="PR Preview" w:date="2026-01-01T00:00:00Z">
        <w:r>
          <w:t xml:space="preserve">is an orthogonal projection matrix (</w:t>
        </w:r>
      </w:ins>
      <w:hyperlink w:anchor="def-projection-matrix">
        <w:ins w:id="14848" w:author="PR Preview" w:date="2026-01-01T00:00:00Z">
          <w:r>
            <w:rPr>
              <w:rStyle w:val="Hyperlink"/>
            </w:rPr>
            <w:t xml:space="preserve">Definition 87</w:t>
          </w:r>
        </w:ins>
      </w:hyperlink>
      <w:ins w:id="14849" w:author="PR Preview" w:date="2026-01-01T00:00:00Z">
        <w:r>
          <w:t xml:space="preserve">).</w:t>
        </w:r>
      </w:ins>
    </w:p>
    <w:bookmarkEnd w:id="552"/>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14850" w:author="PR Preview" w:date="2026-01-01T00:00:00Z">
        <w:r>
          <w:delText xml:space="preserve">(</w:delText>
        </w:r>
      </w:del>
      <w:hyperlink w:anchor="thm-transpose-product">
        <w:del w:id="14851" w:author="PR Preview" w:date="2026-01-01T00:00:00Z">
          <w:r>
            <w:rPr>
              <w:rStyle w:val="Hyperlink"/>
            </w:rPr>
            <w:delText xml:space="preserve">Theorem 19</w:delText>
          </w:r>
        </w:del>
      </w:hyperlink>
      <w:del w:id="14852" w:author="PR Preview" w:date="2026-01-01T00:00:00Z">
        <w:r>
          <w:delText xml:space="preserve">),</w:delText>
        </w:r>
      </w:del>
      <w:del w:id="14853" w:author="PR Preview" w:date="2026-01-01T00:00:00Z">
        <w:r>
          <w:delText xml:space="preserve"> </w:delText>
        </w:r>
      </w:del>
      <w:del w:id="14854" w:author="PR Preview" w:date="2026-01-01T00:00:00Z">
        <w:r>
          <w:delText xml:space="preserve">so its inverse is symmetric too (</w:delText>
        </w:r>
      </w:del>
      <w:hyperlink w:anchor="cor-inverse-symmetric">
        <w:del w:id="14855" w:author="PR Preview" w:date="2026-01-01T00:00:00Z">
          <w:r>
            <w:rPr>
              <w:rStyle w:val="Hyperlink"/>
            </w:rPr>
            <w:delText xml:space="preserve">Corollary 9</w:delText>
          </w:r>
        </w:del>
      </w:hyperlink>
      <w:del w:id="14856" w:author="PR Preview" w:date="2026-01-01T00:00:00Z">
        <w:r>
          <w:delText xml:space="preserve">).</w:delText>
        </w:r>
      </w:del>
    </w:p>
    <w:p>
      <w:pPr>
        <w:pStyle w:val="FirstParagraph"/>
      </w:pPr>
      <w:ins w:id="14857" w:author="PR Preview" w:date="2026-01-01T00:00:00Z">
        <w:r>
          <w:t xml:space="preserve">(</w:t>
        </w:r>
      </w:ins>
      <w:hyperlink w:anchor="thm-transpose-product">
        <w:ins w:id="14858" w:author="PR Preview" w:date="2026-01-01T00:00:00Z">
          <w:r>
            <w:rPr>
              <w:rStyle w:val="Hyperlink"/>
            </w:rPr>
            <w:t xml:space="preserve">Theorem 19</w:t>
          </w:r>
        </w:ins>
      </w:hyperlink>
      <w:ins w:id="14859" w:author="PR Preview" w:date="2026-01-01T00:00:00Z">
        <w:r>
          <w:t xml:space="preserve">),</w:t>
        </w:r>
      </w:ins>
      <w:ins w:id="14860" w:author="PR Preview" w:date="2026-01-01T00:00:00Z">
        <w:r>
          <w:t xml:space="preserve"> </w:t>
        </w:r>
      </w:ins>
      <w:ins w:id="14861" w:author="PR Preview" w:date="2026-01-01T00:00:00Z">
        <w:r>
          <w:t xml:space="preserve">so its inverse is symmetric too (</w:t>
        </w:r>
      </w:ins>
      <w:hyperlink w:anchor="cor-inverse-symmetric">
        <w:ins w:id="14862" w:author="PR Preview" w:date="2026-01-01T00:00:00Z">
          <w:r>
            <w:rPr>
              <w:rStyle w:val="Hyperlink"/>
            </w:rPr>
            <w:t xml:space="preserve">Corollary 10</w:t>
          </w:r>
        </w:ins>
      </w:hyperlink>
      <w:ins w:id="14863" w:author="PR Preview" w:date="2026-01-01T00:00:00Z">
        <w:r>
          <w:t xml:space="preserve">).</w:t>
        </w:r>
      </w:ins>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3" w:name="exm-hat-matrix-projection"/>
    <w:p>
      <w:pPr>
        <w:pStyle w:val="FirstParagraph"/>
      </w:pPr>
      <w:del w:id="14864" w:author="PR Preview" w:date="2026-01-01T00:00:00Z">
        <w:r>
          <w:rPr>
            <w:b/>
            <w:bCs/>
          </w:rPr>
          <w:delText xml:space="preserve">Example 164 (The intercept-only hat matrix is a projection)</w:delText>
        </w:r>
      </w:del>
      <w:del w:id="14865" w:author="PR Preview" w:date="2026-01-01T00:00:00Z">
        <w:r>
          <w:delText xml:space="preserve"> </w:delText>
        </w:r>
      </w:del>
      <w:del w:id="14866" w:author="PR Preview" w:date="2026-01-01T00:00:00Z">
        <w:r>
          <w:delText xml:space="preserve">For</w:delText>
        </w:r>
      </w:del>
      <w:del w:id="14867"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4868" w:author="PR Preview" w:date="2026-01-01T00:00:00Z">
        <w:r>
          <w:delText xml:space="preserve"> </w:delText>
        </w:r>
      </w:del>
      <w:del w:id="14869" w:author="PR Preview" w:date="2026-01-01T00:00:00Z">
        <w:r>
          <w:delText xml:space="preserve">from</w:delText>
        </w:r>
      </w:del>
      <w:del w:id="14870" w:author="PR Preview" w:date="2026-01-01T00:00:00Z">
        <w:r>
          <w:delText xml:space="preserve"> </w:delText>
        </w:r>
      </w:del>
      <w:hyperlink w:anchor="exm-hat-matrix">
        <w:del w:id="14871" w:author="PR Preview" w:date="2026-01-01T00:00:00Z">
          <w:r>
            <w:rPr>
              <w:rStyle w:val="Hyperlink"/>
            </w:rPr>
            <w:delText xml:space="preserve">Example 163</w:delText>
          </w:r>
        </w:del>
      </w:hyperlink>
      <w:del w:id="14872" w:author="PR Preview" w:date="2026-01-01T00:00:00Z">
        <w:r>
          <w:delText xml:space="preserve">,</w:delText>
        </w:r>
      </w:del>
      <w:del w:id="14873" w:author="PR Preview" w:date="2026-01-01T00:00:00Z">
        <w:r>
          <w:delText xml:space="preserve"> </w:delText>
        </w:r>
      </w:del>
      <m:oMath>
        <m:sSup>
          <m:e>
            <m:r>
              <m:rPr>
                <m:sty m:val="bi"/>
              </m:rPr>
              <m:t>H</m:t>
            </m:r>
          </m:e>
          <m:sup>
            <m:r>
              <m:rPr>
                <m:sty m:val="p"/>
              </m:rPr>
              <m:t>⊤</m:t>
            </m:r>
          </m:sup>
        </m:sSup>
        <m:r>
          <m:rPr>
            <m:sty m:val="p"/>
          </m:rPr>
          <m:t>=</m:t>
        </m:r>
        <m:r>
          <m:rPr>
            <m:sty m:val="bi"/>
          </m:rPr>
          <m:t>H</m:t>
        </m:r>
      </m:oMath>
      <w:del w:id="14874"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14875" w:author="PR Preview" w:date="2026-01-01T00:00:00Z">
        <w:r>
          <w:delText xml:space="preserve">as</w:delText>
        </w:r>
      </w:del>
      <w:del w:id="14876" w:author="PR Preview" w:date="2026-01-01T00:00:00Z">
        <w:r>
          <w:delText xml:space="preserve"> </w:delText>
        </w:r>
      </w:del>
      <w:hyperlink w:anchor="thm-hat-matrix">
        <w:del w:id="14877" w:author="PR Preview" w:date="2026-01-01T00:00:00Z">
          <w:r>
            <w:rPr>
              <w:rStyle w:val="Hyperlink"/>
            </w:rPr>
            <w:delText xml:space="preserve">Theorem 89</w:delText>
          </w:r>
        </w:del>
      </w:hyperlink>
      <w:del w:id="14878" w:author="PR Preview" w:date="2026-01-01T00:00:00Z">
        <w:r>
          <w:delText xml:space="preserve"> </w:delText>
        </w:r>
      </w:del>
      <w:del w:id="14879" w:author="PR Preview" w:date="2026-01-01T00:00:00Z">
        <w:r>
          <w:delText xml:space="preserve">says.</w:delText>
        </w:r>
      </w:del>
    </w:p>
    <w:p>
      <w:pPr>
        <w:pStyle w:val="BodyText"/>
      </w:pPr>
      <w:del w:id="14880" w:author="PR Preview" w:date="2026-01-01T00:00:00Z">
        <w:r>
          <w:rPr>
            <w:i/>
            <w:iCs/>
          </w:rPr>
          <w:delText xml:space="preserve">Remark 49</w:delText>
        </w:r>
      </w:del>
      <w:del w:id="14881" w:author="PR Preview" w:date="2026-01-01T00:00:00Z">
        <w:r>
          <w:delText xml:space="preserve"> (Why it is called the hat matrix). </w:delText>
        </w:r>
      </w:del>
      <w:del w:id="14882" w:author="PR Preview" w:date="2026-01-01T00:00:00Z">
        <w:r>
          <w:delText xml:space="preserve">The hat matrix gives the fitted values of the least squares solution</w:delText>
        </w:r>
      </w:del>
      <w:del w:id="14883" w:author="PR Preview" w:date="2026-01-01T00:00:00Z">
        <w:r>
          <w:delText xml:space="preserve"> </w:delText>
        </w:r>
      </w:del>
      <w:del w:id="14884" w:author="PR Preview" w:date="2026-01-01T00:00:00Z">
        <w:r>
          <w:delText xml:space="preserve">(</w:delText>
        </w:r>
      </w:del>
      <w:hyperlink w:anchor="def-least-squares">
        <w:del w:id="14885" w:author="PR Preview" w:date="2026-01-01T00:00:00Z">
          <w:r>
            <w:rPr>
              <w:rStyle w:val="Hyperlink"/>
            </w:rPr>
            <w:delText xml:space="preserve">Definition 115</w:delText>
          </w:r>
        </w:del>
      </w:hyperlink>
      <w:del w:id="14886" w:author="PR Preview" w:date="2026-01-01T00:00:00Z">
        <w:r>
          <w:delText xml:space="preserve">, defined later in this chapter):</w:delText>
        </w:r>
      </w:del>
    </w:p>
    <w:p>
      <w:pPr>
        <w:pStyle w:val="FirstParagraph"/>
      </w:pPr>
      <w:ins w:id="14887" w:author="PR Preview" w:date="2026-01-01T00:00:00Z">
        <w:r>
          <w:rPr>
            <w:b/>
            <w:bCs/>
          </w:rPr>
          <w:t xml:space="preserve">Example 166 (The intercept-only hat matrix is a projection)</w:t>
        </w:r>
      </w:ins>
      <w:ins w:id="14888" w:author="PR Preview" w:date="2026-01-01T00:00:00Z">
        <w:r>
          <w:t xml:space="preserve"> </w:t>
        </w:r>
      </w:ins>
      <w:ins w:id="14889" w:author="PR Preview" w:date="2026-01-01T00:00:00Z">
        <w:r>
          <w:t xml:space="preserve">For</w:t>
        </w:r>
      </w:ins>
      <w:ins w:id="14890"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4891" w:author="PR Preview" w:date="2026-01-01T00:00:00Z">
        <w:r>
          <w:t xml:space="preserve"> </w:t>
        </w:r>
      </w:ins>
      <w:ins w:id="14892" w:author="PR Preview" w:date="2026-01-01T00:00:00Z">
        <w:r>
          <w:t xml:space="preserve">from</w:t>
        </w:r>
      </w:ins>
      <w:ins w:id="14893" w:author="PR Preview" w:date="2026-01-01T00:00:00Z">
        <w:r>
          <w:t xml:space="preserve"> </w:t>
        </w:r>
      </w:ins>
      <w:hyperlink w:anchor="exm-hat-matrix">
        <w:ins w:id="14894" w:author="PR Preview" w:date="2026-01-01T00:00:00Z">
          <w:r>
            <w:rPr>
              <w:rStyle w:val="Hyperlink"/>
            </w:rPr>
            <w:t xml:space="preserve">Example 165</w:t>
          </w:r>
        </w:ins>
      </w:hyperlink>
      <w:ins w:id="14895" w:author="PR Preview" w:date="2026-01-01T00:00:00Z">
        <w:r>
          <w:t xml:space="preserve">,</w:t>
        </w:r>
      </w:ins>
      <w:ins w:id="14896" w:author="PR Preview" w:date="2026-01-01T00:00:00Z">
        <w:r>
          <w:t xml:space="preserve"> </w:t>
        </w:r>
      </w:ins>
      <m:oMath>
        <m:sSup>
          <m:e>
            <m:r>
              <m:rPr>
                <m:sty m:val="bi"/>
              </m:rPr>
              <m:t>H</m:t>
            </m:r>
          </m:e>
          <m:sup>
            <m:r>
              <m:rPr>
                <m:sty m:val="p"/>
              </m:rPr>
              <m:t>⊤</m:t>
            </m:r>
          </m:sup>
        </m:sSup>
        <m:r>
          <m:rPr>
            <m:sty m:val="p"/>
          </m:rPr>
          <m:t>=</m:t>
        </m:r>
        <m:r>
          <m:rPr>
            <m:sty m:val="bi"/>
          </m:rPr>
          <m:t>H</m:t>
        </m:r>
      </m:oMath>
      <w:ins w:id="14897"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14898" w:author="PR Preview" w:date="2026-01-01T00:00:00Z">
        <w:r>
          <w:t xml:space="preserve">as</w:t>
        </w:r>
      </w:ins>
      <w:ins w:id="14899" w:author="PR Preview" w:date="2026-01-01T00:00:00Z">
        <w:r>
          <w:t xml:space="preserve"> </w:t>
        </w:r>
      </w:ins>
      <w:hyperlink w:anchor="thm-hat-matrix">
        <w:ins w:id="14900" w:author="PR Preview" w:date="2026-01-01T00:00:00Z">
          <w:r>
            <w:rPr>
              <w:rStyle w:val="Hyperlink"/>
            </w:rPr>
            <w:t xml:space="preserve">Theorem 90</w:t>
          </w:r>
        </w:ins>
      </w:hyperlink>
      <w:ins w:id="14901" w:author="PR Preview" w:date="2026-01-01T00:00:00Z">
        <w:r>
          <w:t xml:space="preserve"> </w:t>
        </w:r>
      </w:ins>
      <w:ins w:id="14902" w:author="PR Preview" w:date="2026-01-01T00:00:00Z">
        <w:r>
          <w:t xml:space="preserve">says.</w:t>
        </w:r>
      </w:ins>
    </w:p>
    <w:bookmarkEnd w:id="553"/>
    <w:bookmarkStart w:id="554" w:name="rem-hat-matrix-name"/>
    <w:p>
      <w:pPr>
        <w:pStyle w:val="BodyText"/>
      </w:pPr>
      <w:ins w:id="14903" w:author="PR Preview" w:date="2026-01-01T00:00:00Z">
        <w:r>
          <w:rPr>
            <w:i/>
            <w:iCs/>
          </w:rPr>
          <w:t xml:space="preserve">Remark 50</w:t>
        </w:r>
      </w:ins>
      <w:ins w:id="14904" w:author="PR Preview" w:date="2026-01-01T00:00:00Z">
        <w:r>
          <w:t xml:space="preserve"> (Why it is called the hat matrix). </w:t>
        </w:r>
      </w:ins>
      <w:ins w:id="14905" w:author="PR Preview" w:date="2026-01-01T00:00:00Z">
        <w:r>
          <w:t xml:space="preserve">The hat matrix gives the fitted values of the least squares solution</w:t>
        </w:r>
      </w:ins>
      <w:ins w:id="14906" w:author="PR Preview" w:date="2026-01-01T00:00:00Z">
        <w:r>
          <w:t xml:space="preserve"> </w:t>
        </w:r>
      </w:ins>
      <w:ins w:id="14907" w:author="PR Preview" w:date="2026-01-01T00:00:00Z">
        <w:r>
          <w:t xml:space="preserve">(</w:t>
        </w:r>
      </w:ins>
      <w:hyperlink w:anchor="def-least-squares">
        <w:ins w:id="14908" w:author="PR Preview" w:date="2026-01-01T00:00:00Z">
          <w:r>
            <w:rPr>
              <w:rStyle w:val="Hyperlink"/>
            </w:rPr>
            <w:t xml:space="preserve">Definition 115</w:t>
          </w:r>
        </w:ins>
      </w:hyperlink>
      <w:ins w:id="14909" w:author="PR Preview" w:date="2026-01-01T00:00:00Z">
        <w:r>
          <w:t xml:space="preserve">, defined later in this chapter):</w:t>
        </w:r>
      </w:ins>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del w:id="14910" w:author="PR Preview" w:date="2026-01-01T00:00:00Z">
        <w:r>
          <w:delText xml:space="preserve">Multiplying by</w:delText>
        </w:r>
      </w:del>
      <w:del w:id="14911" w:author="PR Preview" w:date="2026-01-01T00:00:00Z">
        <w:r>
          <w:delText xml:space="preserve"> </w:delText>
        </w:r>
      </w:del>
      <m:oMath>
        <m:r>
          <m:rPr>
            <m:sty m:val="bi"/>
          </m:rPr>
          <m:t>H</m:t>
        </m:r>
      </m:oMath>
      <w:del w:id="14912" w:author="PR Preview" w:date="2026-01-01T00:00:00Z">
        <w:r>
          <w:delText xml:space="preserve"> </w:delText>
        </w:r>
      </w:del>
      <w:del w:id="14913" w:author="PR Preview" w:date="2026-01-01T00:00:00Z">
        <w:r>
          <w:delText xml:space="preserve">“puts a hat”</w:delText>
        </w:r>
      </w:del>
      <w:del w:id="14914" w:author="PR Preview" w:date="2026-01-01T00:00:00Z">
        <w:r>
          <w:delText xml:space="preserve"> </w:delText>
        </w:r>
      </w:del>
      <w:del w:id="14915" w:author="PR Preview" w:date="2026-01-01T00:00:00Z">
        <w:r>
          <w:delText xml:space="preserve">on</w:delText>
        </w:r>
      </w:del>
      <w:del w:id="14916" w:author="PR Preview" w:date="2026-01-01T00:00:00Z">
        <w:r>
          <w:delText xml:space="preserve"> </w:delText>
        </w:r>
      </w:del>
      <w:del w:id="14917" w:author="PR Preview" w:date="2026-01-01T00:00:00Z">
        <w:r>
          <w:delText xml:space="preserve">$\mathord{\smash[b]{\underset{\raise.3ex\hbox{$\scriptstyle\sim$}}{y}}\vphantom{y}}$</w:delText>
        </w:r>
      </w:del>
      <w:del w:id="14918" w:author="PR Preview" w:date="2026-01-01T00:00:00Z">
        <w:r>
          <w:delText xml:space="preserve">,</w:delText>
        </w:r>
      </w:del>
      <w:del w:id="14919" w:author="PR Preview" w:date="2026-01-01T00:00:00Z">
        <w:r>
          <w:delText xml:space="preserve"> </w:delText>
        </w:r>
      </w:del>
      <w:del w:id="14920" w:author="PR Preview" w:date="2026-01-01T00:00:00Z">
        <w:r>
          <w:delText xml:space="preserve">which is where the name comes from.</w:delText>
        </w:r>
      </w:del>
      <w:del w:id="14921" w:author="PR Preview" w:date="2026-01-01T00:00:00Z">
        <w:r>
          <w:delText xml:space="preserve"> </w:delText>
        </w:r>
      </w:del>
      <w:del w:id="14922" w:author="PR Preview" w:date="2026-01-01T00:00:00Z">
        <w:r>
          <w:delText xml:space="preserve">In</w:delText>
        </w:r>
      </w:del>
      <w:del w:id="14923" w:author="PR Preview" w:date="2026-01-01T00:00:00Z">
        <w:r>
          <w:delText xml:space="preserve"> </w:delText>
        </w:r>
      </w:del>
      <w:hyperlink w:anchor="exm-hat-matrix">
        <w:del w:id="14924" w:author="PR Preview" w:date="2026-01-01T00:00:00Z">
          <w:r>
            <w:rPr>
              <w:rStyle w:val="Hyperlink"/>
            </w:rPr>
            <w:delText xml:space="preserve">Example 163</w:delText>
          </w:r>
        </w:del>
      </w:hyperlink>
      <w:del w:id="14925" w:author="PR Preview" w:date="2026-01-01T00:00:00Z">
        <w:r>
          <w:delText xml:space="preserve">,</w:delText>
        </w:r>
      </w:del>
      <w:del w:id="14926" w:author="PR Preview" w:date="2026-01-01T00:00:00Z">
        <w:r>
          <w:delText xml:space="preserve"> </w:delText>
        </w:r>
      </w:del>
      <m:oMath>
        <m:r>
          <m:rPr>
            <m:sty m:val="bi"/>
          </m:rPr>
          <m:t>H</m:t>
        </m:r>
      </m:oMath>
      <w:del w:id="14927" w:author="PR Preview" w:date="2026-01-01T00:00:00Z">
        <w:r>
          <w:delText xml:space="preserve"> </w:delText>
        </w:r>
      </w:del>
      <w:del w:id="14928" w:author="PR Preview" w:date="2026-01-01T00:00:00Z">
        <w:r>
          <w:delText xml:space="preserve">puts a hat on</w:delText>
        </w:r>
      </w:del>
      <w:del w:id="14929" w:author="PR Preview" w:date="2026-01-01T00:00:00Z">
        <w:r>
          <w:delText xml:space="preserve"> </w:delText>
        </w:r>
      </w:del>
      <w:del w:id="14930" w:author="PR Preview" w:date="2026-01-01T00:00:00Z">
        <w:r>
          <w:delText xml:space="preserve">$\mathord{\smash[b]{\underset{\raise.3ex\hbox{$\scriptstyle\sim$}}{y}}\vphantom{y}}$</w:delText>
        </w:r>
      </w:del>
      <w:del w:id="14931" w:author="PR Preview" w:date="2026-01-01T00:00:00Z">
        <w:r>
          <w:delText xml:space="preserve"> </w:delText>
        </w:r>
      </w:del>
      <w:del w:id="14932" w:author="PR Preview" w:date="2026-01-01T00:00:00Z">
        <w:r>
          <w:delText xml:space="preserve">by replacing each</w:delText>
        </w:r>
      </w:del>
      <w:del w:id="14933" w:author="PR Preview" w:date="2026-01-01T00:00:00Z">
        <w:r>
          <w:delText xml:space="preserve"> </w:delText>
        </w:r>
      </w:del>
      <m:oMath>
        <m:sSub>
          <m:e>
            <m:r>
              <m:t>y</m:t>
            </m:r>
          </m:e>
          <m:sub>
            <m:r>
              <m:t>i</m:t>
            </m:r>
          </m:sub>
        </m:sSub>
      </m:oMath>
      <w:del w:id="14934" w:author="PR Preview" w:date="2026-01-01T00:00:00Z">
        <w:r>
          <w:delText xml:space="preserve"> </w:delText>
        </w:r>
      </w:del>
      <w:del w:id="14935" w:author="PR Preview" w:date="2026-01-01T00:00:00Z">
        <w:r>
          <w:delText xml:space="preserve">with the sample mean</w:delText>
        </w:r>
      </w:del>
      <w:del w:id="14936" w:author="PR Preview" w:date="2026-01-01T00:00:00Z">
        <w:r>
          <w:delText xml:space="preserve"> </w:delText>
        </w:r>
      </w:del>
      <m:oMath>
        <m:acc>
          <m:accPr>
            <m:chr m:val="‾"/>
          </m:accPr>
          <m:e>
            <m:r>
              <m:t>y</m:t>
            </m:r>
          </m:e>
        </m:acc>
      </m:oMath>
      <w:del w:id="14937" w:author="PR Preview" w:date="2026-01-01T00:00:00Z">
        <w:r>
          <w:delText xml:space="preserve">.</w:delText>
        </w:r>
      </w:del>
    </w:p>
    <w:p>
      <w:pPr>
        <w:pStyle w:val="FirstParagraph"/>
      </w:pPr>
      <w:ins w:id="14938" w:author="PR Preview" w:date="2026-01-01T00:00:00Z">
        <w:r>
          <w:t xml:space="preserve">Multiplying by</w:t>
        </w:r>
      </w:ins>
      <w:ins w:id="14939" w:author="PR Preview" w:date="2026-01-01T00:00:00Z">
        <w:r>
          <w:t xml:space="preserve"> </w:t>
        </w:r>
      </w:ins>
      <m:oMath>
        <m:r>
          <m:rPr>
            <m:sty m:val="bi"/>
          </m:rPr>
          <m:t>H</m:t>
        </m:r>
      </m:oMath>
      <w:ins w:id="14940" w:author="PR Preview" w:date="2026-01-01T00:00:00Z">
        <w:r>
          <w:t xml:space="preserve"> </w:t>
        </w:r>
      </w:ins>
      <w:ins w:id="14941" w:author="PR Preview" w:date="2026-01-01T00:00:00Z">
        <w:r>
          <w:t xml:space="preserve">“puts a hat”</w:t>
        </w:r>
      </w:ins>
      <w:ins w:id="14942" w:author="PR Preview" w:date="2026-01-01T00:00:00Z">
        <w:r>
          <w:t xml:space="preserve"> </w:t>
        </w:r>
      </w:ins>
      <w:ins w:id="14943" w:author="PR Preview" w:date="2026-01-01T00:00:00Z">
        <w:r>
          <w:t xml:space="preserve">on</w:t>
        </w:r>
      </w:ins>
      <w:ins w:id="14944" w:author="PR Preview" w:date="2026-01-01T00:00:00Z">
        <w:r>
          <w:t xml:space="preserve"> </w:t>
        </w:r>
      </w:ins>
      <w:ins w:id="14945" w:author="PR Preview" w:date="2026-01-01T00:00:00Z">
        <w:r>
          <w:t xml:space="preserve">$\mathord{\smash[b]{\underset{\raise.3ex\hbox{$\scriptstyle\sim$}}{y}}\vphantom{y}}$</w:t>
        </w:r>
      </w:ins>
      <w:ins w:id="14946" w:author="PR Preview" w:date="2026-01-01T00:00:00Z">
        <w:r>
          <w:t xml:space="preserve">,</w:t>
        </w:r>
      </w:ins>
      <w:ins w:id="14947" w:author="PR Preview" w:date="2026-01-01T00:00:00Z">
        <w:r>
          <w:t xml:space="preserve"> </w:t>
        </w:r>
      </w:ins>
      <w:ins w:id="14948" w:author="PR Preview" w:date="2026-01-01T00:00:00Z">
        <w:r>
          <w:t xml:space="preserve">which is where the name comes from.</w:t>
        </w:r>
      </w:ins>
      <w:ins w:id="14949" w:author="PR Preview" w:date="2026-01-01T00:00:00Z">
        <w:r>
          <w:t xml:space="preserve"> </w:t>
        </w:r>
      </w:ins>
      <w:ins w:id="14950" w:author="PR Preview" w:date="2026-01-01T00:00:00Z">
        <w:r>
          <w:t xml:space="preserve">In</w:t>
        </w:r>
      </w:ins>
      <w:ins w:id="14951" w:author="PR Preview" w:date="2026-01-01T00:00:00Z">
        <w:r>
          <w:t xml:space="preserve"> </w:t>
        </w:r>
      </w:ins>
      <w:hyperlink w:anchor="exm-hat-matrix">
        <w:ins w:id="14952" w:author="PR Preview" w:date="2026-01-01T00:00:00Z">
          <w:r>
            <w:rPr>
              <w:rStyle w:val="Hyperlink"/>
            </w:rPr>
            <w:t xml:space="preserve">Example 165</w:t>
          </w:r>
        </w:ins>
      </w:hyperlink>
      <w:ins w:id="14953" w:author="PR Preview" w:date="2026-01-01T00:00:00Z">
        <w:r>
          <w:t xml:space="preserve">,</w:t>
        </w:r>
      </w:ins>
      <w:ins w:id="14954" w:author="PR Preview" w:date="2026-01-01T00:00:00Z">
        <w:r>
          <w:t xml:space="preserve"> </w:t>
        </w:r>
      </w:ins>
      <m:oMath>
        <m:r>
          <m:rPr>
            <m:sty m:val="bi"/>
          </m:rPr>
          <m:t>H</m:t>
        </m:r>
      </m:oMath>
      <w:ins w:id="14955" w:author="PR Preview" w:date="2026-01-01T00:00:00Z">
        <w:r>
          <w:t xml:space="preserve"> </w:t>
        </w:r>
      </w:ins>
      <w:ins w:id="14956" w:author="PR Preview" w:date="2026-01-01T00:00:00Z">
        <w:r>
          <w:t xml:space="preserve">puts a hat on</w:t>
        </w:r>
      </w:ins>
      <w:ins w:id="14957" w:author="PR Preview" w:date="2026-01-01T00:00:00Z">
        <w:r>
          <w:t xml:space="preserve"> </w:t>
        </w:r>
      </w:ins>
      <w:ins w:id="14958" w:author="PR Preview" w:date="2026-01-01T00:00:00Z">
        <w:r>
          <w:t xml:space="preserve">$\mathord{\smash[b]{\underset{\raise.3ex\hbox{$\scriptstyle\sim$}}{y}}\vphantom{y}}$</w:t>
        </w:r>
      </w:ins>
      <w:ins w:id="14959" w:author="PR Preview" w:date="2026-01-01T00:00:00Z">
        <w:r>
          <w:t xml:space="preserve"> </w:t>
        </w:r>
      </w:ins>
      <w:ins w:id="14960" w:author="PR Preview" w:date="2026-01-01T00:00:00Z">
        <w:r>
          <w:t xml:space="preserve">by replacing each</w:t>
        </w:r>
      </w:ins>
      <w:ins w:id="14961" w:author="PR Preview" w:date="2026-01-01T00:00:00Z">
        <w:r>
          <w:t xml:space="preserve"> </w:t>
        </w:r>
      </w:ins>
      <m:oMath>
        <m:sSub>
          <m:e>
            <m:r>
              <m:t>y</m:t>
            </m:r>
          </m:e>
          <m:sub>
            <m:r>
              <m:t>i</m:t>
            </m:r>
          </m:sub>
        </m:sSub>
      </m:oMath>
      <w:ins w:id="14962" w:author="PR Preview" w:date="2026-01-01T00:00:00Z">
        <w:r>
          <w:t xml:space="preserve"> </w:t>
        </w:r>
      </w:ins>
      <w:ins w:id="14963" w:author="PR Preview" w:date="2026-01-01T00:00:00Z">
        <w:r>
          <w:t xml:space="preserve">with the sample mean</w:t>
        </w:r>
      </w:ins>
      <w:ins w:id="14964" w:author="PR Preview" w:date="2026-01-01T00:00:00Z">
        <w:r>
          <w:t xml:space="preserve"> </w:t>
        </w:r>
      </w:ins>
      <m:oMath>
        <m:acc>
          <m:accPr>
            <m:chr m:val="‾"/>
          </m:accPr>
          <m:e>
            <m:r>
              <m:t>y</m:t>
            </m:r>
          </m:e>
        </m:acc>
      </m:oMath>
      <w:ins w:id="14965" w:author="PR Preview" w:date="2026-01-01T00:00:00Z">
        <w:r>
          <w:t xml:space="preserve">.</w:t>
        </w:r>
      </w:ins>
    </w:p>
    <w:bookmarkEnd w:id="554"/>
    <w:bookmarkStart w:id="568"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opt/quarto/share/formats/docx/note.png" id="556"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54</w:t>
              </w:r>
            </w:hyperlink>
            <w:r>
              <w:t xml:space="preserve">.</w:t>
            </w:r>
          </w:p>
          <w:p/>
        </w:tc>
      </w:tr>
    </w:tbl>
    <w:bookmarkStart w:id="557" w:name="def-orthogonal-projection"/>
    <w:p>
      <w:pPr>
        <w:pStyle w:val="BodyText"/>
      </w:pPr>
      <w:del w:id="14966" w:author="PR Preview" w:date="2026-01-01T00:00:00Z">
        <w:r>
          <w:rPr>
            <w:b/>
            <w:bCs/>
          </w:rPr>
          <w:delText xml:space="preserve">Definition 108 (Orthogonal projection onto a subspace)</w:delText>
        </w:r>
      </w:del>
      <w:del w:id="14967" w:author="PR Preview" w:date="2026-01-01T00:00:00Z">
        <w:r>
          <w:delText xml:space="preserve"> </w:delText>
        </w:r>
      </w:del>
      <w:del w:id="14968" w:author="PR Preview" w:date="2026-01-01T00:00:00Z">
        <w:r>
          <w:delText xml:space="preserve">Let</w:delText>
        </w:r>
      </w:del>
      <w:del w:id="14969" w:author="PR Preview" w:date="2026-01-01T00:00:00Z">
        <w:r>
          <w:delText xml:space="preserve"> </w:delText>
        </w:r>
      </w:del>
      <m:oMath>
        <m:r>
          <m:rPr>
            <m:scr m:val="script"/>
            <m:sty m:val="p"/>
          </m:rPr>
          <m:t>S</m:t>
        </m:r>
      </m:oMath>
      <w:del w:id="14970" w:author="PR Preview" w:date="2026-01-01T00:00:00Z">
        <w:r>
          <w:delText xml:space="preserve"> </w:delText>
        </w:r>
      </w:del>
      <w:del w:id="14971" w:author="PR Preview" w:date="2026-01-01T00:00:00Z">
        <w:r>
          <w:delText xml:space="preserve">be a subspace of</w:delText>
        </w:r>
      </w:del>
      <w:del w:id="14972" w:author="PR Preview" w:date="2026-01-01T00:00:00Z">
        <w:r>
          <w:delText xml:space="preserve"> </w:delText>
        </w:r>
      </w:del>
      <m:oMath>
        <m:sSup>
          <m:e>
            <m:r>
              <m:rPr>
                <m:scr m:val="double-struck"/>
                <m:sty m:val="p"/>
              </m:rPr>
              <m:t>R</m:t>
            </m:r>
          </m:e>
          <m:sup>
            <m:r>
              <m:t>p</m:t>
            </m:r>
          </m:sup>
        </m:sSup>
      </m:oMath>
      <w:del w:id="14973" w:author="PR Preview" w:date="2026-01-01T00:00:00Z">
        <w:r>
          <w:delText xml:space="preserve"> </w:delText>
        </w:r>
      </w:del>
      <w:del w:id="14974" w:author="PR Preview" w:date="2026-01-01T00:00:00Z">
        <w:r>
          <w:delText xml:space="preserve">and</w:delText>
        </w:r>
      </w:del>
      <w:del w:id="14975" w:author="PR Preview" w:date="2026-01-01T00:00:00Z">
        <w:r>
          <w:delText xml:space="preserve"> </w:delText>
        </w:r>
      </w:del>
      <w:del w:id="14976" w:author="PR Preview" w:date="2026-01-01T00:00:00Z">
        <w:r>
          <w:delText xml:space="preserve">$\mathord{\smash[b]{\underset{\raise.3ex\hbox{$\scriptstyle\sim$}}{y}}\vphantom{y}} \in \mathbb{R}^p$</w:delText>
        </w:r>
      </w:del>
      <w:del w:id="14977" w:author="PR Preview" w:date="2026-01-01T00:00:00Z">
        <w:r>
          <w:delText xml:space="preserve">.</w:delText>
        </w:r>
      </w:del>
      <w:del w:id="14978" w:author="PR Preview" w:date="2026-01-01T00:00:00Z">
        <w:r>
          <w:delText xml:space="preserve"> </w:delText>
        </w:r>
      </w:del>
      <w:del w:id="14979" w:author="PR Preview" w:date="2026-01-01T00:00:00Z">
        <w:r>
          <w:delText xml:space="preserve">By</w:delText>
        </w:r>
      </w:del>
      <w:del w:id="14980" w:author="PR Preview" w:date="2026-01-01T00:00:00Z">
        <w:r>
          <w:delText xml:space="preserve"> </w:delText>
        </w:r>
      </w:del>
      <w:hyperlink w:anchor="thm-orthogonal-direct-sum">
        <w:del w:id="14981" w:author="PR Preview" w:date="2026-01-01T00:00:00Z">
          <w:r>
            <w:rPr>
              <w:rStyle w:val="Hyperlink"/>
            </w:rPr>
            <w:delText xml:space="preserve">Theorem 53</w:delText>
          </w:r>
        </w:del>
      </w:hyperlink>
      <w:del w:id="14982" w:author="PR Preview" w:date="2026-01-01T00:00:00Z">
        <w:r>
          <w:delText xml:space="preserve">,</w:delText>
        </w:r>
      </w:del>
      <w:del w:id="14983" w:author="PR Preview" w:date="2026-01-01T00:00:00Z">
        <w:r>
          <w:delText xml:space="preserve"> </w:delText>
        </w:r>
      </w:del>
      <w:del w:id="14984" w:author="PR Preview" w:date="2026-01-01T00:00:00Z">
        <w:r>
          <w:delText xml:space="preserve">$\mathord{\smash[b]{\underset{\raise.3ex\hbox{$\scriptstyle\sim$}}{y}}\vphantom{y}} = \mathord{\smash[b]{\underset{\raise.3ex\hbox{$\scriptstyle\sim$}}{u}}\vphantom{u}} + \mathord{\smash[b]{\underset{\raise.3ex\hbox{$\scriptstyle\sim$}}{v}}\vphantom{v}}$</w:delText>
        </w:r>
      </w:del>
      <w:del w:id="14985" w:author="PR Preview" w:date="2026-01-01T00:00:00Z">
        <w:r>
          <w:delText xml:space="preserve"> </w:delText>
        </w:r>
      </w:del>
      <w:del w:id="14986" w:author="PR Preview" w:date="2026-01-01T00:00:00Z">
        <w:r>
          <w:delText xml:space="preserve">for exactly one</w:delText>
        </w:r>
      </w:del>
      <w:del w:id="14987" w:author="PR Preview" w:date="2026-01-01T00:00:00Z">
        <w:r>
          <w:delText xml:space="preserve"> </w:delText>
        </w:r>
      </w:del>
      <w:del w:id="14988" w:author="PR Preview" w:date="2026-01-01T00:00:00Z">
        <w:r>
          <w:delText xml:space="preserve">$\mathord{\smash[b]{\underset{\raise.3ex\hbox{$\scriptstyle\sim$}}{u}}\vphantom{u}} \in \mathcal{S}$</w:delText>
        </w:r>
      </w:del>
      <w:del w:id="14989" w:author="PR Preview" w:date="2026-01-01T00:00:00Z">
        <w:r>
          <w:delText xml:space="preserve"> </w:delText>
        </w:r>
      </w:del>
      <w:del w:id="14990" w:author="PR Preview" w:date="2026-01-01T00:00:00Z">
        <w:r>
          <w:delText xml:space="preserve">and</w:delText>
        </w:r>
      </w:del>
      <w:del w:id="14991" w:author="PR Preview" w:date="2026-01-01T00:00:00Z">
        <w:r>
          <w:delText xml:space="preserve"> </w:delText>
        </w:r>
      </w:del>
      <w:del w:id="14992" w:author="PR Preview" w:date="2026-01-01T00:00:00Z">
        <w:r>
          <w:delText xml:space="preserve">$\mathord{\smash[b]{\underset{\raise.3ex\hbox{$\scriptstyle\sim$}}{v}}\vphantom{v}} \in \mathcal{S}^\perp$</w:delText>
        </w:r>
      </w:del>
      <w:del w:id="14993" w:author="PR Preview" w:date="2026-01-01T00:00:00Z">
        <w:r>
          <w:delText xml:space="preserve">.</w:delText>
        </w:r>
      </w:del>
      <w:del w:id="14994" w:author="PR Preview" w:date="2026-01-01T00:00:00Z">
        <w:r>
          <w:delText xml:space="preserve"> </w:delText>
        </w:r>
      </w:del>
      <w:del w:id="14995" w:author="PR Preview" w:date="2026-01-01T00:00:00Z">
        <w:r>
          <w:delText xml:space="preserve">The vector</w:delText>
        </w:r>
      </w:del>
      <w:del w:id="14996" w:author="PR Preview" w:date="2026-01-01T00:00:00Z">
        <w:r>
          <w:delText xml:space="preserve"> </w:delText>
        </w:r>
      </w:del>
      <w:del w:id="14997" w:author="PR Preview" w:date="2026-01-01T00:00:00Z">
        <w:r>
          <w:delText xml:space="preserve">$\mathord{\smash[b]{\underset{\raise.3ex\hbox{$\scriptstyle\sim$}}{u}}\vphantom{u}}$</w:delText>
        </w:r>
      </w:del>
      <w:del w:id="14998" w:author="PR Preview" w:date="2026-01-01T00:00:00Z">
        <w:r>
          <w:delText xml:space="preserve"> </w:delText>
        </w:r>
      </w:del>
      <w:del w:id="14999" w:author="PR Preview" w:date="2026-01-01T00:00:00Z">
        <w:r>
          <w:delText xml:space="preserve">is the</w:delText>
        </w:r>
      </w:del>
      <w:del w:id="15000" w:author="PR Preview" w:date="2026-01-01T00:00:00Z">
        <w:r>
          <w:delText xml:space="preserve"> </w:delText>
        </w:r>
      </w:del>
      <w:del w:id="15001" w:author="PR Preview" w:date="2026-01-01T00:00:00Z">
        <w:r>
          <w:rPr>
            <w:b/>
            <w:bCs/>
          </w:rPr>
          <w:delText xml:space="preserve">orthogonal projection</w:delText>
        </w:r>
      </w:del>
      <w:del w:id="15002" w:author="PR Preview" w:date="2026-01-01T00:00:00Z">
        <w:r>
          <w:delText xml:space="preserve"> </w:delText>
        </w:r>
      </w:del>
      <w:del w:id="15003" w:author="PR Preview" w:date="2026-01-01T00:00:00Z">
        <w:r>
          <w:delText xml:space="preserve">of</w:delText>
        </w:r>
      </w:del>
      <w:del w:id="15004" w:author="PR Preview" w:date="2026-01-01T00:00:00Z">
        <w:r>
          <w:delText xml:space="preserve"> </w:delText>
        </w:r>
      </w:del>
      <w:del w:id="15005" w:author="PR Preview" w:date="2026-01-01T00:00:00Z">
        <w:r>
          <w:delText xml:space="preserve">$\mathord{\smash[b]{\underset{\raise.3ex\hbox{$\scriptstyle\sim$}}{y}}\vphantom{y}}$</w:delText>
        </w:r>
      </w:del>
      <w:del w:id="15006" w:author="PR Preview" w:date="2026-01-01T00:00:00Z">
        <w:r>
          <w:delText xml:space="preserve"> </w:delText>
        </w:r>
      </w:del>
      <w:del w:id="15007" w:author="PR Preview" w:date="2026-01-01T00:00:00Z">
        <w:r>
          <w:delText xml:space="preserve">onto</w:delText>
        </w:r>
      </w:del>
      <w:del w:id="15008" w:author="PR Preview" w:date="2026-01-01T00:00:00Z">
        <w:r>
          <w:delText xml:space="preserve"> </w:delText>
        </w:r>
      </w:del>
      <m:oMath>
        <m:r>
          <m:rPr>
            <m:scr m:val="script"/>
            <m:sty m:val="p"/>
          </m:rPr>
          <m:t>S</m:t>
        </m:r>
      </m:oMath>
      <w:del w:id="15009" w:author="PR Preview" w:date="2026-01-01T00:00:00Z">
        <w:r>
          <w:delText xml:space="preserve">.</w:delText>
        </w:r>
      </w:del>
      <w:del w:id="15010" w:author="PR Preview" w:date="2026-01-01T00:00:00Z">
        <w:r>
          <w:delText xml:space="preserve"> </w:delText>
        </w:r>
      </w:del>
      <w:del w:id="15011" w:author="PR Preview" w:date="2026-01-01T00:00:00Z">
        <w:r>
          <w:delText xml:space="preserve">It is the projection of</w:delText>
        </w:r>
      </w:del>
      <w:del w:id="15012" w:author="PR Preview" w:date="2026-01-01T00:00:00Z">
        <w:r>
          <w:delText xml:space="preserve"> </w:delText>
        </w:r>
      </w:del>
      <w:del w:id="15013" w:author="PR Preview" w:date="2026-01-01T00:00:00Z">
        <w:r>
          <w:delText xml:space="preserve">$\mathord{\smash[b]{\underset{\raise.3ex\hbox{$\scriptstyle\sim$}}{y}}\vphantom{y}}$</w:delText>
        </w:r>
      </w:del>
      <w:del w:id="15014" w:author="PR Preview" w:date="2026-01-01T00:00:00Z">
        <w:r>
          <w:delText xml:space="preserve"> </w:delText>
        </w:r>
      </w:del>
      <w:del w:id="15015" w:author="PR Preview" w:date="2026-01-01T00:00:00Z">
        <w:r>
          <w:delText xml:space="preserve">onto</w:delText>
        </w:r>
      </w:del>
      <w:del w:id="15016" w:author="PR Preview" w:date="2026-01-01T00:00:00Z">
        <w:r>
          <w:delText xml:space="preserve"> </w:delText>
        </w:r>
      </w:del>
      <m:oMath>
        <m:r>
          <m:rPr>
            <m:scr m:val="script"/>
            <m:sty m:val="p"/>
          </m:rPr>
          <m:t>S</m:t>
        </m:r>
      </m:oMath>
      <w:del w:id="15017" w:author="PR Preview" w:date="2026-01-01T00:00:00Z">
        <w:r>
          <w:delText xml:space="preserve"> </w:delText>
        </w:r>
      </w:del>
      <w:del w:id="15018" w:author="PR Preview" w:date="2026-01-01T00:00:00Z">
        <w:r>
          <w:delText xml:space="preserve">along</w:delText>
        </w:r>
      </w:del>
      <w:del w:id="15019" w:author="PR Preview" w:date="2026-01-01T00:00:00Z">
        <w:r>
          <w:delText xml:space="preserve"> </w:delText>
        </w:r>
      </w:del>
      <m:oMath>
        <m:sSup>
          <m:e>
            <m:r>
              <m:rPr>
                <m:scr m:val="script"/>
                <m:sty m:val="p"/>
              </m:rPr>
              <m:t>S</m:t>
            </m:r>
          </m:e>
          <m:sup>
            <m:r>
              <m:rPr>
                <m:sty m:val="p"/>
              </m:rPr>
              <m:t>⟂</m:t>
            </m:r>
          </m:sup>
        </m:sSup>
      </m:oMath>
      <w:del w:id="15020" w:author="PR Preview" w:date="2026-01-01T00:00:00Z">
        <w:r>
          <w:delText xml:space="preserve"> </w:delText>
        </w:r>
      </w:del>
      <w:del w:id="15021" w:author="PR Preview" w:date="2026-01-01T00:00:00Z">
        <w:r>
          <w:delText xml:space="preserve">(</w:delText>
        </w:r>
      </w:del>
      <w:hyperlink w:anchor="def-projection">
        <w:del w:id="15022" w:author="PR Preview" w:date="2026-01-01T00:00:00Z">
          <w:r>
            <w:rPr>
              <w:rStyle w:val="Hyperlink"/>
            </w:rPr>
            <w:delText xml:space="preserve">Definition 66</w:delText>
          </w:r>
        </w:del>
      </w:hyperlink>
      <w:del w:id="15023" w:author="PR Preview" w:date="2026-01-01T00:00:00Z">
        <w:r>
          <w:delText xml:space="preserve">).</w:delText>
        </w:r>
      </w:del>
    </w:p>
    <w:p>
      <w:pPr>
        <w:pStyle w:val="BodyText"/>
      </w:pPr>
      <w:del w:id="15024" w:author="PR Preview" w:date="2026-01-01T00:00:00Z">
        <w:r>
          <w:rPr>
            <w:b/>
            <w:bCs/>
          </w:rPr>
          <w:delText xml:space="preserve">Example 165 (Projecting onto a line in</w:delText>
        </w:r>
      </w:del>
      <w:del w:id="15025" w:author="PR Preview" w:date="2026-01-01T00:00:00Z">
        <w:r>
          <w:rPr>
            <w:b/>
            <w:bCs/>
          </w:rPr>
          <w:delText xml:space="preserve"> </w:delText>
        </w:r>
      </w:del>
      <m:oMath>
        <m:sSup>
          <m:e>
            <m:r>
              <m:rPr>
                <m:scr m:val="double-struck"/>
                <m:sty m:val="p"/>
              </m:rPr>
              <m:t>R</m:t>
            </m:r>
          </m:e>
          <m:sup>
            <m:r>
              <m:t>3</m:t>
            </m:r>
          </m:sup>
        </m:sSup>
      </m:oMath>
      <w:del w:id="15026" w:author="PR Preview" w:date="2026-01-01T00:00:00Z">
        <w:r>
          <w:rPr>
            <w:b/>
            <w:bCs/>
          </w:rPr>
          <w:delText xml:space="preserve">)</w:delText>
        </w:r>
      </w:del>
      <w:del w:id="15027" w:author="PR Preview" w:date="2026-01-01T00:00:00Z">
        <w:r>
          <w:delText xml:space="preserve"> </w:delText>
        </w:r>
      </w:del>
      <w:del w:id="15028" w:author="PR Preview" w:date="2026-01-01T00:00:00Z">
        <w:r>
          <w:delText xml:space="preserve">In</w:delText>
        </w:r>
      </w:del>
      <w:del w:id="15029" w:author="PR Preview" w:date="2026-01-01T00:00:00Z">
        <w:r>
          <w:delText xml:space="preserve"> </w:delText>
        </w:r>
      </w:del>
      <w:hyperlink w:anchor="exm-orthogonal-direct-sum">
        <w:del w:id="15030" w:author="PR Preview" w:date="2026-01-01T00:00:00Z">
          <w:r>
            <w:rPr>
              <w:rStyle w:val="Hyperlink"/>
            </w:rPr>
            <w:delText xml:space="preserve">Example 93</w:delText>
          </w:r>
        </w:del>
      </w:hyperlink>
      <w:del w:id="15031" w:author="PR Preview" w:date="2026-01-01T00:00:00Z">
        <w:r>
          <w:delText xml:space="preserve">,</w:delText>
        </w:r>
      </w:del>
      <w:del w:id="15032" w:author="PR Preview" w:date="2026-01-01T00:00:00Z">
        <w:r>
          <w:delText xml:space="preserve"> </w:delText>
        </w:r>
      </w:del>
      <w:del w:id="15033" w:author="PR Preview" w:date="2026-01-01T00:00:00Z">
        <w:r>
          <w:delText xml:space="preserve">$\mathord{\smash[b]{\underset{\raise.3ex\hbox{$\scriptstyle\sim$}}{y}}\vphantom{y}} = (3, 1, 2)$</w:delText>
        </w:r>
      </w:del>
      <w:del w:id="15034" w:author="PR Preview" w:date="2026-01-01T00:00:00Z">
        <w:r>
          <w:delText xml:space="preserve"> </w:delText>
        </w:r>
      </w:del>
      <w:del w:id="15035" w:author="PR Preview" w:date="2026-01-01T00:00:00Z">
        <w:r>
          <w:delText xml:space="preserve">splits as</w:delText>
        </w:r>
      </w:del>
      <w:del w:id="15036"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15037" w:author="PR Preview" w:date="2026-01-01T00:00:00Z">
        <w:r>
          <w:delText xml:space="preserve">,</w:delText>
        </w:r>
      </w:del>
      <w:del w:id="15038" w:author="PR Preview" w:date="2026-01-01T00:00:00Z">
        <w:r>
          <w:delText xml:space="preserve"> </w:delText>
        </w:r>
      </w:del>
      <w:del w:id="15039" w:author="PR Preview" w:date="2026-01-01T00:00:00Z">
        <w:r>
          <w:delText xml:space="preserve">with</w:delText>
        </w:r>
      </w:del>
      <w:del w:id="1504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041" w:author="PR Preview" w:date="2026-01-01T00:00:00Z">
        <w:r>
          <w:delText xml:space="preserve"> </w:delText>
        </w:r>
      </w:del>
      <w:del w:id="15042" w:author="PR Preview" w:date="2026-01-01T00:00:00Z">
        <w:r>
          <w:delText xml:space="preserve">and</w:delText>
        </w:r>
      </w:del>
      <w:del w:id="15043"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15044" w:author="PR Preview" w:date="2026-01-01T00:00:00Z">
        <w:r>
          <w:delText xml:space="preserve">.</w:delText>
        </w:r>
      </w:del>
      <w:del w:id="15045" w:author="PR Preview" w:date="2026-01-01T00:00:00Z">
        <w:r>
          <w:delText xml:space="preserve"> </w:delText>
        </w:r>
      </w:del>
      <w:del w:id="15046" w:author="PR Preview" w:date="2026-01-01T00:00:00Z">
        <w:r>
          <w:delText xml:space="preserve">So the orthogonal projection of</w:delText>
        </w:r>
      </w:del>
      <w:del w:id="15047" w:author="PR Preview" w:date="2026-01-01T00:00:00Z">
        <w:r>
          <w:delText xml:space="preserve"> </w:delText>
        </w:r>
      </w:del>
      <m:oMath>
        <m:r>
          <m:rPr>
            <m:sty m:val="p"/>
          </m:rPr>
          <m:t>(</m:t>
        </m:r>
        <m:r>
          <m:t>3</m:t>
        </m:r>
        <m:r>
          <m:rPr>
            <m:sty m:val="p"/>
          </m:rPr>
          <m:t>,</m:t>
        </m:r>
        <m:r>
          <m:t>1</m:t>
        </m:r>
        <m:r>
          <m:rPr>
            <m:sty m:val="p"/>
          </m:rPr>
          <m:t>,</m:t>
        </m:r>
        <m:r>
          <m:t>2</m:t>
        </m:r>
        <m:r>
          <m:rPr>
            <m:sty m:val="p"/>
          </m:rPr>
          <m:t>)</m:t>
        </m:r>
      </m:oMath>
      <w:del w:id="15048" w:author="PR Preview" w:date="2026-01-01T00:00:00Z">
        <w:r>
          <w:delText xml:space="preserve"> </w:delText>
        </w:r>
      </w:del>
      <w:del w:id="15049" w:author="PR Preview" w:date="2026-01-01T00:00:00Z">
        <w:r>
          <w:delText xml:space="preserve">onto</w:delText>
        </w:r>
      </w:del>
      <w:del w:id="15050" w:author="PR Preview" w:date="2026-01-01T00:00:00Z">
        <w:r>
          <w:delText xml:space="preserve"> </w:delText>
        </w:r>
      </w:del>
      <m:oMath>
        <m:r>
          <m:rPr>
            <m:scr m:val="script"/>
            <m:sty m:val="p"/>
          </m:rPr>
          <m:t>S</m:t>
        </m:r>
      </m:oMath>
      <w:del w:id="15051" w:author="PR Preview" w:date="2026-01-01T00:00:00Z">
        <w:r>
          <w:delText xml:space="preserve"> </w:delText>
        </w:r>
      </w:del>
      <w:del w:id="15052" w:author="PR Preview" w:date="2026-01-01T00:00:00Z">
        <w:r>
          <w:delText xml:space="preserve">is</w:delText>
        </w:r>
      </w:del>
      <w:del w:id="15053" w:author="PR Preview" w:date="2026-01-01T00:00:00Z">
        <w:r>
          <w:delText xml:space="preserve"> </w:delText>
        </w:r>
      </w:del>
      <m:oMath>
        <m:r>
          <m:rPr>
            <m:sty m:val="p"/>
          </m:rPr>
          <m:t>(</m:t>
        </m:r>
        <m:r>
          <m:t>2</m:t>
        </m:r>
        <m:r>
          <m:rPr>
            <m:sty m:val="p"/>
          </m:rPr>
          <m:t>,</m:t>
        </m:r>
        <m:r>
          <m:t>2</m:t>
        </m:r>
        <m:r>
          <m:rPr>
            <m:sty m:val="p"/>
          </m:rPr>
          <m:t>,</m:t>
        </m:r>
        <m:r>
          <m:t>0</m:t>
        </m:r>
        <m:r>
          <m:rPr>
            <m:sty m:val="p"/>
          </m:rPr>
          <m:t>)</m:t>
        </m:r>
      </m:oMath>
      <w:del w:id="15054" w:author="PR Preview" w:date="2026-01-01T00:00:00Z">
        <w:r>
          <w:delText xml:space="preserve">.</w:delText>
        </w:r>
      </w:del>
      <w:del w:id="15055" w:author="PR Preview" w:date="2026-01-01T00:00:00Z">
        <w:r>
          <w:delText xml:space="preserve"> </w:delText>
        </w:r>
      </w:del>
      <w:del w:id="15056" w:author="PR Preview" w:date="2026-01-01T00:00:00Z">
        <w:r>
          <w:delText xml:space="preserve">A vector already in</w:delText>
        </w:r>
      </w:del>
      <w:del w:id="15057" w:author="PR Preview" w:date="2026-01-01T00:00:00Z">
        <w:r>
          <w:delText xml:space="preserve"> </w:delText>
        </w:r>
      </w:del>
      <m:oMath>
        <m:r>
          <m:rPr>
            <m:scr m:val="script"/>
            <m:sty m:val="p"/>
          </m:rPr>
          <m:t>S</m:t>
        </m:r>
      </m:oMath>
      <w:del w:id="15058" w:author="PR Preview" w:date="2026-01-01T00:00:00Z">
        <w:r>
          <w:delText xml:space="preserve">, such as</w:delText>
        </w:r>
      </w:del>
      <w:del w:id="15059" w:author="PR Preview" w:date="2026-01-01T00:00:00Z">
        <w:r>
          <w:delText xml:space="preserve"> </w:delText>
        </w:r>
      </w:del>
      <m:oMath>
        <m:r>
          <m:rPr>
            <m:sty m:val="p"/>
          </m:rPr>
          <m:t>(</m:t>
        </m:r>
        <m:r>
          <m:t>5</m:t>
        </m:r>
        <m:r>
          <m:rPr>
            <m:sty m:val="p"/>
          </m:rPr>
          <m:t>,</m:t>
        </m:r>
        <m:r>
          <m:t>5</m:t>
        </m:r>
        <m:r>
          <m:rPr>
            <m:sty m:val="p"/>
          </m:rPr>
          <m:t>,</m:t>
        </m:r>
        <m:r>
          <m:t>0</m:t>
        </m:r>
        <m:r>
          <m:rPr>
            <m:sty m:val="p"/>
          </m:rPr>
          <m:t>)</m:t>
        </m:r>
      </m:oMath>
      <w:del w:id="15060" w:author="PR Preview" w:date="2026-01-01T00:00:00Z">
        <w:r>
          <w:delText xml:space="preserve">,</w:delText>
        </w:r>
      </w:del>
      <w:del w:id="15061" w:author="PR Preview" w:date="2026-01-01T00:00:00Z">
        <w:r>
          <w:delText xml:space="preserve"> </w:delText>
        </w:r>
      </w:del>
      <w:del w:id="15062" w:author="PR Preview" w:date="2026-01-01T00:00:00Z">
        <w:r>
          <w:delText xml:space="preserve">is its own projection, since</w:delText>
        </w:r>
      </w:del>
      <w:del w:id="15063" w:author="PR Preview" w:date="2026-01-01T00:00:00Z">
        <w:r>
          <w:delText xml:space="preserve"> </w:delText>
        </w:r>
      </w:del>
      <w:del w:id="15064" w:author="PR Preview" w:date="2026-01-01T00:00:00Z">
        <w:r>
          <w:delText xml:space="preserve">$(5, 5, 0) = (5, 5, 0) + \mathord{\smash[b]{\underset{\raise.3ex\hbox{$\scriptstyle\sim$}}{0}}\vphantom{0}}$</w:delText>
        </w:r>
      </w:del>
      <w:del w:id="15065" w:author="PR Preview" w:date="2026-01-01T00:00:00Z">
        <w:r>
          <w:delText xml:space="preserve"> </w:delText>
        </w:r>
      </w:del>
      <w:del w:id="15066" w:author="PR Preview" w:date="2026-01-01T00:00:00Z">
        <w:r>
          <w:delText xml:space="preserve">and</w:delText>
        </w:r>
      </w:del>
      <w:del w:id="15067" w:author="PR Preview" w:date="2026-01-01T00:00:00Z">
        <w:r>
          <w:delText xml:space="preserve"> </w:delText>
        </w:r>
      </w:del>
      <w:del w:id="15068" w:author="PR Preview" w:date="2026-01-01T00:00:00Z">
        <w:r>
          <w:delText xml:space="preserve">$\mathord{\smash[b]{\underset{\raise.3ex\hbox{$\scriptstyle\sim$}}{0}}\vphantom{0}}\in \mathcal{S}^\perp$</w:delText>
        </w:r>
      </w:del>
      <w:del w:id="15069" w:author="PR Preview" w:date="2026-01-01T00:00:00Z">
        <w:r>
          <w:delText xml:space="preserve"> </w:delText>
        </w:r>
      </w:del>
      <w:del w:id="15070" w:author="PR Preview" w:date="2026-01-01T00:00:00Z">
        <w:r>
          <w:delText xml:space="preserve">(</w:delText>
        </w:r>
      </w:del>
      <w:hyperlink w:anchor="thm-orthogonal-complement-subspace">
        <w:del w:id="15071" w:author="PR Preview" w:date="2026-01-01T00:00:00Z">
          <w:r>
            <w:rPr>
              <w:rStyle w:val="Hyperlink"/>
            </w:rPr>
            <w:delText xml:space="preserve">Theorem 51</w:delText>
          </w:r>
        </w:del>
      </w:hyperlink>
      <w:del w:id="15072" w:author="PR Preview" w:date="2026-01-01T00:00:00Z">
        <w:r>
          <w:delText xml:space="preserve">,</w:delText>
        </w:r>
      </w:del>
      <w:del w:id="15073" w:author="PR Preview" w:date="2026-01-01T00:00:00Z">
        <w:r>
          <w:delText xml:space="preserve"> </w:delText>
        </w:r>
      </w:del>
      <w:hyperlink w:anchor="thm-subspace-zero">
        <w:del w:id="15074" w:author="PR Preview" w:date="2026-01-01T00:00:00Z">
          <w:r>
            <w:rPr>
              <w:rStyle w:val="Hyperlink"/>
            </w:rPr>
            <w:delText xml:space="preserve">Theorem 21</w:delText>
          </w:r>
        </w:del>
      </w:hyperlink>
      <w:del w:id="15075" w:author="PR Preview" w:date="2026-01-01T00:00:00Z">
        <w:r>
          <w:delText xml:space="preserve">);</w:delText>
        </w:r>
      </w:del>
      <w:del w:id="15076" w:author="PR Preview" w:date="2026-01-01T00:00:00Z">
        <w:r>
          <w:delText xml:space="preserve"> </w:delText>
        </w:r>
      </w:del>
      <w:del w:id="15077" w:author="PR Preview" w:date="2026-01-01T00:00:00Z">
        <w:r>
          <w:delText xml:space="preserve">a vector of</w:delText>
        </w:r>
      </w:del>
      <w:del w:id="15078" w:author="PR Preview" w:date="2026-01-01T00:00:00Z">
        <w:r>
          <w:delText xml:space="preserve"> </w:delText>
        </w:r>
      </w:del>
      <m:oMath>
        <m:sSup>
          <m:e>
            <m:r>
              <m:rPr>
                <m:scr m:val="script"/>
                <m:sty m:val="p"/>
              </m:rPr>
              <m:t>S</m:t>
            </m:r>
          </m:e>
          <m:sup>
            <m:r>
              <m:rPr>
                <m:sty m:val="p"/>
              </m:rPr>
              <m:t>⟂</m:t>
            </m:r>
          </m:sup>
        </m:sSup>
      </m:oMath>
      <w:del w:id="15079" w:author="PR Preview" w:date="2026-01-01T00:00:00Z">
        <w:r>
          <w:delText xml:space="preserve">, such as</w:delText>
        </w:r>
      </w:del>
      <w:del w:id="15080"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15081" w:author="PR Preview" w:date="2026-01-01T00:00:00Z">
        <w:r>
          <w:delText xml:space="preserve">,</w:delText>
        </w:r>
      </w:del>
      <w:del w:id="15082" w:author="PR Preview" w:date="2026-01-01T00:00:00Z">
        <w:r>
          <w:delText xml:space="preserve"> </w:delText>
        </w:r>
      </w:del>
      <w:del w:id="15083" w:author="PR Preview" w:date="2026-01-01T00:00:00Z">
        <w:r>
          <w:delText xml:space="preserve">projects to</w:delText>
        </w:r>
      </w:del>
      <w:del w:id="15084" w:author="PR Preview" w:date="2026-01-01T00:00:00Z">
        <w:r>
          <w:delText xml:space="preserve"> </w:delText>
        </w:r>
      </w:del>
      <w:del w:id="15085" w:author="PR Preview" w:date="2026-01-01T00:00:00Z">
        <w:r>
          <w:delText xml:space="preserve">$\mathord{\smash[b]{\underset{\raise.3ex\hbox{$\scriptstyle\sim$}}{0}}\vphantom{0}}$</w:delText>
        </w:r>
      </w:del>
      <w:del w:id="15086" w:author="PR Preview" w:date="2026-01-01T00:00:00Z">
        <w:r>
          <w:delText xml:space="preserve">, since</w:delText>
        </w:r>
      </w:del>
      <w:del w:id="15087" w:author="PR Preview" w:date="2026-01-01T00:00:00Z">
        <w:r>
          <w:delText xml:space="preserve"> </w:delText>
        </w:r>
      </w:del>
      <w:del w:id="15088" w:author="PR Preview" w:date="2026-01-01T00:00:00Z">
        <w:r>
          <w:delText xml:space="preserve">$(1, -1, 2) = \mathord{\smash[b]{\underset{\raise.3ex\hbox{$\scriptstyle\sim$}}{0}}\vphantom{0}}+ (1, -1, 2)$</w:delText>
        </w:r>
      </w:del>
      <w:del w:id="15089" w:author="PR Preview" w:date="2026-01-01T00:00:00Z">
        <w:r>
          <w:delText xml:space="preserve"> </w:delText>
        </w:r>
      </w:del>
      <w:del w:id="15090" w:author="PR Preview" w:date="2026-01-01T00:00:00Z">
        <w:r>
          <w:delText xml:space="preserve">and</w:delText>
        </w:r>
      </w:del>
      <w:del w:id="15091" w:author="PR Preview" w:date="2026-01-01T00:00:00Z">
        <w:r>
          <w:delText xml:space="preserve"> </w:delText>
        </w:r>
      </w:del>
      <w:del w:id="15092" w:author="PR Preview" w:date="2026-01-01T00:00:00Z">
        <w:r>
          <w:delText xml:space="preserve">$\mathord{\smash[b]{\underset{\raise.3ex\hbox{$\scriptstyle\sim$}}{0}}\vphantom{0}}\in \mathcal{S}$</w:delText>
        </w:r>
      </w:del>
      <w:del w:id="15093" w:author="PR Preview" w:date="2026-01-01T00:00:00Z">
        <w:r>
          <w:delText xml:space="preserve"> </w:delText>
        </w:r>
      </w:del>
      <w:del w:id="15094" w:author="PR Preview" w:date="2026-01-01T00:00:00Z">
        <w:r>
          <w:delText xml:space="preserve">(</w:delText>
        </w:r>
      </w:del>
      <w:hyperlink w:anchor="thm-subspace-zero">
        <w:del w:id="15095" w:author="PR Preview" w:date="2026-01-01T00:00:00Z">
          <w:r>
            <w:rPr>
              <w:rStyle w:val="Hyperlink"/>
            </w:rPr>
            <w:delText xml:space="preserve">Theorem 21</w:delText>
          </w:r>
        </w:del>
      </w:hyperlink>
      <w:del w:id="15096" w:author="PR Preview" w:date="2026-01-01T00:00:00Z">
        <w:r>
          <w:delText xml:space="preserve">).</w:delText>
        </w:r>
      </w:del>
    </w:p>
    <w:p>
      <w:pPr>
        <w:pStyle w:val="BodyText"/>
      </w:pPr>
      <w:del w:id="15097" w:author="PR Preview" w:date="2026-01-01T00:00:00Z">
        <w:r>
          <w:rPr>
            <w:b/>
            <w:bCs/>
          </w:rPr>
          <w:delText xml:space="preserve">Example 166 (A split that is not the orthogonal one)</w:delText>
        </w:r>
      </w:del>
      <w:del w:id="15098"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15099" w:author="PR Preview" w:date="2026-01-01T00:00:00Z">
        <w:r>
          <w:delText xml:space="preserve"> </w:delText>
        </w:r>
      </w:del>
      <w:del w:id="15100" w:author="PR Preview" w:date="2026-01-01T00:00:00Z">
        <w:r>
          <w:delText xml:space="preserve">also writes</w:delText>
        </w:r>
      </w:del>
      <w:del w:id="15101" w:author="PR Preview" w:date="2026-01-01T00:00:00Z">
        <w:r>
          <w:delText xml:space="preserve"> </w:delText>
        </w:r>
      </w:del>
      <m:oMath>
        <m:r>
          <m:rPr>
            <m:sty m:val="p"/>
          </m:rPr>
          <m:t>(</m:t>
        </m:r>
        <m:r>
          <m:t>3</m:t>
        </m:r>
        <m:r>
          <m:rPr>
            <m:sty m:val="p"/>
          </m:rPr>
          <m:t>,</m:t>
        </m:r>
        <m:r>
          <m:t>1</m:t>
        </m:r>
        <m:r>
          <m:rPr>
            <m:sty m:val="p"/>
          </m:rPr>
          <m:t>,</m:t>
        </m:r>
        <m:r>
          <m:t>2</m:t>
        </m:r>
        <m:r>
          <m:rPr>
            <m:sty m:val="p"/>
          </m:rPr>
          <m:t>)</m:t>
        </m:r>
      </m:oMath>
      <w:del w:id="15102" w:author="PR Preview" w:date="2026-01-01T00:00:00Z">
        <w:r>
          <w:delText xml:space="preserve"> </w:delText>
        </w:r>
      </w:del>
      <w:del w:id="15103" w:author="PR Preview" w:date="2026-01-01T00:00:00Z">
        <w:r>
          <w:delText xml:space="preserve">as a vector of</w:delText>
        </w:r>
      </w:del>
      <w:del w:id="1510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105" w:author="PR Preview" w:date="2026-01-01T00:00:00Z">
        <w:r>
          <w:delText xml:space="preserve"> </w:delText>
        </w:r>
      </w:del>
      <w:del w:id="15106" w:author="PR Preview" w:date="2026-01-01T00:00:00Z">
        <w:r>
          <w:delText xml:space="preserve">plus a remainder,</w:delText>
        </w:r>
      </w:del>
      <w:del w:id="15107" w:author="PR Preview" w:date="2026-01-01T00:00:00Z">
        <w:r>
          <w:delText xml:space="preserve"> </w:delText>
        </w:r>
      </w:del>
      <w:del w:id="15108" w:author="PR Preview" w:date="2026-01-01T00:00:00Z">
        <w:r>
          <w:delText xml:space="preserve">but</w:delText>
        </w:r>
      </w:del>
      <w:del w:id="15109"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15110" w:author="PR Preview" w:date="2026-01-01T00:00:00Z">
        <w:r>
          <w:delText xml:space="preserve">,</w:delText>
        </w:r>
      </w:del>
      <w:del w:id="15111" w:author="PR Preview" w:date="2026-01-01T00:00:00Z">
        <w:r>
          <w:delText xml:space="preserve"> </w:delText>
        </w:r>
      </w:del>
      <w:del w:id="15112" w:author="PR Preview" w:date="2026-01-01T00:00:00Z">
        <w:r>
          <w:delText xml:space="preserve">so the remainder is not in</w:delText>
        </w:r>
      </w:del>
      <w:del w:id="15113" w:author="PR Preview" w:date="2026-01-01T00:00:00Z">
        <w:r>
          <w:delText xml:space="preserve"> </w:delText>
        </w:r>
      </w:del>
      <m:oMath>
        <m:sSup>
          <m:e>
            <m:r>
              <m:rPr>
                <m:scr m:val="script"/>
                <m:sty m:val="p"/>
              </m:rPr>
              <m:t>S</m:t>
            </m:r>
          </m:e>
          <m:sup>
            <m:r>
              <m:rPr>
                <m:sty m:val="p"/>
              </m:rPr>
              <m:t>⟂</m:t>
            </m:r>
          </m:sup>
        </m:sSup>
      </m:oMath>
      <w:del w:id="15114" w:author="PR Preview" w:date="2026-01-01T00:00:00Z">
        <w:r>
          <w:delText xml:space="preserve">,</w:delText>
        </w:r>
      </w:del>
      <w:del w:id="15115" w:author="PR Preview" w:date="2026-01-01T00:00:00Z">
        <w:r>
          <w:delText xml:space="preserve"> </w:delText>
        </w:r>
      </w:del>
      <w:del w:id="15116" w:author="PR Preview" w:date="2026-01-01T00:00:00Z">
        <w:r>
          <w:delText xml:space="preserve">and</w:delText>
        </w:r>
      </w:del>
      <w:del w:id="15117" w:author="PR Preview" w:date="2026-01-01T00:00:00Z">
        <w:r>
          <w:delText xml:space="preserve"> </w:delText>
        </w:r>
      </w:del>
      <m:oMath>
        <m:r>
          <m:rPr>
            <m:sty m:val="p"/>
          </m:rPr>
          <m:t>(</m:t>
        </m:r>
        <m:r>
          <m:t>3</m:t>
        </m:r>
        <m:r>
          <m:rPr>
            <m:sty m:val="p"/>
          </m:rPr>
          <m:t>,</m:t>
        </m:r>
        <m:r>
          <m:t>3</m:t>
        </m:r>
        <m:r>
          <m:rPr>
            <m:sty m:val="p"/>
          </m:rPr>
          <m:t>,</m:t>
        </m:r>
        <m:r>
          <m:t>0</m:t>
        </m:r>
        <m:r>
          <m:rPr>
            <m:sty m:val="p"/>
          </m:rPr>
          <m:t>)</m:t>
        </m:r>
      </m:oMath>
      <w:del w:id="15118" w:author="PR Preview" w:date="2026-01-01T00:00:00Z">
        <w:r>
          <w:delText xml:space="preserve"> </w:delText>
        </w:r>
      </w:del>
      <w:del w:id="15119" w:author="PR Preview" w:date="2026-01-01T00:00:00Z">
        <w:r>
          <w:delText xml:space="preserve">is not the orthogonal projection of</w:delText>
        </w:r>
      </w:del>
      <w:del w:id="15120" w:author="PR Preview" w:date="2026-01-01T00:00:00Z">
        <w:r>
          <w:delText xml:space="preserve"> </w:delText>
        </w:r>
      </w:del>
      <m:oMath>
        <m:r>
          <m:rPr>
            <m:sty m:val="p"/>
          </m:rPr>
          <m:t>(</m:t>
        </m:r>
        <m:r>
          <m:t>3</m:t>
        </m:r>
        <m:r>
          <m:rPr>
            <m:sty m:val="p"/>
          </m:rPr>
          <m:t>,</m:t>
        </m:r>
        <m:r>
          <m:t>1</m:t>
        </m:r>
        <m:r>
          <m:rPr>
            <m:sty m:val="p"/>
          </m:rPr>
          <m:t>,</m:t>
        </m:r>
        <m:r>
          <m:t>2</m:t>
        </m:r>
        <m:r>
          <m:rPr>
            <m:sty m:val="p"/>
          </m:rPr>
          <m:t>)</m:t>
        </m:r>
      </m:oMath>
      <w:del w:id="15121" w:author="PR Preview" w:date="2026-01-01T00:00:00Z">
        <w:r>
          <w:delText xml:space="preserve"> </w:delText>
        </w:r>
      </w:del>
      <w:del w:id="15122" w:author="PR Preview" w:date="2026-01-01T00:00:00Z">
        <w:r>
          <w:delText xml:space="preserve">onto</w:delText>
        </w:r>
      </w:del>
      <w:del w:id="15123" w:author="PR Preview" w:date="2026-01-01T00:00:00Z">
        <w:r>
          <w:delText xml:space="preserve"> </w:delText>
        </w:r>
      </w:del>
      <m:oMath>
        <m:r>
          <m:rPr>
            <m:scr m:val="script"/>
            <m:sty m:val="p"/>
          </m:rPr>
          <m:t>S</m:t>
        </m:r>
      </m:oMath>
      <w:del w:id="15124" w:author="PR Preview" w:date="2026-01-01T00:00:00Z">
        <w:r>
          <w:delText xml:space="preserve">.</w:delText>
        </w:r>
      </w:del>
    </w:p>
    <w:p>
      <w:pPr>
        <w:pStyle w:val="BodyText"/>
      </w:pPr>
      <w:del w:id="15125" w:author="PR Preview" w:date="2026-01-01T00:00:00Z">
        <w:r>
          <w:rPr>
            <w:b/>
            <w:bCs/>
          </w:rPr>
          <w:delText xml:space="preserve">Theorem 90 (The orthogonal projection is the closest point)</w:delText>
        </w:r>
      </w:del>
      <w:del w:id="15126" w:author="PR Preview" w:date="2026-01-01T00:00:00Z">
        <w:r>
          <w:delText xml:space="preserve"> </w:delText>
        </w:r>
      </w:del>
      <w:del w:id="15127" w:author="PR Preview" w:date="2026-01-01T00:00:00Z">
        <w:r>
          <w:delText xml:space="preserve">Let</w:delText>
        </w:r>
      </w:del>
      <w:del w:id="15128" w:author="PR Preview" w:date="2026-01-01T00:00:00Z">
        <w:r>
          <w:delText xml:space="preserve"> </w:delText>
        </w:r>
      </w:del>
      <m:oMath>
        <m:r>
          <m:rPr>
            <m:scr m:val="script"/>
            <m:sty m:val="p"/>
          </m:rPr>
          <m:t>S</m:t>
        </m:r>
      </m:oMath>
      <w:del w:id="15129" w:author="PR Preview" w:date="2026-01-01T00:00:00Z">
        <w:r>
          <w:delText xml:space="preserve"> </w:delText>
        </w:r>
      </w:del>
      <w:del w:id="15130" w:author="PR Preview" w:date="2026-01-01T00:00:00Z">
        <w:r>
          <w:delText xml:space="preserve">be a subspace of</w:delText>
        </w:r>
      </w:del>
      <w:del w:id="15131" w:author="PR Preview" w:date="2026-01-01T00:00:00Z">
        <w:r>
          <w:delText xml:space="preserve"> </w:delText>
        </w:r>
      </w:del>
      <m:oMath>
        <m:sSup>
          <m:e>
            <m:r>
              <m:rPr>
                <m:scr m:val="double-struck"/>
                <m:sty m:val="p"/>
              </m:rPr>
              <m:t>R</m:t>
            </m:r>
          </m:e>
          <m:sup>
            <m:r>
              <m:t>p</m:t>
            </m:r>
          </m:sup>
        </m:sSup>
      </m:oMath>
      <w:del w:id="15132" w:author="PR Preview" w:date="2026-01-01T00:00:00Z">
        <w:r>
          <w:delText xml:space="preserve">, let</w:delText>
        </w:r>
      </w:del>
      <w:del w:id="15133" w:author="PR Preview" w:date="2026-01-01T00:00:00Z">
        <w:r>
          <w:delText xml:space="preserve"> </w:delText>
        </w:r>
      </w:del>
      <w:del w:id="15134" w:author="PR Preview" w:date="2026-01-01T00:00:00Z">
        <w:r>
          <w:delText xml:space="preserve">$\mathord{\smash[b]{\underset{\raise.3ex\hbox{$\scriptstyle\sim$}}{y}}\vphantom{y}} \in \mathbb{R}^p$</w:delText>
        </w:r>
      </w:del>
      <w:del w:id="15135" w:author="PR Preview" w:date="2026-01-01T00:00:00Z">
        <w:r>
          <w:delText xml:space="preserve">,</w:delText>
        </w:r>
      </w:del>
      <w:del w:id="15136" w:author="PR Preview" w:date="2026-01-01T00:00:00Z">
        <w:r>
          <w:delText xml:space="preserve"> </w:delText>
        </w:r>
      </w:del>
      <w:del w:id="15137" w:author="PR Preview" w:date="2026-01-01T00:00:00Z">
        <w:r>
          <w:delText xml:space="preserve">and let</w:delText>
        </w:r>
      </w:del>
      <w:del w:id="15138" w:author="PR Preview" w:date="2026-01-01T00:00:00Z">
        <w:r>
          <w:delText xml:space="preserve"> </w:delText>
        </w:r>
      </w:del>
      <w:del w:id="15139" w:author="PR Preview" w:date="2026-01-01T00:00:00Z">
        <w:r>
          <w:delText xml:space="preserve">$\mathord{\smash[b]{\underset{\raise.3ex\hbox{$\scriptstyle\sim$}}{u}}\vphantom{u}}$</w:delText>
        </w:r>
      </w:del>
      <w:del w:id="15140" w:author="PR Preview" w:date="2026-01-01T00:00:00Z">
        <w:r>
          <w:delText xml:space="preserve"> </w:delText>
        </w:r>
      </w:del>
      <w:del w:id="15141" w:author="PR Preview" w:date="2026-01-01T00:00:00Z">
        <w:r>
          <w:delText xml:space="preserve">be the orthogonal projection of</w:delText>
        </w:r>
      </w:del>
      <w:del w:id="15142" w:author="PR Preview" w:date="2026-01-01T00:00:00Z">
        <w:r>
          <w:delText xml:space="preserve"> </w:delText>
        </w:r>
      </w:del>
      <w:del w:id="15143" w:author="PR Preview" w:date="2026-01-01T00:00:00Z">
        <w:r>
          <w:delText xml:space="preserve">$\mathord{\smash[b]{\underset{\raise.3ex\hbox{$\scriptstyle\sim$}}{y}}\vphantom{y}}$</w:delText>
        </w:r>
      </w:del>
      <w:del w:id="15144" w:author="PR Preview" w:date="2026-01-01T00:00:00Z">
        <w:r>
          <w:delText xml:space="preserve"> </w:delText>
        </w:r>
      </w:del>
      <w:del w:id="15145" w:author="PR Preview" w:date="2026-01-01T00:00:00Z">
        <w:r>
          <w:delText xml:space="preserve">onto</w:delText>
        </w:r>
      </w:del>
      <w:del w:id="15146" w:author="PR Preview" w:date="2026-01-01T00:00:00Z">
        <w:r>
          <w:delText xml:space="preserve"> </w:delText>
        </w:r>
      </w:del>
      <m:oMath>
        <m:r>
          <m:rPr>
            <m:scr m:val="script"/>
            <m:sty m:val="p"/>
          </m:rPr>
          <m:t>S</m:t>
        </m:r>
      </m:oMath>
      <w:del w:id="15147" w:author="PR Preview" w:date="2026-01-01T00:00:00Z">
        <w:r>
          <w:delText xml:space="preserve"> </w:delText>
        </w:r>
      </w:del>
      <w:del w:id="15148" w:author="PR Preview" w:date="2026-01-01T00:00:00Z">
        <w:r>
          <w:delText xml:space="preserve">(</w:delText>
        </w:r>
      </w:del>
      <w:hyperlink w:anchor="def-orthogonal-projection">
        <w:del w:id="15149" w:author="PR Preview" w:date="2026-01-01T00:00:00Z">
          <w:r>
            <w:rPr>
              <w:rStyle w:val="Hyperlink"/>
            </w:rPr>
            <w:delText xml:space="preserve">Definition 108</w:delText>
          </w:r>
        </w:del>
      </w:hyperlink>
      <w:del w:id="15150" w:author="PR Preview" w:date="2026-01-01T00:00:00Z">
        <w:r>
          <w:delText xml:space="preserve">).</w:delText>
        </w:r>
      </w:del>
      <w:del w:id="15151" w:author="PR Preview" w:date="2026-01-01T00:00:00Z">
        <w:r>
          <w:delText xml:space="preserve"> </w:delText>
        </w:r>
      </w:del>
      <w:del w:id="15152" w:author="PR Preview" w:date="2026-01-01T00:00:00Z">
        <w:r>
          <w:delText xml:space="preserve">Then for every</w:delText>
        </w:r>
      </w:del>
      <w:del w:id="15153" w:author="PR Preview" w:date="2026-01-01T00:00:00Z">
        <w:r>
          <w:delText xml:space="preserve"> </w:delText>
        </w:r>
      </w:del>
      <w:del w:id="15154" w:author="PR Preview" w:date="2026-01-01T00:00:00Z">
        <w:r>
          <w:delText xml:space="preserve">$\mathord{\smash[b]{\underset{\raise.3ex\hbox{$\scriptstyle\sim$}}{w}}\vphantom{w}} \in \mathcal{S}$</w:delText>
        </w:r>
      </w:del>
      <w:del w:id="15155" w:author="PR Preview" w:date="2026-01-01T00:00:00Z">
        <w:r>
          <w:delText xml:space="preserve">,</w:delText>
        </w:r>
      </w:del>
    </w:p>
    <w:p>
      <w:pPr>
        <w:pStyle w:val="BodyText"/>
      </w:pPr>
      <w:ins w:id="15156" w:author="PR Preview" w:date="2026-01-01T00:00:00Z">
        <w:r>
          <w:rPr>
            <w:b/>
            <w:bCs/>
          </w:rPr>
          <w:t xml:space="preserve">Definition 108 (Orthogonal projection onto a subspace)</w:t>
        </w:r>
      </w:ins>
      <w:ins w:id="15157" w:author="PR Preview" w:date="2026-01-01T00:00:00Z">
        <w:r>
          <w:t xml:space="preserve"> </w:t>
        </w:r>
      </w:ins>
      <w:ins w:id="15158" w:author="PR Preview" w:date="2026-01-01T00:00:00Z">
        <w:r>
          <w:t xml:space="preserve">Let</w:t>
        </w:r>
      </w:ins>
      <w:ins w:id="15159" w:author="PR Preview" w:date="2026-01-01T00:00:00Z">
        <w:r>
          <w:t xml:space="preserve"> </w:t>
        </w:r>
      </w:ins>
      <m:oMath>
        <m:r>
          <m:rPr>
            <m:scr m:val="script"/>
            <m:sty m:val="p"/>
          </m:rPr>
          <m:t>S</m:t>
        </m:r>
      </m:oMath>
      <w:ins w:id="15160" w:author="PR Preview" w:date="2026-01-01T00:00:00Z">
        <w:r>
          <w:t xml:space="preserve"> </w:t>
        </w:r>
      </w:ins>
      <w:ins w:id="15161" w:author="PR Preview" w:date="2026-01-01T00:00:00Z">
        <w:r>
          <w:t xml:space="preserve">be a subspace of</w:t>
        </w:r>
      </w:ins>
      <w:ins w:id="15162" w:author="PR Preview" w:date="2026-01-01T00:00:00Z">
        <w:r>
          <w:t xml:space="preserve"> </w:t>
        </w:r>
      </w:ins>
      <m:oMath>
        <m:sSup>
          <m:e>
            <m:r>
              <m:rPr>
                <m:scr m:val="double-struck"/>
                <m:sty m:val="p"/>
              </m:rPr>
              <m:t>R</m:t>
            </m:r>
          </m:e>
          <m:sup>
            <m:r>
              <m:t>p</m:t>
            </m:r>
          </m:sup>
        </m:sSup>
      </m:oMath>
      <w:ins w:id="15163" w:author="PR Preview" w:date="2026-01-01T00:00:00Z">
        <w:r>
          <w:t xml:space="preserve"> </w:t>
        </w:r>
      </w:ins>
      <w:ins w:id="15164" w:author="PR Preview" w:date="2026-01-01T00:00:00Z">
        <w:r>
          <w:t xml:space="preserve">and</w:t>
        </w:r>
      </w:ins>
      <w:ins w:id="15165" w:author="PR Preview" w:date="2026-01-01T00:00:00Z">
        <w:r>
          <w:t xml:space="preserve"> </w:t>
        </w:r>
      </w:ins>
      <w:ins w:id="15166" w:author="PR Preview" w:date="2026-01-01T00:00:00Z">
        <w:r>
          <w:t xml:space="preserve">$\mathord{\smash[b]{\underset{\raise.3ex\hbox{$\scriptstyle\sim$}}{y}}\vphantom{y}} \in \mathbb{R}^p$</w:t>
        </w:r>
      </w:ins>
      <w:ins w:id="15167" w:author="PR Preview" w:date="2026-01-01T00:00:00Z">
        <w:r>
          <w:t xml:space="preserve">.</w:t>
        </w:r>
      </w:ins>
      <w:ins w:id="15168" w:author="PR Preview" w:date="2026-01-01T00:00:00Z">
        <w:r>
          <w:t xml:space="preserve"> </w:t>
        </w:r>
      </w:ins>
      <w:ins w:id="15169" w:author="PR Preview" w:date="2026-01-01T00:00:00Z">
        <w:r>
          <w:t xml:space="preserve">By</w:t>
        </w:r>
      </w:ins>
      <w:ins w:id="15170" w:author="PR Preview" w:date="2026-01-01T00:00:00Z">
        <w:r>
          <w:t xml:space="preserve"> </w:t>
        </w:r>
      </w:ins>
      <w:hyperlink w:anchor="thm-orthogonal-direct-sum">
        <w:ins w:id="15171" w:author="PR Preview" w:date="2026-01-01T00:00:00Z">
          <w:r>
            <w:rPr>
              <w:rStyle w:val="Hyperlink"/>
            </w:rPr>
            <w:t xml:space="preserve">Theorem 54</w:t>
          </w:r>
        </w:ins>
      </w:hyperlink>
      <w:ins w:id="15172" w:author="PR Preview" w:date="2026-01-01T00:00:00Z">
        <w:r>
          <w:t xml:space="preserve">,</w:t>
        </w:r>
      </w:ins>
      <w:ins w:id="15173" w:author="PR Preview" w:date="2026-01-01T00:00:00Z">
        <w:r>
          <w:t xml:space="preserve"> </w:t>
        </w:r>
      </w:ins>
      <w:ins w:id="15174" w:author="PR Preview" w:date="2026-01-01T00:00:00Z">
        <w:r>
          <w:t xml:space="preserve">$\mathord{\smash[b]{\underset{\raise.3ex\hbox{$\scriptstyle\sim$}}{y}}\vphantom{y}} = \mathord{\smash[b]{\underset{\raise.3ex\hbox{$\scriptstyle\sim$}}{u}}\vphantom{u}} + \mathord{\smash[b]{\underset{\raise.3ex\hbox{$\scriptstyle\sim$}}{v}}\vphantom{v}}$</w:t>
        </w:r>
      </w:ins>
      <w:ins w:id="15175" w:author="PR Preview" w:date="2026-01-01T00:00:00Z">
        <w:r>
          <w:t xml:space="preserve"> </w:t>
        </w:r>
      </w:ins>
      <w:ins w:id="15176" w:author="PR Preview" w:date="2026-01-01T00:00:00Z">
        <w:r>
          <w:t xml:space="preserve">for exactly one</w:t>
        </w:r>
      </w:ins>
      <w:ins w:id="15177" w:author="PR Preview" w:date="2026-01-01T00:00:00Z">
        <w:r>
          <w:t xml:space="preserve"> </w:t>
        </w:r>
      </w:ins>
      <w:ins w:id="15178" w:author="PR Preview" w:date="2026-01-01T00:00:00Z">
        <w:r>
          <w:t xml:space="preserve">$\mathord{\smash[b]{\underset{\raise.3ex\hbox{$\scriptstyle\sim$}}{u}}\vphantom{u}} \in \mathcal{S}$</w:t>
        </w:r>
      </w:ins>
      <w:ins w:id="15179" w:author="PR Preview" w:date="2026-01-01T00:00:00Z">
        <w:r>
          <w:t xml:space="preserve"> </w:t>
        </w:r>
      </w:ins>
      <w:ins w:id="15180" w:author="PR Preview" w:date="2026-01-01T00:00:00Z">
        <w:r>
          <w:t xml:space="preserve">and</w:t>
        </w:r>
      </w:ins>
      <w:ins w:id="15181" w:author="PR Preview" w:date="2026-01-01T00:00:00Z">
        <w:r>
          <w:t xml:space="preserve"> </w:t>
        </w:r>
      </w:ins>
      <w:ins w:id="15182" w:author="PR Preview" w:date="2026-01-01T00:00:00Z">
        <w:r>
          <w:t xml:space="preserve">$\mathord{\smash[b]{\underset{\raise.3ex\hbox{$\scriptstyle\sim$}}{v}}\vphantom{v}} \in \mathcal{S}^\perp$</w:t>
        </w:r>
      </w:ins>
      <w:ins w:id="15183" w:author="PR Preview" w:date="2026-01-01T00:00:00Z">
        <w:r>
          <w:t xml:space="preserve">.</w:t>
        </w:r>
      </w:ins>
      <w:ins w:id="15184" w:author="PR Preview" w:date="2026-01-01T00:00:00Z">
        <w:r>
          <w:t xml:space="preserve"> </w:t>
        </w:r>
      </w:ins>
      <w:ins w:id="15185" w:author="PR Preview" w:date="2026-01-01T00:00:00Z">
        <w:r>
          <w:t xml:space="preserve">The vector</w:t>
        </w:r>
      </w:ins>
      <w:ins w:id="15186" w:author="PR Preview" w:date="2026-01-01T00:00:00Z">
        <w:r>
          <w:t xml:space="preserve"> </w:t>
        </w:r>
      </w:ins>
      <w:ins w:id="15187" w:author="PR Preview" w:date="2026-01-01T00:00:00Z">
        <w:r>
          <w:t xml:space="preserve">$\mathord{\smash[b]{\underset{\raise.3ex\hbox{$\scriptstyle\sim$}}{u}}\vphantom{u}}$</w:t>
        </w:r>
      </w:ins>
      <w:ins w:id="15188" w:author="PR Preview" w:date="2026-01-01T00:00:00Z">
        <w:r>
          <w:t xml:space="preserve"> </w:t>
        </w:r>
      </w:ins>
      <w:ins w:id="15189" w:author="PR Preview" w:date="2026-01-01T00:00:00Z">
        <w:r>
          <w:t xml:space="preserve">is the</w:t>
        </w:r>
      </w:ins>
      <w:ins w:id="15190" w:author="PR Preview" w:date="2026-01-01T00:00:00Z">
        <w:r>
          <w:t xml:space="preserve"> </w:t>
        </w:r>
      </w:ins>
      <w:ins w:id="15191" w:author="PR Preview" w:date="2026-01-01T00:00:00Z">
        <w:r>
          <w:rPr>
            <w:b/>
            <w:bCs/>
          </w:rPr>
          <w:t xml:space="preserve">orthogonal projection</w:t>
        </w:r>
      </w:ins>
      <w:ins w:id="15192" w:author="PR Preview" w:date="2026-01-01T00:00:00Z">
        <w:r>
          <w:t xml:space="preserve"> </w:t>
        </w:r>
      </w:ins>
      <w:ins w:id="15193" w:author="PR Preview" w:date="2026-01-01T00:00:00Z">
        <w:r>
          <w:t xml:space="preserve">of</w:t>
        </w:r>
      </w:ins>
      <w:ins w:id="15194" w:author="PR Preview" w:date="2026-01-01T00:00:00Z">
        <w:r>
          <w:t xml:space="preserve"> </w:t>
        </w:r>
      </w:ins>
      <w:ins w:id="15195" w:author="PR Preview" w:date="2026-01-01T00:00:00Z">
        <w:r>
          <w:t xml:space="preserve">$\mathord{\smash[b]{\underset{\raise.3ex\hbox{$\scriptstyle\sim$}}{y}}\vphantom{y}}$</w:t>
        </w:r>
      </w:ins>
      <w:ins w:id="15196" w:author="PR Preview" w:date="2026-01-01T00:00:00Z">
        <w:r>
          <w:t xml:space="preserve"> </w:t>
        </w:r>
      </w:ins>
      <w:ins w:id="15197" w:author="PR Preview" w:date="2026-01-01T00:00:00Z">
        <w:r>
          <w:t xml:space="preserve">onto</w:t>
        </w:r>
      </w:ins>
      <w:ins w:id="15198" w:author="PR Preview" w:date="2026-01-01T00:00:00Z">
        <w:r>
          <w:t xml:space="preserve"> </w:t>
        </w:r>
      </w:ins>
      <m:oMath>
        <m:r>
          <m:rPr>
            <m:scr m:val="script"/>
            <m:sty m:val="p"/>
          </m:rPr>
          <m:t>S</m:t>
        </m:r>
      </m:oMath>
      <w:ins w:id="15199" w:author="PR Preview" w:date="2026-01-01T00:00:00Z">
        <w:r>
          <w:t xml:space="preserve">.</w:t>
        </w:r>
      </w:ins>
      <w:ins w:id="15200" w:author="PR Preview" w:date="2026-01-01T00:00:00Z">
        <w:r>
          <w:t xml:space="preserve"> </w:t>
        </w:r>
      </w:ins>
      <w:ins w:id="15201" w:author="PR Preview" w:date="2026-01-01T00:00:00Z">
        <w:r>
          <w:t xml:space="preserve">It is the projection of</w:t>
        </w:r>
      </w:ins>
      <w:ins w:id="15202" w:author="PR Preview" w:date="2026-01-01T00:00:00Z">
        <w:r>
          <w:t xml:space="preserve"> </w:t>
        </w:r>
      </w:ins>
      <w:ins w:id="15203" w:author="PR Preview" w:date="2026-01-01T00:00:00Z">
        <w:r>
          <w:t xml:space="preserve">$\mathord{\smash[b]{\underset{\raise.3ex\hbox{$\scriptstyle\sim$}}{y}}\vphantom{y}}$</w:t>
        </w:r>
      </w:ins>
      <w:ins w:id="15204" w:author="PR Preview" w:date="2026-01-01T00:00:00Z">
        <w:r>
          <w:t xml:space="preserve"> </w:t>
        </w:r>
      </w:ins>
      <w:ins w:id="15205" w:author="PR Preview" w:date="2026-01-01T00:00:00Z">
        <w:r>
          <w:t xml:space="preserve">onto</w:t>
        </w:r>
      </w:ins>
      <w:ins w:id="15206" w:author="PR Preview" w:date="2026-01-01T00:00:00Z">
        <w:r>
          <w:t xml:space="preserve"> </w:t>
        </w:r>
      </w:ins>
      <m:oMath>
        <m:r>
          <m:rPr>
            <m:scr m:val="script"/>
            <m:sty m:val="p"/>
          </m:rPr>
          <m:t>S</m:t>
        </m:r>
      </m:oMath>
      <w:ins w:id="15207" w:author="PR Preview" w:date="2026-01-01T00:00:00Z">
        <w:r>
          <w:t xml:space="preserve"> </w:t>
        </w:r>
      </w:ins>
      <w:ins w:id="15208" w:author="PR Preview" w:date="2026-01-01T00:00:00Z">
        <w:r>
          <w:t xml:space="preserve">along</w:t>
        </w:r>
      </w:ins>
      <w:ins w:id="15209" w:author="PR Preview" w:date="2026-01-01T00:00:00Z">
        <w:r>
          <w:t xml:space="preserve"> </w:t>
        </w:r>
      </w:ins>
      <m:oMath>
        <m:sSup>
          <m:e>
            <m:r>
              <m:rPr>
                <m:scr m:val="script"/>
                <m:sty m:val="p"/>
              </m:rPr>
              <m:t>S</m:t>
            </m:r>
          </m:e>
          <m:sup>
            <m:r>
              <m:rPr>
                <m:sty m:val="p"/>
              </m:rPr>
              <m:t>⟂</m:t>
            </m:r>
          </m:sup>
        </m:sSup>
      </m:oMath>
      <w:ins w:id="15210" w:author="PR Preview" w:date="2026-01-01T00:00:00Z">
        <w:r>
          <w:t xml:space="preserve"> </w:t>
        </w:r>
      </w:ins>
      <w:ins w:id="15211" w:author="PR Preview" w:date="2026-01-01T00:00:00Z">
        <w:r>
          <w:t xml:space="preserve">(</w:t>
        </w:r>
      </w:ins>
      <w:hyperlink w:anchor="def-projection">
        <w:ins w:id="15212" w:author="PR Preview" w:date="2026-01-01T00:00:00Z">
          <w:r>
            <w:rPr>
              <w:rStyle w:val="Hyperlink"/>
            </w:rPr>
            <w:t xml:space="preserve">Definition 66</w:t>
          </w:r>
        </w:ins>
      </w:hyperlink>
      <w:ins w:id="15213" w:author="PR Preview" w:date="2026-01-01T00:00:00Z">
        <w:r>
          <w:t xml:space="preserve">).</w:t>
        </w:r>
      </w:ins>
    </w:p>
    <w:bookmarkEnd w:id="557"/>
    <w:bookmarkStart w:id="558" w:name="exm-orthogonal-projection"/>
    <w:p>
      <w:pPr>
        <w:pStyle w:val="BodyText"/>
      </w:pPr>
      <w:ins w:id="15214" w:author="PR Preview" w:date="2026-01-01T00:00:00Z">
        <w:r>
          <w:rPr>
            <w:b/>
            <w:bCs/>
          </w:rPr>
          <w:t xml:space="preserve">Example 167 (Projecting onto a line in</w:t>
        </w:r>
      </w:ins>
      <w:ins w:id="15215" w:author="PR Preview" w:date="2026-01-01T00:00:00Z">
        <w:r>
          <w:rPr>
            <w:b/>
            <w:bCs/>
          </w:rPr>
          <w:t xml:space="preserve"> </w:t>
        </w:r>
      </w:ins>
      <m:oMath>
        <m:sSup>
          <m:e>
            <m:r>
              <m:rPr>
                <m:scr m:val="double-struck"/>
                <m:sty m:val="p"/>
              </m:rPr>
              <m:t>R</m:t>
            </m:r>
          </m:e>
          <m:sup>
            <m:r>
              <m:t>3</m:t>
            </m:r>
          </m:sup>
        </m:sSup>
      </m:oMath>
      <w:ins w:id="15216" w:author="PR Preview" w:date="2026-01-01T00:00:00Z">
        <w:r>
          <w:rPr>
            <w:b/>
            <w:bCs/>
          </w:rPr>
          <w:t xml:space="preserve">)</w:t>
        </w:r>
      </w:ins>
      <w:ins w:id="15217" w:author="PR Preview" w:date="2026-01-01T00:00:00Z">
        <w:r>
          <w:t xml:space="preserve"> </w:t>
        </w:r>
      </w:ins>
      <w:ins w:id="15218" w:author="PR Preview" w:date="2026-01-01T00:00:00Z">
        <w:r>
          <w:t xml:space="preserve">In</w:t>
        </w:r>
      </w:ins>
      <w:ins w:id="15219" w:author="PR Preview" w:date="2026-01-01T00:00:00Z">
        <w:r>
          <w:t xml:space="preserve"> </w:t>
        </w:r>
      </w:ins>
      <w:hyperlink w:anchor="exm-orthogonal-direct-sum">
        <w:ins w:id="15220" w:author="PR Preview" w:date="2026-01-01T00:00:00Z">
          <w:r>
            <w:rPr>
              <w:rStyle w:val="Hyperlink"/>
            </w:rPr>
            <w:t xml:space="preserve">Example 95</w:t>
          </w:r>
        </w:ins>
      </w:hyperlink>
      <w:ins w:id="15221" w:author="PR Preview" w:date="2026-01-01T00:00:00Z">
        <w:r>
          <w:t xml:space="preserve">,</w:t>
        </w:r>
      </w:ins>
      <w:ins w:id="15222" w:author="PR Preview" w:date="2026-01-01T00:00:00Z">
        <w:r>
          <w:t xml:space="preserve"> </w:t>
        </w:r>
      </w:ins>
      <w:ins w:id="15223" w:author="PR Preview" w:date="2026-01-01T00:00:00Z">
        <w:r>
          <w:t xml:space="preserve">$\mathord{\smash[b]{\underset{\raise.3ex\hbox{$\scriptstyle\sim$}}{y}}\vphantom{y}} = (3, 1, 2)$</w:t>
        </w:r>
      </w:ins>
      <w:ins w:id="15224" w:author="PR Preview" w:date="2026-01-01T00:00:00Z">
        <w:r>
          <w:t xml:space="preserve"> </w:t>
        </w:r>
      </w:ins>
      <w:ins w:id="15225" w:author="PR Preview" w:date="2026-01-01T00:00:00Z">
        <w:r>
          <w:t xml:space="preserve">splits as</w:t>
        </w:r>
      </w:ins>
      <w:ins w:id="15226"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15227" w:author="PR Preview" w:date="2026-01-01T00:00:00Z">
        <w:r>
          <w:t xml:space="preserve">,</w:t>
        </w:r>
      </w:ins>
      <w:ins w:id="15228" w:author="PR Preview" w:date="2026-01-01T00:00:00Z">
        <w:r>
          <w:t xml:space="preserve"> </w:t>
        </w:r>
      </w:ins>
      <w:ins w:id="15229" w:author="PR Preview" w:date="2026-01-01T00:00:00Z">
        <w:r>
          <w:t xml:space="preserve">with</w:t>
        </w:r>
      </w:ins>
      <w:ins w:id="15230"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231" w:author="PR Preview" w:date="2026-01-01T00:00:00Z">
        <w:r>
          <w:t xml:space="preserve"> </w:t>
        </w:r>
      </w:ins>
      <w:ins w:id="15232" w:author="PR Preview" w:date="2026-01-01T00:00:00Z">
        <w:r>
          <w:t xml:space="preserve">and</w:t>
        </w:r>
      </w:ins>
      <w:ins w:id="1523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15234" w:author="PR Preview" w:date="2026-01-01T00:00:00Z">
        <w:r>
          <w:t xml:space="preserve">.</w:t>
        </w:r>
      </w:ins>
      <w:ins w:id="15235" w:author="PR Preview" w:date="2026-01-01T00:00:00Z">
        <w:r>
          <w:t xml:space="preserve"> </w:t>
        </w:r>
      </w:ins>
      <w:ins w:id="15236" w:author="PR Preview" w:date="2026-01-01T00:00:00Z">
        <w:r>
          <w:t xml:space="preserve">So the orthogonal projection of</w:t>
        </w:r>
      </w:ins>
      <w:ins w:id="15237" w:author="PR Preview" w:date="2026-01-01T00:00:00Z">
        <w:r>
          <w:t xml:space="preserve"> </w:t>
        </w:r>
      </w:ins>
      <m:oMath>
        <m:r>
          <m:rPr>
            <m:sty m:val="p"/>
          </m:rPr>
          <m:t>(</m:t>
        </m:r>
        <m:r>
          <m:t>3</m:t>
        </m:r>
        <m:r>
          <m:rPr>
            <m:sty m:val="p"/>
          </m:rPr>
          <m:t>,</m:t>
        </m:r>
        <m:r>
          <m:t>1</m:t>
        </m:r>
        <m:r>
          <m:rPr>
            <m:sty m:val="p"/>
          </m:rPr>
          <m:t>,</m:t>
        </m:r>
        <m:r>
          <m:t>2</m:t>
        </m:r>
        <m:r>
          <m:rPr>
            <m:sty m:val="p"/>
          </m:rPr>
          <m:t>)</m:t>
        </m:r>
      </m:oMath>
      <w:ins w:id="15238" w:author="PR Preview" w:date="2026-01-01T00:00:00Z">
        <w:r>
          <w:t xml:space="preserve"> </w:t>
        </w:r>
      </w:ins>
      <w:ins w:id="15239" w:author="PR Preview" w:date="2026-01-01T00:00:00Z">
        <w:r>
          <w:t xml:space="preserve">onto</w:t>
        </w:r>
      </w:ins>
      <w:ins w:id="15240" w:author="PR Preview" w:date="2026-01-01T00:00:00Z">
        <w:r>
          <w:t xml:space="preserve"> </w:t>
        </w:r>
      </w:ins>
      <m:oMath>
        <m:r>
          <m:rPr>
            <m:scr m:val="script"/>
            <m:sty m:val="p"/>
          </m:rPr>
          <m:t>S</m:t>
        </m:r>
      </m:oMath>
      <w:ins w:id="15241" w:author="PR Preview" w:date="2026-01-01T00:00:00Z">
        <w:r>
          <w:t xml:space="preserve"> </w:t>
        </w:r>
      </w:ins>
      <w:ins w:id="15242" w:author="PR Preview" w:date="2026-01-01T00:00:00Z">
        <w:r>
          <w:t xml:space="preserve">is</w:t>
        </w:r>
      </w:ins>
      <w:ins w:id="15243" w:author="PR Preview" w:date="2026-01-01T00:00:00Z">
        <w:r>
          <w:t xml:space="preserve"> </w:t>
        </w:r>
      </w:ins>
      <m:oMath>
        <m:r>
          <m:rPr>
            <m:sty m:val="p"/>
          </m:rPr>
          <m:t>(</m:t>
        </m:r>
        <m:r>
          <m:t>2</m:t>
        </m:r>
        <m:r>
          <m:rPr>
            <m:sty m:val="p"/>
          </m:rPr>
          <m:t>,</m:t>
        </m:r>
        <m:r>
          <m:t>2</m:t>
        </m:r>
        <m:r>
          <m:rPr>
            <m:sty m:val="p"/>
          </m:rPr>
          <m:t>,</m:t>
        </m:r>
        <m:r>
          <m:t>0</m:t>
        </m:r>
        <m:r>
          <m:rPr>
            <m:sty m:val="p"/>
          </m:rPr>
          <m:t>)</m:t>
        </m:r>
      </m:oMath>
      <w:ins w:id="15244" w:author="PR Preview" w:date="2026-01-01T00:00:00Z">
        <w:r>
          <w:t xml:space="preserve">.</w:t>
        </w:r>
      </w:ins>
      <w:ins w:id="15245" w:author="PR Preview" w:date="2026-01-01T00:00:00Z">
        <w:r>
          <w:t xml:space="preserve"> </w:t>
        </w:r>
      </w:ins>
      <w:ins w:id="15246" w:author="PR Preview" w:date="2026-01-01T00:00:00Z">
        <w:r>
          <w:t xml:space="preserve">A vector already in</w:t>
        </w:r>
      </w:ins>
      <w:ins w:id="15247" w:author="PR Preview" w:date="2026-01-01T00:00:00Z">
        <w:r>
          <w:t xml:space="preserve"> </w:t>
        </w:r>
      </w:ins>
      <m:oMath>
        <m:r>
          <m:rPr>
            <m:scr m:val="script"/>
            <m:sty m:val="p"/>
          </m:rPr>
          <m:t>S</m:t>
        </m:r>
      </m:oMath>
      <w:ins w:id="15248" w:author="PR Preview" w:date="2026-01-01T00:00:00Z">
        <w:r>
          <w:t xml:space="preserve">, such as</w:t>
        </w:r>
      </w:ins>
      <w:ins w:id="15249" w:author="PR Preview" w:date="2026-01-01T00:00:00Z">
        <w:r>
          <w:t xml:space="preserve"> </w:t>
        </w:r>
      </w:ins>
      <m:oMath>
        <m:r>
          <m:rPr>
            <m:sty m:val="p"/>
          </m:rPr>
          <m:t>(</m:t>
        </m:r>
        <m:r>
          <m:t>5</m:t>
        </m:r>
        <m:r>
          <m:rPr>
            <m:sty m:val="p"/>
          </m:rPr>
          <m:t>,</m:t>
        </m:r>
        <m:r>
          <m:t>5</m:t>
        </m:r>
        <m:r>
          <m:rPr>
            <m:sty m:val="p"/>
          </m:rPr>
          <m:t>,</m:t>
        </m:r>
        <m:r>
          <m:t>0</m:t>
        </m:r>
        <m:r>
          <m:rPr>
            <m:sty m:val="p"/>
          </m:rPr>
          <m:t>)</m:t>
        </m:r>
      </m:oMath>
      <w:ins w:id="15250" w:author="PR Preview" w:date="2026-01-01T00:00:00Z">
        <w:r>
          <w:t xml:space="preserve">,</w:t>
        </w:r>
      </w:ins>
      <w:ins w:id="15251" w:author="PR Preview" w:date="2026-01-01T00:00:00Z">
        <w:r>
          <w:t xml:space="preserve"> </w:t>
        </w:r>
      </w:ins>
      <w:ins w:id="15252" w:author="PR Preview" w:date="2026-01-01T00:00:00Z">
        <w:r>
          <w:t xml:space="preserve">is its own projection, since</w:t>
        </w:r>
      </w:ins>
      <w:ins w:id="15253" w:author="PR Preview" w:date="2026-01-01T00:00:00Z">
        <w:r>
          <w:t xml:space="preserve"> </w:t>
        </w:r>
      </w:ins>
      <w:ins w:id="15254" w:author="PR Preview" w:date="2026-01-01T00:00:00Z">
        <w:r>
          <w:t xml:space="preserve">$(5, 5, 0) = (5, 5, 0) + \mathord{\smash[b]{\underset{\raise.3ex\hbox{$\scriptstyle\sim$}}{0}}\vphantom{0}}$</w:t>
        </w:r>
      </w:ins>
      <w:ins w:id="15255" w:author="PR Preview" w:date="2026-01-01T00:00:00Z">
        <w:r>
          <w:t xml:space="preserve"> </w:t>
        </w:r>
      </w:ins>
      <w:ins w:id="15256" w:author="PR Preview" w:date="2026-01-01T00:00:00Z">
        <w:r>
          <w:t xml:space="preserve">and</w:t>
        </w:r>
      </w:ins>
      <w:ins w:id="15257" w:author="PR Preview" w:date="2026-01-01T00:00:00Z">
        <w:r>
          <w:t xml:space="preserve"> </w:t>
        </w:r>
      </w:ins>
      <w:ins w:id="15258" w:author="PR Preview" w:date="2026-01-01T00:00:00Z">
        <w:r>
          <w:t xml:space="preserve">$\mathord{\smash[b]{\underset{\raise.3ex\hbox{$\scriptstyle\sim$}}{0}}\vphantom{0}}\in \mathcal{S}^\perp$</w:t>
        </w:r>
      </w:ins>
      <w:ins w:id="15259" w:author="PR Preview" w:date="2026-01-01T00:00:00Z">
        <w:r>
          <w:t xml:space="preserve"> </w:t>
        </w:r>
      </w:ins>
      <w:ins w:id="15260" w:author="PR Preview" w:date="2026-01-01T00:00:00Z">
        <w:r>
          <w:t xml:space="preserve">(</w:t>
        </w:r>
      </w:ins>
      <w:hyperlink w:anchor="thm-orthogonal-complement-subspace">
        <w:ins w:id="15261" w:author="PR Preview" w:date="2026-01-01T00:00:00Z">
          <w:r>
            <w:rPr>
              <w:rStyle w:val="Hyperlink"/>
            </w:rPr>
            <w:t xml:space="preserve">Theorem 52</w:t>
          </w:r>
        </w:ins>
      </w:hyperlink>
      <w:ins w:id="15262" w:author="PR Preview" w:date="2026-01-01T00:00:00Z">
        <w:r>
          <w:t xml:space="preserve">,</w:t>
        </w:r>
      </w:ins>
      <w:ins w:id="15263" w:author="PR Preview" w:date="2026-01-01T00:00:00Z">
        <w:r>
          <w:t xml:space="preserve"> </w:t>
        </w:r>
      </w:ins>
      <w:hyperlink w:anchor="thm-subspace-zero">
        <w:ins w:id="15264" w:author="PR Preview" w:date="2026-01-01T00:00:00Z">
          <w:r>
            <w:rPr>
              <w:rStyle w:val="Hyperlink"/>
            </w:rPr>
            <w:t xml:space="preserve">Theorem 21</w:t>
          </w:r>
        </w:ins>
      </w:hyperlink>
      <w:ins w:id="15265" w:author="PR Preview" w:date="2026-01-01T00:00:00Z">
        <w:r>
          <w:t xml:space="preserve">);</w:t>
        </w:r>
      </w:ins>
      <w:ins w:id="15266" w:author="PR Preview" w:date="2026-01-01T00:00:00Z">
        <w:r>
          <w:t xml:space="preserve"> </w:t>
        </w:r>
      </w:ins>
      <w:ins w:id="15267" w:author="PR Preview" w:date="2026-01-01T00:00:00Z">
        <w:r>
          <w:t xml:space="preserve">a vector of</w:t>
        </w:r>
      </w:ins>
      <w:ins w:id="15268" w:author="PR Preview" w:date="2026-01-01T00:00:00Z">
        <w:r>
          <w:t xml:space="preserve"> </w:t>
        </w:r>
      </w:ins>
      <m:oMath>
        <m:sSup>
          <m:e>
            <m:r>
              <m:rPr>
                <m:scr m:val="script"/>
                <m:sty m:val="p"/>
              </m:rPr>
              <m:t>S</m:t>
            </m:r>
          </m:e>
          <m:sup>
            <m:r>
              <m:rPr>
                <m:sty m:val="p"/>
              </m:rPr>
              <m:t>⟂</m:t>
            </m:r>
          </m:sup>
        </m:sSup>
      </m:oMath>
      <w:ins w:id="15269" w:author="PR Preview" w:date="2026-01-01T00:00:00Z">
        <w:r>
          <w:t xml:space="preserve">, such as</w:t>
        </w:r>
      </w:ins>
      <w:ins w:id="15270"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15271" w:author="PR Preview" w:date="2026-01-01T00:00:00Z">
        <w:r>
          <w:t xml:space="preserve">,</w:t>
        </w:r>
      </w:ins>
      <w:ins w:id="15272" w:author="PR Preview" w:date="2026-01-01T00:00:00Z">
        <w:r>
          <w:t xml:space="preserve"> </w:t>
        </w:r>
      </w:ins>
      <w:ins w:id="15273" w:author="PR Preview" w:date="2026-01-01T00:00:00Z">
        <w:r>
          <w:t xml:space="preserve">projects to</w:t>
        </w:r>
      </w:ins>
      <w:ins w:id="15274" w:author="PR Preview" w:date="2026-01-01T00:00:00Z">
        <w:r>
          <w:t xml:space="preserve"> </w:t>
        </w:r>
      </w:ins>
      <w:ins w:id="15275" w:author="PR Preview" w:date="2026-01-01T00:00:00Z">
        <w:r>
          <w:t xml:space="preserve">$\mathord{\smash[b]{\underset{\raise.3ex\hbox{$\scriptstyle\sim$}}{0}}\vphantom{0}}$</w:t>
        </w:r>
      </w:ins>
      <w:ins w:id="15276" w:author="PR Preview" w:date="2026-01-01T00:00:00Z">
        <w:r>
          <w:t xml:space="preserve">, since</w:t>
        </w:r>
      </w:ins>
      <w:ins w:id="15277" w:author="PR Preview" w:date="2026-01-01T00:00:00Z">
        <w:r>
          <w:t xml:space="preserve"> </w:t>
        </w:r>
      </w:ins>
      <w:ins w:id="15278" w:author="PR Preview" w:date="2026-01-01T00:00:00Z">
        <w:r>
          <w:t xml:space="preserve">$(1, -1, 2) = \mathord{\smash[b]{\underset{\raise.3ex\hbox{$\scriptstyle\sim$}}{0}}\vphantom{0}}+ (1, -1, 2)$</w:t>
        </w:r>
      </w:ins>
      <w:ins w:id="15279" w:author="PR Preview" w:date="2026-01-01T00:00:00Z">
        <w:r>
          <w:t xml:space="preserve"> </w:t>
        </w:r>
      </w:ins>
      <w:ins w:id="15280" w:author="PR Preview" w:date="2026-01-01T00:00:00Z">
        <w:r>
          <w:t xml:space="preserve">and</w:t>
        </w:r>
      </w:ins>
      <w:ins w:id="15281" w:author="PR Preview" w:date="2026-01-01T00:00:00Z">
        <w:r>
          <w:t xml:space="preserve"> </w:t>
        </w:r>
      </w:ins>
      <w:ins w:id="15282" w:author="PR Preview" w:date="2026-01-01T00:00:00Z">
        <w:r>
          <w:t xml:space="preserve">$\mathord{\smash[b]{\underset{\raise.3ex\hbox{$\scriptstyle\sim$}}{0}}\vphantom{0}}\in \mathcal{S}$</w:t>
        </w:r>
      </w:ins>
      <w:ins w:id="15283" w:author="PR Preview" w:date="2026-01-01T00:00:00Z">
        <w:r>
          <w:t xml:space="preserve"> </w:t>
        </w:r>
      </w:ins>
      <w:ins w:id="15284" w:author="PR Preview" w:date="2026-01-01T00:00:00Z">
        <w:r>
          <w:t xml:space="preserve">(</w:t>
        </w:r>
      </w:ins>
      <w:hyperlink w:anchor="thm-subspace-zero">
        <w:ins w:id="15285" w:author="PR Preview" w:date="2026-01-01T00:00:00Z">
          <w:r>
            <w:rPr>
              <w:rStyle w:val="Hyperlink"/>
            </w:rPr>
            <w:t xml:space="preserve">Theorem 21</w:t>
          </w:r>
        </w:ins>
      </w:hyperlink>
      <w:ins w:id="15286" w:author="PR Preview" w:date="2026-01-01T00:00:00Z">
        <w:r>
          <w:t xml:space="preserve">).</w:t>
        </w:r>
      </w:ins>
    </w:p>
    <w:bookmarkEnd w:id="558"/>
    <w:bookmarkStart w:id="559" w:name="exm-not-orthogonal-projection"/>
    <w:p>
      <w:pPr>
        <w:pStyle w:val="BodyText"/>
      </w:pPr>
      <w:ins w:id="15287" w:author="PR Preview" w:date="2026-01-01T00:00:00Z">
        <w:r>
          <w:rPr>
            <w:b/>
            <w:bCs/>
          </w:rPr>
          <w:t xml:space="preserve">Example 168 (A split that is not the orthogonal one)</w:t>
        </w:r>
      </w:ins>
      <w:ins w:id="15288"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15289" w:author="PR Preview" w:date="2026-01-01T00:00:00Z">
        <w:r>
          <w:t xml:space="preserve"> </w:t>
        </w:r>
      </w:ins>
      <w:ins w:id="15290" w:author="PR Preview" w:date="2026-01-01T00:00:00Z">
        <w:r>
          <w:t xml:space="preserve">also writes</w:t>
        </w:r>
      </w:ins>
      <w:ins w:id="15291" w:author="PR Preview" w:date="2026-01-01T00:00:00Z">
        <w:r>
          <w:t xml:space="preserve"> </w:t>
        </w:r>
      </w:ins>
      <m:oMath>
        <m:r>
          <m:rPr>
            <m:sty m:val="p"/>
          </m:rPr>
          <m:t>(</m:t>
        </m:r>
        <m:r>
          <m:t>3</m:t>
        </m:r>
        <m:r>
          <m:rPr>
            <m:sty m:val="p"/>
          </m:rPr>
          <m:t>,</m:t>
        </m:r>
        <m:r>
          <m:t>1</m:t>
        </m:r>
        <m:r>
          <m:rPr>
            <m:sty m:val="p"/>
          </m:rPr>
          <m:t>,</m:t>
        </m:r>
        <m:r>
          <m:t>2</m:t>
        </m:r>
        <m:r>
          <m:rPr>
            <m:sty m:val="p"/>
          </m:rPr>
          <m:t>)</m:t>
        </m:r>
      </m:oMath>
      <w:ins w:id="15292" w:author="PR Preview" w:date="2026-01-01T00:00:00Z">
        <w:r>
          <w:t xml:space="preserve"> </w:t>
        </w:r>
      </w:ins>
      <w:ins w:id="15293" w:author="PR Preview" w:date="2026-01-01T00:00:00Z">
        <w:r>
          <w:t xml:space="preserve">as a vector of</w:t>
        </w:r>
      </w:ins>
      <w:ins w:id="1529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295" w:author="PR Preview" w:date="2026-01-01T00:00:00Z">
        <w:r>
          <w:t xml:space="preserve"> </w:t>
        </w:r>
      </w:ins>
      <w:ins w:id="15296" w:author="PR Preview" w:date="2026-01-01T00:00:00Z">
        <w:r>
          <w:t xml:space="preserve">plus a remainder,</w:t>
        </w:r>
      </w:ins>
      <w:ins w:id="15297" w:author="PR Preview" w:date="2026-01-01T00:00:00Z">
        <w:r>
          <w:t xml:space="preserve"> </w:t>
        </w:r>
      </w:ins>
      <w:ins w:id="15298" w:author="PR Preview" w:date="2026-01-01T00:00:00Z">
        <w:r>
          <w:t xml:space="preserve">but</w:t>
        </w:r>
      </w:ins>
      <w:ins w:id="15299"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15300" w:author="PR Preview" w:date="2026-01-01T00:00:00Z">
        <w:r>
          <w:t xml:space="preserve">,</w:t>
        </w:r>
      </w:ins>
      <w:ins w:id="15301" w:author="PR Preview" w:date="2026-01-01T00:00:00Z">
        <w:r>
          <w:t xml:space="preserve"> </w:t>
        </w:r>
      </w:ins>
      <w:ins w:id="15302" w:author="PR Preview" w:date="2026-01-01T00:00:00Z">
        <w:r>
          <w:t xml:space="preserve">so the remainder is not in</w:t>
        </w:r>
      </w:ins>
      <w:ins w:id="15303" w:author="PR Preview" w:date="2026-01-01T00:00:00Z">
        <w:r>
          <w:t xml:space="preserve"> </w:t>
        </w:r>
      </w:ins>
      <m:oMath>
        <m:sSup>
          <m:e>
            <m:r>
              <m:rPr>
                <m:scr m:val="script"/>
                <m:sty m:val="p"/>
              </m:rPr>
              <m:t>S</m:t>
            </m:r>
          </m:e>
          <m:sup>
            <m:r>
              <m:rPr>
                <m:sty m:val="p"/>
              </m:rPr>
              <m:t>⟂</m:t>
            </m:r>
          </m:sup>
        </m:sSup>
      </m:oMath>
      <w:ins w:id="15304" w:author="PR Preview" w:date="2026-01-01T00:00:00Z">
        <w:r>
          <w:t xml:space="preserve">,</w:t>
        </w:r>
      </w:ins>
      <w:ins w:id="15305" w:author="PR Preview" w:date="2026-01-01T00:00:00Z">
        <w:r>
          <w:t xml:space="preserve"> </w:t>
        </w:r>
      </w:ins>
      <w:ins w:id="15306" w:author="PR Preview" w:date="2026-01-01T00:00:00Z">
        <w:r>
          <w:t xml:space="preserve">and</w:t>
        </w:r>
      </w:ins>
      <w:ins w:id="15307" w:author="PR Preview" w:date="2026-01-01T00:00:00Z">
        <w:r>
          <w:t xml:space="preserve"> </w:t>
        </w:r>
      </w:ins>
      <m:oMath>
        <m:r>
          <m:rPr>
            <m:sty m:val="p"/>
          </m:rPr>
          <m:t>(</m:t>
        </m:r>
        <m:r>
          <m:t>3</m:t>
        </m:r>
        <m:r>
          <m:rPr>
            <m:sty m:val="p"/>
          </m:rPr>
          <m:t>,</m:t>
        </m:r>
        <m:r>
          <m:t>3</m:t>
        </m:r>
        <m:r>
          <m:rPr>
            <m:sty m:val="p"/>
          </m:rPr>
          <m:t>,</m:t>
        </m:r>
        <m:r>
          <m:t>0</m:t>
        </m:r>
        <m:r>
          <m:rPr>
            <m:sty m:val="p"/>
          </m:rPr>
          <m:t>)</m:t>
        </m:r>
      </m:oMath>
      <w:ins w:id="15308" w:author="PR Preview" w:date="2026-01-01T00:00:00Z">
        <w:r>
          <w:t xml:space="preserve"> </w:t>
        </w:r>
      </w:ins>
      <w:ins w:id="15309" w:author="PR Preview" w:date="2026-01-01T00:00:00Z">
        <w:r>
          <w:t xml:space="preserve">is not the orthogonal projection of</w:t>
        </w:r>
      </w:ins>
      <w:ins w:id="15310" w:author="PR Preview" w:date="2026-01-01T00:00:00Z">
        <w:r>
          <w:t xml:space="preserve"> </w:t>
        </w:r>
      </w:ins>
      <m:oMath>
        <m:r>
          <m:rPr>
            <m:sty m:val="p"/>
          </m:rPr>
          <m:t>(</m:t>
        </m:r>
        <m:r>
          <m:t>3</m:t>
        </m:r>
        <m:r>
          <m:rPr>
            <m:sty m:val="p"/>
          </m:rPr>
          <m:t>,</m:t>
        </m:r>
        <m:r>
          <m:t>1</m:t>
        </m:r>
        <m:r>
          <m:rPr>
            <m:sty m:val="p"/>
          </m:rPr>
          <m:t>,</m:t>
        </m:r>
        <m:r>
          <m:t>2</m:t>
        </m:r>
        <m:r>
          <m:rPr>
            <m:sty m:val="p"/>
          </m:rPr>
          <m:t>)</m:t>
        </m:r>
      </m:oMath>
      <w:ins w:id="15311" w:author="PR Preview" w:date="2026-01-01T00:00:00Z">
        <w:r>
          <w:t xml:space="preserve"> </w:t>
        </w:r>
      </w:ins>
      <w:ins w:id="15312" w:author="PR Preview" w:date="2026-01-01T00:00:00Z">
        <w:r>
          <w:t xml:space="preserve">onto</w:t>
        </w:r>
      </w:ins>
      <w:ins w:id="15313" w:author="PR Preview" w:date="2026-01-01T00:00:00Z">
        <w:r>
          <w:t xml:space="preserve"> </w:t>
        </w:r>
      </w:ins>
      <m:oMath>
        <m:r>
          <m:rPr>
            <m:scr m:val="script"/>
            <m:sty m:val="p"/>
          </m:rPr>
          <m:t>S</m:t>
        </m:r>
      </m:oMath>
      <w:ins w:id="15314" w:author="PR Preview" w:date="2026-01-01T00:00:00Z">
        <w:r>
          <w:t xml:space="preserve">.</w:t>
        </w:r>
      </w:ins>
    </w:p>
    <w:bookmarkEnd w:id="559"/>
    <w:bookmarkStart w:id="560" w:name="thm-closest-point"/>
    <w:p>
      <w:pPr>
        <w:pStyle w:val="BodyText"/>
      </w:pPr>
      <w:ins w:id="15315" w:author="PR Preview" w:date="2026-01-01T00:00:00Z">
        <w:r>
          <w:rPr>
            <w:b/>
            <w:bCs/>
          </w:rPr>
          <w:t xml:space="preserve">Theorem 91 (The orthogonal projection is the closest point)</w:t>
        </w:r>
      </w:ins>
      <w:ins w:id="15316" w:author="PR Preview" w:date="2026-01-01T00:00:00Z">
        <w:r>
          <w:t xml:space="preserve"> </w:t>
        </w:r>
      </w:ins>
      <w:ins w:id="15317" w:author="PR Preview" w:date="2026-01-01T00:00:00Z">
        <w:r>
          <w:t xml:space="preserve">Let</w:t>
        </w:r>
      </w:ins>
      <w:ins w:id="15318" w:author="PR Preview" w:date="2026-01-01T00:00:00Z">
        <w:r>
          <w:t xml:space="preserve"> </w:t>
        </w:r>
      </w:ins>
      <m:oMath>
        <m:r>
          <m:rPr>
            <m:scr m:val="script"/>
            <m:sty m:val="p"/>
          </m:rPr>
          <m:t>S</m:t>
        </m:r>
      </m:oMath>
      <w:ins w:id="15319" w:author="PR Preview" w:date="2026-01-01T00:00:00Z">
        <w:r>
          <w:t xml:space="preserve"> </w:t>
        </w:r>
      </w:ins>
      <w:ins w:id="15320" w:author="PR Preview" w:date="2026-01-01T00:00:00Z">
        <w:r>
          <w:t xml:space="preserve">be a subspace of</w:t>
        </w:r>
      </w:ins>
      <w:ins w:id="15321" w:author="PR Preview" w:date="2026-01-01T00:00:00Z">
        <w:r>
          <w:t xml:space="preserve"> </w:t>
        </w:r>
      </w:ins>
      <m:oMath>
        <m:sSup>
          <m:e>
            <m:r>
              <m:rPr>
                <m:scr m:val="double-struck"/>
                <m:sty m:val="p"/>
              </m:rPr>
              <m:t>R</m:t>
            </m:r>
          </m:e>
          <m:sup>
            <m:r>
              <m:t>p</m:t>
            </m:r>
          </m:sup>
        </m:sSup>
      </m:oMath>
      <w:ins w:id="15322" w:author="PR Preview" w:date="2026-01-01T00:00:00Z">
        <w:r>
          <w:t xml:space="preserve">, let</w:t>
        </w:r>
      </w:ins>
      <w:ins w:id="15323" w:author="PR Preview" w:date="2026-01-01T00:00:00Z">
        <w:r>
          <w:t xml:space="preserve"> </w:t>
        </w:r>
      </w:ins>
      <w:ins w:id="15324" w:author="PR Preview" w:date="2026-01-01T00:00:00Z">
        <w:r>
          <w:t xml:space="preserve">$\mathord{\smash[b]{\underset{\raise.3ex\hbox{$\scriptstyle\sim$}}{y}}\vphantom{y}} \in \mathbb{R}^p$</w:t>
        </w:r>
      </w:ins>
      <w:ins w:id="15325" w:author="PR Preview" w:date="2026-01-01T00:00:00Z">
        <w:r>
          <w:t xml:space="preserve">,</w:t>
        </w:r>
      </w:ins>
      <w:ins w:id="15326" w:author="PR Preview" w:date="2026-01-01T00:00:00Z">
        <w:r>
          <w:t xml:space="preserve"> </w:t>
        </w:r>
      </w:ins>
      <w:ins w:id="15327" w:author="PR Preview" w:date="2026-01-01T00:00:00Z">
        <w:r>
          <w:t xml:space="preserve">and let</w:t>
        </w:r>
      </w:ins>
      <w:ins w:id="15328" w:author="PR Preview" w:date="2026-01-01T00:00:00Z">
        <w:r>
          <w:t xml:space="preserve"> </w:t>
        </w:r>
      </w:ins>
      <w:ins w:id="15329" w:author="PR Preview" w:date="2026-01-01T00:00:00Z">
        <w:r>
          <w:t xml:space="preserve">$\mathord{\smash[b]{\underset{\raise.3ex\hbox{$\scriptstyle\sim$}}{u}}\vphantom{u}}$</w:t>
        </w:r>
      </w:ins>
      <w:ins w:id="15330" w:author="PR Preview" w:date="2026-01-01T00:00:00Z">
        <w:r>
          <w:t xml:space="preserve"> </w:t>
        </w:r>
      </w:ins>
      <w:ins w:id="15331" w:author="PR Preview" w:date="2026-01-01T00:00:00Z">
        <w:r>
          <w:t xml:space="preserve">be the orthogonal projection of</w:t>
        </w:r>
      </w:ins>
      <w:ins w:id="15332" w:author="PR Preview" w:date="2026-01-01T00:00:00Z">
        <w:r>
          <w:t xml:space="preserve"> </w:t>
        </w:r>
      </w:ins>
      <w:ins w:id="15333" w:author="PR Preview" w:date="2026-01-01T00:00:00Z">
        <w:r>
          <w:t xml:space="preserve">$\mathord{\smash[b]{\underset{\raise.3ex\hbox{$\scriptstyle\sim$}}{y}}\vphantom{y}}$</w:t>
        </w:r>
      </w:ins>
      <w:ins w:id="15334" w:author="PR Preview" w:date="2026-01-01T00:00:00Z">
        <w:r>
          <w:t xml:space="preserve"> </w:t>
        </w:r>
      </w:ins>
      <w:ins w:id="15335" w:author="PR Preview" w:date="2026-01-01T00:00:00Z">
        <w:r>
          <w:t xml:space="preserve">onto</w:t>
        </w:r>
      </w:ins>
      <w:ins w:id="15336" w:author="PR Preview" w:date="2026-01-01T00:00:00Z">
        <w:r>
          <w:t xml:space="preserve"> </w:t>
        </w:r>
      </w:ins>
      <m:oMath>
        <m:r>
          <m:rPr>
            <m:scr m:val="script"/>
            <m:sty m:val="p"/>
          </m:rPr>
          <m:t>S</m:t>
        </m:r>
      </m:oMath>
      <w:ins w:id="15337" w:author="PR Preview" w:date="2026-01-01T00:00:00Z">
        <w:r>
          <w:t xml:space="preserve"> </w:t>
        </w:r>
      </w:ins>
      <w:ins w:id="15338" w:author="PR Preview" w:date="2026-01-01T00:00:00Z">
        <w:r>
          <w:t xml:space="preserve">(</w:t>
        </w:r>
      </w:ins>
      <w:hyperlink w:anchor="def-orthogonal-projection">
        <w:ins w:id="15339" w:author="PR Preview" w:date="2026-01-01T00:00:00Z">
          <w:r>
            <w:rPr>
              <w:rStyle w:val="Hyperlink"/>
            </w:rPr>
            <w:t xml:space="preserve">Definition 108</w:t>
          </w:r>
        </w:ins>
      </w:hyperlink>
      <w:ins w:id="15340" w:author="PR Preview" w:date="2026-01-01T00:00:00Z">
        <w:r>
          <w:t xml:space="preserve">).</w:t>
        </w:r>
      </w:ins>
      <w:ins w:id="15341" w:author="PR Preview" w:date="2026-01-01T00:00:00Z">
        <w:r>
          <w:t xml:space="preserve"> </w:t>
        </w:r>
      </w:ins>
      <w:ins w:id="15342" w:author="PR Preview" w:date="2026-01-01T00:00:00Z">
        <w:r>
          <w:t xml:space="preserve">Then for every</w:t>
        </w:r>
      </w:ins>
      <w:ins w:id="15343" w:author="PR Preview" w:date="2026-01-01T00:00:00Z">
        <w:r>
          <w:t xml:space="preserve"> </w:t>
        </w:r>
      </w:ins>
      <w:ins w:id="15344" w:author="PR Preview" w:date="2026-01-01T00:00:00Z">
        <w:r>
          <w:t xml:space="preserve">$\mathord{\smash[b]{\underset{\raise.3ex\hbox{$\scriptstyle\sim$}}{w}}\vphantom{w}} \in \mathcal{S}$</w:t>
        </w:r>
      </w:ins>
      <w:ins w:id="15345" w:author="PR Preview" w:date="2026-01-01T00:00:00Z">
        <w:r>
          <w:t xml:space="preserve">,</w:t>
        </w:r>
      </w:ins>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0"/>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del w:id="15346" w:author="PR Preview" w:date="2026-01-01T00:00:00Z">
        <w:r>
          <w:delTex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delText>
        </w:r>
      </w:del>
    </w:p>
    <w:p>
      <w:pPr>
        <w:pStyle w:val="FirstParagraph"/>
      </w:pPr>
      <w:del w:id="15347" w:author="PR Preview" w:date="2026-01-01T00:00:00Z">
        <w:r>
          <w:delText xml:space="preserve">with equality exactly when</w:delText>
        </w:r>
      </w:del>
      <w:del w:id="15348" w:author="PR Preview" w:date="2026-01-01T00:00:00Z">
        <w:r>
          <w:delText xml:space="preserve"> </w:delText>
        </w:r>
      </w:del>
      <w:del w:id="15349" w:author="PR Preview" w:date="2026-01-01T00:00:00Z">
        <w:r>
          <w:delText xml:space="preserve">$\mathopen{}\left\lVert\mathord{\smash[b]{\underset{\raise.3ex\hbox{$\scriptstyle\sim$}}{u}}\vphantom{u}} - \mathord{\smash[b]{\underset{\raise.3ex\hbox{$\scriptstyle\sim$}}{w}}\vphantom{w}}\right\rVert\mathclose{} = 0$</w:delText>
        </w:r>
      </w:del>
      <w:del w:id="15350" w:author="PR Preview" w:date="2026-01-01T00:00:00Z">
        <w:r>
          <w:delText xml:space="preserve">,</w:delText>
        </w:r>
      </w:del>
      <w:del w:id="15351" w:author="PR Preview" w:date="2026-01-01T00:00:00Z">
        <w:r>
          <w:delText xml:space="preserve"> </w:delText>
        </w:r>
      </w:del>
      <w:del w:id="15352" w:author="PR Preview" w:date="2026-01-01T00:00:00Z">
        <w:r>
          <w:delText xml:space="preserve">that is, when</w:delText>
        </w:r>
      </w:del>
      <w:del w:id="15353" w:author="PR Preview" w:date="2026-01-01T00:00:00Z">
        <w:r>
          <w:delText xml:space="preserve"> </w:delText>
        </w:r>
      </w:del>
      <w:del w:id="15354" w:author="PR Preview" w:date="2026-01-01T00:00:00Z">
        <w:r>
          <w:delText xml:space="preserve">$\mathord{\smash[b]{\underset{\raise.3ex\hbox{$\scriptstyle\sim$}}{w}}\vphantom{w}} = \mathord{\smash[b]{\underset{\raise.3ex\hbox{$\scriptstyle\sim$}}{u}}\vphantom{u}}$</w:delText>
        </w:r>
      </w:del>
      <w:del w:id="15355" w:author="PR Preview" w:date="2026-01-01T00:00:00Z">
        <w:r>
          <w:delText xml:space="preserve"> </w:delText>
        </w:r>
      </w:del>
      <w:del w:id="15356" w:author="PR Preview" w:date="2026-01-01T00:00:00Z">
        <w:r>
          <w:delText xml:space="preserve">(</w:delText>
        </w:r>
      </w:del>
      <w:hyperlink w:anchor="thm-norm-properties">
        <w:del w:id="15357" w:author="PR Preview" w:date="2026-01-01T00:00:00Z">
          <w:r>
            <w:rPr>
              <w:rStyle w:val="Hyperlink"/>
            </w:rPr>
            <w:delText xml:space="preserve">Theorem 56</w:delText>
          </w:r>
        </w:del>
      </w:hyperlink>
      <w:del w:id="15358" w:author="PR Preview" w:date="2026-01-01T00:00:00Z">
        <w:r>
          <w:delText xml:space="preserve">, part 1).</w:delText>
        </w:r>
      </w:del>
      <w:del w:id="15359" w:author="PR Preview" w:date="2026-01-01T00:00:00Z">
        <w:r>
          <w:delText xml:space="preserve"> </w:delText>
        </w:r>
      </w:del>
      <w:del w:id="15360" w:author="PR Preview" w:date="2026-01-01T00:00:00Z">
        <w:r>
          <w:delText xml:space="preserve">Taking nonnegative square roots preserves the inequality.</w:delText>
        </w:r>
      </w:del>
    </w:p>
    <w:p>
      <w:pPr>
        <w:pStyle w:val="BodyText"/>
      </w:pPr>
      <w:del w:id="15361" w:author="PR Preview" w:date="2026-01-01T00:00:00Z">
        <w:r>
          <w:rPr>
            <w:b/>
            <w:bCs/>
          </w:rPr>
          <w:delText xml:space="preserve">Example 167 (No point of the line is closer)</w:delText>
        </w:r>
      </w:del>
      <w:del w:id="15362" w:author="PR Preview" w:date="2026-01-01T00:00:00Z">
        <w:r>
          <w:delText xml:space="preserve"> </w:delText>
        </w:r>
      </w:del>
      <w:del w:id="15363" w:author="PR Preview" w:date="2026-01-01T00:00:00Z">
        <w:r>
          <w:delText xml:space="preserve">In</w:delText>
        </w:r>
      </w:del>
      <w:del w:id="15364" w:author="PR Preview" w:date="2026-01-01T00:00:00Z">
        <w:r>
          <w:delText xml:space="preserve"> </w:delText>
        </w:r>
      </w:del>
      <w:hyperlink w:anchor="exm-orthogonal-projection">
        <w:del w:id="15365" w:author="PR Preview" w:date="2026-01-01T00:00:00Z">
          <w:r>
            <w:rPr>
              <w:rStyle w:val="Hyperlink"/>
            </w:rPr>
            <w:delText xml:space="preserve">Example 165</w:delText>
          </w:r>
        </w:del>
      </w:hyperlink>
      <w:del w:id="15366" w:author="PR Preview" w:date="2026-01-01T00:00:00Z">
        <w:r>
          <w:delText xml:space="preserve">,</w:delText>
        </w:r>
      </w:del>
      <w:del w:id="15367" w:author="PR Preview" w:date="2026-01-01T00:00:00Z">
        <w:r>
          <w:delText xml:space="preserve"> </w:delText>
        </w:r>
      </w:del>
      <w:del w:id="15368" w:author="PR Preview" w:date="2026-01-01T00:00:00Z">
        <w:r>
          <w:delText xml:space="preserve">$\mathord{\smash[b]{\underset{\raise.3ex\hbox{$\scriptstyle\sim$}}{y}}\vphantom{y}} = (3, 1, 2)$</w:delText>
        </w:r>
      </w:del>
      <w:del w:id="15369" w:author="PR Preview" w:date="2026-01-01T00:00:00Z">
        <w:r>
          <w:delText xml:space="preserve"> </w:delText>
        </w:r>
      </w:del>
      <w:del w:id="15370" w:author="PR Preview" w:date="2026-01-01T00:00:00Z">
        <w:r>
          <w:delText xml:space="preserve">has projection</w:delText>
        </w:r>
      </w:del>
      <w:del w:id="15371" w:author="PR Preview" w:date="2026-01-01T00:00:00Z">
        <w:r>
          <w:delText xml:space="preserve"> </w:delText>
        </w:r>
      </w:del>
      <w:del w:id="15372" w:author="PR Preview" w:date="2026-01-01T00:00:00Z">
        <w:r>
          <w:delText xml:space="preserve">$\mathord{\smash[b]{\underset{\raise.3ex\hbox{$\scriptstyle\sim$}}{u}}\vphantom{u}} = (2, 2, 0)$</w:delText>
        </w:r>
      </w:del>
      <w:del w:id="15373" w:author="PR Preview" w:date="2026-01-01T00:00:00Z">
        <w:r>
          <w:delText xml:space="preserve"> </w:delText>
        </w:r>
      </w:del>
      <w:del w:id="15374" w:author="PR Preview" w:date="2026-01-01T00:00:00Z">
        <w:r>
          <w:delText xml:space="preserve">onto</w:delText>
        </w:r>
      </w:del>
      <w:del w:id="1537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376" w:author="PR Preview" w:date="2026-01-01T00:00:00Z">
        <w:r>
          <w:delText xml:space="preserve">,</w:delText>
        </w:r>
      </w:del>
      <w:del w:id="15377" w:author="PR Preview" w:date="2026-01-01T00:00:00Z">
        <w:r>
          <w:delText xml:space="preserve"> </w:delText>
        </w:r>
      </w:del>
      <w:del w:id="15378" w:author="PR Preview" w:date="2026-01-01T00:00:00Z">
        <w:r>
          <w:delText xml:space="preserve">at distance</w:delText>
        </w:r>
      </w:del>
      <w:del w:id="15379"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15380" w:author="PR Preview" w:date="2026-01-01T00:00:00Z">
        <w:r>
          <w:delText xml:space="preserve">.</w:delText>
        </w:r>
      </w:del>
      <w:del w:id="15381" w:author="PR Preview" w:date="2026-01-01T00:00:00Z">
        <w:r>
          <w:delText xml:space="preserve"> </w:delText>
        </w:r>
      </w:del>
      <w:del w:id="15382" w:author="PR Preview" w:date="2026-01-01T00:00:00Z">
        <w:r>
          <w:delText xml:space="preserve">Another point of</w:delText>
        </w:r>
      </w:del>
      <w:del w:id="15383" w:author="PR Preview" w:date="2026-01-01T00:00:00Z">
        <w:r>
          <w:delText xml:space="preserve"> </w:delText>
        </w:r>
      </w:del>
      <m:oMath>
        <m:r>
          <m:rPr>
            <m:scr m:val="script"/>
            <m:sty m:val="p"/>
          </m:rPr>
          <m:t>S</m:t>
        </m:r>
      </m:oMath>
      <w:del w:id="15384" w:author="PR Preview" w:date="2026-01-01T00:00:00Z">
        <w:r>
          <w:delText xml:space="preserve">, such as</w:delText>
        </w:r>
      </w:del>
      <w:del w:id="15385" w:author="PR Preview" w:date="2026-01-01T00:00:00Z">
        <w:r>
          <w:delText xml:space="preserve"> </w:delText>
        </w:r>
      </w:del>
      <w:del w:id="15386" w:author="PR Preview" w:date="2026-01-01T00:00:00Z">
        <w:r>
          <w:delText xml:space="preserve">$\mathord{\smash[b]{\underset{\raise.3ex\hbox{$\scriptstyle\sim$}}{w}}\vphantom{w}} = (3, 3, 0)$</w:delText>
        </w:r>
      </w:del>
      <w:del w:id="15387" w:author="PR Preview" w:date="2026-01-01T00:00:00Z">
        <w:r>
          <w:delText xml:space="preserve">,</w:delText>
        </w:r>
      </w:del>
      <w:del w:id="15388" w:author="PR Preview" w:date="2026-01-01T00:00:00Z">
        <w:r>
          <w:delText xml:space="preserve"> </w:delText>
        </w:r>
      </w:del>
      <w:del w:id="15389" w:author="PR Preview" w:date="2026-01-01T00:00:00Z">
        <w:r>
          <w:delText xml:space="preserve">is farther:</w:delText>
        </w:r>
      </w:del>
    </w:p>
    <w:p>
      <w:pPr>
        <w:pStyle w:val="BodyText"/>
      </w:pPr>
      <w:ins w:id="15390"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}\text{Theorem~58}\text{)}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}\text{Theorem~57}\text{)}
    \end{aligned}
    $$</w:t>
        </w:r>
      </w:ins>
    </w:p>
    <w:p>
      <w:pPr>
        <w:pStyle w:val="FirstParagraph"/>
      </w:pPr>
      <w:ins w:id="15391" w:author="PR Preview" w:date="2026-01-01T00:00:00Z">
        <w:r>
          <w:t xml:space="preserve">with equality exactly when</w:t>
        </w:r>
      </w:ins>
      <w:ins w:id="15392" w:author="PR Preview" w:date="2026-01-01T00:00:00Z">
        <w:r>
          <w:t xml:space="preserve"> </w:t>
        </w:r>
      </w:ins>
      <w:ins w:id="15393" w:author="PR Preview" w:date="2026-01-01T00:00:00Z">
        <w:r>
          <w:t xml:space="preserve">$\mathopen{}\left\lVert\mathord{\smash[b]{\underset{\raise.3ex\hbox{$\scriptstyle\sim$}}{u}}\vphantom{u}} - \mathord{\smash[b]{\underset{\raise.3ex\hbox{$\scriptstyle\sim$}}{w}}\vphantom{w}}\right\rVert\mathclose{} = 0$</w:t>
        </w:r>
      </w:ins>
      <w:ins w:id="15394" w:author="PR Preview" w:date="2026-01-01T00:00:00Z">
        <w:r>
          <w:t xml:space="preserve">,</w:t>
        </w:r>
      </w:ins>
      <w:ins w:id="15395" w:author="PR Preview" w:date="2026-01-01T00:00:00Z">
        <w:r>
          <w:t xml:space="preserve"> </w:t>
        </w:r>
      </w:ins>
      <w:ins w:id="15396" w:author="PR Preview" w:date="2026-01-01T00:00:00Z">
        <w:r>
          <w:t xml:space="preserve">that is, when</w:t>
        </w:r>
      </w:ins>
      <w:ins w:id="15397" w:author="PR Preview" w:date="2026-01-01T00:00:00Z">
        <w:r>
          <w:t xml:space="preserve"> </w:t>
        </w:r>
      </w:ins>
      <w:ins w:id="15398" w:author="PR Preview" w:date="2026-01-01T00:00:00Z">
        <w:r>
          <w:t xml:space="preserve">$\mathord{\smash[b]{\underset{\raise.3ex\hbox{$\scriptstyle\sim$}}{w}}\vphantom{w}} = \mathord{\smash[b]{\underset{\raise.3ex\hbox{$\scriptstyle\sim$}}{u}}\vphantom{u}}$</w:t>
        </w:r>
      </w:ins>
      <w:ins w:id="15399" w:author="PR Preview" w:date="2026-01-01T00:00:00Z">
        <w:r>
          <w:t xml:space="preserve"> </w:t>
        </w:r>
      </w:ins>
      <w:ins w:id="15400" w:author="PR Preview" w:date="2026-01-01T00:00:00Z">
        <w:r>
          <w:t xml:space="preserve">(</w:t>
        </w:r>
      </w:ins>
      <w:hyperlink w:anchor="thm-norm-properties">
        <w:ins w:id="15401" w:author="PR Preview" w:date="2026-01-01T00:00:00Z">
          <w:r>
            <w:rPr>
              <w:rStyle w:val="Hyperlink"/>
            </w:rPr>
            <w:t xml:space="preserve">Theorem 57</w:t>
          </w:r>
        </w:ins>
      </w:hyperlink>
      <w:ins w:id="15402" w:author="PR Preview" w:date="2026-01-01T00:00:00Z">
        <w:r>
          <w:t xml:space="preserve">, part 1).</w:t>
        </w:r>
      </w:ins>
      <w:ins w:id="15403" w:author="PR Preview" w:date="2026-01-01T00:00:00Z">
        <w:r>
          <w:t xml:space="preserve"> </w:t>
        </w:r>
      </w:ins>
      <w:ins w:id="15404" w:author="PR Preview" w:date="2026-01-01T00:00:00Z">
        <w:r>
          <w:t xml:space="preserve">Taking nonnegative square roots preserves the inequality.</w:t>
        </w:r>
      </w:ins>
    </w:p>
    <w:bookmarkStart w:id="561" w:name="exm-closest-point"/>
    <w:p>
      <w:pPr>
        <w:pStyle w:val="BodyText"/>
      </w:pPr>
      <w:ins w:id="15405" w:author="PR Preview" w:date="2026-01-01T00:00:00Z">
        <w:r>
          <w:rPr>
            <w:b/>
            <w:bCs/>
          </w:rPr>
          <w:t xml:space="preserve">Example 169 (No point of the line is closer)</w:t>
        </w:r>
      </w:ins>
      <w:ins w:id="15406" w:author="PR Preview" w:date="2026-01-01T00:00:00Z">
        <w:r>
          <w:t xml:space="preserve"> </w:t>
        </w:r>
      </w:ins>
      <w:ins w:id="15407" w:author="PR Preview" w:date="2026-01-01T00:00:00Z">
        <w:r>
          <w:t xml:space="preserve">In</w:t>
        </w:r>
      </w:ins>
      <w:ins w:id="15408" w:author="PR Preview" w:date="2026-01-01T00:00:00Z">
        <w:r>
          <w:t xml:space="preserve"> </w:t>
        </w:r>
      </w:ins>
      <w:hyperlink w:anchor="exm-orthogonal-projection">
        <w:ins w:id="15409" w:author="PR Preview" w:date="2026-01-01T00:00:00Z">
          <w:r>
            <w:rPr>
              <w:rStyle w:val="Hyperlink"/>
            </w:rPr>
            <w:t xml:space="preserve">Example 167</w:t>
          </w:r>
        </w:ins>
      </w:hyperlink>
      <w:ins w:id="15410" w:author="PR Preview" w:date="2026-01-01T00:00:00Z">
        <w:r>
          <w:t xml:space="preserve">,</w:t>
        </w:r>
      </w:ins>
      <w:ins w:id="15411" w:author="PR Preview" w:date="2026-01-01T00:00:00Z">
        <w:r>
          <w:t xml:space="preserve"> </w:t>
        </w:r>
      </w:ins>
      <w:ins w:id="15412" w:author="PR Preview" w:date="2026-01-01T00:00:00Z">
        <w:r>
          <w:t xml:space="preserve">$\mathord{\smash[b]{\underset{\raise.3ex\hbox{$\scriptstyle\sim$}}{y}}\vphantom{y}} = (3, 1, 2)$</w:t>
        </w:r>
      </w:ins>
      <w:ins w:id="15413" w:author="PR Preview" w:date="2026-01-01T00:00:00Z">
        <w:r>
          <w:t xml:space="preserve"> </w:t>
        </w:r>
      </w:ins>
      <w:ins w:id="15414" w:author="PR Preview" w:date="2026-01-01T00:00:00Z">
        <w:r>
          <w:t xml:space="preserve">has projection</w:t>
        </w:r>
      </w:ins>
      <w:ins w:id="15415" w:author="PR Preview" w:date="2026-01-01T00:00:00Z">
        <w:r>
          <w:t xml:space="preserve"> </w:t>
        </w:r>
      </w:ins>
      <w:ins w:id="15416" w:author="PR Preview" w:date="2026-01-01T00:00:00Z">
        <w:r>
          <w:t xml:space="preserve">$\mathord{\smash[b]{\underset{\raise.3ex\hbox{$\scriptstyle\sim$}}{u}}\vphantom{u}} = (2, 2, 0)$</w:t>
        </w:r>
      </w:ins>
      <w:ins w:id="15417" w:author="PR Preview" w:date="2026-01-01T00:00:00Z">
        <w:r>
          <w:t xml:space="preserve"> </w:t>
        </w:r>
      </w:ins>
      <w:ins w:id="15418" w:author="PR Preview" w:date="2026-01-01T00:00:00Z">
        <w:r>
          <w:t xml:space="preserve">onto</w:t>
        </w:r>
      </w:ins>
      <w:ins w:id="1541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420" w:author="PR Preview" w:date="2026-01-01T00:00:00Z">
        <w:r>
          <w:t xml:space="preserve">,</w:t>
        </w:r>
      </w:ins>
      <w:ins w:id="15421" w:author="PR Preview" w:date="2026-01-01T00:00:00Z">
        <w:r>
          <w:t xml:space="preserve"> </w:t>
        </w:r>
      </w:ins>
      <w:ins w:id="15422" w:author="PR Preview" w:date="2026-01-01T00:00:00Z">
        <w:r>
          <w:t xml:space="preserve">at distance</w:t>
        </w:r>
      </w:ins>
      <w:ins w:id="15423"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15424" w:author="PR Preview" w:date="2026-01-01T00:00:00Z">
        <w:r>
          <w:t xml:space="preserve">.</w:t>
        </w:r>
      </w:ins>
      <w:ins w:id="15425" w:author="PR Preview" w:date="2026-01-01T00:00:00Z">
        <w:r>
          <w:t xml:space="preserve"> </w:t>
        </w:r>
      </w:ins>
      <w:ins w:id="15426" w:author="PR Preview" w:date="2026-01-01T00:00:00Z">
        <w:r>
          <w:t xml:space="preserve">Another point of</w:t>
        </w:r>
      </w:ins>
      <w:ins w:id="15427" w:author="PR Preview" w:date="2026-01-01T00:00:00Z">
        <w:r>
          <w:t xml:space="preserve"> </w:t>
        </w:r>
      </w:ins>
      <m:oMath>
        <m:r>
          <m:rPr>
            <m:scr m:val="script"/>
            <m:sty m:val="p"/>
          </m:rPr>
          <m:t>S</m:t>
        </m:r>
      </m:oMath>
      <w:ins w:id="15428" w:author="PR Preview" w:date="2026-01-01T00:00:00Z">
        <w:r>
          <w:t xml:space="preserve">, such as</w:t>
        </w:r>
      </w:ins>
      <w:ins w:id="15429" w:author="PR Preview" w:date="2026-01-01T00:00:00Z">
        <w:r>
          <w:t xml:space="preserve"> </w:t>
        </w:r>
      </w:ins>
      <w:ins w:id="15430" w:author="PR Preview" w:date="2026-01-01T00:00:00Z">
        <w:r>
          <w:t xml:space="preserve">$\mathord{\smash[b]{\underset{\raise.3ex\hbox{$\scriptstyle\sim$}}{w}}\vphantom{w}} = (3, 3, 0)$</w:t>
        </w:r>
      </w:ins>
      <w:ins w:id="15431" w:author="PR Preview" w:date="2026-01-01T00:00:00Z">
        <w:r>
          <w:t xml:space="preserve">,</w:t>
        </w:r>
      </w:ins>
      <w:ins w:id="15432" w:author="PR Preview" w:date="2026-01-01T00:00:00Z">
        <w:r>
          <w:t xml:space="preserve"> </w:t>
        </w:r>
      </w:ins>
      <w:ins w:id="15433" w:author="PR Preview" w:date="2026-01-01T00:00:00Z">
        <w:r>
          <w:t xml:space="preserve">is farther:</w:t>
        </w:r>
      </w:ins>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del w:id="15434" w:author="PR Preview" w:date="2026-01-01T00:00:00Z">
        <w:r>
          <w:delText xml:space="preserve">by the Pythagorean theorem (</w:delText>
        </w:r>
      </w:del>
      <w:hyperlink w:anchor="thm-norm-sum-square">
        <w:del w:id="15435" w:author="PR Preview" w:date="2026-01-01T00:00:00Z">
          <w:r>
            <w:rPr>
              <w:rStyle w:val="Hyperlink"/>
            </w:rPr>
            <w:delText xml:space="preserve">Theorem 57</w:delText>
          </w:r>
        </w:del>
      </w:hyperlink>
      <w:del w:id="15436" w:author="PR Preview" w:date="2026-01-01T00:00:00Z">
        <w:r>
          <w:delText xml:space="preserve">),</w:delText>
        </w:r>
      </w:del>
      <w:del w:id="15437" w:author="PR Preview" w:date="2026-01-01T00:00:00Z">
        <w:r>
          <w:delText xml:space="preserve"> </w:delText>
        </w:r>
      </w:del>
      <w:del w:id="15438" w:author="PR Preview" w:date="2026-01-01T00:00:00Z">
        <w:r>
          <w:delText xml:space="preserve">since</w:delText>
        </w:r>
      </w:del>
      <w:del w:id="15439" w:author="PR Preview" w:date="2026-01-01T00:00:00Z">
        <w:r>
          <w:delText xml:space="preserve"> </w:delText>
        </w:r>
      </w:del>
      <w:del w:id="15440" w:author="PR Preview" w:date="2026-01-01T00:00:00Z">
        <w:r>
          <w:delText xml:space="preserve">$\mathord{\smash[b]{\underset{\raise.3ex\hbox{$\scriptstyle\sim$}}{y}}\vphantom{y}} - \mathord{\smash[b]{\underset{\raise.3ex\hbox{$\scriptstyle\sim$}}{u}}\vphantom{u}} \in \mathcal{S}^\perp$</w:delText>
        </w:r>
      </w:del>
      <w:del w:id="15441" w:author="PR Preview" w:date="2026-01-01T00:00:00Z">
        <w:r>
          <w:delText xml:space="preserve"> </w:delText>
        </w:r>
      </w:del>
      <w:del w:id="15442" w:author="PR Preview" w:date="2026-01-01T00:00:00Z">
        <w:r>
          <w:delText xml:space="preserve">and</w:delText>
        </w:r>
      </w:del>
      <w:del w:id="15443" w:author="PR Preview" w:date="2026-01-01T00:00:00Z">
        <w:r>
          <w:delText xml:space="preserve"> </w:delText>
        </w:r>
      </w:del>
      <w:del w:id="15444" w:author="PR Preview" w:date="2026-01-01T00:00:00Z">
        <w:r>
          <w:delText xml:space="preserve">$\mathord{\smash[b]{\underset{\raise.3ex\hbox{$\scriptstyle\sim$}}{u}}\vphantom{u}} - \mathord{\smash[b]{\underset{\raise.3ex\hbox{$\scriptstyle\sim$}}{w}}\vphantom{w}} \in \mathcal{S}$</w:delText>
        </w:r>
      </w:del>
      <w:del w:id="15445" w:author="PR Preview" w:date="2026-01-01T00:00:00Z">
        <w:r>
          <w:delText xml:space="preserve">.</w:delText>
        </w:r>
      </w:del>
    </w:p>
    <w:p>
      <w:pPr>
        <w:pStyle w:val="BodyText"/>
      </w:pPr>
      <w:del w:id="15446" w:author="PR Preview" w:date="2026-01-01T00:00:00Z">
        <w:r>
          <w:rPr>
            <w:b/>
            <w:bCs/>
          </w:rPr>
          <w:delText xml:space="preserve">Theorem 91 (Projecting with an orthonormal basis)</w:delText>
        </w:r>
      </w:del>
      <w:del w:id="15447" w:author="PR Preview" w:date="2026-01-01T00:00:00Z">
        <w:r>
          <w:delText xml:space="preserve"> </w:delText>
        </w:r>
      </w:del>
      <w:del w:id="15448" w:author="PR Preview" w:date="2026-01-01T00:00:00Z">
        <w:r>
          <w:delText xml:space="preserve">Let</w:delText>
        </w:r>
      </w:del>
      <w:del w:id="15449" w:author="PR Preview" w:date="2026-01-01T00:00:00Z">
        <w:r>
          <w:delText xml:space="preserve"> </w:delText>
        </w:r>
      </w:del>
      <m:oMath>
        <m:r>
          <m:rPr>
            <m:scr m:val="script"/>
            <m:sty m:val="p"/>
          </m:rPr>
          <m:t>S</m:t>
        </m:r>
      </m:oMath>
      <w:del w:id="15450" w:author="PR Preview" w:date="2026-01-01T00:00:00Z">
        <w:r>
          <w:delText xml:space="preserve"> </w:delText>
        </w:r>
      </w:del>
      <w:del w:id="15451" w:author="PR Preview" w:date="2026-01-01T00:00:00Z">
        <w:r>
          <w:delText xml:space="preserve">be a subspace of</w:delText>
        </w:r>
      </w:del>
      <w:del w:id="15452" w:author="PR Preview" w:date="2026-01-01T00:00:00Z">
        <w:r>
          <w:delText xml:space="preserve"> </w:delText>
        </w:r>
      </w:del>
      <m:oMath>
        <m:sSup>
          <m:e>
            <m:r>
              <m:rPr>
                <m:scr m:val="double-struck"/>
                <m:sty m:val="p"/>
              </m:rPr>
              <m:t>R</m:t>
            </m:r>
          </m:e>
          <m:sup>
            <m:r>
              <m:t>p</m:t>
            </m:r>
          </m:sup>
        </m:sSup>
      </m:oMath>
      <w:del w:id="15453" w:author="PR Preview" w:date="2026-01-01T00:00:00Z">
        <w:r>
          <w:delText xml:space="preserve"> </w:delText>
        </w:r>
      </w:del>
      <w:del w:id="15454" w:author="PR Preview" w:date="2026-01-01T00:00:00Z">
        <w:r>
          <w:delText xml:space="preserve">with</w:delText>
        </w:r>
      </w:del>
      <w:del w:id="15455"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15456" w:author="PR Preview" w:date="2026-01-01T00:00:00Z">
        <w:r>
          <w:delText xml:space="preserve">,</w:delText>
        </w:r>
      </w:del>
      <w:del w:id="15457" w:author="PR Preview" w:date="2026-01-01T00:00:00Z">
        <w:r>
          <w:delText xml:space="preserve"> </w:delText>
        </w:r>
      </w:del>
      <w:del w:id="15458" w:author="PR Preview" w:date="2026-01-01T00:00:00Z">
        <w:r>
          <w:delText xml:space="preserve">and let</w:delText>
        </w:r>
      </w:del>
      <w:del w:id="15459" w:author="PR Preview" w:date="2026-01-01T00:00:00Z">
        <w:r>
          <w:delText xml:space="preserve"> </w:delText>
        </w:r>
      </w:del>
      <m:oMath>
        <m:r>
          <m:rPr>
            <m:sty m:val="bi"/>
          </m:rPr>
          <m:t>Q</m:t>
        </m:r>
      </m:oMath>
      <w:del w:id="15460" w:author="PR Preview" w:date="2026-01-01T00:00:00Z">
        <w:r>
          <w:delText xml:space="preserve"> </w:delText>
        </w:r>
      </w:del>
      <w:del w:id="15461" w:author="PR Preview" w:date="2026-01-01T00:00:00Z">
        <w:r>
          <w:delText xml:space="preserve">be the</w:delText>
        </w:r>
      </w:del>
      <w:del w:id="15462" w:author="PR Preview" w:date="2026-01-01T00:00:00Z">
        <w:r>
          <w:delText xml:space="preserve"> </w:delText>
        </w:r>
      </w:del>
      <m:oMath>
        <m:r>
          <m:t>p</m:t>
        </m:r>
        <m:r>
          <m:rPr>
            <m:sty m:val="p"/>
          </m:rPr>
          <m:t>×</m:t>
        </m:r>
        <m:r>
          <m:t>r</m:t>
        </m:r>
      </m:oMath>
      <w:del w:id="15463" w:author="PR Preview" w:date="2026-01-01T00:00:00Z">
        <w:r>
          <w:delText xml:space="preserve"> </w:delText>
        </w:r>
      </w:del>
      <w:del w:id="15464" w:author="PR Preview" w:date="2026-01-01T00:00:00Z">
        <w:r>
          <w:delText xml:space="preserve">matrix whose columns</w:delText>
        </w:r>
      </w:del>
      <w:del w:id="15465" w:author="PR Preview" w:date="2026-01-01T00:00:00Z">
        <w:r>
          <w:delText xml:space="preserve"> </w:delText>
        </w:r>
      </w:del>
      <w:del w:id="15466" w:author="PR Preview" w:date="2026-01-01T00:00:00Z">
        <w:r>
          <w:delText xml:space="preserve">$\mathord{\smash[b]{\underset{\raise.3ex\hbox{$\scriptstyle\sim$}}{q}}\vphantom{q}}_1, \ldots, \mathord{\smash[b]{\underset{\raise.3ex\hbox{$\scriptstyle\sim$}}{q}}\vphantom{q}}_r$</w:delText>
        </w:r>
      </w:del>
      <w:del w:id="15467" w:author="PR Preview" w:date="2026-01-01T00:00:00Z">
        <w:r>
          <w:delText xml:space="preserve"> </w:delText>
        </w:r>
      </w:del>
      <w:del w:id="15468" w:author="PR Preview" w:date="2026-01-01T00:00:00Z">
        <w:r>
          <w:delText xml:space="preserve">are an orthonormal basis of</w:delText>
        </w:r>
      </w:del>
      <w:del w:id="15469" w:author="PR Preview" w:date="2026-01-01T00:00:00Z">
        <w:r>
          <w:delText xml:space="preserve"> </w:delText>
        </w:r>
      </w:del>
      <m:oMath>
        <m:r>
          <m:rPr>
            <m:scr m:val="script"/>
            <m:sty m:val="p"/>
          </m:rPr>
          <m:t>S</m:t>
        </m:r>
      </m:oMath>
      <w:del w:id="15470" w:author="PR Preview" w:date="2026-01-01T00:00:00Z">
        <w:r>
          <w:delText xml:space="preserve"> </w:delText>
        </w:r>
      </w:del>
      <w:del w:id="15471" w:author="PR Preview" w:date="2026-01-01T00:00:00Z">
        <w:r>
          <w:delText xml:space="preserve">(</w:delText>
        </w:r>
      </w:del>
      <w:hyperlink w:anchor="def-orthonormal-basis">
        <w:del w:id="15472" w:author="PR Preview" w:date="2026-01-01T00:00:00Z">
          <w:r>
            <w:rPr>
              <w:rStyle w:val="Hyperlink"/>
            </w:rPr>
            <w:delText xml:space="preserve">Definition 77</w:delText>
          </w:r>
        </w:del>
      </w:hyperlink>
      <w:del w:id="15473" w:author="PR Preview" w:date="2026-01-01T00:00:00Z">
        <w:r>
          <w:delText xml:space="preserve">,</w:delText>
        </w:r>
      </w:del>
      <w:del w:id="15474" w:author="PR Preview" w:date="2026-01-01T00:00:00Z">
        <w:r>
          <w:delText xml:space="preserve"> </w:delText>
        </w:r>
      </w:del>
      <w:hyperlink w:anchor="cor-orthonormal-basis-exists">
        <w:del w:id="15475" w:author="PR Preview" w:date="2026-01-01T00:00:00Z">
          <w:r>
            <w:rPr>
              <w:rStyle w:val="Hyperlink"/>
            </w:rPr>
            <w:delText xml:space="preserve">Corollary 8</w:delText>
          </w:r>
        </w:del>
      </w:hyperlink>
      <w:del w:id="15476" w:author="PR Preview" w:date="2026-01-01T00:00:00Z">
        <w:r>
          <w:delText xml:space="preserve">).</w:delText>
        </w:r>
      </w:del>
      <w:del w:id="15477" w:author="PR Preview" w:date="2026-01-01T00:00:00Z">
        <w:r>
          <w:delText xml:space="preserve"> </w:delText>
        </w:r>
      </w:del>
      <w:del w:id="15478" w:author="PR Preview" w:date="2026-01-01T00:00:00Z">
        <w:r>
          <w:delText xml:space="preserve">Then for every</w:delText>
        </w:r>
      </w:del>
      <w:del w:id="15479" w:author="PR Preview" w:date="2026-01-01T00:00:00Z">
        <w:r>
          <w:delText xml:space="preserve"> </w:delText>
        </w:r>
      </w:del>
      <w:del w:id="15480" w:author="PR Preview" w:date="2026-01-01T00:00:00Z">
        <w:r>
          <w:delText xml:space="preserve">$\mathord{\smash[b]{\underset{\raise.3ex\hbox{$\scriptstyle\sim$}}{y}}\vphantom{y}} \in \mathbb{R}^p$</w:delText>
        </w:r>
      </w:del>
      <w:del w:id="15481" w:author="PR Preview" w:date="2026-01-01T00:00:00Z">
        <w:r>
          <w:delText xml:space="preserve">,</w:delText>
        </w:r>
      </w:del>
      <w:del w:id="15482" w:author="PR Preview" w:date="2026-01-01T00:00:00Z">
        <w:r>
          <w:delText xml:space="preserve"> </w:delText>
        </w:r>
      </w:del>
      <w:del w:id="15483" w:author="PR Preview" w:date="2026-01-01T00:00:00Z">
        <w:r>
          <w:delText xml:space="preserve">$\mathbf{Q} {\mathbf{Q}}^{\top} \mathord{\smash[b]{\underset{\raise.3ex\hbox{$\scriptstyle\sim$}}{y}}\vphantom{y}}$</w:delText>
        </w:r>
      </w:del>
      <w:del w:id="15484" w:author="PR Preview" w:date="2026-01-01T00:00:00Z">
        <w:r>
          <w:delText xml:space="preserve"> </w:delText>
        </w:r>
      </w:del>
      <w:del w:id="15485" w:author="PR Preview" w:date="2026-01-01T00:00:00Z">
        <w:r>
          <w:delText xml:space="preserve">is the orthogonal projection of</w:delText>
        </w:r>
      </w:del>
      <w:del w:id="15486" w:author="PR Preview" w:date="2026-01-01T00:00:00Z">
        <w:r>
          <w:delText xml:space="preserve"> </w:delText>
        </w:r>
      </w:del>
      <w:del w:id="15487" w:author="PR Preview" w:date="2026-01-01T00:00:00Z">
        <w:r>
          <w:delText xml:space="preserve">$\mathord{\smash[b]{\underset{\raise.3ex\hbox{$\scriptstyle\sim$}}{y}}\vphantom{y}}$</w:delText>
        </w:r>
      </w:del>
      <w:del w:id="15488" w:author="PR Preview" w:date="2026-01-01T00:00:00Z">
        <w:r>
          <w:delText xml:space="preserve"> </w:delText>
        </w:r>
      </w:del>
      <w:del w:id="15489" w:author="PR Preview" w:date="2026-01-01T00:00:00Z">
        <w:r>
          <w:delText xml:space="preserve">onto</w:delText>
        </w:r>
      </w:del>
      <w:del w:id="15490" w:author="PR Preview" w:date="2026-01-01T00:00:00Z">
        <w:r>
          <w:delText xml:space="preserve"> </w:delText>
        </w:r>
      </w:del>
      <m:oMath>
        <m:r>
          <m:rPr>
            <m:scr m:val="script"/>
            <m:sty m:val="p"/>
          </m:rPr>
          <m:t>S</m:t>
        </m:r>
      </m:oMath>
      <w:del w:id="15491" w:author="PR Preview" w:date="2026-01-01T00:00:00Z">
        <w:r>
          <w:delText xml:space="preserve">,</w:delText>
        </w:r>
      </w:del>
      <w:del w:id="15492" w:author="PR Preview" w:date="2026-01-01T00:00:00Z">
        <w:r>
          <w:delText xml:space="preserve"> </w:delText>
        </w:r>
      </w:del>
      <w:del w:id="15493" w:author="PR Preview" w:date="2026-01-01T00:00:00Z">
        <w:r>
          <w:delText xml:space="preserve">and</w:delText>
        </w:r>
      </w:del>
      <w:del w:id="15494" w:author="PR Preview" w:date="2026-01-01T00:00:00Z">
        <w:r>
          <w:delText xml:space="preserve"> </w:delText>
        </w:r>
      </w:del>
      <m:oMath>
        <m:r>
          <m:rPr>
            <m:sty m:val="bi"/>
          </m:rPr>
          <m:t>Q</m:t>
        </m:r>
        <m:sSup>
          <m:e>
            <m:r>
              <m:rPr>
                <m:sty m:val="bi"/>
              </m:rPr>
              <m:t>Q</m:t>
            </m:r>
          </m:e>
          <m:sup>
            <m:r>
              <m:rPr>
                <m:sty m:val="p"/>
              </m:rPr>
              <m:t>⊤</m:t>
            </m:r>
          </m:sup>
        </m:sSup>
      </m:oMath>
      <w:del w:id="15495" w:author="PR Preview" w:date="2026-01-01T00:00:00Z">
        <w:r>
          <w:delText xml:space="preserve"> </w:delText>
        </w:r>
      </w:del>
      <w:del w:id="15496" w:author="PR Preview" w:date="2026-01-01T00:00:00Z">
        <w:r>
          <w:delText xml:space="preserve">is an orthogonal projection matrix (</w:delText>
        </w:r>
      </w:del>
      <w:hyperlink w:anchor="def-projection-matrix">
        <w:del w:id="15497" w:author="PR Preview" w:date="2026-01-01T00:00:00Z">
          <w:r>
            <w:rPr>
              <w:rStyle w:val="Hyperlink"/>
            </w:rPr>
            <w:delText xml:space="preserve">Definition 87</w:delText>
          </w:r>
        </w:del>
      </w:hyperlink>
      <w:del w:id="15498" w:author="PR Preview" w:date="2026-01-01T00:00:00Z">
        <w:r>
          <w:delText xml:space="preserve">).</w:delText>
        </w:r>
      </w:del>
    </w:p>
    <w:p>
      <w:pPr>
        <w:pStyle w:val="FirstParagraph"/>
      </w:pPr>
      <w:ins w:id="15499" w:author="PR Preview" w:date="2026-01-01T00:00:00Z">
        <w:r>
          <w:t xml:space="preserve">by the Pythagorean theorem (</w:t>
        </w:r>
      </w:ins>
      <w:hyperlink w:anchor="thm-norm-sum-square">
        <w:ins w:id="15500" w:author="PR Preview" w:date="2026-01-01T00:00:00Z">
          <w:r>
            <w:rPr>
              <w:rStyle w:val="Hyperlink"/>
            </w:rPr>
            <w:t xml:space="preserve">Theorem 58</w:t>
          </w:r>
        </w:ins>
      </w:hyperlink>
      <w:ins w:id="15501" w:author="PR Preview" w:date="2026-01-01T00:00:00Z">
        <w:r>
          <w:t xml:space="preserve">),</w:t>
        </w:r>
      </w:ins>
      <w:ins w:id="15502" w:author="PR Preview" w:date="2026-01-01T00:00:00Z">
        <w:r>
          <w:t xml:space="preserve"> </w:t>
        </w:r>
      </w:ins>
      <w:ins w:id="15503" w:author="PR Preview" w:date="2026-01-01T00:00:00Z">
        <w:r>
          <w:t xml:space="preserve">since</w:t>
        </w:r>
      </w:ins>
      <w:ins w:id="15504" w:author="PR Preview" w:date="2026-01-01T00:00:00Z">
        <w:r>
          <w:t xml:space="preserve"> </w:t>
        </w:r>
      </w:ins>
      <w:ins w:id="15505" w:author="PR Preview" w:date="2026-01-01T00:00:00Z">
        <w:r>
          <w:t xml:space="preserve">$\mathord{\smash[b]{\underset{\raise.3ex\hbox{$\scriptstyle\sim$}}{y}}\vphantom{y}} - \mathord{\smash[b]{\underset{\raise.3ex\hbox{$\scriptstyle\sim$}}{u}}\vphantom{u}} \in \mathcal{S}^\perp$</w:t>
        </w:r>
      </w:ins>
      <w:ins w:id="15506" w:author="PR Preview" w:date="2026-01-01T00:00:00Z">
        <w:r>
          <w:t xml:space="preserve"> </w:t>
        </w:r>
      </w:ins>
      <w:ins w:id="15507" w:author="PR Preview" w:date="2026-01-01T00:00:00Z">
        <w:r>
          <w:t xml:space="preserve">and</w:t>
        </w:r>
      </w:ins>
      <w:ins w:id="15508" w:author="PR Preview" w:date="2026-01-01T00:00:00Z">
        <w:r>
          <w:t xml:space="preserve"> </w:t>
        </w:r>
      </w:ins>
      <w:ins w:id="15509" w:author="PR Preview" w:date="2026-01-01T00:00:00Z">
        <w:r>
          <w:t xml:space="preserve">$\mathord{\smash[b]{\underset{\raise.3ex\hbox{$\scriptstyle\sim$}}{u}}\vphantom{u}} - \mathord{\smash[b]{\underset{\raise.3ex\hbox{$\scriptstyle\sim$}}{w}}\vphantom{w}} \in \mathcal{S}$</w:t>
        </w:r>
      </w:ins>
      <w:ins w:id="15510" w:author="PR Preview" w:date="2026-01-01T00:00:00Z">
        <w:r>
          <w:t xml:space="preserve">.</w:t>
        </w:r>
      </w:ins>
    </w:p>
    <w:bookmarkEnd w:id="561"/>
    <w:bookmarkStart w:id="562" w:name="thm-projector-onb"/>
    <w:p>
      <w:pPr>
        <w:pStyle w:val="BodyText"/>
      </w:pPr>
      <w:ins w:id="15511" w:author="PR Preview" w:date="2026-01-01T00:00:00Z">
        <w:r>
          <w:rPr>
            <w:b/>
            <w:bCs/>
          </w:rPr>
          <w:t xml:space="preserve">Theorem 92 (Projecting with an orthonormal basis)</w:t>
        </w:r>
      </w:ins>
      <w:ins w:id="15512" w:author="PR Preview" w:date="2026-01-01T00:00:00Z">
        <w:r>
          <w:t xml:space="preserve"> </w:t>
        </w:r>
      </w:ins>
      <w:ins w:id="15513" w:author="PR Preview" w:date="2026-01-01T00:00:00Z">
        <w:r>
          <w:t xml:space="preserve">Let</w:t>
        </w:r>
      </w:ins>
      <w:ins w:id="15514" w:author="PR Preview" w:date="2026-01-01T00:00:00Z">
        <w:r>
          <w:t xml:space="preserve"> </w:t>
        </w:r>
      </w:ins>
      <m:oMath>
        <m:r>
          <m:rPr>
            <m:scr m:val="script"/>
            <m:sty m:val="p"/>
          </m:rPr>
          <m:t>S</m:t>
        </m:r>
      </m:oMath>
      <w:ins w:id="15515" w:author="PR Preview" w:date="2026-01-01T00:00:00Z">
        <w:r>
          <w:t xml:space="preserve"> </w:t>
        </w:r>
      </w:ins>
      <w:ins w:id="15516" w:author="PR Preview" w:date="2026-01-01T00:00:00Z">
        <w:r>
          <w:t xml:space="preserve">be a subspace of</w:t>
        </w:r>
      </w:ins>
      <w:ins w:id="15517" w:author="PR Preview" w:date="2026-01-01T00:00:00Z">
        <w:r>
          <w:t xml:space="preserve"> </w:t>
        </w:r>
      </w:ins>
      <m:oMath>
        <m:sSup>
          <m:e>
            <m:r>
              <m:rPr>
                <m:scr m:val="double-struck"/>
                <m:sty m:val="p"/>
              </m:rPr>
              <m:t>R</m:t>
            </m:r>
          </m:e>
          <m:sup>
            <m:r>
              <m:t>p</m:t>
            </m:r>
          </m:sup>
        </m:sSup>
      </m:oMath>
      <w:ins w:id="15518" w:author="PR Preview" w:date="2026-01-01T00:00:00Z">
        <w:r>
          <w:t xml:space="preserve"> </w:t>
        </w:r>
      </w:ins>
      <w:ins w:id="15519" w:author="PR Preview" w:date="2026-01-01T00:00:00Z">
        <w:r>
          <w:t xml:space="preserve">with</w:t>
        </w:r>
      </w:ins>
      <w:ins w:id="15520"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15521" w:author="PR Preview" w:date="2026-01-01T00:00:00Z">
        <w:r>
          <w:t xml:space="preserve">,</w:t>
        </w:r>
      </w:ins>
      <w:ins w:id="15522" w:author="PR Preview" w:date="2026-01-01T00:00:00Z">
        <w:r>
          <w:t xml:space="preserve"> </w:t>
        </w:r>
      </w:ins>
      <w:ins w:id="15523" w:author="PR Preview" w:date="2026-01-01T00:00:00Z">
        <w:r>
          <w:t xml:space="preserve">and let</w:t>
        </w:r>
      </w:ins>
      <w:ins w:id="15524" w:author="PR Preview" w:date="2026-01-01T00:00:00Z">
        <w:r>
          <w:t xml:space="preserve"> </w:t>
        </w:r>
      </w:ins>
      <m:oMath>
        <m:r>
          <m:rPr>
            <m:sty m:val="bi"/>
          </m:rPr>
          <m:t>Q</m:t>
        </m:r>
      </m:oMath>
      <w:ins w:id="15525" w:author="PR Preview" w:date="2026-01-01T00:00:00Z">
        <w:r>
          <w:t xml:space="preserve"> </w:t>
        </w:r>
      </w:ins>
      <w:ins w:id="15526" w:author="PR Preview" w:date="2026-01-01T00:00:00Z">
        <w:r>
          <w:t xml:space="preserve">be the</w:t>
        </w:r>
      </w:ins>
      <w:ins w:id="15527" w:author="PR Preview" w:date="2026-01-01T00:00:00Z">
        <w:r>
          <w:t xml:space="preserve"> </w:t>
        </w:r>
      </w:ins>
      <m:oMath>
        <m:r>
          <m:t>p</m:t>
        </m:r>
        <m:r>
          <m:rPr>
            <m:sty m:val="p"/>
          </m:rPr>
          <m:t>×</m:t>
        </m:r>
        <m:r>
          <m:t>r</m:t>
        </m:r>
      </m:oMath>
      <w:ins w:id="15528" w:author="PR Preview" w:date="2026-01-01T00:00:00Z">
        <w:r>
          <w:t xml:space="preserve"> </w:t>
        </w:r>
      </w:ins>
      <w:ins w:id="15529" w:author="PR Preview" w:date="2026-01-01T00:00:00Z">
        <w:r>
          <w:t xml:space="preserve">matrix whose columns</w:t>
        </w:r>
      </w:ins>
      <w:ins w:id="15530" w:author="PR Preview" w:date="2026-01-01T00:00:00Z">
        <w:r>
          <w:t xml:space="preserve"> </w:t>
        </w:r>
      </w:ins>
      <w:ins w:id="15531" w:author="PR Preview" w:date="2026-01-01T00:00:00Z">
        <w:r>
          <w:t xml:space="preserve">$\mathord{\smash[b]{\underset{\raise.3ex\hbox{$\scriptstyle\sim$}}{q}}\vphantom{q}}_1, \ldots, \mathord{\smash[b]{\underset{\raise.3ex\hbox{$\scriptstyle\sim$}}{q}}\vphantom{q}}_r$</w:t>
        </w:r>
      </w:ins>
      <w:ins w:id="15532" w:author="PR Preview" w:date="2026-01-01T00:00:00Z">
        <w:r>
          <w:t xml:space="preserve"> </w:t>
        </w:r>
      </w:ins>
      <w:ins w:id="15533" w:author="PR Preview" w:date="2026-01-01T00:00:00Z">
        <w:r>
          <w:t xml:space="preserve">are an orthonormal basis of</w:t>
        </w:r>
      </w:ins>
      <w:ins w:id="15534" w:author="PR Preview" w:date="2026-01-01T00:00:00Z">
        <w:r>
          <w:t xml:space="preserve"> </w:t>
        </w:r>
      </w:ins>
      <m:oMath>
        <m:r>
          <m:rPr>
            <m:scr m:val="script"/>
            <m:sty m:val="p"/>
          </m:rPr>
          <m:t>S</m:t>
        </m:r>
      </m:oMath>
      <w:ins w:id="15535" w:author="PR Preview" w:date="2026-01-01T00:00:00Z">
        <w:r>
          <w:t xml:space="preserve"> </w:t>
        </w:r>
      </w:ins>
      <w:ins w:id="15536" w:author="PR Preview" w:date="2026-01-01T00:00:00Z">
        <w:r>
          <w:t xml:space="preserve">(</w:t>
        </w:r>
      </w:ins>
      <w:hyperlink w:anchor="def-orthonormal-basis">
        <w:ins w:id="15537" w:author="PR Preview" w:date="2026-01-01T00:00:00Z">
          <w:r>
            <w:rPr>
              <w:rStyle w:val="Hyperlink"/>
            </w:rPr>
            <w:t xml:space="preserve">Definition 77</w:t>
          </w:r>
        </w:ins>
      </w:hyperlink>
      <w:ins w:id="15538" w:author="PR Preview" w:date="2026-01-01T00:00:00Z">
        <w:r>
          <w:t xml:space="preserve">,</w:t>
        </w:r>
      </w:ins>
      <w:ins w:id="15539" w:author="PR Preview" w:date="2026-01-01T00:00:00Z">
        <w:r>
          <w:t xml:space="preserve"> </w:t>
        </w:r>
      </w:ins>
      <w:hyperlink w:anchor="cor-orthonormal-basis-exists">
        <w:ins w:id="15540" w:author="PR Preview" w:date="2026-01-01T00:00:00Z">
          <w:r>
            <w:rPr>
              <w:rStyle w:val="Hyperlink"/>
            </w:rPr>
            <w:t xml:space="preserve">Corollary 9</w:t>
          </w:r>
        </w:ins>
      </w:hyperlink>
      <w:ins w:id="15541" w:author="PR Preview" w:date="2026-01-01T00:00:00Z">
        <w:r>
          <w:t xml:space="preserve">).</w:t>
        </w:r>
      </w:ins>
      <w:ins w:id="15542" w:author="PR Preview" w:date="2026-01-01T00:00:00Z">
        <w:r>
          <w:t xml:space="preserve"> </w:t>
        </w:r>
      </w:ins>
      <w:ins w:id="15543" w:author="PR Preview" w:date="2026-01-01T00:00:00Z">
        <w:r>
          <w:t xml:space="preserve">Then for every</w:t>
        </w:r>
      </w:ins>
      <w:ins w:id="15544" w:author="PR Preview" w:date="2026-01-01T00:00:00Z">
        <w:r>
          <w:t xml:space="preserve"> </w:t>
        </w:r>
      </w:ins>
      <w:ins w:id="15545" w:author="PR Preview" w:date="2026-01-01T00:00:00Z">
        <w:r>
          <w:t xml:space="preserve">$\mathord{\smash[b]{\underset{\raise.3ex\hbox{$\scriptstyle\sim$}}{y}}\vphantom{y}} \in \mathbb{R}^p$</w:t>
        </w:r>
      </w:ins>
      <w:ins w:id="15546" w:author="PR Preview" w:date="2026-01-01T00:00:00Z">
        <w:r>
          <w:t xml:space="preserve">,</w:t>
        </w:r>
      </w:ins>
      <w:ins w:id="15547" w:author="PR Preview" w:date="2026-01-01T00:00:00Z">
        <w:r>
          <w:t xml:space="preserve"> </w:t>
        </w:r>
      </w:ins>
      <w:ins w:id="15548" w:author="PR Preview" w:date="2026-01-01T00:00:00Z">
        <w:r>
          <w:t xml:space="preserve">$\mathbf{Q} {\mathbf{Q}}^{\top} \mathord{\smash[b]{\underset{\raise.3ex\hbox{$\scriptstyle\sim$}}{y}}\vphantom{y}}$</w:t>
        </w:r>
      </w:ins>
      <w:ins w:id="15549" w:author="PR Preview" w:date="2026-01-01T00:00:00Z">
        <w:r>
          <w:t xml:space="preserve"> </w:t>
        </w:r>
      </w:ins>
      <w:ins w:id="15550" w:author="PR Preview" w:date="2026-01-01T00:00:00Z">
        <w:r>
          <w:t xml:space="preserve">is the orthogonal projection of</w:t>
        </w:r>
      </w:ins>
      <w:ins w:id="15551" w:author="PR Preview" w:date="2026-01-01T00:00:00Z">
        <w:r>
          <w:t xml:space="preserve"> </w:t>
        </w:r>
      </w:ins>
      <w:ins w:id="15552" w:author="PR Preview" w:date="2026-01-01T00:00:00Z">
        <w:r>
          <w:t xml:space="preserve">$\mathord{\smash[b]{\underset{\raise.3ex\hbox{$\scriptstyle\sim$}}{y}}\vphantom{y}}$</w:t>
        </w:r>
      </w:ins>
      <w:ins w:id="15553" w:author="PR Preview" w:date="2026-01-01T00:00:00Z">
        <w:r>
          <w:t xml:space="preserve"> </w:t>
        </w:r>
      </w:ins>
      <w:ins w:id="15554" w:author="PR Preview" w:date="2026-01-01T00:00:00Z">
        <w:r>
          <w:t xml:space="preserve">onto</w:t>
        </w:r>
      </w:ins>
      <w:ins w:id="15555" w:author="PR Preview" w:date="2026-01-01T00:00:00Z">
        <w:r>
          <w:t xml:space="preserve"> </w:t>
        </w:r>
      </w:ins>
      <m:oMath>
        <m:r>
          <m:rPr>
            <m:scr m:val="script"/>
            <m:sty m:val="p"/>
          </m:rPr>
          <m:t>S</m:t>
        </m:r>
      </m:oMath>
      <w:ins w:id="15556" w:author="PR Preview" w:date="2026-01-01T00:00:00Z">
        <w:r>
          <w:t xml:space="preserve">,</w:t>
        </w:r>
      </w:ins>
      <w:ins w:id="15557" w:author="PR Preview" w:date="2026-01-01T00:00:00Z">
        <w:r>
          <w:t xml:space="preserve"> </w:t>
        </w:r>
      </w:ins>
      <w:ins w:id="15558" w:author="PR Preview" w:date="2026-01-01T00:00:00Z">
        <w:r>
          <w:t xml:space="preserve">and</w:t>
        </w:r>
      </w:ins>
      <w:ins w:id="15559" w:author="PR Preview" w:date="2026-01-01T00:00:00Z">
        <w:r>
          <w:t xml:space="preserve"> </w:t>
        </w:r>
      </w:ins>
      <m:oMath>
        <m:r>
          <m:rPr>
            <m:sty m:val="bi"/>
          </m:rPr>
          <m:t>Q</m:t>
        </m:r>
        <m:sSup>
          <m:e>
            <m:r>
              <m:rPr>
                <m:sty m:val="bi"/>
              </m:rPr>
              <m:t>Q</m:t>
            </m:r>
          </m:e>
          <m:sup>
            <m:r>
              <m:rPr>
                <m:sty m:val="p"/>
              </m:rPr>
              <m:t>⊤</m:t>
            </m:r>
          </m:sup>
        </m:sSup>
      </m:oMath>
      <w:ins w:id="15560" w:author="PR Preview" w:date="2026-01-01T00:00:00Z">
        <w:r>
          <w:t xml:space="preserve"> </w:t>
        </w:r>
      </w:ins>
      <w:ins w:id="15561" w:author="PR Preview" w:date="2026-01-01T00:00:00Z">
        <w:r>
          <w:t xml:space="preserve">is an orthogonal projection matrix (</w:t>
        </w:r>
      </w:ins>
      <w:hyperlink w:anchor="def-projection-matrix">
        <w:ins w:id="15562" w:author="PR Preview" w:date="2026-01-01T00:00:00Z">
          <w:r>
            <w:rPr>
              <w:rStyle w:val="Hyperlink"/>
            </w:rPr>
            <w:t xml:space="preserve">Definition 87</w:t>
          </w:r>
        </w:ins>
      </w:hyperlink>
      <w:ins w:id="15563" w:author="PR Preview" w:date="2026-01-01T00:00:00Z">
        <w:r>
          <w:t xml:space="preserve">).</w:t>
        </w:r>
      </w:ins>
    </w:p>
    <w:bookmarkEnd w:id="562"/>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15564" w:author="PR Preview" w:date="2026-01-01T00:00:00Z">
        <w:r>
          <w:delText xml:space="preserve">(</w:delText>
        </w:r>
      </w:del>
      <w:hyperlink w:anchor="thm-complement-null-space">
        <w:del w:id="15565" w:author="PR Preview" w:date="2026-01-01T00:00:00Z">
          <w:r>
            <w:rPr>
              <w:rStyle w:val="Hyperlink"/>
            </w:rPr>
            <w:delText xml:space="preserve">Theorem 52</w:delText>
          </w:r>
        </w:del>
      </w:hyperlink>
      <w:del w:id="15566" w:author="PR Preview" w:date="2026-01-01T00:00:00Z">
        <w:r>
          <w:delText xml:space="preserve">).</w:delText>
        </w:r>
      </w:del>
      <w:del w:id="15567" w:author="PR Preview" w:date="2026-01-01T00:00:00Z">
        <w:r>
          <w:delText xml:space="preserve"> </w:delText>
        </w:r>
      </w:del>
      <w:del w:id="15568" w:author="PR Preview" w:date="2026-01-01T00:00:00Z">
        <w:r>
          <w:delText xml:space="preserve">By the uniqueness in</w:delText>
        </w:r>
      </w:del>
      <w:del w:id="15569" w:author="PR Preview" w:date="2026-01-01T00:00:00Z">
        <w:r>
          <w:delText xml:space="preserve"> </w:delText>
        </w:r>
      </w:del>
      <w:hyperlink w:anchor="thm-orthogonal-direct-sum">
        <w:del w:id="15570" w:author="PR Preview" w:date="2026-01-01T00:00:00Z">
          <w:r>
            <w:rPr>
              <w:rStyle w:val="Hyperlink"/>
            </w:rPr>
            <w:delText xml:space="preserve">Theorem 53</w:delText>
          </w:r>
        </w:del>
      </w:hyperlink>
      <w:del w:id="15571" w:author="PR Preview" w:date="2026-01-01T00:00:00Z">
        <w:r>
          <w:delText xml:space="preserve">,</w:delText>
        </w:r>
      </w:del>
      <w:del w:id="15572" w:author="PR Preview" w:date="2026-01-01T00:00:00Z">
        <w:r>
          <w:delText xml:space="preserve"> </w:delText>
        </w:r>
      </w:del>
      <w:del w:id="15573" w:author="PR Preview" w:date="2026-01-01T00:00:00Z">
        <w:r>
          <w:delText xml:space="preserve">$\mathord{\smash[b]{\underset{\raise.3ex\hbox{$\scriptstyle\sim$}}{u}}\vphantom{u}}$</w:delText>
        </w:r>
      </w:del>
      <w:del w:id="15574" w:author="PR Preview" w:date="2026-01-01T00:00:00Z">
        <w:r>
          <w:delText xml:space="preserve"> </w:delText>
        </w:r>
      </w:del>
      <w:del w:id="15575" w:author="PR Preview" w:date="2026-01-01T00:00:00Z">
        <w:r>
          <w:delText xml:space="preserve">is the orthogonal projection of</w:delText>
        </w:r>
      </w:del>
      <w:del w:id="15576" w:author="PR Preview" w:date="2026-01-01T00:00:00Z">
        <w:r>
          <w:delText xml:space="preserve"> </w:delText>
        </w:r>
      </w:del>
      <w:del w:id="15577" w:author="PR Preview" w:date="2026-01-01T00:00:00Z">
        <w:r>
          <w:delText xml:space="preserve">$\mathord{\smash[b]{\underset{\raise.3ex\hbox{$\scriptstyle\sim$}}{y}}\vphantom{y}}$</w:delText>
        </w:r>
      </w:del>
      <w:del w:id="15578" w:author="PR Preview" w:date="2026-01-01T00:00:00Z">
        <w:r>
          <w:delText xml:space="preserve"> </w:delText>
        </w:r>
      </w:del>
      <w:del w:id="15579" w:author="PR Preview" w:date="2026-01-01T00:00:00Z">
        <w:r>
          <w:delText xml:space="preserve">onto</w:delText>
        </w:r>
      </w:del>
      <w:del w:id="15580" w:author="PR Preview" w:date="2026-01-01T00:00:00Z">
        <w:r>
          <w:delText xml:space="preserve"> </w:delText>
        </w:r>
      </w:del>
      <m:oMath>
        <m:r>
          <m:rPr>
            <m:scr m:val="script"/>
            <m:sty m:val="p"/>
          </m:rPr>
          <m:t>S</m:t>
        </m:r>
      </m:oMath>
      <w:del w:id="15581" w:author="PR Preview" w:date="2026-01-01T00:00:00Z">
        <w:r>
          <w:delText xml:space="preserve">.</w:delText>
        </w:r>
      </w:del>
    </w:p>
    <w:p>
      <w:pPr>
        <w:pStyle w:val="FirstParagraph"/>
      </w:pPr>
      <w:ins w:id="15582" w:author="PR Preview" w:date="2026-01-01T00:00:00Z">
        <w:r>
          <w:t xml:space="preserve">(</w:t>
        </w:r>
      </w:ins>
      <w:hyperlink w:anchor="thm-complement-null-space">
        <w:ins w:id="15583" w:author="PR Preview" w:date="2026-01-01T00:00:00Z">
          <w:r>
            <w:rPr>
              <w:rStyle w:val="Hyperlink"/>
            </w:rPr>
            <w:t xml:space="preserve">Theorem 53</w:t>
          </w:r>
        </w:ins>
      </w:hyperlink>
      <w:ins w:id="15584" w:author="PR Preview" w:date="2026-01-01T00:00:00Z">
        <w:r>
          <w:t xml:space="preserve">).</w:t>
        </w:r>
      </w:ins>
      <w:ins w:id="15585" w:author="PR Preview" w:date="2026-01-01T00:00:00Z">
        <w:r>
          <w:t xml:space="preserve"> </w:t>
        </w:r>
      </w:ins>
      <w:ins w:id="15586" w:author="PR Preview" w:date="2026-01-01T00:00:00Z">
        <w:r>
          <w:t xml:space="preserve">By the uniqueness in</w:t>
        </w:r>
      </w:ins>
      <w:ins w:id="15587" w:author="PR Preview" w:date="2026-01-01T00:00:00Z">
        <w:r>
          <w:t xml:space="preserve"> </w:t>
        </w:r>
      </w:ins>
      <w:hyperlink w:anchor="thm-orthogonal-direct-sum">
        <w:ins w:id="15588" w:author="PR Preview" w:date="2026-01-01T00:00:00Z">
          <w:r>
            <w:rPr>
              <w:rStyle w:val="Hyperlink"/>
            </w:rPr>
            <w:t xml:space="preserve">Theorem 54</w:t>
          </w:r>
        </w:ins>
      </w:hyperlink>
      <w:ins w:id="15589" w:author="PR Preview" w:date="2026-01-01T00:00:00Z">
        <w:r>
          <w:t xml:space="preserve">,</w:t>
        </w:r>
      </w:ins>
      <w:ins w:id="15590" w:author="PR Preview" w:date="2026-01-01T00:00:00Z">
        <w:r>
          <w:t xml:space="preserve"> </w:t>
        </w:r>
      </w:ins>
      <w:ins w:id="15591" w:author="PR Preview" w:date="2026-01-01T00:00:00Z">
        <w:r>
          <w:t xml:space="preserve">$\mathord{\smash[b]{\underset{\raise.3ex\hbox{$\scriptstyle\sim$}}{u}}\vphantom{u}}$</w:t>
        </w:r>
      </w:ins>
      <w:ins w:id="15592" w:author="PR Preview" w:date="2026-01-01T00:00:00Z">
        <w:r>
          <w:t xml:space="preserve"> </w:t>
        </w:r>
      </w:ins>
      <w:ins w:id="15593" w:author="PR Preview" w:date="2026-01-01T00:00:00Z">
        <w:r>
          <w:t xml:space="preserve">is the orthogonal projection of</w:t>
        </w:r>
      </w:ins>
      <w:ins w:id="15594" w:author="PR Preview" w:date="2026-01-01T00:00:00Z">
        <w:r>
          <w:t xml:space="preserve"> </w:t>
        </w:r>
      </w:ins>
      <w:ins w:id="15595" w:author="PR Preview" w:date="2026-01-01T00:00:00Z">
        <w:r>
          <w:t xml:space="preserve">$\mathord{\smash[b]{\underset{\raise.3ex\hbox{$\scriptstyle\sim$}}{y}}\vphantom{y}}$</w:t>
        </w:r>
      </w:ins>
      <w:ins w:id="15596" w:author="PR Preview" w:date="2026-01-01T00:00:00Z">
        <w:r>
          <w:t xml:space="preserve"> </w:t>
        </w:r>
      </w:ins>
      <w:ins w:id="15597" w:author="PR Preview" w:date="2026-01-01T00:00:00Z">
        <w:r>
          <w:t xml:space="preserve">onto</w:t>
        </w:r>
      </w:ins>
      <w:ins w:id="15598" w:author="PR Preview" w:date="2026-01-01T00:00:00Z">
        <w:r>
          <w:t xml:space="preserve"> </w:t>
        </w:r>
      </w:ins>
      <m:oMath>
        <m:r>
          <m:rPr>
            <m:scr m:val="script"/>
            <m:sty m:val="p"/>
          </m:rPr>
          <m:t>S</m:t>
        </m:r>
      </m:oMath>
      <w:ins w:id="15599"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63" w:name="exm-projector-onb"/>
    <w:p>
      <w:pPr>
        <w:pStyle w:val="FirstParagraph"/>
      </w:pPr>
      <w:del w:id="15600" w:author="PR Preview" w:date="2026-01-01T00:00:00Z">
        <w:r>
          <w:rPr>
            <w:b/>
            <w:bCs/>
          </w:rPr>
          <w:delText xml:space="preserve">Example 168 (The projection matrix onto a line)</w:delText>
        </w:r>
      </w:del>
      <w:del w:id="15601" w:author="PR Preview" w:date="2026-01-01T00:00:00Z">
        <w:r>
          <w:delText xml:space="preserve"> </w:delText>
        </w:r>
      </w:del>
      <w:del w:id="15602" w:author="PR Preview" w:date="2026-01-01T00:00:00Z">
        <w:r>
          <w:delText xml:space="preserve">For</w:delText>
        </w:r>
      </w:del>
      <w:del w:id="1560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5604" w:author="PR Preview" w:date="2026-01-01T00:00:00Z">
        <w:r>
          <w:delText xml:space="preserve">,</w:delText>
        </w:r>
      </w:del>
      <w:del w:id="15605" w:author="PR Preview" w:date="2026-01-01T00:00:00Z">
        <w:r>
          <w:delText xml:space="preserve"> </w:delText>
        </w:r>
      </w:del>
      <w:del w:id="15606" w:author="PR Preview" w:date="2026-01-01T00:00:00Z">
        <w:r>
          <w:delText xml:space="preserve">the single vector</w:delText>
        </w:r>
      </w:del>
      <w:del w:id="15607" w:author="PR Preview" w:date="2026-01-01T00:00:00Z">
        <w:r>
          <w:delText xml:space="preserve"> </w:delText>
        </w:r>
      </w:del>
      <w:del w:id="15608" w:author="PR Preview" w:date="2026-01-01T00:00:00Z">
        <w:r>
          <w:delText xml:space="preserve">$\mathord{\smash[b]{\underset{\raise.3ex\hbox{$\scriptstyle\sim$}}{q}}\vphantom{q}}_1 = \tfrac{1}{\sqrt{2}}\,(1, 1, 0)$</w:delText>
        </w:r>
      </w:del>
      <w:del w:id="15609" w:author="PR Preview" w:date="2026-01-01T00:00:00Z">
        <w:r>
          <w:delText xml:space="preserve"> </w:delText>
        </w:r>
      </w:del>
      <w:del w:id="15610" w:author="PR Preview" w:date="2026-01-01T00:00:00Z">
        <w:r>
          <w:delText xml:space="preserve">is an orthonormal basis:</w:delText>
        </w:r>
      </w:del>
      <w:del w:id="15611" w:author="PR Preview" w:date="2026-01-01T00:00:00Z">
        <w:r>
          <w:delText xml:space="preserve"> </w:delText>
        </w:r>
      </w:del>
      <w:del w:id="15612" w:author="PR Preview" w:date="2026-01-01T00:00:00Z">
        <w:r>
          <w:delText xml:space="preserve">it spans</w:delText>
        </w:r>
      </w:del>
      <w:del w:id="15613" w:author="PR Preview" w:date="2026-01-01T00:00:00Z">
        <w:r>
          <w:delText xml:space="preserve"> </w:delText>
        </w:r>
      </w:del>
      <m:oMath>
        <m:r>
          <m:rPr>
            <m:scr m:val="script"/>
            <m:sty m:val="p"/>
          </m:rPr>
          <m:t>S</m:t>
        </m:r>
      </m:oMath>
      <w:del w:id="15614" w:author="PR Preview" w:date="2026-01-01T00:00:00Z">
        <w:r>
          <w:delText xml:space="preserve">, it is nonzero and so linearly independent,</w:delText>
        </w:r>
      </w:del>
      <w:del w:id="15615" w:author="PR Preview" w:date="2026-01-01T00:00:00Z">
        <w:r>
          <w:delText xml:space="preserve"> </w:delText>
        </w:r>
      </w:del>
      <w:del w:id="15616" w:author="PR Preview" w:date="2026-01-01T00:00:00Z">
        <w:r>
          <w:delText xml:space="preserve">and</w:delText>
        </w:r>
      </w:del>
    </w:p>
    <w:p>
      <w:pPr>
        <w:pStyle w:val="FirstParagraph"/>
      </w:pPr>
      <w:ins w:id="15617" w:author="PR Preview" w:date="2026-01-01T00:00:00Z">
        <w:r>
          <w:rPr>
            <w:b/>
            <w:bCs/>
          </w:rPr>
          <w:t xml:space="preserve">Example 170 (The projection matrix onto a line)</w:t>
        </w:r>
      </w:ins>
      <w:ins w:id="15618" w:author="PR Preview" w:date="2026-01-01T00:00:00Z">
        <w:r>
          <w:t xml:space="preserve"> </w:t>
        </w:r>
      </w:ins>
      <w:ins w:id="15619" w:author="PR Preview" w:date="2026-01-01T00:00:00Z">
        <w:r>
          <w:t xml:space="preserve">For</w:t>
        </w:r>
      </w:ins>
      <w:ins w:id="1562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5621" w:author="PR Preview" w:date="2026-01-01T00:00:00Z">
        <w:r>
          <w:t xml:space="preserve">,</w:t>
        </w:r>
      </w:ins>
      <w:ins w:id="15622" w:author="PR Preview" w:date="2026-01-01T00:00:00Z">
        <w:r>
          <w:t xml:space="preserve"> </w:t>
        </w:r>
      </w:ins>
      <w:ins w:id="15623" w:author="PR Preview" w:date="2026-01-01T00:00:00Z">
        <w:r>
          <w:t xml:space="preserve">the single vector</w:t>
        </w:r>
      </w:ins>
      <w:ins w:id="15624" w:author="PR Preview" w:date="2026-01-01T00:00:00Z">
        <w:r>
          <w:t xml:space="preserve"> </w:t>
        </w:r>
      </w:ins>
      <w:ins w:id="15625" w:author="PR Preview" w:date="2026-01-01T00:00:00Z">
        <w:r>
          <w:t xml:space="preserve">$\mathord{\smash[b]{\underset{\raise.3ex\hbox{$\scriptstyle\sim$}}{q}}\vphantom{q}}_1 = \tfrac{1}{\sqrt{2}}\,(1, 1, 0)$</w:t>
        </w:r>
      </w:ins>
      <w:ins w:id="15626" w:author="PR Preview" w:date="2026-01-01T00:00:00Z">
        <w:r>
          <w:t xml:space="preserve"> </w:t>
        </w:r>
      </w:ins>
      <w:ins w:id="15627" w:author="PR Preview" w:date="2026-01-01T00:00:00Z">
        <w:r>
          <w:t xml:space="preserve">is an orthonormal basis:</w:t>
        </w:r>
      </w:ins>
      <w:ins w:id="15628" w:author="PR Preview" w:date="2026-01-01T00:00:00Z">
        <w:r>
          <w:t xml:space="preserve"> </w:t>
        </w:r>
      </w:ins>
      <w:ins w:id="15629" w:author="PR Preview" w:date="2026-01-01T00:00:00Z">
        <w:r>
          <w:t xml:space="preserve">it spans</w:t>
        </w:r>
      </w:ins>
      <w:ins w:id="15630" w:author="PR Preview" w:date="2026-01-01T00:00:00Z">
        <w:r>
          <w:t xml:space="preserve"> </w:t>
        </w:r>
      </w:ins>
      <m:oMath>
        <m:r>
          <m:rPr>
            <m:scr m:val="script"/>
            <m:sty m:val="p"/>
          </m:rPr>
          <m:t>S</m:t>
        </m:r>
      </m:oMath>
      <w:ins w:id="15631" w:author="PR Preview" w:date="2026-01-01T00:00:00Z">
        <w:r>
          <w:t xml:space="preserve">, it is nonzero and so linearly independent,</w:t>
        </w:r>
      </w:ins>
      <w:ins w:id="15632" w:author="PR Preview" w:date="2026-01-01T00:00:00Z">
        <w:r>
          <w:t xml:space="preserve"> </w:t>
        </w:r>
      </w:ins>
      <w:ins w:id="15633" w:author="PR Preview" w:date="2026-01-01T00:00:00Z">
        <w:r>
          <w:t xml:space="preserve">and</w:t>
        </w:r>
      </w:ins>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15634" w:author="PR Preview" w:date="2026-01-01T00:00:00Z">
        <w:r>
          <w:delText xml:space="preserve">Applied to</w:delText>
        </w:r>
      </w:del>
      <w:del w:id="15635" w:author="PR Preview" w:date="2026-01-01T00:00:00Z">
        <w:r>
          <w:delText xml:space="preserve"> </w:delText>
        </w:r>
      </w:del>
      <w:del w:id="15636" w:author="PR Preview" w:date="2026-01-01T00:00:00Z">
        <w:r>
          <w:delText xml:space="preserve">$\mathord{\smash[b]{\underset{\raise.3ex\hbox{$\scriptstyle\sim$}}{y}}\vphantom{y}} = (3, 1, 2)$</w:delText>
        </w:r>
      </w:del>
      <w:del w:id="15637" w:author="PR Preview" w:date="2026-01-01T00:00:00Z">
        <w:r>
          <w:delText xml:space="preserve">, it gives</w:delText>
        </w:r>
      </w:del>
      <w:del w:id="15638"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15639" w:author="PR Preview" w:date="2026-01-01T00:00:00Z">
        <w:r>
          <w:delText xml:space="preserve">,</w:delText>
        </w:r>
      </w:del>
      <w:del w:id="15640" w:author="PR Preview" w:date="2026-01-01T00:00:00Z">
        <w:r>
          <w:delText xml:space="preserve"> </w:delText>
        </w:r>
      </w:del>
      <w:del w:id="15641" w:author="PR Preview" w:date="2026-01-01T00:00:00Z">
        <w:r>
          <w:delText xml:space="preserve">the projection found in</w:delText>
        </w:r>
      </w:del>
      <w:del w:id="15642" w:author="PR Preview" w:date="2026-01-01T00:00:00Z">
        <w:r>
          <w:delText xml:space="preserve"> </w:delText>
        </w:r>
      </w:del>
      <w:hyperlink w:anchor="exm-orthogonal-projection">
        <w:del w:id="15643" w:author="PR Preview" w:date="2026-01-01T00:00:00Z">
          <w:r>
            <w:rPr>
              <w:rStyle w:val="Hyperlink"/>
            </w:rPr>
            <w:delText xml:space="preserve">Example 165</w:delText>
          </w:r>
        </w:del>
      </w:hyperlink>
      <w:del w:id="15644" w:author="PR Preview" w:date="2026-01-01T00:00:00Z">
        <w:r>
          <w:delText xml:space="preserve">.</w:delText>
        </w:r>
      </w:del>
    </w:p>
    <w:p>
      <w:pPr>
        <w:pStyle w:val="BodyText"/>
      </w:pPr>
      <w:del w:id="15645" w:author="PR Preview" w:date="2026-01-01T00:00:00Z">
        <w:r>
          <w:rPr>
            <w:b/>
            <w:bCs/>
          </w:rPr>
          <w:delText xml:space="preserve">Theorem 92 (A projection matrix projects onto its column space, and is the only one that does)</w:delText>
        </w:r>
      </w:del>
      <w:del w:id="15646" w:author="PR Preview" w:date="2026-01-01T00:00:00Z">
        <w:r>
          <w:delText xml:space="preserve"> </w:delText>
        </w:r>
      </w:del>
      <w:del w:id="15647" w:author="PR Preview" w:date="2026-01-01T00:00:00Z">
        <w:r>
          <w:delText xml:space="preserve"> </w:delText>
        </w:r>
      </w:del>
    </w:p>
    <w:p>
      <w:pPr>
        <w:pStyle w:val="FirstParagraph"/>
      </w:pPr>
      <w:ins w:id="15648" w:author="PR Preview" w:date="2026-01-01T00:00:00Z">
        <w:r>
          <w:t xml:space="preserve">Applied to</w:t>
        </w:r>
      </w:ins>
      <w:ins w:id="15649" w:author="PR Preview" w:date="2026-01-01T00:00:00Z">
        <w:r>
          <w:t xml:space="preserve"> </w:t>
        </w:r>
      </w:ins>
      <w:ins w:id="15650" w:author="PR Preview" w:date="2026-01-01T00:00:00Z">
        <w:r>
          <w:t xml:space="preserve">$\mathord{\smash[b]{\underset{\raise.3ex\hbox{$\scriptstyle\sim$}}{y}}\vphantom{y}} = (3, 1, 2)$</w:t>
        </w:r>
      </w:ins>
      <w:ins w:id="15651" w:author="PR Preview" w:date="2026-01-01T00:00:00Z">
        <w:r>
          <w:t xml:space="preserve">, it gives</w:t>
        </w:r>
      </w:ins>
      <w:ins w:id="15652"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15653" w:author="PR Preview" w:date="2026-01-01T00:00:00Z">
        <w:r>
          <w:t xml:space="preserve">,</w:t>
        </w:r>
      </w:ins>
      <w:ins w:id="15654" w:author="PR Preview" w:date="2026-01-01T00:00:00Z">
        <w:r>
          <w:t xml:space="preserve"> </w:t>
        </w:r>
      </w:ins>
      <w:ins w:id="15655" w:author="PR Preview" w:date="2026-01-01T00:00:00Z">
        <w:r>
          <w:t xml:space="preserve">the projection found in</w:t>
        </w:r>
      </w:ins>
      <w:ins w:id="15656" w:author="PR Preview" w:date="2026-01-01T00:00:00Z">
        <w:r>
          <w:t xml:space="preserve"> </w:t>
        </w:r>
      </w:ins>
      <w:hyperlink w:anchor="exm-orthogonal-projection">
        <w:ins w:id="15657" w:author="PR Preview" w:date="2026-01-01T00:00:00Z">
          <w:r>
            <w:rPr>
              <w:rStyle w:val="Hyperlink"/>
            </w:rPr>
            <w:t xml:space="preserve">Example 167</w:t>
          </w:r>
        </w:ins>
      </w:hyperlink>
      <w:ins w:id="15658" w:author="PR Preview" w:date="2026-01-01T00:00:00Z">
        <w:r>
          <w:t xml:space="preserve">.</w:t>
        </w:r>
      </w:ins>
    </w:p>
    <w:bookmarkEnd w:id="563"/>
    <w:bookmarkStart w:id="564" w:name="thm-projection-matrix-projects"/>
    <w:p>
      <w:pPr>
        <w:pStyle w:val="BodyText"/>
      </w:pPr>
      <w:ins w:id="15659" w:author="PR Preview" w:date="2026-01-01T00:00:00Z">
        <w:r>
          <w:rPr>
            <w:b/>
            <w:bCs/>
          </w:rPr>
          <w:t xml:space="preserve">Theorem 93 (A projection matrix projects onto its column space, and is the only one that does)</w:t>
        </w:r>
      </w:ins>
      <w:ins w:id="15660" w:author="PR Preview" w:date="2026-01-01T00:00:00Z">
        <w:r>
          <w:t xml:space="preserve"> </w:t>
        </w:r>
      </w:ins>
      <w:ins w:id="15661" w:author="PR Preview" w:date="2026-01-01T00:00:00Z">
        <w:r>
          <w:t xml:space="preserve"> </w:t>
        </w:r>
      </w:ins>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4"/>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15662" w:author="PR Preview" w:date="2026-01-01T00:00:00Z">
        <w:r>
          <w:delText xml:space="preserve">(</w:delText>
        </w:r>
      </w:del>
      <w:hyperlink w:anchor="thm-complement-null-space">
        <w:del w:id="15663" w:author="PR Preview" w:date="2026-01-01T00:00:00Z">
          <w:r>
            <w:rPr>
              <w:rStyle w:val="Hyperlink"/>
            </w:rPr>
            <w:delText xml:space="preserve">Theorem 52</w:delText>
          </w:r>
        </w:del>
      </w:hyperlink>
      <w:del w:id="15664" w:author="PR Preview" w:date="2026-01-01T00:00:00Z">
        <w:r>
          <w:delText xml:space="preserve">).</w:delText>
        </w:r>
      </w:del>
      <w:del w:id="15665" w:author="PR Preview" w:date="2026-01-01T00:00:00Z">
        <w:r>
          <w:delText xml:space="preserve"> </w:delText>
        </w:r>
      </w:del>
      <w:del w:id="15666" w:author="PR Preview" w:date="2026-01-01T00:00:00Z">
        <w:r>
          <w:delText xml:space="preserve">By the uniqueness in</w:delText>
        </w:r>
      </w:del>
      <w:del w:id="15667" w:author="PR Preview" w:date="2026-01-01T00:00:00Z">
        <w:r>
          <w:delText xml:space="preserve"> </w:delText>
        </w:r>
      </w:del>
      <w:hyperlink w:anchor="thm-orthogonal-direct-sum">
        <w:del w:id="15668" w:author="PR Preview" w:date="2026-01-01T00:00:00Z">
          <w:r>
            <w:rPr>
              <w:rStyle w:val="Hyperlink"/>
            </w:rPr>
            <w:delText xml:space="preserve">Theorem 53</w:delText>
          </w:r>
        </w:del>
      </w:hyperlink>
      <w:del w:id="15669" w:author="PR Preview" w:date="2026-01-01T00:00:00Z">
        <w:r>
          <w:delText xml:space="preserve">,</w:delText>
        </w:r>
      </w:del>
      <w:del w:id="15670" w:author="PR Preview" w:date="2026-01-01T00:00:00Z">
        <w:r>
          <w:delText xml:space="preserve"> </w:delText>
        </w:r>
      </w:del>
      <w:del w:id="15671" w:author="PR Preview" w:date="2026-01-01T00:00:00Z">
        <w:r>
          <w:delText xml:space="preserve">$\mathbf{P} \mathord{\smash[b]{\underset{\raise.3ex\hbox{$\scriptstyle\sim$}}{y}}\vphantom{y}}$</w:delText>
        </w:r>
      </w:del>
      <w:del w:id="15672" w:author="PR Preview" w:date="2026-01-01T00:00:00Z">
        <w:r>
          <w:delText xml:space="preserve"> </w:delText>
        </w:r>
      </w:del>
      <w:del w:id="15673" w:author="PR Preview" w:date="2026-01-01T00:00:00Z">
        <w:r>
          <w:delText xml:space="preserve">is the orthogonal projection of</w:delText>
        </w:r>
      </w:del>
      <w:del w:id="15674" w:author="PR Preview" w:date="2026-01-01T00:00:00Z">
        <w:r>
          <w:delText xml:space="preserve"> </w:delText>
        </w:r>
      </w:del>
      <w:del w:id="15675" w:author="PR Preview" w:date="2026-01-01T00:00:00Z">
        <w:r>
          <w:delText xml:space="preserve">$\mathord{\smash[b]{\underset{\raise.3ex\hbox{$\scriptstyle\sim$}}{y}}\vphantom{y}}$</w:delText>
        </w:r>
      </w:del>
      <w:del w:id="15676" w:author="PR Preview" w:date="2026-01-01T00:00:00Z">
        <w:r>
          <w:delText xml:space="preserve"> </w:delText>
        </w:r>
      </w:del>
      <w:del w:id="15677" w:author="PR Preview" w:date="2026-01-01T00:00:00Z">
        <w:r>
          <w:delText xml:space="preserve">onto</w:delText>
        </w:r>
      </w:del>
      <w:del w:id="15678" w:author="PR Preview" w:date="2026-01-01T00:00:00Z">
        <w:r>
          <w:delText xml:space="preserve"> </w:delText>
        </w:r>
      </w:del>
      <m:oMath>
        <m:r>
          <m:rPr>
            <m:scr m:val="script"/>
            <m:sty m:val="p"/>
          </m:rPr>
          <m:t>C</m:t>
        </m:r>
        <m:r>
          <m:rPr>
            <m:sty m:val="p"/>
          </m:rPr>
          <m:t>(</m:t>
        </m:r>
        <m:r>
          <m:rPr>
            <m:sty m:val="bi"/>
          </m:rPr>
          <m:t>P</m:t>
        </m:r>
        <m:r>
          <m:rPr>
            <m:sty m:val="p"/>
          </m:rPr>
          <m:t>)</m:t>
        </m:r>
      </m:oMath>
      <w:del w:id="15679" w:author="PR Preview" w:date="2026-01-01T00:00:00Z">
        <w:r>
          <w:delText xml:space="preserve">.</w:delText>
        </w:r>
      </w:del>
    </w:p>
    <w:p>
      <w:pPr>
        <w:pStyle w:val="FirstParagraph"/>
      </w:pPr>
      <w:ins w:id="15680" w:author="PR Preview" w:date="2026-01-01T00:00:00Z">
        <w:r>
          <w:t xml:space="preserve">(</w:t>
        </w:r>
      </w:ins>
      <w:hyperlink w:anchor="thm-complement-null-space">
        <w:ins w:id="15681" w:author="PR Preview" w:date="2026-01-01T00:00:00Z">
          <w:r>
            <w:rPr>
              <w:rStyle w:val="Hyperlink"/>
            </w:rPr>
            <w:t xml:space="preserve">Theorem 53</w:t>
          </w:r>
        </w:ins>
      </w:hyperlink>
      <w:ins w:id="15682" w:author="PR Preview" w:date="2026-01-01T00:00:00Z">
        <w:r>
          <w:t xml:space="preserve">).</w:t>
        </w:r>
      </w:ins>
      <w:ins w:id="15683" w:author="PR Preview" w:date="2026-01-01T00:00:00Z">
        <w:r>
          <w:t xml:space="preserve"> </w:t>
        </w:r>
      </w:ins>
      <w:ins w:id="15684" w:author="PR Preview" w:date="2026-01-01T00:00:00Z">
        <w:r>
          <w:t xml:space="preserve">By the uniqueness in</w:t>
        </w:r>
      </w:ins>
      <w:ins w:id="15685" w:author="PR Preview" w:date="2026-01-01T00:00:00Z">
        <w:r>
          <w:t xml:space="preserve"> </w:t>
        </w:r>
      </w:ins>
      <w:hyperlink w:anchor="thm-orthogonal-direct-sum">
        <w:ins w:id="15686" w:author="PR Preview" w:date="2026-01-01T00:00:00Z">
          <w:r>
            <w:rPr>
              <w:rStyle w:val="Hyperlink"/>
            </w:rPr>
            <w:t xml:space="preserve">Theorem 54</w:t>
          </w:r>
        </w:ins>
      </w:hyperlink>
      <w:ins w:id="15687" w:author="PR Preview" w:date="2026-01-01T00:00:00Z">
        <w:r>
          <w:t xml:space="preserve">,</w:t>
        </w:r>
      </w:ins>
      <w:ins w:id="15688" w:author="PR Preview" w:date="2026-01-01T00:00:00Z">
        <w:r>
          <w:t xml:space="preserve"> </w:t>
        </w:r>
      </w:ins>
      <w:ins w:id="15689" w:author="PR Preview" w:date="2026-01-01T00:00:00Z">
        <w:r>
          <w:t xml:space="preserve">$\mathbf{P} \mathord{\smash[b]{\underset{\raise.3ex\hbox{$\scriptstyle\sim$}}{y}}\vphantom{y}}$</w:t>
        </w:r>
      </w:ins>
      <w:ins w:id="15690" w:author="PR Preview" w:date="2026-01-01T00:00:00Z">
        <w:r>
          <w:t xml:space="preserve"> </w:t>
        </w:r>
      </w:ins>
      <w:ins w:id="15691" w:author="PR Preview" w:date="2026-01-01T00:00:00Z">
        <w:r>
          <w:t xml:space="preserve">is the orthogonal projection of</w:t>
        </w:r>
      </w:ins>
      <w:ins w:id="15692" w:author="PR Preview" w:date="2026-01-01T00:00:00Z">
        <w:r>
          <w:t xml:space="preserve"> </w:t>
        </w:r>
      </w:ins>
      <w:ins w:id="15693" w:author="PR Preview" w:date="2026-01-01T00:00:00Z">
        <w:r>
          <w:t xml:space="preserve">$\mathord{\smash[b]{\underset{\raise.3ex\hbox{$\scriptstyle\sim$}}{y}}\vphantom{y}}$</w:t>
        </w:r>
      </w:ins>
      <w:ins w:id="15694" w:author="PR Preview" w:date="2026-01-01T00:00:00Z">
        <w:r>
          <w:t xml:space="preserve"> </w:t>
        </w:r>
      </w:ins>
      <w:ins w:id="15695" w:author="PR Preview" w:date="2026-01-01T00:00:00Z">
        <w:r>
          <w:t xml:space="preserve">onto</w:t>
        </w:r>
      </w:ins>
      <w:ins w:id="15696" w:author="PR Preview" w:date="2026-01-01T00:00:00Z">
        <w:r>
          <w:t xml:space="preserve"> </w:t>
        </w:r>
      </w:ins>
      <m:oMath>
        <m:r>
          <m:rPr>
            <m:scr m:val="script"/>
            <m:sty m:val="p"/>
          </m:rPr>
          <m:t>C</m:t>
        </m:r>
        <m:r>
          <m:rPr>
            <m:sty m:val="p"/>
          </m:rPr>
          <m:t>(</m:t>
        </m:r>
        <m:r>
          <m:rPr>
            <m:sty m:val="bi"/>
          </m:rPr>
          <m:t>P</m:t>
        </m:r>
        <m:r>
          <m:rPr>
            <m:sty m:val="p"/>
          </m:rPr>
          <m:t>)</m:t>
        </m:r>
      </m:oMath>
      <w:ins w:id="15697" w:author="PR Preview" w:date="2026-01-01T00:00:00Z">
        <w:r>
          <w:t xml:space="preserve">.</w:t>
        </w:r>
      </w:ins>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5" w:name="exm-projection-matrix-projects"/>
    <w:p>
      <w:pPr>
        <w:pStyle w:val="BodyText"/>
      </w:pPr>
      <w:del w:id="15698" w:author="PR Preview" w:date="2026-01-01T00:00:00Z">
        <w:r>
          <w:rPr>
            <w:b/>
            <w:bCs/>
          </w:rPr>
          <w:delText xml:space="preserve">Example 169 (Two routes to the same projection matrix)</w:delText>
        </w:r>
      </w:del>
      <w:del w:id="15699" w:author="PR Preview" w:date="2026-01-01T00:00:00Z">
        <w:r>
          <w:delText xml:space="preserve"> </w:delText>
        </w:r>
      </w:del>
      <w:del w:id="15700" w:author="PR Preview" w:date="2026-01-01T00:00:00Z">
        <w:r>
          <w:delText xml:space="preserve">The matrix</w:delText>
        </w:r>
      </w:del>
      <w:del w:id="15701"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5702" w:author="PR Preview" w:date="2026-01-01T00:00:00Z">
        <w:r>
          <w:delText xml:space="preserve"> </w:delText>
        </w:r>
      </w:del>
      <w:del w:id="15703" w:author="PR Preview" w:date="2026-01-01T00:00:00Z">
        <w:r>
          <w:delText xml:space="preserve">of</w:delText>
        </w:r>
      </w:del>
      <w:del w:id="15704" w:author="PR Preview" w:date="2026-01-01T00:00:00Z">
        <w:r>
          <w:delText xml:space="preserve"> </w:delText>
        </w:r>
      </w:del>
      <w:hyperlink w:anchor="exm-projection-matrix">
        <w:del w:id="15705" w:author="PR Preview" w:date="2026-01-01T00:00:00Z">
          <w:r>
            <w:rPr>
              <w:rStyle w:val="Hyperlink"/>
            </w:rPr>
            <w:delText xml:space="preserve">Example 134</w:delText>
          </w:r>
        </w:del>
      </w:hyperlink>
      <w:del w:id="15706" w:author="PR Preview" w:date="2026-01-01T00:00:00Z">
        <w:r>
          <w:delText xml:space="preserve"> </w:delText>
        </w:r>
      </w:del>
      <w:del w:id="15707" w:author="PR Preview" w:date="2026-01-01T00:00:00Z">
        <w:r>
          <w:delText xml:space="preserve">is an orthogonal projection matrix,</w:delText>
        </w:r>
      </w:del>
      <w:del w:id="15708" w:author="PR Preview" w:date="2026-01-01T00:00:00Z">
        <w:r>
          <w:delText xml:space="preserve"> </w:delText>
        </w:r>
      </w:del>
      <w:del w:id="15709" w:author="PR Preview" w:date="2026-01-01T00:00:00Z">
        <w:r>
          <w:delText xml:space="preserve">and its column space is</w:delText>
        </w:r>
      </w:del>
      <w:del w:id="15710"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15711" w:author="PR Preview" w:date="2026-01-01T00:00:00Z">
        <w:r>
          <w:delText xml:space="preserve">, the horizontal axis.</w:delText>
        </w:r>
      </w:del>
      <w:del w:id="15712" w:author="PR Preview" w:date="2026-01-01T00:00:00Z">
        <w:r>
          <w:delText xml:space="preserve"> </w:delText>
        </w:r>
      </w:del>
      <w:del w:id="15713" w:author="PR Preview" w:date="2026-01-01T00:00:00Z">
        <w:r>
          <w:delText xml:space="preserve">By part 1,</w:delText>
        </w:r>
      </w:del>
      <w:del w:id="15714"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15715" w:author="PR Preview" w:date="2026-01-01T00:00:00Z">
        <w:r>
          <w:delText xml:space="preserve"> </w:delText>
        </w:r>
      </w:del>
      <w:del w:id="15716" w:author="PR Preview" w:date="2026-01-01T00:00:00Z">
        <w:r>
          <w:delText xml:space="preserve">is the orthogonal projection onto that axis:</w:delText>
        </w:r>
      </w:del>
      <w:del w:id="15717" w:author="PR Preview" w:date="2026-01-01T00:00:00Z">
        <w:r>
          <w:delText xml:space="preserve"> </w:delText>
        </w:r>
      </w:del>
      <w:del w:id="15718" w:author="PR Preview" w:date="2026-01-01T00:00:00Z">
        <w:r>
          <w:delText xml:space="preserve">the remainder</w:delText>
        </w:r>
      </w:del>
      <w:del w:id="15719" w:author="PR Preview" w:date="2026-01-01T00:00:00Z">
        <w:r>
          <w:delText xml:space="preserve"> </w:delText>
        </w:r>
      </w:del>
      <m:oMath>
        <m:r>
          <m:rPr>
            <m:sty m:val="p"/>
          </m:rPr>
          <m:t>(</m:t>
        </m:r>
        <m:r>
          <m:t>0</m:t>
        </m:r>
        <m:r>
          <m:rPr>
            <m:sty m:val="p"/>
          </m:rPr>
          <m:t>,</m:t>
        </m:r>
        <m:sSub>
          <m:e>
            <m:r>
              <m:t>v</m:t>
            </m:r>
          </m:e>
          <m:sub>
            <m:r>
              <m:t>2</m:t>
            </m:r>
          </m:sub>
        </m:sSub>
        <m:r>
          <m:rPr>
            <m:sty m:val="p"/>
          </m:rPr>
          <m:t>)</m:t>
        </m:r>
      </m:oMath>
      <w:del w:id="15720" w:author="PR Preview" w:date="2026-01-01T00:00:00Z">
        <w:r>
          <w:delText xml:space="preserve"> </w:delText>
        </w:r>
      </w:del>
      <w:del w:id="15721" w:author="PR Preview" w:date="2026-01-01T00:00:00Z">
        <w:r>
          <w:delText xml:space="preserve">is orthogonal to</w:delText>
        </w:r>
      </w:del>
      <w:del w:id="15722" w:author="PR Preview" w:date="2026-01-01T00:00:00Z">
        <w:r>
          <w:delText xml:space="preserve"> </w:delText>
        </w:r>
      </w:del>
      <m:oMath>
        <m:r>
          <m:rPr>
            <m:sty m:val="p"/>
          </m:rPr>
          <m:t>(</m:t>
        </m:r>
        <m:r>
          <m:t>1</m:t>
        </m:r>
        <m:r>
          <m:rPr>
            <m:sty m:val="p"/>
          </m:rPr>
          <m:t>,</m:t>
        </m:r>
        <m:r>
          <m:t>0</m:t>
        </m:r>
        <m:r>
          <m:rPr>
            <m:sty m:val="p"/>
          </m:rPr>
          <m:t>)</m:t>
        </m:r>
      </m:oMath>
      <w:del w:id="15723" w:author="PR Preview" w:date="2026-01-01T00:00:00Z">
        <w:r>
          <w:delText xml:space="preserve">.</w:delText>
        </w:r>
      </w:del>
      <w:del w:id="15724" w:author="PR Preview" w:date="2026-01-01T00:00:00Z">
        <w:r>
          <w:delText xml:space="preserve"> </w:delText>
        </w:r>
      </w:del>
      <w:del w:id="15725" w:author="PR Preview" w:date="2026-01-01T00:00:00Z">
        <w:r>
          <w:delText xml:space="preserve">The vector</w:delText>
        </w:r>
      </w:del>
      <w:del w:id="15726" w:author="PR Preview" w:date="2026-01-01T00:00:00Z">
        <w:r>
          <w:delText xml:space="preserve"> </w:delText>
        </w:r>
      </w:del>
      <w:del w:id="15727" w:author="PR Preview" w:date="2026-01-01T00:00:00Z">
        <w:r>
          <w:delText xml:space="preserve">$\mathord{\smash[b]{\underset{\raise.3ex\hbox{$\scriptstyle\sim$}}{q}}\vphantom{q}}_1 = (1, 0)$</w:delText>
        </w:r>
      </w:del>
      <w:del w:id="15728" w:author="PR Preview" w:date="2026-01-01T00:00:00Z">
        <w:r>
          <w:delText xml:space="preserve"> </w:delText>
        </w:r>
      </w:del>
      <w:del w:id="15729" w:author="PR Preview" w:date="2026-01-01T00:00:00Z">
        <w:r>
          <w:delText xml:space="preserve">has length</w:delText>
        </w:r>
      </w:del>
      <w:del w:id="15730" w:author="PR Preview" w:date="2026-01-01T00:00:00Z">
        <w:r>
          <w:delText xml:space="preserve"> </w:delText>
        </w:r>
      </w:del>
      <m:oMath>
        <m:r>
          <m:t>1</m:t>
        </m:r>
      </m:oMath>
      <w:del w:id="15731" w:author="PR Preview" w:date="2026-01-01T00:00:00Z">
        <w:r>
          <w:delText xml:space="preserve"> </w:delText>
        </w:r>
      </w:del>
      <w:del w:id="15732" w:author="PR Preview" w:date="2026-01-01T00:00:00Z">
        <w:r>
          <w:delText xml:space="preserve">and spans the axis,</w:delText>
        </w:r>
      </w:del>
      <w:del w:id="15733" w:author="PR Preview" w:date="2026-01-01T00:00:00Z">
        <w:r>
          <w:delText xml:space="preserve"> </w:delText>
        </w:r>
      </w:del>
      <w:del w:id="15734" w:author="PR Preview" w:date="2026-01-01T00:00:00Z">
        <w:r>
          <w:delText xml:space="preserve">so it is an orthonormal basis of it, and with</w:delText>
        </w:r>
      </w:del>
      <w:del w:id="15735" w:author="PR Preview" w:date="2026-01-01T00:00:00Z">
        <w:r>
          <w:delText xml:space="preserve"> </w:delText>
        </w:r>
      </w:del>
      <w:del w:id="15736" w:author="PR Preview" w:date="2026-01-01T00:00:00Z">
        <w:r>
          <w:delText xml:space="preserve">$\mathbf{B} = [\mathord{\smash[b]{\underset{\raise.3ex\hbox{$\scriptstyle\sim$}}{q}}\vphantom{q}}_1]$</w:delText>
        </w:r>
      </w:del>
      <w:del w:id="15737"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15738" w:author="PR Preview" w:date="2026-01-01T00:00:00Z">
        <w:r>
          <w:delText xml:space="preserve">as part 2 and</w:delText>
        </w:r>
      </w:del>
      <w:del w:id="15739" w:author="PR Preview" w:date="2026-01-01T00:00:00Z">
        <w:r>
          <w:delText xml:space="preserve"> </w:delText>
        </w:r>
      </w:del>
      <w:hyperlink w:anchor="thm-projector-onb">
        <w:del w:id="15740" w:author="PR Preview" w:date="2026-01-01T00:00:00Z">
          <w:r>
            <w:rPr>
              <w:rStyle w:val="Hyperlink"/>
            </w:rPr>
            <w:delText xml:space="preserve">Theorem 91</w:delText>
          </w:r>
        </w:del>
      </w:hyperlink>
      <w:del w:id="15741" w:author="PR Preview" w:date="2026-01-01T00:00:00Z">
        <w:r>
          <w:delText xml:space="preserve"> </w:delText>
        </w:r>
      </w:del>
      <w:del w:id="15742" w:author="PR Preview" w:date="2026-01-01T00:00:00Z">
        <w:r>
          <w:delText xml:space="preserve">require.</w:delText>
        </w:r>
      </w:del>
    </w:p>
    <w:p>
      <w:pPr>
        <w:pStyle w:val="BodyText"/>
      </w:pPr>
      <w:del w:id="15743" w:author="PR Preview" w:date="2026-01-01T00:00:00Z">
        <w:r>
          <w:delText xml:space="preserve">The oblique projection</w:delText>
        </w:r>
      </w:del>
      <w:del w:id="15744"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5745" w:author="PR Preview" w:date="2026-01-01T00:00:00Z">
        <w:r>
          <w:delText xml:space="preserve"> </w:delText>
        </w:r>
      </w:del>
      <w:del w:id="15746" w:author="PR Preview" w:date="2026-01-01T00:00:00Z">
        <w:r>
          <w:delText xml:space="preserve">of</w:delText>
        </w:r>
      </w:del>
      <w:del w:id="15747" w:author="PR Preview" w:date="2026-01-01T00:00:00Z">
        <w:r>
          <w:delText xml:space="preserve"> </w:delText>
        </w:r>
      </w:del>
      <w:hyperlink w:anchor="exm-projection-matrix">
        <w:del w:id="15748" w:author="PR Preview" w:date="2026-01-01T00:00:00Z">
          <w:r>
            <w:rPr>
              <w:rStyle w:val="Hyperlink"/>
            </w:rPr>
            <w:delText xml:space="preserve">Example 134</w:delText>
          </w:r>
        </w:del>
      </w:hyperlink>
      <w:del w:id="15749" w:author="PR Preview" w:date="2026-01-01T00:00:00Z">
        <w:r>
          <w:delText xml:space="preserve"> </w:delText>
        </w:r>
      </w:del>
      <w:del w:id="15750" w:author="PR Preview" w:date="2026-01-01T00:00:00Z">
        <w:r>
          <w:delText xml:space="preserve">also maps every vector into the horizontal axis.</w:delText>
        </w:r>
      </w:del>
      <w:del w:id="15751" w:author="PR Preview" w:date="2026-01-01T00:00:00Z">
        <w:r>
          <w:delText xml:space="preserve"> </w:delText>
        </w:r>
      </w:del>
      <w:del w:id="15752" w:author="PR Preview" w:date="2026-01-01T00:00:00Z">
        <w:r>
          <w:delText xml:space="preserve">It sends</w:delText>
        </w:r>
      </w:del>
      <w:del w:id="15753" w:author="PR Preview" w:date="2026-01-01T00:00:00Z">
        <w:r>
          <w:delText xml:space="preserve"> </w:delText>
        </w:r>
      </w:del>
      <m:oMath>
        <m:r>
          <m:rPr>
            <m:sty m:val="p"/>
          </m:rPr>
          <m:t>(</m:t>
        </m:r>
        <m:r>
          <m:t>0</m:t>
        </m:r>
        <m:r>
          <m:rPr>
            <m:sty m:val="p"/>
          </m:rPr>
          <m:t>,</m:t>
        </m:r>
        <m:r>
          <m:t>1</m:t>
        </m:r>
        <m:r>
          <m:rPr>
            <m:sty m:val="p"/>
          </m:rPr>
          <m:t>)</m:t>
        </m:r>
      </m:oMath>
      <w:del w:id="15754" w:author="PR Preview" w:date="2026-01-01T00:00:00Z">
        <w:r>
          <w:delText xml:space="preserve"> </w:delText>
        </w:r>
      </w:del>
      <w:del w:id="15755" w:author="PR Preview" w:date="2026-01-01T00:00:00Z">
        <w:r>
          <w:delText xml:space="preserve">to</w:delText>
        </w:r>
      </w:del>
      <w:del w:id="15756" w:author="PR Preview" w:date="2026-01-01T00:00:00Z">
        <w:r>
          <w:delText xml:space="preserve"> </w:delText>
        </w:r>
      </w:del>
      <m:oMath>
        <m:r>
          <m:rPr>
            <m:sty m:val="p"/>
          </m:rPr>
          <m:t>(</m:t>
        </m:r>
        <m:r>
          <m:t>1</m:t>
        </m:r>
        <m:r>
          <m:rPr>
            <m:sty m:val="p"/>
          </m:rPr>
          <m:t>,</m:t>
        </m:r>
        <m:r>
          <m:t>0</m:t>
        </m:r>
        <m:r>
          <m:rPr>
            <m:sty m:val="p"/>
          </m:rPr>
          <m:t>)</m:t>
        </m:r>
      </m:oMath>
      <w:del w:id="15757" w:author="PR Preview" w:date="2026-01-01T00:00:00Z">
        <w:r>
          <w:delText xml:space="preserve">,</w:delText>
        </w:r>
      </w:del>
      <w:del w:id="15758" w:author="PR Preview" w:date="2026-01-01T00:00:00Z">
        <w:r>
          <w:delText xml:space="preserve"> </w:delText>
        </w:r>
      </w:del>
      <w:del w:id="15759" w:author="PR Preview" w:date="2026-01-01T00:00:00Z">
        <w:r>
          <w:delText xml:space="preserve">but the remainder</w:delText>
        </w:r>
      </w:del>
      <w:del w:id="15760"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15761" w:author="PR Preview" w:date="2026-01-01T00:00:00Z">
        <w:r>
          <w:delText xml:space="preserve"> </w:delText>
        </w:r>
      </w:del>
      <w:del w:id="15762" w:author="PR Preview" w:date="2026-01-01T00:00:00Z">
        <w:r>
          <w:delText xml:space="preserve">is not orthogonal to the axis,</w:delText>
        </w:r>
      </w:del>
      <w:del w:id="15763" w:author="PR Preview" w:date="2026-01-01T00:00:00Z">
        <w:r>
          <w:delText xml:space="preserve"> </w:delText>
        </w:r>
      </w:del>
      <w:del w:id="15764" w:author="PR Preview" w:date="2026-01-01T00:00:00Z">
        <w:r>
          <w:delText xml:space="preserve">so</w:delText>
        </w:r>
      </w:del>
      <w:del w:id="15765" w:author="PR Preview" w:date="2026-01-01T00:00:00Z">
        <w:r>
          <w:delText xml:space="preserve"> </w:delText>
        </w:r>
      </w:del>
      <m:oMath>
        <m:r>
          <m:rPr>
            <m:sty m:val="p"/>
          </m:rPr>
          <m:t>(</m:t>
        </m:r>
        <m:r>
          <m:t>1</m:t>
        </m:r>
        <m:r>
          <m:rPr>
            <m:sty m:val="p"/>
          </m:rPr>
          <m:t>,</m:t>
        </m:r>
        <m:r>
          <m:t>0</m:t>
        </m:r>
        <m:r>
          <m:rPr>
            <m:sty m:val="p"/>
          </m:rPr>
          <m:t>)</m:t>
        </m:r>
      </m:oMath>
      <w:del w:id="15766" w:author="PR Preview" w:date="2026-01-01T00:00:00Z">
        <w:r>
          <w:delText xml:space="preserve"> </w:delText>
        </w:r>
      </w:del>
      <w:del w:id="15767" w:author="PR Preview" w:date="2026-01-01T00:00:00Z">
        <w:r>
          <w:delText xml:space="preserve">is not the orthogonal projection of</w:delText>
        </w:r>
      </w:del>
      <w:del w:id="15768" w:author="PR Preview" w:date="2026-01-01T00:00:00Z">
        <w:r>
          <w:delText xml:space="preserve"> </w:delText>
        </w:r>
      </w:del>
      <m:oMath>
        <m:r>
          <m:rPr>
            <m:sty m:val="p"/>
          </m:rPr>
          <m:t>(</m:t>
        </m:r>
        <m:r>
          <m:t>0</m:t>
        </m:r>
        <m:r>
          <m:rPr>
            <m:sty m:val="p"/>
          </m:rPr>
          <m:t>,</m:t>
        </m:r>
        <m:r>
          <m:t>1</m:t>
        </m:r>
        <m:r>
          <m:rPr>
            <m:sty m:val="p"/>
          </m:rPr>
          <m:t>)</m:t>
        </m:r>
      </m:oMath>
      <w:del w:id="15769" w:author="PR Preview" w:date="2026-01-01T00:00:00Z">
        <w:r>
          <w:delText xml:space="preserve"> </w:delText>
        </w:r>
      </w:del>
      <w:del w:id="15770" w:author="PR Preview" w:date="2026-01-01T00:00:00Z">
        <w:r>
          <w:delText xml:space="preserve">onto the axis,</w:delText>
        </w:r>
      </w:del>
      <w:del w:id="15771" w:author="PR Preview" w:date="2026-01-01T00:00:00Z">
        <w:r>
          <w:delText xml:space="preserve"> </w:delText>
        </w:r>
      </w:del>
      <w:del w:id="15772" w:author="PR Preview" w:date="2026-01-01T00:00:00Z">
        <w:r>
          <w:delText xml:space="preserve">which is</w:delText>
        </w:r>
      </w:del>
      <w:del w:id="15773"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15774" w:author="PR Preview" w:date="2026-01-01T00:00:00Z">
        <w:r>
          <w:delText xml:space="preserve">.</w:delText>
        </w:r>
      </w:del>
    </w:p>
    <w:p>
      <w:pPr>
        <w:pStyle w:val="BodyText"/>
      </w:pPr>
      <w:del w:id="15775" w:author="PR Preview" w:date="2026-01-01T00:00:00Z">
        <w:r>
          <w:rPr>
            <w:b/>
            <w:bCs/>
          </w:rPr>
          <w:delText xml:space="preserve">Theorem 93 (The hat matrix projects onto the column space of the design matrix)</w:delText>
        </w:r>
      </w:del>
      <w:del w:id="15776" w:author="PR Preview" w:date="2026-01-01T00:00:00Z">
        <w:r>
          <w:delText xml:space="preserve"> </w:delText>
        </w:r>
      </w:del>
      <w:del w:id="15777" w:author="PR Preview" w:date="2026-01-01T00:00:00Z">
        <w:r>
          <w:delText xml:space="preserve">If</w:delText>
        </w:r>
      </w:del>
      <w:del w:id="15778" w:author="PR Preview" w:date="2026-01-01T00:00:00Z">
        <w:r>
          <w:delText xml:space="preserve"> </w:delText>
        </w:r>
      </w:del>
      <m:oMath>
        <m:r>
          <m:rPr>
            <m:sty m:val="bi"/>
          </m:rPr>
          <m:t>X</m:t>
        </m:r>
      </m:oMath>
      <w:del w:id="15779" w:author="PR Preview" w:date="2026-01-01T00:00:00Z">
        <w:r>
          <w:delText xml:space="preserve"> </w:delText>
        </w:r>
      </w:del>
      <w:del w:id="15780" w:author="PR Preview" w:date="2026-01-01T00:00:00Z">
        <w:r>
          <w:delText xml:space="preserve">is an</w:delText>
        </w:r>
      </w:del>
      <w:del w:id="15781" w:author="PR Preview" w:date="2026-01-01T00:00:00Z">
        <w:r>
          <w:delText xml:space="preserve"> </w:delText>
        </w:r>
      </w:del>
      <m:oMath>
        <m:r>
          <m:t>n</m:t>
        </m:r>
        <m:r>
          <m:rPr>
            <m:sty m:val="p"/>
          </m:rPr>
          <m:t>×</m:t>
        </m:r>
        <m:r>
          <m:t>p</m:t>
        </m:r>
      </m:oMath>
      <w:del w:id="15782" w:author="PR Preview" w:date="2026-01-01T00:00:00Z">
        <w:r>
          <w:delText xml:space="preserve"> </w:delText>
        </w:r>
      </w:del>
      <w:del w:id="15783" w:author="PR Preview" w:date="2026-01-01T00:00:00Z">
        <w:r>
          <w:delText xml:space="preserve">design matrix with</w:delText>
        </w:r>
      </w:del>
      <w:del w:id="1578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5785" w:author="PR Preview" w:date="2026-01-01T00:00:00Z">
        <w:r>
          <w:delText xml:space="preserve">,</w:delText>
        </w:r>
      </w:del>
      <w:del w:id="15786" w:author="PR Preview" w:date="2026-01-01T00:00:00Z">
        <w:r>
          <w:delText xml:space="preserve"> </w:delText>
        </w:r>
      </w:del>
      <w:del w:id="15787" w:author="PR Preview" w:date="2026-01-01T00:00:00Z">
        <w:r>
          <w:delText xml:space="preserve">then for every</w:delText>
        </w:r>
      </w:del>
      <w:del w:id="15788" w:author="PR Preview" w:date="2026-01-01T00:00:00Z">
        <w:r>
          <w:delText xml:space="preserve"> </w:delText>
        </w:r>
      </w:del>
      <w:del w:id="15789" w:author="PR Preview" w:date="2026-01-01T00:00:00Z">
        <w:r>
          <w:delText xml:space="preserve">$\mathord{\smash[b]{\underset{\raise.3ex\hbox{$\scriptstyle\sim$}}{y}}\vphantom{y}}\in \mathbb{R}^n$</w:delText>
        </w:r>
      </w:del>
      <w:del w:id="15790" w:author="PR Preview" w:date="2026-01-01T00:00:00Z">
        <w:r>
          <w:delText xml:space="preserve">,</w:delText>
        </w:r>
      </w:del>
      <w:del w:id="15791" w:author="PR Preview" w:date="2026-01-01T00:00:00Z">
        <w:r>
          <w:delText xml:space="preserve"> </w:delText>
        </w:r>
      </w:del>
      <w:del w:id="15792" w:author="PR Preview" w:date="2026-01-01T00:00:00Z">
        <w:r>
          <w:delText xml:space="preserve">$\mathbf{H} \mathord{\smash[b]{\underset{\raise.3ex\hbox{$\scriptstyle\sim$}}{y}}\vphantom{y}}$</w:delText>
        </w:r>
      </w:del>
      <w:del w:id="15793" w:author="PR Preview" w:date="2026-01-01T00:00:00Z">
        <w:r>
          <w:delText xml:space="preserve"> </w:delText>
        </w:r>
      </w:del>
      <w:del w:id="15794" w:author="PR Preview" w:date="2026-01-01T00:00:00Z">
        <w:r>
          <w:delText xml:space="preserve">(</w:delText>
        </w:r>
      </w:del>
      <w:hyperlink w:anchor="def-hat-matrix">
        <w:del w:id="15795" w:author="PR Preview" w:date="2026-01-01T00:00:00Z">
          <w:r>
            <w:rPr>
              <w:rStyle w:val="Hyperlink"/>
            </w:rPr>
            <w:delText xml:space="preserve">Definition 107</w:delText>
          </w:r>
        </w:del>
      </w:hyperlink>
      <w:del w:id="15796" w:author="PR Preview" w:date="2026-01-01T00:00:00Z">
        <w:r>
          <w:delText xml:space="preserve">) is the orthogonal projection of</w:delText>
        </w:r>
      </w:del>
      <w:del w:id="15797" w:author="PR Preview" w:date="2026-01-01T00:00:00Z">
        <w:r>
          <w:delText xml:space="preserve"> </w:delText>
        </w:r>
      </w:del>
      <w:del w:id="15798" w:author="PR Preview" w:date="2026-01-01T00:00:00Z">
        <w:r>
          <w:delText xml:space="preserve">$\mathord{\smash[b]{\underset{\raise.3ex\hbox{$\scriptstyle\sim$}}{y}}\vphantom{y}}$</w:delText>
        </w:r>
      </w:del>
      <w:del w:id="15799" w:author="PR Preview" w:date="2026-01-01T00:00:00Z">
        <w:r>
          <w:delText xml:space="preserve"> </w:delText>
        </w:r>
      </w:del>
      <w:del w:id="15800" w:author="PR Preview" w:date="2026-01-01T00:00:00Z">
        <w:r>
          <w:delText xml:space="preserve">onto</w:delText>
        </w:r>
      </w:del>
      <w:del w:id="15801" w:author="PR Preview" w:date="2026-01-01T00:00:00Z">
        <w:r>
          <w:delText xml:space="preserve"> </w:delText>
        </w:r>
      </w:del>
      <m:oMath>
        <m:r>
          <m:rPr>
            <m:scr m:val="script"/>
            <m:sty m:val="p"/>
          </m:rPr>
          <m:t>C</m:t>
        </m:r>
        <m:r>
          <m:rPr>
            <m:sty m:val="p"/>
          </m:rPr>
          <m:t>(</m:t>
        </m:r>
        <m:r>
          <m:rPr>
            <m:sty m:val="bi"/>
          </m:rPr>
          <m:t>X</m:t>
        </m:r>
        <m:r>
          <m:rPr>
            <m:sty m:val="p"/>
          </m:rPr>
          <m:t>)</m:t>
        </m:r>
      </m:oMath>
      <w:del w:id="15802" w:author="PR Preview" w:date="2026-01-01T00:00:00Z">
        <w:r>
          <w:delText xml:space="preserve">.</w:delText>
        </w:r>
      </w:del>
      <w:del w:id="15803" w:author="PR Preview" w:date="2026-01-01T00:00:00Z">
        <w:r>
          <w:delText xml:space="preserve"> </w:delText>
        </w:r>
      </w:del>
      <w:del w:id="15804" w:author="PR Preview" w:date="2026-01-01T00:00:00Z">
        <w:r>
          <w:delText xml:space="preserve">So</w:delText>
        </w:r>
      </w:del>
      <w:del w:id="15805"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5806" w:author="PR Preview" w:date="2026-01-01T00:00:00Z">
        <w:r>
          <w:delText xml:space="preserve"> </w:delText>
        </w:r>
      </w:del>
      <w:del w:id="15807" w:author="PR Preview" w:date="2026-01-01T00:00:00Z">
        <w:r>
          <w:delText xml:space="preserve">for any</w:delText>
        </w:r>
      </w:del>
      <w:del w:id="15808" w:author="PR Preview" w:date="2026-01-01T00:00:00Z">
        <w:r>
          <w:delText xml:space="preserve"> </w:delText>
        </w:r>
      </w:del>
      <m:oMath>
        <m:r>
          <m:t>n</m:t>
        </m:r>
        <m:r>
          <m:rPr>
            <m:sty m:val="p"/>
          </m:rPr>
          <m:t>×</m:t>
        </m:r>
        <m:r>
          <m:t>p</m:t>
        </m:r>
      </m:oMath>
      <w:del w:id="15809" w:author="PR Preview" w:date="2026-01-01T00:00:00Z">
        <w:r>
          <w:delText xml:space="preserve"> </w:delText>
        </w:r>
      </w:del>
      <w:del w:id="15810" w:author="PR Preview" w:date="2026-01-01T00:00:00Z">
        <w:r>
          <w:delText xml:space="preserve">matrix</w:delText>
        </w:r>
      </w:del>
      <w:del w:id="15811" w:author="PR Preview" w:date="2026-01-01T00:00:00Z">
        <w:r>
          <w:delText xml:space="preserve"> </w:delText>
        </w:r>
      </w:del>
      <m:oMath>
        <m:r>
          <m:rPr>
            <m:sty m:val="bi"/>
          </m:rPr>
          <m:t>Q</m:t>
        </m:r>
      </m:oMath>
      <w:del w:id="15812" w:author="PR Preview" w:date="2026-01-01T00:00:00Z">
        <w:r>
          <w:delText xml:space="preserve"> </w:delText>
        </w:r>
      </w:del>
      <w:del w:id="15813" w:author="PR Preview" w:date="2026-01-01T00:00:00Z">
        <w:r>
          <w:delText xml:space="preserve">whose columns are an orthonormal basis of</w:delText>
        </w:r>
      </w:del>
      <w:del w:id="15814" w:author="PR Preview" w:date="2026-01-01T00:00:00Z">
        <w:r>
          <w:delText xml:space="preserve"> </w:delText>
        </w:r>
      </w:del>
      <m:oMath>
        <m:r>
          <m:rPr>
            <m:scr m:val="script"/>
            <m:sty m:val="p"/>
          </m:rPr>
          <m:t>C</m:t>
        </m:r>
        <m:r>
          <m:rPr>
            <m:sty m:val="p"/>
          </m:rPr>
          <m:t>(</m:t>
        </m:r>
        <m:r>
          <m:rPr>
            <m:sty m:val="bi"/>
          </m:rPr>
          <m:t>X</m:t>
        </m:r>
        <m:r>
          <m:rPr>
            <m:sty m:val="p"/>
          </m:rPr>
          <m:t>)</m:t>
        </m:r>
      </m:oMath>
      <w:del w:id="15815" w:author="PR Preview" w:date="2026-01-01T00:00:00Z">
        <w:r>
          <w:delText xml:space="preserve">.</w:delText>
        </w:r>
      </w:del>
    </w:p>
    <w:p>
      <w:pPr>
        <w:pStyle w:val="BodyText"/>
      </w:pPr>
      <w:del w:id="15816" w:author="PR Preview" w:date="2026-01-01T00:00:00Z">
        <w:r>
          <w:rPr>
            <w:i/>
            <w:iCs/>
          </w:rPr>
          <w:delText xml:space="preserve">Proof</w:delText>
        </w:r>
      </w:del>
      <w:del w:id="15817" w:author="PR Preview" w:date="2026-01-01T00:00:00Z">
        <w:r>
          <w:delText xml:space="preserve">. </w:delText>
        </w:r>
      </w:del>
      <m:oMath>
        <m:r>
          <m:rPr>
            <m:sty m:val="bi"/>
          </m:rPr>
          <m:t>H</m:t>
        </m:r>
      </m:oMath>
      <w:del w:id="15818" w:author="PR Preview" w:date="2026-01-01T00:00:00Z">
        <w:r>
          <w:delText xml:space="preserve"> </w:delText>
        </w:r>
      </w:del>
      <w:del w:id="15819" w:author="PR Preview" w:date="2026-01-01T00:00:00Z">
        <w:r>
          <w:delText xml:space="preserve">is an orthogonal projection matrix (</w:delText>
        </w:r>
      </w:del>
      <w:hyperlink w:anchor="thm-hat-matrix">
        <w:del w:id="15820" w:author="PR Preview" w:date="2026-01-01T00:00:00Z">
          <w:r>
            <w:rPr>
              <w:rStyle w:val="Hyperlink"/>
            </w:rPr>
            <w:delText xml:space="preserve">Theorem 89</w:delText>
          </w:r>
        </w:del>
      </w:hyperlink>
      <w:del w:id="15821" w:author="PR Preview" w:date="2026-01-01T00:00:00Z">
        <w:r>
          <w:delText xml:space="preserve">),</w:delText>
        </w:r>
      </w:del>
      <w:del w:id="15822" w:author="PR Preview" w:date="2026-01-01T00:00:00Z">
        <w:r>
          <w:delText xml:space="preserve"> </w:delText>
        </w:r>
      </w:del>
      <w:del w:id="15823" w:author="PR Preview" w:date="2026-01-01T00:00:00Z">
        <w:r>
          <w:delText xml:space="preserve">so</w:delText>
        </w:r>
      </w:del>
      <w:del w:id="15824" w:author="PR Preview" w:date="2026-01-01T00:00:00Z">
        <w:r>
          <w:delText xml:space="preserve"> </w:delText>
        </w:r>
      </w:del>
      <w:del w:id="15825" w:author="PR Preview" w:date="2026-01-01T00:00:00Z">
        <w:r>
          <w:delText xml:space="preserve">$\mathbf{H} \mathord{\smash[b]{\underset{\raise.3ex\hbox{$\scriptstyle\sim$}}{y}}\vphantom{y}}$</w:delText>
        </w:r>
      </w:del>
      <w:del w:id="15826" w:author="PR Preview" w:date="2026-01-01T00:00:00Z">
        <w:r>
          <w:delText xml:space="preserve"> </w:delText>
        </w:r>
      </w:del>
      <w:del w:id="15827" w:author="PR Preview" w:date="2026-01-01T00:00:00Z">
        <w:r>
          <w:delText xml:space="preserve">is the orthogonal projection of</w:delText>
        </w:r>
      </w:del>
      <w:del w:id="15828" w:author="PR Preview" w:date="2026-01-01T00:00:00Z">
        <w:r>
          <w:delText xml:space="preserve"> </w:delText>
        </w:r>
      </w:del>
      <w:del w:id="15829" w:author="PR Preview" w:date="2026-01-01T00:00:00Z">
        <w:r>
          <w:delText xml:space="preserve">$\mathord{\smash[b]{\underset{\raise.3ex\hbox{$\scriptstyle\sim$}}{y}}\vphantom{y}}$</w:delText>
        </w:r>
      </w:del>
      <w:del w:id="15830" w:author="PR Preview" w:date="2026-01-01T00:00:00Z">
        <w:r>
          <w:delText xml:space="preserve"> </w:delText>
        </w:r>
      </w:del>
      <w:del w:id="15831" w:author="PR Preview" w:date="2026-01-01T00:00:00Z">
        <w:r>
          <w:delText xml:space="preserve">onto</w:delText>
        </w:r>
      </w:del>
      <w:del w:id="15832" w:author="PR Preview" w:date="2026-01-01T00:00:00Z">
        <w:r>
          <w:delText xml:space="preserve"> </w:delText>
        </w:r>
      </w:del>
      <m:oMath>
        <m:r>
          <m:rPr>
            <m:scr m:val="script"/>
            <m:sty m:val="p"/>
          </m:rPr>
          <m:t>C</m:t>
        </m:r>
        <m:r>
          <m:rPr>
            <m:sty m:val="p"/>
          </m:rPr>
          <m:t>(</m:t>
        </m:r>
        <m:r>
          <m:rPr>
            <m:sty m:val="bi"/>
          </m:rPr>
          <m:t>H</m:t>
        </m:r>
        <m:r>
          <m:rPr>
            <m:sty m:val="p"/>
          </m:rPr>
          <m:t>)</m:t>
        </m:r>
      </m:oMath>
      <w:del w:id="15833" w:author="PR Preview" w:date="2026-01-01T00:00:00Z">
        <w:r>
          <w:delText xml:space="preserve"> </w:delText>
        </w:r>
      </w:del>
      <w:del w:id="15834" w:author="PR Preview" w:date="2026-01-01T00:00:00Z">
        <w:r>
          <w:delText xml:space="preserve">(</w:delText>
        </w:r>
      </w:del>
      <w:hyperlink w:anchor="thm-projection-matrix-projects">
        <w:del w:id="15835" w:author="PR Preview" w:date="2026-01-01T00:00:00Z">
          <w:r>
            <w:rPr>
              <w:rStyle w:val="Hyperlink"/>
            </w:rPr>
            <w:delText xml:space="preserve">Theorem 92</w:delText>
          </w:r>
        </w:del>
      </w:hyperlink>
      <w:del w:id="15836" w:author="PR Preview" w:date="2026-01-01T00:00:00Z">
        <w:r>
          <w:delText xml:space="preserve">, part 1).</w:delText>
        </w:r>
      </w:del>
      <w:del w:id="15837" w:author="PR Preview" w:date="2026-01-01T00:00:00Z">
        <w:r>
          <w:delText xml:space="preserve"> </w:delText>
        </w:r>
      </w:del>
      <w:del w:id="15838" w:author="PR Preview" w:date="2026-01-01T00:00:00Z">
        <w:r>
          <w:delText xml:space="preserve">It remains to show</w:delText>
        </w:r>
      </w:del>
      <w:del w:id="15839"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15840" w:author="PR Preview" w:date="2026-01-01T00:00:00Z">
        <w:r>
          <w:delText xml:space="preserve">.</w:delText>
        </w:r>
      </w:del>
    </w:p>
    <w:p>
      <w:pPr>
        <w:pStyle w:val="BodyText"/>
      </w:pPr>
      <w:ins w:id="15841" w:author="PR Preview" w:date="2026-01-01T00:00:00Z">
        <w:r>
          <w:rPr>
            <w:b/>
            <w:bCs/>
          </w:rPr>
          <w:t xml:space="preserve">Example 171 (Two routes to the same projection matrix)</w:t>
        </w:r>
      </w:ins>
      <w:ins w:id="15842" w:author="PR Preview" w:date="2026-01-01T00:00:00Z">
        <w:r>
          <w:t xml:space="preserve"> </w:t>
        </w:r>
      </w:ins>
      <w:ins w:id="15843" w:author="PR Preview" w:date="2026-01-01T00:00:00Z">
        <w:r>
          <w:t xml:space="preserve">The matrix</w:t>
        </w:r>
      </w:ins>
      <w:ins w:id="1584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5845" w:author="PR Preview" w:date="2026-01-01T00:00:00Z">
        <w:r>
          <w:t xml:space="preserve"> </w:t>
        </w:r>
      </w:ins>
      <w:ins w:id="15846" w:author="PR Preview" w:date="2026-01-01T00:00:00Z">
        <w:r>
          <w:t xml:space="preserve">of</w:t>
        </w:r>
      </w:ins>
      <w:ins w:id="15847" w:author="PR Preview" w:date="2026-01-01T00:00:00Z">
        <w:r>
          <w:t xml:space="preserve"> </w:t>
        </w:r>
      </w:ins>
      <w:hyperlink w:anchor="exm-projection-matrix">
        <w:ins w:id="15848" w:author="PR Preview" w:date="2026-01-01T00:00:00Z">
          <w:r>
            <w:rPr>
              <w:rStyle w:val="Hyperlink"/>
            </w:rPr>
            <w:t xml:space="preserve">Example 136</w:t>
          </w:r>
        </w:ins>
      </w:hyperlink>
      <w:ins w:id="15849" w:author="PR Preview" w:date="2026-01-01T00:00:00Z">
        <w:r>
          <w:t xml:space="preserve"> </w:t>
        </w:r>
      </w:ins>
      <w:ins w:id="15850" w:author="PR Preview" w:date="2026-01-01T00:00:00Z">
        <w:r>
          <w:t xml:space="preserve">is an orthogonal projection matrix,</w:t>
        </w:r>
      </w:ins>
      <w:ins w:id="15851" w:author="PR Preview" w:date="2026-01-01T00:00:00Z">
        <w:r>
          <w:t xml:space="preserve"> </w:t>
        </w:r>
      </w:ins>
      <w:ins w:id="15852" w:author="PR Preview" w:date="2026-01-01T00:00:00Z">
        <w:r>
          <w:t xml:space="preserve">and its column space is</w:t>
        </w:r>
      </w:ins>
      <w:ins w:id="15853"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15854" w:author="PR Preview" w:date="2026-01-01T00:00:00Z">
        <w:r>
          <w:t xml:space="preserve">, the horizontal axis.</w:t>
        </w:r>
      </w:ins>
      <w:ins w:id="15855" w:author="PR Preview" w:date="2026-01-01T00:00:00Z">
        <w:r>
          <w:t xml:space="preserve"> </w:t>
        </w:r>
      </w:ins>
      <w:ins w:id="15856" w:author="PR Preview" w:date="2026-01-01T00:00:00Z">
        <w:r>
          <w:t xml:space="preserve">By part 1,</w:t>
        </w:r>
      </w:ins>
      <w:ins w:id="15857"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15858" w:author="PR Preview" w:date="2026-01-01T00:00:00Z">
        <w:r>
          <w:t xml:space="preserve"> </w:t>
        </w:r>
      </w:ins>
      <w:ins w:id="15859" w:author="PR Preview" w:date="2026-01-01T00:00:00Z">
        <w:r>
          <w:t xml:space="preserve">is the orthogonal projection onto that axis:</w:t>
        </w:r>
      </w:ins>
      <w:ins w:id="15860" w:author="PR Preview" w:date="2026-01-01T00:00:00Z">
        <w:r>
          <w:t xml:space="preserve"> </w:t>
        </w:r>
      </w:ins>
      <w:ins w:id="15861" w:author="PR Preview" w:date="2026-01-01T00:00:00Z">
        <w:r>
          <w:t xml:space="preserve">the remainder</w:t>
        </w:r>
      </w:ins>
      <w:ins w:id="15862" w:author="PR Preview" w:date="2026-01-01T00:00:00Z">
        <w:r>
          <w:t xml:space="preserve"> </w:t>
        </w:r>
      </w:ins>
      <m:oMath>
        <m:r>
          <m:rPr>
            <m:sty m:val="p"/>
          </m:rPr>
          <m:t>(</m:t>
        </m:r>
        <m:r>
          <m:t>0</m:t>
        </m:r>
        <m:r>
          <m:rPr>
            <m:sty m:val="p"/>
          </m:rPr>
          <m:t>,</m:t>
        </m:r>
        <m:sSub>
          <m:e>
            <m:r>
              <m:t>v</m:t>
            </m:r>
          </m:e>
          <m:sub>
            <m:r>
              <m:t>2</m:t>
            </m:r>
          </m:sub>
        </m:sSub>
        <m:r>
          <m:rPr>
            <m:sty m:val="p"/>
          </m:rPr>
          <m:t>)</m:t>
        </m:r>
      </m:oMath>
      <w:ins w:id="15863" w:author="PR Preview" w:date="2026-01-01T00:00:00Z">
        <w:r>
          <w:t xml:space="preserve"> </w:t>
        </w:r>
      </w:ins>
      <w:ins w:id="15864" w:author="PR Preview" w:date="2026-01-01T00:00:00Z">
        <w:r>
          <w:t xml:space="preserve">is orthogonal to</w:t>
        </w:r>
      </w:ins>
      <w:ins w:id="15865" w:author="PR Preview" w:date="2026-01-01T00:00:00Z">
        <w:r>
          <w:t xml:space="preserve"> </w:t>
        </w:r>
      </w:ins>
      <m:oMath>
        <m:r>
          <m:rPr>
            <m:sty m:val="p"/>
          </m:rPr>
          <m:t>(</m:t>
        </m:r>
        <m:r>
          <m:t>1</m:t>
        </m:r>
        <m:r>
          <m:rPr>
            <m:sty m:val="p"/>
          </m:rPr>
          <m:t>,</m:t>
        </m:r>
        <m:r>
          <m:t>0</m:t>
        </m:r>
        <m:r>
          <m:rPr>
            <m:sty m:val="p"/>
          </m:rPr>
          <m:t>)</m:t>
        </m:r>
      </m:oMath>
      <w:ins w:id="15866" w:author="PR Preview" w:date="2026-01-01T00:00:00Z">
        <w:r>
          <w:t xml:space="preserve">.</w:t>
        </w:r>
      </w:ins>
      <w:ins w:id="15867" w:author="PR Preview" w:date="2026-01-01T00:00:00Z">
        <w:r>
          <w:t xml:space="preserve"> </w:t>
        </w:r>
      </w:ins>
      <w:ins w:id="15868" w:author="PR Preview" w:date="2026-01-01T00:00:00Z">
        <w:r>
          <w:t xml:space="preserve">The vector</w:t>
        </w:r>
      </w:ins>
      <w:ins w:id="15869" w:author="PR Preview" w:date="2026-01-01T00:00:00Z">
        <w:r>
          <w:t xml:space="preserve"> </w:t>
        </w:r>
      </w:ins>
      <w:ins w:id="15870" w:author="PR Preview" w:date="2026-01-01T00:00:00Z">
        <w:r>
          <w:t xml:space="preserve">$\mathord{\smash[b]{\underset{\raise.3ex\hbox{$\scriptstyle\sim$}}{q}}\vphantom{q}}_1 = (1, 0)$</w:t>
        </w:r>
      </w:ins>
      <w:ins w:id="15871" w:author="PR Preview" w:date="2026-01-01T00:00:00Z">
        <w:r>
          <w:t xml:space="preserve"> </w:t>
        </w:r>
      </w:ins>
      <w:ins w:id="15872" w:author="PR Preview" w:date="2026-01-01T00:00:00Z">
        <w:r>
          <w:t xml:space="preserve">has length</w:t>
        </w:r>
      </w:ins>
      <w:ins w:id="15873" w:author="PR Preview" w:date="2026-01-01T00:00:00Z">
        <w:r>
          <w:t xml:space="preserve"> </w:t>
        </w:r>
      </w:ins>
      <m:oMath>
        <m:r>
          <m:t>1</m:t>
        </m:r>
      </m:oMath>
      <w:ins w:id="15874" w:author="PR Preview" w:date="2026-01-01T00:00:00Z">
        <w:r>
          <w:t xml:space="preserve"> </w:t>
        </w:r>
      </w:ins>
      <w:ins w:id="15875" w:author="PR Preview" w:date="2026-01-01T00:00:00Z">
        <w:r>
          <w:t xml:space="preserve">and spans the axis,</w:t>
        </w:r>
      </w:ins>
      <w:ins w:id="15876" w:author="PR Preview" w:date="2026-01-01T00:00:00Z">
        <w:r>
          <w:t xml:space="preserve"> </w:t>
        </w:r>
      </w:ins>
      <w:ins w:id="15877" w:author="PR Preview" w:date="2026-01-01T00:00:00Z">
        <w:r>
          <w:t xml:space="preserve">so it is an orthonormal basis of it, and with</w:t>
        </w:r>
      </w:ins>
      <w:ins w:id="15878" w:author="PR Preview" w:date="2026-01-01T00:00:00Z">
        <w:r>
          <w:t xml:space="preserve"> </w:t>
        </w:r>
      </w:ins>
      <w:ins w:id="15879" w:author="PR Preview" w:date="2026-01-01T00:00:00Z">
        <w:r>
          <w:t xml:space="preserve">$\mathbf{B} = [\mathord{\smash[b]{\underset{\raise.3ex\hbox{$\scriptstyle\sim$}}{q}}\vphantom{q}}_1]$</w:t>
        </w:r>
      </w:ins>
      <w:ins w:id="15880"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15881" w:author="PR Preview" w:date="2026-01-01T00:00:00Z">
        <w:r>
          <w:t xml:space="preserve">as part 2 and</w:t>
        </w:r>
      </w:ins>
      <w:ins w:id="15882" w:author="PR Preview" w:date="2026-01-01T00:00:00Z">
        <w:r>
          <w:t xml:space="preserve"> </w:t>
        </w:r>
      </w:ins>
      <w:hyperlink w:anchor="thm-projector-onb">
        <w:ins w:id="15883" w:author="PR Preview" w:date="2026-01-01T00:00:00Z">
          <w:r>
            <w:rPr>
              <w:rStyle w:val="Hyperlink"/>
            </w:rPr>
            <w:t xml:space="preserve">Theorem 92</w:t>
          </w:r>
        </w:ins>
      </w:hyperlink>
      <w:ins w:id="15884" w:author="PR Preview" w:date="2026-01-01T00:00:00Z">
        <w:r>
          <w:t xml:space="preserve"> </w:t>
        </w:r>
      </w:ins>
      <w:ins w:id="15885" w:author="PR Preview" w:date="2026-01-01T00:00:00Z">
        <w:r>
          <w:t xml:space="preserve">require.</w:t>
        </w:r>
      </w:ins>
    </w:p>
    <w:p>
      <w:pPr>
        <w:pStyle w:val="BodyText"/>
      </w:pPr>
      <w:ins w:id="15886" w:author="PR Preview" w:date="2026-01-01T00:00:00Z">
        <w:r>
          <w:t xml:space="preserve">The oblique projection</w:t>
        </w:r>
      </w:ins>
      <w:ins w:id="15887"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5888" w:author="PR Preview" w:date="2026-01-01T00:00:00Z">
        <w:r>
          <w:t xml:space="preserve"> </w:t>
        </w:r>
      </w:ins>
      <w:ins w:id="15889" w:author="PR Preview" w:date="2026-01-01T00:00:00Z">
        <w:r>
          <w:t xml:space="preserve">of</w:t>
        </w:r>
      </w:ins>
      <w:ins w:id="15890" w:author="PR Preview" w:date="2026-01-01T00:00:00Z">
        <w:r>
          <w:t xml:space="preserve"> </w:t>
        </w:r>
      </w:ins>
      <w:hyperlink w:anchor="exm-projection-matrix">
        <w:ins w:id="15891" w:author="PR Preview" w:date="2026-01-01T00:00:00Z">
          <w:r>
            <w:rPr>
              <w:rStyle w:val="Hyperlink"/>
            </w:rPr>
            <w:t xml:space="preserve">Example 136</w:t>
          </w:r>
        </w:ins>
      </w:hyperlink>
      <w:ins w:id="15892" w:author="PR Preview" w:date="2026-01-01T00:00:00Z">
        <w:r>
          <w:t xml:space="preserve"> </w:t>
        </w:r>
      </w:ins>
      <w:ins w:id="15893" w:author="PR Preview" w:date="2026-01-01T00:00:00Z">
        <w:r>
          <w:t xml:space="preserve">also maps every vector into the horizontal axis.</w:t>
        </w:r>
      </w:ins>
      <w:ins w:id="15894" w:author="PR Preview" w:date="2026-01-01T00:00:00Z">
        <w:r>
          <w:t xml:space="preserve"> </w:t>
        </w:r>
      </w:ins>
      <w:ins w:id="15895" w:author="PR Preview" w:date="2026-01-01T00:00:00Z">
        <w:r>
          <w:t xml:space="preserve">It sends</w:t>
        </w:r>
      </w:ins>
      <w:ins w:id="15896" w:author="PR Preview" w:date="2026-01-01T00:00:00Z">
        <w:r>
          <w:t xml:space="preserve"> </w:t>
        </w:r>
      </w:ins>
      <m:oMath>
        <m:r>
          <m:rPr>
            <m:sty m:val="p"/>
          </m:rPr>
          <m:t>(</m:t>
        </m:r>
        <m:r>
          <m:t>0</m:t>
        </m:r>
        <m:r>
          <m:rPr>
            <m:sty m:val="p"/>
          </m:rPr>
          <m:t>,</m:t>
        </m:r>
        <m:r>
          <m:t>1</m:t>
        </m:r>
        <m:r>
          <m:rPr>
            <m:sty m:val="p"/>
          </m:rPr>
          <m:t>)</m:t>
        </m:r>
      </m:oMath>
      <w:ins w:id="15897" w:author="PR Preview" w:date="2026-01-01T00:00:00Z">
        <w:r>
          <w:t xml:space="preserve"> </w:t>
        </w:r>
      </w:ins>
      <w:ins w:id="15898" w:author="PR Preview" w:date="2026-01-01T00:00:00Z">
        <w:r>
          <w:t xml:space="preserve">to</w:t>
        </w:r>
      </w:ins>
      <w:ins w:id="15899" w:author="PR Preview" w:date="2026-01-01T00:00:00Z">
        <w:r>
          <w:t xml:space="preserve"> </w:t>
        </w:r>
      </w:ins>
      <m:oMath>
        <m:r>
          <m:rPr>
            <m:sty m:val="p"/>
          </m:rPr>
          <m:t>(</m:t>
        </m:r>
        <m:r>
          <m:t>1</m:t>
        </m:r>
        <m:r>
          <m:rPr>
            <m:sty m:val="p"/>
          </m:rPr>
          <m:t>,</m:t>
        </m:r>
        <m:r>
          <m:t>0</m:t>
        </m:r>
        <m:r>
          <m:rPr>
            <m:sty m:val="p"/>
          </m:rPr>
          <m:t>)</m:t>
        </m:r>
      </m:oMath>
      <w:ins w:id="15900" w:author="PR Preview" w:date="2026-01-01T00:00:00Z">
        <w:r>
          <w:t xml:space="preserve">,</w:t>
        </w:r>
      </w:ins>
      <w:ins w:id="15901" w:author="PR Preview" w:date="2026-01-01T00:00:00Z">
        <w:r>
          <w:t xml:space="preserve"> </w:t>
        </w:r>
      </w:ins>
      <w:ins w:id="15902" w:author="PR Preview" w:date="2026-01-01T00:00:00Z">
        <w:r>
          <w:t xml:space="preserve">but the remainder</w:t>
        </w:r>
      </w:ins>
      <w:ins w:id="15903"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15904" w:author="PR Preview" w:date="2026-01-01T00:00:00Z">
        <w:r>
          <w:t xml:space="preserve"> </w:t>
        </w:r>
      </w:ins>
      <w:ins w:id="15905" w:author="PR Preview" w:date="2026-01-01T00:00:00Z">
        <w:r>
          <w:t xml:space="preserve">is not orthogonal to the axis,</w:t>
        </w:r>
      </w:ins>
      <w:ins w:id="15906" w:author="PR Preview" w:date="2026-01-01T00:00:00Z">
        <w:r>
          <w:t xml:space="preserve"> </w:t>
        </w:r>
      </w:ins>
      <w:ins w:id="15907" w:author="PR Preview" w:date="2026-01-01T00:00:00Z">
        <w:r>
          <w:t xml:space="preserve">so</w:t>
        </w:r>
      </w:ins>
      <w:ins w:id="15908" w:author="PR Preview" w:date="2026-01-01T00:00:00Z">
        <w:r>
          <w:t xml:space="preserve"> </w:t>
        </w:r>
      </w:ins>
      <m:oMath>
        <m:r>
          <m:rPr>
            <m:sty m:val="p"/>
          </m:rPr>
          <m:t>(</m:t>
        </m:r>
        <m:r>
          <m:t>1</m:t>
        </m:r>
        <m:r>
          <m:rPr>
            <m:sty m:val="p"/>
          </m:rPr>
          <m:t>,</m:t>
        </m:r>
        <m:r>
          <m:t>0</m:t>
        </m:r>
        <m:r>
          <m:rPr>
            <m:sty m:val="p"/>
          </m:rPr>
          <m:t>)</m:t>
        </m:r>
      </m:oMath>
      <w:ins w:id="15909" w:author="PR Preview" w:date="2026-01-01T00:00:00Z">
        <w:r>
          <w:t xml:space="preserve"> </w:t>
        </w:r>
      </w:ins>
      <w:ins w:id="15910" w:author="PR Preview" w:date="2026-01-01T00:00:00Z">
        <w:r>
          <w:t xml:space="preserve">is not the orthogonal projection of</w:t>
        </w:r>
      </w:ins>
      <w:ins w:id="15911" w:author="PR Preview" w:date="2026-01-01T00:00:00Z">
        <w:r>
          <w:t xml:space="preserve"> </w:t>
        </w:r>
      </w:ins>
      <m:oMath>
        <m:r>
          <m:rPr>
            <m:sty m:val="p"/>
          </m:rPr>
          <m:t>(</m:t>
        </m:r>
        <m:r>
          <m:t>0</m:t>
        </m:r>
        <m:r>
          <m:rPr>
            <m:sty m:val="p"/>
          </m:rPr>
          <m:t>,</m:t>
        </m:r>
        <m:r>
          <m:t>1</m:t>
        </m:r>
        <m:r>
          <m:rPr>
            <m:sty m:val="p"/>
          </m:rPr>
          <m:t>)</m:t>
        </m:r>
      </m:oMath>
      <w:ins w:id="15912" w:author="PR Preview" w:date="2026-01-01T00:00:00Z">
        <w:r>
          <w:t xml:space="preserve"> </w:t>
        </w:r>
      </w:ins>
      <w:ins w:id="15913" w:author="PR Preview" w:date="2026-01-01T00:00:00Z">
        <w:r>
          <w:t xml:space="preserve">onto the axis,</w:t>
        </w:r>
      </w:ins>
      <w:ins w:id="15914" w:author="PR Preview" w:date="2026-01-01T00:00:00Z">
        <w:r>
          <w:t xml:space="preserve"> </w:t>
        </w:r>
      </w:ins>
      <w:ins w:id="15915" w:author="PR Preview" w:date="2026-01-01T00:00:00Z">
        <w:r>
          <w:t xml:space="preserve">which is</w:t>
        </w:r>
      </w:ins>
      <w:ins w:id="15916"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15917" w:author="PR Preview" w:date="2026-01-01T00:00:00Z">
        <w:r>
          <w:t xml:space="preserve">.</w:t>
        </w:r>
      </w:ins>
    </w:p>
    <w:bookmarkEnd w:id="565"/>
    <w:bookmarkStart w:id="566" w:name="thm-hat-matrix-projects"/>
    <w:p>
      <w:pPr>
        <w:pStyle w:val="BodyText"/>
      </w:pPr>
      <w:ins w:id="15918" w:author="PR Preview" w:date="2026-01-01T00:00:00Z">
        <w:r>
          <w:rPr>
            <w:b/>
            <w:bCs/>
          </w:rPr>
          <w:t xml:space="preserve">Theorem 94 (The hat matrix projects onto the column space of the design matrix)</w:t>
        </w:r>
      </w:ins>
      <w:ins w:id="15919" w:author="PR Preview" w:date="2026-01-01T00:00:00Z">
        <w:r>
          <w:t xml:space="preserve"> </w:t>
        </w:r>
      </w:ins>
      <w:ins w:id="15920" w:author="PR Preview" w:date="2026-01-01T00:00:00Z">
        <w:r>
          <w:t xml:space="preserve">If</w:t>
        </w:r>
      </w:ins>
      <w:ins w:id="15921" w:author="PR Preview" w:date="2026-01-01T00:00:00Z">
        <w:r>
          <w:t xml:space="preserve"> </w:t>
        </w:r>
      </w:ins>
      <m:oMath>
        <m:r>
          <m:rPr>
            <m:sty m:val="bi"/>
          </m:rPr>
          <m:t>X</m:t>
        </m:r>
      </m:oMath>
      <w:ins w:id="15922" w:author="PR Preview" w:date="2026-01-01T00:00:00Z">
        <w:r>
          <w:t xml:space="preserve"> </w:t>
        </w:r>
      </w:ins>
      <w:ins w:id="15923" w:author="PR Preview" w:date="2026-01-01T00:00:00Z">
        <w:r>
          <w:t xml:space="preserve">is an</w:t>
        </w:r>
      </w:ins>
      <w:ins w:id="15924" w:author="PR Preview" w:date="2026-01-01T00:00:00Z">
        <w:r>
          <w:t xml:space="preserve"> </w:t>
        </w:r>
      </w:ins>
      <m:oMath>
        <m:r>
          <m:t>n</m:t>
        </m:r>
        <m:r>
          <m:rPr>
            <m:sty m:val="p"/>
          </m:rPr>
          <m:t>×</m:t>
        </m:r>
        <m:r>
          <m:t>p</m:t>
        </m:r>
      </m:oMath>
      <w:ins w:id="15925" w:author="PR Preview" w:date="2026-01-01T00:00:00Z">
        <w:r>
          <w:t xml:space="preserve"> </w:t>
        </w:r>
      </w:ins>
      <w:ins w:id="15926" w:author="PR Preview" w:date="2026-01-01T00:00:00Z">
        <w:r>
          <w:t xml:space="preserve">design matrix with</w:t>
        </w:r>
      </w:ins>
      <w:ins w:id="15927" w:author="PR Preview" w:date="2026-01-01T00:00:00Z">
        <w:r>
          <w:t xml:space="preserve"> </w:t>
        </w:r>
      </w:ins>
      <m:oMath>
        <m:r>
          <m:rPr>
            <m:sty m:val="p"/>
          </m:rPr>
          <m:t>rank</m:t>
        </m:r>
        <m:r>
          <m:rPr>
            <m:sty m:val="p"/>
          </m:rPr>
          <m:t>(</m:t>
        </m:r>
        <m:r>
          <m:rPr>
            <m:sty m:val="bi"/>
          </m:rPr>
          <m:t>X</m:t>
        </m:r>
        <m:r>
          <m:rPr>
            <m:sty m:val="p"/>
          </m:rPr>
          <m:t>)</m:t>
        </m:r>
        <m:r>
          <m:rPr>
            <m:sty m:val="p"/>
          </m:rPr>
          <m:t>=</m:t>
        </m:r>
        <m:r>
          <m:t>p</m:t>
        </m:r>
      </m:oMath>
      <w:ins w:id="15928" w:author="PR Preview" w:date="2026-01-01T00:00:00Z">
        <w:r>
          <w:t xml:space="preserve">,</w:t>
        </w:r>
      </w:ins>
      <w:ins w:id="15929" w:author="PR Preview" w:date="2026-01-01T00:00:00Z">
        <w:r>
          <w:t xml:space="preserve"> </w:t>
        </w:r>
      </w:ins>
      <w:ins w:id="15930" w:author="PR Preview" w:date="2026-01-01T00:00:00Z">
        <w:r>
          <w:t xml:space="preserve">then for every</w:t>
        </w:r>
      </w:ins>
      <w:ins w:id="15931" w:author="PR Preview" w:date="2026-01-01T00:00:00Z">
        <w:r>
          <w:t xml:space="preserve"> </w:t>
        </w:r>
      </w:ins>
      <w:ins w:id="15932" w:author="PR Preview" w:date="2026-01-01T00:00:00Z">
        <w:r>
          <w:t xml:space="preserve">$\mathord{\smash[b]{\underset{\raise.3ex\hbox{$\scriptstyle\sim$}}{y}}\vphantom{y}}\in \mathbb{R}^n$</w:t>
        </w:r>
      </w:ins>
      <w:ins w:id="15933" w:author="PR Preview" w:date="2026-01-01T00:00:00Z">
        <w:r>
          <w:t xml:space="preserve">,</w:t>
        </w:r>
      </w:ins>
      <w:ins w:id="15934" w:author="PR Preview" w:date="2026-01-01T00:00:00Z">
        <w:r>
          <w:t xml:space="preserve"> </w:t>
        </w:r>
      </w:ins>
      <w:ins w:id="15935" w:author="PR Preview" w:date="2026-01-01T00:00:00Z">
        <w:r>
          <w:t xml:space="preserve">$\mathbf{H} \mathord{\smash[b]{\underset{\raise.3ex\hbox{$\scriptstyle\sim$}}{y}}\vphantom{y}}$</w:t>
        </w:r>
      </w:ins>
      <w:ins w:id="15936" w:author="PR Preview" w:date="2026-01-01T00:00:00Z">
        <w:r>
          <w:t xml:space="preserve"> </w:t>
        </w:r>
      </w:ins>
      <w:ins w:id="15937" w:author="PR Preview" w:date="2026-01-01T00:00:00Z">
        <w:r>
          <w:t xml:space="preserve">(</w:t>
        </w:r>
      </w:ins>
      <w:hyperlink w:anchor="def-hat-matrix">
        <w:ins w:id="15938" w:author="PR Preview" w:date="2026-01-01T00:00:00Z">
          <w:r>
            <w:rPr>
              <w:rStyle w:val="Hyperlink"/>
            </w:rPr>
            <w:t xml:space="preserve">Definition 107</w:t>
          </w:r>
        </w:ins>
      </w:hyperlink>
      <w:ins w:id="15939" w:author="PR Preview" w:date="2026-01-01T00:00:00Z">
        <w:r>
          <w:t xml:space="preserve">) is the orthogonal projection of</w:t>
        </w:r>
      </w:ins>
      <w:ins w:id="15940" w:author="PR Preview" w:date="2026-01-01T00:00:00Z">
        <w:r>
          <w:t xml:space="preserve"> </w:t>
        </w:r>
      </w:ins>
      <w:ins w:id="15941" w:author="PR Preview" w:date="2026-01-01T00:00:00Z">
        <w:r>
          <w:t xml:space="preserve">$\mathord{\smash[b]{\underset{\raise.3ex\hbox{$\scriptstyle\sim$}}{y}}\vphantom{y}}$</w:t>
        </w:r>
      </w:ins>
      <w:ins w:id="15942" w:author="PR Preview" w:date="2026-01-01T00:00:00Z">
        <w:r>
          <w:t xml:space="preserve"> </w:t>
        </w:r>
      </w:ins>
      <w:ins w:id="15943" w:author="PR Preview" w:date="2026-01-01T00:00:00Z">
        <w:r>
          <w:t xml:space="preserve">onto</w:t>
        </w:r>
      </w:ins>
      <w:ins w:id="15944" w:author="PR Preview" w:date="2026-01-01T00:00:00Z">
        <w:r>
          <w:t xml:space="preserve"> </w:t>
        </w:r>
      </w:ins>
      <m:oMath>
        <m:r>
          <m:rPr>
            <m:scr m:val="script"/>
            <m:sty m:val="p"/>
          </m:rPr>
          <m:t>C</m:t>
        </m:r>
        <m:r>
          <m:rPr>
            <m:sty m:val="p"/>
          </m:rPr>
          <m:t>(</m:t>
        </m:r>
        <m:r>
          <m:rPr>
            <m:sty m:val="bi"/>
          </m:rPr>
          <m:t>X</m:t>
        </m:r>
        <m:r>
          <m:rPr>
            <m:sty m:val="p"/>
          </m:rPr>
          <m:t>)</m:t>
        </m:r>
      </m:oMath>
      <w:ins w:id="15945" w:author="PR Preview" w:date="2026-01-01T00:00:00Z">
        <w:r>
          <w:t xml:space="preserve">.</w:t>
        </w:r>
      </w:ins>
      <w:ins w:id="15946" w:author="PR Preview" w:date="2026-01-01T00:00:00Z">
        <w:r>
          <w:t xml:space="preserve"> </w:t>
        </w:r>
      </w:ins>
      <w:ins w:id="15947" w:author="PR Preview" w:date="2026-01-01T00:00:00Z">
        <w:r>
          <w:t xml:space="preserve">So</w:t>
        </w:r>
      </w:ins>
      <w:ins w:id="15948"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5949" w:author="PR Preview" w:date="2026-01-01T00:00:00Z">
        <w:r>
          <w:t xml:space="preserve"> </w:t>
        </w:r>
      </w:ins>
      <w:ins w:id="15950" w:author="PR Preview" w:date="2026-01-01T00:00:00Z">
        <w:r>
          <w:t xml:space="preserve">for any</w:t>
        </w:r>
      </w:ins>
      <w:ins w:id="15951" w:author="PR Preview" w:date="2026-01-01T00:00:00Z">
        <w:r>
          <w:t xml:space="preserve"> </w:t>
        </w:r>
      </w:ins>
      <m:oMath>
        <m:r>
          <m:t>n</m:t>
        </m:r>
        <m:r>
          <m:rPr>
            <m:sty m:val="p"/>
          </m:rPr>
          <m:t>×</m:t>
        </m:r>
        <m:r>
          <m:t>p</m:t>
        </m:r>
      </m:oMath>
      <w:ins w:id="15952" w:author="PR Preview" w:date="2026-01-01T00:00:00Z">
        <w:r>
          <w:t xml:space="preserve"> </w:t>
        </w:r>
      </w:ins>
      <w:ins w:id="15953" w:author="PR Preview" w:date="2026-01-01T00:00:00Z">
        <w:r>
          <w:t xml:space="preserve">matrix</w:t>
        </w:r>
      </w:ins>
      <w:ins w:id="15954" w:author="PR Preview" w:date="2026-01-01T00:00:00Z">
        <w:r>
          <w:t xml:space="preserve"> </w:t>
        </w:r>
      </w:ins>
      <m:oMath>
        <m:r>
          <m:rPr>
            <m:sty m:val="bi"/>
          </m:rPr>
          <m:t>Q</m:t>
        </m:r>
      </m:oMath>
      <w:ins w:id="15955" w:author="PR Preview" w:date="2026-01-01T00:00:00Z">
        <w:r>
          <w:t xml:space="preserve"> </w:t>
        </w:r>
      </w:ins>
      <w:ins w:id="15956" w:author="PR Preview" w:date="2026-01-01T00:00:00Z">
        <w:r>
          <w:t xml:space="preserve">whose columns are an orthonormal basis of</w:t>
        </w:r>
      </w:ins>
      <w:ins w:id="15957" w:author="PR Preview" w:date="2026-01-01T00:00:00Z">
        <w:r>
          <w:t xml:space="preserve"> </w:t>
        </w:r>
      </w:ins>
      <m:oMath>
        <m:r>
          <m:rPr>
            <m:scr m:val="script"/>
            <m:sty m:val="p"/>
          </m:rPr>
          <m:t>C</m:t>
        </m:r>
        <m:r>
          <m:rPr>
            <m:sty m:val="p"/>
          </m:rPr>
          <m:t>(</m:t>
        </m:r>
        <m:r>
          <m:rPr>
            <m:sty m:val="bi"/>
          </m:rPr>
          <m:t>X</m:t>
        </m:r>
        <m:r>
          <m:rPr>
            <m:sty m:val="p"/>
          </m:rPr>
          <m:t>)</m:t>
        </m:r>
      </m:oMath>
      <w:ins w:id="15958" w:author="PR Preview" w:date="2026-01-01T00:00:00Z">
        <w:r>
          <w:t xml:space="preserve">.</w:t>
        </w:r>
      </w:ins>
    </w:p>
    <w:bookmarkEnd w:id="566"/>
    <w:p>
      <w:pPr>
        <w:pStyle w:val="BodyText"/>
      </w:pPr>
      <w:ins w:id="15959" w:author="PR Preview" w:date="2026-01-01T00:00:00Z">
        <w:r>
          <w:rPr>
            <w:i/>
            <w:iCs/>
          </w:rPr>
          <w:t xml:space="preserve">Proof</w:t>
        </w:r>
      </w:ins>
      <w:ins w:id="15960" w:author="PR Preview" w:date="2026-01-01T00:00:00Z">
        <w:r>
          <w:t xml:space="preserve">. </w:t>
        </w:r>
      </w:ins>
      <m:oMath>
        <m:r>
          <m:rPr>
            <m:sty m:val="bi"/>
          </m:rPr>
          <m:t>H</m:t>
        </m:r>
      </m:oMath>
      <w:ins w:id="15961" w:author="PR Preview" w:date="2026-01-01T00:00:00Z">
        <w:r>
          <w:t xml:space="preserve"> </w:t>
        </w:r>
      </w:ins>
      <w:ins w:id="15962" w:author="PR Preview" w:date="2026-01-01T00:00:00Z">
        <w:r>
          <w:t xml:space="preserve">is an orthogonal projection matrix (</w:t>
        </w:r>
      </w:ins>
      <w:hyperlink w:anchor="thm-hat-matrix">
        <w:ins w:id="15963" w:author="PR Preview" w:date="2026-01-01T00:00:00Z">
          <w:r>
            <w:rPr>
              <w:rStyle w:val="Hyperlink"/>
            </w:rPr>
            <w:t xml:space="preserve">Theorem 90</w:t>
          </w:r>
        </w:ins>
      </w:hyperlink>
      <w:ins w:id="15964" w:author="PR Preview" w:date="2026-01-01T00:00:00Z">
        <w:r>
          <w:t xml:space="preserve">),</w:t>
        </w:r>
      </w:ins>
      <w:ins w:id="15965" w:author="PR Preview" w:date="2026-01-01T00:00:00Z">
        <w:r>
          <w:t xml:space="preserve"> </w:t>
        </w:r>
      </w:ins>
      <w:ins w:id="15966" w:author="PR Preview" w:date="2026-01-01T00:00:00Z">
        <w:r>
          <w:t xml:space="preserve">so</w:t>
        </w:r>
      </w:ins>
      <w:ins w:id="15967" w:author="PR Preview" w:date="2026-01-01T00:00:00Z">
        <w:r>
          <w:t xml:space="preserve"> </w:t>
        </w:r>
      </w:ins>
      <w:ins w:id="15968" w:author="PR Preview" w:date="2026-01-01T00:00:00Z">
        <w:r>
          <w:t xml:space="preserve">$\mathbf{H} \mathord{\smash[b]{\underset{\raise.3ex\hbox{$\scriptstyle\sim$}}{y}}\vphantom{y}}$</w:t>
        </w:r>
      </w:ins>
      <w:ins w:id="15969" w:author="PR Preview" w:date="2026-01-01T00:00:00Z">
        <w:r>
          <w:t xml:space="preserve"> </w:t>
        </w:r>
      </w:ins>
      <w:ins w:id="15970" w:author="PR Preview" w:date="2026-01-01T00:00:00Z">
        <w:r>
          <w:t xml:space="preserve">is the orthogonal projection of</w:t>
        </w:r>
      </w:ins>
      <w:ins w:id="15971" w:author="PR Preview" w:date="2026-01-01T00:00:00Z">
        <w:r>
          <w:t xml:space="preserve"> </w:t>
        </w:r>
      </w:ins>
      <w:ins w:id="15972" w:author="PR Preview" w:date="2026-01-01T00:00:00Z">
        <w:r>
          <w:t xml:space="preserve">$\mathord{\smash[b]{\underset{\raise.3ex\hbox{$\scriptstyle\sim$}}{y}}\vphantom{y}}$</w:t>
        </w:r>
      </w:ins>
      <w:ins w:id="15973" w:author="PR Preview" w:date="2026-01-01T00:00:00Z">
        <w:r>
          <w:t xml:space="preserve"> </w:t>
        </w:r>
      </w:ins>
      <w:ins w:id="15974" w:author="PR Preview" w:date="2026-01-01T00:00:00Z">
        <w:r>
          <w:t xml:space="preserve">onto</w:t>
        </w:r>
      </w:ins>
      <w:ins w:id="15975" w:author="PR Preview" w:date="2026-01-01T00:00:00Z">
        <w:r>
          <w:t xml:space="preserve"> </w:t>
        </w:r>
      </w:ins>
      <m:oMath>
        <m:r>
          <m:rPr>
            <m:scr m:val="script"/>
            <m:sty m:val="p"/>
          </m:rPr>
          <m:t>C</m:t>
        </m:r>
        <m:r>
          <m:rPr>
            <m:sty m:val="p"/>
          </m:rPr>
          <m:t>(</m:t>
        </m:r>
        <m:r>
          <m:rPr>
            <m:sty m:val="bi"/>
          </m:rPr>
          <m:t>H</m:t>
        </m:r>
        <m:r>
          <m:rPr>
            <m:sty m:val="p"/>
          </m:rPr>
          <m:t>)</m:t>
        </m:r>
      </m:oMath>
      <w:ins w:id="15976" w:author="PR Preview" w:date="2026-01-01T00:00:00Z">
        <w:r>
          <w:t xml:space="preserve"> </w:t>
        </w:r>
      </w:ins>
      <w:ins w:id="15977" w:author="PR Preview" w:date="2026-01-01T00:00:00Z">
        <w:r>
          <w:t xml:space="preserve">(</w:t>
        </w:r>
      </w:ins>
      <w:hyperlink w:anchor="thm-projection-matrix-projects">
        <w:ins w:id="15978" w:author="PR Preview" w:date="2026-01-01T00:00:00Z">
          <w:r>
            <w:rPr>
              <w:rStyle w:val="Hyperlink"/>
            </w:rPr>
            <w:t xml:space="preserve">Theorem 93</w:t>
          </w:r>
        </w:ins>
      </w:hyperlink>
      <w:ins w:id="15979" w:author="PR Preview" w:date="2026-01-01T00:00:00Z">
        <w:r>
          <w:t xml:space="preserve">, part 1).</w:t>
        </w:r>
      </w:ins>
      <w:ins w:id="15980" w:author="PR Preview" w:date="2026-01-01T00:00:00Z">
        <w:r>
          <w:t xml:space="preserve"> </w:t>
        </w:r>
      </w:ins>
      <w:ins w:id="15981" w:author="PR Preview" w:date="2026-01-01T00:00:00Z">
        <w:r>
          <w:t xml:space="preserve">It remains to show</w:t>
        </w:r>
      </w:ins>
      <w:ins w:id="15982"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15983"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15984" w:author="PR Preview" w:date="2026-01-01T00:00:00Z">
        <w:r>
          <w:delText xml:space="preserve"> </w:delText>
        </w:r>
      </w:del>
      <w:del w:id="15985" w:author="PR Preview" w:date="2026-01-01T00:00:00Z">
        <w:r>
          <w:delText xml:space="preserve">has dimension</w:delText>
        </w:r>
      </w:del>
      <w:del w:id="15986" w:author="PR Preview" w:date="2026-01-01T00:00:00Z">
        <w:r>
          <w:delText xml:space="preserve"> </w:delText>
        </w:r>
      </w:del>
      <m:oMath>
        <m:r>
          <m:t>p</m:t>
        </m:r>
        <m:r>
          <m:rPr>
            <m:sty m:val="p"/>
          </m:rPr>
          <m:t>≥</m:t>
        </m:r>
        <m:r>
          <m:t>1</m:t>
        </m:r>
      </m:oMath>
      <w:del w:id="15987" w:author="PR Preview" w:date="2026-01-01T00:00:00Z">
        <w:r>
          <w:delText xml:space="preserve"> </w:delText>
        </w:r>
      </w:del>
      <w:del w:id="15988" w:author="PR Preview" w:date="2026-01-01T00:00:00Z">
        <w:r>
          <w:delText xml:space="preserve">(</w:delText>
        </w:r>
      </w:del>
      <w:hyperlink w:anchor="thm-rank-dim">
        <w:del w:id="15989" w:author="PR Preview" w:date="2026-01-01T00:00:00Z">
          <w:r>
            <w:rPr>
              <w:rStyle w:val="Hyperlink"/>
            </w:rPr>
            <w:delText xml:space="preserve">Theorem 38</w:delText>
          </w:r>
        </w:del>
      </w:hyperlink>
      <w:del w:id="15990" w:author="PR Preview" w:date="2026-01-01T00:00:00Z">
        <w:r>
          <w:delText xml:space="preserve">),</w:delText>
        </w:r>
      </w:del>
      <w:del w:id="15991" w:author="PR Preview" w:date="2026-01-01T00:00:00Z">
        <w:r>
          <w:delText xml:space="preserve"> </w:delText>
        </w:r>
      </w:del>
      <w:del w:id="15992" w:author="PR Preview" w:date="2026-01-01T00:00:00Z">
        <w:r>
          <w:delText xml:space="preserve">so an orthonormal basis of it has</w:delText>
        </w:r>
      </w:del>
      <w:del w:id="15993" w:author="PR Preview" w:date="2026-01-01T00:00:00Z">
        <w:r>
          <w:delText xml:space="preserve"> </w:delText>
        </w:r>
      </w:del>
      <m:oMath>
        <m:r>
          <m:t>p</m:t>
        </m:r>
      </m:oMath>
      <w:del w:id="15994" w:author="PR Preview" w:date="2026-01-01T00:00:00Z">
        <w:r>
          <w:delText xml:space="preserve"> </w:delText>
        </w:r>
      </w:del>
      <w:del w:id="15995" w:author="PR Preview" w:date="2026-01-01T00:00:00Z">
        <w:r>
          <w:delText xml:space="preserve">vectors (</w:delText>
        </w:r>
      </w:del>
      <w:hyperlink w:anchor="def-dimension">
        <w:del w:id="15996" w:author="PR Preview" w:date="2026-01-01T00:00:00Z">
          <w:r>
            <w:rPr>
              <w:rStyle w:val="Hyperlink"/>
            </w:rPr>
            <w:delText xml:space="preserve">Definition 51</w:delText>
          </w:r>
        </w:del>
      </w:hyperlink>
      <w:del w:id="15997" w:author="PR Preview" w:date="2026-01-01T00:00:00Z">
        <w:r>
          <w:delText xml:space="preserve">),</w:delText>
        </w:r>
      </w:del>
      <w:del w:id="15998" w:author="PR Preview" w:date="2026-01-01T00:00:00Z">
        <w:r>
          <w:delText xml:space="preserve"> </w:delText>
        </w:r>
      </w:del>
      <w:del w:id="15999" w:author="PR Preview" w:date="2026-01-01T00:00:00Z">
        <w:r>
          <w:delText xml:space="preserve">and</w:delText>
        </w:r>
      </w:del>
      <w:del w:id="16000" w:author="PR Preview" w:date="2026-01-01T00:00:00Z">
        <w:r>
          <w:delText xml:space="preserve"> </w:delText>
        </w:r>
      </w:del>
      <m:oMath>
        <m:r>
          <m:rPr>
            <m:sty m:val="bi"/>
          </m:rPr>
          <m:t>Q</m:t>
        </m:r>
        <m:sSup>
          <m:e>
            <m:r>
              <m:rPr>
                <m:sty m:val="bi"/>
              </m:rPr>
              <m:t>Q</m:t>
            </m:r>
          </m:e>
          <m:sup>
            <m:r>
              <m:rPr>
                <m:sty m:val="p"/>
              </m:rPr>
              <m:t>⊤</m:t>
            </m:r>
          </m:sup>
        </m:sSup>
      </m:oMath>
      <w:del w:id="16001" w:author="PR Preview" w:date="2026-01-01T00:00:00Z">
        <w:r>
          <w:delText xml:space="preserve"> </w:delText>
        </w:r>
      </w:del>
      <w:del w:id="16002" w:author="PR Preview" w:date="2026-01-01T00:00:00Z">
        <w:r>
          <w:delText xml:space="preserve">also gives the orthogonal projection onto</w:delText>
        </w:r>
      </w:del>
      <w:del w:id="16003" w:author="PR Preview" w:date="2026-01-01T00:00:00Z">
        <w:r>
          <w:delText xml:space="preserve"> </w:delText>
        </w:r>
      </w:del>
      <m:oMath>
        <m:r>
          <m:rPr>
            <m:scr m:val="script"/>
            <m:sty m:val="p"/>
          </m:rPr>
          <m:t>C</m:t>
        </m:r>
        <m:r>
          <m:rPr>
            <m:sty m:val="p"/>
          </m:rPr>
          <m:t>(</m:t>
        </m:r>
        <m:r>
          <m:rPr>
            <m:sty m:val="bi"/>
          </m:rPr>
          <m:t>X</m:t>
        </m:r>
        <m:r>
          <m:rPr>
            <m:sty m:val="p"/>
          </m:rPr>
          <m:t>)</m:t>
        </m:r>
      </m:oMath>
      <w:del w:id="16004" w:author="PR Preview" w:date="2026-01-01T00:00:00Z">
        <w:r>
          <w:delText xml:space="preserve"> </w:delText>
        </w:r>
      </w:del>
      <w:del w:id="16005" w:author="PR Preview" w:date="2026-01-01T00:00:00Z">
        <w:r>
          <w:delText xml:space="preserve">(</w:delText>
        </w:r>
      </w:del>
      <w:hyperlink w:anchor="thm-projector-onb">
        <w:del w:id="16006" w:author="PR Preview" w:date="2026-01-01T00:00:00Z">
          <w:r>
            <w:rPr>
              <w:rStyle w:val="Hyperlink"/>
            </w:rPr>
            <w:delText xml:space="preserve">Theorem 91</w:delText>
          </w:r>
        </w:del>
      </w:hyperlink>
      <w:del w:id="16007" w:author="PR Preview" w:date="2026-01-01T00:00:00Z">
        <w:r>
          <w:delText xml:space="preserve">, with</w:delText>
        </w:r>
      </w:del>
      <w:del w:id="16008" w:author="PR Preview" w:date="2026-01-01T00:00:00Z">
        <w:r>
          <w:delText xml:space="preserve"> </w:delText>
        </w:r>
      </w:del>
      <m:oMath>
        <m:r>
          <m:t>n</m:t>
        </m:r>
      </m:oMath>
      <w:del w:id="16009" w:author="PR Preview" w:date="2026-01-01T00:00:00Z">
        <w:r>
          <w:delText xml:space="preserve"> </w:delText>
        </w:r>
      </w:del>
      <w:del w:id="16010" w:author="PR Preview" w:date="2026-01-01T00:00:00Z">
        <w:r>
          <w:delText xml:space="preserve">in place of</w:delText>
        </w:r>
      </w:del>
      <w:del w:id="16011" w:author="PR Preview" w:date="2026-01-01T00:00:00Z">
        <w:r>
          <w:delText xml:space="preserve"> </w:delText>
        </w:r>
      </w:del>
      <m:oMath>
        <m:r>
          <m:t>p</m:t>
        </m:r>
      </m:oMath>
      <w:del w:id="16012" w:author="PR Preview" w:date="2026-01-01T00:00:00Z">
        <w:r>
          <w:delText xml:space="preserve"> </w:delText>
        </w:r>
      </w:del>
      <w:del w:id="16013" w:author="PR Preview" w:date="2026-01-01T00:00:00Z">
        <w:r>
          <w:delText xml:space="preserve">and</w:delText>
        </w:r>
      </w:del>
      <w:del w:id="16014" w:author="PR Preview" w:date="2026-01-01T00:00:00Z">
        <w:r>
          <w:delText xml:space="preserve"> </w:delText>
        </w:r>
      </w:del>
      <m:oMath>
        <m:r>
          <m:t>r</m:t>
        </m:r>
        <m:r>
          <m:rPr>
            <m:sty m:val="p"/>
          </m:rPr>
          <m:t>=</m:t>
        </m:r>
        <m:r>
          <m:t>p</m:t>
        </m:r>
      </m:oMath>
      <w:del w:id="16015" w:author="PR Preview" w:date="2026-01-01T00:00:00Z">
        <w:r>
          <w:delText xml:space="preserve">).</w:delText>
        </w:r>
      </w:del>
      <w:del w:id="16016" w:author="PR Preview" w:date="2026-01-01T00:00:00Z">
        <w:r>
          <w:delText xml:space="preserve"> </w:delText>
        </w:r>
      </w:del>
      <w:del w:id="16017" w:author="PR Preview" w:date="2026-01-01T00:00:00Z">
        <w:r>
          <w:delText xml:space="preserve">By</w:delText>
        </w:r>
      </w:del>
      <w:del w:id="16018" w:author="PR Preview" w:date="2026-01-01T00:00:00Z">
        <w:r>
          <w:delText xml:space="preserve"> </w:delText>
        </w:r>
      </w:del>
      <w:hyperlink w:anchor="thm-projection-matrix-projects">
        <w:del w:id="16019" w:author="PR Preview" w:date="2026-01-01T00:00:00Z">
          <w:r>
            <w:rPr>
              <w:rStyle w:val="Hyperlink"/>
            </w:rPr>
            <w:delText xml:space="preserve">Theorem 92</w:delText>
          </w:r>
        </w:del>
      </w:hyperlink>
      <w:del w:id="16020" w:author="PR Preview" w:date="2026-01-01T00:00:00Z">
        <w:r>
          <w:delText xml:space="preserve">, part 2,</w:delText>
        </w:r>
      </w:del>
      <w:del w:id="16021"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6022" w:author="PR Preview" w:date="2026-01-01T00:00:00Z">
        <w:r>
          <w:delText xml:space="preserve">.</w:delText>
        </w:r>
      </w:del>
    </w:p>
    <w:p>
      <w:pPr>
        <w:pStyle w:val="BodyText"/>
      </w:pPr>
      <w:del w:id="16023" w:author="PR Preview" w:date="2026-01-01T00:00:00Z">
        <w:r>
          <w:rPr>
            <w:b/>
            <w:bCs/>
          </w:rPr>
          <w:delText xml:space="preserve">Example 170 (The intercept-only hat matrix, from an orthonormal basis)</w:delText>
        </w:r>
      </w:del>
      <w:del w:id="16024" w:author="PR Preview" w:date="2026-01-01T00:00:00Z">
        <w:r>
          <w:delText xml:space="preserve"> </w:delText>
        </w:r>
      </w:del>
      <w:del w:id="16025" w:author="PR Preview" w:date="2026-01-01T00:00:00Z">
        <w:r>
          <w:delText xml:space="preserve">For the intercept-only design</w:delText>
        </w:r>
      </w:del>
      <w:del w:id="1602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6027" w:author="PR Preview" w:date="2026-01-01T00:00:00Z">
        <w:r>
          <w:delText xml:space="preserve"> </w:delText>
        </w:r>
      </w:del>
      <w:del w:id="16028" w:author="PR Preview" w:date="2026-01-01T00:00:00Z">
        <w:r>
          <w:delText xml:space="preserve">of</w:delText>
        </w:r>
      </w:del>
      <w:del w:id="16029" w:author="PR Preview" w:date="2026-01-01T00:00:00Z">
        <w:r>
          <w:delText xml:space="preserve"> </w:delText>
        </w:r>
      </w:del>
      <w:hyperlink w:anchor="exm-hat-matrix">
        <w:del w:id="16030" w:author="PR Preview" w:date="2026-01-01T00:00:00Z">
          <w:r>
            <w:rPr>
              <w:rStyle w:val="Hyperlink"/>
            </w:rPr>
            <w:delText xml:space="preserve">Example 163</w:delText>
          </w:r>
        </w:del>
      </w:hyperlink>
      <w:del w:id="16031" w:author="PR Preview" w:date="2026-01-01T00:00:00Z">
        <w:r>
          <w:delText xml:space="preserve">,</w:delText>
        </w:r>
      </w:del>
      <w:del w:id="1603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6033" w:author="PR Preview" w:date="2026-01-01T00:00:00Z">
        <w:r>
          <w:delText xml:space="preserve">,</w:delText>
        </w:r>
      </w:del>
      <w:del w:id="16034" w:author="PR Preview" w:date="2026-01-01T00:00:00Z">
        <w:r>
          <w:delText xml:space="preserve"> </w:delText>
        </w:r>
      </w:del>
      <w:del w:id="16035" w:author="PR Preview" w:date="2026-01-01T00:00:00Z">
        <w:r>
          <w:delText xml:space="preserve">with orthonormal basis</w:delText>
        </w:r>
      </w:del>
      <w:del w:id="16036" w:author="PR Preview" w:date="2026-01-01T00:00:00Z">
        <w:r>
          <w:delText xml:space="preserve"> </w:delText>
        </w:r>
      </w:del>
      <w:del w:id="16037" w:author="PR Preview" w:date="2026-01-01T00:00:00Z">
        <w:r>
          <w:delText xml:space="preserve">$\mathord{\smash[b]{\underset{\raise.3ex\hbox{$\scriptstyle\sim$}}{q}}\vphantom{q}}_1 = \tfrac{1}{\sqrt{2}}\,(1, 1)$</w:delText>
        </w:r>
      </w:del>
      <w:del w:id="16038" w:author="PR Preview" w:date="2026-01-01T00:00:00Z">
        <w:r>
          <w:delText xml:space="preserve">,</w:delText>
        </w:r>
      </w:del>
      <w:del w:id="16039" w:author="PR Preview" w:date="2026-01-01T00:00:00Z">
        <w:r>
          <w:delText xml:space="preserve"> </w:delText>
        </w:r>
      </w:del>
      <w:del w:id="16040" w:author="PR Preview" w:date="2026-01-01T00:00:00Z">
        <w:r>
          <w:delText xml:space="preserve">since</w:delText>
        </w:r>
      </w:del>
    </w:p>
    <w:p>
      <w:pPr>
        <w:pStyle w:val="BodyText"/>
      </w:pPr>
      <m:oMath>
        <m:r>
          <m:rPr>
            <m:scr m:val="script"/>
            <m:sty m:val="p"/>
          </m:rPr>
          <m:t>C</m:t>
        </m:r>
        <m:r>
          <m:rPr>
            <m:sty m:val="p"/>
          </m:rPr>
          <m:t>(</m:t>
        </m:r>
        <m:r>
          <m:rPr>
            <m:sty m:val="bi"/>
          </m:rPr>
          <m:t>X</m:t>
        </m:r>
        <m:r>
          <m:rPr>
            <m:sty m:val="p"/>
          </m:rPr>
          <m:t>)</m:t>
        </m:r>
      </m:oMath>
      <w:ins w:id="16041" w:author="PR Preview" w:date="2026-01-01T00:00:00Z">
        <w:r>
          <w:t xml:space="preserve"> </w:t>
        </w:r>
      </w:ins>
      <w:ins w:id="16042" w:author="PR Preview" w:date="2026-01-01T00:00:00Z">
        <w:r>
          <w:t xml:space="preserve">has dimension</w:t>
        </w:r>
      </w:ins>
      <w:ins w:id="16043" w:author="PR Preview" w:date="2026-01-01T00:00:00Z">
        <w:r>
          <w:t xml:space="preserve"> </w:t>
        </w:r>
      </w:ins>
      <m:oMath>
        <m:r>
          <m:t>p</m:t>
        </m:r>
        <m:r>
          <m:rPr>
            <m:sty m:val="p"/>
          </m:rPr>
          <m:t>≥</m:t>
        </m:r>
        <m:r>
          <m:t>1</m:t>
        </m:r>
      </m:oMath>
      <w:ins w:id="16044" w:author="PR Preview" w:date="2026-01-01T00:00:00Z">
        <w:r>
          <w:t xml:space="preserve"> </w:t>
        </w:r>
      </w:ins>
      <w:ins w:id="16045" w:author="PR Preview" w:date="2026-01-01T00:00:00Z">
        <w:r>
          <w:t xml:space="preserve">(</w:t>
        </w:r>
      </w:ins>
      <w:hyperlink w:anchor="thm-rank-dim">
        <w:ins w:id="16046" w:author="PR Preview" w:date="2026-01-01T00:00:00Z">
          <w:r>
            <w:rPr>
              <w:rStyle w:val="Hyperlink"/>
            </w:rPr>
            <w:t xml:space="preserve">Theorem 38</w:t>
          </w:r>
        </w:ins>
      </w:hyperlink>
      <w:ins w:id="16047" w:author="PR Preview" w:date="2026-01-01T00:00:00Z">
        <w:r>
          <w:t xml:space="preserve">),</w:t>
        </w:r>
      </w:ins>
      <w:ins w:id="16048" w:author="PR Preview" w:date="2026-01-01T00:00:00Z">
        <w:r>
          <w:t xml:space="preserve"> </w:t>
        </w:r>
      </w:ins>
      <w:ins w:id="16049" w:author="PR Preview" w:date="2026-01-01T00:00:00Z">
        <w:r>
          <w:t xml:space="preserve">so an orthonormal basis of it has</w:t>
        </w:r>
      </w:ins>
      <w:ins w:id="16050" w:author="PR Preview" w:date="2026-01-01T00:00:00Z">
        <w:r>
          <w:t xml:space="preserve"> </w:t>
        </w:r>
      </w:ins>
      <m:oMath>
        <m:r>
          <m:t>p</m:t>
        </m:r>
      </m:oMath>
      <w:ins w:id="16051" w:author="PR Preview" w:date="2026-01-01T00:00:00Z">
        <w:r>
          <w:t xml:space="preserve"> </w:t>
        </w:r>
      </w:ins>
      <w:ins w:id="16052" w:author="PR Preview" w:date="2026-01-01T00:00:00Z">
        <w:r>
          <w:t xml:space="preserve">vectors (</w:t>
        </w:r>
      </w:ins>
      <w:hyperlink w:anchor="def-dimension">
        <w:ins w:id="16053" w:author="PR Preview" w:date="2026-01-01T00:00:00Z">
          <w:r>
            <w:rPr>
              <w:rStyle w:val="Hyperlink"/>
            </w:rPr>
            <w:t xml:space="preserve">Definition 51</w:t>
          </w:r>
        </w:ins>
      </w:hyperlink>
      <w:ins w:id="16054" w:author="PR Preview" w:date="2026-01-01T00:00:00Z">
        <w:r>
          <w:t xml:space="preserve">),</w:t>
        </w:r>
      </w:ins>
      <w:ins w:id="16055" w:author="PR Preview" w:date="2026-01-01T00:00:00Z">
        <w:r>
          <w:t xml:space="preserve"> </w:t>
        </w:r>
      </w:ins>
      <w:ins w:id="16056" w:author="PR Preview" w:date="2026-01-01T00:00:00Z">
        <w:r>
          <w:t xml:space="preserve">and</w:t>
        </w:r>
      </w:ins>
      <w:ins w:id="16057" w:author="PR Preview" w:date="2026-01-01T00:00:00Z">
        <w:r>
          <w:t xml:space="preserve"> </w:t>
        </w:r>
      </w:ins>
      <m:oMath>
        <m:r>
          <m:rPr>
            <m:sty m:val="bi"/>
          </m:rPr>
          <m:t>Q</m:t>
        </m:r>
        <m:sSup>
          <m:e>
            <m:r>
              <m:rPr>
                <m:sty m:val="bi"/>
              </m:rPr>
              <m:t>Q</m:t>
            </m:r>
          </m:e>
          <m:sup>
            <m:r>
              <m:rPr>
                <m:sty m:val="p"/>
              </m:rPr>
              <m:t>⊤</m:t>
            </m:r>
          </m:sup>
        </m:sSup>
      </m:oMath>
      <w:ins w:id="16058" w:author="PR Preview" w:date="2026-01-01T00:00:00Z">
        <w:r>
          <w:t xml:space="preserve"> </w:t>
        </w:r>
      </w:ins>
      <w:ins w:id="16059" w:author="PR Preview" w:date="2026-01-01T00:00:00Z">
        <w:r>
          <w:t xml:space="preserve">also gives the orthogonal projection onto</w:t>
        </w:r>
      </w:ins>
      <w:ins w:id="16060" w:author="PR Preview" w:date="2026-01-01T00:00:00Z">
        <w:r>
          <w:t xml:space="preserve"> </w:t>
        </w:r>
      </w:ins>
      <m:oMath>
        <m:r>
          <m:rPr>
            <m:scr m:val="script"/>
            <m:sty m:val="p"/>
          </m:rPr>
          <m:t>C</m:t>
        </m:r>
        <m:r>
          <m:rPr>
            <m:sty m:val="p"/>
          </m:rPr>
          <m:t>(</m:t>
        </m:r>
        <m:r>
          <m:rPr>
            <m:sty m:val="bi"/>
          </m:rPr>
          <m:t>X</m:t>
        </m:r>
        <m:r>
          <m:rPr>
            <m:sty m:val="p"/>
          </m:rPr>
          <m:t>)</m:t>
        </m:r>
      </m:oMath>
      <w:ins w:id="16061" w:author="PR Preview" w:date="2026-01-01T00:00:00Z">
        <w:r>
          <w:t xml:space="preserve"> </w:t>
        </w:r>
      </w:ins>
      <w:ins w:id="16062" w:author="PR Preview" w:date="2026-01-01T00:00:00Z">
        <w:r>
          <w:t xml:space="preserve">(</w:t>
        </w:r>
      </w:ins>
      <w:hyperlink w:anchor="thm-projector-onb">
        <w:ins w:id="16063" w:author="PR Preview" w:date="2026-01-01T00:00:00Z">
          <w:r>
            <w:rPr>
              <w:rStyle w:val="Hyperlink"/>
            </w:rPr>
            <w:t xml:space="preserve">Theorem 92</w:t>
          </w:r>
        </w:ins>
      </w:hyperlink>
      <w:ins w:id="16064" w:author="PR Preview" w:date="2026-01-01T00:00:00Z">
        <w:r>
          <w:t xml:space="preserve">, with</w:t>
        </w:r>
      </w:ins>
      <w:ins w:id="16065" w:author="PR Preview" w:date="2026-01-01T00:00:00Z">
        <w:r>
          <w:t xml:space="preserve"> </w:t>
        </w:r>
      </w:ins>
      <m:oMath>
        <m:r>
          <m:t>n</m:t>
        </m:r>
      </m:oMath>
      <w:ins w:id="16066" w:author="PR Preview" w:date="2026-01-01T00:00:00Z">
        <w:r>
          <w:t xml:space="preserve"> </w:t>
        </w:r>
      </w:ins>
      <w:ins w:id="16067" w:author="PR Preview" w:date="2026-01-01T00:00:00Z">
        <w:r>
          <w:t xml:space="preserve">in place of</w:t>
        </w:r>
      </w:ins>
      <w:ins w:id="16068" w:author="PR Preview" w:date="2026-01-01T00:00:00Z">
        <w:r>
          <w:t xml:space="preserve"> </w:t>
        </w:r>
      </w:ins>
      <m:oMath>
        <m:r>
          <m:t>p</m:t>
        </m:r>
      </m:oMath>
      <w:ins w:id="16069" w:author="PR Preview" w:date="2026-01-01T00:00:00Z">
        <w:r>
          <w:t xml:space="preserve"> </w:t>
        </w:r>
      </w:ins>
      <w:ins w:id="16070" w:author="PR Preview" w:date="2026-01-01T00:00:00Z">
        <w:r>
          <w:t xml:space="preserve">and</w:t>
        </w:r>
      </w:ins>
      <w:ins w:id="16071" w:author="PR Preview" w:date="2026-01-01T00:00:00Z">
        <w:r>
          <w:t xml:space="preserve"> </w:t>
        </w:r>
      </w:ins>
      <m:oMath>
        <m:r>
          <m:t>r</m:t>
        </m:r>
        <m:r>
          <m:rPr>
            <m:sty m:val="p"/>
          </m:rPr>
          <m:t>=</m:t>
        </m:r>
        <m:r>
          <m:t>p</m:t>
        </m:r>
      </m:oMath>
      <w:ins w:id="16072" w:author="PR Preview" w:date="2026-01-01T00:00:00Z">
        <w:r>
          <w:t xml:space="preserve">).</w:t>
        </w:r>
      </w:ins>
      <w:ins w:id="16073" w:author="PR Preview" w:date="2026-01-01T00:00:00Z">
        <w:r>
          <w:t xml:space="preserve"> </w:t>
        </w:r>
      </w:ins>
      <w:ins w:id="16074" w:author="PR Preview" w:date="2026-01-01T00:00:00Z">
        <w:r>
          <w:t xml:space="preserve">By</w:t>
        </w:r>
      </w:ins>
      <w:ins w:id="16075" w:author="PR Preview" w:date="2026-01-01T00:00:00Z">
        <w:r>
          <w:t xml:space="preserve"> </w:t>
        </w:r>
      </w:ins>
      <w:hyperlink w:anchor="thm-projection-matrix-projects">
        <w:ins w:id="16076" w:author="PR Preview" w:date="2026-01-01T00:00:00Z">
          <w:r>
            <w:rPr>
              <w:rStyle w:val="Hyperlink"/>
            </w:rPr>
            <w:t xml:space="preserve">Theorem 93</w:t>
          </w:r>
        </w:ins>
      </w:hyperlink>
      <w:ins w:id="16077" w:author="PR Preview" w:date="2026-01-01T00:00:00Z">
        <w:r>
          <w:t xml:space="preserve">, part 2,</w:t>
        </w:r>
      </w:ins>
      <w:ins w:id="16078"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6079" w:author="PR Preview" w:date="2026-01-01T00:00:00Z">
        <w:r>
          <w:t xml:space="preserve">.</w:t>
        </w:r>
      </w:ins>
    </w:p>
    <w:bookmarkStart w:id="567" w:name="exm-hat-matrix-projects"/>
    <w:p>
      <w:pPr>
        <w:pStyle w:val="BodyText"/>
      </w:pPr>
      <w:ins w:id="16080" w:author="PR Preview" w:date="2026-01-01T00:00:00Z">
        <w:r>
          <w:rPr>
            <w:b/>
            <w:bCs/>
          </w:rPr>
          <w:t xml:space="preserve">Example 172 (The intercept-only hat matrix, from an orthonormal basis)</w:t>
        </w:r>
      </w:ins>
      <w:ins w:id="16081" w:author="PR Preview" w:date="2026-01-01T00:00:00Z">
        <w:r>
          <w:t xml:space="preserve"> </w:t>
        </w:r>
      </w:ins>
      <w:ins w:id="16082" w:author="PR Preview" w:date="2026-01-01T00:00:00Z">
        <w:r>
          <w:t xml:space="preserve">For the intercept-only design</w:t>
        </w:r>
      </w:ins>
      <w:ins w:id="1608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6084" w:author="PR Preview" w:date="2026-01-01T00:00:00Z">
        <w:r>
          <w:t xml:space="preserve"> </w:t>
        </w:r>
      </w:ins>
      <w:ins w:id="16085" w:author="PR Preview" w:date="2026-01-01T00:00:00Z">
        <w:r>
          <w:t xml:space="preserve">of</w:t>
        </w:r>
      </w:ins>
      <w:ins w:id="16086" w:author="PR Preview" w:date="2026-01-01T00:00:00Z">
        <w:r>
          <w:t xml:space="preserve"> </w:t>
        </w:r>
      </w:ins>
      <w:hyperlink w:anchor="exm-hat-matrix">
        <w:ins w:id="16087" w:author="PR Preview" w:date="2026-01-01T00:00:00Z">
          <w:r>
            <w:rPr>
              <w:rStyle w:val="Hyperlink"/>
            </w:rPr>
            <w:t xml:space="preserve">Example 165</w:t>
          </w:r>
        </w:ins>
      </w:hyperlink>
      <w:ins w:id="16088" w:author="PR Preview" w:date="2026-01-01T00:00:00Z">
        <w:r>
          <w:t xml:space="preserve">,</w:t>
        </w:r>
      </w:ins>
      <w:ins w:id="16089"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6090" w:author="PR Preview" w:date="2026-01-01T00:00:00Z">
        <w:r>
          <w:t xml:space="preserve">,</w:t>
        </w:r>
      </w:ins>
      <w:ins w:id="16091" w:author="PR Preview" w:date="2026-01-01T00:00:00Z">
        <w:r>
          <w:t xml:space="preserve"> </w:t>
        </w:r>
      </w:ins>
      <w:ins w:id="16092" w:author="PR Preview" w:date="2026-01-01T00:00:00Z">
        <w:r>
          <w:t xml:space="preserve">with orthonormal basis</w:t>
        </w:r>
      </w:ins>
      <w:ins w:id="16093" w:author="PR Preview" w:date="2026-01-01T00:00:00Z">
        <w:r>
          <w:t xml:space="preserve"> </w:t>
        </w:r>
      </w:ins>
      <w:ins w:id="16094" w:author="PR Preview" w:date="2026-01-01T00:00:00Z">
        <w:r>
          <w:t xml:space="preserve">$\mathord{\smash[b]{\underset{\raise.3ex\hbox{$\scriptstyle\sim$}}{q}}\vphantom{q}}_1 = \tfrac{1}{\sqrt{2}}\,(1, 1)$</w:t>
        </w:r>
      </w:ins>
      <w:ins w:id="16095" w:author="PR Preview" w:date="2026-01-01T00:00:00Z">
        <w:r>
          <w:t xml:space="preserve">,</w:t>
        </w:r>
      </w:ins>
      <w:ins w:id="16096" w:author="PR Preview" w:date="2026-01-01T00:00:00Z">
        <w:r>
          <w:t xml:space="preserve"> </w:t>
        </w:r>
      </w:ins>
      <w:ins w:id="16097" w:author="PR Preview" w:date="2026-01-01T00:00:00Z">
        <w:r>
          <w:t xml:space="preserve">since</w:t>
        </w:r>
      </w:ins>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16098" w:author="PR Preview" w:date="2026-01-01T00:00:00Z">
        <w:r>
          <w:delText xml:space="preserve">the hat matrix found in</w:delText>
        </w:r>
      </w:del>
      <w:del w:id="16099" w:author="PR Preview" w:date="2026-01-01T00:00:00Z">
        <w:r>
          <w:delText xml:space="preserve"> </w:delText>
        </w:r>
      </w:del>
      <w:hyperlink w:anchor="exm-hat-matrix">
        <w:del w:id="16100" w:author="PR Preview" w:date="2026-01-01T00:00:00Z">
          <w:r>
            <w:rPr>
              <w:rStyle w:val="Hyperlink"/>
            </w:rPr>
            <w:delText xml:space="preserve">Example 163</w:delText>
          </w:r>
        </w:del>
      </w:hyperlink>
      <w:del w:id="16101" w:author="PR Preview" w:date="2026-01-01T00:00:00Z">
        <w:r>
          <w:delText xml:space="preserve">.</w:delText>
        </w:r>
      </w:del>
      <w:del w:id="16102" w:author="PR Preview" w:date="2026-01-01T00:00:00Z">
        <w:r>
          <w:delText xml:space="preserve"> </w:delText>
        </w:r>
      </w:del>
      <w:del w:id="16103" w:author="PR Preview" w:date="2026-01-01T00:00:00Z">
        <w:r>
          <w:delText xml:space="preserve">The fitted values</w:delText>
        </w:r>
      </w:del>
      <w:del w:id="16104"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16105" w:author="PR Preview" w:date="2026-01-01T00:00:00Z">
        <w:r>
          <w:delText xml:space="preserve"> </w:delText>
        </w:r>
      </w:del>
      <w:del w:id="16106" w:author="PR Preview" w:date="2026-01-01T00:00:00Z">
        <w:r>
          <w:delText xml:space="preserve">are the closest point to</w:delText>
        </w:r>
      </w:del>
      <w:del w:id="16107" w:author="PR Preview" w:date="2026-01-01T00:00:00Z">
        <w:r>
          <w:delText xml:space="preserve"> </w:delText>
        </w:r>
      </w:del>
      <w:del w:id="16108" w:author="PR Preview" w:date="2026-01-01T00:00:00Z">
        <w:r>
          <w:delText xml:space="preserve">$\mathord{\smash[b]{\underset{\raise.3ex\hbox{$\scriptstyle\sim$}}{y}}\vphantom{y}}$</w:delText>
        </w:r>
      </w:del>
      <w:del w:id="16109" w:author="PR Preview" w:date="2026-01-01T00:00:00Z">
        <w:r>
          <w:delText xml:space="preserve"> </w:delText>
        </w:r>
      </w:del>
      <w:del w:id="16110" w:author="PR Preview" w:date="2026-01-01T00:00:00Z">
        <w:r>
          <w:delText xml:space="preserve">on the line of constant vectors</w:delText>
        </w:r>
      </w:del>
      <w:del w:id="16111" w:author="PR Preview" w:date="2026-01-01T00:00:00Z">
        <w:r>
          <w:delText xml:space="preserve"> </w:delText>
        </w:r>
      </w:del>
      <w:del w:id="16112" w:author="PR Preview" w:date="2026-01-01T00:00:00Z">
        <w:r>
          <w:delText xml:space="preserve">(</w:delText>
        </w:r>
      </w:del>
      <w:hyperlink w:anchor="thm-closest-point">
        <w:del w:id="16113" w:author="PR Preview" w:date="2026-01-01T00:00:00Z">
          <w:r>
            <w:rPr>
              <w:rStyle w:val="Hyperlink"/>
            </w:rPr>
            <w:delText xml:space="preserve">Theorem 90</w:delText>
          </w:r>
        </w:del>
      </w:hyperlink>
      <w:del w:id="16114" w:author="PR Preview" w:date="2026-01-01T00:00:00Z">
        <w:r>
          <w:delText xml:space="preserve">),</w:delText>
        </w:r>
      </w:del>
      <w:del w:id="16115" w:author="PR Preview" w:date="2026-01-01T00:00:00Z">
        <w:r>
          <w:delText xml:space="preserve"> </w:delText>
        </w:r>
      </w:del>
      <w:del w:id="16116" w:author="PR Preview" w:date="2026-01-01T00:00:00Z">
        <w:r>
          <w:delText xml:space="preserve">and the residuals</w:delText>
        </w:r>
      </w:del>
      <w:del w:id="16117"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16118" w:author="PR Preview" w:date="2026-01-01T00:00:00Z">
        <w:r>
          <w:delText xml:space="preserve"> </w:delText>
        </w:r>
      </w:del>
      <w:del w:id="16119" w:author="PR Preview" w:date="2026-01-01T00:00:00Z">
        <w:r>
          <w:delText xml:space="preserve">are orthogonal to</w:delText>
        </w:r>
      </w:del>
      <w:del w:id="16120" w:author="PR Preview" w:date="2026-01-01T00:00:00Z">
        <w:r>
          <w:delText xml:space="preserve"> </w:delText>
        </w:r>
      </w:del>
      <m:oMath>
        <m:r>
          <m:rPr>
            <m:sty m:val="p"/>
          </m:rPr>
          <m:t>(</m:t>
        </m:r>
        <m:r>
          <m:t>1</m:t>
        </m:r>
        <m:r>
          <m:rPr>
            <m:sty m:val="p"/>
          </m:rPr>
          <m:t>,</m:t>
        </m:r>
        <m:r>
          <m:t>1</m:t>
        </m:r>
        <m:r>
          <m:rPr>
            <m:sty m:val="p"/>
          </m:rPr>
          <m:t>)</m:t>
        </m:r>
      </m:oMath>
      <w:del w:id="16121" w:author="PR Preview" w:date="2026-01-01T00:00:00Z">
        <w:r>
          <w:delText xml:space="preserve">:</w:delText>
        </w:r>
      </w:del>
    </w:p>
    <w:p>
      <w:pPr>
        <w:pStyle w:val="FirstParagraph"/>
      </w:pPr>
      <w:ins w:id="16122" w:author="PR Preview" w:date="2026-01-01T00:00:00Z">
        <w:r>
          <w:t xml:space="preserve">the hat matrix found in</w:t>
        </w:r>
      </w:ins>
      <w:ins w:id="16123" w:author="PR Preview" w:date="2026-01-01T00:00:00Z">
        <w:r>
          <w:t xml:space="preserve"> </w:t>
        </w:r>
      </w:ins>
      <w:hyperlink w:anchor="exm-hat-matrix">
        <w:ins w:id="16124" w:author="PR Preview" w:date="2026-01-01T00:00:00Z">
          <w:r>
            <w:rPr>
              <w:rStyle w:val="Hyperlink"/>
            </w:rPr>
            <w:t xml:space="preserve">Example 165</w:t>
          </w:r>
        </w:ins>
      </w:hyperlink>
      <w:ins w:id="16125" w:author="PR Preview" w:date="2026-01-01T00:00:00Z">
        <w:r>
          <w:t xml:space="preserve">.</w:t>
        </w:r>
      </w:ins>
      <w:ins w:id="16126" w:author="PR Preview" w:date="2026-01-01T00:00:00Z">
        <w:r>
          <w:t xml:space="preserve"> </w:t>
        </w:r>
      </w:ins>
      <w:ins w:id="16127" w:author="PR Preview" w:date="2026-01-01T00:00:00Z">
        <w:r>
          <w:t xml:space="preserve">The fitted values</w:t>
        </w:r>
      </w:ins>
      <w:ins w:id="16128"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16129" w:author="PR Preview" w:date="2026-01-01T00:00:00Z">
        <w:r>
          <w:t xml:space="preserve"> </w:t>
        </w:r>
      </w:ins>
      <w:ins w:id="16130" w:author="PR Preview" w:date="2026-01-01T00:00:00Z">
        <w:r>
          <w:t xml:space="preserve">are the closest point to</w:t>
        </w:r>
      </w:ins>
      <w:ins w:id="16131" w:author="PR Preview" w:date="2026-01-01T00:00:00Z">
        <w:r>
          <w:t xml:space="preserve"> </w:t>
        </w:r>
      </w:ins>
      <w:ins w:id="16132" w:author="PR Preview" w:date="2026-01-01T00:00:00Z">
        <w:r>
          <w:t xml:space="preserve">$\mathord{\smash[b]{\underset{\raise.3ex\hbox{$\scriptstyle\sim$}}{y}}\vphantom{y}}$</w:t>
        </w:r>
      </w:ins>
      <w:ins w:id="16133" w:author="PR Preview" w:date="2026-01-01T00:00:00Z">
        <w:r>
          <w:t xml:space="preserve"> </w:t>
        </w:r>
      </w:ins>
      <w:ins w:id="16134" w:author="PR Preview" w:date="2026-01-01T00:00:00Z">
        <w:r>
          <w:t xml:space="preserve">on the line of constant vectors</w:t>
        </w:r>
      </w:ins>
      <w:ins w:id="16135" w:author="PR Preview" w:date="2026-01-01T00:00:00Z">
        <w:r>
          <w:t xml:space="preserve"> </w:t>
        </w:r>
      </w:ins>
      <w:ins w:id="16136" w:author="PR Preview" w:date="2026-01-01T00:00:00Z">
        <w:r>
          <w:t xml:space="preserve">(</w:t>
        </w:r>
      </w:ins>
      <w:hyperlink w:anchor="thm-closest-point">
        <w:ins w:id="16137" w:author="PR Preview" w:date="2026-01-01T00:00:00Z">
          <w:r>
            <w:rPr>
              <w:rStyle w:val="Hyperlink"/>
            </w:rPr>
            <w:t xml:space="preserve">Theorem 91</w:t>
          </w:r>
        </w:ins>
      </w:hyperlink>
      <w:ins w:id="16138" w:author="PR Preview" w:date="2026-01-01T00:00:00Z">
        <w:r>
          <w:t xml:space="preserve">),</w:t>
        </w:r>
      </w:ins>
      <w:ins w:id="16139" w:author="PR Preview" w:date="2026-01-01T00:00:00Z">
        <w:r>
          <w:t xml:space="preserve"> </w:t>
        </w:r>
      </w:ins>
      <w:ins w:id="16140" w:author="PR Preview" w:date="2026-01-01T00:00:00Z">
        <w:r>
          <w:t xml:space="preserve">and the residuals</w:t>
        </w:r>
      </w:ins>
      <w:ins w:id="16141"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16142" w:author="PR Preview" w:date="2026-01-01T00:00:00Z">
        <w:r>
          <w:t xml:space="preserve"> </w:t>
        </w:r>
      </w:ins>
      <w:ins w:id="16143" w:author="PR Preview" w:date="2026-01-01T00:00:00Z">
        <w:r>
          <w:t xml:space="preserve">are orthogonal to</w:t>
        </w:r>
      </w:ins>
      <w:ins w:id="16144" w:author="PR Preview" w:date="2026-01-01T00:00:00Z">
        <w:r>
          <w:t xml:space="preserve"> </w:t>
        </w:r>
      </w:ins>
      <m:oMath>
        <m:r>
          <m:rPr>
            <m:sty m:val="p"/>
          </m:rPr>
          <m:t>(</m:t>
        </m:r>
        <m:r>
          <m:t>1</m:t>
        </m:r>
        <m:r>
          <m:rPr>
            <m:sty m:val="p"/>
          </m:rPr>
          <m:t>,</m:t>
        </m:r>
        <m:r>
          <m:t>1</m:t>
        </m:r>
        <m:r>
          <m:rPr>
            <m:sty m:val="p"/>
          </m:rPr>
          <m:t>)</m:t>
        </m:r>
      </m:oMath>
      <w:ins w:id="16145"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7"/>
    <w:bookmarkEnd w:id="568"/>
    <w:bookmarkStart w:id="597"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9" name="Picture"/>
                  <a:graphic>
                    <a:graphicData uri="http://schemas.openxmlformats.org/drawingml/2006/picture">
                      <pic:pic>
                        <pic:nvPicPr>
                          <pic:cNvPr descr="/opt/quarto/share/formats/docx/note.png" id="570"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46</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1" w:name="thm-scalar-matmul"/>
    <w:p>
      <w:pPr>
        <w:pStyle w:val="BodyText"/>
      </w:pPr>
      <w:del w:id="16146" w:author="PR Preview" w:date="2026-01-01T00:00:00Z">
        <w:r>
          <w:rPr>
            <w:b/>
            <w:bCs/>
          </w:rPr>
          <w:delText xml:space="preserve">Theorem 94 (A scalar factor passes through a matrix product)</w:delText>
        </w:r>
      </w:del>
      <w:del w:id="16147" w:author="PR Preview" w:date="2026-01-01T00:00:00Z">
        <w:r>
          <w:delText xml:space="preserve"> </w:delText>
        </w:r>
      </w:del>
      <w:del w:id="16148" w:author="PR Preview" w:date="2026-01-01T00:00:00Z">
        <w:r>
          <w:delText xml:space="preserve">For an</w:delText>
        </w:r>
      </w:del>
      <w:del w:id="16149" w:author="PR Preview" w:date="2026-01-01T00:00:00Z">
        <w:r>
          <w:delText xml:space="preserve"> </w:delText>
        </w:r>
      </w:del>
      <m:oMath>
        <m:r>
          <m:t>m</m:t>
        </m:r>
        <m:r>
          <m:rPr>
            <m:sty m:val="p"/>
          </m:rPr>
          <m:t>×</m:t>
        </m:r>
        <m:r>
          <m:t>k</m:t>
        </m:r>
      </m:oMath>
      <w:del w:id="16150" w:author="PR Preview" w:date="2026-01-01T00:00:00Z">
        <w:r>
          <w:delText xml:space="preserve"> </w:delText>
        </w:r>
      </w:del>
      <w:del w:id="16151" w:author="PR Preview" w:date="2026-01-01T00:00:00Z">
        <w:r>
          <w:delText xml:space="preserve">matrix</w:delText>
        </w:r>
      </w:del>
      <w:del w:id="16152" w:author="PR Preview" w:date="2026-01-01T00:00:00Z">
        <w:r>
          <w:delText xml:space="preserve"> </w:delText>
        </w:r>
      </w:del>
      <m:oMath>
        <m:r>
          <m:rPr>
            <m:sty m:val="bi"/>
          </m:rPr>
          <m:t>A</m:t>
        </m:r>
      </m:oMath>
      <w:del w:id="16153" w:author="PR Preview" w:date="2026-01-01T00:00:00Z">
        <w:r>
          <w:delText xml:space="preserve">, a</w:delText>
        </w:r>
      </w:del>
      <w:del w:id="16154" w:author="PR Preview" w:date="2026-01-01T00:00:00Z">
        <w:r>
          <w:delText xml:space="preserve"> </w:delText>
        </w:r>
      </w:del>
      <m:oMath>
        <m:r>
          <m:t>k</m:t>
        </m:r>
        <m:r>
          <m:rPr>
            <m:sty m:val="p"/>
          </m:rPr>
          <m:t>×</m:t>
        </m:r>
        <m:r>
          <m:t>n</m:t>
        </m:r>
      </m:oMath>
      <w:del w:id="16155" w:author="PR Preview" w:date="2026-01-01T00:00:00Z">
        <w:r>
          <w:delText xml:space="preserve"> </w:delText>
        </w:r>
      </w:del>
      <w:del w:id="16156" w:author="PR Preview" w:date="2026-01-01T00:00:00Z">
        <w:r>
          <w:delText xml:space="preserve">matrix</w:delText>
        </w:r>
      </w:del>
      <w:del w:id="16157" w:author="PR Preview" w:date="2026-01-01T00:00:00Z">
        <w:r>
          <w:delText xml:space="preserve"> </w:delText>
        </w:r>
      </w:del>
      <m:oMath>
        <m:r>
          <m:rPr>
            <m:sty m:val="bi"/>
          </m:rPr>
          <m:t>B</m:t>
        </m:r>
      </m:oMath>
      <w:del w:id="16158" w:author="PR Preview" w:date="2026-01-01T00:00:00Z">
        <w:r>
          <w:delText xml:space="preserve"> </w:delText>
        </w:r>
      </w:del>
      <w:del w:id="16159" w:author="PR Preview" w:date="2026-01-01T00:00:00Z">
        <w:r>
          <w:delText xml:space="preserve">and a number</w:delText>
        </w:r>
      </w:del>
      <w:del w:id="16160" w:author="PR Preview" w:date="2026-01-01T00:00:00Z">
        <w:r>
          <w:delText xml:space="preserve"> </w:delText>
        </w:r>
      </w:del>
      <m:oMath>
        <m:r>
          <m:t>c</m:t>
        </m:r>
      </m:oMath>
      <w:del w:id="16161" w:author="PR Preview" w:date="2026-01-01T00:00:00Z">
        <w:r>
          <w:delText xml:space="preserve">,</w:delText>
        </w:r>
      </w:del>
    </w:p>
    <w:p>
      <w:pPr>
        <w:pStyle w:val="BodyText"/>
      </w:pPr>
      <w:ins w:id="16162" w:author="PR Preview" w:date="2026-01-01T00:00:00Z">
        <w:r>
          <w:rPr>
            <w:b/>
            <w:bCs/>
          </w:rPr>
          <w:t xml:space="preserve">Theorem 95 (A scalar factor passes through a matrix product)</w:t>
        </w:r>
      </w:ins>
      <w:ins w:id="16163" w:author="PR Preview" w:date="2026-01-01T00:00:00Z">
        <w:r>
          <w:t xml:space="preserve"> </w:t>
        </w:r>
      </w:ins>
      <w:ins w:id="16164" w:author="PR Preview" w:date="2026-01-01T00:00:00Z">
        <w:r>
          <w:t xml:space="preserve">For an</w:t>
        </w:r>
      </w:ins>
      <w:ins w:id="16165" w:author="PR Preview" w:date="2026-01-01T00:00:00Z">
        <w:r>
          <w:t xml:space="preserve"> </w:t>
        </w:r>
      </w:ins>
      <m:oMath>
        <m:r>
          <m:t>m</m:t>
        </m:r>
        <m:r>
          <m:rPr>
            <m:sty m:val="p"/>
          </m:rPr>
          <m:t>×</m:t>
        </m:r>
        <m:r>
          <m:t>k</m:t>
        </m:r>
      </m:oMath>
      <w:ins w:id="16166" w:author="PR Preview" w:date="2026-01-01T00:00:00Z">
        <w:r>
          <w:t xml:space="preserve"> </w:t>
        </w:r>
      </w:ins>
      <w:ins w:id="16167" w:author="PR Preview" w:date="2026-01-01T00:00:00Z">
        <w:r>
          <w:t xml:space="preserve">matrix</w:t>
        </w:r>
      </w:ins>
      <w:ins w:id="16168" w:author="PR Preview" w:date="2026-01-01T00:00:00Z">
        <w:r>
          <w:t xml:space="preserve"> </w:t>
        </w:r>
      </w:ins>
      <m:oMath>
        <m:r>
          <m:rPr>
            <m:sty m:val="bi"/>
          </m:rPr>
          <m:t>A</m:t>
        </m:r>
      </m:oMath>
      <w:ins w:id="16169" w:author="PR Preview" w:date="2026-01-01T00:00:00Z">
        <w:r>
          <w:t xml:space="preserve">, a</w:t>
        </w:r>
      </w:ins>
      <w:ins w:id="16170" w:author="PR Preview" w:date="2026-01-01T00:00:00Z">
        <w:r>
          <w:t xml:space="preserve"> </w:t>
        </w:r>
      </w:ins>
      <m:oMath>
        <m:r>
          <m:t>k</m:t>
        </m:r>
        <m:r>
          <m:rPr>
            <m:sty m:val="p"/>
          </m:rPr>
          <m:t>×</m:t>
        </m:r>
        <m:r>
          <m:t>n</m:t>
        </m:r>
      </m:oMath>
      <w:ins w:id="16171" w:author="PR Preview" w:date="2026-01-01T00:00:00Z">
        <w:r>
          <w:t xml:space="preserve"> </w:t>
        </w:r>
      </w:ins>
      <w:ins w:id="16172" w:author="PR Preview" w:date="2026-01-01T00:00:00Z">
        <w:r>
          <w:t xml:space="preserve">matrix</w:t>
        </w:r>
      </w:ins>
      <w:ins w:id="16173" w:author="PR Preview" w:date="2026-01-01T00:00:00Z">
        <w:r>
          <w:t xml:space="preserve"> </w:t>
        </w:r>
      </w:ins>
      <m:oMath>
        <m:r>
          <m:rPr>
            <m:sty m:val="bi"/>
          </m:rPr>
          <m:t>B</m:t>
        </m:r>
      </m:oMath>
      <w:ins w:id="16174" w:author="PR Preview" w:date="2026-01-01T00:00:00Z">
        <w:r>
          <w:t xml:space="preserve"> </w:t>
        </w:r>
      </w:ins>
      <w:ins w:id="16175" w:author="PR Preview" w:date="2026-01-01T00:00:00Z">
        <w:r>
          <w:t xml:space="preserve">and a number</w:t>
        </w:r>
      </w:ins>
      <w:ins w:id="16176" w:author="PR Preview" w:date="2026-01-01T00:00:00Z">
        <w:r>
          <w:t xml:space="preserve"> </w:t>
        </w:r>
      </w:ins>
      <m:oMath>
        <m:r>
          <m:t>c</m:t>
        </m:r>
      </m:oMath>
      <w:ins w:id="16177"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1"/>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2" w:name="exm-scalar-matmul"/>
    <w:p>
      <w:pPr>
        <w:pStyle w:val="BodyText"/>
      </w:pPr>
      <w:del w:id="16178" w:author="PR Preview" w:date="2026-01-01T00:00:00Z">
        <w:r>
          <w:rPr>
            <w:b/>
            <w:bCs/>
          </w:rPr>
          <w:delText xml:space="preserve">Example 171 (Pulling a scalar out of a product)</w:delText>
        </w:r>
      </w:del>
      <w:del w:id="16179" w:author="PR Preview" w:date="2026-01-01T00:00:00Z">
        <w:r>
          <w:delText xml:space="preserve"> </w:delText>
        </w:r>
      </w:del>
      <w:del w:id="16180" w:author="PR Preview" w:date="2026-01-01T00:00:00Z">
        <w:r>
          <w:delText xml:space="preserve">With</w:delText>
        </w:r>
      </w:del>
      <w:del w:id="161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16182" w:author="PR Preview" w:date="2026-01-01T00:00:00Z">
        <w:r>
          <w:delText xml:space="preserve"> </w:delText>
        </w:r>
      </w:del>
      <w:del w:id="16183" w:author="PR Preview" w:date="2026-01-01T00:00:00Z">
        <w:r>
          <w:delText xml:space="preserve">and</w:delText>
        </w:r>
      </w:del>
      <w:del w:id="1618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6185" w:author="PR Preview" w:date="2026-01-01T00:00:00Z">
        <w:r>
          <w:delText xml:space="preserve">:</w:delText>
        </w:r>
      </w:del>
    </w:p>
    <w:p>
      <w:pPr>
        <w:pStyle w:val="BodyText"/>
      </w:pPr>
      <w:ins w:id="16186" w:author="PR Preview" w:date="2026-01-01T00:00:00Z">
        <w:r>
          <w:rPr>
            <w:b/>
            <w:bCs/>
          </w:rPr>
          <w:t xml:space="preserve">Example 173 (Pulling a scalar out of a product)</w:t>
        </w:r>
      </w:ins>
      <w:ins w:id="16187" w:author="PR Preview" w:date="2026-01-01T00:00:00Z">
        <w:r>
          <w:t xml:space="preserve"> </w:t>
        </w:r>
      </w:ins>
      <w:ins w:id="16188" w:author="PR Preview" w:date="2026-01-01T00:00:00Z">
        <w:r>
          <w:t xml:space="preserve">With</w:t>
        </w:r>
      </w:ins>
      <w:ins w:id="161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16190" w:author="PR Preview" w:date="2026-01-01T00:00:00Z">
        <w:r>
          <w:t xml:space="preserve"> </w:t>
        </w:r>
      </w:ins>
      <w:ins w:id="16191" w:author="PR Preview" w:date="2026-01-01T00:00:00Z">
        <w:r>
          <w:t xml:space="preserve">and</w:t>
        </w:r>
      </w:ins>
      <w:ins w:id="1619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6193"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2"/>
    <w:bookmarkStart w:id="573" w:name="def-generalized-inverse"/>
    <w:p>
      <w:pPr>
        <w:pStyle w:val="FirstParagraph"/>
      </w:pPr>
      <w:del w:id="16194" w:author="PR Preview" w:date="2026-01-01T00:00:00Z">
        <w:r>
          <w:rPr>
            <w:b/>
            <w:bCs/>
          </w:rPr>
          <w:delText xml:space="preserve">Definition 109 (Generalized inverse)</w:delText>
        </w:r>
      </w:del>
      <w:del w:id="16195" w:author="PR Preview" w:date="2026-01-01T00:00:00Z">
        <w:r>
          <w:delText xml:space="preserve"> </w:delText>
        </w:r>
      </w:del>
      <w:del w:id="16196" w:author="PR Preview" w:date="2026-01-01T00:00:00Z">
        <w:r>
          <w:delText xml:space="preserve">A</w:delText>
        </w:r>
      </w:del>
      <w:del w:id="16197" w:author="PR Preview" w:date="2026-01-01T00:00:00Z">
        <w:r>
          <w:delText xml:space="preserve"> </w:delText>
        </w:r>
      </w:del>
      <w:del w:id="16198" w:author="PR Preview" w:date="2026-01-01T00:00:00Z">
        <w:r>
          <w:rPr>
            <w:b/>
            <w:bCs/>
          </w:rPr>
          <w:delText xml:space="preserve">generalized inverse</w:delText>
        </w:r>
      </w:del>
      <w:del w:id="16199" w:author="PR Preview" w:date="2026-01-01T00:00:00Z">
        <w:r>
          <w:delText xml:space="preserve"> </w:delText>
        </w:r>
      </w:del>
      <w:del w:id="16200" w:author="PR Preview" w:date="2026-01-01T00:00:00Z">
        <w:r>
          <w:delText xml:space="preserve">of an</w:delText>
        </w:r>
      </w:del>
      <w:del w:id="16201" w:author="PR Preview" w:date="2026-01-01T00:00:00Z">
        <w:r>
          <w:delText xml:space="preserve"> </w:delText>
        </w:r>
      </w:del>
      <m:oMath>
        <m:r>
          <m:t>m</m:t>
        </m:r>
        <m:r>
          <m:rPr>
            <m:sty m:val="p"/>
          </m:rPr>
          <m:t>×</m:t>
        </m:r>
        <m:r>
          <m:t>n</m:t>
        </m:r>
      </m:oMath>
      <w:del w:id="16202" w:author="PR Preview" w:date="2026-01-01T00:00:00Z">
        <w:r>
          <w:delText xml:space="preserve"> </w:delText>
        </w:r>
      </w:del>
      <w:del w:id="16203" w:author="PR Preview" w:date="2026-01-01T00:00:00Z">
        <w:r>
          <w:delText xml:space="preserve">matrix</w:delText>
        </w:r>
      </w:del>
      <w:del w:id="16204" w:author="PR Preview" w:date="2026-01-01T00:00:00Z">
        <w:r>
          <w:delText xml:space="preserve"> </w:delText>
        </w:r>
      </w:del>
      <m:oMath>
        <m:r>
          <m:rPr>
            <m:sty m:val="bi"/>
          </m:rPr>
          <m:t>A</m:t>
        </m:r>
      </m:oMath>
      <w:del w:id="16205" w:author="PR Preview" w:date="2026-01-01T00:00:00Z">
        <w:r>
          <w:delText xml:space="preserve"> </w:delText>
        </w:r>
      </w:del>
      <w:del w:id="16206" w:author="PR Preview" w:date="2026-01-01T00:00:00Z">
        <w:r>
          <w:delText xml:space="preserve">is an</w:delText>
        </w:r>
      </w:del>
      <w:del w:id="16207" w:author="PR Preview" w:date="2026-01-01T00:00:00Z">
        <w:r>
          <w:delText xml:space="preserve"> </w:delText>
        </w:r>
      </w:del>
      <m:oMath>
        <m:r>
          <m:t>n</m:t>
        </m:r>
        <m:r>
          <m:rPr>
            <m:sty m:val="p"/>
          </m:rPr>
          <m:t>×</m:t>
        </m:r>
        <m:r>
          <m:t>m</m:t>
        </m:r>
      </m:oMath>
      <w:del w:id="16208" w:author="PR Preview" w:date="2026-01-01T00:00:00Z">
        <w:r>
          <w:delText xml:space="preserve"> </w:delText>
        </w:r>
      </w:del>
      <w:del w:id="16209" w:author="PR Preview" w:date="2026-01-01T00:00:00Z">
        <w:r>
          <w:delText xml:space="preserve">matrix</w:delText>
        </w:r>
      </w:del>
      <w:del w:id="16210" w:author="PR Preview" w:date="2026-01-01T00:00:00Z">
        <w:r>
          <w:delText xml:space="preserve"> </w:delText>
        </w:r>
      </w:del>
      <m:oMath>
        <m:r>
          <m:rPr>
            <m:sty m:val="bi"/>
          </m:rPr>
          <m:t>G</m:t>
        </m:r>
      </m:oMath>
      <w:del w:id="16211" w:author="PR Preview" w:date="2026-01-01T00:00:00Z">
        <w:r>
          <w:delText xml:space="preserve"> </w:delText>
        </w:r>
      </w:del>
      <w:del w:id="16212" w:author="PR Preview" w:date="2026-01-01T00:00:00Z">
        <w:r>
          <w:delText xml:space="preserve">such that</w:delText>
        </w:r>
      </w:del>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p>
      <w:pPr>
        <w:pStyle w:val="FirstParagraph"/>
      </w:pPr>
      <w:del w:id="16213" w:author="PR Preview" w:date="2026-01-01T00:00:00Z">
        <w:r>
          <w:rPr>
            <w:b/>
            <w:bCs/>
          </w:rPr>
          <w:delText xml:space="preserve">Example 172 (A matrix with many generalized inverses)</w:delText>
        </w:r>
      </w:del>
      <w:del w:id="16214" w:author="PR Preview" w:date="2026-01-01T00:00:00Z">
        <w:r>
          <w:delText xml:space="preserve"> </w:delText>
        </w:r>
      </w:del>
      <w:del w:id="16215" w:author="PR Preview" w:date="2026-01-01T00:00:00Z">
        <w:r>
          <w:delText xml:space="preserve">Let</w:delText>
        </w:r>
      </w:del>
      <w:del w:id="1621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217" w:author="PR Preview" w:date="2026-01-01T00:00:00Z">
        <w:r>
          <w:delText xml:space="preserve"> </w:delText>
        </w:r>
      </w:del>
      <w:del w:id="16218" w:author="PR Preview" w:date="2026-01-01T00:00:00Z">
        <w:r>
          <w:delText xml:space="preserve">and</w:delText>
        </w:r>
      </w:del>
      <w:del w:id="16219"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16220" w:author="PR Preview" w:date="2026-01-01T00:00:00Z">
        <w:r>
          <w:delText xml:space="preserve">. Then</w:delText>
        </w:r>
      </w:del>
    </w:p>
    <w:p>
      <w:pPr>
        <w:pStyle w:val="FirstParagraph"/>
      </w:pPr>
      <w:ins w:id="16221" w:author="PR Preview" w:date="2026-01-01T00:00:00Z">
        <w:r>
          <w:rPr>
            <w:b/>
            <w:bCs/>
          </w:rPr>
          <w:t xml:space="preserve">Definition 109 (Generalized inverse)</w:t>
        </w:r>
      </w:ins>
      <w:ins w:id="16222" w:author="PR Preview" w:date="2026-01-01T00:00:00Z">
        <w:r>
          <w:t xml:space="preserve"> </w:t>
        </w:r>
      </w:ins>
      <w:ins w:id="16223" w:author="PR Preview" w:date="2026-01-01T00:00:00Z">
        <w:r>
          <w:t xml:space="preserve">A</w:t>
        </w:r>
      </w:ins>
      <w:ins w:id="16224" w:author="PR Preview" w:date="2026-01-01T00:00:00Z">
        <w:r>
          <w:t xml:space="preserve"> </w:t>
        </w:r>
      </w:ins>
      <w:ins w:id="16225" w:author="PR Preview" w:date="2026-01-01T00:00:00Z">
        <w:r>
          <w:rPr>
            <w:b/>
            <w:bCs/>
          </w:rPr>
          <w:t xml:space="preserve">generalized inverse</w:t>
        </w:r>
      </w:ins>
      <w:ins w:id="16226" w:author="PR Preview" w:date="2026-01-01T00:00:00Z">
        <w:r>
          <w:t xml:space="preserve"> </w:t>
        </w:r>
      </w:ins>
      <w:ins w:id="16227" w:author="PR Preview" w:date="2026-01-01T00:00:00Z">
        <w:r>
          <w:t xml:space="preserve">[76]</w:t>
        </w:r>
      </w:ins>
      <w:ins w:id="16228" w:author="PR Preview" w:date="2026-01-01T00:00:00Z">
        <w:r>
          <w:t xml:space="preserve"> </w:t>
        </w:r>
      </w:ins>
      <w:ins w:id="16229" w:author="PR Preview" w:date="2026-01-01T00:00:00Z">
        <w:r>
          <w:t xml:space="preserve">of an</w:t>
        </w:r>
      </w:ins>
      <w:ins w:id="16230" w:author="PR Preview" w:date="2026-01-01T00:00:00Z">
        <w:r>
          <w:t xml:space="preserve"> </w:t>
        </w:r>
      </w:ins>
      <m:oMath>
        <m:r>
          <m:t>m</m:t>
        </m:r>
        <m:r>
          <m:rPr>
            <m:sty m:val="p"/>
          </m:rPr>
          <m:t>×</m:t>
        </m:r>
        <m:r>
          <m:t>n</m:t>
        </m:r>
      </m:oMath>
      <w:ins w:id="16231" w:author="PR Preview" w:date="2026-01-01T00:00:00Z">
        <w:r>
          <w:t xml:space="preserve"> </w:t>
        </w:r>
      </w:ins>
      <w:ins w:id="16232" w:author="PR Preview" w:date="2026-01-01T00:00:00Z">
        <w:r>
          <w:t xml:space="preserve">matrix</w:t>
        </w:r>
      </w:ins>
      <w:ins w:id="16233" w:author="PR Preview" w:date="2026-01-01T00:00:00Z">
        <w:r>
          <w:t xml:space="preserve"> </w:t>
        </w:r>
      </w:ins>
      <m:oMath>
        <m:r>
          <m:rPr>
            <m:sty m:val="bi"/>
          </m:rPr>
          <m:t>A</m:t>
        </m:r>
      </m:oMath>
      <w:ins w:id="16234" w:author="PR Preview" w:date="2026-01-01T00:00:00Z">
        <w:r>
          <w:t xml:space="preserve"> </w:t>
        </w:r>
      </w:ins>
      <w:ins w:id="16235" w:author="PR Preview" w:date="2026-01-01T00:00:00Z">
        <w:r>
          <w:t xml:space="preserve">is an</w:t>
        </w:r>
      </w:ins>
      <w:ins w:id="16236" w:author="PR Preview" w:date="2026-01-01T00:00:00Z">
        <w:r>
          <w:t xml:space="preserve"> </w:t>
        </w:r>
      </w:ins>
      <m:oMath>
        <m:r>
          <m:t>n</m:t>
        </m:r>
        <m:r>
          <m:rPr>
            <m:sty m:val="p"/>
          </m:rPr>
          <m:t>×</m:t>
        </m:r>
        <m:r>
          <m:t>m</m:t>
        </m:r>
      </m:oMath>
      <w:ins w:id="16237" w:author="PR Preview" w:date="2026-01-01T00:00:00Z">
        <w:r>
          <w:t xml:space="preserve"> </w:t>
        </w:r>
      </w:ins>
      <w:ins w:id="16238" w:author="PR Preview" w:date="2026-01-01T00:00:00Z">
        <w:r>
          <w:t xml:space="preserve">matrix</w:t>
        </w:r>
      </w:ins>
      <w:ins w:id="16239" w:author="PR Preview" w:date="2026-01-01T00:00:00Z">
        <w:r>
          <w:t xml:space="preserve"> </w:t>
        </w:r>
      </w:ins>
      <m:oMath>
        <m:r>
          <m:rPr>
            <m:sty m:val="bi"/>
          </m:rPr>
          <m:t>G</m:t>
        </m:r>
      </m:oMath>
      <w:ins w:id="16240" w:author="PR Preview" w:date="2026-01-01T00:00:00Z">
        <w:r>
          <w:t xml:space="preserve"> </w:t>
        </w:r>
      </w:ins>
      <w:ins w:id="16241"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3"/>
    <w:bookmarkStart w:id="574" w:name="exm-generalized-inverse"/>
    <w:p>
      <w:pPr>
        <w:pStyle w:val="FirstParagraph"/>
      </w:pPr>
      <w:ins w:id="16242" w:author="PR Preview" w:date="2026-01-01T00:00:00Z">
        <w:r>
          <w:rPr>
            <w:b/>
            <w:bCs/>
          </w:rPr>
          <w:t xml:space="preserve">Example 174 (A matrix with many generalized inverses)</w:t>
        </w:r>
      </w:ins>
      <w:ins w:id="16243" w:author="PR Preview" w:date="2026-01-01T00:00:00Z">
        <w:r>
          <w:t xml:space="preserve"> </w:t>
        </w:r>
      </w:ins>
      <w:ins w:id="16244" w:author="PR Preview" w:date="2026-01-01T00:00:00Z">
        <w:r>
          <w:t xml:space="preserve">Let</w:t>
        </w:r>
      </w:ins>
      <w:ins w:id="1624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246" w:author="PR Preview" w:date="2026-01-01T00:00:00Z">
        <w:r>
          <w:t xml:space="preserve"> </w:t>
        </w:r>
      </w:ins>
      <w:ins w:id="16247" w:author="PR Preview" w:date="2026-01-01T00:00:00Z">
        <w:r>
          <w:t xml:space="preserve">and</w:t>
        </w:r>
      </w:ins>
      <w:ins w:id="1624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16249"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4"/>
    <w:bookmarkStart w:id="575" w:name="thm-generalized-inverse-invertible"/>
    <w:p>
      <w:pPr>
        <w:pStyle w:val="BodyText"/>
      </w:pPr>
      <w:del w:id="16250" w:author="PR Preview" w:date="2026-01-01T00:00:00Z">
        <w:r>
          <w:rPr>
            <w:b/>
            <w:bCs/>
          </w:rPr>
          <w:delText xml:space="preserve">Theorem 95 (An invertible matrix has only one generalized inverse)</w:delText>
        </w:r>
      </w:del>
      <w:del w:id="16251" w:author="PR Preview" w:date="2026-01-01T00:00:00Z">
        <w:r>
          <w:delText xml:space="preserve"> </w:delText>
        </w:r>
      </w:del>
      <w:del w:id="16252" w:author="PR Preview" w:date="2026-01-01T00:00:00Z">
        <w:r>
          <w:delText xml:space="preserve">If</w:delText>
        </w:r>
      </w:del>
      <w:del w:id="16253" w:author="PR Preview" w:date="2026-01-01T00:00:00Z">
        <w:r>
          <w:delText xml:space="preserve"> </w:delText>
        </w:r>
      </w:del>
      <m:oMath>
        <m:r>
          <m:rPr>
            <m:sty m:val="bi"/>
          </m:rPr>
          <m:t>A</m:t>
        </m:r>
      </m:oMath>
      <w:del w:id="16254" w:author="PR Preview" w:date="2026-01-01T00:00:00Z">
        <w:r>
          <w:delText xml:space="preserve"> </w:delText>
        </w:r>
      </w:del>
      <w:del w:id="16255" w:author="PR Preview" w:date="2026-01-01T00:00:00Z">
        <w:r>
          <w:delText xml:space="preserve">is an invertible</w:delText>
        </w:r>
      </w:del>
      <w:del w:id="16256" w:author="PR Preview" w:date="2026-01-01T00:00:00Z">
        <w:r>
          <w:delText xml:space="preserve"> </w:delText>
        </w:r>
      </w:del>
      <m:oMath>
        <m:r>
          <m:t>p</m:t>
        </m:r>
        <m:r>
          <m:rPr>
            <m:sty m:val="p"/>
          </m:rPr>
          <m:t>×</m:t>
        </m:r>
        <m:r>
          <m:t>p</m:t>
        </m:r>
      </m:oMath>
      <w:del w:id="16257" w:author="PR Preview" w:date="2026-01-01T00:00:00Z">
        <w:r>
          <w:delText xml:space="preserve"> </w:delText>
        </w:r>
      </w:del>
      <w:del w:id="16258" w:author="PR Preview" w:date="2026-01-01T00:00:00Z">
        <w:r>
          <w:delText xml:space="preserve">matrix (</w:delText>
        </w:r>
      </w:del>
      <w:hyperlink w:anchor="def-invertible-matrix">
        <w:del w:id="16259" w:author="PR Preview" w:date="2026-01-01T00:00:00Z">
          <w:r>
            <w:rPr>
              <w:rStyle w:val="Hyperlink"/>
            </w:rPr>
            <w:delText xml:space="preserve">Definition 85</w:delText>
          </w:r>
        </w:del>
      </w:hyperlink>
      <w:del w:id="16260" w:author="PR Preview" w:date="2026-01-01T00:00:00Z">
        <w:r>
          <w:delText xml:space="preserve">),</w:delText>
        </w:r>
      </w:del>
      <w:del w:id="16261" w:author="PR Preview" w:date="2026-01-01T00:00:00Z">
        <w:r>
          <w:delText xml:space="preserve"> </w:delText>
        </w:r>
      </w:del>
      <w:del w:id="16262" w:author="PR Preview" w:date="2026-01-01T00:00:00Z">
        <w:r>
          <w:delText xml:space="preserve">its only generalized inverse is</w:delText>
        </w:r>
      </w:del>
      <w:del w:id="16263" w:author="PR Preview" w:date="2026-01-01T00:00:00Z">
        <w:r>
          <w:delText xml:space="preserve"> </w:delText>
        </w:r>
      </w:del>
      <m:oMath>
        <m:sSup>
          <m:e>
            <m:r>
              <m:rPr>
                <m:sty m:val="bi"/>
              </m:rPr>
              <m:t>A</m:t>
            </m:r>
          </m:e>
          <m:sup>
            <m:r>
              <m:rPr>
                <m:sty m:val="p"/>
              </m:rPr>
              <m:t>−</m:t>
            </m:r>
            <m:r>
              <m:t>1</m:t>
            </m:r>
          </m:sup>
        </m:sSup>
      </m:oMath>
      <w:del w:id="16264" w:author="PR Preview" w:date="2026-01-01T00:00:00Z">
        <w:r>
          <w:delText xml:space="preserve">.</w:delText>
        </w:r>
      </w:del>
    </w:p>
    <w:p>
      <w:pPr>
        <w:pStyle w:val="BodyText"/>
      </w:pPr>
      <w:ins w:id="16265" w:author="PR Preview" w:date="2026-01-01T00:00:00Z">
        <w:r>
          <w:rPr>
            <w:b/>
            <w:bCs/>
          </w:rPr>
          <w:t xml:space="preserve">Theorem 96 (An invertible matrix has only one generalized inverse)</w:t>
        </w:r>
      </w:ins>
      <w:ins w:id="16266" w:author="PR Preview" w:date="2026-01-01T00:00:00Z">
        <w:r>
          <w:t xml:space="preserve"> </w:t>
        </w:r>
      </w:ins>
      <w:ins w:id="16267" w:author="PR Preview" w:date="2026-01-01T00:00:00Z">
        <w:r>
          <w:t xml:space="preserve">If</w:t>
        </w:r>
      </w:ins>
      <w:ins w:id="16268" w:author="PR Preview" w:date="2026-01-01T00:00:00Z">
        <w:r>
          <w:t xml:space="preserve"> </w:t>
        </w:r>
      </w:ins>
      <m:oMath>
        <m:r>
          <m:rPr>
            <m:sty m:val="bi"/>
          </m:rPr>
          <m:t>A</m:t>
        </m:r>
      </m:oMath>
      <w:ins w:id="16269" w:author="PR Preview" w:date="2026-01-01T00:00:00Z">
        <w:r>
          <w:t xml:space="preserve"> </w:t>
        </w:r>
      </w:ins>
      <w:ins w:id="16270" w:author="PR Preview" w:date="2026-01-01T00:00:00Z">
        <w:r>
          <w:t xml:space="preserve">is an invertible</w:t>
        </w:r>
      </w:ins>
      <w:ins w:id="16271" w:author="PR Preview" w:date="2026-01-01T00:00:00Z">
        <w:r>
          <w:t xml:space="preserve"> </w:t>
        </w:r>
      </w:ins>
      <m:oMath>
        <m:r>
          <m:t>p</m:t>
        </m:r>
        <m:r>
          <m:rPr>
            <m:sty m:val="p"/>
          </m:rPr>
          <m:t>×</m:t>
        </m:r>
        <m:r>
          <m:t>p</m:t>
        </m:r>
      </m:oMath>
      <w:ins w:id="16272" w:author="PR Preview" w:date="2026-01-01T00:00:00Z">
        <w:r>
          <w:t xml:space="preserve"> </w:t>
        </w:r>
      </w:ins>
      <w:ins w:id="16273" w:author="PR Preview" w:date="2026-01-01T00:00:00Z">
        <w:r>
          <w:t xml:space="preserve">matrix (</w:t>
        </w:r>
      </w:ins>
      <w:hyperlink w:anchor="def-invertible-matrix">
        <w:ins w:id="16274" w:author="PR Preview" w:date="2026-01-01T00:00:00Z">
          <w:r>
            <w:rPr>
              <w:rStyle w:val="Hyperlink"/>
            </w:rPr>
            <w:t xml:space="preserve">Definition 85</w:t>
          </w:r>
        </w:ins>
      </w:hyperlink>
      <w:ins w:id="16275" w:author="PR Preview" w:date="2026-01-01T00:00:00Z">
        <w:r>
          <w:t xml:space="preserve">),</w:t>
        </w:r>
      </w:ins>
      <w:ins w:id="16276" w:author="PR Preview" w:date="2026-01-01T00:00:00Z">
        <w:r>
          <w:t xml:space="preserve"> </w:t>
        </w:r>
      </w:ins>
      <w:ins w:id="16277" w:author="PR Preview" w:date="2026-01-01T00:00:00Z">
        <w:r>
          <w:t xml:space="preserve">its only generalized inverse is</w:t>
        </w:r>
      </w:ins>
      <w:ins w:id="16278" w:author="PR Preview" w:date="2026-01-01T00:00:00Z">
        <w:r>
          <w:t xml:space="preserve"> </w:t>
        </w:r>
      </w:ins>
      <m:oMath>
        <m:sSup>
          <m:e>
            <m:r>
              <m:rPr>
                <m:sty m:val="bi"/>
              </m:rPr>
              <m:t>A</m:t>
            </m:r>
          </m:e>
          <m:sup>
            <m:r>
              <m:rPr>
                <m:sty m:val="p"/>
              </m:rPr>
              <m:t>−</m:t>
            </m:r>
            <m:r>
              <m:t>1</m:t>
            </m:r>
          </m:sup>
        </m:sSup>
      </m:oMath>
      <w:ins w:id="16279" w:author="PR Preview" w:date="2026-01-01T00:00:00Z">
        <w:r>
          <w:t xml:space="preserve">.</w:t>
        </w:r>
      </w:ins>
    </w:p>
    <w:bookmarkEnd w:id="575"/>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6" w:name="exm-generalized-inverse-invertible"/>
    <w:p>
      <w:pPr>
        <w:pStyle w:val="FirstParagraph"/>
      </w:pPr>
      <w:del w:id="16280" w:author="PR Preview" w:date="2026-01-01T00:00:00Z">
        <w:r>
          <w:rPr>
            <w:b/>
            <w:bCs/>
          </w:rPr>
          <w:delText xml:space="preserve">Example 173 (The generalized inverse of an invertible matrix)</w:delText>
        </w:r>
      </w:del>
      <w:del w:id="16281" w:author="PR Preview" w:date="2026-01-01T00:00:00Z">
        <w:r>
          <w:delText xml:space="preserve"> </w:delText>
        </w:r>
      </w:del>
      <w:del w:id="16282" w:author="PR Preview" w:date="2026-01-01T00:00:00Z">
        <w:r>
          <w:delText xml:space="preserve">For</w:delText>
        </w:r>
      </w:del>
      <w:del w:id="1628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6284" w:author="PR Preview" w:date="2026-01-01T00:00:00Z">
        <w:r>
          <w:delText xml:space="preserve"> </w:delText>
        </w:r>
      </w:del>
      <w:del w:id="16285" w:author="PR Preview" w:date="2026-01-01T00:00:00Z">
        <w:r>
          <w:delText xml:space="preserve">of</w:delText>
        </w:r>
      </w:del>
      <w:del w:id="16286" w:author="PR Preview" w:date="2026-01-01T00:00:00Z">
        <w:r>
          <w:delText xml:space="preserve"> </w:delText>
        </w:r>
      </w:del>
      <w:hyperlink w:anchor="exm-invertible-matrix">
        <w:del w:id="16287" w:author="PR Preview" w:date="2026-01-01T00:00:00Z">
          <w:r>
            <w:rPr>
              <w:rStyle w:val="Hyperlink"/>
            </w:rPr>
            <w:delText xml:space="preserve">Example 127</w:delText>
          </w:r>
        </w:del>
      </w:hyperlink>
      <w:del w:id="16288" w:author="PR Preview" w:date="2026-01-01T00:00:00Z">
        <w:r>
          <w:delText xml:space="preserve">,</w:delText>
        </w:r>
      </w:del>
      <w:del w:id="16289" w:author="PR Preview" w:date="2026-01-01T00:00:00Z">
        <w:r>
          <w:delText xml:space="preserve"> </w:delText>
        </w:r>
      </w:del>
      <w:del w:id="16290" w:author="PR Preview" w:date="2026-01-01T00:00:00Z">
        <w:r>
          <w:delText xml:space="preserve">the only generalized inverse is</w:delText>
        </w:r>
      </w:del>
      <w:del w:id="16291"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6292" w:author="PR Preview" w:date="2026-01-01T00:00:00Z">
        <w:r>
          <w:delText xml:space="preserve">.</w:delText>
        </w:r>
      </w:del>
      <w:del w:id="16293" w:author="PR Preview" w:date="2026-01-01T00:00:00Z">
        <w:r>
          <w:delText xml:space="preserve"> </w:delText>
        </w:r>
      </w:del>
      <w:del w:id="16294" w:author="PR Preview" w:date="2026-01-01T00:00:00Z">
        <w:r>
          <w:delText xml:space="preserve">The matrix of</w:delText>
        </w:r>
      </w:del>
      <w:del w:id="16295" w:author="PR Preview" w:date="2026-01-01T00:00:00Z">
        <w:r>
          <w:delText xml:space="preserve"> </w:delText>
        </w:r>
      </w:del>
      <w:hyperlink w:anchor="exm-generalized-inverse">
        <w:del w:id="16296" w:author="PR Preview" w:date="2026-01-01T00:00:00Z">
          <w:r>
            <w:rPr>
              <w:rStyle w:val="Hyperlink"/>
            </w:rPr>
            <w:delText xml:space="preserve">Example 172</w:delText>
          </w:r>
        </w:del>
      </w:hyperlink>
      <w:del w:id="16297" w:author="PR Preview" w:date="2026-01-01T00:00:00Z">
        <w:r>
          <w:delText xml:space="preserve">, by contrast, has infinitely many,</w:delText>
        </w:r>
      </w:del>
      <w:del w:id="16298" w:author="PR Preview" w:date="2026-01-01T00:00:00Z">
        <w:r>
          <w:delText xml:space="preserve"> </w:delText>
        </w:r>
      </w:del>
      <w:del w:id="16299" w:author="PR Preview" w:date="2026-01-01T00:00:00Z">
        <w:r>
          <w:delText xml:space="preserve">so by</w:delText>
        </w:r>
      </w:del>
      <w:del w:id="16300" w:author="PR Preview" w:date="2026-01-01T00:00:00Z">
        <w:r>
          <w:delText xml:space="preserve"> </w:delText>
        </w:r>
      </w:del>
      <w:hyperlink w:anchor="thm-generalized-inverse-invertible">
        <w:del w:id="16301" w:author="PR Preview" w:date="2026-01-01T00:00:00Z">
          <w:r>
            <w:rPr>
              <w:rStyle w:val="Hyperlink"/>
            </w:rPr>
            <w:delText xml:space="preserve">Theorem 95</w:delText>
          </w:r>
        </w:del>
      </w:hyperlink>
      <w:del w:id="16302" w:author="PR Preview" w:date="2026-01-01T00:00:00Z">
        <w:r>
          <w:delText xml:space="preserve"> </w:delText>
        </w:r>
      </w:del>
      <w:del w:id="16303" w:author="PR Preview" w:date="2026-01-01T00:00:00Z">
        <w:r>
          <w:delText xml:space="preserve">it is singular.</w:delText>
        </w:r>
      </w:del>
    </w:p>
    <w:p>
      <w:pPr>
        <w:pStyle w:val="BodyText"/>
      </w:pPr>
      <w:del w:id="16304" w:author="PR Preview" w:date="2026-01-01T00:00:00Z">
        <w:r>
          <w:rPr>
            <w:b/>
            <w:bCs/>
          </w:rPr>
          <w:delText xml:space="preserve">Theorem 96 (A generalized inverse solves every solvable system)</w:delText>
        </w:r>
      </w:del>
      <w:del w:id="16305" w:author="PR Preview" w:date="2026-01-01T00:00:00Z">
        <w:r>
          <w:delText xml:space="preserve"> </w:delText>
        </w:r>
      </w:del>
      <w:del w:id="16306" w:author="PR Preview" w:date="2026-01-01T00:00:00Z">
        <w:r>
          <w:delText xml:space="preserve">Let</w:delText>
        </w:r>
      </w:del>
      <w:del w:id="16307" w:author="PR Preview" w:date="2026-01-01T00:00:00Z">
        <w:r>
          <w:delText xml:space="preserve"> </w:delText>
        </w:r>
      </w:del>
      <m:oMath>
        <m:r>
          <m:rPr>
            <m:sty m:val="bi"/>
          </m:rPr>
          <m:t>A</m:t>
        </m:r>
      </m:oMath>
      <w:del w:id="16308" w:author="PR Preview" w:date="2026-01-01T00:00:00Z">
        <w:r>
          <w:delText xml:space="preserve"> </w:delText>
        </w:r>
      </w:del>
      <w:del w:id="16309" w:author="PR Preview" w:date="2026-01-01T00:00:00Z">
        <w:r>
          <w:delText xml:space="preserve">be</w:delText>
        </w:r>
      </w:del>
      <w:del w:id="16310" w:author="PR Preview" w:date="2026-01-01T00:00:00Z">
        <w:r>
          <w:delText xml:space="preserve"> </w:delText>
        </w:r>
      </w:del>
      <m:oMath>
        <m:r>
          <m:t>m</m:t>
        </m:r>
        <m:r>
          <m:rPr>
            <m:sty m:val="p"/>
          </m:rPr>
          <m:t>×</m:t>
        </m:r>
        <m:r>
          <m:t>n</m:t>
        </m:r>
      </m:oMath>
      <w:del w:id="16311" w:author="PR Preview" w:date="2026-01-01T00:00:00Z">
        <w:r>
          <w:delText xml:space="preserve">, let</w:delText>
        </w:r>
      </w:del>
      <w:del w:id="16312" w:author="PR Preview" w:date="2026-01-01T00:00:00Z">
        <w:r>
          <w:delText xml:space="preserve"> </w:delText>
        </w:r>
      </w:del>
      <m:oMath>
        <m:r>
          <m:rPr>
            <m:sty m:val="bi"/>
          </m:rPr>
          <m:t>G</m:t>
        </m:r>
      </m:oMath>
      <w:del w:id="16313" w:author="PR Preview" w:date="2026-01-01T00:00:00Z">
        <w:r>
          <w:delText xml:space="preserve"> </w:delText>
        </w:r>
      </w:del>
      <w:del w:id="16314" w:author="PR Preview" w:date="2026-01-01T00:00:00Z">
        <w:r>
          <w:delText xml:space="preserve">be a generalized inverse of</w:delText>
        </w:r>
      </w:del>
      <w:del w:id="16315" w:author="PR Preview" w:date="2026-01-01T00:00:00Z">
        <w:r>
          <w:delText xml:space="preserve"> </w:delText>
        </w:r>
      </w:del>
      <m:oMath>
        <m:r>
          <m:rPr>
            <m:sty m:val="bi"/>
          </m:rPr>
          <m:t>A</m:t>
        </m:r>
      </m:oMath>
      <w:del w:id="16316" w:author="PR Preview" w:date="2026-01-01T00:00:00Z">
        <w:r>
          <w:delText xml:space="preserve"> </w:delText>
        </w:r>
      </w:del>
      <w:del w:id="16317" w:author="PR Preview" w:date="2026-01-01T00:00:00Z">
        <w:r>
          <w:delText xml:space="preserve">(</w:delText>
        </w:r>
      </w:del>
      <w:hyperlink w:anchor="def-generalized-inverse">
        <w:del w:id="16318" w:author="PR Preview" w:date="2026-01-01T00:00:00Z">
          <w:r>
            <w:rPr>
              <w:rStyle w:val="Hyperlink"/>
            </w:rPr>
            <w:delText xml:space="preserve">Definition 109</w:delText>
          </w:r>
        </w:del>
      </w:hyperlink>
      <w:del w:id="16319" w:author="PR Preview" w:date="2026-01-01T00:00:00Z">
        <w:r>
          <w:delText xml:space="preserve">), and let</w:delText>
        </w:r>
      </w:del>
      <w:del w:id="16320" w:author="PR Preview" w:date="2026-01-01T00:00:00Z">
        <w:r>
          <w:delText xml:space="preserve"> </w:delText>
        </w:r>
      </w:del>
      <w:del w:id="16321" w:author="PR Preview" w:date="2026-01-01T00:00:00Z">
        <w:r>
          <w:delText xml:space="preserve">$\mathord{\smash[b]{\underset{\raise.3ex\hbox{$\scriptstyle\sim$}}{b}}\vphantom{b}} \in \mathbb{R}^m$</w:delText>
        </w:r>
      </w:del>
      <w:del w:id="16322" w:author="PR Preview" w:date="2026-01-01T00:00:00Z">
        <w:r>
          <w:delText xml:space="preserve">.</w:delText>
        </w:r>
      </w:del>
      <w:del w:id="16323" w:author="PR Preview" w:date="2026-01-01T00:00:00Z">
        <w:r>
          <w:delText xml:space="preserve"> </w:delText>
        </w:r>
      </w:del>
      <w:del w:id="16324" w:author="PR Preview" w:date="2026-01-01T00:00:00Z">
        <w:r>
          <w:delText xml:space="preserve">If</w:delText>
        </w:r>
      </w:del>
      <w:del w:id="16325" w:author="PR Preview" w:date="2026-01-01T00:00:00Z">
        <w:r>
          <w:delText xml:space="preserve"> </w:delText>
        </w:r>
      </w:del>
      <w:del w:id="16326" w:author="PR Preview" w:date="2026-01-01T00:00:00Z">
        <w:r>
          <w:delText xml:space="preserve">$\mathbf{A} \mathord{\smash[b]{\underset{\raise.3ex\hbox{$\scriptstyle\sim$}}{x}}\vphantom{x}} = \mathord{\smash[b]{\underset{\raise.3ex\hbox{$\scriptstyle\sim$}}{b}}\vphantom{b}}$</w:delText>
        </w:r>
      </w:del>
      <w:del w:id="16327" w:author="PR Preview" w:date="2026-01-01T00:00:00Z">
        <w:r>
          <w:delText xml:space="preserve"> </w:delText>
        </w:r>
      </w:del>
      <w:del w:id="16328" w:author="PR Preview" w:date="2026-01-01T00:00:00Z">
        <w:r>
          <w:delText xml:space="preserve">has a solution,</w:delText>
        </w:r>
      </w:del>
      <w:del w:id="16329" w:author="PR Preview" w:date="2026-01-01T00:00:00Z">
        <w:r>
          <w:delText xml:space="preserve"> </w:delText>
        </w:r>
      </w:del>
      <w:del w:id="16330" w:author="PR Preview" w:date="2026-01-01T00:00:00Z">
        <w:r>
          <w:delText xml:space="preserve">then</w:delText>
        </w:r>
      </w:del>
      <w:del w:id="16331" w:author="PR Preview" w:date="2026-01-01T00:00:00Z">
        <w:r>
          <w:delText xml:space="preserve"> </w:delText>
        </w:r>
      </w:del>
      <w:del w:id="16332" w:author="PR Preview" w:date="2026-01-01T00:00:00Z">
        <w:r>
          <w:delText xml:space="preserve">$\mathbf{G} \mathord{\smash[b]{\underset{\raise.3ex\hbox{$\scriptstyle\sim$}}{b}}\vphantom{b}}$</w:delText>
        </w:r>
      </w:del>
      <w:del w:id="16333" w:author="PR Preview" w:date="2026-01-01T00:00:00Z">
        <w:r>
          <w:delText xml:space="preserve"> </w:delText>
        </w:r>
      </w:del>
      <w:del w:id="16334" w:author="PR Preview" w:date="2026-01-01T00:00:00Z">
        <w:r>
          <w:delText xml:space="preserve">is a solution.</w:delText>
        </w:r>
      </w:del>
    </w:p>
    <w:p>
      <w:pPr>
        <w:pStyle w:val="FirstParagraph"/>
      </w:pPr>
      <w:ins w:id="16335" w:author="PR Preview" w:date="2026-01-01T00:00:00Z">
        <w:r>
          <w:rPr>
            <w:b/>
            <w:bCs/>
          </w:rPr>
          <w:t xml:space="preserve">Example 175 (The generalized inverse of an invertible matrix)</w:t>
        </w:r>
      </w:ins>
      <w:ins w:id="16336" w:author="PR Preview" w:date="2026-01-01T00:00:00Z">
        <w:r>
          <w:t xml:space="preserve"> </w:t>
        </w:r>
      </w:ins>
      <w:ins w:id="16337" w:author="PR Preview" w:date="2026-01-01T00:00:00Z">
        <w:r>
          <w:t xml:space="preserve">For</w:t>
        </w:r>
      </w:ins>
      <w:ins w:id="1633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6339" w:author="PR Preview" w:date="2026-01-01T00:00:00Z">
        <w:r>
          <w:t xml:space="preserve"> </w:t>
        </w:r>
      </w:ins>
      <w:ins w:id="16340" w:author="PR Preview" w:date="2026-01-01T00:00:00Z">
        <w:r>
          <w:t xml:space="preserve">of</w:t>
        </w:r>
      </w:ins>
      <w:ins w:id="16341" w:author="PR Preview" w:date="2026-01-01T00:00:00Z">
        <w:r>
          <w:t xml:space="preserve"> </w:t>
        </w:r>
      </w:ins>
      <w:hyperlink w:anchor="exm-invertible-matrix">
        <w:ins w:id="16342" w:author="PR Preview" w:date="2026-01-01T00:00:00Z">
          <w:r>
            <w:rPr>
              <w:rStyle w:val="Hyperlink"/>
            </w:rPr>
            <w:t xml:space="preserve">Example 129</w:t>
          </w:r>
        </w:ins>
      </w:hyperlink>
      <w:ins w:id="16343" w:author="PR Preview" w:date="2026-01-01T00:00:00Z">
        <w:r>
          <w:t xml:space="preserve">,</w:t>
        </w:r>
      </w:ins>
      <w:ins w:id="16344" w:author="PR Preview" w:date="2026-01-01T00:00:00Z">
        <w:r>
          <w:t xml:space="preserve"> </w:t>
        </w:r>
      </w:ins>
      <w:ins w:id="16345" w:author="PR Preview" w:date="2026-01-01T00:00:00Z">
        <w:r>
          <w:t xml:space="preserve">the only generalized inverse is</w:t>
        </w:r>
      </w:ins>
      <w:ins w:id="16346"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6347" w:author="PR Preview" w:date="2026-01-01T00:00:00Z">
        <w:r>
          <w:t xml:space="preserve">.</w:t>
        </w:r>
      </w:ins>
      <w:ins w:id="16348" w:author="PR Preview" w:date="2026-01-01T00:00:00Z">
        <w:r>
          <w:t xml:space="preserve"> </w:t>
        </w:r>
      </w:ins>
      <w:ins w:id="16349" w:author="PR Preview" w:date="2026-01-01T00:00:00Z">
        <w:r>
          <w:t xml:space="preserve">The matrix of</w:t>
        </w:r>
      </w:ins>
      <w:ins w:id="16350" w:author="PR Preview" w:date="2026-01-01T00:00:00Z">
        <w:r>
          <w:t xml:space="preserve"> </w:t>
        </w:r>
      </w:ins>
      <w:hyperlink w:anchor="exm-generalized-inverse">
        <w:ins w:id="16351" w:author="PR Preview" w:date="2026-01-01T00:00:00Z">
          <w:r>
            <w:rPr>
              <w:rStyle w:val="Hyperlink"/>
            </w:rPr>
            <w:t xml:space="preserve">Example 174</w:t>
          </w:r>
        </w:ins>
      </w:hyperlink>
      <w:ins w:id="16352" w:author="PR Preview" w:date="2026-01-01T00:00:00Z">
        <w:r>
          <w:t xml:space="preserve">, by contrast, has infinitely many,</w:t>
        </w:r>
      </w:ins>
      <w:ins w:id="16353" w:author="PR Preview" w:date="2026-01-01T00:00:00Z">
        <w:r>
          <w:t xml:space="preserve"> </w:t>
        </w:r>
      </w:ins>
      <w:ins w:id="16354" w:author="PR Preview" w:date="2026-01-01T00:00:00Z">
        <w:r>
          <w:t xml:space="preserve">so by</w:t>
        </w:r>
      </w:ins>
      <w:ins w:id="16355" w:author="PR Preview" w:date="2026-01-01T00:00:00Z">
        <w:r>
          <w:t xml:space="preserve"> </w:t>
        </w:r>
      </w:ins>
      <w:hyperlink w:anchor="thm-generalized-inverse-invertible">
        <w:ins w:id="16356" w:author="PR Preview" w:date="2026-01-01T00:00:00Z">
          <w:r>
            <w:rPr>
              <w:rStyle w:val="Hyperlink"/>
            </w:rPr>
            <w:t xml:space="preserve">Theorem 96</w:t>
          </w:r>
        </w:ins>
      </w:hyperlink>
      <w:ins w:id="16357" w:author="PR Preview" w:date="2026-01-01T00:00:00Z">
        <w:r>
          <w:t xml:space="preserve"> </w:t>
        </w:r>
      </w:ins>
      <w:ins w:id="16358" w:author="PR Preview" w:date="2026-01-01T00:00:00Z">
        <w:r>
          <w:t xml:space="preserve">it is singular.</w:t>
        </w:r>
      </w:ins>
    </w:p>
    <w:bookmarkEnd w:id="576"/>
    <w:bookmarkStart w:id="577" w:name="thm-generalized-inverse-solves"/>
    <w:p>
      <w:pPr>
        <w:pStyle w:val="BodyText"/>
      </w:pPr>
      <w:ins w:id="16359" w:author="PR Preview" w:date="2026-01-01T00:00:00Z">
        <w:r>
          <w:rPr>
            <w:b/>
            <w:bCs/>
          </w:rPr>
          <w:t xml:space="preserve">Theorem 97 (A generalized inverse solves every solvable system)</w:t>
        </w:r>
      </w:ins>
      <w:ins w:id="16360" w:author="PR Preview" w:date="2026-01-01T00:00:00Z">
        <w:r>
          <w:t xml:space="preserve"> </w:t>
        </w:r>
      </w:ins>
      <w:ins w:id="16361" w:author="PR Preview" w:date="2026-01-01T00:00:00Z">
        <w:r>
          <w:t xml:space="preserve">Let</w:t>
        </w:r>
      </w:ins>
      <w:ins w:id="16362" w:author="PR Preview" w:date="2026-01-01T00:00:00Z">
        <w:r>
          <w:t xml:space="preserve"> </w:t>
        </w:r>
      </w:ins>
      <m:oMath>
        <m:r>
          <m:rPr>
            <m:sty m:val="bi"/>
          </m:rPr>
          <m:t>A</m:t>
        </m:r>
      </m:oMath>
      <w:ins w:id="16363" w:author="PR Preview" w:date="2026-01-01T00:00:00Z">
        <w:r>
          <w:t xml:space="preserve"> </w:t>
        </w:r>
      </w:ins>
      <w:ins w:id="16364" w:author="PR Preview" w:date="2026-01-01T00:00:00Z">
        <w:r>
          <w:t xml:space="preserve">be</w:t>
        </w:r>
      </w:ins>
      <w:ins w:id="16365" w:author="PR Preview" w:date="2026-01-01T00:00:00Z">
        <w:r>
          <w:t xml:space="preserve"> </w:t>
        </w:r>
      </w:ins>
      <m:oMath>
        <m:r>
          <m:t>m</m:t>
        </m:r>
        <m:r>
          <m:rPr>
            <m:sty m:val="p"/>
          </m:rPr>
          <m:t>×</m:t>
        </m:r>
        <m:r>
          <m:t>n</m:t>
        </m:r>
      </m:oMath>
      <w:ins w:id="16366" w:author="PR Preview" w:date="2026-01-01T00:00:00Z">
        <w:r>
          <w:t xml:space="preserve">, let</w:t>
        </w:r>
      </w:ins>
      <w:ins w:id="16367" w:author="PR Preview" w:date="2026-01-01T00:00:00Z">
        <w:r>
          <w:t xml:space="preserve"> </w:t>
        </w:r>
      </w:ins>
      <m:oMath>
        <m:r>
          <m:rPr>
            <m:sty m:val="bi"/>
          </m:rPr>
          <m:t>G</m:t>
        </m:r>
      </m:oMath>
      <w:ins w:id="16368" w:author="PR Preview" w:date="2026-01-01T00:00:00Z">
        <w:r>
          <w:t xml:space="preserve"> </w:t>
        </w:r>
      </w:ins>
      <w:ins w:id="16369" w:author="PR Preview" w:date="2026-01-01T00:00:00Z">
        <w:r>
          <w:t xml:space="preserve">be a generalized inverse of</w:t>
        </w:r>
      </w:ins>
      <w:ins w:id="16370" w:author="PR Preview" w:date="2026-01-01T00:00:00Z">
        <w:r>
          <w:t xml:space="preserve"> </w:t>
        </w:r>
      </w:ins>
      <m:oMath>
        <m:r>
          <m:rPr>
            <m:sty m:val="bi"/>
          </m:rPr>
          <m:t>A</m:t>
        </m:r>
      </m:oMath>
      <w:ins w:id="16371" w:author="PR Preview" w:date="2026-01-01T00:00:00Z">
        <w:r>
          <w:t xml:space="preserve"> </w:t>
        </w:r>
      </w:ins>
      <w:ins w:id="16372" w:author="PR Preview" w:date="2026-01-01T00:00:00Z">
        <w:r>
          <w:t xml:space="preserve">(</w:t>
        </w:r>
      </w:ins>
      <w:hyperlink w:anchor="def-generalized-inverse">
        <w:ins w:id="16373" w:author="PR Preview" w:date="2026-01-01T00:00:00Z">
          <w:r>
            <w:rPr>
              <w:rStyle w:val="Hyperlink"/>
            </w:rPr>
            <w:t xml:space="preserve">Definition 109</w:t>
          </w:r>
        </w:ins>
      </w:hyperlink>
      <w:ins w:id="16374" w:author="PR Preview" w:date="2026-01-01T00:00:00Z">
        <w:r>
          <w:t xml:space="preserve">), and let</w:t>
        </w:r>
      </w:ins>
      <w:ins w:id="16375" w:author="PR Preview" w:date="2026-01-01T00:00:00Z">
        <w:r>
          <w:t xml:space="preserve"> </w:t>
        </w:r>
      </w:ins>
      <w:ins w:id="16376" w:author="PR Preview" w:date="2026-01-01T00:00:00Z">
        <w:r>
          <w:t xml:space="preserve">$\mathord{\smash[b]{\underset{\raise.3ex\hbox{$\scriptstyle\sim$}}{b}}\vphantom{b}} \in \mathbb{R}^m$</w:t>
        </w:r>
      </w:ins>
      <w:ins w:id="16377" w:author="PR Preview" w:date="2026-01-01T00:00:00Z">
        <w:r>
          <w:t xml:space="preserve">.</w:t>
        </w:r>
      </w:ins>
      <w:ins w:id="16378" w:author="PR Preview" w:date="2026-01-01T00:00:00Z">
        <w:r>
          <w:t xml:space="preserve"> </w:t>
        </w:r>
      </w:ins>
      <w:ins w:id="16379" w:author="PR Preview" w:date="2026-01-01T00:00:00Z">
        <w:r>
          <w:t xml:space="preserve">If</w:t>
        </w:r>
      </w:ins>
      <w:ins w:id="16380" w:author="PR Preview" w:date="2026-01-01T00:00:00Z">
        <w:r>
          <w:t xml:space="preserve"> </w:t>
        </w:r>
      </w:ins>
      <w:ins w:id="16381" w:author="PR Preview" w:date="2026-01-01T00:00:00Z">
        <w:r>
          <w:t xml:space="preserve">$\mathbf{A} \mathord{\smash[b]{\underset{\raise.3ex\hbox{$\scriptstyle\sim$}}{x}}\vphantom{x}} = \mathord{\smash[b]{\underset{\raise.3ex\hbox{$\scriptstyle\sim$}}{b}}\vphantom{b}}$</w:t>
        </w:r>
      </w:ins>
      <w:ins w:id="16382" w:author="PR Preview" w:date="2026-01-01T00:00:00Z">
        <w:r>
          <w:t xml:space="preserve"> </w:t>
        </w:r>
      </w:ins>
      <w:ins w:id="16383" w:author="PR Preview" w:date="2026-01-01T00:00:00Z">
        <w:r>
          <w:t xml:space="preserve">has a solution,</w:t>
        </w:r>
      </w:ins>
      <w:ins w:id="16384" w:author="PR Preview" w:date="2026-01-01T00:00:00Z">
        <w:r>
          <w:t xml:space="preserve"> </w:t>
        </w:r>
      </w:ins>
      <w:ins w:id="16385" w:author="PR Preview" w:date="2026-01-01T00:00:00Z">
        <w:r>
          <w:t xml:space="preserve">then</w:t>
        </w:r>
      </w:ins>
      <w:ins w:id="16386" w:author="PR Preview" w:date="2026-01-01T00:00:00Z">
        <w:r>
          <w:t xml:space="preserve"> </w:t>
        </w:r>
      </w:ins>
      <w:ins w:id="16387" w:author="PR Preview" w:date="2026-01-01T00:00:00Z">
        <w:r>
          <w:t xml:space="preserve">$\mathbf{G} \mathord{\smash[b]{\underset{\raise.3ex\hbox{$\scriptstyle\sim$}}{b}}\vphantom{b}}$</w:t>
        </w:r>
      </w:ins>
      <w:ins w:id="16388" w:author="PR Preview" w:date="2026-01-01T00:00:00Z">
        <w:r>
          <w:t xml:space="preserve"> </w:t>
        </w:r>
      </w:ins>
      <w:ins w:id="16389" w:author="PR Preview" w:date="2026-01-01T00:00:00Z">
        <w:r>
          <w:t xml:space="preserve">is a solution.</w:t>
        </w:r>
      </w:ins>
    </w:p>
    <w:bookmarkEnd w:id="577"/>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8" w:name="exm-generalized-inverse-solves"/>
    <w:p>
      <w:pPr>
        <w:pStyle w:val="FirstParagraph"/>
      </w:pPr>
      <w:del w:id="16390" w:author="PR Preview" w:date="2026-01-01T00:00:00Z">
        <w:r>
          <w:rPr>
            <w:b/>
            <w:bCs/>
          </w:rPr>
          <w:delText xml:space="preserve">Example 174 (Solving with a generalized inverse)</w:delText>
        </w:r>
      </w:del>
      <w:del w:id="16391" w:author="PR Preview" w:date="2026-01-01T00:00:00Z">
        <w:r>
          <w:delText xml:space="preserve"> </w:delText>
        </w:r>
      </w:del>
      <w:del w:id="16392" w:author="PR Preview" w:date="2026-01-01T00:00:00Z">
        <w:r>
          <w:delText xml:space="preserve">With</w:delText>
        </w:r>
      </w:del>
      <w:del w:id="1639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394" w:author="PR Preview" w:date="2026-01-01T00:00:00Z">
        <w:r>
          <w:delText xml:space="preserve"> </w:delText>
        </w:r>
      </w:del>
      <w:del w:id="16395" w:author="PR Preview" w:date="2026-01-01T00:00:00Z">
        <w:r>
          <w:delText xml:space="preserve">and its generalized inverse</w:delText>
        </w:r>
      </w:del>
      <w:del w:id="1639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6397" w:author="PR Preview" w:date="2026-01-01T00:00:00Z">
        <w:r>
          <w:delText xml:space="preserve"> </w:delText>
        </w:r>
      </w:del>
      <w:del w:id="16398" w:author="PR Preview" w:date="2026-01-01T00:00:00Z">
        <w:r>
          <w:delText xml:space="preserve">(</w:delText>
        </w:r>
      </w:del>
      <w:hyperlink w:anchor="exm-generalized-inverse">
        <w:del w:id="16399" w:author="PR Preview" w:date="2026-01-01T00:00:00Z">
          <w:r>
            <w:rPr>
              <w:rStyle w:val="Hyperlink"/>
            </w:rPr>
            <w:delText xml:space="preserve">Example 172</w:delText>
          </w:r>
        </w:del>
      </w:hyperlink>
      <w:del w:id="16400" w:author="PR Preview" w:date="2026-01-01T00:00:00Z">
        <w:r>
          <w:delText xml:space="preserve">),</w:delText>
        </w:r>
      </w:del>
      <w:del w:id="16401" w:author="PR Preview" w:date="2026-01-01T00:00:00Z">
        <w:r>
          <w:delText xml:space="preserve"> </w:delText>
        </w:r>
      </w:del>
      <w:del w:id="16402" w:author="PR Preview" w:date="2026-01-01T00:00:00Z">
        <w:r>
          <w:delText xml:space="preserve">the system</w:delText>
        </w:r>
      </w:del>
      <w:del w:id="16403" w:author="PR Preview" w:date="2026-01-01T00:00:00Z">
        <w:r>
          <w:delText xml:space="preserve"> </w:delText>
        </w:r>
      </w:del>
      <w:del w:id="16404" w:author="PR Preview" w:date="2026-01-01T00:00:00Z">
        <w:r>
          <w:delText xml:space="preserve">$\mathbf{A} \mathord{\smash[b]{\underset{\raise.3ex\hbox{$\scriptstyle\sim$}}{x}}\vphantom{x}} = (2, 0)$</w:delText>
        </w:r>
      </w:del>
      <w:del w:id="16405" w:author="PR Preview" w:date="2026-01-01T00:00:00Z">
        <w:r>
          <w:delText xml:space="preserve"> </w:delText>
        </w:r>
      </w:del>
      <w:del w:id="16406" w:author="PR Preview" w:date="2026-01-01T00:00:00Z">
        <w:r>
          <w:delText xml:space="preserve">has the solution</w:delText>
        </w:r>
      </w:del>
      <w:del w:id="16407" w:author="PR Preview" w:date="2026-01-01T00:00:00Z">
        <w:r>
          <w:delText xml:space="preserve"> </w:delText>
        </w:r>
      </w:del>
      <m:oMath>
        <m:r>
          <m:rPr>
            <m:sty m:val="p"/>
          </m:rPr>
          <m:t>(</m:t>
        </m:r>
        <m:r>
          <m:t>2</m:t>
        </m:r>
        <m:r>
          <m:rPr>
            <m:sty m:val="p"/>
          </m:rPr>
          <m:t>,</m:t>
        </m:r>
        <m:r>
          <m:t>0</m:t>
        </m:r>
        <m:r>
          <m:rPr>
            <m:sty m:val="p"/>
          </m:rPr>
          <m:t>)</m:t>
        </m:r>
      </m:oMath>
      <w:del w:id="16408" w:author="PR Preview" w:date="2026-01-01T00:00:00Z">
        <w:r>
          <w:delText xml:space="preserve">,</w:delText>
        </w:r>
      </w:del>
      <w:del w:id="16409" w:author="PR Preview" w:date="2026-01-01T00:00:00Z">
        <w:r>
          <w:delText xml:space="preserve"> </w:delText>
        </w:r>
      </w:del>
      <w:del w:id="16410" w:author="PR Preview" w:date="2026-01-01T00:00:00Z">
        <w:r>
          <w:delText xml:space="preserve">and</w:delText>
        </w:r>
      </w:del>
      <w:del w:id="16411"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16412" w:author="PR Preview" w:date="2026-01-01T00:00:00Z">
        <w:r>
          <w:delText xml:space="preserve"> </w:delText>
        </w:r>
      </w:del>
      <w:del w:id="16413" w:author="PR Preview" w:date="2026-01-01T00:00:00Z">
        <w:r>
          <w:delText xml:space="preserve">is a solution too:</w:delText>
        </w:r>
      </w:del>
      <w:del w:id="16414"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16415" w:author="PR Preview" w:date="2026-01-01T00:00:00Z">
        <w:r>
          <w:delText xml:space="preserve">.</w:delText>
        </w:r>
      </w:del>
      <w:del w:id="16416" w:author="PR Preview" w:date="2026-01-01T00:00:00Z">
        <w:r>
          <w:delText xml:space="preserve"> </w:delText>
        </w:r>
      </w:del>
      <w:del w:id="16417" w:author="PR Preview" w:date="2026-01-01T00:00:00Z">
        <w:r>
          <w:delText xml:space="preserve">The system</w:delText>
        </w:r>
      </w:del>
      <w:del w:id="16418" w:author="PR Preview" w:date="2026-01-01T00:00:00Z">
        <w:r>
          <w:delText xml:space="preserve"> </w:delText>
        </w:r>
      </w:del>
      <w:del w:id="16419" w:author="PR Preview" w:date="2026-01-01T00:00:00Z">
        <w:r>
          <w:delText xml:space="preserve">$\mathbf{A} \mathord{\smash[b]{\underset{\raise.3ex\hbox{$\scriptstyle\sim$}}{x}}\vphantom{x}} = (2, 1)$</w:delText>
        </w:r>
      </w:del>
      <w:del w:id="16420" w:author="PR Preview" w:date="2026-01-01T00:00:00Z">
        <w:r>
          <w:delText xml:space="preserve"> </w:delText>
        </w:r>
      </w:del>
      <w:del w:id="16421" w:author="PR Preview" w:date="2026-01-01T00:00:00Z">
        <w:r>
          <w:delText xml:space="preserve">has no solution,</w:delText>
        </w:r>
      </w:del>
      <w:del w:id="16422" w:author="PR Preview" w:date="2026-01-01T00:00:00Z">
        <w:r>
          <w:delText xml:space="preserve"> </w:delText>
        </w:r>
      </w:del>
      <w:del w:id="16423" w:author="PR Preview" w:date="2026-01-01T00:00:00Z">
        <w:r>
          <w:delText xml:space="preserve">since the second entry of</w:delText>
        </w:r>
      </w:del>
      <w:del w:id="16424" w:author="PR Preview" w:date="2026-01-01T00:00:00Z">
        <w:r>
          <w:delText xml:space="preserve"> </w:delText>
        </w:r>
      </w:del>
      <w:del w:id="16425" w:author="PR Preview" w:date="2026-01-01T00:00:00Z">
        <w:r>
          <w:delText xml:space="preserve">$\mathbf{A} \mathord{\smash[b]{\underset{\raise.3ex\hbox{$\scriptstyle\sim$}}{x}}\vphantom{x}}$</w:delText>
        </w:r>
      </w:del>
      <w:del w:id="16426" w:author="PR Preview" w:date="2026-01-01T00:00:00Z">
        <w:r>
          <w:delText xml:space="preserve"> </w:delText>
        </w:r>
      </w:del>
      <w:del w:id="16427" w:author="PR Preview" w:date="2026-01-01T00:00:00Z">
        <w:r>
          <w:delText xml:space="preserve">is always</w:delText>
        </w:r>
      </w:del>
      <w:del w:id="16428" w:author="PR Preview" w:date="2026-01-01T00:00:00Z">
        <w:r>
          <w:delText xml:space="preserve"> </w:delText>
        </w:r>
      </w:del>
      <m:oMath>
        <m:r>
          <m:t>0</m:t>
        </m:r>
      </m:oMath>
      <w:del w:id="16429" w:author="PR Preview" w:date="2026-01-01T00:00:00Z">
        <w:r>
          <w:delText xml:space="preserve">;</w:delText>
        </w:r>
      </w:del>
      <w:del w:id="16430" w:author="PR Preview" w:date="2026-01-01T00:00:00Z">
        <w:r>
          <w:delText xml:space="preserve"> </w:delText>
        </w:r>
      </w:del>
      <w:del w:id="16431" w:author="PR Preview" w:date="2026-01-01T00:00:00Z">
        <w:r>
          <w:delText xml:space="preserve">there</w:delText>
        </w:r>
      </w:del>
      <w:del w:id="16432"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16433" w:author="PR Preview" w:date="2026-01-01T00:00:00Z">
        <w:r>
          <w:delText xml:space="preserve"> </w:delText>
        </w:r>
      </w:del>
      <w:del w:id="16434" w:author="PR Preview" w:date="2026-01-01T00:00:00Z">
        <w:r>
          <w:delText xml:space="preserve">gives</w:delText>
        </w:r>
      </w:del>
      <w:del w:id="16435"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16436" w:author="PR Preview" w:date="2026-01-01T00:00:00Z">
        <w:r>
          <w:delText xml:space="preserve">.</w:delText>
        </w:r>
      </w:del>
    </w:p>
    <w:p>
      <w:pPr>
        <w:pStyle w:val="BodyText"/>
      </w:pPr>
      <w:del w:id="16437" w:author="PR Preview" w:date="2026-01-01T00:00:00Z">
        <w:r>
          <w:rPr>
            <w:b/>
            <w:bCs/>
          </w:rPr>
          <w:delText xml:space="preserve">Definition 110 (Moore-Penrose inverse)</w:delText>
        </w:r>
      </w:del>
      <w:del w:id="16438" w:author="PR Preview" w:date="2026-01-01T00:00:00Z">
        <w:r>
          <w:delText xml:space="preserve"> </w:delText>
        </w:r>
      </w:del>
      <w:del w:id="16439" w:author="PR Preview" w:date="2026-01-01T00:00:00Z">
        <w:r>
          <w:delText xml:space="preserve">A</w:delText>
        </w:r>
      </w:del>
      <w:del w:id="16440" w:author="PR Preview" w:date="2026-01-01T00:00:00Z">
        <w:r>
          <w:delText xml:space="preserve"> </w:delText>
        </w:r>
      </w:del>
      <w:del w:id="16441" w:author="PR Preview" w:date="2026-01-01T00:00:00Z">
        <w:r>
          <w:rPr>
            <w:b/>
            <w:bCs/>
          </w:rPr>
          <w:delText xml:space="preserve">Moore-Penrose inverse</w:delText>
        </w:r>
      </w:del>
      <w:del w:id="16442" w:author="PR Preview" w:date="2026-01-01T00:00:00Z">
        <w:r>
          <w:delText xml:space="preserve"> </w:delText>
        </w:r>
      </w:del>
      <w:del w:id="16443" w:author="PR Preview" w:date="2026-01-01T00:00:00Z">
        <w:r>
          <w:delText xml:space="preserve">of an</w:delText>
        </w:r>
      </w:del>
      <w:del w:id="16444" w:author="PR Preview" w:date="2026-01-01T00:00:00Z">
        <w:r>
          <w:delText xml:space="preserve"> </w:delText>
        </w:r>
      </w:del>
      <m:oMath>
        <m:r>
          <m:t>m</m:t>
        </m:r>
        <m:r>
          <m:rPr>
            <m:sty m:val="p"/>
          </m:rPr>
          <m:t>×</m:t>
        </m:r>
        <m:r>
          <m:t>n</m:t>
        </m:r>
      </m:oMath>
      <w:del w:id="16445" w:author="PR Preview" w:date="2026-01-01T00:00:00Z">
        <w:r>
          <w:delText xml:space="preserve"> </w:delText>
        </w:r>
      </w:del>
      <w:del w:id="16446" w:author="PR Preview" w:date="2026-01-01T00:00:00Z">
        <w:r>
          <w:delText xml:space="preserve">matrix</w:delText>
        </w:r>
      </w:del>
      <w:del w:id="16447" w:author="PR Preview" w:date="2026-01-01T00:00:00Z">
        <w:r>
          <w:delText xml:space="preserve"> </w:delText>
        </w:r>
      </w:del>
      <m:oMath>
        <m:r>
          <m:rPr>
            <m:sty m:val="bi"/>
          </m:rPr>
          <m:t>A</m:t>
        </m:r>
      </m:oMath>
      <w:del w:id="16448" w:author="PR Preview" w:date="2026-01-01T00:00:00Z">
        <w:r>
          <w:delText xml:space="preserve"> </w:delText>
        </w:r>
      </w:del>
      <w:del w:id="16449" w:author="PR Preview" w:date="2026-01-01T00:00:00Z">
        <w:r>
          <w:delText xml:space="preserve">is an</w:delText>
        </w:r>
      </w:del>
      <w:del w:id="16450" w:author="PR Preview" w:date="2026-01-01T00:00:00Z">
        <w:r>
          <w:delText xml:space="preserve"> </w:delText>
        </w:r>
      </w:del>
      <m:oMath>
        <m:r>
          <m:t>n</m:t>
        </m:r>
        <m:r>
          <m:rPr>
            <m:sty m:val="p"/>
          </m:rPr>
          <m:t>×</m:t>
        </m:r>
        <m:r>
          <m:t>m</m:t>
        </m:r>
      </m:oMath>
      <w:del w:id="16451" w:author="PR Preview" w:date="2026-01-01T00:00:00Z">
        <w:r>
          <w:delText xml:space="preserve"> </w:delText>
        </w:r>
      </w:del>
      <w:del w:id="16452" w:author="PR Preview" w:date="2026-01-01T00:00:00Z">
        <w:r>
          <w:delText xml:space="preserve">matrix</w:delText>
        </w:r>
      </w:del>
      <w:del w:id="16453" w:author="PR Preview" w:date="2026-01-01T00:00:00Z">
        <w:r>
          <w:delText xml:space="preserve"> </w:delText>
        </w:r>
      </w:del>
      <m:oMath>
        <m:r>
          <m:rPr>
            <m:sty m:val="bi"/>
          </m:rPr>
          <m:t>G</m:t>
        </m:r>
      </m:oMath>
      <w:del w:id="16454" w:author="PR Preview" w:date="2026-01-01T00:00:00Z">
        <w:r>
          <w:delText xml:space="preserve"> </w:delText>
        </w:r>
      </w:del>
      <w:del w:id="16455" w:author="PR Preview" w:date="2026-01-01T00:00:00Z">
        <w:r>
          <w:delText xml:space="preserve">satisfying all four conditions</w:delText>
        </w:r>
      </w:del>
    </w:p>
    <w:p>
      <w:pPr>
        <w:pStyle w:val="FirstParagraph"/>
      </w:pPr>
      <w:ins w:id="16456" w:author="PR Preview" w:date="2026-01-01T00:00:00Z">
        <w:r>
          <w:rPr>
            <w:b/>
            <w:bCs/>
          </w:rPr>
          <w:t xml:space="preserve">Example 176 (Solving with a generalized inverse)</w:t>
        </w:r>
      </w:ins>
      <w:ins w:id="16457" w:author="PR Preview" w:date="2026-01-01T00:00:00Z">
        <w:r>
          <w:t xml:space="preserve"> </w:t>
        </w:r>
      </w:ins>
      <w:ins w:id="16458" w:author="PR Preview" w:date="2026-01-01T00:00:00Z">
        <w:r>
          <w:t xml:space="preserve">With</w:t>
        </w:r>
      </w:ins>
      <w:ins w:id="1645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460" w:author="PR Preview" w:date="2026-01-01T00:00:00Z">
        <w:r>
          <w:t xml:space="preserve"> </w:t>
        </w:r>
      </w:ins>
      <w:ins w:id="16461" w:author="PR Preview" w:date="2026-01-01T00:00:00Z">
        <w:r>
          <w:t xml:space="preserve">and its generalized inverse</w:t>
        </w:r>
      </w:ins>
      <w:ins w:id="16462"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6463" w:author="PR Preview" w:date="2026-01-01T00:00:00Z">
        <w:r>
          <w:t xml:space="preserve"> </w:t>
        </w:r>
      </w:ins>
      <w:ins w:id="16464" w:author="PR Preview" w:date="2026-01-01T00:00:00Z">
        <w:r>
          <w:t xml:space="preserve">(</w:t>
        </w:r>
      </w:ins>
      <w:hyperlink w:anchor="exm-generalized-inverse">
        <w:ins w:id="16465" w:author="PR Preview" w:date="2026-01-01T00:00:00Z">
          <w:r>
            <w:rPr>
              <w:rStyle w:val="Hyperlink"/>
            </w:rPr>
            <w:t xml:space="preserve">Example 174</w:t>
          </w:r>
        </w:ins>
      </w:hyperlink>
      <w:ins w:id="16466" w:author="PR Preview" w:date="2026-01-01T00:00:00Z">
        <w:r>
          <w:t xml:space="preserve">),</w:t>
        </w:r>
      </w:ins>
      <w:ins w:id="16467" w:author="PR Preview" w:date="2026-01-01T00:00:00Z">
        <w:r>
          <w:t xml:space="preserve"> </w:t>
        </w:r>
      </w:ins>
      <w:ins w:id="16468" w:author="PR Preview" w:date="2026-01-01T00:00:00Z">
        <w:r>
          <w:t xml:space="preserve">the system</w:t>
        </w:r>
      </w:ins>
      <w:ins w:id="16469" w:author="PR Preview" w:date="2026-01-01T00:00:00Z">
        <w:r>
          <w:t xml:space="preserve"> </w:t>
        </w:r>
      </w:ins>
      <w:ins w:id="16470" w:author="PR Preview" w:date="2026-01-01T00:00:00Z">
        <w:r>
          <w:t xml:space="preserve">$\mathbf{A} \mathord{\smash[b]{\underset{\raise.3ex\hbox{$\scriptstyle\sim$}}{x}}\vphantom{x}} = (2, 0)$</w:t>
        </w:r>
      </w:ins>
      <w:ins w:id="16471" w:author="PR Preview" w:date="2026-01-01T00:00:00Z">
        <w:r>
          <w:t xml:space="preserve"> </w:t>
        </w:r>
      </w:ins>
      <w:ins w:id="16472" w:author="PR Preview" w:date="2026-01-01T00:00:00Z">
        <w:r>
          <w:t xml:space="preserve">has the solution</w:t>
        </w:r>
      </w:ins>
      <w:ins w:id="16473" w:author="PR Preview" w:date="2026-01-01T00:00:00Z">
        <w:r>
          <w:t xml:space="preserve"> </w:t>
        </w:r>
      </w:ins>
      <m:oMath>
        <m:r>
          <m:rPr>
            <m:sty m:val="p"/>
          </m:rPr>
          <m:t>(</m:t>
        </m:r>
        <m:r>
          <m:t>2</m:t>
        </m:r>
        <m:r>
          <m:rPr>
            <m:sty m:val="p"/>
          </m:rPr>
          <m:t>,</m:t>
        </m:r>
        <m:r>
          <m:t>0</m:t>
        </m:r>
        <m:r>
          <m:rPr>
            <m:sty m:val="p"/>
          </m:rPr>
          <m:t>)</m:t>
        </m:r>
      </m:oMath>
      <w:ins w:id="16474" w:author="PR Preview" w:date="2026-01-01T00:00:00Z">
        <w:r>
          <w:t xml:space="preserve">,</w:t>
        </w:r>
      </w:ins>
      <w:ins w:id="16475" w:author="PR Preview" w:date="2026-01-01T00:00:00Z">
        <w:r>
          <w:t xml:space="preserve"> </w:t>
        </w:r>
      </w:ins>
      <w:ins w:id="16476" w:author="PR Preview" w:date="2026-01-01T00:00:00Z">
        <w:r>
          <w:t xml:space="preserve">and</w:t>
        </w:r>
      </w:ins>
      <w:ins w:id="16477"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16478" w:author="PR Preview" w:date="2026-01-01T00:00:00Z">
        <w:r>
          <w:t xml:space="preserve"> </w:t>
        </w:r>
      </w:ins>
      <w:ins w:id="16479" w:author="PR Preview" w:date="2026-01-01T00:00:00Z">
        <w:r>
          <w:t xml:space="preserve">is a solution too:</w:t>
        </w:r>
      </w:ins>
      <w:ins w:id="16480"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16481" w:author="PR Preview" w:date="2026-01-01T00:00:00Z">
        <w:r>
          <w:t xml:space="preserve">.</w:t>
        </w:r>
      </w:ins>
      <w:ins w:id="16482" w:author="PR Preview" w:date="2026-01-01T00:00:00Z">
        <w:r>
          <w:t xml:space="preserve"> </w:t>
        </w:r>
      </w:ins>
      <w:ins w:id="16483" w:author="PR Preview" w:date="2026-01-01T00:00:00Z">
        <w:r>
          <w:t xml:space="preserve">The system</w:t>
        </w:r>
      </w:ins>
      <w:ins w:id="16484" w:author="PR Preview" w:date="2026-01-01T00:00:00Z">
        <w:r>
          <w:t xml:space="preserve"> </w:t>
        </w:r>
      </w:ins>
      <w:ins w:id="16485" w:author="PR Preview" w:date="2026-01-01T00:00:00Z">
        <w:r>
          <w:t xml:space="preserve">$\mathbf{A} \mathord{\smash[b]{\underset{\raise.3ex\hbox{$\scriptstyle\sim$}}{x}}\vphantom{x}} = (2, 1)$</w:t>
        </w:r>
      </w:ins>
      <w:ins w:id="16486" w:author="PR Preview" w:date="2026-01-01T00:00:00Z">
        <w:r>
          <w:t xml:space="preserve"> </w:t>
        </w:r>
      </w:ins>
      <w:ins w:id="16487" w:author="PR Preview" w:date="2026-01-01T00:00:00Z">
        <w:r>
          <w:t xml:space="preserve">has no solution,</w:t>
        </w:r>
      </w:ins>
      <w:ins w:id="16488" w:author="PR Preview" w:date="2026-01-01T00:00:00Z">
        <w:r>
          <w:t xml:space="preserve"> </w:t>
        </w:r>
      </w:ins>
      <w:ins w:id="16489" w:author="PR Preview" w:date="2026-01-01T00:00:00Z">
        <w:r>
          <w:t xml:space="preserve">since the second entry of</w:t>
        </w:r>
      </w:ins>
      <w:ins w:id="16490" w:author="PR Preview" w:date="2026-01-01T00:00:00Z">
        <w:r>
          <w:t xml:space="preserve"> </w:t>
        </w:r>
      </w:ins>
      <w:ins w:id="16491" w:author="PR Preview" w:date="2026-01-01T00:00:00Z">
        <w:r>
          <w:t xml:space="preserve">$\mathbf{A} \mathord{\smash[b]{\underset{\raise.3ex\hbox{$\scriptstyle\sim$}}{x}}\vphantom{x}}$</w:t>
        </w:r>
      </w:ins>
      <w:ins w:id="16492" w:author="PR Preview" w:date="2026-01-01T00:00:00Z">
        <w:r>
          <w:t xml:space="preserve"> </w:t>
        </w:r>
      </w:ins>
      <w:ins w:id="16493" w:author="PR Preview" w:date="2026-01-01T00:00:00Z">
        <w:r>
          <w:t xml:space="preserve">is always</w:t>
        </w:r>
      </w:ins>
      <w:ins w:id="16494" w:author="PR Preview" w:date="2026-01-01T00:00:00Z">
        <w:r>
          <w:t xml:space="preserve"> </w:t>
        </w:r>
      </w:ins>
      <m:oMath>
        <m:r>
          <m:t>0</m:t>
        </m:r>
      </m:oMath>
      <w:ins w:id="16495" w:author="PR Preview" w:date="2026-01-01T00:00:00Z">
        <w:r>
          <w:t xml:space="preserve">;</w:t>
        </w:r>
      </w:ins>
      <w:ins w:id="16496" w:author="PR Preview" w:date="2026-01-01T00:00:00Z">
        <w:r>
          <w:t xml:space="preserve"> </w:t>
        </w:r>
      </w:ins>
      <w:ins w:id="16497" w:author="PR Preview" w:date="2026-01-01T00:00:00Z">
        <w:r>
          <w:t xml:space="preserve">there</w:t>
        </w:r>
      </w:ins>
      <w:ins w:id="16498"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16499" w:author="PR Preview" w:date="2026-01-01T00:00:00Z">
        <w:r>
          <w:t xml:space="preserve"> </w:t>
        </w:r>
      </w:ins>
      <w:ins w:id="16500" w:author="PR Preview" w:date="2026-01-01T00:00:00Z">
        <w:r>
          <w:t xml:space="preserve">gives</w:t>
        </w:r>
      </w:ins>
      <w:ins w:id="16501"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16502" w:author="PR Preview" w:date="2026-01-01T00:00:00Z">
        <w:r>
          <w:t xml:space="preserve">.</w:t>
        </w:r>
      </w:ins>
    </w:p>
    <w:bookmarkEnd w:id="578"/>
    <w:bookmarkStart w:id="579" w:name="def-moore-penrose"/>
    <w:p>
      <w:pPr>
        <w:pStyle w:val="BodyText"/>
      </w:pPr>
      <w:ins w:id="16503" w:author="PR Preview" w:date="2026-01-01T00:00:00Z">
        <w:r>
          <w:rPr>
            <w:b/>
            <w:bCs/>
          </w:rPr>
          <w:t xml:space="preserve">Definition 110 (Moore-Penrose inverse)</w:t>
        </w:r>
      </w:ins>
      <w:ins w:id="16504" w:author="PR Preview" w:date="2026-01-01T00:00:00Z">
        <w:r>
          <w:t xml:space="preserve"> </w:t>
        </w:r>
      </w:ins>
      <w:ins w:id="16505" w:author="PR Preview" w:date="2026-01-01T00:00:00Z">
        <w:r>
          <w:t xml:space="preserve">A</w:t>
        </w:r>
      </w:ins>
      <w:ins w:id="16506" w:author="PR Preview" w:date="2026-01-01T00:00:00Z">
        <w:r>
          <w:t xml:space="preserve"> </w:t>
        </w:r>
      </w:ins>
      <w:ins w:id="16507" w:author="PR Preview" w:date="2026-01-01T00:00:00Z">
        <w:r>
          <w:rPr>
            <w:b/>
            <w:bCs/>
          </w:rPr>
          <w:t xml:space="preserve">Moore-Penrose inverse</w:t>
        </w:r>
      </w:ins>
      <w:ins w:id="16508" w:author="PR Preview" w:date="2026-01-01T00:00:00Z">
        <w:r>
          <w:t xml:space="preserve"> </w:t>
        </w:r>
      </w:ins>
      <w:ins w:id="16509" w:author="PR Preview" w:date="2026-01-01T00:00:00Z">
        <w:r>
          <w:t xml:space="preserve">[77]</w:t>
        </w:r>
      </w:ins>
      <w:ins w:id="16510" w:author="PR Preview" w:date="2026-01-01T00:00:00Z">
        <w:r>
          <w:t xml:space="preserve"> </w:t>
        </w:r>
      </w:ins>
      <w:ins w:id="16511" w:author="PR Preview" w:date="2026-01-01T00:00:00Z">
        <w:r>
          <w:t xml:space="preserve">of an</w:t>
        </w:r>
      </w:ins>
      <w:ins w:id="16512" w:author="PR Preview" w:date="2026-01-01T00:00:00Z">
        <w:r>
          <w:t xml:space="preserve"> </w:t>
        </w:r>
      </w:ins>
      <m:oMath>
        <m:r>
          <m:t>m</m:t>
        </m:r>
        <m:r>
          <m:rPr>
            <m:sty m:val="p"/>
          </m:rPr>
          <m:t>×</m:t>
        </m:r>
        <m:r>
          <m:t>n</m:t>
        </m:r>
      </m:oMath>
      <w:ins w:id="16513" w:author="PR Preview" w:date="2026-01-01T00:00:00Z">
        <w:r>
          <w:t xml:space="preserve"> </w:t>
        </w:r>
      </w:ins>
      <w:ins w:id="16514" w:author="PR Preview" w:date="2026-01-01T00:00:00Z">
        <w:r>
          <w:t xml:space="preserve">matrix</w:t>
        </w:r>
      </w:ins>
      <w:ins w:id="16515" w:author="PR Preview" w:date="2026-01-01T00:00:00Z">
        <w:r>
          <w:t xml:space="preserve"> </w:t>
        </w:r>
      </w:ins>
      <m:oMath>
        <m:r>
          <m:rPr>
            <m:sty m:val="bi"/>
          </m:rPr>
          <m:t>A</m:t>
        </m:r>
      </m:oMath>
      <w:ins w:id="16516" w:author="PR Preview" w:date="2026-01-01T00:00:00Z">
        <w:r>
          <w:t xml:space="preserve"> </w:t>
        </w:r>
      </w:ins>
      <w:ins w:id="16517" w:author="PR Preview" w:date="2026-01-01T00:00:00Z">
        <w:r>
          <w:t xml:space="preserve">is an</w:t>
        </w:r>
      </w:ins>
      <w:ins w:id="16518" w:author="PR Preview" w:date="2026-01-01T00:00:00Z">
        <w:r>
          <w:t xml:space="preserve"> </w:t>
        </w:r>
      </w:ins>
      <m:oMath>
        <m:r>
          <m:t>n</m:t>
        </m:r>
        <m:r>
          <m:rPr>
            <m:sty m:val="p"/>
          </m:rPr>
          <m:t>×</m:t>
        </m:r>
        <m:r>
          <m:t>m</m:t>
        </m:r>
      </m:oMath>
      <w:ins w:id="16519" w:author="PR Preview" w:date="2026-01-01T00:00:00Z">
        <w:r>
          <w:t xml:space="preserve"> </w:t>
        </w:r>
      </w:ins>
      <w:ins w:id="16520" w:author="PR Preview" w:date="2026-01-01T00:00:00Z">
        <w:r>
          <w:t xml:space="preserve">matrix</w:t>
        </w:r>
      </w:ins>
      <w:ins w:id="16521" w:author="PR Preview" w:date="2026-01-01T00:00:00Z">
        <w:r>
          <w:t xml:space="preserve"> </w:t>
        </w:r>
      </w:ins>
      <m:oMath>
        <m:r>
          <m:rPr>
            <m:sty m:val="bi"/>
          </m:rPr>
          <m:t>G</m:t>
        </m:r>
      </m:oMath>
      <w:ins w:id="16522" w:author="PR Preview" w:date="2026-01-01T00:00:00Z">
        <w:r>
          <w:t xml:space="preserve"> </w:t>
        </w:r>
      </w:ins>
      <w:ins w:id="16523" w:author="PR Preview" w:date="2026-01-01T00:00:00Z">
        <w:r>
          <w:t xml:space="preserve">satisfying all four conditions</w:t>
        </w:r>
      </w:ins>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9"/>
    <w:bookmarkStart w:id="580" w:name="exm-moore-penrose"/>
    <w:p>
      <w:pPr>
        <w:pStyle w:val="FirstParagraph"/>
      </w:pPr>
      <w:del w:id="16524" w:author="PR Preview" w:date="2026-01-01T00:00:00Z">
        <w:r>
          <w:rPr>
            <w:b/>
            <w:bCs/>
          </w:rPr>
          <w:delText xml:space="preserve">Example 175 (Checking the four conditions)</w:delText>
        </w:r>
      </w:del>
      <w:del w:id="16525" w:author="PR Preview" w:date="2026-01-01T00:00:00Z">
        <w:r>
          <w:delText xml:space="preserve"> </w:delText>
        </w:r>
      </w:del>
      <w:del w:id="16526" w:author="PR Preview" w:date="2026-01-01T00:00:00Z">
        <w:r>
          <w:delText xml:space="preserve">For</w:delText>
        </w:r>
      </w:del>
      <w:del w:id="165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528" w:author="PR Preview" w:date="2026-01-01T00:00:00Z">
        <w:r>
          <w:delText xml:space="preserve">,</w:delText>
        </w:r>
      </w:del>
      <w:del w:id="16529" w:author="PR Preview" w:date="2026-01-01T00:00:00Z">
        <w:r>
          <w:delText xml:space="preserve"> </w:delText>
        </w:r>
      </w:del>
      <w:del w:id="16530" w:author="PR Preview" w:date="2026-01-01T00:00:00Z">
        <w:r>
          <w:delText xml:space="preserve">the matrix</w:delText>
        </w:r>
      </w:del>
      <w:del w:id="1653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532" w:author="PR Preview" w:date="2026-01-01T00:00:00Z">
        <w:r>
          <w:delText xml:space="preserve"> </w:delText>
        </w:r>
      </w:del>
      <w:del w:id="16533" w:author="PR Preview" w:date="2026-01-01T00:00:00Z">
        <w:r>
          <w:delText xml:space="preserve">satisfies all four:</w:delText>
        </w:r>
      </w:del>
    </w:p>
    <w:p>
      <w:pPr>
        <w:pStyle w:val="FirstParagraph"/>
      </w:pPr>
      <w:ins w:id="16534" w:author="PR Preview" w:date="2026-01-01T00:00:00Z">
        <w:r>
          <w:rPr>
            <w:b/>
            <w:bCs/>
          </w:rPr>
          <w:t xml:space="preserve">Example 177 (Checking the four conditions)</w:t>
        </w:r>
      </w:ins>
      <w:ins w:id="16535" w:author="PR Preview" w:date="2026-01-01T00:00:00Z">
        <w:r>
          <w:t xml:space="preserve"> </w:t>
        </w:r>
      </w:ins>
      <w:ins w:id="16536" w:author="PR Preview" w:date="2026-01-01T00:00:00Z">
        <w:r>
          <w:t xml:space="preserve">For</w:t>
        </w:r>
      </w:ins>
      <w:ins w:id="165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538" w:author="PR Preview" w:date="2026-01-01T00:00:00Z">
        <w:r>
          <w:t xml:space="preserve">,</w:t>
        </w:r>
      </w:ins>
      <w:ins w:id="16539" w:author="PR Preview" w:date="2026-01-01T00:00:00Z">
        <w:r>
          <w:t xml:space="preserve"> </w:t>
        </w:r>
      </w:ins>
      <w:ins w:id="16540" w:author="PR Preview" w:date="2026-01-01T00:00:00Z">
        <w:r>
          <w:t xml:space="preserve">the matrix</w:t>
        </w:r>
      </w:ins>
      <w:ins w:id="1654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542" w:author="PR Preview" w:date="2026-01-01T00:00:00Z">
        <w:r>
          <w:t xml:space="preserve"> </w:t>
        </w:r>
      </w:ins>
      <w:ins w:id="16543"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16544" w:author="PR Preview" w:date="2026-01-01T00:00:00Z">
        <w:r>
          <w:delText xml:space="preserve">The generalized inverse</w:delText>
        </w:r>
      </w:del>
      <w:del w:id="1654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6546" w:author="PR Preview" w:date="2026-01-01T00:00:00Z">
        <w:r>
          <w:delText xml:space="preserve"> </w:delText>
        </w:r>
      </w:del>
      <w:del w:id="16547" w:author="PR Preview" w:date="2026-01-01T00:00:00Z">
        <w:r>
          <w:delText xml:space="preserve">of</w:delText>
        </w:r>
      </w:del>
      <w:del w:id="16548" w:author="PR Preview" w:date="2026-01-01T00:00:00Z">
        <w:r>
          <w:delText xml:space="preserve"> </w:delText>
        </w:r>
      </w:del>
      <m:oMath>
        <m:r>
          <m:rPr>
            <m:sty m:val="bi"/>
          </m:rPr>
          <m:t>A</m:t>
        </m:r>
      </m:oMath>
      <w:del w:id="16549" w:author="PR Preview" w:date="2026-01-01T00:00:00Z">
        <w:r>
          <w:delText xml:space="preserve"> </w:delText>
        </w:r>
      </w:del>
      <w:del w:id="16550" w:author="PR Preview" w:date="2026-01-01T00:00:00Z">
        <w:r>
          <w:delText xml:space="preserve">(</w:delText>
        </w:r>
      </w:del>
      <w:hyperlink w:anchor="exm-generalized-inverse">
        <w:del w:id="16551" w:author="PR Preview" w:date="2026-01-01T00:00:00Z">
          <w:r>
            <w:rPr>
              <w:rStyle w:val="Hyperlink"/>
            </w:rPr>
            <w:delText xml:space="preserve">Example 172</w:delText>
          </w:r>
        </w:del>
      </w:hyperlink>
      <w:del w:id="16552" w:author="PR Preview" w:date="2026-01-01T00:00:00Z">
        <w:r>
          <w:delText xml:space="preserve">) is not a Moore-Penrose inverse:</w:delText>
        </w:r>
      </w:del>
      <w:del w:id="16553"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6554" w:author="PR Preview" w:date="2026-01-01T00:00:00Z">
        <w:r>
          <w:delText xml:space="preserve">,</w:delText>
        </w:r>
      </w:del>
      <w:del w:id="16555" w:author="PR Preview" w:date="2026-01-01T00:00:00Z">
        <w:r>
          <w:delText xml:space="preserve"> </w:delText>
        </w:r>
      </w:del>
      <w:del w:id="16556" w:author="PR Preview" w:date="2026-01-01T00:00:00Z">
        <w:r>
          <w:delText xml:space="preserve">which is not symmetric, so condition 3 fails.</w:delText>
        </w:r>
      </w:del>
    </w:p>
    <w:p>
      <w:pPr>
        <w:pStyle w:val="BodyText"/>
      </w:pPr>
      <w:del w:id="16557" w:author="PR Preview" w:date="2026-01-01T00:00:00Z">
        <w:r>
          <w:rPr>
            <w:b/>
            <w:bCs/>
          </w:rPr>
          <w:delText xml:space="preserve">Theorem 97 (A Moore-Penrose inverse is a generalized inverse)</w:delText>
        </w:r>
      </w:del>
      <w:del w:id="16558" w:author="PR Preview" w:date="2026-01-01T00:00:00Z">
        <w:r>
          <w:delText xml:space="preserve"> </w:delText>
        </w:r>
      </w:del>
      <w:del w:id="16559" w:author="PR Preview" w:date="2026-01-01T00:00:00Z">
        <w:r>
          <w:delText xml:space="preserve">If</w:delText>
        </w:r>
      </w:del>
      <w:del w:id="16560" w:author="PR Preview" w:date="2026-01-01T00:00:00Z">
        <w:r>
          <w:delText xml:space="preserve"> </w:delText>
        </w:r>
      </w:del>
      <m:oMath>
        <m:r>
          <m:rPr>
            <m:sty m:val="bi"/>
          </m:rPr>
          <m:t>G</m:t>
        </m:r>
      </m:oMath>
      <w:del w:id="16561" w:author="PR Preview" w:date="2026-01-01T00:00:00Z">
        <w:r>
          <w:delText xml:space="preserve"> </w:delText>
        </w:r>
      </w:del>
      <w:del w:id="16562" w:author="PR Preview" w:date="2026-01-01T00:00:00Z">
        <w:r>
          <w:delText xml:space="preserve">is a Moore-Penrose inverse of an</w:delText>
        </w:r>
      </w:del>
      <w:del w:id="16563" w:author="PR Preview" w:date="2026-01-01T00:00:00Z">
        <w:r>
          <w:delText xml:space="preserve"> </w:delText>
        </w:r>
      </w:del>
      <m:oMath>
        <m:r>
          <m:t>m</m:t>
        </m:r>
        <m:r>
          <m:rPr>
            <m:sty m:val="p"/>
          </m:rPr>
          <m:t>×</m:t>
        </m:r>
        <m:r>
          <m:t>n</m:t>
        </m:r>
      </m:oMath>
      <w:del w:id="16564" w:author="PR Preview" w:date="2026-01-01T00:00:00Z">
        <w:r>
          <w:delText xml:space="preserve"> </w:delText>
        </w:r>
      </w:del>
      <w:del w:id="16565" w:author="PR Preview" w:date="2026-01-01T00:00:00Z">
        <w:r>
          <w:delText xml:space="preserve">matrix</w:delText>
        </w:r>
      </w:del>
      <w:del w:id="16566" w:author="PR Preview" w:date="2026-01-01T00:00:00Z">
        <w:r>
          <w:delText xml:space="preserve"> </w:delText>
        </w:r>
      </w:del>
      <m:oMath>
        <m:r>
          <m:rPr>
            <m:sty m:val="bi"/>
          </m:rPr>
          <m:t>A</m:t>
        </m:r>
      </m:oMath>
      <w:del w:id="16567" w:author="PR Preview" w:date="2026-01-01T00:00:00Z">
        <w:r>
          <w:delText xml:space="preserve"> </w:delText>
        </w:r>
      </w:del>
      <w:del w:id="16568" w:author="PR Preview" w:date="2026-01-01T00:00:00Z">
        <w:r>
          <w:delText xml:space="preserve">(</w:delText>
        </w:r>
      </w:del>
      <w:hyperlink w:anchor="def-moore-penrose">
        <w:del w:id="16569" w:author="PR Preview" w:date="2026-01-01T00:00:00Z">
          <w:r>
            <w:rPr>
              <w:rStyle w:val="Hyperlink"/>
            </w:rPr>
            <w:delText xml:space="preserve">Definition 110</w:delText>
          </w:r>
        </w:del>
      </w:hyperlink>
      <w:del w:id="16570" w:author="PR Preview" w:date="2026-01-01T00:00:00Z">
        <w:r>
          <w:delText xml:space="preserve">),</w:delText>
        </w:r>
      </w:del>
      <w:del w:id="16571" w:author="PR Preview" w:date="2026-01-01T00:00:00Z">
        <w:r>
          <w:delText xml:space="preserve"> </w:delText>
        </w:r>
      </w:del>
      <w:del w:id="16572" w:author="PR Preview" w:date="2026-01-01T00:00:00Z">
        <w:r>
          <w:delText xml:space="preserve">then</w:delText>
        </w:r>
      </w:del>
      <w:del w:id="16573" w:author="PR Preview" w:date="2026-01-01T00:00:00Z">
        <w:r>
          <w:delText xml:space="preserve"> </w:delText>
        </w:r>
      </w:del>
      <m:oMath>
        <m:r>
          <m:rPr>
            <m:sty m:val="bi"/>
          </m:rPr>
          <m:t>G</m:t>
        </m:r>
      </m:oMath>
      <w:del w:id="16574" w:author="PR Preview" w:date="2026-01-01T00:00:00Z">
        <w:r>
          <w:delText xml:space="preserve"> </w:delText>
        </w:r>
      </w:del>
      <w:del w:id="16575" w:author="PR Preview" w:date="2026-01-01T00:00:00Z">
        <w:r>
          <w:delText xml:space="preserve">is a generalized inverse of</w:delText>
        </w:r>
      </w:del>
      <w:del w:id="16576" w:author="PR Preview" w:date="2026-01-01T00:00:00Z">
        <w:r>
          <w:delText xml:space="preserve"> </w:delText>
        </w:r>
      </w:del>
      <m:oMath>
        <m:r>
          <m:rPr>
            <m:sty m:val="bi"/>
          </m:rPr>
          <m:t>A</m:t>
        </m:r>
      </m:oMath>
      <w:del w:id="16577" w:author="PR Preview" w:date="2026-01-01T00:00:00Z">
        <w:r>
          <w:delText xml:space="preserve"> </w:delText>
        </w:r>
      </w:del>
      <w:del w:id="16578" w:author="PR Preview" w:date="2026-01-01T00:00:00Z">
        <w:r>
          <w:delText xml:space="preserve">(</w:delText>
        </w:r>
      </w:del>
      <w:hyperlink w:anchor="def-generalized-inverse">
        <w:del w:id="16579" w:author="PR Preview" w:date="2026-01-01T00:00:00Z">
          <w:r>
            <w:rPr>
              <w:rStyle w:val="Hyperlink"/>
            </w:rPr>
            <w:delText xml:space="preserve">Definition 109</w:delText>
          </w:r>
        </w:del>
      </w:hyperlink>
      <w:del w:id="16580" w:author="PR Preview" w:date="2026-01-01T00:00:00Z">
        <w:r>
          <w:delText xml:space="preserve">).</w:delText>
        </w:r>
      </w:del>
    </w:p>
    <w:p>
      <w:pPr>
        <w:pStyle w:val="BodyText"/>
      </w:pPr>
      <w:ins w:id="16581" w:author="PR Preview" w:date="2026-01-01T00:00:00Z">
        <w:r>
          <w:t xml:space="preserve">The generalized inverse</w:t>
        </w:r>
      </w:ins>
      <w:ins w:id="16582"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6583" w:author="PR Preview" w:date="2026-01-01T00:00:00Z">
        <w:r>
          <w:t xml:space="preserve"> </w:t>
        </w:r>
      </w:ins>
      <w:ins w:id="16584" w:author="PR Preview" w:date="2026-01-01T00:00:00Z">
        <w:r>
          <w:t xml:space="preserve">of</w:t>
        </w:r>
      </w:ins>
      <w:ins w:id="16585" w:author="PR Preview" w:date="2026-01-01T00:00:00Z">
        <w:r>
          <w:t xml:space="preserve"> </w:t>
        </w:r>
      </w:ins>
      <m:oMath>
        <m:r>
          <m:rPr>
            <m:sty m:val="bi"/>
          </m:rPr>
          <m:t>A</m:t>
        </m:r>
      </m:oMath>
      <w:ins w:id="16586" w:author="PR Preview" w:date="2026-01-01T00:00:00Z">
        <w:r>
          <w:t xml:space="preserve"> </w:t>
        </w:r>
      </w:ins>
      <w:ins w:id="16587" w:author="PR Preview" w:date="2026-01-01T00:00:00Z">
        <w:r>
          <w:t xml:space="preserve">(</w:t>
        </w:r>
      </w:ins>
      <w:hyperlink w:anchor="exm-generalized-inverse">
        <w:ins w:id="16588" w:author="PR Preview" w:date="2026-01-01T00:00:00Z">
          <w:r>
            <w:rPr>
              <w:rStyle w:val="Hyperlink"/>
            </w:rPr>
            <w:t xml:space="preserve">Example 174</w:t>
          </w:r>
        </w:ins>
      </w:hyperlink>
      <w:ins w:id="16589" w:author="PR Preview" w:date="2026-01-01T00:00:00Z">
        <w:r>
          <w:t xml:space="preserve">) is not a Moore-Penrose inverse:</w:t>
        </w:r>
      </w:ins>
      <w:ins w:id="16590"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6591" w:author="PR Preview" w:date="2026-01-01T00:00:00Z">
        <w:r>
          <w:t xml:space="preserve">,</w:t>
        </w:r>
      </w:ins>
      <w:ins w:id="16592" w:author="PR Preview" w:date="2026-01-01T00:00:00Z">
        <w:r>
          <w:t xml:space="preserve"> </w:t>
        </w:r>
      </w:ins>
      <w:ins w:id="16593" w:author="PR Preview" w:date="2026-01-01T00:00:00Z">
        <w:r>
          <w:t xml:space="preserve">which is not symmetric, so condition 3 fails.</w:t>
        </w:r>
      </w:ins>
    </w:p>
    <w:bookmarkEnd w:id="580"/>
    <w:bookmarkStart w:id="581" w:name="thm-moore-penrose-generalized-inverse"/>
    <w:p>
      <w:pPr>
        <w:pStyle w:val="BodyText"/>
      </w:pPr>
      <w:ins w:id="16594" w:author="PR Preview" w:date="2026-01-01T00:00:00Z">
        <w:r>
          <w:rPr>
            <w:b/>
            <w:bCs/>
          </w:rPr>
          <w:t xml:space="preserve">Theorem 98 (A Moore-Penrose inverse is a generalized inverse)</w:t>
        </w:r>
      </w:ins>
      <w:ins w:id="16595" w:author="PR Preview" w:date="2026-01-01T00:00:00Z">
        <w:r>
          <w:t xml:space="preserve"> </w:t>
        </w:r>
      </w:ins>
      <w:ins w:id="16596" w:author="PR Preview" w:date="2026-01-01T00:00:00Z">
        <w:r>
          <w:t xml:space="preserve">If</w:t>
        </w:r>
      </w:ins>
      <w:ins w:id="16597" w:author="PR Preview" w:date="2026-01-01T00:00:00Z">
        <w:r>
          <w:t xml:space="preserve"> </w:t>
        </w:r>
      </w:ins>
      <m:oMath>
        <m:r>
          <m:rPr>
            <m:sty m:val="bi"/>
          </m:rPr>
          <m:t>G</m:t>
        </m:r>
      </m:oMath>
      <w:ins w:id="16598" w:author="PR Preview" w:date="2026-01-01T00:00:00Z">
        <w:r>
          <w:t xml:space="preserve"> </w:t>
        </w:r>
      </w:ins>
      <w:ins w:id="16599" w:author="PR Preview" w:date="2026-01-01T00:00:00Z">
        <w:r>
          <w:t xml:space="preserve">is a Moore-Penrose inverse of an</w:t>
        </w:r>
      </w:ins>
      <w:ins w:id="16600" w:author="PR Preview" w:date="2026-01-01T00:00:00Z">
        <w:r>
          <w:t xml:space="preserve"> </w:t>
        </w:r>
      </w:ins>
      <m:oMath>
        <m:r>
          <m:t>m</m:t>
        </m:r>
        <m:r>
          <m:rPr>
            <m:sty m:val="p"/>
          </m:rPr>
          <m:t>×</m:t>
        </m:r>
        <m:r>
          <m:t>n</m:t>
        </m:r>
      </m:oMath>
      <w:ins w:id="16601" w:author="PR Preview" w:date="2026-01-01T00:00:00Z">
        <w:r>
          <w:t xml:space="preserve"> </w:t>
        </w:r>
      </w:ins>
      <w:ins w:id="16602" w:author="PR Preview" w:date="2026-01-01T00:00:00Z">
        <w:r>
          <w:t xml:space="preserve">matrix</w:t>
        </w:r>
      </w:ins>
      <w:ins w:id="16603" w:author="PR Preview" w:date="2026-01-01T00:00:00Z">
        <w:r>
          <w:t xml:space="preserve"> </w:t>
        </w:r>
      </w:ins>
      <m:oMath>
        <m:r>
          <m:rPr>
            <m:sty m:val="bi"/>
          </m:rPr>
          <m:t>A</m:t>
        </m:r>
      </m:oMath>
      <w:ins w:id="16604" w:author="PR Preview" w:date="2026-01-01T00:00:00Z">
        <w:r>
          <w:t xml:space="preserve"> </w:t>
        </w:r>
      </w:ins>
      <w:ins w:id="16605" w:author="PR Preview" w:date="2026-01-01T00:00:00Z">
        <w:r>
          <w:t xml:space="preserve">(</w:t>
        </w:r>
      </w:ins>
      <w:hyperlink w:anchor="def-moore-penrose">
        <w:ins w:id="16606" w:author="PR Preview" w:date="2026-01-01T00:00:00Z">
          <w:r>
            <w:rPr>
              <w:rStyle w:val="Hyperlink"/>
            </w:rPr>
            <w:t xml:space="preserve">Definition 110</w:t>
          </w:r>
        </w:ins>
      </w:hyperlink>
      <w:ins w:id="16607" w:author="PR Preview" w:date="2026-01-01T00:00:00Z">
        <w:r>
          <w:t xml:space="preserve">),</w:t>
        </w:r>
      </w:ins>
      <w:ins w:id="16608" w:author="PR Preview" w:date="2026-01-01T00:00:00Z">
        <w:r>
          <w:t xml:space="preserve"> </w:t>
        </w:r>
      </w:ins>
      <w:ins w:id="16609" w:author="PR Preview" w:date="2026-01-01T00:00:00Z">
        <w:r>
          <w:t xml:space="preserve">then</w:t>
        </w:r>
      </w:ins>
      <w:ins w:id="16610" w:author="PR Preview" w:date="2026-01-01T00:00:00Z">
        <w:r>
          <w:t xml:space="preserve"> </w:t>
        </w:r>
      </w:ins>
      <m:oMath>
        <m:r>
          <m:rPr>
            <m:sty m:val="bi"/>
          </m:rPr>
          <m:t>G</m:t>
        </m:r>
      </m:oMath>
      <w:ins w:id="16611" w:author="PR Preview" w:date="2026-01-01T00:00:00Z">
        <w:r>
          <w:t xml:space="preserve"> </w:t>
        </w:r>
      </w:ins>
      <w:ins w:id="16612" w:author="PR Preview" w:date="2026-01-01T00:00:00Z">
        <w:r>
          <w:t xml:space="preserve">is a generalized inverse of</w:t>
        </w:r>
      </w:ins>
      <w:ins w:id="16613" w:author="PR Preview" w:date="2026-01-01T00:00:00Z">
        <w:r>
          <w:t xml:space="preserve"> </w:t>
        </w:r>
      </w:ins>
      <m:oMath>
        <m:r>
          <m:rPr>
            <m:sty m:val="bi"/>
          </m:rPr>
          <m:t>A</m:t>
        </m:r>
      </m:oMath>
      <w:ins w:id="16614" w:author="PR Preview" w:date="2026-01-01T00:00:00Z">
        <w:r>
          <w:t xml:space="preserve"> </w:t>
        </w:r>
      </w:ins>
      <w:ins w:id="16615" w:author="PR Preview" w:date="2026-01-01T00:00:00Z">
        <w:r>
          <w:t xml:space="preserve">(</w:t>
        </w:r>
      </w:ins>
      <w:hyperlink w:anchor="def-generalized-inverse">
        <w:ins w:id="16616" w:author="PR Preview" w:date="2026-01-01T00:00:00Z">
          <w:r>
            <w:rPr>
              <w:rStyle w:val="Hyperlink"/>
            </w:rPr>
            <w:t xml:space="preserve">Definition 109</w:t>
          </w:r>
        </w:ins>
      </w:hyperlink>
      <w:ins w:id="16617" w:author="PR Preview" w:date="2026-01-01T00:00:00Z">
        <w:r>
          <w:t xml:space="preserve">).</w:t>
        </w:r>
      </w:ins>
    </w:p>
    <w:bookmarkEnd w:id="581"/>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2" w:name="exm-moore-penrose-generalized-inverse"/>
    <w:p>
      <w:pPr>
        <w:pStyle w:val="BodyText"/>
      </w:pPr>
      <w:del w:id="16618" w:author="PR Preview" w:date="2026-01-01T00:00:00Z">
        <w:r>
          <w:rPr>
            <w:b/>
            <w:bCs/>
          </w:rPr>
          <w:delText xml:space="preserve">Example 176 (The Moore-Penrose inverse of a rank-one matrix)</w:delText>
        </w:r>
      </w:del>
      <w:del w:id="16619" w:author="PR Preview" w:date="2026-01-01T00:00:00Z">
        <w:r>
          <w:delText xml:space="preserve"> </w:delText>
        </w:r>
      </w:del>
      <w:del w:id="16620" w:author="PR Preview" w:date="2026-01-01T00:00:00Z">
        <w:r>
          <w:delText xml:space="preserve">The</w:delText>
        </w:r>
      </w:del>
      <w:del w:id="16621" w:author="PR Preview" w:date="2026-01-01T00:00:00Z">
        <w:r>
          <w:delText xml:space="preserve"> </w:delText>
        </w:r>
      </w:del>
      <m:oMath>
        <m:r>
          <m:t>3</m:t>
        </m:r>
        <m:r>
          <m:rPr>
            <m:sty m:val="p"/>
          </m:rPr>
          <m:t>×</m:t>
        </m:r>
        <m:r>
          <m:t>2</m:t>
        </m:r>
      </m:oMath>
      <w:del w:id="16622" w:author="PR Preview" w:date="2026-01-01T00:00:00Z">
        <w:r>
          <w:delText xml:space="preserve"> </w:delText>
        </w:r>
      </w:del>
      <w:del w:id="16623" w:author="PR Preview" w:date="2026-01-01T00:00:00Z">
        <w:r>
          <w:delText xml:space="preserve">matrix</w:delText>
        </w:r>
      </w:del>
      <w:del w:id="16624" w:author="PR Preview" w:date="2026-01-01T00:00:00Z">
        <w:r>
          <w:delText xml:space="preserve"> </w:delText>
        </w:r>
      </w:del>
      <m:oMath>
        <m:r>
          <m:rPr>
            <m:sty m:val="bi"/>
          </m:rPr>
          <m:t>A</m:t>
        </m:r>
      </m:oMath>
      <w:del w:id="16625" w:author="PR Preview" w:date="2026-01-01T00:00:00Z">
        <w:r>
          <w:delText xml:space="preserve"> </w:delText>
        </w:r>
      </w:del>
      <w:del w:id="16626" w:author="PR Preview" w:date="2026-01-01T00:00:00Z">
        <w:r>
          <w:delText xml:space="preserve">below has rank</w:delText>
        </w:r>
      </w:del>
      <w:del w:id="16627" w:author="PR Preview" w:date="2026-01-01T00:00:00Z">
        <w:r>
          <w:delText xml:space="preserve"> </w:delText>
        </w:r>
      </w:del>
      <m:oMath>
        <m:r>
          <m:t>1</m:t>
        </m:r>
      </m:oMath>
      <w:del w:id="16628" w:author="PR Preview" w:date="2026-01-01T00:00:00Z">
        <w:r>
          <w:delText xml:space="preserve">, because its second column is twice its first,</w:delText>
        </w:r>
      </w:del>
      <w:del w:id="16629" w:author="PR Preview" w:date="2026-01-01T00:00:00Z">
        <w:r>
          <w:delText xml:space="preserve"> </w:delText>
        </w:r>
      </w:del>
      <w:del w:id="16630" w:author="PR Preview" w:date="2026-01-01T00:00:00Z">
        <w:r>
          <w:delText xml:space="preserve">so it has no ordinary inverse.</w:delText>
        </w:r>
      </w:del>
      <w:del w:id="16631" w:author="PR Preview" w:date="2026-01-01T00:00:00Z">
        <w:r>
          <w:delText xml:space="preserve"> </w:delText>
        </w:r>
      </w:del>
      <w:del w:id="16632" w:author="PR Preview" w:date="2026-01-01T00:00:00Z">
        <w:r>
          <w:delText xml:space="preserve">The function</w:delText>
        </w:r>
      </w:del>
      <w:del w:id="16633" w:author="PR Preview" w:date="2026-01-01T00:00:00Z">
        <w:r>
          <w:delText xml:space="preserve"> </w:delText>
        </w:r>
      </w:del>
      <w:del w:id="16634" w:author="PR Preview" w:date="2026-01-01T00:00:00Z">
        <w:r>
          <w:rPr>
            <w:rStyle w:val="VerbatimChar"/>
          </w:rPr>
          <w:delText xml:space="preserve">MASS::ginv()</w:delText>
        </w:r>
      </w:del>
      <w:del w:id="16635" w:author="PR Preview" w:date="2026-01-01T00:00:00Z">
        <w:r>
          <w:delText xml:space="preserve"> </w:delText>
        </w:r>
      </w:del>
      <w:del w:id="16636" w:author="PR Preview" w:date="2026-01-01T00:00:00Z">
        <w:r>
          <w:delText xml:space="preserve">computes its Moore-Penrose inverse</w:delText>
        </w:r>
      </w:del>
      <w:del w:id="16637" w:author="PR Preview" w:date="2026-01-01T00:00:00Z">
        <w:r>
          <w:delText xml:space="preserve"> </w:delText>
        </w:r>
      </w:del>
      <m:oMath>
        <m:r>
          <m:rPr>
            <m:sty m:val="bi"/>
          </m:rPr>
          <m:t>G</m:t>
        </m:r>
      </m:oMath>
      <w:del w:id="16638" w:author="PR Preview" w:date="2026-01-01T00:00:00Z">
        <w:r>
          <w:delText xml:space="preserve">.</w:delText>
        </w:r>
      </w:del>
      <w:del w:id="16639" w:author="PR Preview" w:date="2026-01-01T00:00:00Z">
        <w:r>
          <w:delText xml:space="preserve"> </w:delText>
        </w:r>
      </w:del>
      <w:del w:id="16640" w:author="PR Preview" w:date="2026-01-01T00:00:00Z">
        <w:r>
          <w:delText xml:space="preserve">The code checks the four conditions of</w:delText>
        </w:r>
      </w:del>
      <w:del w:id="16641" w:author="PR Preview" w:date="2026-01-01T00:00:00Z">
        <w:r>
          <w:delText xml:space="preserve"> </w:delText>
        </w:r>
      </w:del>
      <w:hyperlink w:anchor="def-moore-penrose">
        <w:del w:id="16642" w:author="PR Preview" w:date="2026-01-01T00:00:00Z">
          <w:r>
            <w:rPr>
              <w:rStyle w:val="Hyperlink"/>
            </w:rPr>
            <w:delText xml:space="preserve">Definition 110</w:delText>
          </w:r>
        </w:del>
      </w:hyperlink>
      <w:del w:id="16643" w:author="PR Preview" w:date="2026-01-01T00:00:00Z">
        <w:r>
          <w:delText xml:space="preserve">,</w:delText>
        </w:r>
      </w:del>
      <w:del w:id="16644" w:author="PR Preview" w:date="2026-01-01T00:00:00Z">
        <w:r>
          <w:delText xml:space="preserve"> </w:delText>
        </w:r>
      </w:del>
      <w:del w:id="16645" w:author="PR Preview" w:date="2026-01-01T00:00:00Z">
        <w:r>
          <w:delText xml:space="preserve">of which the first is the equation that makes</w:delText>
        </w:r>
      </w:del>
      <w:del w:id="16646" w:author="PR Preview" w:date="2026-01-01T00:00:00Z">
        <w:r>
          <w:delText xml:space="preserve"> </w:delText>
        </w:r>
      </w:del>
      <m:oMath>
        <m:r>
          <m:rPr>
            <m:sty m:val="bi"/>
          </m:rPr>
          <m:t>G</m:t>
        </m:r>
      </m:oMath>
      <w:del w:id="16647" w:author="PR Preview" w:date="2026-01-01T00:00:00Z">
        <w:r>
          <w:delText xml:space="preserve"> </w:delText>
        </w:r>
      </w:del>
      <w:del w:id="16648" w:author="PR Preview" w:date="2026-01-01T00:00:00Z">
        <w:r>
          <w:delText xml:space="preserve">a generalized inverse.</w:delText>
        </w:r>
      </w:del>
    </w:p>
    <w:p>
      <w:pPr>
        <w:pStyle w:val="BodyText"/>
      </w:pPr>
      <w:ins w:id="16649" w:author="PR Preview" w:date="2026-01-01T00:00:00Z">
        <w:r>
          <w:rPr>
            <w:b/>
            <w:bCs/>
          </w:rPr>
          <w:t xml:space="preserve">Example 178 (The Moore-Penrose inverse of a rank-one matrix)</w:t>
        </w:r>
      </w:ins>
      <w:ins w:id="16650" w:author="PR Preview" w:date="2026-01-01T00:00:00Z">
        <w:r>
          <w:t xml:space="preserve"> </w:t>
        </w:r>
      </w:ins>
      <w:ins w:id="16651" w:author="PR Preview" w:date="2026-01-01T00:00:00Z">
        <w:r>
          <w:t xml:space="preserve">The</w:t>
        </w:r>
      </w:ins>
      <w:ins w:id="16652" w:author="PR Preview" w:date="2026-01-01T00:00:00Z">
        <w:r>
          <w:t xml:space="preserve"> </w:t>
        </w:r>
      </w:ins>
      <m:oMath>
        <m:r>
          <m:t>3</m:t>
        </m:r>
        <m:r>
          <m:rPr>
            <m:sty m:val="p"/>
          </m:rPr>
          <m:t>×</m:t>
        </m:r>
        <m:r>
          <m:t>2</m:t>
        </m:r>
      </m:oMath>
      <w:ins w:id="16653" w:author="PR Preview" w:date="2026-01-01T00:00:00Z">
        <w:r>
          <w:t xml:space="preserve"> </w:t>
        </w:r>
      </w:ins>
      <w:ins w:id="16654" w:author="PR Preview" w:date="2026-01-01T00:00:00Z">
        <w:r>
          <w:t xml:space="preserve">matrix</w:t>
        </w:r>
      </w:ins>
      <w:ins w:id="16655" w:author="PR Preview" w:date="2026-01-01T00:00:00Z">
        <w:r>
          <w:t xml:space="preserve"> </w:t>
        </w:r>
      </w:ins>
      <m:oMath>
        <m:r>
          <m:rPr>
            <m:sty m:val="bi"/>
          </m:rPr>
          <m:t>A</m:t>
        </m:r>
      </m:oMath>
      <w:ins w:id="16656" w:author="PR Preview" w:date="2026-01-01T00:00:00Z">
        <w:r>
          <w:t xml:space="preserve"> </w:t>
        </w:r>
      </w:ins>
      <w:ins w:id="16657" w:author="PR Preview" w:date="2026-01-01T00:00:00Z">
        <w:r>
          <w:t xml:space="preserve">below has rank</w:t>
        </w:r>
      </w:ins>
      <w:ins w:id="16658" w:author="PR Preview" w:date="2026-01-01T00:00:00Z">
        <w:r>
          <w:t xml:space="preserve"> </w:t>
        </w:r>
      </w:ins>
      <m:oMath>
        <m:r>
          <m:t>1</m:t>
        </m:r>
      </m:oMath>
      <w:ins w:id="16659" w:author="PR Preview" w:date="2026-01-01T00:00:00Z">
        <w:r>
          <w:t xml:space="preserve">, because its second column is twice its first,</w:t>
        </w:r>
      </w:ins>
      <w:ins w:id="16660" w:author="PR Preview" w:date="2026-01-01T00:00:00Z">
        <w:r>
          <w:t xml:space="preserve"> </w:t>
        </w:r>
      </w:ins>
      <w:ins w:id="16661" w:author="PR Preview" w:date="2026-01-01T00:00:00Z">
        <w:r>
          <w:t xml:space="preserve">so it has no ordinary inverse.</w:t>
        </w:r>
      </w:ins>
      <w:ins w:id="16662" w:author="PR Preview" w:date="2026-01-01T00:00:00Z">
        <w:r>
          <w:t xml:space="preserve"> </w:t>
        </w:r>
      </w:ins>
      <w:ins w:id="16663" w:author="PR Preview" w:date="2026-01-01T00:00:00Z">
        <w:r>
          <w:t xml:space="preserve">The function</w:t>
        </w:r>
      </w:ins>
      <w:ins w:id="16664" w:author="PR Preview" w:date="2026-01-01T00:00:00Z">
        <w:r>
          <w:t xml:space="preserve"> </w:t>
        </w:r>
      </w:ins>
      <w:ins w:id="16665" w:author="PR Preview" w:date="2026-01-01T00:00:00Z">
        <w:r>
          <w:rPr>
            <w:rStyle w:val="VerbatimChar"/>
          </w:rPr>
          <w:t xml:space="preserve">MASS::ginv()</w:t>
        </w:r>
      </w:ins>
      <w:ins w:id="16666" w:author="PR Preview" w:date="2026-01-01T00:00:00Z">
        <w:r>
          <w:t xml:space="preserve"> </w:t>
        </w:r>
      </w:ins>
      <w:ins w:id="16667" w:author="PR Preview" w:date="2026-01-01T00:00:00Z">
        <w:r>
          <w:t xml:space="preserve">computes its Moore-Penrose inverse</w:t>
        </w:r>
      </w:ins>
      <w:ins w:id="16668" w:author="PR Preview" w:date="2026-01-01T00:00:00Z">
        <w:r>
          <w:t xml:space="preserve"> </w:t>
        </w:r>
      </w:ins>
      <m:oMath>
        <m:r>
          <m:rPr>
            <m:sty m:val="bi"/>
          </m:rPr>
          <m:t>G</m:t>
        </m:r>
      </m:oMath>
      <w:ins w:id="16669" w:author="PR Preview" w:date="2026-01-01T00:00:00Z">
        <w:r>
          <w:t xml:space="preserve">.</w:t>
        </w:r>
      </w:ins>
      <w:ins w:id="16670" w:author="PR Preview" w:date="2026-01-01T00:00:00Z">
        <w:r>
          <w:t xml:space="preserve"> </w:t>
        </w:r>
      </w:ins>
      <w:ins w:id="16671" w:author="PR Preview" w:date="2026-01-01T00:00:00Z">
        <w:r>
          <w:t xml:space="preserve">The code checks the four conditions of</w:t>
        </w:r>
      </w:ins>
      <w:ins w:id="16672" w:author="PR Preview" w:date="2026-01-01T00:00:00Z">
        <w:r>
          <w:t xml:space="preserve"> </w:t>
        </w:r>
      </w:ins>
      <w:hyperlink w:anchor="def-moore-penrose">
        <w:ins w:id="16673" w:author="PR Preview" w:date="2026-01-01T00:00:00Z">
          <w:r>
            <w:rPr>
              <w:rStyle w:val="Hyperlink"/>
            </w:rPr>
            <w:t xml:space="preserve">Definition 110</w:t>
          </w:r>
        </w:ins>
      </w:hyperlink>
      <w:ins w:id="16674" w:author="PR Preview" w:date="2026-01-01T00:00:00Z">
        <w:r>
          <w:t xml:space="preserve">,</w:t>
        </w:r>
      </w:ins>
      <w:ins w:id="16675" w:author="PR Preview" w:date="2026-01-01T00:00:00Z">
        <w:r>
          <w:t xml:space="preserve"> </w:t>
        </w:r>
      </w:ins>
      <w:ins w:id="16676" w:author="PR Preview" w:date="2026-01-01T00:00:00Z">
        <w:r>
          <w:t xml:space="preserve">of which the first is the equation that makes</w:t>
        </w:r>
      </w:ins>
      <w:ins w:id="16677" w:author="PR Preview" w:date="2026-01-01T00:00:00Z">
        <w:r>
          <w:t xml:space="preserve"> </w:t>
        </w:r>
      </w:ins>
      <m:oMath>
        <m:r>
          <m:rPr>
            <m:sty m:val="bi"/>
          </m:rPr>
          <m:t>G</m:t>
        </m:r>
      </m:oMath>
      <w:ins w:id="16678" w:author="PR Preview" w:date="2026-01-01T00:00:00Z">
        <w:r>
          <w:t xml:space="preserve"> </w:t>
        </w:r>
      </w:ins>
      <w:ins w:id="16679" w:author="PR Preview" w:date="2026-01-01T00:00:00Z">
        <w:r>
          <w:t xml:space="preserve">a generalized inverse.</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del w:id="16680" w:author="PR Preview" w:date="2026-01-01T00:00:00Z">
        <w:r>
          <w:delText xml:space="preserve">All 4 of 4 conditions hold,</w:delText>
        </w:r>
      </w:del>
      <w:del w:id="16681" w:author="PR Preview" w:date="2026-01-01T00:00:00Z">
        <w:r>
          <w:delText xml:space="preserve"> </w:delText>
        </w:r>
      </w:del>
      <w:del w:id="16682" w:author="PR Preview" w:date="2026-01-01T00:00:00Z">
        <w:r>
          <w:delText xml:space="preserve">so</w:delText>
        </w:r>
      </w:del>
      <w:del w:id="16683" w:author="PR Preview" w:date="2026-01-01T00:00:00Z">
        <w:r>
          <w:delText xml:space="preserve"> </w:delText>
        </w:r>
      </w:del>
      <m:oMath>
        <m:r>
          <m:rPr>
            <m:sty m:val="bi"/>
          </m:rPr>
          <m:t>G</m:t>
        </m:r>
      </m:oMath>
      <w:del w:id="16684" w:author="PR Preview" w:date="2026-01-01T00:00:00Z">
        <w:r>
          <w:delText xml:space="preserve"> </w:delText>
        </w:r>
      </w:del>
      <w:del w:id="16685" w:author="PR Preview" w:date="2026-01-01T00:00:00Z">
        <w:r>
          <w:delText xml:space="preserve">is a Moore-Penrose inverse of</w:delText>
        </w:r>
      </w:del>
      <w:del w:id="16686" w:author="PR Preview" w:date="2026-01-01T00:00:00Z">
        <w:r>
          <w:delText xml:space="preserve"> </w:delText>
        </w:r>
      </w:del>
      <m:oMath>
        <m:r>
          <m:rPr>
            <m:sty m:val="bi"/>
          </m:rPr>
          <m:t>A</m:t>
        </m:r>
      </m:oMath>
      <w:del w:id="16687" w:author="PR Preview" w:date="2026-01-01T00:00:00Z">
        <w:r>
          <w:delText xml:space="preserve">.</w:delText>
        </w:r>
      </w:del>
      <w:del w:id="16688" w:author="PR Preview" w:date="2026-01-01T00:00:00Z">
        <w:r>
          <w:delText xml:space="preserve"> </w:delText>
        </w:r>
      </w:del>
      <w:del w:id="16689" w:author="PR Preview" w:date="2026-01-01T00:00:00Z">
        <w:r>
          <w:delText xml:space="preserve">By</w:delText>
        </w:r>
      </w:del>
      <w:del w:id="16690" w:author="PR Preview" w:date="2026-01-01T00:00:00Z">
        <w:r>
          <w:delText xml:space="preserve"> </w:delText>
        </w:r>
      </w:del>
      <w:hyperlink w:anchor="thm-moore-penrose-generalized-inverse">
        <w:del w:id="16691" w:author="PR Preview" w:date="2026-01-01T00:00:00Z">
          <w:r>
            <w:rPr>
              <w:rStyle w:val="Hyperlink"/>
            </w:rPr>
            <w:delText xml:space="preserve">Theorem 97</w:delText>
          </w:r>
        </w:del>
      </w:hyperlink>
      <w:del w:id="16692" w:author="PR Preview" w:date="2026-01-01T00:00:00Z">
        <w:r>
          <w:delText xml:space="preserve"> </w:delText>
        </w:r>
      </w:del>
      <w:del w:id="16693" w:author="PR Preview" w:date="2026-01-01T00:00:00Z">
        <w:r>
          <w:delText xml:space="preserve">it is also a generalized inverse,</w:delText>
        </w:r>
      </w:del>
      <w:del w:id="16694" w:author="PR Preview" w:date="2026-01-01T00:00:00Z">
        <w:r>
          <w:delText xml:space="preserve"> </w:delText>
        </w:r>
      </w:del>
      <w:del w:id="16695" w:author="PR Preview" w:date="2026-01-01T00:00:00Z">
        <w:r>
          <w:delText xml:space="preserve">which is condition 1:</w:delText>
        </w:r>
      </w:del>
      <w:del w:id="16696" w:author="PR Preview" w:date="2026-01-01T00:00:00Z">
        <w:r>
          <w:delText xml:space="preserve"> </w:delText>
        </w:r>
      </w:del>
      <m:oMath>
        <m:r>
          <m:rPr>
            <m:sty m:val="bi"/>
          </m:rPr>
          <m:t>A</m:t>
        </m:r>
        <m:r>
          <m:rPr>
            <m:sty m:val="bi"/>
          </m:rPr>
          <m:t>G</m:t>
        </m:r>
        <m:r>
          <m:rPr>
            <m:sty m:val="bi"/>
          </m:rPr>
          <m:t>A</m:t>
        </m:r>
        <m:r>
          <m:rPr>
            <m:sty m:val="p"/>
          </m:rPr>
          <m:t>=</m:t>
        </m:r>
        <m:r>
          <m:rPr>
            <m:sty m:val="bi"/>
          </m:rPr>
          <m:t>A</m:t>
        </m:r>
      </m:oMath>
      <w:del w:id="16697" w:author="PR Preview" w:date="2026-01-01T00:00:00Z">
        <w:r>
          <w:delText xml:space="preserve"> </w:delText>
        </w:r>
      </w:del>
      <w:del w:id="16698" w:author="PR Preview" w:date="2026-01-01T00:00:00Z">
        <w:r>
          <w:delText xml:space="preserve">up to rounding error.</w:delText>
        </w:r>
      </w:del>
    </w:p>
    <w:p>
      <w:pPr>
        <w:pStyle w:val="BodyText"/>
      </w:pPr>
      <w:del w:id="16699" w:author="PR Preview" w:date="2026-01-01T00:00:00Z">
        <w:r>
          <w:rPr>
            <w:b/>
            <w:bCs/>
          </w:rPr>
          <w:delText xml:space="preserve">Theorem 98 (A matrix has at most one Moore-Penrose inverse)</w:delText>
        </w:r>
      </w:del>
      <w:del w:id="16700" w:author="PR Preview" w:date="2026-01-01T00:00:00Z">
        <w:r>
          <w:delText xml:space="preserve"> </w:delText>
        </w:r>
      </w:del>
      <w:del w:id="16701" w:author="PR Preview" w:date="2026-01-01T00:00:00Z">
        <w:r>
          <w:delText xml:space="preserve">If</w:delText>
        </w:r>
      </w:del>
      <w:del w:id="16702" w:author="PR Preview" w:date="2026-01-01T00:00:00Z">
        <w:r>
          <w:delText xml:space="preserve"> </w:delText>
        </w:r>
      </w:del>
      <m:oMath>
        <m:sSub>
          <m:e>
            <m:r>
              <m:rPr>
                <m:sty m:val="bi"/>
              </m:rPr>
              <m:t>G</m:t>
            </m:r>
          </m:e>
          <m:sub>
            <m:r>
              <m:t>1</m:t>
            </m:r>
          </m:sub>
        </m:sSub>
      </m:oMath>
      <w:del w:id="16703" w:author="PR Preview" w:date="2026-01-01T00:00:00Z">
        <w:r>
          <w:delText xml:space="preserve"> </w:delText>
        </w:r>
      </w:del>
      <w:del w:id="16704" w:author="PR Preview" w:date="2026-01-01T00:00:00Z">
        <w:r>
          <w:delText xml:space="preserve">and</w:delText>
        </w:r>
      </w:del>
      <w:del w:id="16705" w:author="PR Preview" w:date="2026-01-01T00:00:00Z">
        <w:r>
          <w:delText xml:space="preserve"> </w:delText>
        </w:r>
      </w:del>
      <m:oMath>
        <m:sSub>
          <m:e>
            <m:r>
              <m:rPr>
                <m:sty m:val="bi"/>
              </m:rPr>
              <m:t>G</m:t>
            </m:r>
          </m:e>
          <m:sub>
            <m:r>
              <m:t>2</m:t>
            </m:r>
          </m:sub>
        </m:sSub>
      </m:oMath>
      <w:del w:id="16706" w:author="PR Preview" w:date="2026-01-01T00:00:00Z">
        <w:r>
          <w:delText xml:space="preserve"> </w:delText>
        </w:r>
      </w:del>
      <w:del w:id="16707" w:author="PR Preview" w:date="2026-01-01T00:00:00Z">
        <w:r>
          <w:delText xml:space="preserve">are both Moore-Penrose inverses</w:delText>
        </w:r>
      </w:del>
      <w:del w:id="16708" w:author="PR Preview" w:date="2026-01-01T00:00:00Z">
        <w:r>
          <w:delText xml:space="preserve"> </w:delText>
        </w:r>
      </w:del>
      <w:del w:id="16709" w:author="PR Preview" w:date="2026-01-01T00:00:00Z">
        <w:r>
          <w:delText xml:space="preserve">of an</w:delText>
        </w:r>
      </w:del>
      <w:del w:id="16710" w:author="PR Preview" w:date="2026-01-01T00:00:00Z">
        <w:r>
          <w:delText xml:space="preserve"> </w:delText>
        </w:r>
      </w:del>
      <m:oMath>
        <m:r>
          <m:t>m</m:t>
        </m:r>
        <m:r>
          <m:rPr>
            <m:sty m:val="p"/>
          </m:rPr>
          <m:t>×</m:t>
        </m:r>
        <m:r>
          <m:t>n</m:t>
        </m:r>
      </m:oMath>
      <w:del w:id="16711" w:author="PR Preview" w:date="2026-01-01T00:00:00Z">
        <w:r>
          <w:delText xml:space="preserve"> </w:delText>
        </w:r>
      </w:del>
      <w:del w:id="16712" w:author="PR Preview" w:date="2026-01-01T00:00:00Z">
        <w:r>
          <w:delText xml:space="preserve">matrix</w:delText>
        </w:r>
      </w:del>
      <w:del w:id="16713" w:author="PR Preview" w:date="2026-01-01T00:00:00Z">
        <w:r>
          <w:delText xml:space="preserve"> </w:delText>
        </w:r>
      </w:del>
      <m:oMath>
        <m:r>
          <m:rPr>
            <m:sty m:val="bi"/>
          </m:rPr>
          <m:t>A</m:t>
        </m:r>
      </m:oMath>
      <w:del w:id="16714" w:author="PR Preview" w:date="2026-01-01T00:00:00Z">
        <w:r>
          <w:delText xml:space="preserve"> </w:delText>
        </w:r>
      </w:del>
      <w:del w:id="16715" w:author="PR Preview" w:date="2026-01-01T00:00:00Z">
        <w:r>
          <w:delText xml:space="preserve">(</w:delText>
        </w:r>
      </w:del>
      <w:hyperlink w:anchor="def-moore-penrose">
        <w:del w:id="16716" w:author="PR Preview" w:date="2026-01-01T00:00:00Z">
          <w:r>
            <w:rPr>
              <w:rStyle w:val="Hyperlink"/>
            </w:rPr>
            <w:delText xml:space="preserve">Definition 110</w:delText>
          </w:r>
        </w:del>
      </w:hyperlink>
      <w:del w:id="16717" w:author="PR Preview" w:date="2026-01-01T00:00:00Z">
        <w:r>
          <w:delText xml:space="preserve">),</w:delText>
        </w:r>
      </w:del>
      <w:del w:id="16718" w:author="PR Preview" w:date="2026-01-01T00:00:00Z">
        <w:r>
          <w:delText xml:space="preserve"> </w:delText>
        </w:r>
      </w:del>
      <w:del w:id="16719" w:author="PR Preview" w:date="2026-01-01T00:00:00Z">
        <w:r>
          <w:delText xml:space="preserve">then</w:delText>
        </w:r>
      </w:del>
      <w:del w:id="16720"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16721" w:author="PR Preview" w:date="2026-01-01T00:00:00Z">
        <w:r>
          <w:delText xml:space="preserve">.</w:delText>
        </w:r>
      </w:del>
    </w:p>
    <w:p>
      <w:pPr>
        <w:pStyle w:val="FirstParagraph"/>
      </w:pPr>
      <w:ins w:id="16722" w:author="PR Preview" w:date="2026-01-01T00:00:00Z">
        <w:r>
          <w:t xml:space="preserve">All 4 of 4 conditions hold,</w:t>
        </w:r>
      </w:ins>
      <w:ins w:id="16723" w:author="PR Preview" w:date="2026-01-01T00:00:00Z">
        <w:r>
          <w:t xml:space="preserve"> </w:t>
        </w:r>
      </w:ins>
      <w:ins w:id="16724" w:author="PR Preview" w:date="2026-01-01T00:00:00Z">
        <w:r>
          <w:t xml:space="preserve">so</w:t>
        </w:r>
      </w:ins>
      <w:ins w:id="16725" w:author="PR Preview" w:date="2026-01-01T00:00:00Z">
        <w:r>
          <w:t xml:space="preserve"> </w:t>
        </w:r>
      </w:ins>
      <m:oMath>
        <m:r>
          <m:rPr>
            <m:sty m:val="bi"/>
          </m:rPr>
          <m:t>G</m:t>
        </m:r>
      </m:oMath>
      <w:ins w:id="16726" w:author="PR Preview" w:date="2026-01-01T00:00:00Z">
        <w:r>
          <w:t xml:space="preserve"> </w:t>
        </w:r>
      </w:ins>
      <w:ins w:id="16727" w:author="PR Preview" w:date="2026-01-01T00:00:00Z">
        <w:r>
          <w:t xml:space="preserve">is a Moore-Penrose inverse of</w:t>
        </w:r>
      </w:ins>
      <w:ins w:id="16728" w:author="PR Preview" w:date="2026-01-01T00:00:00Z">
        <w:r>
          <w:t xml:space="preserve"> </w:t>
        </w:r>
      </w:ins>
      <m:oMath>
        <m:r>
          <m:rPr>
            <m:sty m:val="bi"/>
          </m:rPr>
          <m:t>A</m:t>
        </m:r>
      </m:oMath>
      <w:ins w:id="16729" w:author="PR Preview" w:date="2026-01-01T00:00:00Z">
        <w:r>
          <w:t xml:space="preserve">.</w:t>
        </w:r>
      </w:ins>
      <w:ins w:id="16730" w:author="PR Preview" w:date="2026-01-01T00:00:00Z">
        <w:r>
          <w:t xml:space="preserve"> </w:t>
        </w:r>
      </w:ins>
      <w:ins w:id="16731" w:author="PR Preview" w:date="2026-01-01T00:00:00Z">
        <w:r>
          <w:t xml:space="preserve">By</w:t>
        </w:r>
      </w:ins>
      <w:ins w:id="16732" w:author="PR Preview" w:date="2026-01-01T00:00:00Z">
        <w:r>
          <w:t xml:space="preserve"> </w:t>
        </w:r>
      </w:ins>
      <w:hyperlink w:anchor="thm-moore-penrose-generalized-inverse">
        <w:ins w:id="16733" w:author="PR Preview" w:date="2026-01-01T00:00:00Z">
          <w:r>
            <w:rPr>
              <w:rStyle w:val="Hyperlink"/>
            </w:rPr>
            <w:t xml:space="preserve">Theorem 98</w:t>
          </w:r>
        </w:ins>
      </w:hyperlink>
      <w:ins w:id="16734" w:author="PR Preview" w:date="2026-01-01T00:00:00Z">
        <w:r>
          <w:t xml:space="preserve"> </w:t>
        </w:r>
      </w:ins>
      <w:ins w:id="16735" w:author="PR Preview" w:date="2026-01-01T00:00:00Z">
        <w:r>
          <w:t xml:space="preserve">it is also a generalized inverse,</w:t>
        </w:r>
      </w:ins>
      <w:ins w:id="16736" w:author="PR Preview" w:date="2026-01-01T00:00:00Z">
        <w:r>
          <w:t xml:space="preserve"> </w:t>
        </w:r>
      </w:ins>
      <w:ins w:id="16737" w:author="PR Preview" w:date="2026-01-01T00:00:00Z">
        <w:r>
          <w:t xml:space="preserve">which is condition 1:</w:t>
        </w:r>
      </w:ins>
      <w:ins w:id="16738" w:author="PR Preview" w:date="2026-01-01T00:00:00Z">
        <w:r>
          <w:t xml:space="preserve"> </w:t>
        </w:r>
      </w:ins>
      <m:oMath>
        <m:r>
          <m:rPr>
            <m:sty m:val="bi"/>
          </m:rPr>
          <m:t>A</m:t>
        </m:r>
        <m:r>
          <m:rPr>
            <m:sty m:val="bi"/>
          </m:rPr>
          <m:t>G</m:t>
        </m:r>
        <m:r>
          <m:rPr>
            <m:sty m:val="bi"/>
          </m:rPr>
          <m:t>A</m:t>
        </m:r>
        <m:r>
          <m:rPr>
            <m:sty m:val="p"/>
          </m:rPr>
          <m:t>=</m:t>
        </m:r>
        <m:r>
          <m:rPr>
            <m:sty m:val="bi"/>
          </m:rPr>
          <m:t>A</m:t>
        </m:r>
      </m:oMath>
      <w:ins w:id="16739" w:author="PR Preview" w:date="2026-01-01T00:00:00Z">
        <w:r>
          <w:t xml:space="preserve"> </w:t>
        </w:r>
      </w:ins>
      <w:ins w:id="16740" w:author="PR Preview" w:date="2026-01-01T00:00:00Z">
        <w:r>
          <w:t xml:space="preserve">up to rounding error.</w:t>
        </w:r>
      </w:ins>
    </w:p>
    <w:bookmarkEnd w:id="582"/>
    <w:bookmarkStart w:id="583" w:name="thm-moore-penrose-unique"/>
    <w:p>
      <w:pPr>
        <w:pStyle w:val="BodyText"/>
      </w:pPr>
      <w:ins w:id="16741" w:author="PR Preview" w:date="2026-01-01T00:00:00Z">
        <w:r>
          <w:rPr>
            <w:b/>
            <w:bCs/>
          </w:rPr>
          <w:t xml:space="preserve">Theorem 99 (A matrix has at most one Moore-Penrose inverse)</w:t>
        </w:r>
      </w:ins>
      <w:ins w:id="16742" w:author="PR Preview" w:date="2026-01-01T00:00:00Z">
        <w:r>
          <w:t xml:space="preserve"> </w:t>
        </w:r>
      </w:ins>
      <w:ins w:id="16743" w:author="PR Preview" w:date="2026-01-01T00:00:00Z">
        <w:r>
          <w:t xml:space="preserve">If</w:t>
        </w:r>
      </w:ins>
      <w:ins w:id="16744" w:author="PR Preview" w:date="2026-01-01T00:00:00Z">
        <w:r>
          <w:t xml:space="preserve"> </w:t>
        </w:r>
      </w:ins>
      <m:oMath>
        <m:sSub>
          <m:e>
            <m:r>
              <m:rPr>
                <m:sty m:val="bi"/>
              </m:rPr>
              <m:t>G</m:t>
            </m:r>
          </m:e>
          <m:sub>
            <m:r>
              <m:t>1</m:t>
            </m:r>
          </m:sub>
        </m:sSub>
      </m:oMath>
      <w:ins w:id="16745" w:author="PR Preview" w:date="2026-01-01T00:00:00Z">
        <w:r>
          <w:t xml:space="preserve"> </w:t>
        </w:r>
      </w:ins>
      <w:ins w:id="16746" w:author="PR Preview" w:date="2026-01-01T00:00:00Z">
        <w:r>
          <w:t xml:space="preserve">and</w:t>
        </w:r>
      </w:ins>
      <w:ins w:id="16747" w:author="PR Preview" w:date="2026-01-01T00:00:00Z">
        <w:r>
          <w:t xml:space="preserve"> </w:t>
        </w:r>
      </w:ins>
      <m:oMath>
        <m:sSub>
          <m:e>
            <m:r>
              <m:rPr>
                <m:sty m:val="bi"/>
              </m:rPr>
              <m:t>G</m:t>
            </m:r>
          </m:e>
          <m:sub>
            <m:r>
              <m:t>2</m:t>
            </m:r>
          </m:sub>
        </m:sSub>
      </m:oMath>
      <w:ins w:id="16748" w:author="PR Preview" w:date="2026-01-01T00:00:00Z">
        <w:r>
          <w:t xml:space="preserve"> </w:t>
        </w:r>
      </w:ins>
      <w:ins w:id="16749" w:author="PR Preview" w:date="2026-01-01T00:00:00Z">
        <w:r>
          <w:t xml:space="preserve">are both Moore-Penrose inverses</w:t>
        </w:r>
      </w:ins>
      <w:ins w:id="16750" w:author="PR Preview" w:date="2026-01-01T00:00:00Z">
        <w:r>
          <w:t xml:space="preserve"> </w:t>
        </w:r>
      </w:ins>
      <w:ins w:id="16751" w:author="PR Preview" w:date="2026-01-01T00:00:00Z">
        <w:r>
          <w:t xml:space="preserve">of an</w:t>
        </w:r>
      </w:ins>
      <w:ins w:id="16752" w:author="PR Preview" w:date="2026-01-01T00:00:00Z">
        <w:r>
          <w:t xml:space="preserve"> </w:t>
        </w:r>
      </w:ins>
      <m:oMath>
        <m:r>
          <m:t>m</m:t>
        </m:r>
        <m:r>
          <m:rPr>
            <m:sty m:val="p"/>
          </m:rPr>
          <m:t>×</m:t>
        </m:r>
        <m:r>
          <m:t>n</m:t>
        </m:r>
      </m:oMath>
      <w:ins w:id="16753" w:author="PR Preview" w:date="2026-01-01T00:00:00Z">
        <w:r>
          <w:t xml:space="preserve"> </w:t>
        </w:r>
      </w:ins>
      <w:ins w:id="16754" w:author="PR Preview" w:date="2026-01-01T00:00:00Z">
        <w:r>
          <w:t xml:space="preserve">matrix</w:t>
        </w:r>
      </w:ins>
      <w:ins w:id="16755" w:author="PR Preview" w:date="2026-01-01T00:00:00Z">
        <w:r>
          <w:t xml:space="preserve"> </w:t>
        </w:r>
      </w:ins>
      <m:oMath>
        <m:r>
          <m:rPr>
            <m:sty m:val="bi"/>
          </m:rPr>
          <m:t>A</m:t>
        </m:r>
      </m:oMath>
      <w:ins w:id="16756" w:author="PR Preview" w:date="2026-01-01T00:00:00Z">
        <w:r>
          <w:t xml:space="preserve"> </w:t>
        </w:r>
      </w:ins>
      <w:ins w:id="16757" w:author="PR Preview" w:date="2026-01-01T00:00:00Z">
        <w:r>
          <w:t xml:space="preserve">(</w:t>
        </w:r>
      </w:ins>
      <w:hyperlink w:anchor="def-moore-penrose">
        <w:ins w:id="16758" w:author="PR Preview" w:date="2026-01-01T00:00:00Z">
          <w:r>
            <w:rPr>
              <w:rStyle w:val="Hyperlink"/>
            </w:rPr>
            <w:t xml:space="preserve">Definition 110</w:t>
          </w:r>
        </w:ins>
      </w:hyperlink>
      <w:ins w:id="16759" w:author="PR Preview" w:date="2026-01-01T00:00:00Z">
        <w:r>
          <w:t xml:space="preserve">),</w:t>
        </w:r>
      </w:ins>
      <w:ins w:id="16760" w:author="PR Preview" w:date="2026-01-01T00:00:00Z">
        <w:r>
          <w:t xml:space="preserve"> </w:t>
        </w:r>
      </w:ins>
      <w:ins w:id="16761" w:author="PR Preview" w:date="2026-01-01T00:00:00Z">
        <w:r>
          <w:t xml:space="preserve">then</w:t>
        </w:r>
      </w:ins>
      <w:ins w:id="16762" w:author="PR Preview" w:date="2026-01-01T00:00:00Z">
        <w:r>
          <w:t xml:space="preserve"> </w:t>
        </w:r>
      </w:ins>
      <m:oMath>
        <m:sSub>
          <m:e>
            <m:r>
              <m:rPr>
                <m:sty m:val="bi"/>
              </m:rPr>
              <m:t>G</m:t>
            </m:r>
          </m:e>
          <m:sub>
            <m:r>
              <m:t>1</m:t>
            </m:r>
          </m:sub>
        </m:sSub>
        <m:r>
          <m:rPr>
            <m:sty m:val="p"/>
          </m:rPr>
          <m:t>=</m:t>
        </m:r>
        <m:sSub>
          <m:e>
            <m:r>
              <m:rPr>
                <m:sty m:val="bi"/>
              </m:rPr>
              <m:t>G</m:t>
            </m:r>
          </m:e>
          <m:sub>
            <m:r>
              <m:t>2</m:t>
            </m:r>
          </m:sub>
        </m:sSub>
      </m:oMath>
      <w:ins w:id="16763" w:author="PR Preview" w:date="2026-01-01T00:00:00Z">
        <w:r>
          <w:t xml:space="preserve">.</w:t>
        </w:r>
      </w:ins>
    </w:p>
    <w:bookmarkEnd w:id="583"/>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4" w:name="exm-moore-penrose-unique"/>
    <w:p>
      <w:pPr>
        <w:pStyle w:val="FirstParagraph"/>
      </w:pPr>
      <w:del w:id="16764" w:author="PR Preview" w:date="2026-01-01T00:00:00Z">
        <w:r>
          <w:rPr>
            <w:b/>
            <w:bCs/>
          </w:rPr>
          <w:delText xml:space="preserve">Example 177 (Only one of the many generalized inverses qualifies)</w:delText>
        </w:r>
      </w:del>
      <w:del w:id="16765" w:author="PR Preview" w:date="2026-01-01T00:00:00Z">
        <w:r>
          <w:delText xml:space="preserve"> </w:delText>
        </w:r>
      </w:del>
      <w:del w:id="16766" w:author="PR Preview" w:date="2026-01-01T00:00:00Z">
        <w:r>
          <w:delText xml:space="preserve">The matrix</w:delText>
        </w:r>
      </w:del>
      <w:del w:id="167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768" w:author="PR Preview" w:date="2026-01-01T00:00:00Z">
        <w:r>
          <w:delText xml:space="preserve"> </w:delText>
        </w:r>
      </w:del>
      <w:del w:id="16769" w:author="PR Preview" w:date="2026-01-01T00:00:00Z">
        <w:r>
          <w:delText xml:space="preserve">has infinitely many generalized inverses</w:delText>
        </w:r>
      </w:del>
      <w:del w:id="1677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16771" w:author="PR Preview" w:date="2026-01-01T00:00:00Z">
        <w:r>
          <w:delText xml:space="preserve"> </w:delText>
        </w:r>
      </w:del>
      <w:del w:id="16772" w:author="PR Preview" w:date="2026-01-01T00:00:00Z">
        <w:r>
          <w:delText xml:space="preserve">(</w:delText>
        </w:r>
      </w:del>
      <w:hyperlink w:anchor="exm-generalized-inverse">
        <w:del w:id="16773" w:author="PR Preview" w:date="2026-01-01T00:00:00Z">
          <w:r>
            <w:rPr>
              <w:rStyle w:val="Hyperlink"/>
            </w:rPr>
            <w:delText xml:space="preserve">Example 172</w:delText>
          </w:r>
        </w:del>
      </w:hyperlink>
      <w:del w:id="16774" w:author="PR Preview" w:date="2026-01-01T00:00:00Z">
        <w:r>
          <w:delText xml:space="preserve">),</w:delText>
        </w:r>
      </w:del>
      <w:del w:id="16775" w:author="PR Preview" w:date="2026-01-01T00:00:00Z">
        <w:r>
          <w:delText xml:space="preserve"> </w:delText>
        </w:r>
      </w:del>
      <w:del w:id="16776" w:author="PR Preview" w:date="2026-01-01T00:00:00Z">
        <w:r>
          <w:delText xml:space="preserve">and</w:delText>
        </w:r>
      </w:del>
      <w:del w:id="1677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6778" w:author="PR Preview" w:date="2026-01-01T00:00:00Z">
        <w:r>
          <w:delText xml:space="preserve"> </w:delText>
        </w:r>
      </w:del>
      <w:del w:id="16779" w:author="PR Preview" w:date="2026-01-01T00:00:00Z">
        <w:r>
          <w:delText xml:space="preserve">is a Moore-Penrose inverse (</w:delText>
        </w:r>
      </w:del>
      <w:hyperlink w:anchor="exm-moore-penrose">
        <w:del w:id="16780" w:author="PR Preview" w:date="2026-01-01T00:00:00Z">
          <w:r>
            <w:rPr>
              <w:rStyle w:val="Hyperlink"/>
            </w:rPr>
            <w:delText xml:space="preserve">Example 175</w:delText>
          </w:r>
        </w:del>
      </w:hyperlink>
      <w:del w:id="16781" w:author="PR Preview" w:date="2026-01-01T00:00:00Z">
        <w:r>
          <w:delText xml:space="preserve">).</w:delText>
        </w:r>
      </w:del>
      <w:del w:id="16782" w:author="PR Preview" w:date="2026-01-01T00:00:00Z">
        <w:r>
          <w:delText xml:space="preserve"> </w:delText>
        </w:r>
      </w:del>
      <w:del w:id="16783" w:author="PR Preview" w:date="2026-01-01T00:00:00Z">
        <w:r>
          <w:delText xml:space="preserve">By</w:delText>
        </w:r>
      </w:del>
      <w:del w:id="16784" w:author="PR Preview" w:date="2026-01-01T00:00:00Z">
        <w:r>
          <w:delText xml:space="preserve"> </w:delText>
        </w:r>
      </w:del>
      <w:hyperlink w:anchor="thm-moore-penrose-unique">
        <w:del w:id="16785" w:author="PR Preview" w:date="2026-01-01T00:00:00Z">
          <w:r>
            <w:rPr>
              <w:rStyle w:val="Hyperlink"/>
            </w:rPr>
            <w:delText xml:space="preserve">Theorem 98</w:delText>
          </w:r>
        </w:del>
      </w:hyperlink>
      <w:del w:id="16786" w:author="PR Preview" w:date="2026-01-01T00:00:00Z">
        <w:r>
          <w:delText xml:space="preserve"> </w:delText>
        </w:r>
      </w:del>
      <w:del w:id="16787" w:author="PR Preview" w:date="2026-01-01T00:00:00Z">
        <w:r>
          <w:delText xml:space="preserve">it is the only one,</w:delText>
        </w:r>
      </w:del>
      <w:del w:id="16788" w:author="PR Preview" w:date="2026-01-01T00:00:00Z">
        <w:r>
          <w:delText xml:space="preserve"> </w:delText>
        </w:r>
      </w:del>
      <w:del w:id="16789" w:author="PR Preview" w:date="2026-01-01T00:00:00Z">
        <w:r>
          <w:delText xml:space="preserve">so every other choice of</w:delText>
        </w:r>
      </w:del>
      <w:del w:id="16790"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16791" w:author="PR Preview" w:date="2026-01-01T00:00:00Z">
        <w:r>
          <w:delText xml:space="preserve"> </w:delText>
        </w:r>
      </w:del>
      <w:del w:id="16792" w:author="PR Preview" w:date="2026-01-01T00:00:00Z">
        <w:r>
          <w:delText xml:space="preserve">breaks condition 2, 3 or 4.</w:delText>
        </w:r>
      </w:del>
      <w:del w:id="16793" w:author="PR Preview" w:date="2026-01-01T00:00:00Z">
        <w:r>
          <w:delText xml:space="preserve"> </w:delText>
        </w:r>
      </w:del>
      <w:del w:id="16794" w:author="PR Preview" w:date="2026-01-01T00:00:00Z">
        <w:r>
          <w:delText xml:space="preserve">For instance,</w:delText>
        </w:r>
      </w:del>
      <w:del w:id="16795" w:author="PR Preview" w:date="2026-01-01T00:00:00Z">
        <w:r>
          <w:delText xml:space="preserve"> </w:delText>
        </w:r>
      </w:del>
      <m:oMath>
        <m:sSub>
          <m:e>
            <m:r>
              <m:t>g</m:t>
            </m:r>
          </m:e>
          <m:sub>
            <m:r>
              <m:t>21</m:t>
            </m:r>
          </m:sub>
        </m:sSub>
        <m:r>
          <m:rPr>
            <m:sty m:val="p"/>
          </m:rPr>
          <m:t>=</m:t>
        </m:r>
        <m:r>
          <m:t>1</m:t>
        </m:r>
      </m:oMath>
      <w:del w:id="16796" w:author="PR Preview" w:date="2026-01-01T00:00:00Z">
        <w:r>
          <w:delText xml:space="preserve"> </w:delText>
        </w:r>
      </w:del>
      <w:del w:id="16797" w:author="PR Preview" w:date="2026-01-01T00:00:00Z">
        <w:r>
          <w:delText xml:space="preserve">(the rest</w:delText>
        </w:r>
      </w:del>
      <w:del w:id="16798" w:author="PR Preview" w:date="2026-01-01T00:00:00Z">
        <w:r>
          <w:delText xml:space="preserve"> </w:delText>
        </w:r>
      </w:del>
      <m:oMath>
        <m:r>
          <m:t>0</m:t>
        </m:r>
      </m:oMath>
      <w:del w:id="16799" w:author="PR Preview" w:date="2026-01-01T00:00:00Z">
        <w:r>
          <w:delText xml:space="preserve">) gives</w:delText>
        </w:r>
      </w:del>
      <w:del w:id="16800"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16801" w:author="PR Preview" w:date="2026-01-01T00:00:00Z">
        <w:r>
          <w:delText xml:space="preserve">, which is not symmetric.</w:delText>
        </w:r>
      </w:del>
    </w:p>
    <w:p>
      <w:pPr>
        <w:pStyle w:val="BodyText"/>
      </w:pPr>
      <w:del w:id="16802" w:author="PR Preview" w:date="2026-01-01T00:00:00Z">
        <w:r>
          <w:rPr>
            <w:b/>
            <w:bCs/>
          </w:rPr>
          <w:delText xml:space="preserve">Theorem 99 (Every matrix has a Moore-Penrose inverse)</w:delText>
        </w:r>
      </w:del>
      <w:del w:id="16803" w:author="PR Preview" w:date="2026-01-01T00:00:00Z">
        <w:r>
          <w:delText xml:space="preserve"> </w:delText>
        </w:r>
      </w:del>
      <w:del w:id="16804" w:author="PR Preview" w:date="2026-01-01T00:00:00Z">
        <w:r>
          <w:delText xml:space="preserve">Every</w:delText>
        </w:r>
      </w:del>
      <w:del w:id="16805" w:author="PR Preview" w:date="2026-01-01T00:00:00Z">
        <w:r>
          <w:delText xml:space="preserve"> </w:delText>
        </w:r>
      </w:del>
      <m:oMath>
        <m:r>
          <m:t>m</m:t>
        </m:r>
        <m:r>
          <m:rPr>
            <m:sty m:val="p"/>
          </m:rPr>
          <m:t>×</m:t>
        </m:r>
        <m:r>
          <m:t>n</m:t>
        </m:r>
      </m:oMath>
      <w:del w:id="16806" w:author="PR Preview" w:date="2026-01-01T00:00:00Z">
        <w:r>
          <w:delText xml:space="preserve"> </w:delText>
        </w:r>
      </w:del>
      <w:del w:id="16807" w:author="PR Preview" w:date="2026-01-01T00:00:00Z">
        <w:r>
          <w:delText xml:space="preserve">matrix</w:delText>
        </w:r>
      </w:del>
      <w:del w:id="16808" w:author="PR Preview" w:date="2026-01-01T00:00:00Z">
        <w:r>
          <w:delText xml:space="preserve"> </w:delText>
        </w:r>
      </w:del>
      <m:oMath>
        <m:r>
          <m:rPr>
            <m:sty m:val="bi"/>
          </m:rPr>
          <m:t>A</m:t>
        </m:r>
      </m:oMath>
      <w:del w:id="16809" w:author="PR Preview" w:date="2026-01-01T00:00:00Z">
        <w:r>
          <w:delText xml:space="preserve"> </w:delText>
        </w:r>
      </w:del>
      <w:del w:id="16810" w:author="PR Preview" w:date="2026-01-01T00:00:00Z">
        <w:r>
          <w:delText xml:space="preserve">has a Moore-Penrose inverse (</w:delText>
        </w:r>
      </w:del>
      <w:hyperlink w:anchor="def-moore-penrose">
        <w:del w:id="16811" w:author="PR Preview" w:date="2026-01-01T00:00:00Z">
          <w:r>
            <w:rPr>
              <w:rStyle w:val="Hyperlink"/>
            </w:rPr>
            <w:delText xml:space="preserve">Definition 110</w:delText>
          </w:r>
        </w:del>
      </w:hyperlink>
      <w:del w:id="16812" w:author="PR Preview" w:date="2026-01-01T00:00:00Z">
        <w:r>
          <w:delText xml:space="preserve">),</w:delText>
        </w:r>
      </w:del>
      <w:del w:id="16813" w:author="PR Preview" w:date="2026-01-01T00:00:00Z">
        <w:r>
          <w:delText xml:space="preserve"> </w:delText>
        </w:r>
      </w:del>
      <w:del w:id="16814" w:author="PR Preview" w:date="2026-01-01T00:00:00Z">
        <w:r>
          <w:delText xml:space="preserve">written</w:delText>
        </w:r>
      </w:del>
      <w:del w:id="16815" w:author="PR Preview" w:date="2026-01-01T00:00:00Z">
        <w:r>
          <w:delText xml:space="preserve"> </w:delText>
        </w:r>
      </w:del>
      <m:oMath>
        <m:sSup>
          <m:e>
            <m:r>
              <m:rPr>
                <m:sty m:val="bi"/>
              </m:rPr>
              <m:t>A</m:t>
            </m:r>
          </m:e>
          <m:sup>
            <m:r>
              <m:rPr>
                <m:sty m:val="p"/>
              </m:rPr>
              <m:t>+</m:t>
            </m:r>
          </m:sup>
        </m:sSup>
      </m:oMath>
      <w:del w:id="16816" w:author="PR Preview" w:date="2026-01-01T00:00:00Z">
        <w:r>
          <w:delText xml:space="preserve">; it is unique by</w:delText>
        </w:r>
      </w:del>
      <w:del w:id="16817" w:author="PR Preview" w:date="2026-01-01T00:00:00Z">
        <w:r>
          <w:delText xml:space="preserve"> </w:delText>
        </w:r>
      </w:del>
      <w:hyperlink w:anchor="thm-moore-penrose-unique">
        <w:del w:id="16818" w:author="PR Preview" w:date="2026-01-01T00:00:00Z">
          <w:r>
            <w:rPr>
              <w:rStyle w:val="Hyperlink"/>
            </w:rPr>
            <w:delText xml:space="preserve">Theorem 98</w:delText>
          </w:r>
        </w:del>
      </w:hyperlink>
      <w:del w:id="16819" w:author="PR Preview" w:date="2026-01-01T00:00:00Z">
        <w:r>
          <w:delText xml:space="preserve">.</w:delText>
        </w:r>
      </w:del>
    </w:p>
    <w:p>
      <w:pPr>
        <w:pStyle w:val="FirstParagraph"/>
      </w:pPr>
      <w:ins w:id="16820" w:author="PR Preview" w:date="2026-01-01T00:00:00Z">
        <w:r>
          <w:rPr>
            <w:b/>
            <w:bCs/>
          </w:rPr>
          <w:t xml:space="preserve">Example 179 (Only one of the many generalized inverses qualifies)</w:t>
        </w:r>
      </w:ins>
      <w:ins w:id="16821" w:author="PR Preview" w:date="2026-01-01T00:00:00Z">
        <w:r>
          <w:t xml:space="preserve"> </w:t>
        </w:r>
      </w:ins>
      <w:ins w:id="16822" w:author="PR Preview" w:date="2026-01-01T00:00:00Z">
        <w:r>
          <w:t xml:space="preserve">The matrix</w:t>
        </w:r>
      </w:ins>
      <w:ins w:id="1682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824" w:author="PR Preview" w:date="2026-01-01T00:00:00Z">
        <w:r>
          <w:t xml:space="preserve"> </w:t>
        </w:r>
      </w:ins>
      <w:ins w:id="16825" w:author="PR Preview" w:date="2026-01-01T00:00:00Z">
        <w:r>
          <w:t xml:space="preserve">has infinitely many generalized inverses</w:t>
        </w:r>
      </w:ins>
      <w:ins w:id="1682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16827" w:author="PR Preview" w:date="2026-01-01T00:00:00Z">
        <w:r>
          <w:t xml:space="preserve"> </w:t>
        </w:r>
      </w:ins>
      <w:ins w:id="16828" w:author="PR Preview" w:date="2026-01-01T00:00:00Z">
        <w:r>
          <w:t xml:space="preserve">(</w:t>
        </w:r>
      </w:ins>
      <w:hyperlink w:anchor="exm-generalized-inverse">
        <w:ins w:id="16829" w:author="PR Preview" w:date="2026-01-01T00:00:00Z">
          <w:r>
            <w:rPr>
              <w:rStyle w:val="Hyperlink"/>
            </w:rPr>
            <w:t xml:space="preserve">Example 174</w:t>
          </w:r>
        </w:ins>
      </w:hyperlink>
      <w:ins w:id="16830" w:author="PR Preview" w:date="2026-01-01T00:00:00Z">
        <w:r>
          <w:t xml:space="preserve">),</w:t>
        </w:r>
      </w:ins>
      <w:ins w:id="16831" w:author="PR Preview" w:date="2026-01-01T00:00:00Z">
        <w:r>
          <w:t xml:space="preserve"> </w:t>
        </w:r>
      </w:ins>
      <w:ins w:id="16832" w:author="PR Preview" w:date="2026-01-01T00:00:00Z">
        <w:r>
          <w:t xml:space="preserve">and</w:t>
        </w:r>
      </w:ins>
      <w:ins w:id="16833"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6834" w:author="PR Preview" w:date="2026-01-01T00:00:00Z">
        <w:r>
          <w:t xml:space="preserve"> </w:t>
        </w:r>
      </w:ins>
      <w:ins w:id="16835" w:author="PR Preview" w:date="2026-01-01T00:00:00Z">
        <w:r>
          <w:t xml:space="preserve">is a Moore-Penrose inverse (</w:t>
        </w:r>
      </w:ins>
      <w:hyperlink w:anchor="exm-moore-penrose">
        <w:ins w:id="16836" w:author="PR Preview" w:date="2026-01-01T00:00:00Z">
          <w:r>
            <w:rPr>
              <w:rStyle w:val="Hyperlink"/>
            </w:rPr>
            <w:t xml:space="preserve">Example 177</w:t>
          </w:r>
        </w:ins>
      </w:hyperlink>
      <w:ins w:id="16837" w:author="PR Preview" w:date="2026-01-01T00:00:00Z">
        <w:r>
          <w:t xml:space="preserve">).</w:t>
        </w:r>
      </w:ins>
      <w:ins w:id="16838" w:author="PR Preview" w:date="2026-01-01T00:00:00Z">
        <w:r>
          <w:t xml:space="preserve"> </w:t>
        </w:r>
      </w:ins>
      <w:ins w:id="16839" w:author="PR Preview" w:date="2026-01-01T00:00:00Z">
        <w:r>
          <w:t xml:space="preserve">By</w:t>
        </w:r>
      </w:ins>
      <w:ins w:id="16840" w:author="PR Preview" w:date="2026-01-01T00:00:00Z">
        <w:r>
          <w:t xml:space="preserve"> </w:t>
        </w:r>
      </w:ins>
      <w:hyperlink w:anchor="thm-moore-penrose-unique">
        <w:ins w:id="16841" w:author="PR Preview" w:date="2026-01-01T00:00:00Z">
          <w:r>
            <w:rPr>
              <w:rStyle w:val="Hyperlink"/>
            </w:rPr>
            <w:t xml:space="preserve">Theorem 99</w:t>
          </w:r>
        </w:ins>
      </w:hyperlink>
      <w:ins w:id="16842" w:author="PR Preview" w:date="2026-01-01T00:00:00Z">
        <w:r>
          <w:t xml:space="preserve"> </w:t>
        </w:r>
      </w:ins>
      <w:ins w:id="16843" w:author="PR Preview" w:date="2026-01-01T00:00:00Z">
        <w:r>
          <w:t xml:space="preserve">it is the only one,</w:t>
        </w:r>
      </w:ins>
      <w:ins w:id="16844" w:author="PR Preview" w:date="2026-01-01T00:00:00Z">
        <w:r>
          <w:t xml:space="preserve"> </w:t>
        </w:r>
      </w:ins>
      <w:ins w:id="16845" w:author="PR Preview" w:date="2026-01-01T00:00:00Z">
        <w:r>
          <w:t xml:space="preserve">so every other choice of</w:t>
        </w:r>
      </w:ins>
      <w:ins w:id="16846"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16847" w:author="PR Preview" w:date="2026-01-01T00:00:00Z">
        <w:r>
          <w:t xml:space="preserve"> </w:t>
        </w:r>
      </w:ins>
      <w:ins w:id="16848" w:author="PR Preview" w:date="2026-01-01T00:00:00Z">
        <w:r>
          <w:t xml:space="preserve">breaks condition 2, 3 or 4.</w:t>
        </w:r>
      </w:ins>
      <w:ins w:id="16849" w:author="PR Preview" w:date="2026-01-01T00:00:00Z">
        <w:r>
          <w:t xml:space="preserve"> </w:t>
        </w:r>
      </w:ins>
      <w:ins w:id="16850" w:author="PR Preview" w:date="2026-01-01T00:00:00Z">
        <w:r>
          <w:t xml:space="preserve">For instance,</w:t>
        </w:r>
      </w:ins>
      <w:ins w:id="16851" w:author="PR Preview" w:date="2026-01-01T00:00:00Z">
        <w:r>
          <w:t xml:space="preserve"> </w:t>
        </w:r>
      </w:ins>
      <m:oMath>
        <m:sSub>
          <m:e>
            <m:r>
              <m:t>g</m:t>
            </m:r>
          </m:e>
          <m:sub>
            <m:r>
              <m:t>21</m:t>
            </m:r>
          </m:sub>
        </m:sSub>
        <m:r>
          <m:rPr>
            <m:sty m:val="p"/>
          </m:rPr>
          <m:t>=</m:t>
        </m:r>
        <m:r>
          <m:t>1</m:t>
        </m:r>
      </m:oMath>
      <w:ins w:id="16852" w:author="PR Preview" w:date="2026-01-01T00:00:00Z">
        <w:r>
          <w:t xml:space="preserve"> </w:t>
        </w:r>
      </w:ins>
      <w:ins w:id="16853" w:author="PR Preview" w:date="2026-01-01T00:00:00Z">
        <w:r>
          <w:t xml:space="preserve">(the rest</w:t>
        </w:r>
      </w:ins>
      <w:ins w:id="16854" w:author="PR Preview" w:date="2026-01-01T00:00:00Z">
        <w:r>
          <w:t xml:space="preserve"> </w:t>
        </w:r>
      </w:ins>
      <m:oMath>
        <m:r>
          <m:t>0</m:t>
        </m:r>
      </m:oMath>
      <w:ins w:id="16855" w:author="PR Preview" w:date="2026-01-01T00:00:00Z">
        <w:r>
          <w:t xml:space="preserve">) gives</w:t>
        </w:r>
      </w:ins>
      <w:ins w:id="16856"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16857" w:author="PR Preview" w:date="2026-01-01T00:00:00Z">
        <w:r>
          <w:t xml:space="preserve">, which is not symmetric.</w:t>
        </w:r>
      </w:ins>
    </w:p>
    <w:bookmarkEnd w:id="584"/>
    <w:bookmarkStart w:id="585" w:name="thm-moore-penrose-exists"/>
    <w:p>
      <w:pPr>
        <w:pStyle w:val="BodyText"/>
      </w:pPr>
      <w:ins w:id="16858" w:author="PR Preview" w:date="2026-01-01T00:00:00Z">
        <w:r>
          <w:rPr>
            <w:b/>
            <w:bCs/>
          </w:rPr>
          <w:t xml:space="preserve">Theorem 100 (Every matrix has a Moore-Penrose inverse)</w:t>
        </w:r>
      </w:ins>
      <w:ins w:id="16859" w:author="PR Preview" w:date="2026-01-01T00:00:00Z">
        <w:r>
          <w:t xml:space="preserve"> </w:t>
        </w:r>
      </w:ins>
      <w:ins w:id="16860" w:author="PR Preview" w:date="2026-01-01T00:00:00Z">
        <w:r>
          <w:t xml:space="preserve">Every</w:t>
        </w:r>
      </w:ins>
      <w:ins w:id="16861" w:author="PR Preview" w:date="2026-01-01T00:00:00Z">
        <w:r>
          <w:t xml:space="preserve"> </w:t>
        </w:r>
      </w:ins>
      <m:oMath>
        <m:r>
          <m:t>m</m:t>
        </m:r>
        <m:r>
          <m:rPr>
            <m:sty m:val="p"/>
          </m:rPr>
          <m:t>×</m:t>
        </m:r>
        <m:r>
          <m:t>n</m:t>
        </m:r>
      </m:oMath>
      <w:ins w:id="16862" w:author="PR Preview" w:date="2026-01-01T00:00:00Z">
        <w:r>
          <w:t xml:space="preserve"> </w:t>
        </w:r>
      </w:ins>
      <w:ins w:id="16863" w:author="PR Preview" w:date="2026-01-01T00:00:00Z">
        <w:r>
          <w:t xml:space="preserve">matrix</w:t>
        </w:r>
      </w:ins>
      <w:ins w:id="16864" w:author="PR Preview" w:date="2026-01-01T00:00:00Z">
        <w:r>
          <w:t xml:space="preserve"> </w:t>
        </w:r>
      </w:ins>
      <m:oMath>
        <m:r>
          <m:rPr>
            <m:sty m:val="bi"/>
          </m:rPr>
          <m:t>A</m:t>
        </m:r>
      </m:oMath>
      <w:ins w:id="16865" w:author="PR Preview" w:date="2026-01-01T00:00:00Z">
        <w:r>
          <w:t xml:space="preserve"> </w:t>
        </w:r>
      </w:ins>
      <w:ins w:id="16866" w:author="PR Preview" w:date="2026-01-01T00:00:00Z">
        <w:r>
          <w:t xml:space="preserve">has a Moore-Penrose inverse (</w:t>
        </w:r>
      </w:ins>
      <w:hyperlink w:anchor="def-moore-penrose">
        <w:ins w:id="16867" w:author="PR Preview" w:date="2026-01-01T00:00:00Z">
          <w:r>
            <w:rPr>
              <w:rStyle w:val="Hyperlink"/>
            </w:rPr>
            <w:t xml:space="preserve">Definition 110</w:t>
          </w:r>
        </w:ins>
      </w:hyperlink>
      <w:ins w:id="16868" w:author="PR Preview" w:date="2026-01-01T00:00:00Z">
        <w:r>
          <w:t xml:space="preserve">),</w:t>
        </w:r>
      </w:ins>
      <w:ins w:id="16869" w:author="PR Preview" w:date="2026-01-01T00:00:00Z">
        <w:r>
          <w:t xml:space="preserve"> </w:t>
        </w:r>
      </w:ins>
      <w:ins w:id="16870" w:author="PR Preview" w:date="2026-01-01T00:00:00Z">
        <w:r>
          <w:t xml:space="preserve">written</w:t>
        </w:r>
      </w:ins>
      <w:ins w:id="16871" w:author="PR Preview" w:date="2026-01-01T00:00:00Z">
        <w:r>
          <w:t xml:space="preserve"> </w:t>
        </w:r>
      </w:ins>
      <m:oMath>
        <m:sSup>
          <m:e>
            <m:r>
              <m:rPr>
                <m:sty m:val="bi"/>
              </m:rPr>
              <m:t>A</m:t>
            </m:r>
          </m:e>
          <m:sup>
            <m:r>
              <m:rPr>
                <m:sty m:val="p"/>
              </m:rPr>
              <m:t>+</m:t>
            </m:r>
          </m:sup>
        </m:sSup>
      </m:oMath>
      <w:ins w:id="16872" w:author="PR Preview" w:date="2026-01-01T00:00:00Z">
        <w:r>
          <w:t xml:space="preserve">; it is unique by</w:t>
        </w:r>
      </w:ins>
      <w:ins w:id="16873" w:author="PR Preview" w:date="2026-01-01T00:00:00Z">
        <w:r>
          <w:t xml:space="preserve"> </w:t>
        </w:r>
      </w:ins>
      <w:hyperlink w:anchor="thm-moore-penrose-unique">
        <w:ins w:id="16874" w:author="PR Preview" w:date="2026-01-01T00:00:00Z">
          <w:r>
            <w:rPr>
              <w:rStyle w:val="Hyperlink"/>
            </w:rPr>
            <w:t xml:space="preserve">Theorem 99</w:t>
          </w:r>
        </w:ins>
      </w:hyperlink>
      <w:ins w:id="16875" w:author="PR Preview" w:date="2026-01-01T00:00:00Z">
        <w:r>
          <w:t xml:space="preserve">.</w:t>
        </w:r>
      </w:ins>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5"/>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16876" w:author="PR Preview" w:date="2026-01-01T00:00:00Z">
        <w:r>
          <w:rPr>
            <w:b/>
            <w:bCs/>
          </w:rPr>
          <w:delText xml:space="preserve">The two inverses exist.</w:delText>
        </w:r>
      </w:del>
      <w:del w:id="16877" w:author="PR Preview" w:date="2026-01-01T00:00:00Z">
        <w:r>
          <w:delText xml:space="preserve"> </w:delText>
        </w:r>
      </w:del>
      <w:del w:id="16878" w:author="PR Preview" w:date="2026-01-01T00:00:00Z">
        <w:r>
          <w:delText xml:space="preserve">Now suppose</w:delText>
        </w:r>
      </w:del>
      <w:del w:id="16879"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6880" w:author="PR Preview" w:date="2026-01-01T00:00:00Z">
        <w:r>
          <w:delText xml:space="preserve">.</w:delText>
        </w:r>
      </w:del>
      <w:del w:id="16881" w:author="PR Preview" w:date="2026-01-01T00:00:00Z">
        <w:r>
          <w:delText xml:space="preserve"> </w:delText>
        </w:r>
      </w:del>
      <w:del w:id="16882" w:author="PR Preview" w:date="2026-01-01T00:00:00Z">
        <w:r>
          <w:delText xml:space="preserve">A rank factorization exists (</w:delText>
        </w:r>
      </w:del>
      <w:hyperlink w:anchor="thm-rank-factorization">
        <w:del w:id="16883" w:author="PR Preview" w:date="2026-01-01T00:00:00Z">
          <w:r>
            <w:rPr>
              <w:rStyle w:val="Hyperlink"/>
            </w:rPr>
            <w:delText xml:space="preserve">Theorem 45</w:delText>
          </w:r>
        </w:del>
      </w:hyperlink>
      <w:del w:id="16884" w:author="PR Preview" w:date="2026-01-01T00:00:00Z">
        <w:r>
          <w:delText xml:space="preserve">).</w:delText>
        </w:r>
      </w:del>
      <w:del w:id="16885" w:author="PR Preview" w:date="2026-01-01T00:00:00Z">
        <w:r>
          <w:delText xml:space="preserve"> </w:delText>
        </w:r>
      </w:del>
      <m:oMath>
        <m:r>
          <m:rPr>
            <m:sty m:val="bi"/>
          </m:rPr>
          <m:t>C</m:t>
        </m:r>
      </m:oMath>
      <w:del w:id="16886" w:author="PR Preview" w:date="2026-01-01T00:00:00Z">
        <w:r>
          <w:delText xml:space="preserve"> </w:delText>
        </w:r>
      </w:del>
      <w:del w:id="16887" w:author="PR Preview" w:date="2026-01-01T00:00:00Z">
        <w:r>
          <w:delText xml:space="preserve">is</w:delText>
        </w:r>
      </w:del>
      <w:del w:id="16888" w:author="PR Preview" w:date="2026-01-01T00:00:00Z">
        <w:r>
          <w:delText xml:space="preserve"> </w:delText>
        </w:r>
      </w:del>
      <m:oMath>
        <m:r>
          <m:t>m</m:t>
        </m:r>
        <m:r>
          <m:rPr>
            <m:sty m:val="p"/>
          </m:rPr>
          <m:t>×</m:t>
        </m:r>
        <m:r>
          <m:t>r</m:t>
        </m:r>
      </m:oMath>
      <w:del w:id="16889" w:author="PR Preview" w:date="2026-01-01T00:00:00Z">
        <w:r>
          <w:delText xml:space="preserve"> </w:delText>
        </w:r>
      </w:del>
      <w:del w:id="16890" w:author="PR Preview" w:date="2026-01-01T00:00:00Z">
        <w:r>
          <w:delText xml:space="preserve">and</w:delText>
        </w:r>
      </w:del>
      <w:del w:id="16891" w:author="PR Preview" w:date="2026-01-01T00:00:00Z">
        <w:r>
          <w:delText xml:space="preserve"> </w:delText>
        </w:r>
      </w:del>
      <m:oMath>
        <m:r>
          <m:rPr>
            <m:sty m:val="bi"/>
          </m:rPr>
          <m:t>R</m:t>
        </m:r>
      </m:oMath>
      <w:del w:id="16892" w:author="PR Preview" w:date="2026-01-01T00:00:00Z">
        <w:r>
          <w:delText xml:space="preserve"> </w:delText>
        </w:r>
      </w:del>
      <w:del w:id="16893" w:author="PR Preview" w:date="2026-01-01T00:00:00Z">
        <w:r>
          <w:delText xml:space="preserve">is</w:delText>
        </w:r>
      </w:del>
      <w:del w:id="16894" w:author="PR Preview" w:date="2026-01-01T00:00:00Z">
        <w:r>
          <w:delText xml:space="preserve"> </w:delText>
        </w:r>
      </w:del>
      <m:oMath>
        <m:r>
          <m:t>r</m:t>
        </m:r>
        <m:r>
          <m:rPr>
            <m:sty m:val="p"/>
          </m:rPr>
          <m:t>×</m:t>
        </m:r>
        <m:r>
          <m:t>n</m:t>
        </m:r>
      </m:oMath>
      <w:del w:id="16895" w:author="PR Preview" w:date="2026-01-01T00:00:00Z">
        <w:r>
          <w:delText xml:space="preserve">.</w:delText>
        </w:r>
      </w:del>
      <w:del w:id="16896" w:author="PR Preview" w:date="2026-01-01T00:00:00Z">
        <w:r>
          <w:delText xml:space="preserve"> </w:delText>
        </w:r>
      </w:del>
      <w:del w:id="16897" w:author="PR Preview" w:date="2026-01-01T00:00:00Z">
        <w:r>
          <w:delText xml:space="preserve">Both have rank</w:delText>
        </w:r>
      </w:del>
      <w:del w:id="16898" w:author="PR Preview" w:date="2026-01-01T00:00:00Z">
        <w:r>
          <w:delText xml:space="preserve"> </w:delText>
        </w:r>
      </w:del>
      <m:oMath>
        <m:r>
          <m:t>r</m:t>
        </m:r>
      </m:oMath>
      <w:del w:id="16899" w:author="PR Preview" w:date="2026-01-01T00:00:00Z">
        <w:r>
          <w:delText xml:space="preserve">:</w:delText>
        </w:r>
      </w:del>
    </w:p>
    <w:p>
      <w:pPr>
        <w:pStyle w:val="BodyText"/>
      </w:pPr>
      <w:ins w:id="16900" w:author="PR Preview" w:date="2026-01-01T00:00:00Z">
        <w:r>
          <w:rPr>
            <w:b/>
            <w:bCs/>
          </w:rPr>
          <w:t xml:space="preserve">The two inverses exist.</w:t>
        </w:r>
      </w:ins>
      <w:ins w:id="16901" w:author="PR Preview" w:date="2026-01-01T00:00:00Z">
        <w:r>
          <w:t xml:space="preserve"> </w:t>
        </w:r>
      </w:ins>
      <w:ins w:id="16902" w:author="PR Preview" w:date="2026-01-01T00:00:00Z">
        <w:r>
          <w:t xml:space="preserve">Now suppose</w:t>
        </w:r>
      </w:ins>
      <w:ins w:id="16903"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6904" w:author="PR Preview" w:date="2026-01-01T00:00:00Z">
        <w:r>
          <w:t xml:space="preserve">.</w:t>
        </w:r>
      </w:ins>
      <w:ins w:id="16905" w:author="PR Preview" w:date="2026-01-01T00:00:00Z">
        <w:r>
          <w:t xml:space="preserve"> </w:t>
        </w:r>
      </w:ins>
      <w:ins w:id="16906" w:author="PR Preview" w:date="2026-01-01T00:00:00Z">
        <w:r>
          <w:t xml:space="preserve">A rank factorization exists (</w:t>
        </w:r>
      </w:ins>
      <w:hyperlink w:anchor="thm-rank-factorization">
        <w:ins w:id="16907" w:author="PR Preview" w:date="2026-01-01T00:00:00Z">
          <w:r>
            <w:rPr>
              <w:rStyle w:val="Hyperlink"/>
            </w:rPr>
            <w:t xml:space="preserve">Theorem 46</w:t>
          </w:r>
        </w:ins>
      </w:hyperlink>
      <w:ins w:id="16908" w:author="PR Preview" w:date="2026-01-01T00:00:00Z">
        <w:r>
          <w:t xml:space="preserve">).</w:t>
        </w:r>
      </w:ins>
      <w:ins w:id="16909" w:author="PR Preview" w:date="2026-01-01T00:00:00Z">
        <w:r>
          <w:t xml:space="preserve"> </w:t>
        </w:r>
      </w:ins>
      <m:oMath>
        <m:r>
          <m:rPr>
            <m:sty m:val="bi"/>
          </m:rPr>
          <m:t>C</m:t>
        </m:r>
      </m:oMath>
      <w:ins w:id="16910" w:author="PR Preview" w:date="2026-01-01T00:00:00Z">
        <w:r>
          <w:t xml:space="preserve"> </w:t>
        </w:r>
      </w:ins>
      <w:ins w:id="16911" w:author="PR Preview" w:date="2026-01-01T00:00:00Z">
        <w:r>
          <w:t xml:space="preserve">is</w:t>
        </w:r>
      </w:ins>
      <w:ins w:id="16912" w:author="PR Preview" w:date="2026-01-01T00:00:00Z">
        <w:r>
          <w:t xml:space="preserve"> </w:t>
        </w:r>
      </w:ins>
      <m:oMath>
        <m:r>
          <m:t>m</m:t>
        </m:r>
        <m:r>
          <m:rPr>
            <m:sty m:val="p"/>
          </m:rPr>
          <m:t>×</m:t>
        </m:r>
        <m:r>
          <m:t>r</m:t>
        </m:r>
      </m:oMath>
      <w:ins w:id="16913" w:author="PR Preview" w:date="2026-01-01T00:00:00Z">
        <w:r>
          <w:t xml:space="preserve"> </w:t>
        </w:r>
      </w:ins>
      <w:ins w:id="16914" w:author="PR Preview" w:date="2026-01-01T00:00:00Z">
        <w:r>
          <w:t xml:space="preserve">and</w:t>
        </w:r>
      </w:ins>
      <w:ins w:id="16915" w:author="PR Preview" w:date="2026-01-01T00:00:00Z">
        <w:r>
          <w:t xml:space="preserve"> </w:t>
        </w:r>
      </w:ins>
      <m:oMath>
        <m:r>
          <m:rPr>
            <m:sty m:val="bi"/>
          </m:rPr>
          <m:t>R</m:t>
        </m:r>
      </m:oMath>
      <w:ins w:id="16916" w:author="PR Preview" w:date="2026-01-01T00:00:00Z">
        <w:r>
          <w:t xml:space="preserve"> </w:t>
        </w:r>
      </w:ins>
      <w:ins w:id="16917" w:author="PR Preview" w:date="2026-01-01T00:00:00Z">
        <w:r>
          <w:t xml:space="preserve">is</w:t>
        </w:r>
      </w:ins>
      <w:ins w:id="16918" w:author="PR Preview" w:date="2026-01-01T00:00:00Z">
        <w:r>
          <w:t xml:space="preserve"> </w:t>
        </w:r>
      </w:ins>
      <m:oMath>
        <m:r>
          <m:t>r</m:t>
        </m:r>
        <m:r>
          <m:rPr>
            <m:sty m:val="p"/>
          </m:rPr>
          <m:t>×</m:t>
        </m:r>
        <m:r>
          <m:t>n</m:t>
        </m:r>
      </m:oMath>
      <w:ins w:id="16919" w:author="PR Preview" w:date="2026-01-01T00:00:00Z">
        <w:r>
          <w:t xml:space="preserve">.</w:t>
        </w:r>
      </w:ins>
      <w:ins w:id="16920" w:author="PR Preview" w:date="2026-01-01T00:00:00Z">
        <w:r>
          <w:t xml:space="preserve"> </w:t>
        </w:r>
      </w:ins>
      <w:ins w:id="16921" w:author="PR Preview" w:date="2026-01-01T00:00:00Z">
        <w:r>
          <w:t xml:space="preserve">Both have rank</w:t>
        </w:r>
      </w:ins>
      <w:ins w:id="16922" w:author="PR Preview" w:date="2026-01-01T00:00:00Z">
        <w:r>
          <w:t xml:space="preserve"> </w:t>
        </w:r>
      </w:ins>
      <m:oMath>
        <m:r>
          <m:t>r</m:t>
        </m:r>
      </m:oMath>
      <w:ins w:id="16923"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16924" w:author="PR Preview" w:date="2026-01-01T00:00:00Z">
        <w:r>
          <w:delText xml:space="preserve">So</w:delText>
        </w:r>
      </w:del>
      <w:del w:id="16925" w:author="PR Preview" w:date="2026-01-01T00:00:00Z">
        <w:r>
          <w:delText xml:space="preserve"> </w:delText>
        </w:r>
      </w:del>
      <m:oMath>
        <m:r>
          <m:rPr>
            <m:sty m:val="bi"/>
          </m:rPr>
          <m:t>C</m:t>
        </m:r>
      </m:oMath>
      <w:del w:id="16926" w:author="PR Preview" w:date="2026-01-01T00:00:00Z">
        <w:r>
          <w:delText xml:space="preserve"> </w:delText>
        </w:r>
      </w:del>
      <w:del w:id="16927" w:author="PR Preview" w:date="2026-01-01T00:00:00Z">
        <w:r>
          <w:delText xml:space="preserve">and</w:delText>
        </w:r>
      </w:del>
      <w:del w:id="16928" w:author="PR Preview" w:date="2026-01-01T00:00:00Z">
        <w:r>
          <w:delText xml:space="preserve"> </w:delText>
        </w:r>
      </w:del>
      <m:oMath>
        <m:sSup>
          <m:e>
            <m:r>
              <m:rPr>
                <m:sty m:val="bi"/>
              </m:rPr>
              <m:t>R</m:t>
            </m:r>
          </m:e>
          <m:sup>
            <m:r>
              <m:rPr>
                <m:sty m:val="p"/>
              </m:rPr>
              <m:t>⊤</m:t>
            </m:r>
          </m:sup>
        </m:sSup>
      </m:oMath>
      <w:del w:id="16929" w:author="PR Preview" w:date="2026-01-01T00:00:00Z">
        <w:r>
          <w:delText xml:space="preserve"> </w:delText>
        </w:r>
      </w:del>
      <w:del w:id="16930" w:author="PR Preview" w:date="2026-01-01T00:00:00Z">
        <w:r>
          <w:delText xml:space="preserve">have full column rank</w:delText>
        </w:r>
      </w:del>
      <w:del w:id="16931" w:author="PR Preview" w:date="2026-01-01T00:00:00Z">
        <w:r>
          <w:delText xml:space="preserve"> </w:delText>
        </w:r>
      </w:del>
      <m:oMath>
        <m:r>
          <m:t>r</m:t>
        </m:r>
      </m:oMath>
      <w:del w:id="16932" w:author="PR Preview" w:date="2026-01-01T00:00:00Z">
        <w:r>
          <w:delText xml:space="preserve">,</w:delText>
        </w:r>
      </w:del>
      <w:del w:id="16933" w:author="PR Preview" w:date="2026-01-01T00:00:00Z">
        <w:r>
          <w:delText xml:space="preserve"> </w:delText>
        </w:r>
      </w:del>
      <w:del w:id="16934" w:author="PR Preview" w:date="2026-01-01T00:00:00Z">
        <w:r>
          <w:delText xml:space="preserve">and</w:delText>
        </w:r>
      </w:del>
      <w:del w:id="16935" w:author="PR Preview" w:date="2026-01-01T00:00:00Z">
        <w:r>
          <w:delText xml:space="preserve"> </w:delText>
        </w:r>
      </w:del>
      <m:oMath>
        <m:sSup>
          <m:e>
            <m:r>
              <m:rPr>
                <m:sty m:val="bi"/>
              </m:rPr>
              <m:t>C</m:t>
            </m:r>
          </m:e>
          <m:sup>
            <m:r>
              <m:rPr>
                <m:sty m:val="p"/>
              </m:rPr>
              <m:t>⊤</m:t>
            </m:r>
          </m:sup>
        </m:sSup>
        <m:r>
          <m:rPr>
            <m:sty m:val="bi"/>
          </m:rPr>
          <m:t>C</m:t>
        </m:r>
      </m:oMath>
      <w:del w:id="16936" w:author="PR Preview" w:date="2026-01-01T00:00:00Z">
        <w:r>
          <w:delText xml:space="preserve"> </w:delText>
        </w:r>
      </w:del>
      <w:del w:id="16937" w:author="PR Preview" w:date="2026-01-01T00:00:00Z">
        <w:r>
          <w:delText xml:space="preserve">and</w:delText>
        </w:r>
      </w:del>
      <w:del w:id="16938"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16939" w:author="PR Preview" w:date="2026-01-01T00:00:00Z">
        <w:r>
          <w:delText xml:space="preserve"> </w:delText>
        </w:r>
      </w:del>
      <w:del w:id="16940" w:author="PR Preview" w:date="2026-01-01T00:00:00Z">
        <w:r>
          <w:delText xml:space="preserve">are invertible (</w:delText>
        </w:r>
      </w:del>
      <w:hyperlink w:anchor="thm-gram-invertible">
        <w:del w:id="16941" w:author="PR Preview" w:date="2026-01-01T00:00:00Z">
          <w:r>
            <w:rPr>
              <w:rStyle w:val="Hyperlink"/>
            </w:rPr>
            <w:delText xml:space="preserve">Theorem 88</w:delText>
          </w:r>
        </w:del>
      </w:hyperlink>
      <w:del w:id="16942" w:author="PR Preview" w:date="2026-01-01T00:00:00Z">
        <w:r>
          <w:delText xml:space="preserve">).</w:delText>
        </w:r>
      </w:del>
      <w:del w:id="16943" w:author="PR Preview" w:date="2026-01-01T00:00:00Z">
        <w:r>
          <w:delText xml:space="preserve"> </w:delText>
        </w:r>
      </w:del>
      <w:del w:id="16944" w:author="PR Preview" w:date="2026-01-01T00:00:00Z">
        <w:r>
          <w:delText xml:space="preserve">They are symmetric:</w:delText>
        </w:r>
      </w:del>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del w:id="16945" w:author="PR Preview" w:date="2026-01-01T00:00:00Z">
        <w:r>
          <w:delText xml:space="preserve">(</w:delText>
        </w:r>
      </w:del>
      <w:hyperlink w:anchor="thm-transpose-product">
        <w:del w:id="16946" w:author="PR Preview" w:date="2026-01-01T00:00:00Z">
          <w:r>
            <w:rPr>
              <w:rStyle w:val="Hyperlink"/>
            </w:rPr>
            <w:delText xml:space="preserve">Theorem 19</w:delText>
          </w:r>
        </w:del>
      </w:hyperlink>
      <w:del w:id="16947" w:author="PR Preview" w:date="2026-01-01T00:00:00Z">
        <w:r>
          <w:delText xml:space="preserve">,</w:delText>
        </w:r>
      </w:del>
      <w:del w:id="16948" w:author="PR Preview" w:date="2026-01-01T00:00:00Z">
        <w:r>
          <w:delText xml:space="preserve"> </w:delText>
        </w:r>
      </w:del>
      <w:hyperlink w:anchor="def-matrix-transpose">
        <w:del w:id="16949" w:author="PR Preview" w:date="2026-01-01T00:00:00Z">
          <w:r>
            <w:rPr>
              <w:rStyle w:val="Hyperlink"/>
            </w:rPr>
            <w:delText xml:space="preserve">Definition 22</w:delText>
          </w:r>
        </w:del>
      </w:hyperlink>
      <w:del w:id="16950" w:author="PR Preview" w:date="2026-01-01T00:00:00Z">
        <w:r>
          <w:delText xml:space="preserve">), and likewise for</w:delText>
        </w:r>
      </w:del>
      <w:del w:id="16951" w:author="PR Preview" w:date="2026-01-01T00:00:00Z">
        <w:r>
          <w:delText xml:space="preserve"> </w:delText>
        </w:r>
      </w:del>
      <m:oMath>
        <m:r>
          <m:rPr>
            <m:sty m:val="bi"/>
          </m:rPr>
          <m:t>R</m:t>
        </m:r>
        <m:sSup>
          <m:e>
            <m:r>
              <m:rPr>
                <m:sty m:val="bi"/>
              </m:rPr>
              <m:t>R</m:t>
            </m:r>
          </m:e>
          <m:sup>
            <m:r>
              <m:rPr>
                <m:sty m:val="p"/>
              </m:rPr>
              <m:t>⊤</m:t>
            </m:r>
          </m:sup>
        </m:sSup>
      </m:oMath>
      <w:del w:id="16952" w:author="PR Preview" w:date="2026-01-01T00:00:00Z">
        <w:r>
          <w:delText xml:space="preserve">.</w:delText>
        </w:r>
      </w:del>
      <w:del w:id="16953" w:author="PR Preview" w:date="2026-01-01T00:00:00Z">
        <w:r>
          <w:delText xml:space="preserve"> </w:delText>
        </w:r>
      </w:del>
      <w:del w:id="16954" w:author="PR Preview" w:date="2026-01-01T00:00:00Z">
        <w:r>
          <w:delText xml:space="preserve">Write</w:delText>
        </w:r>
      </w:del>
      <w:del w:id="16955" w:author="PR Preview" w:date="2026-01-01T00:00:00Z">
        <w:r>
          <w:delText xml:space="preserve"> </w:delText>
        </w:r>
      </w:del>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del w:id="16956" w:author="PR Preview" w:date="2026-01-01T00:00:00Z">
        <w:r>
          <w:delText xml:space="preserve"> </w:delText>
        </w:r>
      </w:del>
      <w:del w:id="16957" w:author="PR Preview" w:date="2026-01-01T00:00:00Z">
        <w:r>
          <w:delText xml:space="preserve">and</w:delText>
        </w:r>
      </w:del>
      <w:del w:id="16958" w:author="PR Preview" w:date="2026-01-01T00:00:00Z">
        <w:r>
          <w:delText xml:space="preserve"> </w:delText>
        </w:r>
      </w:del>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del w:id="16959" w:author="PR Preview" w:date="2026-01-01T00:00:00Z">
        <w:r>
          <w:delText xml:space="preserve">,</w:delText>
        </w:r>
      </w:del>
      <w:del w:id="16960" w:author="PR Preview" w:date="2026-01-01T00:00:00Z">
        <w:r>
          <w:delText xml:space="preserve"> </w:delText>
        </w:r>
      </w:del>
      <w:del w:id="16961" w:author="PR Preview" w:date="2026-01-01T00:00:00Z">
        <w:r>
          <w:delText xml:space="preserve">both symmetric (</w:delText>
        </w:r>
      </w:del>
      <w:hyperlink w:anchor="cor-inverse-symmetric">
        <w:del w:id="16962" w:author="PR Preview" w:date="2026-01-01T00:00:00Z">
          <w:r>
            <w:rPr>
              <w:rStyle w:val="Hyperlink"/>
            </w:rPr>
            <w:delText xml:space="preserve">Corollary 9</w:delText>
          </w:r>
        </w:del>
      </w:hyperlink>
      <w:del w:id="16963" w:author="PR Preview" w:date="2026-01-01T00:00:00Z">
        <w:r>
          <w:delText xml:space="preserve">),</w:delText>
        </w:r>
      </w:del>
      <w:del w:id="16964" w:author="PR Preview" w:date="2026-01-01T00:00:00Z">
        <w:r>
          <w:delText xml:space="preserve"> </w:delText>
        </w:r>
      </w:del>
      <w:del w:id="16965" w:author="PR Preview" w:date="2026-01-01T00:00:00Z">
        <w:r>
          <w:delText xml:space="preserve">and</w:delText>
        </w:r>
      </w:del>
      <w:del w:id="16966" w:author="PR Preview" w:date="2026-01-01T00:00:00Z">
        <w:r>
          <w:delText xml:space="preserve"> </w:delText>
        </w:r>
      </w:del>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del w:id="16967" w:author="PR Preview" w:date="2026-01-01T00:00:00Z">
        <w:r>
          <w:delText xml:space="preserve">.</w:delText>
        </w:r>
      </w:del>
    </w:p>
    <w:p>
      <w:pPr>
        <w:pStyle w:val="FirstParagraph"/>
      </w:pPr>
      <w:ins w:id="16968" w:author="PR Preview" w:date="2026-01-01T00:00:00Z">
        <w:r>
          <w:t xml:space="preserve">So</w:t>
        </w:r>
      </w:ins>
      <w:ins w:id="16969" w:author="PR Preview" w:date="2026-01-01T00:00:00Z">
        <w:r>
          <w:t xml:space="preserve"> </w:t>
        </w:r>
      </w:ins>
      <m:oMath>
        <m:r>
          <m:rPr>
            <m:sty m:val="bi"/>
          </m:rPr>
          <m:t>C</m:t>
        </m:r>
      </m:oMath>
      <w:ins w:id="16970" w:author="PR Preview" w:date="2026-01-01T00:00:00Z">
        <w:r>
          <w:t xml:space="preserve"> </w:t>
        </w:r>
      </w:ins>
      <w:ins w:id="16971" w:author="PR Preview" w:date="2026-01-01T00:00:00Z">
        <w:r>
          <w:t xml:space="preserve">and</w:t>
        </w:r>
      </w:ins>
      <w:ins w:id="16972" w:author="PR Preview" w:date="2026-01-01T00:00:00Z">
        <w:r>
          <w:t xml:space="preserve"> </w:t>
        </w:r>
      </w:ins>
      <m:oMath>
        <m:sSup>
          <m:e>
            <m:r>
              <m:rPr>
                <m:sty m:val="bi"/>
              </m:rPr>
              <m:t>R</m:t>
            </m:r>
          </m:e>
          <m:sup>
            <m:r>
              <m:rPr>
                <m:sty m:val="p"/>
              </m:rPr>
              <m:t>⊤</m:t>
            </m:r>
          </m:sup>
        </m:sSup>
      </m:oMath>
      <w:ins w:id="16973" w:author="PR Preview" w:date="2026-01-01T00:00:00Z">
        <w:r>
          <w:t xml:space="preserve"> </w:t>
        </w:r>
      </w:ins>
      <w:ins w:id="16974" w:author="PR Preview" w:date="2026-01-01T00:00:00Z">
        <w:r>
          <w:t xml:space="preserve">have full column rank</w:t>
        </w:r>
      </w:ins>
      <w:ins w:id="16975" w:author="PR Preview" w:date="2026-01-01T00:00:00Z">
        <w:r>
          <w:t xml:space="preserve"> </w:t>
        </w:r>
      </w:ins>
      <m:oMath>
        <m:r>
          <m:t>r</m:t>
        </m:r>
      </m:oMath>
      <w:ins w:id="16976" w:author="PR Preview" w:date="2026-01-01T00:00:00Z">
        <w:r>
          <w:t xml:space="preserve">,</w:t>
        </w:r>
      </w:ins>
      <w:ins w:id="16977" w:author="PR Preview" w:date="2026-01-01T00:00:00Z">
        <w:r>
          <w:t xml:space="preserve"> </w:t>
        </w:r>
      </w:ins>
      <w:ins w:id="16978" w:author="PR Preview" w:date="2026-01-01T00:00:00Z">
        <w:r>
          <w:t xml:space="preserve">and</w:t>
        </w:r>
      </w:ins>
      <w:ins w:id="16979" w:author="PR Preview" w:date="2026-01-01T00:00:00Z">
        <w:r>
          <w:t xml:space="preserve"> </w:t>
        </w:r>
      </w:ins>
      <m:oMath>
        <m:sSup>
          <m:e>
            <m:r>
              <m:rPr>
                <m:sty m:val="bi"/>
              </m:rPr>
              <m:t>C</m:t>
            </m:r>
          </m:e>
          <m:sup>
            <m:r>
              <m:rPr>
                <m:sty m:val="p"/>
              </m:rPr>
              <m:t>⊤</m:t>
            </m:r>
          </m:sup>
        </m:sSup>
        <m:r>
          <m:rPr>
            <m:sty m:val="bi"/>
          </m:rPr>
          <m:t>C</m:t>
        </m:r>
      </m:oMath>
      <w:ins w:id="16980" w:author="PR Preview" w:date="2026-01-01T00:00:00Z">
        <w:r>
          <w:t xml:space="preserve"> </w:t>
        </w:r>
      </w:ins>
      <w:ins w:id="16981" w:author="PR Preview" w:date="2026-01-01T00:00:00Z">
        <w:r>
          <w:t xml:space="preserve">and</w:t>
        </w:r>
      </w:ins>
      <w:ins w:id="16982"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16983" w:author="PR Preview" w:date="2026-01-01T00:00:00Z">
        <w:r>
          <w:t xml:space="preserve"> </w:t>
        </w:r>
      </w:ins>
      <w:ins w:id="16984" w:author="PR Preview" w:date="2026-01-01T00:00:00Z">
        <w:r>
          <w:t xml:space="preserve">are invertible (</w:t>
        </w:r>
      </w:ins>
      <w:hyperlink w:anchor="thm-gram-invertible">
        <w:ins w:id="16985" w:author="PR Preview" w:date="2026-01-01T00:00:00Z">
          <w:r>
            <w:rPr>
              <w:rStyle w:val="Hyperlink"/>
            </w:rPr>
            <w:t xml:space="preserve">Theorem 89</w:t>
          </w:r>
        </w:ins>
      </w:hyperlink>
      <w:ins w:id="16986" w:author="PR Preview" w:date="2026-01-01T00:00:00Z">
        <w:r>
          <w:t xml:space="preserve">).</w:t>
        </w:r>
      </w:ins>
      <w:ins w:id="16987" w:author="PR Preview" w:date="2026-01-01T00:00:00Z">
        <w:r>
          <w:t xml:space="preserve"> </w:t>
        </w:r>
      </w:ins>
      <w:ins w:id="16988"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ins w:id="16989" w:author="PR Preview" w:date="2026-01-01T00:00:00Z">
        <w:r>
          <w:t xml:space="preserve">(</w:t>
        </w:r>
      </w:ins>
      <w:hyperlink w:anchor="thm-transpose-product">
        <w:ins w:id="16990" w:author="PR Preview" w:date="2026-01-01T00:00:00Z">
          <w:r>
            <w:rPr>
              <w:rStyle w:val="Hyperlink"/>
            </w:rPr>
            <w:t xml:space="preserve">Theorem 19</w:t>
          </w:r>
        </w:ins>
      </w:hyperlink>
      <w:ins w:id="16991" w:author="PR Preview" w:date="2026-01-01T00:00:00Z">
        <w:r>
          <w:t xml:space="preserve">,</w:t>
        </w:r>
      </w:ins>
      <w:ins w:id="16992" w:author="PR Preview" w:date="2026-01-01T00:00:00Z">
        <w:r>
          <w:t xml:space="preserve"> </w:t>
        </w:r>
      </w:ins>
      <w:hyperlink w:anchor="def-matrix-transpose">
        <w:ins w:id="16993" w:author="PR Preview" w:date="2026-01-01T00:00:00Z">
          <w:r>
            <w:rPr>
              <w:rStyle w:val="Hyperlink"/>
            </w:rPr>
            <w:t xml:space="preserve">Definition 22</w:t>
          </w:r>
        </w:ins>
      </w:hyperlink>
      <w:ins w:id="16994" w:author="PR Preview" w:date="2026-01-01T00:00:00Z">
        <w:r>
          <w:t xml:space="preserve">), and likewise for</w:t>
        </w:r>
      </w:ins>
      <w:ins w:id="16995" w:author="PR Preview" w:date="2026-01-01T00:00:00Z">
        <w:r>
          <w:t xml:space="preserve"> </w:t>
        </w:r>
      </w:ins>
      <m:oMath>
        <m:r>
          <m:rPr>
            <m:sty m:val="bi"/>
          </m:rPr>
          <m:t>R</m:t>
        </m:r>
        <m:sSup>
          <m:e>
            <m:r>
              <m:rPr>
                <m:sty m:val="bi"/>
              </m:rPr>
              <m:t>R</m:t>
            </m:r>
          </m:e>
          <m:sup>
            <m:r>
              <m:rPr>
                <m:sty m:val="p"/>
              </m:rPr>
              <m:t>⊤</m:t>
            </m:r>
          </m:sup>
        </m:sSup>
      </m:oMath>
      <w:ins w:id="16996" w:author="PR Preview" w:date="2026-01-01T00:00:00Z">
        <w:r>
          <w:t xml:space="preserve">.</w:t>
        </w:r>
      </w:ins>
      <w:ins w:id="16997" w:author="PR Preview" w:date="2026-01-01T00:00:00Z">
        <w:r>
          <w:t xml:space="preserve"> </w:t>
        </w:r>
      </w:ins>
      <w:ins w:id="16998" w:author="PR Preview" w:date="2026-01-01T00:00:00Z">
        <w:r>
          <w:t xml:space="preserve">Write</w:t>
        </w:r>
      </w:ins>
      <w:ins w:id="16999" w:author="PR Preview" w:date="2026-01-01T00:00:00Z">
        <w:r>
          <w:t xml:space="preserve"> </w:t>
        </w:r>
      </w:ins>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ins w:id="17000" w:author="PR Preview" w:date="2026-01-01T00:00:00Z">
        <w:r>
          <w:t xml:space="preserve"> </w:t>
        </w:r>
      </w:ins>
      <w:ins w:id="17001" w:author="PR Preview" w:date="2026-01-01T00:00:00Z">
        <w:r>
          <w:t xml:space="preserve">and</w:t>
        </w:r>
      </w:ins>
      <w:ins w:id="17002" w:author="PR Preview" w:date="2026-01-01T00:00:00Z">
        <w:r>
          <w:t xml:space="preserve"> </w:t>
        </w:r>
      </w:ins>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ins w:id="17003" w:author="PR Preview" w:date="2026-01-01T00:00:00Z">
        <w:r>
          <w:t xml:space="preserve">,</w:t>
        </w:r>
      </w:ins>
      <w:ins w:id="17004" w:author="PR Preview" w:date="2026-01-01T00:00:00Z">
        <w:r>
          <w:t xml:space="preserve"> </w:t>
        </w:r>
      </w:ins>
      <w:ins w:id="17005" w:author="PR Preview" w:date="2026-01-01T00:00:00Z">
        <w:r>
          <w:t xml:space="preserve">both symmetric (</w:t>
        </w:r>
      </w:ins>
      <w:hyperlink w:anchor="cor-inverse-symmetric">
        <w:ins w:id="17006" w:author="PR Preview" w:date="2026-01-01T00:00:00Z">
          <w:r>
            <w:rPr>
              <w:rStyle w:val="Hyperlink"/>
            </w:rPr>
            <w:t xml:space="preserve">Corollary 10</w:t>
          </w:r>
        </w:ins>
      </w:hyperlink>
      <w:ins w:id="17007" w:author="PR Preview" w:date="2026-01-01T00:00:00Z">
        <w:r>
          <w:t xml:space="preserve">),</w:t>
        </w:r>
      </w:ins>
      <w:ins w:id="17008" w:author="PR Preview" w:date="2026-01-01T00:00:00Z">
        <w:r>
          <w:t xml:space="preserve"> </w:t>
        </w:r>
      </w:ins>
      <w:ins w:id="17009" w:author="PR Preview" w:date="2026-01-01T00:00:00Z">
        <w:r>
          <w:t xml:space="preserve">and</w:t>
        </w:r>
      </w:ins>
      <w:ins w:id="17010" w:author="PR Preview" w:date="2026-01-01T00:00:00Z">
        <w:r>
          <w:t xml:space="preserve"> </w:t>
        </w:r>
      </w:ins>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ins w:id="17011" w:author="PR Preview" w:date="2026-01-01T00:00:00Z">
        <w:r>
          <w:t xml:space="preserve">.</w:t>
        </w:r>
      </w:ins>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6" w:name="exm-moore-penrose-exists"/>
    <w:p>
      <w:pPr>
        <w:pStyle w:val="FirstParagraph"/>
      </w:pPr>
      <w:del w:id="17012" w:author="PR Preview" w:date="2026-01-01T00:00:00Z">
        <w:r>
          <w:rPr>
            <w:b/>
            <w:bCs/>
          </w:rPr>
          <w:delText xml:space="preserve">Example 178 (The Moore-Penrose inverse of a rank-one matrix)</w:delText>
        </w:r>
      </w:del>
      <w:del w:id="17013" w:author="PR Preview" w:date="2026-01-01T00:00:00Z">
        <w:r>
          <w:delText xml:space="preserve"> </w:delText>
        </w:r>
      </w:del>
      <w:del w:id="17014" w:author="PR Preview" w:date="2026-01-01T00:00:00Z">
        <w:r>
          <w:delText xml:space="preserve">For</w:delText>
        </w:r>
      </w:del>
      <w:del w:id="17015" w:author="PR Preview" w:date="2026-01-01T00:00:00Z">
        <w:r>
          <w:delText xml:space="preserve"> </w:delText>
        </w:r>
      </w:del>
      <m:oMath>
        <m:r>
          <m:rPr>
            <m:sty m:val="bi"/>
          </m:rPr>
          <m:t>A</m:t>
        </m:r>
      </m:oMath>
      <w:del w:id="17016" w:author="PR Preview" w:date="2026-01-01T00:00:00Z">
        <w:r>
          <w:delText xml:space="preserve"> </w:delText>
        </w:r>
      </w:del>
      <w:del w:id="17017" w:author="PR Preview" w:date="2026-01-01T00:00:00Z">
        <w:r>
          <w:delText xml:space="preserve">in</w:delText>
        </w:r>
      </w:del>
      <w:del w:id="17018" w:author="PR Preview" w:date="2026-01-01T00:00:00Z">
        <w:r>
          <w:delText xml:space="preserve"> </w:delText>
        </w:r>
      </w:del>
      <w:hyperlink w:anchor="exm-column-space">
        <w:del w:id="17019" w:author="PR Preview" w:date="2026-01-01T00:00:00Z">
          <w:r>
            <w:rPr>
              <w:rStyle w:val="Hyperlink"/>
            </w:rPr>
            <w:delText xml:space="preserve">Example 56</w:delText>
          </w:r>
        </w:del>
      </w:hyperlink>
      <w:del w:id="17020" w:author="PR Preview" w:date="2026-01-01T00:00:00Z">
        <w:r>
          <w:delText xml:space="preserve">, the rank factorization</w:delText>
        </w:r>
      </w:del>
      <w:del w:id="17021"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7022" w:author="PR Preview" w:date="2026-01-01T00:00:00Z">
        <w:r>
          <w:delText xml:space="preserve">,</w:delText>
        </w:r>
      </w:del>
      <w:del w:id="17023"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7024" w:author="PR Preview" w:date="2026-01-01T00:00:00Z">
        <w:r>
          <w:delText xml:space="preserve"> </w:delText>
        </w:r>
      </w:del>
      <w:del w:id="17025" w:author="PR Preview" w:date="2026-01-01T00:00:00Z">
        <w:r>
          <w:delText xml:space="preserve">(</w:delText>
        </w:r>
      </w:del>
      <w:hyperlink w:anchor="exm-rank-factorization">
        <w:del w:id="17026" w:author="PR Preview" w:date="2026-01-01T00:00:00Z">
          <w:r>
            <w:rPr>
              <w:rStyle w:val="Hyperlink"/>
            </w:rPr>
            <w:delText xml:space="preserve">Example 77</w:delText>
          </w:r>
        </w:del>
      </w:hyperlink>
      <w:del w:id="17027" w:author="PR Preview" w:date="2026-01-01T00:00:00Z">
        <w:r>
          <w:delText xml:space="preserve">) gives</w:delText>
        </w:r>
      </w:del>
    </w:p>
    <w:p>
      <w:pPr>
        <w:pStyle w:val="FirstParagraph"/>
      </w:pPr>
      <w:ins w:id="17028" w:author="PR Preview" w:date="2026-01-01T00:00:00Z">
        <w:r>
          <w:rPr>
            <w:b/>
            <w:bCs/>
          </w:rPr>
          <w:t xml:space="preserve">Example 180 (The Moore-Penrose inverse of a rank-one matrix)</w:t>
        </w:r>
      </w:ins>
      <w:ins w:id="17029" w:author="PR Preview" w:date="2026-01-01T00:00:00Z">
        <w:r>
          <w:t xml:space="preserve"> </w:t>
        </w:r>
      </w:ins>
      <w:ins w:id="17030" w:author="PR Preview" w:date="2026-01-01T00:00:00Z">
        <w:r>
          <w:t xml:space="preserve">For</w:t>
        </w:r>
      </w:ins>
      <w:ins w:id="17031" w:author="PR Preview" w:date="2026-01-01T00:00:00Z">
        <w:r>
          <w:t xml:space="preserve"> </w:t>
        </w:r>
      </w:ins>
      <m:oMath>
        <m:r>
          <m:rPr>
            <m:sty m:val="bi"/>
          </m:rPr>
          <m:t>A</m:t>
        </m:r>
      </m:oMath>
      <w:ins w:id="17032" w:author="PR Preview" w:date="2026-01-01T00:00:00Z">
        <w:r>
          <w:t xml:space="preserve"> </w:t>
        </w:r>
      </w:ins>
      <w:ins w:id="17033" w:author="PR Preview" w:date="2026-01-01T00:00:00Z">
        <w:r>
          <w:t xml:space="preserve">in</w:t>
        </w:r>
      </w:ins>
      <w:ins w:id="17034" w:author="PR Preview" w:date="2026-01-01T00:00:00Z">
        <w:r>
          <w:t xml:space="preserve"> </w:t>
        </w:r>
      </w:ins>
      <w:hyperlink w:anchor="exm-column-space">
        <w:ins w:id="17035" w:author="PR Preview" w:date="2026-01-01T00:00:00Z">
          <w:r>
            <w:rPr>
              <w:rStyle w:val="Hyperlink"/>
            </w:rPr>
            <w:t xml:space="preserve">Example 56</w:t>
          </w:r>
        </w:ins>
      </w:hyperlink>
      <w:ins w:id="17036" w:author="PR Preview" w:date="2026-01-01T00:00:00Z">
        <w:r>
          <w:t xml:space="preserve">, the rank factorization</w:t>
        </w:r>
      </w:ins>
      <w:ins w:id="17037"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7038" w:author="PR Preview" w:date="2026-01-01T00:00:00Z">
        <w:r>
          <w:t xml:space="preserve">,</w:t>
        </w:r>
      </w:ins>
      <w:ins w:id="17039"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7040" w:author="PR Preview" w:date="2026-01-01T00:00:00Z">
        <w:r>
          <w:t xml:space="preserve"> </w:t>
        </w:r>
      </w:ins>
      <w:ins w:id="17041" w:author="PR Preview" w:date="2026-01-01T00:00:00Z">
        <w:r>
          <w:t xml:space="preserve">(</w:t>
        </w:r>
      </w:ins>
      <w:hyperlink w:anchor="exm-rank-factorization">
        <w:ins w:id="17042" w:author="PR Preview" w:date="2026-01-01T00:00:00Z">
          <w:r>
            <w:rPr>
              <w:rStyle w:val="Hyperlink"/>
            </w:rPr>
            <w:t xml:space="preserve">Example 79</w:t>
          </w:r>
        </w:ins>
      </w:hyperlink>
      <w:ins w:id="17043"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6"/>
    <w:bookmarkStart w:id="587" w:name="def-consistent-system"/>
    <w:p>
      <w:pPr>
        <w:pStyle w:val="BodyText"/>
      </w:pPr>
      <w:del w:id="17044" w:author="PR Preview" w:date="2026-01-01T00:00:00Z">
        <w:r>
          <w:rPr>
            <w:b/>
            <w:bCs/>
          </w:rPr>
          <w:delText xml:space="preserve">Definition 111 (Consistent linear system)</w:delText>
        </w:r>
      </w:del>
      <w:del w:id="17045" w:author="PR Preview" w:date="2026-01-01T00:00:00Z">
        <w:r>
          <w:delText xml:space="preserve"> </w:delText>
        </w:r>
      </w:del>
      <w:del w:id="17046" w:author="PR Preview" w:date="2026-01-01T00:00:00Z">
        <w:r>
          <w:delText xml:space="preserve">A linear system (</w:delText>
        </w:r>
      </w:del>
      <w:hyperlink w:anchor="def-linear-system">
        <w:del w:id="17047" w:author="PR Preview" w:date="2026-01-01T00:00:00Z">
          <w:r>
            <w:rPr>
              <w:rStyle w:val="Hyperlink"/>
            </w:rPr>
            <w:delText xml:space="preserve">Definition 33</w:delText>
          </w:r>
        </w:del>
      </w:hyperlink>
      <w:del w:id="17048" w:author="PR Preview" w:date="2026-01-01T00:00:00Z">
        <w:r>
          <w:delText xml:space="preserve">)</w:delText>
        </w:r>
      </w:del>
      <w:del w:id="17049" w:author="PR Preview" w:date="2026-01-01T00:00:00Z">
        <w:r>
          <w:delText xml:space="preserve"> </w:delText>
        </w:r>
      </w:del>
      <w:del w:id="17050" w:author="PR Preview" w:date="2026-01-01T00:00:00Z">
        <w:r>
          <w:delText xml:space="preserve">$\mathbf{A} \mathord{\smash[b]{\underset{\raise.3ex\hbox{$\scriptstyle\sim$}}{x}}\vphantom{x}} = \mathord{\smash[b]{\underset{\raise.3ex\hbox{$\scriptstyle\sim$}}{b}}\vphantom{b}}$</w:delText>
        </w:r>
      </w:del>
      <w:del w:id="17051" w:author="PR Preview" w:date="2026-01-01T00:00:00Z">
        <w:r>
          <w:delText xml:space="preserve">,</w:delText>
        </w:r>
      </w:del>
      <w:del w:id="17052" w:author="PR Preview" w:date="2026-01-01T00:00:00Z">
        <w:r>
          <w:delText xml:space="preserve"> </w:delText>
        </w:r>
      </w:del>
      <w:del w:id="17053" w:author="PR Preview" w:date="2026-01-01T00:00:00Z">
        <w:r>
          <w:delText xml:space="preserve">with</w:delText>
        </w:r>
      </w:del>
      <w:del w:id="17054" w:author="PR Preview" w:date="2026-01-01T00:00:00Z">
        <w:r>
          <w:delText xml:space="preserve"> </w:delText>
        </w:r>
      </w:del>
      <m:oMath>
        <m:r>
          <m:rPr>
            <m:sty m:val="bi"/>
          </m:rPr>
          <m:t>A</m:t>
        </m:r>
      </m:oMath>
      <w:del w:id="17055" w:author="PR Preview" w:date="2026-01-01T00:00:00Z">
        <w:r>
          <w:delText xml:space="preserve"> </w:delText>
        </w:r>
      </w:del>
      <w:del w:id="17056" w:author="PR Preview" w:date="2026-01-01T00:00:00Z">
        <w:r>
          <w:delText xml:space="preserve">an</w:delText>
        </w:r>
      </w:del>
      <w:del w:id="17057" w:author="PR Preview" w:date="2026-01-01T00:00:00Z">
        <w:r>
          <w:delText xml:space="preserve"> </w:delText>
        </w:r>
      </w:del>
      <m:oMath>
        <m:r>
          <m:t>m</m:t>
        </m:r>
        <m:r>
          <m:rPr>
            <m:sty m:val="p"/>
          </m:rPr>
          <m:t>×</m:t>
        </m:r>
        <m:r>
          <m:t>n</m:t>
        </m:r>
      </m:oMath>
      <w:del w:id="17058" w:author="PR Preview" w:date="2026-01-01T00:00:00Z">
        <w:r>
          <w:delText xml:space="preserve"> </w:delText>
        </w:r>
      </w:del>
      <w:del w:id="17059" w:author="PR Preview" w:date="2026-01-01T00:00:00Z">
        <w:r>
          <w:delText xml:space="preserve">matrix and</w:delText>
        </w:r>
      </w:del>
      <w:del w:id="17060" w:author="PR Preview" w:date="2026-01-01T00:00:00Z">
        <w:r>
          <w:delText xml:space="preserve"> </w:delText>
        </w:r>
      </w:del>
      <w:del w:id="17061" w:author="PR Preview" w:date="2026-01-01T00:00:00Z">
        <w:r>
          <w:delText xml:space="preserve">$\mathord{\smash[b]{\underset{\raise.3ex\hbox{$\scriptstyle\sim$}}{b}}\vphantom{b}} \in \mathbb{R}^m$</w:delText>
        </w:r>
      </w:del>
      <w:del w:id="17062" w:author="PR Preview" w:date="2026-01-01T00:00:00Z">
        <w:r>
          <w:delText xml:space="preserve">,</w:delText>
        </w:r>
      </w:del>
      <w:del w:id="17063" w:author="PR Preview" w:date="2026-01-01T00:00:00Z">
        <w:r>
          <w:delText xml:space="preserve"> </w:delText>
        </w:r>
      </w:del>
      <w:del w:id="17064" w:author="PR Preview" w:date="2026-01-01T00:00:00Z">
        <w:r>
          <w:delText xml:space="preserve">is</w:delText>
        </w:r>
      </w:del>
      <w:del w:id="17065" w:author="PR Preview" w:date="2026-01-01T00:00:00Z">
        <w:r>
          <w:delText xml:space="preserve"> </w:delText>
        </w:r>
      </w:del>
      <w:del w:id="17066" w:author="PR Preview" w:date="2026-01-01T00:00:00Z">
        <w:r>
          <w:rPr>
            <w:b/>
            <w:bCs/>
          </w:rPr>
          <w:delText xml:space="preserve">consistent</w:delText>
        </w:r>
      </w:del>
      <w:del w:id="17067" w:author="PR Preview" w:date="2026-01-01T00:00:00Z">
        <w:r>
          <w:delText xml:space="preserve"> </w:delText>
        </w:r>
      </w:del>
      <w:del w:id="17068" w:author="PR Preview" w:date="2026-01-01T00:00:00Z">
        <w:r>
          <w:delText xml:space="preserve">if it has at least one solution</w:delText>
        </w:r>
      </w:del>
      <w:del w:id="17069" w:author="PR Preview" w:date="2026-01-01T00:00:00Z">
        <w:r>
          <w:delText xml:space="preserve"> </w:delText>
        </w:r>
      </w:del>
      <w:del w:id="17070" w:author="PR Preview" w:date="2026-01-01T00:00:00Z">
        <w:r>
          <w:delText xml:space="preserve">$\mathord{\smash[b]{\underset{\raise.3ex\hbox{$\scriptstyle\sim$}}{x}}\vphantom{x}} \in \mathbb{R}^n$</w:delText>
        </w:r>
      </w:del>
      <w:del w:id="17071" w:author="PR Preview" w:date="2026-01-01T00:00:00Z">
        <w:r>
          <w:delText xml:space="preserve">,</w:delText>
        </w:r>
      </w:del>
      <w:del w:id="17072" w:author="PR Preview" w:date="2026-01-01T00:00:00Z">
        <w:r>
          <w:delText xml:space="preserve"> </w:delText>
        </w:r>
      </w:del>
      <w:del w:id="17073" w:author="PR Preview" w:date="2026-01-01T00:00:00Z">
        <w:r>
          <w:delText xml:space="preserve">and</w:delText>
        </w:r>
      </w:del>
      <w:del w:id="17074" w:author="PR Preview" w:date="2026-01-01T00:00:00Z">
        <w:r>
          <w:delText xml:space="preserve"> </w:delText>
        </w:r>
      </w:del>
      <w:del w:id="17075" w:author="PR Preview" w:date="2026-01-01T00:00:00Z">
        <w:r>
          <w:rPr>
            <w:b/>
            <w:bCs/>
          </w:rPr>
          <w:delText xml:space="preserve">inconsistent</w:delText>
        </w:r>
      </w:del>
      <w:del w:id="17076" w:author="PR Preview" w:date="2026-01-01T00:00:00Z">
        <w:r>
          <w:delText xml:space="preserve"> </w:delText>
        </w:r>
      </w:del>
      <w:del w:id="17077" w:author="PR Preview" w:date="2026-01-01T00:00:00Z">
        <w:r>
          <w:delText xml:space="preserve">otherwise.</w:delText>
        </w:r>
      </w:del>
    </w:p>
    <w:p>
      <w:pPr>
        <w:pStyle w:val="BodyText"/>
      </w:pPr>
      <w:del w:id="17078" w:author="PR Preview" w:date="2026-01-01T00:00:00Z">
        <w:r>
          <w:rPr>
            <w:b/>
            <w:bCs/>
          </w:rPr>
          <w:delText xml:space="preserve">Example 179 (A consistent system and an inconsistent one)</w:delText>
        </w:r>
      </w:del>
      <w:del w:id="17079" w:author="PR Preview" w:date="2026-01-01T00:00:00Z">
        <w:r>
          <w:delText xml:space="preserve"> </w:delText>
        </w:r>
      </w:del>
      <w:del w:id="17080" w:author="PR Preview" w:date="2026-01-01T00:00:00Z">
        <w:r>
          <w:delText xml:space="preserve">With</w:delText>
        </w:r>
      </w:del>
      <w:del w:id="1708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7082" w:author="PR Preview" w:date="2026-01-01T00:00:00Z">
        <w:r>
          <w:delText xml:space="preserve">,</w:delText>
        </w:r>
      </w:del>
      <w:del w:id="17083"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17084" w:author="PR Preview" w:date="2026-01-01T00:00:00Z">
        <w:r>
          <w:delText xml:space="preserve"> </w:delText>
        </w:r>
      </w:del>
      <w:del w:id="17085" w:author="PR Preview" w:date="2026-01-01T00:00:00Z">
        <w:r>
          <w:delText xml:space="preserve">(</w:delText>
        </w:r>
      </w:del>
      <w:hyperlink w:anchor="def-matvec-mult">
        <w:del w:id="17086" w:author="PR Preview" w:date="2026-01-01T00:00:00Z">
          <w:r>
            <w:rPr>
              <w:rStyle w:val="Hyperlink"/>
            </w:rPr>
            <w:delText xml:space="preserve">Definition 32</w:delText>
          </w:r>
        </w:del>
      </w:hyperlink>
      <w:del w:id="17087" w:author="PR Preview" w:date="2026-01-01T00:00:00Z">
        <w:r>
          <w:delText xml:space="preserve">).</w:delText>
        </w:r>
      </w:del>
    </w:p>
    <w:p>
      <w:pPr>
        <w:pStyle w:val="BodyText"/>
      </w:pPr>
      <w:ins w:id="17088" w:author="PR Preview" w:date="2026-01-01T00:00:00Z">
        <w:r>
          <w:rPr>
            <w:b/>
            <w:bCs/>
          </w:rPr>
          <w:t xml:space="preserve">Definition 111 (Consistent linear system)</w:t>
        </w:r>
      </w:ins>
      <w:ins w:id="17089" w:author="PR Preview" w:date="2026-01-01T00:00:00Z">
        <w:r>
          <w:t xml:space="preserve"> </w:t>
        </w:r>
      </w:ins>
      <w:ins w:id="17090" w:author="PR Preview" w:date="2026-01-01T00:00:00Z">
        <w:r>
          <w:t xml:space="preserve">A linear system (</w:t>
        </w:r>
      </w:ins>
      <w:hyperlink w:anchor="def-linear-system">
        <w:ins w:id="17091" w:author="PR Preview" w:date="2026-01-01T00:00:00Z">
          <w:r>
            <w:rPr>
              <w:rStyle w:val="Hyperlink"/>
            </w:rPr>
            <w:t xml:space="preserve">Definition 33</w:t>
          </w:r>
        </w:ins>
      </w:hyperlink>
      <w:ins w:id="17092" w:author="PR Preview" w:date="2026-01-01T00:00:00Z">
        <w:r>
          <w:t xml:space="preserve">)</w:t>
        </w:r>
      </w:ins>
      <w:ins w:id="17093" w:author="PR Preview" w:date="2026-01-01T00:00:00Z">
        <w:r>
          <w:t xml:space="preserve"> </w:t>
        </w:r>
      </w:ins>
      <w:ins w:id="17094" w:author="PR Preview" w:date="2026-01-01T00:00:00Z">
        <w:r>
          <w:t xml:space="preserve">$\mathbf{A} \mathord{\smash[b]{\underset{\raise.3ex\hbox{$\scriptstyle\sim$}}{x}}\vphantom{x}} = \mathord{\smash[b]{\underset{\raise.3ex\hbox{$\scriptstyle\sim$}}{b}}\vphantom{b}}$</w:t>
        </w:r>
      </w:ins>
      <w:ins w:id="17095" w:author="PR Preview" w:date="2026-01-01T00:00:00Z">
        <w:r>
          <w:t xml:space="preserve">,</w:t>
        </w:r>
      </w:ins>
      <w:ins w:id="17096" w:author="PR Preview" w:date="2026-01-01T00:00:00Z">
        <w:r>
          <w:t xml:space="preserve"> </w:t>
        </w:r>
      </w:ins>
      <w:ins w:id="17097" w:author="PR Preview" w:date="2026-01-01T00:00:00Z">
        <w:r>
          <w:t xml:space="preserve">with</w:t>
        </w:r>
      </w:ins>
      <w:ins w:id="17098" w:author="PR Preview" w:date="2026-01-01T00:00:00Z">
        <w:r>
          <w:t xml:space="preserve"> </w:t>
        </w:r>
      </w:ins>
      <m:oMath>
        <m:r>
          <m:rPr>
            <m:sty m:val="bi"/>
          </m:rPr>
          <m:t>A</m:t>
        </m:r>
      </m:oMath>
      <w:ins w:id="17099" w:author="PR Preview" w:date="2026-01-01T00:00:00Z">
        <w:r>
          <w:t xml:space="preserve"> </w:t>
        </w:r>
      </w:ins>
      <w:ins w:id="17100" w:author="PR Preview" w:date="2026-01-01T00:00:00Z">
        <w:r>
          <w:t xml:space="preserve">an</w:t>
        </w:r>
      </w:ins>
      <w:ins w:id="17101" w:author="PR Preview" w:date="2026-01-01T00:00:00Z">
        <w:r>
          <w:t xml:space="preserve"> </w:t>
        </w:r>
      </w:ins>
      <m:oMath>
        <m:r>
          <m:t>m</m:t>
        </m:r>
        <m:r>
          <m:rPr>
            <m:sty m:val="p"/>
          </m:rPr>
          <m:t>×</m:t>
        </m:r>
        <m:r>
          <m:t>n</m:t>
        </m:r>
      </m:oMath>
      <w:ins w:id="17102" w:author="PR Preview" w:date="2026-01-01T00:00:00Z">
        <w:r>
          <w:t xml:space="preserve"> </w:t>
        </w:r>
      </w:ins>
      <w:ins w:id="17103" w:author="PR Preview" w:date="2026-01-01T00:00:00Z">
        <w:r>
          <w:t xml:space="preserve">matrix and</w:t>
        </w:r>
      </w:ins>
      <w:ins w:id="17104" w:author="PR Preview" w:date="2026-01-01T00:00:00Z">
        <w:r>
          <w:t xml:space="preserve"> </w:t>
        </w:r>
      </w:ins>
      <w:ins w:id="17105" w:author="PR Preview" w:date="2026-01-01T00:00:00Z">
        <w:r>
          <w:t xml:space="preserve">$\mathord{\smash[b]{\underset{\raise.3ex\hbox{$\scriptstyle\sim$}}{b}}\vphantom{b}} \in \mathbb{R}^m$</w:t>
        </w:r>
      </w:ins>
      <w:ins w:id="17106" w:author="PR Preview" w:date="2026-01-01T00:00:00Z">
        <w:r>
          <w:t xml:space="preserve">,</w:t>
        </w:r>
      </w:ins>
      <w:ins w:id="17107" w:author="PR Preview" w:date="2026-01-01T00:00:00Z">
        <w:r>
          <w:t xml:space="preserve"> </w:t>
        </w:r>
      </w:ins>
      <w:ins w:id="17108" w:author="PR Preview" w:date="2026-01-01T00:00:00Z">
        <w:r>
          <w:t xml:space="preserve">is</w:t>
        </w:r>
      </w:ins>
      <w:ins w:id="17109" w:author="PR Preview" w:date="2026-01-01T00:00:00Z">
        <w:r>
          <w:t xml:space="preserve"> </w:t>
        </w:r>
      </w:ins>
      <w:ins w:id="17110" w:author="PR Preview" w:date="2026-01-01T00:00:00Z">
        <w:r>
          <w:rPr>
            <w:b/>
            <w:bCs/>
          </w:rPr>
          <w:t xml:space="preserve">consistent</w:t>
        </w:r>
      </w:ins>
      <w:ins w:id="17111" w:author="PR Preview" w:date="2026-01-01T00:00:00Z">
        <w:r>
          <w:t xml:space="preserve"> </w:t>
        </w:r>
      </w:ins>
      <w:ins w:id="17112" w:author="PR Preview" w:date="2026-01-01T00:00:00Z">
        <w:r>
          <w:t xml:space="preserve">[78]</w:t>
        </w:r>
      </w:ins>
      <w:ins w:id="17113" w:author="PR Preview" w:date="2026-01-01T00:00:00Z">
        <w:r>
          <w:t xml:space="preserve"> </w:t>
        </w:r>
      </w:ins>
      <w:ins w:id="17114" w:author="PR Preview" w:date="2026-01-01T00:00:00Z">
        <w:r>
          <w:t xml:space="preserve">if it has at least one solution</w:t>
        </w:r>
      </w:ins>
      <w:ins w:id="17115" w:author="PR Preview" w:date="2026-01-01T00:00:00Z">
        <w:r>
          <w:t xml:space="preserve"> </w:t>
        </w:r>
      </w:ins>
      <w:ins w:id="17116" w:author="PR Preview" w:date="2026-01-01T00:00:00Z">
        <w:r>
          <w:t xml:space="preserve">$\mathord{\smash[b]{\underset{\raise.3ex\hbox{$\scriptstyle\sim$}}{x}}\vphantom{x}} \in \mathbb{R}^n$</w:t>
        </w:r>
      </w:ins>
      <w:ins w:id="17117" w:author="PR Preview" w:date="2026-01-01T00:00:00Z">
        <w:r>
          <w:t xml:space="preserve">,</w:t>
        </w:r>
      </w:ins>
      <w:ins w:id="17118" w:author="PR Preview" w:date="2026-01-01T00:00:00Z">
        <w:r>
          <w:t xml:space="preserve"> </w:t>
        </w:r>
      </w:ins>
      <w:ins w:id="17119" w:author="PR Preview" w:date="2026-01-01T00:00:00Z">
        <w:r>
          <w:t xml:space="preserve">and</w:t>
        </w:r>
      </w:ins>
      <w:ins w:id="17120" w:author="PR Preview" w:date="2026-01-01T00:00:00Z">
        <w:r>
          <w:t xml:space="preserve"> </w:t>
        </w:r>
      </w:ins>
      <w:ins w:id="17121" w:author="PR Preview" w:date="2026-01-01T00:00:00Z">
        <w:r>
          <w:rPr>
            <w:b/>
            <w:bCs/>
          </w:rPr>
          <w:t xml:space="preserve">inconsistent</w:t>
        </w:r>
      </w:ins>
      <w:ins w:id="17122" w:author="PR Preview" w:date="2026-01-01T00:00:00Z">
        <w:r>
          <w:t xml:space="preserve"> </w:t>
        </w:r>
      </w:ins>
      <w:ins w:id="17123" w:author="PR Preview" w:date="2026-01-01T00:00:00Z">
        <w:r>
          <w:t xml:space="preserve">otherwise.</w:t>
        </w:r>
      </w:ins>
    </w:p>
    <w:bookmarkEnd w:id="587"/>
    <w:bookmarkStart w:id="588" w:name="exm-consistent-system"/>
    <w:p>
      <w:pPr>
        <w:pStyle w:val="BodyText"/>
      </w:pPr>
      <w:ins w:id="17124" w:author="PR Preview" w:date="2026-01-01T00:00:00Z">
        <w:r>
          <w:rPr>
            <w:b/>
            <w:bCs/>
          </w:rPr>
          <w:t xml:space="preserve">Example 181 (A consistent system and an inconsistent one)</w:t>
        </w:r>
      </w:ins>
      <w:ins w:id="17125" w:author="PR Preview" w:date="2026-01-01T00:00:00Z">
        <w:r>
          <w:t xml:space="preserve"> </w:t>
        </w:r>
      </w:ins>
      <w:ins w:id="17126" w:author="PR Preview" w:date="2026-01-01T00:00:00Z">
        <w:r>
          <w:t xml:space="preserve">With</w:t>
        </w:r>
      </w:ins>
      <w:ins w:id="1712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7128" w:author="PR Preview" w:date="2026-01-01T00:00:00Z">
        <w:r>
          <w:t xml:space="preserve">,</w:t>
        </w:r>
      </w:ins>
      <w:ins w:id="17129"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17130" w:author="PR Preview" w:date="2026-01-01T00:00:00Z">
        <w:r>
          <w:t xml:space="preserve"> </w:t>
        </w:r>
      </w:ins>
      <w:ins w:id="17131" w:author="PR Preview" w:date="2026-01-01T00:00:00Z">
        <w:r>
          <w:t xml:space="preserve">(</w:t>
        </w:r>
      </w:ins>
      <w:hyperlink w:anchor="def-matvec-mult">
        <w:ins w:id="17132" w:author="PR Preview" w:date="2026-01-01T00:00:00Z">
          <w:r>
            <w:rPr>
              <w:rStyle w:val="Hyperlink"/>
            </w:rPr>
            <w:t xml:space="preserve">Definition 32</w:t>
          </w:r>
        </w:ins>
      </w:hyperlink>
      <w:ins w:id="17133" w:author="PR Preview" w:date="2026-01-01T00:00:00Z">
        <w:r>
          <w:t xml:space="preserve">).</w:t>
        </w:r>
      </w:ins>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8"/>
    <w:bookmarkStart w:id="589" w:name="thm-consistency"/>
    <w:p>
      <w:pPr>
        <w:pStyle w:val="FirstParagraph"/>
      </w:pPr>
      <w:del w:id="17134" w:author="PR Preview" w:date="2026-01-01T00:00:00Z">
        <w:r>
          <w:rPr>
            <w:b/>
            <w:bCs/>
          </w:rPr>
          <w:delText xml:space="preserve">Theorem 100 (When a linear system has a solution)</w:delText>
        </w:r>
      </w:del>
      <w:del w:id="17135" w:author="PR Preview" w:date="2026-01-01T00:00:00Z">
        <w:r>
          <w:delText xml:space="preserve"> </w:delText>
        </w:r>
      </w:del>
      <w:del w:id="17136" w:author="PR Preview" w:date="2026-01-01T00:00:00Z">
        <w:r>
          <w:delText xml:space="preserve">Let</w:delText>
        </w:r>
      </w:del>
      <w:del w:id="17137" w:author="PR Preview" w:date="2026-01-01T00:00:00Z">
        <w:r>
          <w:delText xml:space="preserve"> </w:delText>
        </w:r>
      </w:del>
      <m:oMath>
        <m:r>
          <m:rPr>
            <m:sty m:val="bi"/>
          </m:rPr>
          <m:t>A</m:t>
        </m:r>
      </m:oMath>
      <w:del w:id="17138" w:author="PR Preview" w:date="2026-01-01T00:00:00Z">
        <w:r>
          <w:delText xml:space="preserve"> </w:delText>
        </w:r>
      </w:del>
      <w:del w:id="17139" w:author="PR Preview" w:date="2026-01-01T00:00:00Z">
        <w:r>
          <w:delText xml:space="preserve">be</w:delText>
        </w:r>
      </w:del>
      <w:del w:id="17140" w:author="PR Preview" w:date="2026-01-01T00:00:00Z">
        <w:r>
          <w:delText xml:space="preserve"> </w:delText>
        </w:r>
      </w:del>
      <m:oMath>
        <m:r>
          <m:t>m</m:t>
        </m:r>
        <m:r>
          <m:rPr>
            <m:sty m:val="p"/>
          </m:rPr>
          <m:t>×</m:t>
        </m:r>
        <m:r>
          <m:t>n</m:t>
        </m:r>
      </m:oMath>
      <w:del w:id="17141" w:author="PR Preview" w:date="2026-01-01T00:00:00Z">
        <w:r>
          <w:delText xml:space="preserve">, let</w:delText>
        </w:r>
      </w:del>
      <w:del w:id="17142" w:author="PR Preview" w:date="2026-01-01T00:00:00Z">
        <w:r>
          <w:delText xml:space="preserve"> </w:delText>
        </w:r>
      </w:del>
      <w:del w:id="17143" w:author="PR Preview" w:date="2026-01-01T00:00:00Z">
        <w:r>
          <w:delText xml:space="preserve">$\mathord{\smash[b]{\underset{\raise.3ex\hbox{$\scriptstyle\sim$}}{b}}\vphantom{b}} \in \mathbb{R}^m$</w:delText>
        </w:r>
      </w:del>
      <w:del w:id="17144" w:author="PR Preview" w:date="2026-01-01T00:00:00Z">
        <w:r>
          <w:delText xml:space="preserve">,</w:delText>
        </w:r>
      </w:del>
      <w:del w:id="17145" w:author="PR Preview" w:date="2026-01-01T00:00:00Z">
        <w:r>
          <w:delText xml:space="preserve"> </w:delText>
        </w:r>
      </w:del>
      <w:del w:id="17146" w:author="PR Preview" w:date="2026-01-01T00:00:00Z">
        <w:r>
          <w:delText xml:space="preserve">and let</w:delText>
        </w:r>
      </w:del>
      <w:del w:id="17147" w:author="PR Preview" w:date="2026-01-01T00:00:00Z">
        <w:r>
          <w:delText xml:space="preserve"> </w:delText>
        </w:r>
      </w:del>
      <m:oMath>
        <m:r>
          <m:rPr>
            <m:sty m:val="bi"/>
          </m:rPr>
          <m:t>G</m:t>
        </m:r>
      </m:oMath>
      <w:del w:id="17148" w:author="PR Preview" w:date="2026-01-01T00:00:00Z">
        <w:r>
          <w:delText xml:space="preserve"> </w:delText>
        </w:r>
      </w:del>
      <w:del w:id="17149" w:author="PR Preview" w:date="2026-01-01T00:00:00Z">
        <w:r>
          <w:delText xml:space="preserve">be any generalized inverse of</w:delText>
        </w:r>
      </w:del>
      <w:del w:id="17150" w:author="PR Preview" w:date="2026-01-01T00:00:00Z">
        <w:r>
          <w:delText xml:space="preserve"> </w:delText>
        </w:r>
      </w:del>
      <m:oMath>
        <m:r>
          <m:rPr>
            <m:sty m:val="bi"/>
          </m:rPr>
          <m:t>A</m:t>
        </m:r>
      </m:oMath>
      <w:del w:id="17151" w:author="PR Preview" w:date="2026-01-01T00:00:00Z">
        <w:r>
          <w:delText xml:space="preserve"> </w:delText>
        </w:r>
      </w:del>
      <w:del w:id="17152" w:author="PR Preview" w:date="2026-01-01T00:00:00Z">
        <w:r>
          <w:delText xml:space="preserve">(</w:delText>
        </w:r>
      </w:del>
      <w:hyperlink w:anchor="def-generalized-inverse">
        <w:del w:id="17153" w:author="PR Preview" w:date="2026-01-01T00:00:00Z">
          <w:r>
            <w:rPr>
              <w:rStyle w:val="Hyperlink"/>
            </w:rPr>
            <w:delText xml:space="preserve">Definition 109</w:delText>
          </w:r>
        </w:del>
      </w:hyperlink>
      <w:del w:id="17154" w:author="PR Preview" w:date="2026-01-01T00:00:00Z">
        <w:r>
          <w:delText xml:space="preserve">).</w:delText>
        </w:r>
      </w:del>
      <w:del w:id="17155" w:author="PR Preview" w:date="2026-01-01T00:00:00Z">
        <w:r>
          <w:delText xml:space="preserve"> </w:delText>
        </w:r>
      </w:del>
      <w:del w:id="17156" w:author="PR Preview" w:date="2026-01-01T00:00:00Z">
        <w:r>
          <w:delText xml:space="preserve">The following statements are equivalent:</w:delText>
        </w:r>
      </w:del>
    </w:p>
    <w:p>
      <w:pPr>
        <w:pStyle w:val="FirstParagraph"/>
      </w:pPr>
      <w:ins w:id="17157" w:author="PR Preview" w:date="2026-01-01T00:00:00Z">
        <w:r>
          <w:rPr>
            <w:b/>
            <w:bCs/>
          </w:rPr>
          <w:t xml:space="preserve">Theorem 101 (When a linear system has a solution)</w:t>
        </w:r>
      </w:ins>
      <w:ins w:id="17158" w:author="PR Preview" w:date="2026-01-01T00:00:00Z">
        <w:r>
          <w:t xml:space="preserve"> </w:t>
        </w:r>
      </w:ins>
      <w:ins w:id="17159" w:author="PR Preview" w:date="2026-01-01T00:00:00Z">
        <w:r>
          <w:t xml:space="preserve">Let</w:t>
        </w:r>
      </w:ins>
      <w:ins w:id="17160" w:author="PR Preview" w:date="2026-01-01T00:00:00Z">
        <w:r>
          <w:t xml:space="preserve"> </w:t>
        </w:r>
      </w:ins>
      <m:oMath>
        <m:r>
          <m:rPr>
            <m:sty m:val="bi"/>
          </m:rPr>
          <m:t>A</m:t>
        </m:r>
      </m:oMath>
      <w:ins w:id="17161" w:author="PR Preview" w:date="2026-01-01T00:00:00Z">
        <w:r>
          <w:t xml:space="preserve"> </w:t>
        </w:r>
      </w:ins>
      <w:ins w:id="17162" w:author="PR Preview" w:date="2026-01-01T00:00:00Z">
        <w:r>
          <w:t xml:space="preserve">be</w:t>
        </w:r>
      </w:ins>
      <w:ins w:id="17163" w:author="PR Preview" w:date="2026-01-01T00:00:00Z">
        <w:r>
          <w:t xml:space="preserve"> </w:t>
        </w:r>
      </w:ins>
      <m:oMath>
        <m:r>
          <m:t>m</m:t>
        </m:r>
        <m:r>
          <m:rPr>
            <m:sty m:val="p"/>
          </m:rPr>
          <m:t>×</m:t>
        </m:r>
        <m:r>
          <m:t>n</m:t>
        </m:r>
      </m:oMath>
      <w:ins w:id="17164" w:author="PR Preview" w:date="2026-01-01T00:00:00Z">
        <w:r>
          <w:t xml:space="preserve">, let</w:t>
        </w:r>
      </w:ins>
      <w:ins w:id="17165" w:author="PR Preview" w:date="2026-01-01T00:00:00Z">
        <w:r>
          <w:t xml:space="preserve"> </w:t>
        </w:r>
      </w:ins>
      <w:ins w:id="17166" w:author="PR Preview" w:date="2026-01-01T00:00:00Z">
        <w:r>
          <w:t xml:space="preserve">$\mathord{\smash[b]{\underset{\raise.3ex\hbox{$\scriptstyle\sim$}}{b}}\vphantom{b}} \in \mathbb{R}^m$</w:t>
        </w:r>
      </w:ins>
      <w:ins w:id="17167" w:author="PR Preview" w:date="2026-01-01T00:00:00Z">
        <w:r>
          <w:t xml:space="preserve">,</w:t>
        </w:r>
      </w:ins>
      <w:ins w:id="17168" w:author="PR Preview" w:date="2026-01-01T00:00:00Z">
        <w:r>
          <w:t xml:space="preserve"> </w:t>
        </w:r>
      </w:ins>
      <w:ins w:id="17169" w:author="PR Preview" w:date="2026-01-01T00:00:00Z">
        <w:r>
          <w:t xml:space="preserve">and let</w:t>
        </w:r>
      </w:ins>
      <w:ins w:id="17170" w:author="PR Preview" w:date="2026-01-01T00:00:00Z">
        <w:r>
          <w:t xml:space="preserve"> </w:t>
        </w:r>
      </w:ins>
      <m:oMath>
        <m:r>
          <m:rPr>
            <m:sty m:val="bi"/>
          </m:rPr>
          <m:t>G</m:t>
        </m:r>
      </m:oMath>
      <w:ins w:id="17171" w:author="PR Preview" w:date="2026-01-01T00:00:00Z">
        <w:r>
          <w:t xml:space="preserve"> </w:t>
        </w:r>
      </w:ins>
      <w:ins w:id="17172" w:author="PR Preview" w:date="2026-01-01T00:00:00Z">
        <w:r>
          <w:t xml:space="preserve">be any generalized inverse of</w:t>
        </w:r>
      </w:ins>
      <w:ins w:id="17173" w:author="PR Preview" w:date="2026-01-01T00:00:00Z">
        <w:r>
          <w:t xml:space="preserve"> </w:t>
        </w:r>
      </w:ins>
      <m:oMath>
        <m:r>
          <m:rPr>
            <m:sty m:val="bi"/>
          </m:rPr>
          <m:t>A</m:t>
        </m:r>
      </m:oMath>
      <w:ins w:id="17174" w:author="PR Preview" w:date="2026-01-01T00:00:00Z">
        <w:r>
          <w:t xml:space="preserve"> </w:t>
        </w:r>
      </w:ins>
      <w:ins w:id="17175" w:author="PR Preview" w:date="2026-01-01T00:00:00Z">
        <w:r>
          <w:t xml:space="preserve">(</w:t>
        </w:r>
      </w:ins>
      <w:hyperlink w:anchor="def-generalized-inverse">
        <w:ins w:id="17176" w:author="PR Preview" w:date="2026-01-01T00:00:00Z">
          <w:r>
            <w:rPr>
              <w:rStyle w:val="Hyperlink"/>
            </w:rPr>
            <w:t xml:space="preserve">Definition 109</w:t>
          </w:r>
        </w:ins>
      </w:hyperlink>
      <w:ins w:id="17177" w:author="PR Preview" w:date="2026-01-01T00:00:00Z">
        <w:r>
          <w:t xml:space="preserve">).</w:t>
        </w:r>
      </w:ins>
      <w:ins w:id="17178" w:author="PR Preview" w:date="2026-01-01T00:00:00Z">
        <w:r>
          <w:t xml:space="preserve"> </w:t>
        </w:r>
      </w:ins>
      <w:ins w:id="17179" w:author="PR Preview" w:date="2026-01-01T00:00:00Z">
        <w:r>
          <w:t xml:space="preserve">The following statements are equivalent:</w:t>
        </w:r>
      </w:ins>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9"/>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del w:id="17180" w:author="PR Preview" w:date="2026-01-01T00:00:00Z">
        <w:r>
          <w:rPr>
            <w:b/>
            <w:bCs/>
          </w:rPr>
          <w:delText xml:space="preserve">1 implies 3.</w:delText>
        </w:r>
      </w:del>
      <w:del w:id="17181" w:author="PR Preview" w:date="2026-01-01T00:00:00Z">
        <w:r>
          <w:delText xml:space="preserve"> </w:delText>
        </w:r>
      </w:del>
      <w:del w:id="17182" w:author="PR Preview" w:date="2026-01-01T00:00:00Z">
        <w:r>
          <w:delText xml:space="preserve">By</w:delText>
        </w:r>
      </w:del>
      <w:del w:id="17183" w:author="PR Preview" w:date="2026-01-01T00:00:00Z">
        <w:r>
          <w:delText xml:space="preserve"> </w:delText>
        </w:r>
      </w:del>
      <w:hyperlink w:anchor="thm-generalized-inverse-solves">
        <w:del w:id="17184" w:author="PR Preview" w:date="2026-01-01T00:00:00Z">
          <w:r>
            <w:rPr>
              <w:rStyle w:val="Hyperlink"/>
            </w:rPr>
            <w:delText xml:space="preserve">Theorem 96</w:delText>
          </w:r>
        </w:del>
      </w:hyperlink>
      <w:del w:id="17185" w:author="PR Preview" w:date="2026-01-01T00:00:00Z">
        <w:r>
          <w:delText xml:space="preserve">,</w:delText>
        </w:r>
      </w:del>
      <w:del w:id="17186" w:author="PR Preview" w:date="2026-01-01T00:00:00Z">
        <w:r>
          <w:delText xml:space="preserve"> </w:delText>
        </w:r>
      </w:del>
      <w:del w:id="17187" w:author="PR Preview" w:date="2026-01-01T00:00:00Z">
        <w:r>
          <w:delText xml:space="preserve">$\mathbf{G} \mathord{\smash[b]{\underset{\raise.3ex\hbox{$\scriptstyle\sim$}}{b}}\vphantom{b}}$</w:delText>
        </w:r>
      </w:del>
      <w:del w:id="17188" w:author="PR Preview" w:date="2026-01-01T00:00:00Z">
        <w:r>
          <w:delText xml:space="preserve"> </w:delText>
        </w:r>
      </w:del>
      <w:del w:id="17189" w:author="PR Preview" w:date="2026-01-01T00:00:00Z">
        <w:r>
          <w:delText xml:space="preserve">is a solution,</w:delText>
        </w:r>
      </w:del>
      <w:del w:id="17190" w:author="PR Preview" w:date="2026-01-01T00:00:00Z">
        <w:r>
          <w:delText xml:space="preserve"> </w:delText>
        </w:r>
      </w:del>
      <w:del w:id="17191" w:author="PR Preview" w:date="2026-01-01T00:00:00Z">
        <w:r>
          <w:delText xml:space="preserve">so</w:delText>
        </w:r>
      </w:del>
      <w:del w:id="17192" w:author="PR Preview" w:date="2026-01-01T00:00:00Z">
        <w:r>
          <w:delText xml:space="preserve"> </w:delText>
        </w:r>
      </w:del>
      <w:del w:id="17193" w:author="PR Preview" w:date="2026-01-01T00:00:00Z">
        <w:r>
          <w:delText xml:space="preserve">$\mathbf{A}\,(\mathbf{G} \mathord{\smash[b]{\underset{\raise.3ex\hbox{$\scriptstyle\sim$}}{b}}\vphantom{b}}) = \mathord{\smash[b]{\underset{\raise.3ex\hbox{$\scriptstyle\sim$}}{b}}\vphantom{b}}$</w:delText>
        </w:r>
      </w:del>
      <w:del w:id="17194" w:author="PR Preview" w:date="2026-01-01T00:00:00Z">
        <w:r>
          <w:delText xml:space="preserve">,</w:delText>
        </w:r>
      </w:del>
      <w:del w:id="17195" w:author="PR Preview" w:date="2026-01-01T00:00:00Z">
        <w:r>
          <w:delText xml:space="preserve"> </w:delText>
        </w:r>
      </w:del>
      <w:del w:id="17196" w:author="PR Preview" w:date="2026-01-01T00:00:00Z">
        <w:r>
          <w:delText xml:space="preserve">which is statement 3 (</w:delText>
        </w:r>
      </w:del>
      <w:hyperlink w:anchor="thm-matmul-assoc">
        <w:del w:id="17197" w:author="PR Preview" w:date="2026-01-01T00:00:00Z">
          <w:r>
            <w:rPr>
              <w:rStyle w:val="Hyperlink"/>
            </w:rPr>
            <w:delText xml:space="preserve">Theorem 8</w:delText>
          </w:r>
        </w:del>
      </w:hyperlink>
      <w:del w:id="17198" w:author="PR Preview" w:date="2026-01-01T00:00:00Z">
        <w:r>
          <w:delText xml:space="preserve">).</w:delText>
        </w:r>
      </w:del>
    </w:p>
    <w:p>
      <w:pPr>
        <w:pStyle w:val="BodyText"/>
      </w:pPr>
      <w:ins w:id="17199" w:author="PR Preview" w:date="2026-01-01T00:00:00Z">
        <w:r>
          <w:rPr>
            <w:b/>
            <w:bCs/>
          </w:rPr>
          <w:t xml:space="preserve">1 implies 3.</w:t>
        </w:r>
      </w:ins>
      <w:ins w:id="17200" w:author="PR Preview" w:date="2026-01-01T00:00:00Z">
        <w:r>
          <w:t xml:space="preserve"> </w:t>
        </w:r>
      </w:ins>
      <w:ins w:id="17201" w:author="PR Preview" w:date="2026-01-01T00:00:00Z">
        <w:r>
          <w:t xml:space="preserve">By</w:t>
        </w:r>
      </w:ins>
      <w:ins w:id="17202" w:author="PR Preview" w:date="2026-01-01T00:00:00Z">
        <w:r>
          <w:t xml:space="preserve"> </w:t>
        </w:r>
      </w:ins>
      <w:hyperlink w:anchor="thm-generalized-inverse-solves">
        <w:ins w:id="17203" w:author="PR Preview" w:date="2026-01-01T00:00:00Z">
          <w:r>
            <w:rPr>
              <w:rStyle w:val="Hyperlink"/>
            </w:rPr>
            <w:t xml:space="preserve">Theorem 97</w:t>
          </w:r>
        </w:ins>
      </w:hyperlink>
      <w:ins w:id="17204" w:author="PR Preview" w:date="2026-01-01T00:00:00Z">
        <w:r>
          <w:t xml:space="preserve">,</w:t>
        </w:r>
      </w:ins>
      <w:ins w:id="17205" w:author="PR Preview" w:date="2026-01-01T00:00:00Z">
        <w:r>
          <w:t xml:space="preserve"> </w:t>
        </w:r>
      </w:ins>
      <w:ins w:id="17206" w:author="PR Preview" w:date="2026-01-01T00:00:00Z">
        <w:r>
          <w:t xml:space="preserve">$\mathbf{G} \mathord{\smash[b]{\underset{\raise.3ex\hbox{$\scriptstyle\sim$}}{b}}\vphantom{b}}$</w:t>
        </w:r>
      </w:ins>
      <w:ins w:id="17207" w:author="PR Preview" w:date="2026-01-01T00:00:00Z">
        <w:r>
          <w:t xml:space="preserve"> </w:t>
        </w:r>
      </w:ins>
      <w:ins w:id="17208" w:author="PR Preview" w:date="2026-01-01T00:00:00Z">
        <w:r>
          <w:t xml:space="preserve">is a solution,</w:t>
        </w:r>
      </w:ins>
      <w:ins w:id="17209" w:author="PR Preview" w:date="2026-01-01T00:00:00Z">
        <w:r>
          <w:t xml:space="preserve"> </w:t>
        </w:r>
      </w:ins>
      <w:ins w:id="17210" w:author="PR Preview" w:date="2026-01-01T00:00:00Z">
        <w:r>
          <w:t xml:space="preserve">so</w:t>
        </w:r>
      </w:ins>
      <w:ins w:id="17211" w:author="PR Preview" w:date="2026-01-01T00:00:00Z">
        <w:r>
          <w:t xml:space="preserve"> </w:t>
        </w:r>
      </w:ins>
      <w:ins w:id="17212" w:author="PR Preview" w:date="2026-01-01T00:00:00Z">
        <w:r>
          <w:t xml:space="preserve">$\mathbf{A}\,(\mathbf{G} \mathord{\smash[b]{\underset{\raise.3ex\hbox{$\scriptstyle\sim$}}{b}}\vphantom{b}}) = \mathord{\smash[b]{\underset{\raise.3ex\hbox{$\scriptstyle\sim$}}{b}}\vphantom{b}}$</w:t>
        </w:r>
      </w:ins>
      <w:ins w:id="17213" w:author="PR Preview" w:date="2026-01-01T00:00:00Z">
        <w:r>
          <w:t xml:space="preserve">,</w:t>
        </w:r>
      </w:ins>
      <w:ins w:id="17214" w:author="PR Preview" w:date="2026-01-01T00:00:00Z">
        <w:r>
          <w:t xml:space="preserve"> </w:t>
        </w:r>
      </w:ins>
      <w:ins w:id="17215" w:author="PR Preview" w:date="2026-01-01T00:00:00Z">
        <w:r>
          <w:t xml:space="preserve">which is statement 3 (</w:t>
        </w:r>
      </w:ins>
      <w:hyperlink w:anchor="thm-matmul-assoc">
        <w:ins w:id="17216" w:author="PR Preview" w:date="2026-01-01T00:00:00Z">
          <w:r>
            <w:rPr>
              <w:rStyle w:val="Hyperlink"/>
            </w:rPr>
            <w:t xml:space="preserve">Theorem 8</w:t>
          </w:r>
        </w:ins>
      </w:hyperlink>
      <w:ins w:id="17217" w:author="PR Preview" w:date="2026-01-01T00:00:00Z">
        <w:r>
          <w:t xml:space="preserve">).</w:t>
        </w:r>
      </w:ins>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0" w:name="exm-consistency"/>
    <w:p>
      <w:pPr>
        <w:pStyle w:val="BodyText"/>
      </w:pPr>
      <w:del w:id="17218" w:author="PR Preview" w:date="2026-01-01T00:00:00Z">
        <w:r>
          <w:rPr>
            <w:b/>
            <w:bCs/>
          </w:rPr>
          <w:delText xml:space="preserve">Example 180 (Testing consistency with a generalized inverse)</w:delText>
        </w:r>
      </w:del>
      <w:del w:id="17219" w:author="PR Preview" w:date="2026-01-01T00:00:00Z">
        <w:r>
          <w:delText xml:space="preserve"> </w:delText>
        </w:r>
      </w:del>
      <w:del w:id="17220" w:author="PR Preview" w:date="2026-01-01T00:00:00Z">
        <w:r>
          <w:delText xml:space="preserve">For</w:delText>
        </w:r>
      </w:del>
      <w:del w:id="1722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7222" w:author="PR Preview" w:date="2026-01-01T00:00:00Z">
        <w:r>
          <w:delText xml:space="preserve"> </w:delText>
        </w:r>
      </w:del>
      <w:del w:id="17223" w:author="PR Preview" w:date="2026-01-01T00:00:00Z">
        <w:r>
          <w:delText xml:space="preserve">and the generalized inverse</w:delText>
        </w:r>
      </w:del>
      <w:del w:id="17224"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7225" w:author="PR Preview" w:date="2026-01-01T00:00:00Z">
        <w:r>
          <w:delText xml:space="preserve">,</w:delText>
        </w:r>
      </w:del>
      <w:del w:id="17226"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17227" w:author="PR Preview" w:date="2026-01-01T00:00:00Z">
        <w:r>
          <w:delText xml:space="preserve">.</w:delText>
        </w:r>
      </w:del>
    </w:p>
    <w:p>
      <w:pPr>
        <w:pStyle w:val="BodyText"/>
      </w:pPr>
      <w:ins w:id="17228" w:author="PR Preview" w:date="2026-01-01T00:00:00Z">
        <w:r>
          <w:rPr>
            <w:b/>
            <w:bCs/>
          </w:rPr>
          <w:t xml:space="preserve">Example 182 (Testing consistency with a generalized inverse)</w:t>
        </w:r>
      </w:ins>
      <w:ins w:id="17229" w:author="PR Preview" w:date="2026-01-01T00:00:00Z">
        <w:r>
          <w:t xml:space="preserve"> </w:t>
        </w:r>
      </w:ins>
      <w:ins w:id="17230" w:author="PR Preview" w:date="2026-01-01T00:00:00Z">
        <w:r>
          <w:t xml:space="preserve">For</w:t>
        </w:r>
      </w:ins>
      <w:ins w:id="1723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7232" w:author="PR Preview" w:date="2026-01-01T00:00:00Z">
        <w:r>
          <w:t xml:space="preserve"> </w:t>
        </w:r>
      </w:ins>
      <w:ins w:id="17233" w:author="PR Preview" w:date="2026-01-01T00:00:00Z">
        <w:r>
          <w:t xml:space="preserve">and the generalized inverse</w:t>
        </w:r>
      </w:ins>
      <w:ins w:id="1723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7235" w:author="PR Preview" w:date="2026-01-01T00:00:00Z">
        <w:r>
          <w:t xml:space="preserve">,</w:t>
        </w:r>
      </w:ins>
      <w:ins w:id="17236"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17237" w:author="PR Preview" w:date="2026-01-01T00:00:00Z">
        <w:r>
          <w:t xml:space="preserve">.</w:t>
        </w:r>
      </w:ins>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del w:id="17238" w:author="PR Preview" w:date="2026-01-01T00:00:00Z">
        <w:r>
          <w:delText xml:space="preserve">$\mathord{\smash[b]{\underset{\raise.3ex\hbox{$\scriptstyle\sim$}}{b}}\vphantom{b}} = (2, 1)$</w:delText>
        </w:r>
      </w:del>
      <w:del w:id="17239" w:author="PR Preview" w:date="2026-01-01T00:00:00Z">
        <w:r>
          <w:delText xml:space="preserve">:</w:delText>
        </w:r>
      </w:del>
      <w:del w:id="17240" w:author="PR Preview" w:date="2026-01-01T00:00:00Z">
        <w:r>
          <w:delText xml:space="preserve"> </w:delText>
        </w:r>
      </w:del>
      <w:del w:id="17241" w:author="PR Preview" w:date="2026-01-01T00:00:00Z">
        <w:r>
          <w:delText xml:space="preserve">$\mathbf{A} \mathbf{G} \mathord{\smash[b]{\underset{\raise.3ex\hbox{$\scriptstyle\sim$}}{b}}\vphantom{b}} = (7, 0) \ne \mathord{\smash[b]{\underset{\raise.3ex\hbox{$\scriptstyle\sim$}}{b}}\vphantom{b}}$</w:delText>
        </w:r>
      </w:del>
      <w:del w:id="17242" w:author="PR Preview" w:date="2026-01-01T00:00:00Z">
        <w:r>
          <w:delText xml:space="preserve">, so it is not,</w:delText>
        </w:r>
      </w:del>
      <w:del w:id="17243" w:author="PR Preview" w:date="2026-01-01T00:00:00Z">
        <w:r>
          <w:delText xml:space="preserve"> </w:delText>
        </w:r>
      </w:del>
      <w:del w:id="17244" w:author="PR Preview" w:date="2026-01-01T00:00:00Z">
        <w:r>
          <w:delText xml:space="preserve">as</w:delText>
        </w:r>
      </w:del>
      <w:del w:id="17245" w:author="PR Preview" w:date="2026-01-01T00:00:00Z">
        <w:r>
          <w:delText xml:space="preserve"> </w:delText>
        </w:r>
      </w:del>
      <w:hyperlink w:anchor="exm-generalized-inverse-solves">
        <w:del w:id="17246" w:author="PR Preview" w:date="2026-01-01T00:00:00Z">
          <w:r>
            <w:rPr>
              <w:rStyle w:val="Hyperlink"/>
            </w:rPr>
            <w:delText xml:space="preserve">Example 174</w:delText>
          </w:r>
        </w:del>
      </w:hyperlink>
      <w:del w:id="17247" w:author="PR Preview" w:date="2026-01-01T00:00:00Z">
        <w:r>
          <w:delText xml:space="preserve"> </w:delText>
        </w:r>
      </w:del>
      <w:del w:id="17248" w:author="PR Preview" w:date="2026-01-01T00:00:00Z">
        <w:r>
          <w:delText xml:space="preserve">found directly.</w:delText>
        </w:r>
      </w:del>
    </w:p>
    <w:p>
      <w:pPr>
        <w:pStyle w:val="FirstParagraph"/>
      </w:pPr>
      <w:del w:id="17249" w:author="PR Preview" w:date="2026-01-01T00:00:00Z">
        <w:r>
          <w:rPr>
            <w:b/>
            <w:bCs/>
          </w:rPr>
          <w:delText xml:space="preserve">Theorem 101 (All solutions of a linear system)</w:delText>
        </w:r>
      </w:del>
      <w:del w:id="17250" w:author="PR Preview" w:date="2026-01-01T00:00:00Z">
        <w:r>
          <w:delText xml:space="preserve"> </w:delText>
        </w:r>
      </w:del>
      <w:del w:id="17251" w:author="PR Preview" w:date="2026-01-01T00:00:00Z">
        <w:r>
          <w:delText xml:space="preserve">Let</w:delText>
        </w:r>
      </w:del>
      <w:del w:id="17252" w:author="PR Preview" w:date="2026-01-01T00:00:00Z">
        <w:r>
          <w:delText xml:space="preserve"> </w:delText>
        </w:r>
      </w:del>
      <m:oMath>
        <m:r>
          <m:rPr>
            <m:sty m:val="bi"/>
          </m:rPr>
          <m:t>A</m:t>
        </m:r>
      </m:oMath>
      <w:del w:id="17253" w:author="PR Preview" w:date="2026-01-01T00:00:00Z">
        <w:r>
          <w:delText xml:space="preserve"> </w:delText>
        </w:r>
      </w:del>
      <w:del w:id="17254" w:author="PR Preview" w:date="2026-01-01T00:00:00Z">
        <w:r>
          <w:delText xml:space="preserve">be</w:delText>
        </w:r>
      </w:del>
      <w:del w:id="17255" w:author="PR Preview" w:date="2026-01-01T00:00:00Z">
        <w:r>
          <w:delText xml:space="preserve"> </w:delText>
        </w:r>
      </w:del>
      <m:oMath>
        <m:r>
          <m:t>m</m:t>
        </m:r>
        <m:r>
          <m:rPr>
            <m:sty m:val="p"/>
          </m:rPr>
          <m:t>×</m:t>
        </m:r>
        <m:r>
          <m:t>n</m:t>
        </m:r>
      </m:oMath>
      <w:del w:id="17256" w:author="PR Preview" w:date="2026-01-01T00:00:00Z">
        <w:r>
          <w:delText xml:space="preserve"> </w:delText>
        </w:r>
      </w:del>
      <w:del w:id="17257" w:author="PR Preview" w:date="2026-01-01T00:00:00Z">
        <w:r>
          <w:delText xml:space="preserve">with a generalized inverse</w:delText>
        </w:r>
      </w:del>
      <w:del w:id="17258" w:author="PR Preview" w:date="2026-01-01T00:00:00Z">
        <w:r>
          <w:delText xml:space="preserve"> </w:delText>
        </w:r>
      </w:del>
      <m:oMath>
        <m:r>
          <m:rPr>
            <m:sty m:val="bi"/>
          </m:rPr>
          <m:t>G</m:t>
        </m:r>
      </m:oMath>
      <w:del w:id="17259" w:author="PR Preview" w:date="2026-01-01T00:00:00Z">
        <w:r>
          <w:delText xml:space="preserve"> </w:delText>
        </w:r>
      </w:del>
      <w:del w:id="17260" w:author="PR Preview" w:date="2026-01-01T00:00:00Z">
        <w:r>
          <w:delText xml:space="preserve">(</w:delText>
        </w:r>
      </w:del>
      <w:hyperlink w:anchor="def-generalized-inverse">
        <w:del w:id="17261" w:author="PR Preview" w:date="2026-01-01T00:00:00Z">
          <w:r>
            <w:rPr>
              <w:rStyle w:val="Hyperlink"/>
            </w:rPr>
            <w:delText xml:space="preserve">Definition 109</w:delText>
          </w:r>
        </w:del>
      </w:hyperlink>
      <w:del w:id="17262" w:author="PR Preview" w:date="2026-01-01T00:00:00Z">
        <w:r>
          <w:delText xml:space="preserve">).</w:delText>
        </w:r>
      </w:del>
    </w:p>
    <w:p>
      <w:pPr>
        <w:numPr>
          <w:ilvl w:val="0"/>
          <w:numId w:val="1089"/>
        </w:numPr>
      </w:pPr>
      <w:ins w:id="17263" w:author="PR Preview" w:date="2026-01-01T00:00:00Z">
        <w:r>
          <w:t xml:space="preserve">$\mathord{\smash[b]{\underset{\raise.3ex\hbox{$\scriptstyle\sim$}}{b}}\vphantom{b}} = (2, 1)$</w:t>
        </w:r>
      </w:ins>
      <w:ins w:id="17264" w:author="PR Preview" w:date="2026-01-01T00:00:00Z">
        <w:r>
          <w:t xml:space="preserve">:</w:t>
        </w:r>
      </w:ins>
      <w:ins w:id="17265" w:author="PR Preview" w:date="2026-01-01T00:00:00Z">
        <w:r>
          <w:t xml:space="preserve"> </w:t>
        </w:r>
      </w:ins>
      <w:ins w:id="17266" w:author="PR Preview" w:date="2026-01-01T00:00:00Z">
        <w:r>
          <w:t xml:space="preserve">$\mathbf{A} \mathbf{G} \mathord{\smash[b]{\underset{\raise.3ex\hbox{$\scriptstyle\sim$}}{b}}\vphantom{b}} = (7, 0) \ne \mathord{\smash[b]{\underset{\raise.3ex\hbox{$\scriptstyle\sim$}}{b}}\vphantom{b}}$</w:t>
        </w:r>
      </w:ins>
      <w:ins w:id="17267" w:author="PR Preview" w:date="2026-01-01T00:00:00Z">
        <w:r>
          <w:t xml:space="preserve">, so it is not,</w:t>
        </w:r>
      </w:ins>
      <w:ins w:id="17268" w:author="PR Preview" w:date="2026-01-01T00:00:00Z">
        <w:r>
          <w:t xml:space="preserve"> </w:t>
        </w:r>
      </w:ins>
      <w:ins w:id="17269" w:author="PR Preview" w:date="2026-01-01T00:00:00Z">
        <w:r>
          <w:t xml:space="preserve">as</w:t>
        </w:r>
      </w:ins>
      <w:ins w:id="17270" w:author="PR Preview" w:date="2026-01-01T00:00:00Z">
        <w:r>
          <w:t xml:space="preserve"> </w:t>
        </w:r>
      </w:ins>
      <w:hyperlink w:anchor="exm-generalized-inverse-solves">
        <w:ins w:id="17271" w:author="PR Preview" w:date="2026-01-01T00:00:00Z">
          <w:r>
            <w:rPr>
              <w:rStyle w:val="Hyperlink"/>
            </w:rPr>
            <w:t xml:space="preserve">Example 176</w:t>
          </w:r>
        </w:ins>
      </w:hyperlink>
      <w:ins w:id="17272" w:author="PR Preview" w:date="2026-01-01T00:00:00Z">
        <w:r>
          <w:t xml:space="preserve"> </w:t>
        </w:r>
      </w:ins>
      <w:ins w:id="17273" w:author="PR Preview" w:date="2026-01-01T00:00:00Z">
        <w:r>
          <w:t xml:space="preserve">found directly.</w:t>
        </w:r>
      </w:ins>
    </w:p>
    <w:bookmarkEnd w:id="590"/>
    <w:bookmarkStart w:id="591" w:name="thm-solution-set"/>
    <w:p>
      <w:pPr>
        <w:pStyle w:val="FirstParagraph"/>
      </w:pPr>
      <w:ins w:id="17274" w:author="PR Preview" w:date="2026-01-01T00:00:00Z">
        <w:r>
          <w:rPr>
            <w:b/>
            <w:bCs/>
          </w:rPr>
          <w:t xml:space="preserve">Theorem 102 (All solutions of a linear system)</w:t>
        </w:r>
      </w:ins>
      <w:ins w:id="17275" w:author="PR Preview" w:date="2026-01-01T00:00:00Z">
        <w:r>
          <w:t xml:space="preserve"> </w:t>
        </w:r>
      </w:ins>
      <w:ins w:id="17276" w:author="PR Preview" w:date="2026-01-01T00:00:00Z">
        <w:r>
          <w:t xml:space="preserve">Let</w:t>
        </w:r>
      </w:ins>
      <w:ins w:id="17277" w:author="PR Preview" w:date="2026-01-01T00:00:00Z">
        <w:r>
          <w:t xml:space="preserve"> </w:t>
        </w:r>
      </w:ins>
      <m:oMath>
        <m:r>
          <m:rPr>
            <m:sty m:val="bi"/>
          </m:rPr>
          <m:t>A</m:t>
        </m:r>
      </m:oMath>
      <w:ins w:id="17278" w:author="PR Preview" w:date="2026-01-01T00:00:00Z">
        <w:r>
          <w:t xml:space="preserve"> </w:t>
        </w:r>
      </w:ins>
      <w:ins w:id="17279" w:author="PR Preview" w:date="2026-01-01T00:00:00Z">
        <w:r>
          <w:t xml:space="preserve">be</w:t>
        </w:r>
      </w:ins>
      <w:ins w:id="17280" w:author="PR Preview" w:date="2026-01-01T00:00:00Z">
        <w:r>
          <w:t xml:space="preserve"> </w:t>
        </w:r>
      </w:ins>
      <m:oMath>
        <m:r>
          <m:t>m</m:t>
        </m:r>
        <m:r>
          <m:rPr>
            <m:sty m:val="p"/>
          </m:rPr>
          <m:t>×</m:t>
        </m:r>
        <m:r>
          <m:t>n</m:t>
        </m:r>
      </m:oMath>
      <w:ins w:id="17281" w:author="PR Preview" w:date="2026-01-01T00:00:00Z">
        <w:r>
          <w:t xml:space="preserve"> </w:t>
        </w:r>
      </w:ins>
      <w:ins w:id="17282" w:author="PR Preview" w:date="2026-01-01T00:00:00Z">
        <w:r>
          <w:t xml:space="preserve">with a generalized inverse</w:t>
        </w:r>
      </w:ins>
      <w:ins w:id="17283" w:author="PR Preview" w:date="2026-01-01T00:00:00Z">
        <w:r>
          <w:t xml:space="preserve"> </w:t>
        </w:r>
      </w:ins>
      <m:oMath>
        <m:r>
          <m:rPr>
            <m:sty m:val="bi"/>
          </m:rPr>
          <m:t>G</m:t>
        </m:r>
      </m:oMath>
      <w:ins w:id="17284" w:author="PR Preview" w:date="2026-01-01T00:00:00Z">
        <w:r>
          <w:t xml:space="preserve"> </w:t>
        </w:r>
      </w:ins>
      <w:ins w:id="17285" w:author="PR Preview" w:date="2026-01-01T00:00:00Z">
        <w:r>
          <w:t xml:space="preserve">(</w:t>
        </w:r>
      </w:ins>
      <w:hyperlink w:anchor="def-generalized-inverse">
        <w:ins w:id="17286" w:author="PR Preview" w:date="2026-01-01T00:00:00Z">
          <w:r>
            <w:rPr>
              <w:rStyle w:val="Hyperlink"/>
            </w:rPr>
            <w:t xml:space="preserve">Definition 109</w:t>
          </w:r>
        </w:ins>
      </w:hyperlink>
      <w:ins w:id="17287" w:author="PR Preview" w:date="2026-01-01T00:00:00Z">
        <w:r>
          <w:t xml:space="preserve">).</w:t>
        </w:r>
      </w:ins>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1"/>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del w:id="17288" w:author="PR Preview" w:date="2026-01-01T00:00:00Z">
        <w:r>
          <w:delTex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delText>
        </w:r>
      </w:del>
    </w:p>
    <w:p>
      <w:pPr>
        <w:pStyle w:val="BodyText"/>
      </w:pPr>
      <w:ins w:id="17289"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\text{(}\text{Theorem~95}\text{,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del w:id="17290" w:author="PR Preview" w:date="2026-01-01T00:00:00Z">
        <w:r>
          <w:rPr>
            <w:b/>
            <w:bCs/>
          </w:rPr>
          <w:delText xml:space="preserve">Part 2.</w:delText>
        </w:r>
      </w:del>
      <w:del w:id="17291" w:author="PR Preview" w:date="2026-01-01T00:00:00Z">
        <w:r>
          <w:delText xml:space="preserve"> </w:delText>
        </w:r>
      </w:del>
      <w:del w:id="17292" w:author="PR Preview" w:date="2026-01-01T00:00:00Z">
        <w:r>
          <w:delText xml:space="preserve">$\mathbf{G} \mathord{\smash[b]{\underset{\raise.3ex\hbox{$\scriptstyle\sim$}}{b}}\vphantom{b}}$</w:delText>
        </w:r>
      </w:del>
      <w:del w:id="17293" w:author="PR Preview" w:date="2026-01-01T00:00:00Z">
        <w:r>
          <w:delText xml:space="preserve"> </w:delText>
        </w:r>
      </w:del>
      <w:del w:id="17294" w:author="PR Preview" w:date="2026-01-01T00:00:00Z">
        <w:r>
          <w:delText xml:space="preserve">is a solution (</w:delText>
        </w:r>
      </w:del>
      <w:hyperlink w:anchor="thm-generalized-inverse-solves">
        <w:del w:id="17295" w:author="PR Preview" w:date="2026-01-01T00:00:00Z">
          <w:r>
            <w:rPr>
              <w:rStyle w:val="Hyperlink"/>
            </w:rPr>
            <w:delText xml:space="preserve">Theorem 96</w:delText>
          </w:r>
        </w:del>
      </w:hyperlink>
      <w:del w:id="17296" w:author="PR Preview" w:date="2026-01-01T00:00:00Z">
        <w:r>
          <w:delText xml:space="preserve">).</w:delText>
        </w:r>
      </w:del>
      <w:del w:id="17297" w:author="PR Preview" w:date="2026-01-01T00:00:00Z">
        <w:r>
          <w:delText xml:space="preserve"> </w:delText>
        </w:r>
      </w:del>
      <w:del w:id="17298" w:author="PR Preview" w:date="2026-01-01T00:00:00Z">
        <w:r>
          <w:delText xml:space="preserve">For any</w:delText>
        </w:r>
      </w:del>
      <w:del w:id="17299" w:author="PR Preview" w:date="2026-01-01T00:00:00Z">
        <w:r>
          <w:delText xml:space="preserve"> </w:delText>
        </w:r>
      </w:del>
      <w:del w:id="17300" w:author="PR Preview" w:date="2026-01-01T00:00:00Z">
        <w:r>
          <w:delText xml:space="preserve">$\mathord{\smash[b]{\underset{\raise.3ex\hbox{$\scriptstyle\sim$}}{x}}\vphantom{x}}$</w:delText>
        </w:r>
      </w:del>
      <w:del w:id="17301" w:author="PR Preview" w:date="2026-01-01T00:00:00Z">
        <w:r>
          <w:delText xml:space="preserve">,</w:delText>
        </w:r>
      </w:del>
    </w:p>
    <w:p>
      <w:pPr>
        <w:pStyle w:val="BodyText"/>
      </w:pPr>
      <w:del w:id="17302" w:author="PR Preview" w:date="2026-01-01T00:00:00Z">
        <w:r>
          <w:delTex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delText>
        </w:r>
      </w:del>
    </w:p>
    <w:p>
      <w:pPr>
        <w:pStyle w:val="BodyText"/>
      </w:pPr>
      <w:ins w:id="17303" w:author="PR Preview" w:date="2026-01-01T00:00:00Z">
        <w:r>
          <w:rPr>
            <w:b/>
            <w:bCs/>
          </w:rPr>
          <w:t xml:space="preserve">Part 2.</w:t>
        </w:r>
      </w:ins>
      <w:ins w:id="17304" w:author="PR Preview" w:date="2026-01-01T00:00:00Z">
        <w:r>
          <w:t xml:space="preserve"> </w:t>
        </w:r>
      </w:ins>
      <w:ins w:id="17305" w:author="PR Preview" w:date="2026-01-01T00:00:00Z">
        <w:r>
          <w:t xml:space="preserve">$\mathbf{G} \mathord{\smash[b]{\underset{\raise.3ex\hbox{$\scriptstyle\sim$}}{b}}\vphantom{b}}$</w:t>
        </w:r>
      </w:ins>
      <w:ins w:id="17306" w:author="PR Preview" w:date="2026-01-01T00:00:00Z">
        <w:r>
          <w:t xml:space="preserve"> </w:t>
        </w:r>
      </w:ins>
      <w:ins w:id="17307" w:author="PR Preview" w:date="2026-01-01T00:00:00Z">
        <w:r>
          <w:t xml:space="preserve">is a solution (</w:t>
        </w:r>
      </w:ins>
      <w:hyperlink w:anchor="thm-generalized-inverse-solves">
        <w:ins w:id="17308" w:author="PR Preview" w:date="2026-01-01T00:00:00Z">
          <w:r>
            <w:rPr>
              <w:rStyle w:val="Hyperlink"/>
            </w:rPr>
            <w:t xml:space="preserve">Theorem 97</w:t>
          </w:r>
        </w:ins>
      </w:hyperlink>
      <w:ins w:id="17309" w:author="PR Preview" w:date="2026-01-01T00:00:00Z">
        <w:r>
          <w:t xml:space="preserve">).</w:t>
        </w:r>
      </w:ins>
      <w:ins w:id="17310" w:author="PR Preview" w:date="2026-01-01T00:00:00Z">
        <w:r>
          <w:t xml:space="preserve"> </w:t>
        </w:r>
      </w:ins>
      <w:ins w:id="17311" w:author="PR Preview" w:date="2026-01-01T00:00:00Z">
        <w:r>
          <w:t xml:space="preserve">For any</w:t>
        </w:r>
      </w:ins>
      <w:ins w:id="17312" w:author="PR Preview" w:date="2026-01-01T00:00:00Z">
        <w:r>
          <w:t xml:space="preserve"> </w:t>
        </w:r>
      </w:ins>
      <w:ins w:id="17313" w:author="PR Preview" w:date="2026-01-01T00:00:00Z">
        <w:r>
          <w:t xml:space="preserve">$\mathord{\smash[b]{\underset{\raise.3ex\hbox{$\scriptstyle\sim$}}{x}}\vphantom{x}}$</w:t>
        </w:r>
      </w:ins>
      <w:ins w:id="17314" w:author="PR Preview" w:date="2026-01-01T00:00:00Z">
        <w:r>
          <w:t xml:space="preserve">,</w:t>
        </w:r>
      </w:ins>
    </w:p>
    <w:p>
      <w:pPr>
        <w:pStyle w:val="BodyText"/>
      </w:pPr>
      <w:ins w:id="17315"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\text{(}\text{Theorem~101}\text{, statement 3)}
    \end{aligned}
    $$</w:t>
        </w:r>
      </w:ins>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2" w:name="exm-solution-set"/>
    <w:p>
      <w:pPr>
        <w:pStyle w:val="BodyText"/>
      </w:pPr>
      <w:del w:id="17316" w:author="PR Preview" w:date="2026-01-01T00:00:00Z">
        <w:r>
          <w:rPr>
            <w:b/>
            <w:bCs/>
          </w:rPr>
          <w:delText xml:space="preserve">Example 181 (All solutions of a consistent system)</w:delText>
        </w:r>
      </w:del>
      <w:del w:id="17317" w:author="PR Preview" w:date="2026-01-01T00:00:00Z">
        <w:r>
          <w:delText xml:space="preserve"> </w:delText>
        </w:r>
      </w:del>
      <w:del w:id="17318" w:author="PR Preview" w:date="2026-01-01T00:00:00Z">
        <w:r>
          <w:delText xml:space="preserve">For</w:delText>
        </w:r>
      </w:del>
      <w:del w:id="1731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7320" w:author="PR Preview" w:date="2026-01-01T00:00:00Z">
        <w:r>
          <w:delText xml:space="preserve">,</w:delText>
        </w:r>
      </w:del>
      <w:del w:id="1732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7322" w:author="PR Preview" w:date="2026-01-01T00:00:00Z">
        <w:r>
          <w:delText xml:space="preserve"> </w:delText>
        </w:r>
      </w:del>
      <w:del w:id="17323" w:author="PR Preview" w:date="2026-01-01T00:00:00Z">
        <w:r>
          <w:delText xml:space="preserve">and</w:delText>
        </w:r>
      </w:del>
      <w:del w:id="17324" w:author="PR Preview" w:date="2026-01-01T00:00:00Z">
        <w:r>
          <w:delText xml:space="preserve"> </w:delText>
        </w:r>
      </w:del>
      <w:del w:id="17325" w:author="PR Preview" w:date="2026-01-01T00:00:00Z">
        <w:r>
          <w:delText xml:space="preserve">$\mathord{\smash[b]{\underset{\raise.3ex\hbox{$\scriptstyle\sim$}}{b}}\vphantom{b}} = (2, 0)$</w:delText>
        </w:r>
      </w:del>
      <w:del w:id="17326" w:author="PR Preview" w:date="2026-01-01T00:00:00Z">
        <w:r>
          <w:delText xml:space="preserve">:</w:delText>
        </w:r>
      </w:del>
      <w:del w:id="17327" w:author="PR Preview" w:date="2026-01-01T00:00:00Z">
        <w:r>
          <w:delText xml:space="preserve"> </w:delText>
        </w:r>
      </w:del>
      <w:del w:id="17328" w:author="PR Preview" w:date="2026-01-01T00:00:00Z">
        <w:r>
          <w:delText xml:space="preserve">$\mathbf{G} \mathord{\smash[b]{\underset{\raise.3ex\hbox{$\scriptstyle\sim$}}{b}}\vphantom{b}} = (2, 14)$</w:delText>
        </w:r>
      </w:del>
      <w:del w:id="17329" w:author="PR Preview" w:date="2026-01-01T00:00:00Z">
        <w:r>
          <w:delText xml:space="preserve">,</w:delText>
        </w:r>
      </w:del>
      <w:del w:id="17330"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17331" w:author="PR Preview" w:date="2026-01-01T00:00:00Z">
        <w:r>
          <w:delText xml:space="preserve">,</w:delText>
        </w:r>
      </w:del>
      <w:del w:id="17332" w:author="PR Preview" w:date="2026-01-01T00:00:00Z">
        <w:r>
          <w:delText xml:space="preserve"> </w:delText>
        </w:r>
      </w:del>
      <w:del w:id="17333" w:author="PR Preview" w:date="2026-01-01T00:00:00Z">
        <w:r>
          <w:delText xml:space="preserve">and</w:delText>
        </w:r>
      </w:del>
      <w:del w:id="17334"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17335" w:author="PR Preview" w:date="2026-01-01T00:00:00Z">
        <w:r>
          <w:delText xml:space="preserve">,</w:delText>
        </w:r>
      </w:del>
      <w:del w:id="17336" w:author="PR Preview" w:date="2026-01-01T00:00:00Z">
        <w:r>
          <w:delText xml:space="preserve"> </w:delText>
        </w:r>
      </w:del>
      <w:del w:id="17337" w:author="PR Preview" w:date="2026-01-01T00:00:00Z">
        <w:r>
          <w:delText xml:space="preserve">so</w:delText>
        </w:r>
      </w:del>
    </w:p>
    <w:p>
      <w:pPr>
        <w:pStyle w:val="BodyText"/>
      </w:pPr>
      <w:ins w:id="17338" w:author="PR Preview" w:date="2026-01-01T00:00:00Z">
        <w:r>
          <w:rPr>
            <w:b/>
            <w:bCs/>
          </w:rPr>
          <w:t xml:space="preserve">Example 183 (All solutions of a consistent system)</w:t>
        </w:r>
      </w:ins>
      <w:ins w:id="17339" w:author="PR Preview" w:date="2026-01-01T00:00:00Z">
        <w:r>
          <w:t xml:space="preserve"> </w:t>
        </w:r>
      </w:ins>
      <w:ins w:id="17340" w:author="PR Preview" w:date="2026-01-01T00:00:00Z">
        <w:r>
          <w:t xml:space="preserve">For</w:t>
        </w:r>
      </w:ins>
      <w:ins w:id="173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7342" w:author="PR Preview" w:date="2026-01-01T00:00:00Z">
        <w:r>
          <w:t xml:space="preserve">,</w:t>
        </w:r>
      </w:ins>
      <w:ins w:id="17343"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7344" w:author="PR Preview" w:date="2026-01-01T00:00:00Z">
        <w:r>
          <w:t xml:space="preserve"> </w:t>
        </w:r>
      </w:ins>
      <w:ins w:id="17345" w:author="PR Preview" w:date="2026-01-01T00:00:00Z">
        <w:r>
          <w:t xml:space="preserve">and</w:t>
        </w:r>
      </w:ins>
      <w:ins w:id="17346" w:author="PR Preview" w:date="2026-01-01T00:00:00Z">
        <w:r>
          <w:t xml:space="preserve"> </w:t>
        </w:r>
      </w:ins>
      <w:ins w:id="17347" w:author="PR Preview" w:date="2026-01-01T00:00:00Z">
        <w:r>
          <w:t xml:space="preserve">$\mathord{\smash[b]{\underset{\raise.3ex\hbox{$\scriptstyle\sim$}}{b}}\vphantom{b}} = (2, 0)$</w:t>
        </w:r>
      </w:ins>
      <w:ins w:id="17348" w:author="PR Preview" w:date="2026-01-01T00:00:00Z">
        <w:r>
          <w:t xml:space="preserve">:</w:t>
        </w:r>
      </w:ins>
      <w:ins w:id="17349" w:author="PR Preview" w:date="2026-01-01T00:00:00Z">
        <w:r>
          <w:t xml:space="preserve"> </w:t>
        </w:r>
      </w:ins>
      <w:ins w:id="17350" w:author="PR Preview" w:date="2026-01-01T00:00:00Z">
        <w:r>
          <w:t xml:space="preserve">$\mathbf{G} \mathord{\smash[b]{\underset{\raise.3ex\hbox{$\scriptstyle\sim$}}{b}}\vphantom{b}} = (2, 14)$</w:t>
        </w:r>
      </w:ins>
      <w:ins w:id="17351" w:author="PR Preview" w:date="2026-01-01T00:00:00Z">
        <w:r>
          <w:t xml:space="preserve">,</w:t>
        </w:r>
      </w:ins>
      <w:ins w:id="17352"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17353" w:author="PR Preview" w:date="2026-01-01T00:00:00Z">
        <w:r>
          <w:t xml:space="preserve">,</w:t>
        </w:r>
      </w:ins>
      <w:ins w:id="17354" w:author="PR Preview" w:date="2026-01-01T00:00:00Z">
        <w:r>
          <w:t xml:space="preserve"> </w:t>
        </w:r>
      </w:ins>
      <w:ins w:id="17355" w:author="PR Preview" w:date="2026-01-01T00:00:00Z">
        <w:r>
          <w:t xml:space="preserve">and</w:t>
        </w:r>
      </w:ins>
      <w:ins w:id="17356"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17357" w:author="PR Preview" w:date="2026-01-01T00:00:00Z">
        <w:r>
          <w:t xml:space="preserve">,</w:t>
        </w:r>
      </w:ins>
      <w:ins w:id="17358" w:author="PR Preview" w:date="2026-01-01T00:00:00Z">
        <w:r>
          <w:t xml:space="preserve"> </w:t>
        </w:r>
      </w:ins>
      <w:ins w:id="17359" w:author="PR Preview" w:date="2026-01-01T00:00:00Z">
        <w:r>
          <w:t xml:space="preserve">so</w:t>
        </w:r>
      </w:ins>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2"/>
    <w:bookmarkStart w:id="593" w:name="cor-solution-unique"/>
    <w:p>
      <w:pPr>
        <w:pStyle w:val="BodyText"/>
      </w:pPr>
      <w:del w:id="17360" w:author="PR Preview" w:date="2026-01-01T00:00:00Z">
        <w:r>
          <w:rPr>
            <w:b/>
            <w:bCs/>
          </w:rPr>
          <w:delText xml:space="preserve">Corollary 13 (Solvable for every right-hand side, and solvable uniquely)</w:delText>
        </w:r>
      </w:del>
      <w:del w:id="17361" w:author="PR Preview" w:date="2026-01-01T00:00:00Z">
        <w:r>
          <w:delText xml:space="preserve"> </w:delText>
        </w:r>
      </w:del>
      <w:del w:id="17362" w:author="PR Preview" w:date="2026-01-01T00:00:00Z">
        <w:r>
          <w:delText xml:space="preserve">Let</w:delText>
        </w:r>
      </w:del>
      <w:del w:id="17363" w:author="PR Preview" w:date="2026-01-01T00:00:00Z">
        <w:r>
          <w:delText xml:space="preserve"> </w:delText>
        </w:r>
      </w:del>
      <m:oMath>
        <m:r>
          <m:rPr>
            <m:sty m:val="bi"/>
          </m:rPr>
          <m:t>A</m:t>
        </m:r>
      </m:oMath>
      <w:del w:id="17364" w:author="PR Preview" w:date="2026-01-01T00:00:00Z">
        <w:r>
          <w:delText xml:space="preserve"> </w:delText>
        </w:r>
      </w:del>
      <w:del w:id="17365" w:author="PR Preview" w:date="2026-01-01T00:00:00Z">
        <w:r>
          <w:delText xml:space="preserve">be</w:delText>
        </w:r>
      </w:del>
      <w:del w:id="17366" w:author="PR Preview" w:date="2026-01-01T00:00:00Z">
        <w:r>
          <w:delText xml:space="preserve"> </w:delText>
        </w:r>
      </w:del>
      <m:oMath>
        <m:r>
          <m:t>m</m:t>
        </m:r>
        <m:r>
          <m:rPr>
            <m:sty m:val="p"/>
          </m:rPr>
          <m:t>×</m:t>
        </m:r>
        <m:r>
          <m:t>n</m:t>
        </m:r>
      </m:oMath>
      <w:del w:id="17367" w:author="PR Preview" w:date="2026-01-01T00:00:00Z">
        <w:r>
          <w:delText xml:space="preserve">.</w:delText>
        </w:r>
      </w:del>
    </w:p>
    <w:p>
      <w:pPr>
        <w:pStyle w:val="BodyText"/>
      </w:pPr>
      <w:ins w:id="17368" w:author="PR Preview" w:date="2026-01-01T00:00:00Z">
        <w:r>
          <w:rPr>
            <w:b/>
            <w:bCs/>
          </w:rPr>
          <w:t xml:space="preserve">Corollary 14 (Solvable for every right-hand side, and solvable uniquely)</w:t>
        </w:r>
      </w:ins>
      <w:ins w:id="17369" w:author="PR Preview" w:date="2026-01-01T00:00:00Z">
        <w:r>
          <w:t xml:space="preserve"> </w:t>
        </w:r>
      </w:ins>
      <w:ins w:id="17370" w:author="PR Preview" w:date="2026-01-01T00:00:00Z">
        <w:r>
          <w:t xml:space="preserve">Let</w:t>
        </w:r>
      </w:ins>
      <w:ins w:id="17371" w:author="PR Preview" w:date="2026-01-01T00:00:00Z">
        <w:r>
          <w:t xml:space="preserve"> </w:t>
        </w:r>
      </w:ins>
      <m:oMath>
        <m:r>
          <m:rPr>
            <m:sty m:val="bi"/>
          </m:rPr>
          <m:t>A</m:t>
        </m:r>
      </m:oMath>
      <w:ins w:id="17372" w:author="PR Preview" w:date="2026-01-01T00:00:00Z">
        <w:r>
          <w:t xml:space="preserve"> </w:t>
        </w:r>
      </w:ins>
      <w:ins w:id="17373" w:author="PR Preview" w:date="2026-01-01T00:00:00Z">
        <w:r>
          <w:t xml:space="preserve">be</w:t>
        </w:r>
      </w:ins>
      <w:ins w:id="17374" w:author="PR Preview" w:date="2026-01-01T00:00:00Z">
        <w:r>
          <w:t xml:space="preserve"> </w:t>
        </w:r>
      </w:ins>
      <m:oMath>
        <m:r>
          <m:t>m</m:t>
        </m:r>
        <m:r>
          <m:rPr>
            <m:sty m:val="p"/>
          </m:rPr>
          <m:t>×</m:t>
        </m:r>
        <m:r>
          <m:t>n</m:t>
        </m:r>
      </m:oMath>
      <w:ins w:id="17375" w:author="PR Preview" w:date="2026-01-01T00:00:00Z">
        <w:r>
          <w:t xml:space="preserve">.</w:t>
        </w:r>
      </w:ins>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3"/>
    <w:p>
      <w:pPr>
        <w:pStyle w:val="FirstParagraph"/>
      </w:pPr>
      <w:del w:id="17376" w:author="PR Preview" w:date="2026-01-01T00:00:00Z">
        <w:r>
          <w:rPr>
            <w:i/>
            <w:iCs/>
          </w:rPr>
          <w:delText xml:space="preserve">Proof</w:delText>
        </w:r>
      </w:del>
      <w:del w:id="17377" w:author="PR Preview" w:date="2026-01-01T00:00:00Z">
        <w:r>
          <w:delText xml:space="preserve">. </w:delText>
        </w:r>
      </w:del>
      <w:del w:id="17378" w:author="PR Preview" w:date="2026-01-01T00:00:00Z">
        <w:r>
          <w:rPr>
            <w:b/>
            <w:bCs/>
          </w:rPr>
          <w:delText xml:space="preserve">Part 1.</w:delText>
        </w:r>
      </w:del>
      <w:del w:id="17379" w:author="PR Preview" w:date="2026-01-01T00:00:00Z">
        <w:r>
          <w:delText xml:space="preserve"> </w:delText>
        </w:r>
      </w:del>
      <w:del w:id="17380" w:author="PR Preview" w:date="2026-01-01T00:00:00Z">
        <w:r>
          <w:delText xml:space="preserve">By</w:delText>
        </w:r>
      </w:del>
      <w:del w:id="17381" w:author="PR Preview" w:date="2026-01-01T00:00:00Z">
        <w:r>
          <w:delText xml:space="preserve"> </w:delText>
        </w:r>
      </w:del>
      <w:hyperlink w:anchor="thm-consistency">
        <w:del w:id="17382" w:author="PR Preview" w:date="2026-01-01T00:00:00Z">
          <w:r>
            <w:rPr>
              <w:rStyle w:val="Hyperlink"/>
            </w:rPr>
            <w:delText xml:space="preserve">Theorem 100</w:delText>
          </w:r>
        </w:del>
      </w:hyperlink>
      <w:del w:id="17383" w:author="PR Preview" w:date="2026-01-01T00:00:00Z">
        <w:r>
          <w:delText xml:space="preserve">, the system is consistent for every</w:delText>
        </w:r>
      </w:del>
      <w:del w:id="17384" w:author="PR Preview" w:date="2026-01-01T00:00:00Z">
        <w:r>
          <w:delText xml:space="preserve"> </w:delText>
        </w:r>
      </w:del>
      <w:del w:id="17385" w:author="PR Preview" w:date="2026-01-01T00:00:00Z">
        <w:r>
          <w:delText xml:space="preserve">$\mathord{\smash[b]{\underset{\raise.3ex\hbox{$\scriptstyle\sim$}}{b}}\vphantom{b}}$</w:delText>
        </w:r>
      </w:del>
      <w:del w:id="17386" w:author="PR Preview" w:date="2026-01-01T00:00:00Z">
        <w:r>
          <w:delText xml:space="preserve"> </w:delText>
        </w:r>
      </w:del>
      <w:del w:id="17387" w:author="PR Preview" w:date="2026-01-01T00:00:00Z">
        <w:r>
          <w:delText xml:space="preserve">exactly when</w:delText>
        </w:r>
      </w:del>
      <w:del w:id="17388"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7389" w:author="PR Preview" w:date="2026-01-01T00:00:00Z">
        <w:r>
          <w:delText xml:space="preserve">.</w:delText>
        </w:r>
      </w:del>
      <w:del w:id="17390" w:author="PR Preview" w:date="2026-01-01T00:00:00Z">
        <w:r>
          <w:delText xml:space="preserve"> </w:delText>
        </w:r>
      </w:del>
      <m:oMath>
        <m:r>
          <m:rPr>
            <m:scr m:val="script"/>
            <m:sty m:val="p"/>
          </m:rPr>
          <m:t>C</m:t>
        </m:r>
        <m:r>
          <m:rPr>
            <m:sty m:val="p"/>
          </m:rPr>
          <m:t>(</m:t>
        </m:r>
        <m:r>
          <m:rPr>
            <m:sty m:val="bi"/>
          </m:rPr>
          <m:t>A</m:t>
        </m:r>
        <m:r>
          <m:rPr>
            <m:sty m:val="p"/>
          </m:rPr>
          <m:t>)</m:t>
        </m:r>
      </m:oMath>
      <w:del w:id="17391" w:author="PR Preview" w:date="2026-01-01T00:00:00Z">
        <w:r>
          <w:delText xml:space="preserve"> </w:delText>
        </w:r>
      </w:del>
      <w:del w:id="17392" w:author="PR Preview" w:date="2026-01-01T00:00:00Z">
        <w:r>
          <w:delText xml:space="preserve">is a subspace of</w:delText>
        </w:r>
      </w:del>
      <w:del w:id="17393" w:author="PR Preview" w:date="2026-01-01T00:00:00Z">
        <w:r>
          <w:delText xml:space="preserve"> </w:delText>
        </w:r>
      </w:del>
      <m:oMath>
        <m:sSup>
          <m:e>
            <m:r>
              <m:rPr>
                <m:scr m:val="double-struck"/>
                <m:sty m:val="p"/>
              </m:rPr>
              <m:t>R</m:t>
            </m:r>
          </m:e>
          <m:sup>
            <m:r>
              <m:t>m</m:t>
            </m:r>
          </m:sup>
        </m:sSup>
      </m:oMath>
      <w:del w:id="17394" w:author="PR Preview" w:date="2026-01-01T00:00:00Z">
        <w:r>
          <w:delText xml:space="preserve"> </w:delText>
        </w:r>
      </w:del>
      <w:del w:id="17395" w:author="PR Preview" w:date="2026-01-01T00:00:00Z">
        <w:r>
          <w:delText xml:space="preserve">(</w:delText>
        </w:r>
      </w:del>
      <w:hyperlink w:anchor="thm-column-space-span">
        <w:del w:id="17396" w:author="PR Preview" w:date="2026-01-01T00:00:00Z">
          <w:r>
            <w:rPr>
              <w:rStyle w:val="Hyperlink"/>
            </w:rPr>
            <w:delText xml:space="preserve">Theorem 32</w:delText>
          </w:r>
        </w:del>
      </w:hyperlink>
      <w:del w:id="17397" w:author="PR Preview" w:date="2026-01-01T00:00:00Z">
        <w:r>
          <w:delText xml:space="preserve">) with dimension</w:delText>
        </w:r>
      </w:del>
      <w:del w:id="17398" w:author="PR Preview" w:date="2026-01-01T00:00:00Z">
        <w:r>
          <w:delText xml:space="preserve"> </w:delText>
        </w:r>
      </w:del>
      <m:oMath>
        <m:r>
          <m:rPr>
            <m:sty m:val="p"/>
          </m:rPr>
          <m:t>rank</m:t>
        </m:r>
        <m:r>
          <m:rPr>
            <m:sty m:val="p"/>
          </m:rPr>
          <m:t>(</m:t>
        </m:r>
        <m:r>
          <m:rPr>
            <m:sty m:val="bi"/>
          </m:rPr>
          <m:t>A</m:t>
        </m:r>
        <m:r>
          <m:rPr>
            <m:sty m:val="p"/>
          </m:rPr>
          <m:t>)</m:t>
        </m:r>
      </m:oMath>
      <w:del w:id="17399" w:author="PR Preview" w:date="2026-01-01T00:00:00Z">
        <w:r>
          <w:delText xml:space="preserve"> </w:delText>
        </w:r>
      </w:del>
      <w:del w:id="17400" w:author="PR Preview" w:date="2026-01-01T00:00:00Z">
        <w:r>
          <w:delText xml:space="preserve">(</w:delText>
        </w:r>
      </w:del>
      <w:hyperlink w:anchor="thm-rank-dim">
        <w:del w:id="17401" w:author="PR Preview" w:date="2026-01-01T00:00:00Z">
          <w:r>
            <w:rPr>
              <w:rStyle w:val="Hyperlink"/>
            </w:rPr>
            <w:delText xml:space="preserve">Theorem 38</w:delText>
          </w:r>
        </w:del>
      </w:hyperlink>
      <w:del w:id="17402" w:author="PR Preview" w:date="2026-01-01T00:00:00Z">
        <w:r>
          <w:delText xml:space="preserve">), and</w:delText>
        </w:r>
      </w:del>
      <w:del w:id="17403"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17404" w:author="PR Preview" w:date="2026-01-01T00:00:00Z">
        <w:r>
          <w:delText xml:space="preserve"> </w:delText>
        </w:r>
      </w:del>
      <w:del w:id="17405" w:author="PR Preview" w:date="2026-01-01T00:00:00Z">
        <w:r>
          <w:delText xml:space="preserve">(</w:delText>
        </w:r>
      </w:del>
      <w:hyperlink w:anchor="exm-dimension">
        <w:del w:id="17406" w:author="PR Preview" w:date="2026-01-01T00:00:00Z">
          <w:r>
            <w:rPr>
              <w:rStyle w:val="Hyperlink"/>
            </w:rPr>
            <w:delText xml:space="preserve">Example 50</w:delText>
          </w:r>
        </w:del>
      </w:hyperlink>
      <w:del w:id="17407" w:author="PR Preview" w:date="2026-01-01T00:00:00Z">
        <w:r>
          <w:delText xml:space="preserve">).</w:delText>
        </w:r>
      </w:del>
      <w:del w:id="17408" w:author="PR Preview" w:date="2026-01-01T00:00:00Z">
        <w:r>
          <w:delText xml:space="preserve"> </w:delText>
        </w:r>
      </w:del>
      <w:del w:id="17409" w:author="PR Preview" w:date="2026-01-01T00:00:00Z">
        <w:r>
          <w:delText xml:space="preserve">If the dimension is</w:delText>
        </w:r>
      </w:del>
      <w:del w:id="17410" w:author="PR Preview" w:date="2026-01-01T00:00:00Z">
        <w:r>
          <w:delText xml:space="preserve"> </w:delText>
        </w:r>
      </w:del>
      <m:oMath>
        <m:r>
          <m:t>m</m:t>
        </m:r>
      </m:oMath>
      <w:del w:id="17411" w:author="PR Preview" w:date="2026-01-01T00:00:00Z">
        <w:r>
          <w:delText xml:space="preserve">, then</w:delText>
        </w:r>
      </w:del>
      <w:del w:id="17412"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7413" w:author="PR Preview" w:date="2026-01-01T00:00:00Z">
        <w:r>
          <w:delText xml:space="preserve"> </w:delText>
        </w:r>
      </w:del>
      <w:del w:id="17414" w:author="PR Preview" w:date="2026-01-01T00:00:00Z">
        <w:r>
          <w:delText xml:space="preserve">(</w:delText>
        </w:r>
      </w:del>
      <w:hyperlink w:anchor="thm-subspace-equal-dim">
        <w:del w:id="17415" w:author="PR Preview" w:date="2026-01-01T00:00:00Z">
          <w:r>
            <w:rPr>
              <w:rStyle w:val="Hyperlink"/>
            </w:rPr>
            <w:delText xml:space="preserve">Theorem 31</w:delText>
          </w:r>
        </w:del>
      </w:hyperlink>
      <w:del w:id="17416" w:author="PR Preview" w:date="2026-01-01T00:00:00Z">
        <w:r>
          <w:delText xml:space="preserve">);</w:delText>
        </w:r>
      </w:del>
      <w:del w:id="17417" w:author="PR Preview" w:date="2026-01-01T00:00:00Z">
        <w:r>
          <w:delText xml:space="preserve"> </w:delText>
        </w:r>
      </w:del>
      <w:del w:id="17418" w:author="PR Preview" w:date="2026-01-01T00:00:00Z">
        <w:r>
          <w:delText xml:space="preserve">if</w:delText>
        </w:r>
      </w:del>
      <w:del w:id="17419"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7420" w:author="PR Preview" w:date="2026-01-01T00:00:00Z">
        <w:r>
          <w:delText xml:space="preserve">, the dimension is</w:delText>
        </w:r>
      </w:del>
      <w:del w:id="17421" w:author="PR Preview" w:date="2026-01-01T00:00:00Z">
        <w:r>
          <w:delText xml:space="preserve"> </w:delText>
        </w:r>
      </w:del>
      <m:oMath>
        <m:r>
          <m:t>m</m:t>
        </m:r>
      </m:oMath>
      <w:del w:id="17422" w:author="PR Preview" w:date="2026-01-01T00:00:00Z">
        <w:r>
          <w:delText xml:space="preserve">.</w:delText>
        </w:r>
      </w:del>
    </w:p>
    <w:p>
      <w:pPr>
        <w:pStyle w:val="BodyText"/>
      </w:pPr>
      <w:del w:id="17423" w:author="PR Preview" w:date="2026-01-01T00:00:00Z">
        <w:r>
          <w:rPr>
            <w:b/>
            <w:bCs/>
          </w:rPr>
          <w:delText xml:space="preserve">Part 2.</w:delText>
        </w:r>
      </w:del>
      <w:del w:id="17424" w:author="PR Preview" w:date="2026-01-01T00:00:00Z">
        <w:r>
          <w:delText xml:space="preserve"> </w:delText>
        </w:r>
      </w:del>
      <w:del w:id="17425" w:author="PR Preview" w:date="2026-01-01T00:00:00Z">
        <w:r>
          <w:delText xml:space="preserve">By</w:delText>
        </w:r>
      </w:del>
      <w:del w:id="17426" w:author="PR Preview" w:date="2026-01-01T00:00:00Z">
        <w:r>
          <w:delText xml:space="preserve"> </w:delText>
        </w:r>
      </w:del>
      <w:hyperlink w:anchor="thm-solution-set">
        <w:del w:id="17427" w:author="PR Preview" w:date="2026-01-01T00:00:00Z">
          <w:r>
            <w:rPr>
              <w:rStyle w:val="Hyperlink"/>
            </w:rPr>
            <w:delText xml:space="preserve">Theorem 101</w:delText>
          </w:r>
        </w:del>
      </w:hyperlink>
      <w:del w:id="17428" w:author="PR Preview" w:date="2026-01-01T00:00:00Z">
        <w:r>
          <w:delText xml:space="preserve">, the solutions are a particular solution</w:delText>
        </w:r>
      </w:del>
      <w:del w:id="17429" w:author="PR Preview" w:date="2026-01-01T00:00:00Z">
        <w:r>
          <w:delText xml:space="preserve"> </w:delText>
        </w:r>
      </w:del>
      <w:del w:id="17430" w:author="PR Preview" w:date="2026-01-01T00:00:00Z">
        <w:r>
          <w:delText xml:space="preserve">plus the vectors of</w:delText>
        </w:r>
      </w:del>
      <w:del w:id="17431" w:author="PR Preview" w:date="2026-01-01T00:00:00Z">
        <w:r>
          <w:delText xml:space="preserve"> </w:delText>
        </w:r>
      </w:del>
      <m:oMath>
        <m:r>
          <m:rPr>
            <m:scr m:val="script"/>
            <m:sty m:val="p"/>
          </m:rPr>
          <m:t>N</m:t>
        </m:r>
        <m:r>
          <m:rPr>
            <m:sty m:val="p"/>
          </m:rPr>
          <m:t>(</m:t>
        </m:r>
        <m:r>
          <m:rPr>
            <m:sty m:val="bi"/>
          </m:rPr>
          <m:t>A</m:t>
        </m:r>
        <m:r>
          <m:rPr>
            <m:sty m:val="p"/>
          </m:rPr>
          <m:t>)</m:t>
        </m:r>
      </m:oMath>
      <w:del w:id="17432" w:author="PR Preview" w:date="2026-01-01T00:00:00Z">
        <w:r>
          <w:delText xml:space="preserve">,</w:delText>
        </w:r>
      </w:del>
      <w:del w:id="17433" w:author="PR Preview" w:date="2026-01-01T00:00:00Z">
        <w:r>
          <w:delText xml:space="preserve"> </w:delText>
        </w:r>
      </w:del>
      <w:del w:id="17434" w:author="PR Preview" w:date="2026-01-01T00:00:00Z">
        <w:r>
          <w:delText xml:space="preserve">so there is exactly one solution exactly when</w:delText>
        </w:r>
      </w:del>
      <w:del w:id="17435" w:author="PR Preview" w:date="2026-01-01T00:00:00Z">
        <w:r>
          <w:delText xml:space="preserve"> </w:delText>
        </w:r>
      </w:del>
      <w:del w:id="17436" w:author="PR Preview" w:date="2026-01-01T00:00:00Z">
        <w:r>
          <w:delText xml:space="preserve">$\mathcal{N}(\mathbf{A}) = \mathopen{}\left\{\mathord{\smash[b]{\underset{\raise.3ex\hbox{$\scriptstyle\sim$}}{0}}\vphantom{0}}_n\right\}\mathclose{}$</w:delText>
        </w:r>
      </w:del>
      <w:del w:id="17437" w:author="PR Preview" w:date="2026-01-01T00:00:00Z">
        <w:r>
          <w:delText xml:space="preserve">,</w:delText>
        </w:r>
      </w:del>
      <w:del w:id="17438" w:author="PR Preview" w:date="2026-01-01T00:00:00Z">
        <w:r>
          <w:delText xml:space="preserve"> </w:delText>
        </w:r>
      </w:del>
      <w:del w:id="17439" w:author="PR Preview" w:date="2026-01-01T00:00:00Z">
        <w:r>
          <w:delText xml:space="preserve">that is, when</w:delText>
        </w:r>
      </w:del>
      <w:del w:id="17440"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17441" w:author="PR Preview" w:date="2026-01-01T00:00:00Z">
        <w:r>
          <w:delText xml:space="preserve"> </w:delText>
        </w:r>
      </w:del>
      <w:del w:id="17442" w:author="PR Preview" w:date="2026-01-01T00:00:00Z">
        <w:r>
          <w:delText xml:space="preserve">(a subspace of dimension</w:delText>
        </w:r>
      </w:del>
      <w:del w:id="17443" w:author="PR Preview" w:date="2026-01-01T00:00:00Z">
        <w:r>
          <w:delText xml:space="preserve"> </w:delText>
        </w:r>
      </w:del>
      <m:oMath>
        <m:r>
          <m:t>0</m:t>
        </m:r>
      </m:oMath>
      <w:del w:id="17444" w:author="PR Preview" w:date="2026-01-01T00:00:00Z">
        <w:r>
          <w:delText xml:space="preserve"> </w:delText>
        </w:r>
      </w:del>
      <w:del w:id="17445" w:author="PR Preview" w:date="2026-01-01T00:00:00Z">
        <w:r>
          <w:delText xml:space="preserve">has the empty list as a basis, whose span is</w:delText>
        </w:r>
      </w:del>
      <w:del w:id="17446" w:author="PR Preview" w:date="2026-01-01T00:00:00Z">
        <w:r>
          <w:delText xml:space="preserve"> </w:delText>
        </w:r>
      </w:del>
      <w:del w:id="17447" w:author="PR Preview" w:date="2026-01-01T00:00:00Z">
        <w:r>
          <w:delText xml:space="preserve">$\mathopen{}\left\{\mathord{\smash[b]{\underset{\raise.3ex\hbox{$\scriptstyle\sim$}}{0}}\vphantom{0}}\right\}\mathclose{}$</w:delText>
        </w:r>
      </w:del>
      <w:del w:id="17448" w:author="PR Preview" w:date="2026-01-01T00:00:00Z">
        <w:r>
          <w:delText xml:space="preserve">,</w:delText>
        </w:r>
      </w:del>
      <w:del w:id="17449" w:author="PR Preview" w:date="2026-01-01T00:00:00Z">
        <w:r>
          <w:delText xml:space="preserve"> </w:delText>
        </w:r>
      </w:del>
      <w:del w:id="17450" w:author="PR Preview" w:date="2026-01-01T00:00:00Z">
        <w:r>
          <w:delText xml:space="preserve">by</w:delText>
        </w:r>
      </w:del>
      <w:del w:id="17451" w:author="PR Preview" w:date="2026-01-01T00:00:00Z">
        <w:r>
          <w:delText xml:space="preserve"> </w:delText>
        </w:r>
      </w:del>
      <w:hyperlink w:anchor="def-dimension">
        <w:del w:id="17452" w:author="PR Preview" w:date="2026-01-01T00:00:00Z">
          <w:r>
            <w:rPr>
              <w:rStyle w:val="Hyperlink"/>
            </w:rPr>
            <w:delText xml:space="preserve">Definition 51</w:delText>
          </w:r>
        </w:del>
      </w:hyperlink>
      <w:del w:id="17453" w:author="PR Preview" w:date="2026-01-01T00:00:00Z">
        <w:r>
          <w:delText xml:space="preserve"> </w:delText>
        </w:r>
      </w:del>
      <w:del w:id="17454" w:author="PR Preview" w:date="2026-01-01T00:00:00Z">
        <w:r>
          <w:delText xml:space="preserve">and</w:delText>
        </w:r>
      </w:del>
      <w:del w:id="17455" w:author="PR Preview" w:date="2026-01-01T00:00:00Z">
        <w:r>
          <w:delText xml:space="preserve"> </w:delText>
        </w:r>
      </w:del>
      <w:hyperlink w:anchor="def-span">
        <w:del w:id="17456" w:author="PR Preview" w:date="2026-01-01T00:00:00Z">
          <w:r>
            <w:rPr>
              <w:rStyle w:val="Hyperlink"/>
            </w:rPr>
            <w:delText xml:space="preserve">Definition 47</w:delText>
          </w:r>
        </w:del>
      </w:hyperlink>
      <w:del w:id="17457" w:author="PR Preview" w:date="2026-01-01T00:00:00Z">
        <w:r>
          <w:delText xml:space="preserve">;</w:delText>
        </w:r>
      </w:del>
      <w:del w:id="17458" w:author="PR Preview" w:date="2026-01-01T00:00:00Z">
        <w:r>
          <w:delText xml:space="preserve"> </w:delText>
        </w:r>
      </w:del>
      <w:del w:id="17459" w:author="PR Preview" w:date="2026-01-01T00:00:00Z">
        <w:r>
          <w:delText xml:space="preserve">and</w:delText>
        </w:r>
      </w:del>
      <w:del w:id="17460" w:author="PR Preview" w:date="2026-01-01T00:00:00Z">
        <w:r>
          <w:delText xml:space="preserve"> </w:delText>
        </w:r>
      </w:del>
      <w:del w:id="17461" w:author="PR Preview" w:date="2026-01-01T00:00:00Z">
        <w:r>
          <w:delText xml:space="preserve">$\mathopen{}\left\{\mathord{\smash[b]{\underset{\raise.3ex\hbox{$\scriptstyle\sim$}}{0}}\vphantom{0}}\right\}\mathclose{}$</w:delText>
        </w:r>
      </w:del>
      <w:del w:id="17462" w:author="PR Preview" w:date="2026-01-01T00:00:00Z">
        <w:r>
          <w:delText xml:space="preserve"> </w:delText>
        </w:r>
      </w:del>
      <w:del w:id="17463" w:author="PR Preview" w:date="2026-01-01T00:00:00Z">
        <w:r>
          <w:delText xml:space="preserve">has dimension</w:delText>
        </w:r>
      </w:del>
      <w:del w:id="17464" w:author="PR Preview" w:date="2026-01-01T00:00:00Z">
        <w:r>
          <w:delText xml:space="preserve"> </w:delText>
        </w:r>
      </w:del>
      <m:oMath>
        <m:r>
          <m:t>0</m:t>
        </m:r>
      </m:oMath>
      <w:del w:id="17465" w:author="PR Preview" w:date="2026-01-01T00:00:00Z">
        <w:r>
          <w:delText xml:space="preserve">, by</w:delText>
        </w:r>
      </w:del>
      <w:del w:id="17466" w:author="PR Preview" w:date="2026-01-01T00:00:00Z">
        <w:r>
          <w:delText xml:space="preserve"> </w:delText>
        </w:r>
      </w:del>
      <w:hyperlink w:anchor="exm-dimension">
        <w:del w:id="17467" w:author="PR Preview" w:date="2026-01-01T00:00:00Z">
          <w:r>
            <w:rPr>
              <w:rStyle w:val="Hyperlink"/>
            </w:rPr>
            <w:delText xml:space="preserve">Example 50</w:delText>
          </w:r>
        </w:del>
      </w:hyperlink>
      <w:del w:id="17468" w:author="PR Preview" w:date="2026-01-01T00:00:00Z">
        <w:r>
          <w:delText xml:space="preserve">).</w:delText>
        </w:r>
      </w:del>
      <w:del w:id="17469" w:author="PR Preview" w:date="2026-01-01T00:00:00Z">
        <w:r>
          <w:delText xml:space="preserve"> </w:delText>
        </w:r>
      </w:del>
      <w:del w:id="17470" w:author="PR Preview" w:date="2026-01-01T00:00:00Z">
        <w:r>
          <w:delText xml:space="preserve">By</w:delText>
        </w:r>
      </w:del>
      <w:del w:id="17471" w:author="PR Preview" w:date="2026-01-01T00:00:00Z">
        <w:r>
          <w:delText xml:space="preserve"> </w:delText>
        </w:r>
      </w:del>
      <w:hyperlink w:anchor="thm-rank-nullity">
        <w:del w:id="17472" w:author="PR Preview" w:date="2026-01-01T00:00:00Z">
          <w:r>
            <w:rPr>
              <w:rStyle w:val="Hyperlink"/>
            </w:rPr>
            <w:delText xml:space="preserve">Theorem 39</w:delText>
          </w:r>
        </w:del>
      </w:hyperlink>
      <w:del w:id="17473" w:author="PR Preview" w:date="2026-01-01T00:00:00Z">
        <w:r>
          <w:delText xml:space="preserve">, that is when</w:delText>
        </w:r>
      </w:del>
      <w:del w:id="1747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7475" w:author="PR Preview" w:date="2026-01-01T00:00:00Z">
        <w:r>
          <w:delText xml:space="preserve">.</w:delText>
        </w:r>
      </w:del>
    </w:p>
    <w:p>
      <w:pPr>
        <w:pStyle w:val="BodyText"/>
      </w:pPr>
      <w:del w:id="17476" w:author="PR Preview" w:date="2026-01-01T00:00:00Z">
        <w:r>
          <w:rPr>
            <w:b/>
            <w:bCs/>
          </w:rPr>
          <w:delText xml:space="preserve">Example 182 (Three systems)</w:delText>
        </w:r>
      </w:del>
      <w:del w:id="17477" w:author="PR Preview" w:date="2026-01-01T00:00:00Z">
        <w:r>
          <w:delText xml:space="preserve"> </w:delText>
        </w:r>
      </w:del>
      <w:del w:id="17478" w:author="PR Preview" w:date="2026-01-01T00:00:00Z">
        <w:r>
          <w:delText xml:space="preserve"> </w:delText>
        </w:r>
      </w:del>
    </w:p>
    <w:p>
      <w:pPr>
        <w:pStyle w:val="FirstParagraph"/>
      </w:pPr>
      <w:ins w:id="17479" w:author="PR Preview" w:date="2026-01-01T00:00:00Z">
        <w:r>
          <w:rPr>
            <w:i/>
            <w:iCs/>
          </w:rPr>
          <w:t xml:space="preserve">Proof</w:t>
        </w:r>
      </w:ins>
      <w:ins w:id="17480" w:author="PR Preview" w:date="2026-01-01T00:00:00Z">
        <w:r>
          <w:t xml:space="preserve">. </w:t>
        </w:r>
      </w:ins>
      <w:ins w:id="17481" w:author="PR Preview" w:date="2026-01-01T00:00:00Z">
        <w:r>
          <w:rPr>
            <w:b/>
            <w:bCs/>
          </w:rPr>
          <w:t xml:space="preserve">Part 1.</w:t>
        </w:r>
      </w:ins>
      <w:ins w:id="17482" w:author="PR Preview" w:date="2026-01-01T00:00:00Z">
        <w:r>
          <w:t xml:space="preserve"> </w:t>
        </w:r>
      </w:ins>
      <w:ins w:id="17483" w:author="PR Preview" w:date="2026-01-01T00:00:00Z">
        <w:r>
          <w:t xml:space="preserve">By</w:t>
        </w:r>
      </w:ins>
      <w:ins w:id="17484" w:author="PR Preview" w:date="2026-01-01T00:00:00Z">
        <w:r>
          <w:t xml:space="preserve"> </w:t>
        </w:r>
      </w:ins>
      <w:hyperlink w:anchor="thm-consistency">
        <w:ins w:id="17485" w:author="PR Preview" w:date="2026-01-01T00:00:00Z">
          <w:r>
            <w:rPr>
              <w:rStyle w:val="Hyperlink"/>
            </w:rPr>
            <w:t xml:space="preserve">Theorem 101</w:t>
          </w:r>
        </w:ins>
      </w:hyperlink>
      <w:ins w:id="17486" w:author="PR Preview" w:date="2026-01-01T00:00:00Z">
        <w:r>
          <w:t xml:space="preserve">, the system is consistent for every</w:t>
        </w:r>
      </w:ins>
      <w:ins w:id="17487" w:author="PR Preview" w:date="2026-01-01T00:00:00Z">
        <w:r>
          <w:t xml:space="preserve"> </w:t>
        </w:r>
      </w:ins>
      <w:ins w:id="17488" w:author="PR Preview" w:date="2026-01-01T00:00:00Z">
        <w:r>
          <w:t xml:space="preserve">$\mathord{\smash[b]{\underset{\raise.3ex\hbox{$\scriptstyle\sim$}}{b}}\vphantom{b}}$</w:t>
        </w:r>
      </w:ins>
      <w:ins w:id="17489" w:author="PR Preview" w:date="2026-01-01T00:00:00Z">
        <w:r>
          <w:t xml:space="preserve"> </w:t>
        </w:r>
      </w:ins>
      <w:ins w:id="17490" w:author="PR Preview" w:date="2026-01-01T00:00:00Z">
        <w:r>
          <w:t xml:space="preserve">exactly when</w:t>
        </w:r>
      </w:ins>
      <w:ins w:id="17491"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7492" w:author="PR Preview" w:date="2026-01-01T00:00:00Z">
        <w:r>
          <w:t xml:space="preserve">.</w:t>
        </w:r>
      </w:ins>
      <w:ins w:id="17493" w:author="PR Preview" w:date="2026-01-01T00:00:00Z">
        <w:r>
          <w:t xml:space="preserve"> </w:t>
        </w:r>
      </w:ins>
      <m:oMath>
        <m:r>
          <m:rPr>
            <m:scr m:val="script"/>
            <m:sty m:val="p"/>
          </m:rPr>
          <m:t>C</m:t>
        </m:r>
        <m:r>
          <m:rPr>
            <m:sty m:val="p"/>
          </m:rPr>
          <m:t>(</m:t>
        </m:r>
        <m:r>
          <m:rPr>
            <m:sty m:val="bi"/>
          </m:rPr>
          <m:t>A</m:t>
        </m:r>
        <m:r>
          <m:rPr>
            <m:sty m:val="p"/>
          </m:rPr>
          <m:t>)</m:t>
        </m:r>
      </m:oMath>
      <w:ins w:id="17494" w:author="PR Preview" w:date="2026-01-01T00:00:00Z">
        <w:r>
          <w:t xml:space="preserve"> </w:t>
        </w:r>
      </w:ins>
      <w:ins w:id="17495" w:author="PR Preview" w:date="2026-01-01T00:00:00Z">
        <w:r>
          <w:t xml:space="preserve">is a subspace of</w:t>
        </w:r>
      </w:ins>
      <w:ins w:id="17496" w:author="PR Preview" w:date="2026-01-01T00:00:00Z">
        <w:r>
          <w:t xml:space="preserve"> </w:t>
        </w:r>
      </w:ins>
      <m:oMath>
        <m:sSup>
          <m:e>
            <m:r>
              <m:rPr>
                <m:scr m:val="double-struck"/>
                <m:sty m:val="p"/>
              </m:rPr>
              <m:t>R</m:t>
            </m:r>
          </m:e>
          <m:sup>
            <m:r>
              <m:t>m</m:t>
            </m:r>
          </m:sup>
        </m:sSup>
      </m:oMath>
      <w:ins w:id="17497" w:author="PR Preview" w:date="2026-01-01T00:00:00Z">
        <w:r>
          <w:t xml:space="preserve"> </w:t>
        </w:r>
      </w:ins>
      <w:ins w:id="17498" w:author="PR Preview" w:date="2026-01-01T00:00:00Z">
        <w:r>
          <w:t xml:space="preserve">(</w:t>
        </w:r>
      </w:ins>
      <w:hyperlink w:anchor="thm-column-space-span">
        <w:ins w:id="17499" w:author="PR Preview" w:date="2026-01-01T00:00:00Z">
          <w:r>
            <w:rPr>
              <w:rStyle w:val="Hyperlink"/>
            </w:rPr>
            <w:t xml:space="preserve">Theorem 32</w:t>
          </w:r>
        </w:ins>
      </w:hyperlink>
      <w:ins w:id="17500" w:author="PR Preview" w:date="2026-01-01T00:00:00Z">
        <w:r>
          <w:t xml:space="preserve">) with dimension</w:t>
        </w:r>
      </w:ins>
      <w:ins w:id="17501" w:author="PR Preview" w:date="2026-01-01T00:00:00Z">
        <w:r>
          <w:t xml:space="preserve"> </w:t>
        </w:r>
      </w:ins>
      <m:oMath>
        <m:r>
          <m:rPr>
            <m:sty m:val="p"/>
          </m:rPr>
          <m:t>rank</m:t>
        </m:r>
        <m:r>
          <m:rPr>
            <m:sty m:val="p"/>
          </m:rPr>
          <m:t>(</m:t>
        </m:r>
        <m:r>
          <m:rPr>
            <m:sty m:val="bi"/>
          </m:rPr>
          <m:t>A</m:t>
        </m:r>
        <m:r>
          <m:rPr>
            <m:sty m:val="p"/>
          </m:rPr>
          <m:t>)</m:t>
        </m:r>
      </m:oMath>
      <w:ins w:id="17502" w:author="PR Preview" w:date="2026-01-01T00:00:00Z">
        <w:r>
          <w:t xml:space="preserve"> </w:t>
        </w:r>
      </w:ins>
      <w:ins w:id="17503" w:author="PR Preview" w:date="2026-01-01T00:00:00Z">
        <w:r>
          <w:t xml:space="preserve">(</w:t>
        </w:r>
      </w:ins>
      <w:hyperlink w:anchor="thm-rank-dim">
        <w:ins w:id="17504" w:author="PR Preview" w:date="2026-01-01T00:00:00Z">
          <w:r>
            <w:rPr>
              <w:rStyle w:val="Hyperlink"/>
            </w:rPr>
            <w:t xml:space="preserve">Theorem 38</w:t>
          </w:r>
        </w:ins>
      </w:hyperlink>
      <w:ins w:id="17505" w:author="PR Preview" w:date="2026-01-01T00:00:00Z">
        <w:r>
          <w:t xml:space="preserve">), and</w:t>
        </w:r>
      </w:ins>
      <w:ins w:id="17506"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17507" w:author="PR Preview" w:date="2026-01-01T00:00:00Z">
        <w:r>
          <w:t xml:space="preserve"> </w:t>
        </w:r>
      </w:ins>
      <w:ins w:id="17508" w:author="PR Preview" w:date="2026-01-01T00:00:00Z">
        <w:r>
          <w:t xml:space="preserve">(</w:t>
        </w:r>
      </w:ins>
      <w:hyperlink w:anchor="exm-dimension">
        <w:ins w:id="17509" w:author="PR Preview" w:date="2026-01-01T00:00:00Z">
          <w:r>
            <w:rPr>
              <w:rStyle w:val="Hyperlink"/>
            </w:rPr>
            <w:t xml:space="preserve">Example 50</w:t>
          </w:r>
        </w:ins>
      </w:hyperlink>
      <w:ins w:id="17510" w:author="PR Preview" w:date="2026-01-01T00:00:00Z">
        <w:r>
          <w:t xml:space="preserve">).</w:t>
        </w:r>
      </w:ins>
      <w:ins w:id="17511" w:author="PR Preview" w:date="2026-01-01T00:00:00Z">
        <w:r>
          <w:t xml:space="preserve"> </w:t>
        </w:r>
      </w:ins>
      <w:ins w:id="17512" w:author="PR Preview" w:date="2026-01-01T00:00:00Z">
        <w:r>
          <w:t xml:space="preserve">If the dimension is</w:t>
        </w:r>
      </w:ins>
      <w:ins w:id="17513" w:author="PR Preview" w:date="2026-01-01T00:00:00Z">
        <w:r>
          <w:t xml:space="preserve"> </w:t>
        </w:r>
      </w:ins>
      <m:oMath>
        <m:r>
          <m:t>m</m:t>
        </m:r>
      </m:oMath>
      <w:ins w:id="17514" w:author="PR Preview" w:date="2026-01-01T00:00:00Z">
        <w:r>
          <w:t xml:space="preserve">, then</w:t>
        </w:r>
      </w:ins>
      <w:ins w:id="17515"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7516" w:author="PR Preview" w:date="2026-01-01T00:00:00Z">
        <w:r>
          <w:t xml:space="preserve"> </w:t>
        </w:r>
      </w:ins>
      <w:ins w:id="17517" w:author="PR Preview" w:date="2026-01-01T00:00:00Z">
        <w:r>
          <w:t xml:space="preserve">(</w:t>
        </w:r>
      </w:ins>
      <w:hyperlink w:anchor="thm-subspace-equal-dim">
        <w:ins w:id="17518" w:author="PR Preview" w:date="2026-01-01T00:00:00Z">
          <w:r>
            <w:rPr>
              <w:rStyle w:val="Hyperlink"/>
            </w:rPr>
            <w:t xml:space="preserve">Theorem 31</w:t>
          </w:r>
        </w:ins>
      </w:hyperlink>
      <w:ins w:id="17519" w:author="PR Preview" w:date="2026-01-01T00:00:00Z">
        <w:r>
          <w:t xml:space="preserve">);</w:t>
        </w:r>
      </w:ins>
      <w:ins w:id="17520" w:author="PR Preview" w:date="2026-01-01T00:00:00Z">
        <w:r>
          <w:t xml:space="preserve"> </w:t>
        </w:r>
      </w:ins>
      <w:ins w:id="17521" w:author="PR Preview" w:date="2026-01-01T00:00:00Z">
        <w:r>
          <w:t xml:space="preserve">if</w:t>
        </w:r>
      </w:ins>
      <w:ins w:id="17522"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7523" w:author="PR Preview" w:date="2026-01-01T00:00:00Z">
        <w:r>
          <w:t xml:space="preserve">, the dimension is</w:t>
        </w:r>
      </w:ins>
      <w:ins w:id="17524" w:author="PR Preview" w:date="2026-01-01T00:00:00Z">
        <w:r>
          <w:t xml:space="preserve"> </w:t>
        </w:r>
      </w:ins>
      <m:oMath>
        <m:r>
          <m:t>m</m:t>
        </m:r>
      </m:oMath>
      <w:ins w:id="17525" w:author="PR Preview" w:date="2026-01-01T00:00:00Z">
        <w:r>
          <w:t xml:space="preserve">.</w:t>
        </w:r>
      </w:ins>
    </w:p>
    <w:p>
      <w:pPr>
        <w:pStyle w:val="BodyText"/>
      </w:pPr>
      <w:ins w:id="17526" w:author="PR Preview" w:date="2026-01-01T00:00:00Z">
        <w:r>
          <w:rPr>
            <w:b/>
            <w:bCs/>
          </w:rPr>
          <w:t xml:space="preserve">Part 2.</w:t>
        </w:r>
      </w:ins>
      <w:ins w:id="17527" w:author="PR Preview" w:date="2026-01-01T00:00:00Z">
        <w:r>
          <w:t xml:space="preserve"> </w:t>
        </w:r>
      </w:ins>
      <w:ins w:id="17528" w:author="PR Preview" w:date="2026-01-01T00:00:00Z">
        <w:r>
          <w:t xml:space="preserve">By</w:t>
        </w:r>
      </w:ins>
      <w:ins w:id="17529" w:author="PR Preview" w:date="2026-01-01T00:00:00Z">
        <w:r>
          <w:t xml:space="preserve"> </w:t>
        </w:r>
      </w:ins>
      <w:hyperlink w:anchor="thm-solution-set">
        <w:ins w:id="17530" w:author="PR Preview" w:date="2026-01-01T00:00:00Z">
          <w:r>
            <w:rPr>
              <w:rStyle w:val="Hyperlink"/>
            </w:rPr>
            <w:t xml:space="preserve">Theorem 102</w:t>
          </w:r>
        </w:ins>
      </w:hyperlink>
      <w:ins w:id="17531" w:author="PR Preview" w:date="2026-01-01T00:00:00Z">
        <w:r>
          <w:t xml:space="preserve">, the solutions are a particular solution</w:t>
        </w:r>
      </w:ins>
      <w:ins w:id="17532" w:author="PR Preview" w:date="2026-01-01T00:00:00Z">
        <w:r>
          <w:t xml:space="preserve"> </w:t>
        </w:r>
      </w:ins>
      <w:ins w:id="17533" w:author="PR Preview" w:date="2026-01-01T00:00:00Z">
        <w:r>
          <w:t xml:space="preserve">plus the vectors of</w:t>
        </w:r>
      </w:ins>
      <w:ins w:id="17534" w:author="PR Preview" w:date="2026-01-01T00:00:00Z">
        <w:r>
          <w:t xml:space="preserve"> </w:t>
        </w:r>
      </w:ins>
      <m:oMath>
        <m:r>
          <m:rPr>
            <m:scr m:val="script"/>
            <m:sty m:val="p"/>
          </m:rPr>
          <m:t>N</m:t>
        </m:r>
        <m:r>
          <m:rPr>
            <m:sty m:val="p"/>
          </m:rPr>
          <m:t>(</m:t>
        </m:r>
        <m:r>
          <m:rPr>
            <m:sty m:val="bi"/>
          </m:rPr>
          <m:t>A</m:t>
        </m:r>
        <m:r>
          <m:rPr>
            <m:sty m:val="p"/>
          </m:rPr>
          <m:t>)</m:t>
        </m:r>
      </m:oMath>
      <w:ins w:id="17535" w:author="PR Preview" w:date="2026-01-01T00:00:00Z">
        <w:r>
          <w:t xml:space="preserve">,</w:t>
        </w:r>
      </w:ins>
      <w:ins w:id="17536" w:author="PR Preview" w:date="2026-01-01T00:00:00Z">
        <w:r>
          <w:t xml:space="preserve"> </w:t>
        </w:r>
      </w:ins>
      <w:ins w:id="17537" w:author="PR Preview" w:date="2026-01-01T00:00:00Z">
        <w:r>
          <w:t xml:space="preserve">so there is exactly one solution exactly when</w:t>
        </w:r>
      </w:ins>
      <w:ins w:id="17538" w:author="PR Preview" w:date="2026-01-01T00:00:00Z">
        <w:r>
          <w:t xml:space="preserve"> </w:t>
        </w:r>
      </w:ins>
      <w:ins w:id="17539" w:author="PR Preview" w:date="2026-01-01T00:00:00Z">
        <w:r>
          <w:t xml:space="preserve">$\mathcal{N}(\mathbf{A}) = \mathopen{}\left\{\mathord{\smash[b]{\underset{\raise.3ex\hbox{$\scriptstyle\sim$}}{0}}\vphantom{0}}_n\right\}\mathclose{}$</w:t>
        </w:r>
      </w:ins>
      <w:ins w:id="17540" w:author="PR Preview" w:date="2026-01-01T00:00:00Z">
        <w:r>
          <w:t xml:space="preserve">,</w:t>
        </w:r>
      </w:ins>
      <w:ins w:id="17541" w:author="PR Preview" w:date="2026-01-01T00:00:00Z">
        <w:r>
          <w:t xml:space="preserve"> </w:t>
        </w:r>
      </w:ins>
      <w:ins w:id="17542" w:author="PR Preview" w:date="2026-01-01T00:00:00Z">
        <w:r>
          <w:t xml:space="preserve">that is, when</w:t>
        </w:r>
      </w:ins>
      <w:ins w:id="17543" w:author="PR Preview" w:date="2026-01-01T00:00:00Z">
        <w:r>
          <w:t xml:space="preserve"> </w:t>
        </w:r>
      </w:ins>
      <m:oMath>
        <m:r>
          <m:rPr>
            <m:sty m:val="p"/>
          </m:rPr>
          <m:t>nullity</m:t>
        </m:r>
        <m:r>
          <m:rPr>
            <m:sty m:val="p"/>
          </m:rPr>
          <m:t>(</m:t>
        </m:r>
        <m:r>
          <m:rPr>
            <m:sty m:val="bi"/>
          </m:rPr>
          <m:t>A</m:t>
        </m:r>
        <m:r>
          <m:rPr>
            <m:sty m:val="p"/>
          </m:rPr>
          <m:t>)</m:t>
        </m:r>
        <m:r>
          <m:rPr>
            <m:sty m:val="p"/>
          </m:rPr>
          <m:t>=</m:t>
        </m:r>
        <m:r>
          <m:t>0</m:t>
        </m:r>
      </m:oMath>
      <w:ins w:id="17544" w:author="PR Preview" w:date="2026-01-01T00:00:00Z">
        <w:r>
          <w:t xml:space="preserve"> </w:t>
        </w:r>
      </w:ins>
      <w:ins w:id="17545" w:author="PR Preview" w:date="2026-01-01T00:00:00Z">
        <w:r>
          <w:t xml:space="preserve">(a subspace of dimension</w:t>
        </w:r>
      </w:ins>
      <w:ins w:id="17546" w:author="PR Preview" w:date="2026-01-01T00:00:00Z">
        <w:r>
          <w:t xml:space="preserve"> </w:t>
        </w:r>
      </w:ins>
      <m:oMath>
        <m:r>
          <m:t>0</m:t>
        </m:r>
      </m:oMath>
      <w:ins w:id="17547" w:author="PR Preview" w:date="2026-01-01T00:00:00Z">
        <w:r>
          <w:t xml:space="preserve"> </w:t>
        </w:r>
      </w:ins>
      <w:ins w:id="17548" w:author="PR Preview" w:date="2026-01-01T00:00:00Z">
        <w:r>
          <w:t xml:space="preserve">has the empty list as a basis, whose span is</w:t>
        </w:r>
      </w:ins>
      <w:ins w:id="17549" w:author="PR Preview" w:date="2026-01-01T00:00:00Z">
        <w:r>
          <w:t xml:space="preserve"> </w:t>
        </w:r>
      </w:ins>
      <w:ins w:id="17550" w:author="PR Preview" w:date="2026-01-01T00:00:00Z">
        <w:r>
          <w:t xml:space="preserve">$\mathopen{}\left\{\mathord{\smash[b]{\underset{\raise.3ex\hbox{$\scriptstyle\sim$}}{0}}\vphantom{0}}\right\}\mathclose{}$</w:t>
        </w:r>
      </w:ins>
      <w:ins w:id="17551" w:author="PR Preview" w:date="2026-01-01T00:00:00Z">
        <w:r>
          <w:t xml:space="preserve">,</w:t>
        </w:r>
      </w:ins>
      <w:ins w:id="17552" w:author="PR Preview" w:date="2026-01-01T00:00:00Z">
        <w:r>
          <w:t xml:space="preserve"> </w:t>
        </w:r>
      </w:ins>
      <w:ins w:id="17553" w:author="PR Preview" w:date="2026-01-01T00:00:00Z">
        <w:r>
          <w:t xml:space="preserve">by</w:t>
        </w:r>
      </w:ins>
      <w:ins w:id="17554" w:author="PR Preview" w:date="2026-01-01T00:00:00Z">
        <w:r>
          <w:t xml:space="preserve"> </w:t>
        </w:r>
      </w:ins>
      <w:hyperlink w:anchor="def-dimension">
        <w:ins w:id="17555" w:author="PR Preview" w:date="2026-01-01T00:00:00Z">
          <w:r>
            <w:rPr>
              <w:rStyle w:val="Hyperlink"/>
            </w:rPr>
            <w:t xml:space="preserve">Definition 51</w:t>
          </w:r>
        </w:ins>
      </w:hyperlink>
      <w:ins w:id="17556" w:author="PR Preview" w:date="2026-01-01T00:00:00Z">
        <w:r>
          <w:t xml:space="preserve"> </w:t>
        </w:r>
      </w:ins>
      <w:ins w:id="17557" w:author="PR Preview" w:date="2026-01-01T00:00:00Z">
        <w:r>
          <w:t xml:space="preserve">and</w:t>
        </w:r>
      </w:ins>
      <w:ins w:id="17558" w:author="PR Preview" w:date="2026-01-01T00:00:00Z">
        <w:r>
          <w:t xml:space="preserve"> </w:t>
        </w:r>
      </w:ins>
      <w:hyperlink w:anchor="def-span">
        <w:ins w:id="17559" w:author="PR Preview" w:date="2026-01-01T00:00:00Z">
          <w:r>
            <w:rPr>
              <w:rStyle w:val="Hyperlink"/>
            </w:rPr>
            <w:t xml:space="preserve">Definition 47</w:t>
          </w:r>
        </w:ins>
      </w:hyperlink>
      <w:ins w:id="17560" w:author="PR Preview" w:date="2026-01-01T00:00:00Z">
        <w:r>
          <w:t xml:space="preserve">;</w:t>
        </w:r>
      </w:ins>
      <w:ins w:id="17561" w:author="PR Preview" w:date="2026-01-01T00:00:00Z">
        <w:r>
          <w:t xml:space="preserve"> </w:t>
        </w:r>
      </w:ins>
      <w:ins w:id="17562" w:author="PR Preview" w:date="2026-01-01T00:00:00Z">
        <w:r>
          <w:t xml:space="preserve">and</w:t>
        </w:r>
      </w:ins>
      <w:ins w:id="17563" w:author="PR Preview" w:date="2026-01-01T00:00:00Z">
        <w:r>
          <w:t xml:space="preserve"> </w:t>
        </w:r>
      </w:ins>
      <w:ins w:id="17564" w:author="PR Preview" w:date="2026-01-01T00:00:00Z">
        <w:r>
          <w:t xml:space="preserve">$\mathopen{}\left\{\mathord{\smash[b]{\underset{\raise.3ex\hbox{$\scriptstyle\sim$}}{0}}\vphantom{0}}\right\}\mathclose{}$</w:t>
        </w:r>
      </w:ins>
      <w:ins w:id="17565" w:author="PR Preview" w:date="2026-01-01T00:00:00Z">
        <w:r>
          <w:t xml:space="preserve"> </w:t>
        </w:r>
      </w:ins>
      <w:ins w:id="17566" w:author="PR Preview" w:date="2026-01-01T00:00:00Z">
        <w:r>
          <w:t xml:space="preserve">has dimension</w:t>
        </w:r>
      </w:ins>
      <w:ins w:id="17567" w:author="PR Preview" w:date="2026-01-01T00:00:00Z">
        <w:r>
          <w:t xml:space="preserve"> </w:t>
        </w:r>
      </w:ins>
      <m:oMath>
        <m:r>
          <m:t>0</m:t>
        </m:r>
      </m:oMath>
      <w:ins w:id="17568" w:author="PR Preview" w:date="2026-01-01T00:00:00Z">
        <w:r>
          <w:t xml:space="preserve">, by</w:t>
        </w:r>
      </w:ins>
      <w:ins w:id="17569" w:author="PR Preview" w:date="2026-01-01T00:00:00Z">
        <w:r>
          <w:t xml:space="preserve"> </w:t>
        </w:r>
      </w:ins>
      <w:hyperlink w:anchor="exm-dimension">
        <w:ins w:id="17570" w:author="PR Preview" w:date="2026-01-01T00:00:00Z">
          <w:r>
            <w:rPr>
              <w:rStyle w:val="Hyperlink"/>
            </w:rPr>
            <w:t xml:space="preserve">Example 50</w:t>
          </w:r>
        </w:ins>
      </w:hyperlink>
      <w:ins w:id="17571" w:author="PR Preview" w:date="2026-01-01T00:00:00Z">
        <w:r>
          <w:t xml:space="preserve">).</w:t>
        </w:r>
      </w:ins>
      <w:ins w:id="17572" w:author="PR Preview" w:date="2026-01-01T00:00:00Z">
        <w:r>
          <w:t xml:space="preserve"> </w:t>
        </w:r>
      </w:ins>
      <w:ins w:id="17573" w:author="PR Preview" w:date="2026-01-01T00:00:00Z">
        <w:r>
          <w:t xml:space="preserve">By</w:t>
        </w:r>
      </w:ins>
      <w:ins w:id="17574" w:author="PR Preview" w:date="2026-01-01T00:00:00Z">
        <w:r>
          <w:t xml:space="preserve"> </w:t>
        </w:r>
      </w:ins>
      <w:hyperlink w:anchor="thm-rank-nullity">
        <w:ins w:id="17575" w:author="PR Preview" w:date="2026-01-01T00:00:00Z">
          <w:r>
            <w:rPr>
              <w:rStyle w:val="Hyperlink"/>
            </w:rPr>
            <w:t xml:space="preserve">Theorem 39</w:t>
          </w:r>
        </w:ins>
      </w:hyperlink>
      <w:ins w:id="17576" w:author="PR Preview" w:date="2026-01-01T00:00:00Z">
        <w:r>
          <w:t xml:space="preserve">, that is when</w:t>
        </w:r>
      </w:ins>
      <w:ins w:id="17577" w:author="PR Preview" w:date="2026-01-01T00:00:00Z">
        <w:r>
          <w:t xml:space="preserve"> </w:t>
        </w:r>
      </w:ins>
      <m:oMath>
        <m:r>
          <m:rPr>
            <m:sty m:val="p"/>
          </m:rPr>
          <m:t>rank</m:t>
        </m:r>
        <m:r>
          <m:rPr>
            <m:sty m:val="p"/>
          </m:rPr>
          <m:t>(</m:t>
        </m:r>
        <m:r>
          <m:rPr>
            <m:sty m:val="bi"/>
          </m:rPr>
          <m:t>A</m:t>
        </m:r>
        <m:r>
          <m:rPr>
            <m:sty m:val="p"/>
          </m:rPr>
          <m:t>)</m:t>
        </m:r>
        <m:r>
          <m:rPr>
            <m:sty m:val="p"/>
          </m:rPr>
          <m:t>=</m:t>
        </m:r>
        <m:r>
          <m:t>n</m:t>
        </m:r>
      </m:oMath>
      <w:ins w:id="17578" w:author="PR Preview" w:date="2026-01-01T00:00:00Z">
        <w:r>
          <w:t xml:space="preserve">.</w:t>
        </w:r>
      </w:ins>
    </w:p>
    <w:bookmarkStart w:id="594" w:name="exm-solution-unique"/>
    <w:p>
      <w:pPr>
        <w:pStyle w:val="BodyText"/>
      </w:pPr>
      <w:ins w:id="17579" w:author="PR Preview" w:date="2026-01-01T00:00:00Z">
        <w:r>
          <w:rPr>
            <w:b/>
            <w:bCs/>
          </w:rPr>
          <w:t xml:space="preserve">Example 184 (Three systems)</w:t>
        </w:r>
      </w:ins>
      <w:ins w:id="17580" w:author="PR Preview" w:date="2026-01-01T00:00:00Z">
        <w:r>
          <w:t xml:space="preserve"> </w:t>
        </w:r>
      </w:ins>
      <w:ins w:id="17581" w:author="PR Preview" w:date="2026-01-01T00:00:00Z">
        <w:r>
          <w:t xml:space="preserve"> </w:t>
        </w:r>
      </w:ins>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del w:id="17582" w:author="PR Preview" w:date="2026-01-01T00:00:00Z">
        <w:r>
          <w:delText xml:space="preserve">The</w:delText>
        </w:r>
      </w:del>
      <w:del w:id="17583" w:author="PR Preview" w:date="2026-01-01T00:00:00Z">
        <w:r>
          <w:delText xml:space="preserve"> </w:delText>
        </w:r>
      </w:del>
      <m:oMath>
        <m:r>
          <m:t>3</m:t>
        </m:r>
        <m:r>
          <m:rPr>
            <m:sty m:val="p"/>
          </m:rPr>
          <m:t>×</m:t>
        </m:r>
        <m:r>
          <m:t>2</m:t>
        </m:r>
      </m:oMath>
      <w:del w:id="17584" w:author="PR Preview" w:date="2026-01-01T00:00:00Z">
        <w:r>
          <w:delText xml:space="preserve"> </w:delText>
        </w:r>
      </w:del>
      <w:del w:id="17585" w:author="PR Preview" w:date="2026-01-01T00:00:00Z">
        <w:r>
          <w:delText xml:space="preserve">matrix</w:delText>
        </w:r>
      </w:del>
      <w:del w:id="1758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7587" w:author="PR Preview" w:date="2026-01-01T00:00:00Z">
        <w:r>
          <w:delText xml:space="preserve"> </w:delText>
        </w:r>
      </w:del>
      <w:del w:id="17588" w:author="PR Preview" w:date="2026-01-01T00:00:00Z">
        <w:r>
          <w:delText xml:space="preserve">of</w:delText>
        </w:r>
      </w:del>
      <w:del w:id="17589" w:author="PR Preview" w:date="2026-01-01T00:00:00Z">
        <w:r>
          <w:delText xml:space="preserve"> </w:delText>
        </w:r>
      </w:del>
      <w:hyperlink w:anchor="exm-gram-invertible">
        <w:del w:id="17590" w:author="PR Preview" w:date="2026-01-01T00:00:00Z">
          <w:r>
            <w:rPr>
              <w:rStyle w:val="Hyperlink"/>
            </w:rPr>
            <w:delText xml:space="preserve">Example 162</w:delText>
          </w:r>
        </w:del>
      </w:hyperlink>
      <w:del w:id="17591" w:author="PR Preview" w:date="2026-01-01T00:00:00Z">
        <w:r>
          <w:delText xml:space="preserve"> </w:delText>
        </w:r>
      </w:del>
      <w:del w:id="17592" w:author="PR Preview" w:date="2026-01-01T00:00:00Z">
        <w:r>
          <w:delText xml:space="preserve">has rank</w:delText>
        </w:r>
      </w:del>
      <w:del w:id="17593" w:author="PR Preview" w:date="2026-01-01T00:00:00Z">
        <w:r>
          <w:delText xml:space="preserve"> </w:delText>
        </w:r>
      </w:del>
      <m:oMath>
        <m:r>
          <m:t>2</m:t>
        </m:r>
        <m:r>
          <m:rPr>
            <m:sty m:val="p"/>
          </m:rPr>
          <m:t>=</m:t>
        </m:r>
        <m:r>
          <m:t>n</m:t>
        </m:r>
      </m:oMath>
      <w:del w:id="17594" w:author="PR Preview" w:date="2026-01-01T00:00:00Z">
        <w:r>
          <w:delText xml:space="preserve">, so a consistent system has one solution,</w:delText>
        </w:r>
      </w:del>
      <w:del w:id="17595" w:author="PR Preview" w:date="2026-01-01T00:00:00Z">
        <w:r>
          <w:delText xml:space="preserve"> </w:delText>
        </w:r>
      </w:del>
      <w:del w:id="17596" w:author="PR Preview" w:date="2026-01-01T00:00:00Z">
        <w:r>
          <w:delText xml:space="preserve">but</w:delText>
        </w:r>
      </w:del>
      <w:del w:id="17597" w:author="PR Preview" w:date="2026-01-01T00:00:00Z">
        <w:r>
          <w:delText xml:space="preserve"> </w:delText>
        </w:r>
      </w:del>
      <m:oMath>
        <m:r>
          <m:t>2</m:t>
        </m:r>
        <m:r>
          <m:rPr>
            <m:sty m:val="p"/>
          </m:rPr>
          <m:t>&lt;</m:t>
        </m:r>
        <m:r>
          <m:t>3</m:t>
        </m:r>
        <m:r>
          <m:rPr>
            <m:sty m:val="p"/>
          </m:rPr>
          <m:t>=</m:t>
        </m:r>
        <m:r>
          <m:t>m</m:t>
        </m:r>
      </m:oMath>
      <w:del w:id="17598" w:author="PR Preview" w:date="2026-01-01T00:00:00Z">
        <w:r>
          <w:delText xml:space="preserve">, so some systems are inconsistent:</w:delText>
        </w:r>
      </w:del>
      <w:del w:id="17599"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17600" w:author="PR Preview" w:date="2026-01-01T00:00:00Z">
        <w:r>
          <w:delText xml:space="preserve">, because</w:delText>
        </w:r>
      </w:del>
      <w:del w:id="17601"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17602" w:author="PR Preview" w:date="2026-01-01T00:00:00Z">
        <w:r>
          <w:delText xml:space="preserve"> </w:delText>
        </w:r>
      </w:del>
      <w:del w:id="17603" w:author="PR Preview" w:date="2026-01-01T00:00:00Z">
        <w:r>
          <w:delText xml:space="preserve">has equal differences between consecutive entries,</w:delText>
        </w:r>
      </w:del>
      <w:del w:id="17604" w:author="PR Preview" w:date="2026-01-01T00:00:00Z">
        <w:r>
          <w:delText xml:space="preserve"> </w:delText>
        </w:r>
      </w:del>
      <w:del w:id="17605" w:author="PR Preview" w:date="2026-01-01T00:00:00Z">
        <w:r>
          <w:delText xml:space="preserve">and</w:delText>
        </w:r>
      </w:del>
      <w:del w:id="17606" w:author="PR Preview" w:date="2026-01-01T00:00:00Z">
        <w:r>
          <w:delText xml:space="preserve"> </w:delText>
        </w:r>
      </w:del>
      <m:oMath>
        <m:r>
          <m:rPr>
            <m:sty m:val="p"/>
          </m:rPr>
          <m:t>(</m:t>
        </m:r>
        <m:r>
          <m:t>1</m:t>
        </m:r>
        <m:r>
          <m:rPr>
            <m:sty m:val="p"/>
          </m:rPr>
          <m:t>,</m:t>
        </m:r>
        <m:r>
          <m:t>0</m:t>
        </m:r>
        <m:r>
          <m:rPr>
            <m:sty m:val="p"/>
          </m:rPr>
          <m:t>,</m:t>
        </m:r>
        <m:r>
          <m:t>0</m:t>
        </m:r>
        <m:r>
          <m:rPr>
            <m:sty m:val="p"/>
          </m:rPr>
          <m:t>)</m:t>
        </m:r>
      </m:oMath>
      <w:del w:id="17607" w:author="PR Preview" w:date="2026-01-01T00:00:00Z">
        <w:r>
          <w:delText xml:space="preserve"> </w:delText>
        </w:r>
      </w:del>
      <w:del w:id="17608" w:author="PR Preview" w:date="2026-01-01T00:00:00Z">
        <w:r>
          <w:delText xml:space="preserve">does not.</w:delText>
        </w:r>
      </w:del>
    </w:p>
    <w:p>
      <w:pPr>
        <w:numPr>
          <w:ilvl w:val="0"/>
          <w:numId w:val="1092"/>
        </w:numPr>
      </w:pPr>
      <w:ins w:id="17609" w:author="PR Preview" w:date="2026-01-01T00:00:00Z">
        <w:r>
          <w:t xml:space="preserve">The</w:t>
        </w:r>
      </w:ins>
      <w:ins w:id="17610" w:author="PR Preview" w:date="2026-01-01T00:00:00Z">
        <w:r>
          <w:t xml:space="preserve"> </w:t>
        </w:r>
      </w:ins>
      <m:oMath>
        <m:r>
          <m:t>3</m:t>
        </m:r>
        <m:r>
          <m:rPr>
            <m:sty m:val="p"/>
          </m:rPr>
          <m:t>×</m:t>
        </m:r>
        <m:r>
          <m:t>2</m:t>
        </m:r>
      </m:oMath>
      <w:ins w:id="17611" w:author="PR Preview" w:date="2026-01-01T00:00:00Z">
        <w:r>
          <w:t xml:space="preserve"> </w:t>
        </w:r>
      </w:ins>
      <w:ins w:id="17612" w:author="PR Preview" w:date="2026-01-01T00:00:00Z">
        <w:r>
          <w:t xml:space="preserve">matrix</w:t>
        </w:r>
      </w:ins>
      <w:ins w:id="1761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7614" w:author="PR Preview" w:date="2026-01-01T00:00:00Z">
        <w:r>
          <w:t xml:space="preserve"> </w:t>
        </w:r>
      </w:ins>
      <w:ins w:id="17615" w:author="PR Preview" w:date="2026-01-01T00:00:00Z">
        <w:r>
          <w:t xml:space="preserve">of</w:t>
        </w:r>
      </w:ins>
      <w:ins w:id="17616" w:author="PR Preview" w:date="2026-01-01T00:00:00Z">
        <w:r>
          <w:t xml:space="preserve"> </w:t>
        </w:r>
      </w:ins>
      <w:hyperlink w:anchor="exm-gram-invertible">
        <w:ins w:id="17617" w:author="PR Preview" w:date="2026-01-01T00:00:00Z">
          <w:r>
            <w:rPr>
              <w:rStyle w:val="Hyperlink"/>
            </w:rPr>
            <w:t xml:space="preserve">Example 164</w:t>
          </w:r>
        </w:ins>
      </w:hyperlink>
      <w:ins w:id="17618" w:author="PR Preview" w:date="2026-01-01T00:00:00Z">
        <w:r>
          <w:t xml:space="preserve"> </w:t>
        </w:r>
      </w:ins>
      <w:ins w:id="17619" w:author="PR Preview" w:date="2026-01-01T00:00:00Z">
        <w:r>
          <w:t xml:space="preserve">has rank</w:t>
        </w:r>
      </w:ins>
      <w:ins w:id="17620" w:author="PR Preview" w:date="2026-01-01T00:00:00Z">
        <w:r>
          <w:t xml:space="preserve"> </w:t>
        </w:r>
      </w:ins>
      <m:oMath>
        <m:r>
          <m:t>2</m:t>
        </m:r>
        <m:r>
          <m:rPr>
            <m:sty m:val="p"/>
          </m:rPr>
          <m:t>=</m:t>
        </m:r>
        <m:r>
          <m:t>n</m:t>
        </m:r>
      </m:oMath>
      <w:ins w:id="17621" w:author="PR Preview" w:date="2026-01-01T00:00:00Z">
        <w:r>
          <w:t xml:space="preserve">, so a consistent system has one solution,</w:t>
        </w:r>
      </w:ins>
      <w:ins w:id="17622" w:author="PR Preview" w:date="2026-01-01T00:00:00Z">
        <w:r>
          <w:t xml:space="preserve"> </w:t>
        </w:r>
      </w:ins>
      <w:ins w:id="17623" w:author="PR Preview" w:date="2026-01-01T00:00:00Z">
        <w:r>
          <w:t xml:space="preserve">but</w:t>
        </w:r>
      </w:ins>
      <w:ins w:id="17624" w:author="PR Preview" w:date="2026-01-01T00:00:00Z">
        <w:r>
          <w:t xml:space="preserve"> </w:t>
        </w:r>
      </w:ins>
      <m:oMath>
        <m:r>
          <m:t>2</m:t>
        </m:r>
        <m:r>
          <m:rPr>
            <m:sty m:val="p"/>
          </m:rPr>
          <m:t>&lt;</m:t>
        </m:r>
        <m:r>
          <m:t>3</m:t>
        </m:r>
        <m:r>
          <m:rPr>
            <m:sty m:val="p"/>
          </m:rPr>
          <m:t>=</m:t>
        </m:r>
        <m:r>
          <m:t>m</m:t>
        </m:r>
      </m:oMath>
      <w:ins w:id="17625" w:author="PR Preview" w:date="2026-01-01T00:00:00Z">
        <w:r>
          <w:t xml:space="preserve">, so some systems are inconsistent:</w:t>
        </w:r>
      </w:ins>
      <w:ins w:id="17626"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17627" w:author="PR Preview" w:date="2026-01-01T00:00:00Z">
        <w:r>
          <w:t xml:space="preserve">, because</w:t>
        </w:r>
      </w:ins>
      <w:ins w:id="17628"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17629" w:author="PR Preview" w:date="2026-01-01T00:00:00Z">
        <w:r>
          <w:t xml:space="preserve"> </w:t>
        </w:r>
      </w:ins>
      <w:ins w:id="17630" w:author="PR Preview" w:date="2026-01-01T00:00:00Z">
        <w:r>
          <w:t xml:space="preserve">has equal differences between consecutive entries,</w:t>
        </w:r>
      </w:ins>
      <w:ins w:id="17631" w:author="PR Preview" w:date="2026-01-01T00:00:00Z">
        <w:r>
          <w:t xml:space="preserve"> </w:t>
        </w:r>
      </w:ins>
      <w:ins w:id="17632" w:author="PR Preview" w:date="2026-01-01T00:00:00Z">
        <w:r>
          <w:t xml:space="preserve">and</w:t>
        </w:r>
      </w:ins>
      <w:ins w:id="17633" w:author="PR Preview" w:date="2026-01-01T00:00:00Z">
        <w:r>
          <w:t xml:space="preserve"> </w:t>
        </w:r>
      </w:ins>
      <m:oMath>
        <m:r>
          <m:rPr>
            <m:sty m:val="p"/>
          </m:rPr>
          <m:t>(</m:t>
        </m:r>
        <m:r>
          <m:t>1</m:t>
        </m:r>
        <m:r>
          <m:rPr>
            <m:sty m:val="p"/>
          </m:rPr>
          <m:t>,</m:t>
        </m:r>
        <m:r>
          <m:t>0</m:t>
        </m:r>
        <m:r>
          <m:rPr>
            <m:sty m:val="p"/>
          </m:rPr>
          <m:t>,</m:t>
        </m:r>
        <m:r>
          <m:t>0</m:t>
        </m:r>
        <m:r>
          <m:rPr>
            <m:sty m:val="p"/>
          </m:rPr>
          <m:t>)</m:t>
        </m:r>
      </m:oMath>
      <w:ins w:id="17634" w:author="PR Preview" w:date="2026-01-01T00:00:00Z">
        <w:r>
          <w:t xml:space="preserve"> </w:t>
        </w:r>
      </w:ins>
      <w:ins w:id="17635" w:author="PR Preview" w:date="2026-01-01T00:00:00Z">
        <w:r>
          <w:t xml:space="preserve">does not.</w:t>
        </w:r>
      </w:ins>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4"/>
    <w:bookmarkStart w:id="595" w:name="thm-projector-generalized-inverse"/>
    <w:p>
      <w:pPr>
        <w:pStyle w:val="FirstParagraph"/>
      </w:pPr>
      <w:del w:id="17636" w:author="PR Preview" w:date="2026-01-01T00:00:00Z">
        <w:r>
          <w:rPr>
            <w:b/>
            <w:bCs/>
          </w:rPr>
          <w:delText xml:space="preserve">Theorem 102 (The projection onto a column space, with any generalized inverse)</w:delText>
        </w:r>
      </w:del>
      <w:del w:id="17637" w:author="PR Preview" w:date="2026-01-01T00:00:00Z">
        <w:r>
          <w:delText xml:space="preserve"> </w:delText>
        </w:r>
      </w:del>
      <w:del w:id="17638" w:author="PR Preview" w:date="2026-01-01T00:00:00Z">
        <w:r>
          <w:delText xml:space="preserve">Let</w:delText>
        </w:r>
      </w:del>
      <w:del w:id="17639" w:author="PR Preview" w:date="2026-01-01T00:00:00Z">
        <w:r>
          <w:delText xml:space="preserve"> </w:delText>
        </w:r>
      </w:del>
      <m:oMath>
        <m:r>
          <m:rPr>
            <m:sty m:val="bi"/>
          </m:rPr>
          <m:t>X</m:t>
        </m:r>
      </m:oMath>
      <w:del w:id="17640" w:author="PR Preview" w:date="2026-01-01T00:00:00Z">
        <w:r>
          <w:delText xml:space="preserve"> </w:delText>
        </w:r>
      </w:del>
      <w:del w:id="17641" w:author="PR Preview" w:date="2026-01-01T00:00:00Z">
        <w:r>
          <w:delText xml:space="preserve">be an</w:delText>
        </w:r>
      </w:del>
      <w:del w:id="17642" w:author="PR Preview" w:date="2026-01-01T00:00:00Z">
        <w:r>
          <w:delText xml:space="preserve"> </w:delText>
        </w:r>
      </w:del>
      <m:oMath>
        <m:r>
          <m:t>n</m:t>
        </m:r>
        <m:r>
          <m:rPr>
            <m:sty m:val="p"/>
          </m:rPr>
          <m:t>×</m:t>
        </m:r>
        <m:r>
          <m:t>p</m:t>
        </m:r>
      </m:oMath>
      <w:del w:id="17643" w:author="PR Preview" w:date="2026-01-01T00:00:00Z">
        <w:r>
          <w:delText xml:space="preserve"> </w:delText>
        </w:r>
      </w:del>
      <w:del w:id="17644" w:author="PR Preview" w:date="2026-01-01T00:00:00Z">
        <w:r>
          <w:delText xml:space="preserve">matrix of any rank,</w:delText>
        </w:r>
      </w:del>
      <w:del w:id="17645" w:author="PR Preview" w:date="2026-01-01T00:00:00Z">
        <w:r>
          <w:delText xml:space="preserve"> </w:delText>
        </w:r>
      </w:del>
      <w:del w:id="17646" w:author="PR Preview" w:date="2026-01-01T00:00:00Z">
        <w:r>
          <w:delText xml:space="preserve">and let</w:delText>
        </w:r>
      </w:del>
      <w:del w:id="17647" w:author="PR Preview" w:date="2026-01-01T00:00:00Z">
        <w:r>
          <w:delText xml:space="preserve"> </w:delText>
        </w:r>
      </w:del>
      <m:oMath>
        <m:r>
          <m:rPr>
            <m:sty m:val="bi"/>
          </m:rPr>
          <m:t>G</m:t>
        </m:r>
      </m:oMath>
      <w:del w:id="17648" w:author="PR Preview" w:date="2026-01-01T00:00:00Z">
        <w:r>
          <w:delText xml:space="preserve"> </w:delText>
        </w:r>
      </w:del>
      <w:del w:id="17649" w:author="PR Preview" w:date="2026-01-01T00:00:00Z">
        <w:r>
          <w:delText xml:space="preserve">be any generalized inverse of</w:delText>
        </w:r>
      </w:del>
      <w:del w:id="17650" w:author="PR Preview" w:date="2026-01-01T00:00:00Z">
        <w:r>
          <w:delText xml:space="preserve"> </w:delText>
        </w:r>
      </w:del>
      <m:oMath>
        <m:sSup>
          <m:e>
            <m:r>
              <m:rPr>
                <m:sty m:val="bi"/>
              </m:rPr>
              <m:t>X</m:t>
            </m:r>
          </m:e>
          <m:sup>
            <m:r>
              <m:rPr>
                <m:sty m:val="p"/>
              </m:rPr>
              <m:t>⊤</m:t>
            </m:r>
          </m:sup>
        </m:sSup>
        <m:r>
          <m:rPr>
            <m:sty m:val="bi"/>
          </m:rPr>
          <m:t>X</m:t>
        </m:r>
      </m:oMath>
      <w:del w:id="17651" w:author="PR Preview" w:date="2026-01-01T00:00:00Z">
        <w:r>
          <w:delText xml:space="preserve"> </w:delText>
        </w:r>
      </w:del>
      <w:del w:id="17652" w:author="PR Preview" w:date="2026-01-01T00:00:00Z">
        <w:r>
          <w:delText xml:space="preserve">(</w:delText>
        </w:r>
      </w:del>
      <w:hyperlink w:anchor="def-generalized-inverse">
        <w:del w:id="17653" w:author="PR Preview" w:date="2026-01-01T00:00:00Z">
          <w:r>
            <w:rPr>
              <w:rStyle w:val="Hyperlink"/>
            </w:rPr>
            <w:delText xml:space="preserve">Definition 109</w:delText>
          </w:r>
        </w:del>
      </w:hyperlink>
      <w:del w:id="17654" w:author="PR Preview" w:date="2026-01-01T00:00:00Z">
        <w:r>
          <w:delText xml:space="preserve">).</w:delText>
        </w:r>
      </w:del>
      <w:del w:id="17655" w:author="PR Preview" w:date="2026-01-01T00:00:00Z">
        <w:r>
          <w:delText xml:space="preserve"> </w:delText>
        </w:r>
      </w:del>
      <w:del w:id="17656" w:author="PR Preview" w:date="2026-01-01T00:00:00Z">
        <w:r>
          <w:delText xml:space="preserve">Then for every</w:delText>
        </w:r>
      </w:del>
      <w:del w:id="17657" w:author="PR Preview" w:date="2026-01-01T00:00:00Z">
        <w:r>
          <w:delText xml:space="preserve"> </w:delText>
        </w:r>
      </w:del>
      <w:del w:id="17658" w:author="PR Preview" w:date="2026-01-01T00:00:00Z">
        <w:r>
          <w:delText xml:space="preserve">$\mathord{\smash[b]{\underset{\raise.3ex\hbox{$\scriptstyle\sim$}}{y}}\vphantom{y}}\in \mathbb{R}^n$</w:delText>
        </w:r>
      </w:del>
      <w:del w:id="17659" w:author="PR Preview" w:date="2026-01-01T00:00:00Z">
        <w:r>
          <w:delText xml:space="preserve">,</w:delText>
        </w:r>
      </w:del>
      <w:del w:id="17660" w:author="PR Preview" w:date="2026-01-01T00:00:00Z">
        <w:r>
          <w:delText xml:space="preserve"> </w:delText>
        </w:r>
      </w:del>
      <w:del w:id="17661" w:author="PR Preview" w:date="2026-01-01T00:00:00Z">
        <w:r>
          <w:delText xml:space="preserve">$\mathbf{X}\mathbf{G} {\mathbf{X}}^{\top} \mathord{\smash[b]{\underset{\raise.3ex\hbox{$\scriptstyle\sim$}}{y}}\vphantom{y}}$</w:delText>
        </w:r>
      </w:del>
      <w:del w:id="17662" w:author="PR Preview" w:date="2026-01-01T00:00:00Z">
        <w:r>
          <w:delText xml:space="preserve"> </w:delText>
        </w:r>
      </w:del>
      <w:del w:id="17663" w:author="PR Preview" w:date="2026-01-01T00:00:00Z">
        <w:r>
          <w:delText xml:space="preserve">is the orthogonal projection of</w:delText>
        </w:r>
      </w:del>
      <w:del w:id="17664" w:author="PR Preview" w:date="2026-01-01T00:00:00Z">
        <w:r>
          <w:delText xml:space="preserve"> </w:delText>
        </w:r>
      </w:del>
      <w:del w:id="17665" w:author="PR Preview" w:date="2026-01-01T00:00:00Z">
        <w:r>
          <w:delText xml:space="preserve">$\mathord{\smash[b]{\underset{\raise.3ex\hbox{$\scriptstyle\sim$}}{y}}\vphantom{y}}$</w:delText>
        </w:r>
      </w:del>
      <w:del w:id="17666" w:author="PR Preview" w:date="2026-01-01T00:00:00Z">
        <w:r>
          <w:delText xml:space="preserve"> </w:delText>
        </w:r>
      </w:del>
      <w:del w:id="17667" w:author="PR Preview" w:date="2026-01-01T00:00:00Z">
        <w:r>
          <w:delText xml:space="preserve">onto</w:delText>
        </w:r>
      </w:del>
      <w:del w:id="17668" w:author="PR Preview" w:date="2026-01-01T00:00:00Z">
        <w:r>
          <w:delText xml:space="preserve"> </w:delText>
        </w:r>
      </w:del>
      <m:oMath>
        <m:r>
          <m:rPr>
            <m:scr m:val="script"/>
            <m:sty m:val="p"/>
          </m:rPr>
          <m:t>C</m:t>
        </m:r>
        <m:r>
          <m:rPr>
            <m:sty m:val="p"/>
          </m:rPr>
          <m:t>(</m:t>
        </m:r>
        <m:r>
          <m:rPr>
            <m:sty m:val="bi"/>
          </m:rPr>
          <m:t>X</m:t>
        </m:r>
        <m:r>
          <m:rPr>
            <m:sty m:val="p"/>
          </m:rPr>
          <m:t>)</m:t>
        </m:r>
      </m:oMath>
      <w:del w:id="17669" w:author="PR Preview" w:date="2026-01-01T00:00:00Z">
        <w:r>
          <w:delText xml:space="preserve"> </w:delText>
        </w:r>
      </w:del>
      <w:del w:id="17670" w:author="PR Preview" w:date="2026-01-01T00:00:00Z">
        <w:r>
          <w:delText xml:space="preserve">(</w:delText>
        </w:r>
      </w:del>
      <w:hyperlink w:anchor="def-orthogonal-projection">
        <w:del w:id="17671" w:author="PR Preview" w:date="2026-01-01T00:00:00Z">
          <w:r>
            <w:rPr>
              <w:rStyle w:val="Hyperlink"/>
            </w:rPr>
            <w:delText xml:space="preserve">Definition 108</w:delText>
          </w:r>
        </w:del>
      </w:hyperlink>
      <w:del w:id="17672" w:author="PR Preview" w:date="2026-01-01T00:00:00Z">
        <w:r>
          <w:delText xml:space="preserve">).</w:delText>
        </w:r>
      </w:del>
      <w:del w:id="17673" w:author="PR Preview" w:date="2026-01-01T00:00:00Z">
        <w:r>
          <w:delText xml:space="preserve"> </w:delText>
        </w:r>
      </w:del>
      <w:del w:id="17674" w:author="PR Preview" w:date="2026-01-01T00:00:00Z">
        <w:r>
          <w:delText xml:space="preserve">So the matrix</w:delText>
        </w:r>
      </w:del>
      <w:del w:id="17675" w:author="PR Preview" w:date="2026-01-01T00:00:00Z">
        <w:r>
          <w:delText xml:space="preserve"> </w:delText>
        </w:r>
      </w:del>
      <m:oMath>
        <m:r>
          <m:rPr>
            <m:sty m:val="bi"/>
          </m:rPr>
          <m:t>X</m:t>
        </m:r>
        <m:r>
          <m:rPr>
            <m:sty m:val="bi"/>
          </m:rPr>
          <m:t>G</m:t>
        </m:r>
        <m:sSup>
          <m:e>
            <m:r>
              <m:rPr>
                <m:sty m:val="bi"/>
              </m:rPr>
              <m:t>X</m:t>
            </m:r>
          </m:e>
          <m:sup>
            <m:r>
              <m:rPr>
                <m:sty m:val="p"/>
              </m:rPr>
              <m:t>⊤</m:t>
            </m:r>
          </m:sup>
        </m:sSup>
      </m:oMath>
      <w:del w:id="17676" w:author="PR Preview" w:date="2026-01-01T00:00:00Z">
        <w:r>
          <w:delText xml:space="preserve"> </w:delText>
        </w:r>
      </w:del>
      <w:del w:id="17677" w:author="PR Preview" w:date="2026-01-01T00:00:00Z">
        <w:r>
          <w:delText xml:space="preserve">is the same for every choice of</w:delText>
        </w:r>
      </w:del>
      <w:del w:id="17678" w:author="PR Preview" w:date="2026-01-01T00:00:00Z">
        <w:r>
          <w:delText xml:space="preserve"> </w:delText>
        </w:r>
      </w:del>
      <m:oMath>
        <m:r>
          <m:rPr>
            <m:sty m:val="bi"/>
          </m:rPr>
          <m:t>G</m:t>
        </m:r>
      </m:oMath>
      <w:del w:id="17679" w:author="PR Preview" w:date="2026-01-01T00:00:00Z">
        <w:r>
          <w:delText xml:space="preserve">,</w:delText>
        </w:r>
      </w:del>
      <w:del w:id="17680" w:author="PR Preview" w:date="2026-01-01T00:00:00Z">
        <w:r>
          <w:delText xml:space="preserve"> </w:delText>
        </w:r>
      </w:del>
      <w:del w:id="17681" w:author="PR Preview" w:date="2026-01-01T00:00:00Z">
        <w:r>
          <w:delText xml:space="preserve">and when</w:delText>
        </w:r>
      </w:del>
      <w:del w:id="17682"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7683" w:author="PR Preview" w:date="2026-01-01T00:00:00Z">
        <w:r>
          <w:delText xml:space="preserve"> </w:delText>
        </w:r>
      </w:del>
      <w:del w:id="17684" w:author="PR Preview" w:date="2026-01-01T00:00:00Z">
        <w:r>
          <w:delText xml:space="preserve">it is the hat matrix</w:delText>
        </w:r>
      </w:del>
      <w:del w:id="17685" w:author="PR Preview" w:date="2026-01-01T00:00:00Z">
        <w:r>
          <w:delText xml:space="preserve"> </w:delText>
        </w:r>
      </w:del>
      <m:oMath>
        <m:r>
          <m:rPr>
            <m:sty m:val="bi"/>
          </m:rPr>
          <m:t>H</m:t>
        </m:r>
      </m:oMath>
      <w:del w:id="17686" w:author="PR Preview" w:date="2026-01-01T00:00:00Z">
        <w:r>
          <w:delText xml:space="preserve"> </w:delText>
        </w:r>
      </w:del>
      <w:del w:id="17687" w:author="PR Preview" w:date="2026-01-01T00:00:00Z">
        <w:r>
          <w:delText xml:space="preserve">(</w:delText>
        </w:r>
      </w:del>
      <w:hyperlink w:anchor="def-hat-matrix">
        <w:del w:id="17688" w:author="PR Preview" w:date="2026-01-01T00:00:00Z">
          <w:r>
            <w:rPr>
              <w:rStyle w:val="Hyperlink"/>
            </w:rPr>
            <w:delText xml:space="preserve">Definition 107</w:delText>
          </w:r>
        </w:del>
      </w:hyperlink>
      <w:del w:id="17689" w:author="PR Preview" w:date="2026-01-01T00:00:00Z">
        <w:r>
          <w:delText xml:space="preserve">).</w:delText>
        </w:r>
      </w:del>
    </w:p>
    <w:p>
      <w:pPr>
        <w:pStyle w:val="FirstParagraph"/>
      </w:pPr>
      <w:ins w:id="17690" w:author="PR Preview" w:date="2026-01-01T00:00:00Z">
        <w:r>
          <w:rPr>
            <w:b/>
            <w:bCs/>
          </w:rPr>
          <w:t xml:space="preserve">Theorem 103 (The projection onto a column space, with any generalized inverse)</w:t>
        </w:r>
      </w:ins>
      <w:ins w:id="17691" w:author="PR Preview" w:date="2026-01-01T00:00:00Z">
        <w:r>
          <w:t xml:space="preserve"> </w:t>
        </w:r>
      </w:ins>
      <w:ins w:id="17692" w:author="PR Preview" w:date="2026-01-01T00:00:00Z">
        <w:r>
          <w:t xml:space="preserve">Let</w:t>
        </w:r>
      </w:ins>
      <w:ins w:id="17693" w:author="PR Preview" w:date="2026-01-01T00:00:00Z">
        <w:r>
          <w:t xml:space="preserve"> </w:t>
        </w:r>
      </w:ins>
      <m:oMath>
        <m:r>
          <m:rPr>
            <m:sty m:val="bi"/>
          </m:rPr>
          <m:t>X</m:t>
        </m:r>
      </m:oMath>
      <w:ins w:id="17694" w:author="PR Preview" w:date="2026-01-01T00:00:00Z">
        <w:r>
          <w:t xml:space="preserve"> </w:t>
        </w:r>
      </w:ins>
      <w:ins w:id="17695" w:author="PR Preview" w:date="2026-01-01T00:00:00Z">
        <w:r>
          <w:t xml:space="preserve">be an</w:t>
        </w:r>
      </w:ins>
      <w:ins w:id="17696" w:author="PR Preview" w:date="2026-01-01T00:00:00Z">
        <w:r>
          <w:t xml:space="preserve"> </w:t>
        </w:r>
      </w:ins>
      <m:oMath>
        <m:r>
          <m:t>n</m:t>
        </m:r>
        <m:r>
          <m:rPr>
            <m:sty m:val="p"/>
          </m:rPr>
          <m:t>×</m:t>
        </m:r>
        <m:r>
          <m:t>p</m:t>
        </m:r>
      </m:oMath>
      <w:ins w:id="17697" w:author="PR Preview" w:date="2026-01-01T00:00:00Z">
        <w:r>
          <w:t xml:space="preserve"> </w:t>
        </w:r>
      </w:ins>
      <w:ins w:id="17698" w:author="PR Preview" w:date="2026-01-01T00:00:00Z">
        <w:r>
          <w:t xml:space="preserve">matrix of any rank,</w:t>
        </w:r>
      </w:ins>
      <w:ins w:id="17699" w:author="PR Preview" w:date="2026-01-01T00:00:00Z">
        <w:r>
          <w:t xml:space="preserve"> </w:t>
        </w:r>
      </w:ins>
      <w:ins w:id="17700" w:author="PR Preview" w:date="2026-01-01T00:00:00Z">
        <w:r>
          <w:t xml:space="preserve">and let</w:t>
        </w:r>
      </w:ins>
      <w:ins w:id="17701" w:author="PR Preview" w:date="2026-01-01T00:00:00Z">
        <w:r>
          <w:t xml:space="preserve"> </w:t>
        </w:r>
      </w:ins>
      <m:oMath>
        <m:r>
          <m:rPr>
            <m:sty m:val="bi"/>
          </m:rPr>
          <m:t>G</m:t>
        </m:r>
      </m:oMath>
      <w:ins w:id="17702" w:author="PR Preview" w:date="2026-01-01T00:00:00Z">
        <w:r>
          <w:t xml:space="preserve"> </w:t>
        </w:r>
      </w:ins>
      <w:ins w:id="17703" w:author="PR Preview" w:date="2026-01-01T00:00:00Z">
        <w:r>
          <w:t xml:space="preserve">be any generalized inverse of</w:t>
        </w:r>
      </w:ins>
      <w:ins w:id="17704" w:author="PR Preview" w:date="2026-01-01T00:00:00Z">
        <w:r>
          <w:t xml:space="preserve"> </w:t>
        </w:r>
      </w:ins>
      <m:oMath>
        <m:sSup>
          <m:e>
            <m:r>
              <m:rPr>
                <m:sty m:val="bi"/>
              </m:rPr>
              <m:t>X</m:t>
            </m:r>
          </m:e>
          <m:sup>
            <m:r>
              <m:rPr>
                <m:sty m:val="p"/>
              </m:rPr>
              <m:t>⊤</m:t>
            </m:r>
          </m:sup>
        </m:sSup>
        <m:r>
          <m:rPr>
            <m:sty m:val="bi"/>
          </m:rPr>
          <m:t>X</m:t>
        </m:r>
      </m:oMath>
      <w:ins w:id="17705" w:author="PR Preview" w:date="2026-01-01T00:00:00Z">
        <w:r>
          <w:t xml:space="preserve"> </w:t>
        </w:r>
      </w:ins>
      <w:ins w:id="17706" w:author="PR Preview" w:date="2026-01-01T00:00:00Z">
        <w:r>
          <w:t xml:space="preserve">(</w:t>
        </w:r>
      </w:ins>
      <w:hyperlink w:anchor="def-generalized-inverse">
        <w:ins w:id="17707" w:author="PR Preview" w:date="2026-01-01T00:00:00Z">
          <w:r>
            <w:rPr>
              <w:rStyle w:val="Hyperlink"/>
            </w:rPr>
            <w:t xml:space="preserve">Definition 109</w:t>
          </w:r>
        </w:ins>
      </w:hyperlink>
      <w:ins w:id="17708" w:author="PR Preview" w:date="2026-01-01T00:00:00Z">
        <w:r>
          <w:t xml:space="preserve">).</w:t>
        </w:r>
      </w:ins>
      <w:ins w:id="17709" w:author="PR Preview" w:date="2026-01-01T00:00:00Z">
        <w:r>
          <w:t xml:space="preserve"> </w:t>
        </w:r>
      </w:ins>
      <w:ins w:id="17710" w:author="PR Preview" w:date="2026-01-01T00:00:00Z">
        <w:r>
          <w:t xml:space="preserve">Then for every</w:t>
        </w:r>
      </w:ins>
      <w:ins w:id="17711" w:author="PR Preview" w:date="2026-01-01T00:00:00Z">
        <w:r>
          <w:t xml:space="preserve"> </w:t>
        </w:r>
      </w:ins>
      <w:ins w:id="17712" w:author="PR Preview" w:date="2026-01-01T00:00:00Z">
        <w:r>
          <w:t xml:space="preserve">$\mathord{\smash[b]{\underset{\raise.3ex\hbox{$\scriptstyle\sim$}}{y}}\vphantom{y}}\in \mathbb{R}^n$</w:t>
        </w:r>
      </w:ins>
      <w:ins w:id="17713" w:author="PR Preview" w:date="2026-01-01T00:00:00Z">
        <w:r>
          <w:t xml:space="preserve">,</w:t>
        </w:r>
      </w:ins>
      <w:ins w:id="17714" w:author="PR Preview" w:date="2026-01-01T00:00:00Z">
        <w:r>
          <w:t xml:space="preserve"> </w:t>
        </w:r>
      </w:ins>
      <w:ins w:id="17715" w:author="PR Preview" w:date="2026-01-01T00:00:00Z">
        <w:r>
          <w:t xml:space="preserve">$\mathbf{X}\mathbf{G} {\mathbf{X}}^{\top} \mathord{\smash[b]{\underset{\raise.3ex\hbox{$\scriptstyle\sim$}}{y}}\vphantom{y}}$</w:t>
        </w:r>
      </w:ins>
      <w:ins w:id="17716" w:author="PR Preview" w:date="2026-01-01T00:00:00Z">
        <w:r>
          <w:t xml:space="preserve"> </w:t>
        </w:r>
      </w:ins>
      <w:ins w:id="17717" w:author="PR Preview" w:date="2026-01-01T00:00:00Z">
        <w:r>
          <w:t xml:space="preserve">is the orthogonal projection of</w:t>
        </w:r>
      </w:ins>
      <w:ins w:id="17718" w:author="PR Preview" w:date="2026-01-01T00:00:00Z">
        <w:r>
          <w:t xml:space="preserve"> </w:t>
        </w:r>
      </w:ins>
      <w:ins w:id="17719" w:author="PR Preview" w:date="2026-01-01T00:00:00Z">
        <w:r>
          <w:t xml:space="preserve">$\mathord{\smash[b]{\underset{\raise.3ex\hbox{$\scriptstyle\sim$}}{y}}\vphantom{y}}$</w:t>
        </w:r>
      </w:ins>
      <w:ins w:id="17720" w:author="PR Preview" w:date="2026-01-01T00:00:00Z">
        <w:r>
          <w:t xml:space="preserve"> </w:t>
        </w:r>
      </w:ins>
      <w:ins w:id="17721" w:author="PR Preview" w:date="2026-01-01T00:00:00Z">
        <w:r>
          <w:t xml:space="preserve">onto</w:t>
        </w:r>
      </w:ins>
      <w:ins w:id="17722" w:author="PR Preview" w:date="2026-01-01T00:00:00Z">
        <w:r>
          <w:t xml:space="preserve"> </w:t>
        </w:r>
      </w:ins>
      <m:oMath>
        <m:r>
          <m:rPr>
            <m:scr m:val="script"/>
            <m:sty m:val="p"/>
          </m:rPr>
          <m:t>C</m:t>
        </m:r>
        <m:r>
          <m:rPr>
            <m:sty m:val="p"/>
          </m:rPr>
          <m:t>(</m:t>
        </m:r>
        <m:r>
          <m:rPr>
            <m:sty m:val="bi"/>
          </m:rPr>
          <m:t>X</m:t>
        </m:r>
        <m:r>
          <m:rPr>
            <m:sty m:val="p"/>
          </m:rPr>
          <m:t>)</m:t>
        </m:r>
      </m:oMath>
      <w:ins w:id="17723" w:author="PR Preview" w:date="2026-01-01T00:00:00Z">
        <w:r>
          <w:t xml:space="preserve"> </w:t>
        </w:r>
      </w:ins>
      <w:ins w:id="17724" w:author="PR Preview" w:date="2026-01-01T00:00:00Z">
        <w:r>
          <w:t xml:space="preserve">(</w:t>
        </w:r>
      </w:ins>
      <w:hyperlink w:anchor="def-orthogonal-projection">
        <w:ins w:id="17725" w:author="PR Preview" w:date="2026-01-01T00:00:00Z">
          <w:r>
            <w:rPr>
              <w:rStyle w:val="Hyperlink"/>
            </w:rPr>
            <w:t xml:space="preserve">Definition 108</w:t>
          </w:r>
        </w:ins>
      </w:hyperlink>
      <w:ins w:id="17726" w:author="PR Preview" w:date="2026-01-01T00:00:00Z">
        <w:r>
          <w:t xml:space="preserve">).</w:t>
        </w:r>
      </w:ins>
      <w:ins w:id="17727" w:author="PR Preview" w:date="2026-01-01T00:00:00Z">
        <w:r>
          <w:t xml:space="preserve"> </w:t>
        </w:r>
      </w:ins>
      <w:ins w:id="17728" w:author="PR Preview" w:date="2026-01-01T00:00:00Z">
        <w:r>
          <w:t xml:space="preserve">So the matrix</w:t>
        </w:r>
      </w:ins>
      <w:ins w:id="17729" w:author="PR Preview" w:date="2026-01-01T00:00:00Z">
        <w:r>
          <w:t xml:space="preserve"> </w:t>
        </w:r>
      </w:ins>
      <m:oMath>
        <m:r>
          <m:rPr>
            <m:sty m:val="bi"/>
          </m:rPr>
          <m:t>X</m:t>
        </m:r>
        <m:r>
          <m:rPr>
            <m:sty m:val="bi"/>
          </m:rPr>
          <m:t>G</m:t>
        </m:r>
        <m:sSup>
          <m:e>
            <m:r>
              <m:rPr>
                <m:sty m:val="bi"/>
              </m:rPr>
              <m:t>X</m:t>
            </m:r>
          </m:e>
          <m:sup>
            <m:r>
              <m:rPr>
                <m:sty m:val="p"/>
              </m:rPr>
              <m:t>⊤</m:t>
            </m:r>
          </m:sup>
        </m:sSup>
      </m:oMath>
      <w:ins w:id="17730" w:author="PR Preview" w:date="2026-01-01T00:00:00Z">
        <w:r>
          <w:t xml:space="preserve"> </w:t>
        </w:r>
      </w:ins>
      <w:ins w:id="17731" w:author="PR Preview" w:date="2026-01-01T00:00:00Z">
        <w:r>
          <w:t xml:space="preserve">is the same for every choice of</w:t>
        </w:r>
      </w:ins>
      <w:ins w:id="17732" w:author="PR Preview" w:date="2026-01-01T00:00:00Z">
        <w:r>
          <w:t xml:space="preserve"> </w:t>
        </w:r>
      </w:ins>
      <m:oMath>
        <m:r>
          <m:rPr>
            <m:sty m:val="bi"/>
          </m:rPr>
          <m:t>G</m:t>
        </m:r>
      </m:oMath>
      <w:ins w:id="17733" w:author="PR Preview" w:date="2026-01-01T00:00:00Z">
        <w:r>
          <w:t xml:space="preserve">,</w:t>
        </w:r>
      </w:ins>
      <w:ins w:id="17734" w:author="PR Preview" w:date="2026-01-01T00:00:00Z">
        <w:r>
          <w:t xml:space="preserve"> </w:t>
        </w:r>
      </w:ins>
      <w:ins w:id="17735" w:author="PR Preview" w:date="2026-01-01T00:00:00Z">
        <w:r>
          <w:t xml:space="preserve">and when</w:t>
        </w:r>
      </w:ins>
      <w:ins w:id="17736" w:author="PR Preview" w:date="2026-01-01T00:00:00Z">
        <w:r>
          <w:t xml:space="preserve"> </w:t>
        </w:r>
      </w:ins>
      <m:oMath>
        <m:r>
          <m:rPr>
            <m:sty m:val="p"/>
          </m:rPr>
          <m:t>rank</m:t>
        </m:r>
        <m:r>
          <m:rPr>
            <m:sty m:val="p"/>
          </m:rPr>
          <m:t>(</m:t>
        </m:r>
        <m:r>
          <m:rPr>
            <m:sty m:val="bi"/>
          </m:rPr>
          <m:t>X</m:t>
        </m:r>
        <m:r>
          <m:rPr>
            <m:sty m:val="p"/>
          </m:rPr>
          <m:t>)</m:t>
        </m:r>
        <m:r>
          <m:rPr>
            <m:sty m:val="p"/>
          </m:rPr>
          <m:t>=</m:t>
        </m:r>
        <m:r>
          <m:t>p</m:t>
        </m:r>
      </m:oMath>
      <w:ins w:id="17737" w:author="PR Preview" w:date="2026-01-01T00:00:00Z">
        <w:r>
          <w:t xml:space="preserve"> </w:t>
        </w:r>
      </w:ins>
      <w:ins w:id="17738" w:author="PR Preview" w:date="2026-01-01T00:00:00Z">
        <w:r>
          <w:t xml:space="preserve">it is the hat matrix</w:t>
        </w:r>
      </w:ins>
      <w:ins w:id="17739" w:author="PR Preview" w:date="2026-01-01T00:00:00Z">
        <w:r>
          <w:t xml:space="preserve"> </w:t>
        </w:r>
      </w:ins>
      <m:oMath>
        <m:r>
          <m:rPr>
            <m:sty m:val="bi"/>
          </m:rPr>
          <m:t>H</m:t>
        </m:r>
      </m:oMath>
      <w:ins w:id="17740" w:author="PR Preview" w:date="2026-01-01T00:00:00Z">
        <w:r>
          <w:t xml:space="preserve"> </w:t>
        </w:r>
      </w:ins>
      <w:ins w:id="17741" w:author="PR Preview" w:date="2026-01-01T00:00:00Z">
        <w:r>
          <w:t xml:space="preserve">(</w:t>
        </w:r>
      </w:ins>
      <w:hyperlink w:anchor="def-hat-matrix">
        <w:ins w:id="17742" w:author="PR Preview" w:date="2026-01-01T00:00:00Z">
          <w:r>
            <w:rPr>
              <w:rStyle w:val="Hyperlink"/>
            </w:rPr>
            <w:t xml:space="preserve">Definition 107</w:t>
          </w:r>
        </w:ins>
      </w:hyperlink>
      <w:ins w:id="17743" w:author="PR Preview" w:date="2026-01-01T00:00:00Z">
        <w:r>
          <w:t xml:space="preserve">).</w:t>
        </w:r>
      </w:ins>
    </w:p>
    <w:bookmarkEnd w:id="595"/>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del w:id="17744" w:author="PR Preview" w:date="2026-01-01T00:00:00Z">
        <w:r>
          <w:delText xml:space="preserve">so</w:delText>
        </w:r>
      </w:del>
      <w:del w:id="17745" w:author="PR Preview" w:date="2026-01-01T00:00:00Z">
        <w:r>
          <w:delText xml:space="preserve"> </w:delText>
        </w:r>
      </w:del>
      <w:del w:id="17746" w:author="PR Preview" w:date="2026-01-01T00:00:00Z">
        <w:r>
          <w:delText xml:space="preserve">$\mathord{\smash[b]{\underset{\raise.3ex\hbox{$\scriptstyle\sim$}}{y}}\vphantom{y}}- \mathord{\smash[b]{\underset{\raise.3ex\hbox{$\scriptstyle\sim$}}{u}}\vphantom{u}} \in \mathcal{N}({\mathbf{X}}^{\top}) = \mathcal{C}(\mathbf{X})^\perp$</w:delText>
        </w:r>
      </w:del>
      <w:del w:id="17747" w:author="PR Preview" w:date="2026-01-01T00:00:00Z">
        <w:r>
          <w:delText xml:space="preserve"> </w:delText>
        </w:r>
      </w:del>
      <w:del w:id="17748" w:author="PR Preview" w:date="2026-01-01T00:00:00Z">
        <w:r>
          <w:delText xml:space="preserve">(</w:delText>
        </w:r>
      </w:del>
      <w:hyperlink w:anchor="thm-complement-null-space">
        <w:del w:id="17749" w:author="PR Preview" w:date="2026-01-01T00:00:00Z">
          <w:r>
            <w:rPr>
              <w:rStyle w:val="Hyperlink"/>
            </w:rPr>
            <w:delText xml:space="preserve">Theorem 52</w:delText>
          </w:r>
        </w:del>
      </w:hyperlink>
      <w:del w:id="17750" w:author="PR Preview" w:date="2026-01-01T00:00:00Z">
        <w:r>
          <w:delText xml:space="preserve">).</w:delText>
        </w:r>
      </w:del>
      <w:del w:id="17751" w:author="PR Preview" w:date="2026-01-01T00:00:00Z">
        <w:r>
          <w:delText xml:space="preserve"> </w:delText>
        </w:r>
      </w:del>
      <w:del w:id="17752" w:author="PR Preview" w:date="2026-01-01T00:00:00Z">
        <w:r>
          <w:delText xml:space="preserve">By the uniqueness in</w:delText>
        </w:r>
      </w:del>
      <w:del w:id="17753" w:author="PR Preview" w:date="2026-01-01T00:00:00Z">
        <w:r>
          <w:delText xml:space="preserve"> </w:delText>
        </w:r>
      </w:del>
      <w:hyperlink w:anchor="thm-orthogonal-direct-sum">
        <w:del w:id="17754" w:author="PR Preview" w:date="2026-01-01T00:00:00Z">
          <w:r>
            <w:rPr>
              <w:rStyle w:val="Hyperlink"/>
            </w:rPr>
            <w:delText xml:space="preserve">Theorem 53</w:delText>
          </w:r>
        </w:del>
      </w:hyperlink>
      <w:del w:id="17755" w:author="PR Preview" w:date="2026-01-01T00:00:00Z">
        <w:r>
          <w:delText xml:space="preserve">,</w:delText>
        </w:r>
      </w:del>
      <w:del w:id="17756" w:author="PR Preview" w:date="2026-01-01T00:00:00Z">
        <w:r>
          <w:delText xml:space="preserve"> </w:delText>
        </w:r>
      </w:del>
      <w:del w:id="17757" w:author="PR Preview" w:date="2026-01-01T00:00:00Z">
        <w:r>
          <w:delText xml:space="preserve">$\mathord{\smash[b]{\underset{\raise.3ex\hbox{$\scriptstyle\sim$}}{u}}\vphantom{u}}$</w:delText>
        </w:r>
      </w:del>
      <w:del w:id="17758" w:author="PR Preview" w:date="2026-01-01T00:00:00Z">
        <w:r>
          <w:delText xml:space="preserve"> </w:delText>
        </w:r>
      </w:del>
      <w:del w:id="17759" w:author="PR Preview" w:date="2026-01-01T00:00:00Z">
        <w:r>
          <w:delText xml:space="preserve">is the orthogonal projection of</w:delText>
        </w:r>
      </w:del>
      <w:del w:id="17760" w:author="PR Preview" w:date="2026-01-01T00:00:00Z">
        <w:r>
          <w:delText xml:space="preserve"> </w:delText>
        </w:r>
      </w:del>
      <w:del w:id="17761" w:author="PR Preview" w:date="2026-01-01T00:00:00Z">
        <w:r>
          <w:delText xml:space="preserve">$\mathord{\smash[b]{\underset{\raise.3ex\hbox{$\scriptstyle\sim$}}{y}}\vphantom{y}}$</w:delText>
        </w:r>
      </w:del>
      <w:del w:id="17762" w:author="PR Preview" w:date="2026-01-01T00:00:00Z">
        <w:r>
          <w:delText xml:space="preserve"> </w:delText>
        </w:r>
      </w:del>
      <w:del w:id="17763" w:author="PR Preview" w:date="2026-01-01T00:00:00Z">
        <w:r>
          <w:delText xml:space="preserve">onto</w:delText>
        </w:r>
      </w:del>
      <w:del w:id="17764" w:author="PR Preview" w:date="2026-01-01T00:00:00Z">
        <w:r>
          <w:delText xml:space="preserve"> </w:delText>
        </w:r>
      </w:del>
      <m:oMath>
        <m:r>
          <m:rPr>
            <m:scr m:val="script"/>
            <m:sty m:val="p"/>
          </m:rPr>
          <m:t>C</m:t>
        </m:r>
        <m:r>
          <m:rPr>
            <m:sty m:val="p"/>
          </m:rPr>
          <m:t>(</m:t>
        </m:r>
        <m:r>
          <m:rPr>
            <m:sty m:val="bi"/>
          </m:rPr>
          <m:t>X</m:t>
        </m:r>
        <m:r>
          <m:rPr>
            <m:sty m:val="p"/>
          </m:rPr>
          <m:t>)</m:t>
        </m:r>
      </m:oMath>
      <w:del w:id="17765" w:author="PR Preview" w:date="2026-01-01T00:00:00Z">
        <w:r>
          <w:delText xml:space="preserve">.</w:delText>
        </w:r>
      </w:del>
    </w:p>
    <w:p>
      <w:pPr>
        <w:pStyle w:val="BodyText"/>
      </w:pPr>
      <w:del w:id="17766" w:author="PR Preview" w:date="2026-01-01T00:00:00Z">
        <w:r>
          <w:rPr>
            <w:b/>
            <w:bCs/>
          </w:rPr>
          <w:delText xml:space="preserve">Same matrix.</w:delText>
        </w:r>
      </w:del>
      <w:del w:id="17767" w:author="PR Preview" w:date="2026-01-01T00:00:00Z">
        <w:r>
          <w:delText xml:space="preserve"> </w:delText>
        </w:r>
      </w:del>
      <w:del w:id="17768" w:author="PR Preview" w:date="2026-01-01T00:00:00Z">
        <w:r>
          <w:delText xml:space="preserve">Every choice of</w:delText>
        </w:r>
      </w:del>
      <w:del w:id="17769" w:author="PR Preview" w:date="2026-01-01T00:00:00Z">
        <w:r>
          <w:delText xml:space="preserve"> </w:delText>
        </w:r>
      </w:del>
      <m:oMath>
        <m:r>
          <m:rPr>
            <m:sty m:val="bi"/>
          </m:rPr>
          <m:t>G</m:t>
        </m:r>
      </m:oMath>
      <w:del w:id="17770" w:author="PR Preview" w:date="2026-01-01T00:00:00Z">
        <w:r>
          <w:delText xml:space="preserve"> </w:delText>
        </w:r>
      </w:del>
      <w:del w:id="17771" w:author="PR Preview" w:date="2026-01-01T00:00:00Z">
        <w:r>
          <w:delText xml:space="preserve">gives a matrix that projects every</w:delText>
        </w:r>
      </w:del>
      <w:del w:id="17772" w:author="PR Preview" w:date="2026-01-01T00:00:00Z">
        <w:r>
          <w:delText xml:space="preserve"> </w:delText>
        </w:r>
      </w:del>
      <w:del w:id="17773" w:author="PR Preview" w:date="2026-01-01T00:00:00Z">
        <w:r>
          <w:delText xml:space="preserve">$\mathord{\smash[b]{\underset{\raise.3ex\hbox{$\scriptstyle\sim$}}{y}}\vphantom{y}}$</w:delText>
        </w:r>
      </w:del>
      <w:del w:id="17774" w:author="PR Preview" w:date="2026-01-01T00:00:00Z">
        <w:r>
          <w:delText xml:space="preserve"> </w:delText>
        </w:r>
      </w:del>
      <w:del w:id="17775" w:author="PR Preview" w:date="2026-01-01T00:00:00Z">
        <w:r>
          <w:delText xml:space="preserve">onto</w:delText>
        </w:r>
      </w:del>
      <w:del w:id="17776" w:author="PR Preview" w:date="2026-01-01T00:00:00Z">
        <w:r>
          <w:delText xml:space="preserve"> </w:delText>
        </w:r>
      </w:del>
      <m:oMath>
        <m:r>
          <m:rPr>
            <m:scr m:val="script"/>
            <m:sty m:val="p"/>
          </m:rPr>
          <m:t>C</m:t>
        </m:r>
        <m:r>
          <m:rPr>
            <m:sty m:val="p"/>
          </m:rPr>
          <m:t>(</m:t>
        </m:r>
        <m:r>
          <m:rPr>
            <m:sty m:val="bi"/>
          </m:rPr>
          <m:t>X</m:t>
        </m:r>
        <m:r>
          <m:rPr>
            <m:sty m:val="p"/>
          </m:rPr>
          <m:t>)</m:t>
        </m:r>
      </m:oMath>
      <w:del w:id="17777" w:author="PR Preview" w:date="2026-01-01T00:00:00Z">
        <w:r>
          <w:delText xml:space="preserve">,</w:delText>
        </w:r>
      </w:del>
      <w:del w:id="17778" w:author="PR Preview" w:date="2026-01-01T00:00:00Z">
        <w:r>
          <w:delText xml:space="preserve"> </w:delText>
        </w:r>
      </w:del>
      <w:del w:id="17779" w:author="PR Preview" w:date="2026-01-01T00:00:00Z">
        <w:r>
          <w:delText xml:space="preserve">so all choices give the same matrix (</w:delText>
        </w:r>
      </w:del>
      <w:hyperlink w:anchor="thm-projection-matrix-projects">
        <w:del w:id="17780" w:author="PR Preview" w:date="2026-01-01T00:00:00Z">
          <w:r>
            <w:rPr>
              <w:rStyle w:val="Hyperlink"/>
            </w:rPr>
            <w:delText xml:space="preserve">Theorem 92</w:delText>
          </w:r>
        </w:del>
      </w:hyperlink>
      <w:del w:id="17781" w:author="PR Preview" w:date="2026-01-01T00:00:00Z">
        <w:r>
          <w:delText xml:space="preserve">, part 2).</w:delText>
        </w:r>
      </w:del>
      <w:del w:id="17782" w:author="PR Preview" w:date="2026-01-01T00:00:00Z">
        <w:r>
          <w:delText xml:space="preserve"> </w:delText>
        </w:r>
      </w:del>
      <w:del w:id="17783" w:author="PR Preview" w:date="2026-01-01T00:00:00Z">
        <w:r>
          <w:delText xml:space="preserve">When</w:delText>
        </w:r>
      </w:del>
      <w:del w:id="1778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7785" w:author="PR Preview" w:date="2026-01-01T00:00:00Z">
        <w:r>
          <w:delText xml:space="preserve">,</w:delText>
        </w:r>
      </w:del>
      <w:del w:id="17786"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17787" w:author="PR Preview" w:date="2026-01-01T00:00:00Z">
        <w:r>
          <w:delText xml:space="preserve"> </w:delText>
        </w:r>
      </w:del>
      <w:del w:id="17788" w:author="PR Preview" w:date="2026-01-01T00:00:00Z">
        <w:r>
          <w:delText xml:space="preserve">is one choice (</w:delText>
        </w:r>
      </w:del>
      <w:hyperlink w:anchor="thm-gram-invertible">
        <w:del w:id="17789" w:author="PR Preview" w:date="2026-01-01T00:00:00Z">
          <w:r>
            <w:rPr>
              <w:rStyle w:val="Hyperlink"/>
            </w:rPr>
            <w:delText xml:space="preserve">Theorem 88</w:delText>
          </w:r>
        </w:del>
      </w:hyperlink>
      <w:del w:id="17790" w:author="PR Preview" w:date="2026-01-01T00:00:00Z">
        <w:r>
          <w:delText xml:space="preserve">,</w:delText>
        </w:r>
      </w:del>
      <w:del w:id="17791" w:author="PR Preview" w:date="2026-01-01T00:00:00Z">
        <w:r>
          <w:delText xml:space="preserve"> </w:delText>
        </w:r>
      </w:del>
      <w:hyperlink w:anchor="thm-generalized-inverse-invertible">
        <w:del w:id="17792" w:author="PR Preview" w:date="2026-01-01T00:00:00Z">
          <w:r>
            <w:rPr>
              <w:rStyle w:val="Hyperlink"/>
            </w:rPr>
            <w:delText xml:space="preserve">Theorem 95</w:delText>
          </w:r>
        </w:del>
      </w:hyperlink>
      <w:del w:id="17793" w:author="PR Preview" w:date="2026-01-01T00:00:00Z">
        <w:r>
          <w:delText xml:space="preserve">),</w:delText>
        </w:r>
      </w:del>
      <w:del w:id="17794" w:author="PR Preview" w:date="2026-01-01T00:00:00Z">
        <w:r>
          <w:delText xml:space="preserve"> </w:delText>
        </w:r>
      </w:del>
      <w:del w:id="17795" w:author="PR Preview" w:date="2026-01-01T00:00:00Z">
        <w:r>
          <w:delText xml:space="preserve">and it gives</w:delText>
        </w:r>
      </w:del>
      <w:del w:id="17796" w:author="PR Preview" w:date="2026-01-01T00:00:00Z">
        <w:r>
          <w:delText xml:space="preserve"> </w:delText>
        </w:r>
      </w:del>
      <m:oMath>
        <m:r>
          <m:rPr>
            <m:sty m:val="bi"/>
          </m:rPr>
          <m:t>H</m:t>
        </m:r>
      </m:oMath>
      <w:del w:id="17797" w:author="PR Preview" w:date="2026-01-01T00:00:00Z">
        <w:r>
          <w:delText xml:space="preserve">.</w:delText>
        </w:r>
      </w:del>
    </w:p>
    <w:p>
      <w:pPr>
        <w:pStyle w:val="BodyText"/>
      </w:pPr>
      <w:del w:id="17798" w:author="PR Preview" w:date="2026-01-01T00:00:00Z">
        <w:r>
          <w:rPr>
            <w:b/>
            <w:bCs/>
          </w:rPr>
          <w:delText xml:space="preserve">Example 183 (A design matrix with a repeated column)</w:delText>
        </w:r>
      </w:del>
      <w:del w:id="17799" w:author="PR Preview" w:date="2026-01-01T00:00:00Z">
        <w:r>
          <w:delText xml:space="preserve"> </w:delText>
        </w:r>
      </w:del>
      <w:del w:id="17800" w:author="PR Preview" w:date="2026-01-01T00:00:00Z">
        <w:r>
          <w:delText xml:space="preserve">Let</w:delText>
        </w:r>
      </w:del>
      <w:del w:id="1780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7802" w:author="PR Preview" w:date="2026-01-01T00:00:00Z">
        <w:r>
          <w:delText xml:space="preserve">,</w:delText>
        </w:r>
      </w:del>
      <w:del w:id="17803" w:author="PR Preview" w:date="2026-01-01T00:00:00Z">
        <w:r>
          <w:delText xml:space="preserve"> </w:delText>
        </w:r>
      </w:del>
      <w:del w:id="17804" w:author="PR Preview" w:date="2026-01-01T00:00:00Z">
        <w:r>
          <w:delText xml:space="preserve">an intercept column entered twice, so</w:delText>
        </w:r>
      </w:del>
      <w:del w:id="1780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17806" w:author="PR Preview" w:date="2026-01-01T00:00:00Z">
        <w:r>
          <w:delText xml:space="preserve"> </w:delText>
        </w:r>
      </w:del>
      <w:del w:id="17807" w:author="PR Preview" w:date="2026-01-01T00:00:00Z">
        <w:r>
          <w:delText xml:space="preserve">and</w:delText>
        </w:r>
      </w:del>
      <w:del w:id="17808"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17809" w:author="PR Preview" w:date="2026-01-01T00:00:00Z">
        <w:r>
          <w:delText xml:space="preserve"> </w:delText>
        </w:r>
      </w:del>
      <w:del w:id="17810" w:author="PR Preview" w:date="2026-01-01T00:00:00Z">
        <w:r>
          <w:delText xml:space="preserve">is not invertible:</w:delText>
        </w:r>
      </w:del>
      <w:del w:id="17811" w:author="PR Preview" w:date="2026-01-01T00:00:00Z">
        <w:r>
          <w:delText xml:space="preserve"> </w:delText>
        </w:r>
      </w:del>
      <w:del w:id="17812" w:author="PR Preview" w:date="2026-01-01T00:00:00Z">
        <w:r>
          <w:delText xml:space="preserve">its rank is</w:delText>
        </w:r>
      </w:del>
      <w:del w:id="17813"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17814" w:author="PR Preview" w:date="2026-01-01T00:00:00Z">
        <w:r>
          <w:delText xml:space="preserve"> </w:delText>
        </w:r>
      </w:del>
      <w:del w:id="17815" w:author="PR Preview" w:date="2026-01-01T00:00:00Z">
        <w:r>
          <w:delText xml:space="preserve">(</w:delText>
        </w:r>
      </w:del>
      <w:hyperlink w:anchor="thm-rank-transpose">
        <w:del w:id="17816" w:author="PR Preview" w:date="2026-01-01T00:00:00Z">
          <w:r>
            <w:rPr>
              <w:rStyle w:val="Hyperlink"/>
            </w:rPr>
            <w:delText xml:space="preserve">Theorem 41</w:delText>
          </w:r>
        </w:del>
      </w:hyperlink>
      <w:del w:id="17817" w:author="PR Preview" w:date="2026-01-01T00:00:00Z">
        <w:r>
          <w:delText xml:space="preserve">),</w:delText>
        </w:r>
      </w:del>
      <w:del w:id="17818" w:author="PR Preview" w:date="2026-01-01T00:00:00Z">
        <w:r>
          <w:delText xml:space="preserve"> </w:delText>
        </w:r>
      </w:del>
      <w:del w:id="17819" w:author="PR Preview" w:date="2026-01-01T00:00:00Z">
        <w:r>
          <w:delText xml:space="preserve">while an invertible</w:delText>
        </w:r>
      </w:del>
      <w:del w:id="17820" w:author="PR Preview" w:date="2026-01-01T00:00:00Z">
        <w:r>
          <w:delText xml:space="preserve"> </w:delText>
        </w:r>
      </w:del>
      <m:oMath>
        <m:r>
          <m:t>2</m:t>
        </m:r>
        <m:r>
          <m:rPr>
            <m:sty m:val="p"/>
          </m:rPr>
          <m:t>×</m:t>
        </m:r>
        <m:r>
          <m:t>2</m:t>
        </m:r>
      </m:oMath>
      <w:del w:id="17821" w:author="PR Preview" w:date="2026-01-01T00:00:00Z">
        <w:r>
          <w:delText xml:space="preserve"> </w:delText>
        </w:r>
      </w:del>
      <w:del w:id="17822" w:author="PR Preview" w:date="2026-01-01T00:00:00Z">
        <w:r>
          <w:delText xml:space="preserve">matrix has rank</w:delText>
        </w:r>
      </w:del>
      <w:del w:id="17823" w:author="PR Preview" w:date="2026-01-01T00:00:00Z">
        <w:r>
          <w:delText xml:space="preserve"> </w:delText>
        </w:r>
      </w:del>
      <m:oMath>
        <m:r>
          <m:t>2</m:t>
        </m:r>
      </m:oMath>
      <w:del w:id="17824" w:author="PR Preview" w:date="2026-01-01T00:00:00Z">
        <w:r>
          <w:delText xml:space="preserve"> </w:delText>
        </w:r>
      </w:del>
      <w:del w:id="17825" w:author="PR Preview" w:date="2026-01-01T00:00:00Z">
        <w:r>
          <w:delText xml:space="preserve">(</w:delText>
        </w:r>
      </w:del>
      <w:hyperlink w:anchor="exm-solution-unique">
        <w:del w:id="17826" w:author="PR Preview" w:date="2026-01-01T00:00:00Z">
          <w:r>
            <w:rPr>
              <w:rStyle w:val="Hyperlink"/>
            </w:rPr>
            <w:delText xml:space="preserve">Example 182</w:delText>
          </w:r>
        </w:del>
      </w:hyperlink>
      <w:del w:id="17827" w:author="PR Preview" w:date="2026-01-01T00:00:00Z">
        <w:r>
          <w:delText xml:space="preserve">).</w:delText>
        </w:r>
      </w:del>
      <w:del w:id="17828" w:author="PR Preview" w:date="2026-01-01T00:00:00Z">
        <w:r>
          <w:delText xml:space="preserve"> </w:delText>
        </w:r>
      </w:del>
      <w:del w:id="17829" w:author="PR Preview" w:date="2026-01-01T00:00:00Z">
        <w:r>
          <w:delText xml:space="preserve">The matrix</w:delText>
        </w:r>
      </w:del>
      <w:del w:id="17830"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17831" w:author="PR Preview" w:date="2026-01-01T00:00:00Z">
        <w:r>
          <w:delText xml:space="preserve"> </w:delText>
        </w:r>
      </w:del>
      <w:del w:id="17832" w:author="PR Preview" w:date="2026-01-01T00:00:00Z">
        <w:r>
          <w:delText xml:space="preserve">is a generalized inverse of it:</w:delText>
        </w:r>
      </w:del>
    </w:p>
    <w:p>
      <w:pPr>
        <w:pStyle w:val="FirstParagraph"/>
      </w:pPr>
      <w:ins w:id="17833" w:author="PR Preview" w:date="2026-01-01T00:00:00Z">
        <w:r>
          <w:t xml:space="preserve">so</w:t>
        </w:r>
      </w:ins>
      <w:ins w:id="17834" w:author="PR Preview" w:date="2026-01-01T00:00:00Z">
        <w:r>
          <w:t xml:space="preserve"> </w:t>
        </w:r>
      </w:ins>
      <w:ins w:id="17835" w:author="PR Preview" w:date="2026-01-01T00:00:00Z">
        <w:r>
          <w:t xml:space="preserve">$\mathord{\smash[b]{\underset{\raise.3ex\hbox{$\scriptstyle\sim$}}{y}}\vphantom{y}}- \mathord{\smash[b]{\underset{\raise.3ex\hbox{$\scriptstyle\sim$}}{u}}\vphantom{u}} \in \mathcal{N}({\mathbf{X}}^{\top}) = \mathcal{C}(\mathbf{X})^\perp$</w:t>
        </w:r>
      </w:ins>
      <w:ins w:id="17836" w:author="PR Preview" w:date="2026-01-01T00:00:00Z">
        <w:r>
          <w:t xml:space="preserve"> </w:t>
        </w:r>
      </w:ins>
      <w:ins w:id="17837" w:author="PR Preview" w:date="2026-01-01T00:00:00Z">
        <w:r>
          <w:t xml:space="preserve">(</w:t>
        </w:r>
      </w:ins>
      <w:hyperlink w:anchor="thm-complement-null-space">
        <w:ins w:id="17838" w:author="PR Preview" w:date="2026-01-01T00:00:00Z">
          <w:r>
            <w:rPr>
              <w:rStyle w:val="Hyperlink"/>
            </w:rPr>
            <w:t xml:space="preserve">Theorem 53</w:t>
          </w:r>
        </w:ins>
      </w:hyperlink>
      <w:ins w:id="17839" w:author="PR Preview" w:date="2026-01-01T00:00:00Z">
        <w:r>
          <w:t xml:space="preserve">).</w:t>
        </w:r>
      </w:ins>
      <w:ins w:id="17840" w:author="PR Preview" w:date="2026-01-01T00:00:00Z">
        <w:r>
          <w:t xml:space="preserve"> </w:t>
        </w:r>
      </w:ins>
      <w:ins w:id="17841" w:author="PR Preview" w:date="2026-01-01T00:00:00Z">
        <w:r>
          <w:t xml:space="preserve">By the uniqueness in</w:t>
        </w:r>
      </w:ins>
      <w:ins w:id="17842" w:author="PR Preview" w:date="2026-01-01T00:00:00Z">
        <w:r>
          <w:t xml:space="preserve"> </w:t>
        </w:r>
      </w:ins>
      <w:hyperlink w:anchor="thm-orthogonal-direct-sum">
        <w:ins w:id="17843" w:author="PR Preview" w:date="2026-01-01T00:00:00Z">
          <w:r>
            <w:rPr>
              <w:rStyle w:val="Hyperlink"/>
            </w:rPr>
            <w:t xml:space="preserve">Theorem 54</w:t>
          </w:r>
        </w:ins>
      </w:hyperlink>
      <w:ins w:id="17844" w:author="PR Preview" w:date="2026-01-01T00:00:00Z">
        <w:r>
          <w:t xml:space="preserve">,</w:t>
        </w:r>
      </w:ins>
      <w:ins w:id="17845" w:author="PR Preview" w:date="2026-01-01T00:00:00Z">
        <w:r>
          <w:t xml:space="preserve"> </w:t>
        </w:r>
      </w:ins>
      <w:ins w:id="17846" w:author="PR Preview" w:date="2026-01-01T00:00:00Z">
        <w:r>
          <w:t xml:space="preserve">$\mathord{\smash[b]{\underset{\raise.3ex\hbox{$\scriptstyle\sim$}}{u}}\vphantom{u}}$</w:t>
        </w:r>
      </w:ins>
      <w:ins w:id="17847" w:author="PR Preview" w:date="2026-01-01T00:00:00Z">
        <w:r>
          <w:t xml:space="preserve"> </w:t>
        </w:r>
      </w:ins>
      <w:ins w:id="17848" w:author="PR Preview" w:date="2026-01-01T00:00:00Z">
        <w:r>
          <w:t xml:space="preserve">is the orthogonal projection of</w:t>
        </w:r>
      </w:ins>
      <w:ins w:id="17849" w:author="PR Preview" w:date="2026-01-01T00:00:00Z">
        <w:r>
          <w:t xml:space="preserve"> </w:t>
        </w:r>
      </w:ins>
      <w:ins w:id="17850" w:author="PR Preview" w:date="2026-01-01T00:00:00Z">
        <w:r>
          <w:t xml:space="preserve">$\mathord{\smash[b]{\underset{\raise.3ex\hbox{$\scriptstyle\sim$}}{y}}\vphantom{y}}$</w:t>
        </w:r>
      </w:ins>
      <w:ins w:id="17851" w:author="PR Preview" w:date="2026-01-01T00:00:00Z">
        <w:r>
          <w:t xml:space="preserve"> </w:t>
        </w:r>
      </w:ins>
      <w:ins w:id="17852" w:author="PR Preview" w:date="2026-01-01T00:00:00Z">
        <w:r>
          <w:t xml:space="preserve">onto</w:t>
        </w:r>
      </w:ins>
      <w:ins w:id="17853" w:author="PR Preview" w:date="2026-01-01T00:00:00Z">
        <w:r>
          <w:t xml:space="preserve"> </w:t>
        </w:r>
      </w:ins>
      <m:oMath>
        <m:r>
          <m:rPr>
            <m:scr m:val="script"/>
            <m:sty m:val="p"/>
          </m:rPr>
          <m:t>C</m:t>
        </m:r>
        <m:r>
          <m:rPr>
            <m:sty m:val="p"/>
          </m:rPr>
          <m:t>(</m:t>
        </m:r>
        <m:r>
          <m:rPr>
            <m:sty m:val="bi"/>
          </m:rPr>
          <m:t>X</m:t>
        </m:r>
        <m:r>
          <m:rPr>
            <m:sty m:val="p"/>
          </m:rPr>
          <m:t>)</m:t>
        </m:r>
      </m:oMath>
      <w:ins w:id="17854" w:author="PR Preview" w:date="2026-01-01T00:00:00Z">
        <w:r>
          <w:t xml:space="preserve">.</w:t>
        </w:r>
      </w:ins>
    </w:p>
    <w:p>
      <w:pPr>
        <w:pStyle w:val="BodyText"/>
      </w:pPr>
      <w:ins w:id="17855" w:author="PR Preview" w:date="2026-01-01T00:00:00Z">
        <w:r>
          <w:rPr>
            <w:b/>
            <w:bCs/>
          </w:rPr>
          <w:t xml:space="preserve">Same matrix.</w:t>
        </w:r>
      </w:ins>
      <w:ins w:id="17856" w:author="PR Preview" w:date="2026-01-01T00:00:00Z">
        <w:r>
          <w:t xml:space="preserve"> </w:t>
        </w:r>
      </w:ins>
      <w:ins w:id="17857" w:author="PR Preview" w:date="2026-01-01T00:00:00Z">
        <w:r>
          <w:t xml:space="preserve">Every choice of</w:t>
        </w:r>
      </w:ins>
      <w:ins w:id="17858" w:author="PR Preview" w:date="2026-01-01T00:00:00Z">
        <w:r>
          <w:t xml:space="preserve"> </w:t>
        </w:r>
      </w:ins>
      <m:oMath>
        <m:r>
          <m:rPr>
            <m:sty m:val="bi"/>
          </m:rPr>
          <m:t>G</m:t>
        </m:r>
      </m:oMath>
      <w:ins w:id="17859" w:author="PR Preview" w:date="2026-01-01T00:00:00Z">
        <w:r>
          <w:t xml:space="preserve"> </w:t>
        </w:r>
      </w:ins>
      <w:ins w:id="17860" w:author="PR Preview" w:date="2026-01-01T00:00:00Z">
        <w:r>
          <w:t xml:space="preserve">gives a matrix that projects every</w:t>
        </w:r>
      </w:ins>
      <w:ins w:id="17861" w:author="PR Preview" w:date="2026-01-01T00:00:00Z">
        <w:r>
          <w:t xml:space="preserve"> </w:t>
        </w:r>
      </w:ins>
      <w:ins w:id="17862" w:author="PR Preview" w:date="2026-01-01T00:00:00Z">
        <w:r>
          <w:t xml:space="preserve">$\mathord{\smash[b]{\underset{\raise.3ex\hbox{$\scriptstyle\sim$}}{y}}\vphantom{y}}$</w:t>
        </w:r>
      </w:ins>
      <w:ins w:id="17863" w:author="PR Preview" w:date="2026-01-01T00:00:00Z">
        <w:r>
          <w:t xml:space="preserve"> </w:t>
        </w:r>
      </w:ins>
      <w:ins w:id="17864" w:author="PR Preview" w:date="2026-01-01T00:00:00Z">
        <w:r>
          <w:t xml:space="preserve">onto</w:t>
        </w:r>
      </w:ins>
      <w:ins w:id="17865" w:author="PR Preview" w:date="2026-01-01T00:00:00Z">
        <w:r>
          <w:t xml:space="preserve"> </w:t>
        </w:r>
      </w:ins>
      <m:oMath>
        <m:r>
          <m:rPr>
            <m:scr m:val="script"/>
            <m:sty m:val="p"/>
          </m:rPr>
          <m:t>C</m:t>
        </m:r>
        <m:r>
          <m:rPr>
            <m:sty m:val="p"/>
          </m:rPr>
          <m:t>(</m:t>
        </m:r>
        <m:r>
          <m:rPr>
            <m:sty m:val="bi"/>
          </m:rPr>
          <m:t>X</m:t>
        </m:r>
        <m:r>
          <m:rPr>
            <m:sty m:val="p"/>
          </m:rPr>
          <m:t>)</m:t>
        </m:r>
      </m:oMath>
      <w:ins w:id="17866" w:author="PR Preview" w:date="2026-01-01T00:00:00Z">
        <w:r>
          <w:t xml:space="preserve">,</w:t>
        </w:r>
      </w:ins>
      <w:ins w:id="17867" w:author="PR Preview" w:date="2026-01-01T00:00:00Z">
        <w:r>
          <w:t xml:space="preserve"> </w:t>
        </w:r>
      </w:ins>
      <w:ins w:id="17868" w:author="PR Preview" w:date="2026-01-01T00:00:00Z">
        <w:r>
          <w:t xml:space="preserve">so all choices give the same matrix (</w:t>
        </w:r>
      </w:ins>
      <w:hyperlink w:anchor="thm-projection-matrix-projects">
        <w:ins w:id="17869" w:author="PR Preview" w:date="2026-01-01T00:00:00Z">
          <w:r>
            <w:rPr>
              <w:rStyle w:val="Hyperlink"/>
            </w:rPr>
            <w:t xml:space="preserve">Theorem 93</w:t>
          </w:r>
        </w:ins>
      </w:hyperlink>
      <w:ins w:id="17870" w:author="PR Preview" w:date="2026-01-01T00:00:00Z">
        <w:r>
          <w:t xml:space="preserve">, part 2).</w:t>
        </w:r>
      </w:ins>
      <w:ins w:id="17871" w:author="PR Preview" w:date="2026-01-01T00:00:00Z">
        <w:r>
          <w:t xml:space="preserve"> </w:t>
        </w:r>
      </w:ins>
      <w:ins w:id="17872" w:author="PR Preview" w:date="2026-01-01T00:00:00Z">
        <w:r>
          <w:t xml:space="preserve">When</w:t>
        </w:r>
      </w:ins>
      <w:ins w:id="17873" w:author="PR Preview" w:date="2026-01-01T00:00:00Z">
        <w:r>
          <w:t xml:space="preserve"> </w:t>
        </w:r>
      </w:ins>
      <m:oMath>
        <m:r>
          <m:rPr>
            <m:sty m:val="p"/>
          </m:rPr>
          <m:t>rank</m:t>
        </m:r>
        <m:r>
          <m:rPr>
            <m:sty m:val="p"/>
          </m:rPr>
          <m:t>(</m:t>
        </m:r>
        <m:r>
          <m:rPr>
            <m:sty m:val="bi"/>
          </m:rPr>
          <m:t>X</m:t>
        </m:r>
        <m:r>
          <m:rPr>
            <m:sty m:val="p"/>
          </m:rPr>
          <m:t>)</m:t>
        </m:r>
        <m:r>
          <m:rPr>
            <m:sty m:val="p"/>
          </m:rPr>
          <m:t>=</m:t>
        </m:r>
        <m:r>
          <m:t>p</m:t>
        </m:r>
      </m:oMath>
      <w:ins w:id="17874" w:author="PR Preview" w:date="2026-01-01T00:00:00Z">
        <w:r>
          <w:t xml:space="preserve">,</w:t>
        </w:r>
      </w:ins>
      <w:ins w:id="17875"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17876" w:author="PR Preview" w:date="2026-01-01T00:00:00Z">
        <w:r>
          <w:t xml:space="preserve"> </w:t>
        </w:r>
      </w:ins>
      <w:ins w:id="17877" w:author="PR Preview" w:date="2026-01-01T00:00:00Z">
        <w:r>
          <w:t xml:space="preserve">is one choice (</w:t>
        </w:r>
      </w:ins>
      <w:hyperlink w:anchor="thm-gram-invertible">
        <w:ins w:id="17878" w:author="PR Preview" w:date="2026-01-01T00:00:00Z">
          <w:r>
            <w:rPr>
              <w:rStyle w:val="Hyperlink"/>
            </w:rPr>
            <w:t xml:space="preserve">Theorem 89</w:t>
          </w:r>
        </w:ins>
      </w:hyperlink>
      <w:ins w:id="17879" w:author="PR Preview" w:date="2026-01-01T00:00:00Z">
        <w:r>
          <w:t xml:space="preserve">,</w:t>
        </w:r>
      </w:ins>
      <w:ins w:id="17880" w:author="PR Preview" w:date="2026-01-01T00:00:00Z">
        <w:r>
          <w:t xml:space="preserve"> </w:t>
        </w:r>
      </w:ins>
      <w:hyperlink w:anchor="thm-generalized-inverse-invertible">
        <w:ins w:id="17881" w:author="PR Preview" w:date="2026-01-01T00:00:00Z">
          <w:r>
            <w:rPr>
              <w:rStyle w:val="Hyperlink"/>
            </w:rPr>
            <w:t xml:space="preserve">Theorem 96</w:t>
          </w:r>
        </w:ins>
      </w:hyperlink>
      <w:ins w:id="17882" w:author="PR Preview" w:date="2026-01-01T00:00:00Z">
        <w:r>
          <w:t xml:space="preserve">),</w:t>
        </w:r>
      </w:ins>
      <w:ins w:id="17883" w:author="PR Preview" w:date="2026-01-01T00:00:00Z">
        <w:r>
          <w:t xml:space="preserve"> </w:t>
        </w:r>
      </w:ins>
      <w:ins w:id="17884" w:author="PR Preview" w:date="2026-01-01T00:00:00Z">
        <w:r>
          <w:t xml:space="preserve">and it gives</w:t>
        </w:r>
      </w:ins>
      <w:ins w:id="17885" w:author="PR Preview" w:date="2026-01-01T00:00:00Z">
        <w:r>
          <w:t xml:space="preserve"> </w:t>
        </w:r>
      </w:ins>
      <m:oMath>
        <m:r>
          <m:rPr>
            <m:sty m:val="bi"/>
          </m:rPr>
          <m:t>H</m:t>
        </m:r>
      </m:oMath>
      <w:ins w:id="17886" w:author="PR Preview" w:date="2026-01-01T00:00:00Z">
        <w:r>
          <w:t xml:space="preserve">.</w:t>
        </w:r>
      </w:ins>
    </w:p>
    <w:bookmarkStart w:id="596" w:name="exm-projector-generalized-inverse"/>
    <w:p>
      <w:pPr>
        <w:pStyle w:val="BodyText"/>
      </w:pPr>
      <w:ins w:id="17887" w:author="PR Preview" w:date="2026-01-01T00:00:00Z">
        <w:r>
          <w:rPr>
            <w:b/>
            <w:bCs/>
          </w:rPr>
          <w:t xml:space="preserve">Example 185 (A design matrix with a repeated column)</w:t>
        </w:r>
      </w:ins>
      <w:ins w:id="17888" w:author="PR Preview" w:date="2026-01-01T00:00:00Z">
        <w:r>
          <w:t xml:space="preserve"> </w:t>
        </w:r>
      </w:ins>
      <w:ins w:id="17889" w:author="PR Preview" w:date="2026-01-01T00:00:00Z">
        <w:r>
          <w:t xml:space="preserve">Let</w:t>
        </w:r>
      </w:ins>
      <w:ins w:id="1789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7891" w:author="PR Preview" w:date="2026-01-01T00:00:00Z">
        <w:r>
          <w:t xml:space="preserve">,</w:t>
        </w:r>
      </w:ins>
      <w:ins w:id="17892" w:author="PR Preview" w:date="2026-01-01T00:00:00Z">
        <w:r>
          <w:t xml:space="preserve"> </w:t>
        </w:r>
      </w:ins>
      <w:ins w:id="17893" w:author="PR Preview" w:date="2026-01-01T00:00:00Z">
        <w:r>
          <w:t xml:space="preserve">an intercept column entered twice, so</w:t>
        </w:r>
      </w:ins>
      <w:ins w:id="17894"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17895" w:author="PR Preview" w:date="2026-01-01T00:00:00Z">
        <w:r>
          <w:t xml:space="preserve"> </w:t>
        </w:r>
      </w:ins>
      <w:ins w:id="17896" w:author="PR Preview" w:date="2026-01-01T00:00:00Z">
        <w:r>
          <w:t xml:space="preserve">and</w:t>
        </w:r>
      </w:ins>
      <w:ins w:id="17897"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17898" w:author="PR Preview" w:date="2026-01-01T00:00:00Z">
        <w:r>
          <w:t xml:space="preserve"> </w:t>
        </w:r>
      </w:ins>
      <w:ins w:id="17899" w:author="PR Preview" w:date="2026-01-01T00:00:00Z">
        <w:r>
          <w:t xml:space="preserve">is not invertible:</w:t>
        </w:r>
      </w:ins>
      <w:ins w:id="17900" w:author="PR Preview" w:date="2026-01-01T00:00:00Z">
        <w:r>
          <w:t xml:space="preserve"> </w:t>
        </w:r>
      </w:ins>
      <w:ins w:id="17901" w:author="PR Preview" w:date="2026-01-01T00:00:00Z">
        <w:r>
          <w:t xml:space="preserve">its rank is</w:t>
        </w:r>
      </w:ins>
      <w:ins w:id="17902"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17903" w:author="PR Preview" w:date="2026-01-01T00:00:00Z">
        <w:r>
          <w:t xml:space="preserve"> </w:t>
        </w:r>
      </w:ins>
      <w:ins w:id="17904" w:author="PR Preview" w:date="2026-01-01T00:00:00Z">
        <w:r>
          <w:t xml:space="preserve">(</w:t>
        </w:r>
      </w:ins>
      <w:hyperlink w:anchor="thm-rank-transpose">
        <w:ins w:id="17905" w:author="PR Preview" w:date="2026-01-01T00:00:00Z">
          <w:r>
            <w:rPr>
              <w:rStyle w:val="Hyperlink"/>
            </w:rPr>
            <w:t xml:space="preserve">Theorem 41</w:t>
          </w:r>
        </w:ins>
      </w:hyperlink>
      <w:ins w:id="17906" w:author="PR Preview" w:date="2026-01-01T00:00:00Z">
        <w:r>
          <w:t xml:space="preserve">),</w:t>
        </w:r>
      </w:ins>
      <w:ins w:id="17907" w:author="PR Preview" w:date="2026-01-01T00:00:00Z">
        <w:r>
          <w:t xml:space="preserve"> </w:t>
        </w:r>
      </w:ins>
      <w:ins w:id="17908" w:author="PR Preview" w:date="2026-01-01T00:00:00Z">
        <w:r>
          <w:t xml:space="preserve">while an invertible</w:t>
        </w:r>
      </w:ins>
      <w:ins w:id="17909" w:author="PR Preview" w:date="2026-01-01T00:00:00Z">
        <w:r>
          <w:t xml:space="preserve"> </w:t>
        </w:r>
      </w:ins>
      <m:oMath>
        <m:r>
          <m:t>2</m:t>
        </m:r>
        <m:r>
          <m:rPr>
            <m:sty m:val="p"/>
          </m:rPr>
          <m:t>×</m:t>
        </m:r>
        <m:r>
          <m:t>2</m:t>
        </m:r>
      </m:oMath>
      <w:ins w:id="17910" w:author="PR Preview" w:date="2026-01-01T00:00:00Z">
        <w:r>
          <w:t xml:space="preserve"> </w:t>
        </w:r>
      </w:ins>
      <w:ins w:id="17911" w:author="PR Preview" w:date="2026-01-01T00:00:00Z">
        <w:r>
          <w:t xml:space="preserve">matrix has rank</w:t>
        </w:r>
      </w:ins>
      <w:ins w:id="17912" w:author="PR Preview" w:date="2026-01-01T00:00:00Z">
        <w:r>
          <w:t xml:space="preserve"> </w:t>
        </w:r>
      </w:ins>
      <m:oMath>
        <m:r>
          <m:t>2</m:t>
        </m:r>
      </m:oMath>
      <w:ins w:id="17913" w:author="PR Preview" w:date="2026-01-01T00:00:00Z">
        <w:r>
          <w:t xml:space="preserve"> </w:t>
        </w:r>
      </w:ins>
      <w:ins w:id="17914" w:author="PR Preview" w:date="2026-01-01T00:00:00Z">
        <w:r>
          <w:t xml:space="preserve">(</w:t>
        </w:r>
      </w:ins>
      <w:hyperlink w:anchor="exm-solution-unique">
        <w:ins w:id="17915" w:author="PR Preview" w:date="2026-01-01T00:00:00Z">
          <w:r>
            <w:rPr>
              <w:rStyle w:val="Hyperlink"/>
            </w:rPr>
            <w:t xml:space="preserve">Example 184</w:t>
          </w:r>
        </w:ins>
      </w:hyperlink>
      <w:ins w:id="17916" w:author="PR Preview" w:date="2026-01-01T00:00:00Z">
        <w:r>
          <w:t xml:space="preserve">).</w:t>
        </w:r>
      </w:ins>
      <w:ins w:id="17917" w:author="PR Preview" w:date="2026-01-01T00:00:00Z">
        <w:r>
          <w:t xml:space="preserve"> </w:t>
        </w:r>
      </w:ins>
      <w:ins w:id="17918" w:author="PR Preview" w:date="2026-01-01T00:00:00Z">
        <w:r>
          <w:t xml:space="preserve">The matrix</w:t>
        </w:r>
      </w:ins>
      <w:ins w:id="17919"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17920" w:author="PR Preview" w:date="2026-01-01T00:00:00Z">
        <w:r>
          <w:t xml:space="preserve"> </w:t>
        </w:r>
      </w:ins>
      <w:ins w:id="17921"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17922" w:author="PR Preview" w:date="2026-01-01T00:00:00Z">
        <w:r>
          <w:delText xml:space="preserve">the hat matrix of the intercept-only model (</w:delText>
        </w:r>
      </w:del>
      <w:hyperlink w:anchor="exm-hat-matrix">
        <w:del w:id="17923" w:author="PR Preview" w:date="2026-01-01T00:00:00Z">
          <w:r>
            <w:rPr>
              <w:rStyle w:val="Hyperlink"/>
            </w:rPr>
            <w:delText xml:space="preserve">Example 163</w:delText>
          </w:r>
        </w:del>
      </w:hyperlink>
      <w:del w:id="17924" w:author="PR Preview" w:date="2026-01-01T00:00:00Z">
        <w:r>
          <w:delText xml:space="preserve">).</w:delText>
        </w:r>
      </w:del>
      <w:del w:id="17925" w:author="PR Preview" w:date="2026-01-01T00:00:00Z">
        <w:r>
          <w:delText xml:space="preserve"> </w:delText>
        </w:r>
      </w:del>
      <w:del w:id="17926" w:author="PR Preview" w:date="2026-01-01T00:00:00Z">
        <w:r>
          <w:delText xml:space="preserve">Another generalized inverse,</w:delText>
        </w:r>
      </w:del>
      <w:del w:id="17927"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17928" w:author="PR Preview" w:date="2026-01-01T00:00:00Z">
        <w:r>
          <w:delText xml:space="preserve">,</w:delText>
        </w:r>
      </w:del>
      <w:del w:id="17929" w:author="PR Preview" w:date="2026-01-01T00:00:00Z">
        <w:r>
          <w:delText xml:space="preserve"> </w:delText>
        </w:r>
      </w:del>
      <w:del w:id="17930" w:author="PR Preview" w:date="2026-01-01T00:00:00Z">
        <w:r>
          <w:delText xml:space="preserve">which is one because</w:delText>
        </w:r>
      </w:del>
      <w:del w:id="17931"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17932" w:author="PR Preview" w:date="2026-01-01T00:00:00Z">
        <w:r>
          <w:delText xml:space="preserve"> </w:delText>
        </w:r>
      </w:del>
      <w:del w:id="17933" w:author="PR Preview" w:date="2026-01-01T00:00:00Z">
        <w:r>
          <w:delText xml:space="preserve">and that times</w:delText>
        </w:r>
      </w:del>
      <w:del w:id="17934" w:author="PR Preview" w:date="2026-01-01T00:00:00Z">
        <w:r>
          <w:delText xml:space="preserve"> </w:delText>
        </w:r>
      </w:del>
      <m:oMath>
        <m:sSup>
          <m:e>
            <m:r>
              <m:rPr>
                <m:sty m:val="bi"/>
              </m:rPr>
              <m:t>X</m:t>
            </m:r>
          </m:e>
          <m:sup>
            <m:r>
              <m:rPr>
                <m:sty m:val="p"/>
              </m:rPr>
              <m:t>⊤</m:t>
            </m:r>
          </m:sup>
        </m:sSup>
        <m:r>
          <m:rPr>
            <m:sty m:val="bi"/>
          </m:rPr>
          <m:t>X</m:t>
        </m:r>
      </m:oMath>
      <w:del w:id="17935" w:author="PR Preview" w:date="2026-01-01T00:00:00Z">
        <w:r>
          <w:delText xml:space="preserve"> </w:delText>
        </w:r>
      </w:del>
      <w:del w:id="17936" w:author="PR Preview" w:date="2026-01-01T00:00:00Z">
        <w:r>
          <w:delText xml:space="preserve">is again</w:delText>
        </w:r>
      </w:del>
      <w:del w:id="1793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17938" w:author="PR Preview" w:date="2026-01-01T00:00:00Z">
        <w:r>
          <w:delText xml:space="preserve">,</w:delText>
        </w:r>
      </w:del>
      <w:del w:id="17939" w:author="PR Preview" w:date="2026-01-01T00:00:00Z">
        <w:r>
          <w:delText xml:space="preserve"> </w:delText>
        </w:r>
      </w:del>
      <w:del w:id="17940" w:author="PR Preview" w:date="2026-01-01T00:00:00Z">
        <w:r>
          <w:delText xml:space="preserve">gives</w:delText>
        </w:r>
      </w:del>
      <w:del w:id="17941"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17942" w:author="PR Preview" w:date="2026-01-01T00:00:00Z">
        <w:r>
          <w:delText xml:space="preserve"> </w:delText>
        </w:r>
      </w:del>
      <w:del w:id="17943" w:author="PR Preview" w:date="2026-01-01T00:00:00Z">
        <w:r>
          <w:delText xml:space="preserve">and the same</w:delText>
        </w:r>
      </w:del>
      <w:del w:id="17944"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17945" w:author="PR Preview" w:date="2026-01-01T00:00:00Z">
        <w:r>
          <w:delText xml:space="preserve">,</w:delText>
        </w:r>
      </w:del>
      <w:del w:id="17946" w:author="PR Preview" w:date="2026-01-01T00:00:00Z">
        <w:r>
          <w:delText xml:space="preserve"> </w:delText>
        </w:r>
      </w:del>
      <w:del w:id="17947" w:author="PR Preview" w:date="2026-01-01T00:00:00Z">
        <w:r>
          <w:delText xml:space="preserve">as</w:delText>
        </w:r>
      </w:del>
      <w:del w:id="17948" w:author="PR Preview" w:date="2026-01-01T00:00:00Z">
        <w:r>
          <w:delText xml:space="preserve"> </w:delText>
        </w:r>
      </w:del>
      <w:hyperlink w:anchor="thm-projector-generalized-inverse">
        <w:del w:id="17949" w:author="PR Preview" w:date="2026-01-01T00:00:00Z">
          <w:r>
            <w:rPr>
              <w:rStyle w:val="Hyperlink"/>
            </w:rPr>
            <w:delText xml:space="preserve">Theorem 102</w:delText>
          </w:r>
        </w:del>
      </w:hyperlink>
      <w:del w:id="17950" w:author="PR Preview" w:date="2026-01-01T00:00:00Z">
        <w:r>
          <w:delText xml:space="preserve"> </w:delText>
        </w:r>
      </w:del>
      <w:del w:id="17951" w:author="PR Preview" w:date="2026-01-01T00:00:00Z">
        <w:r>
          <w:delText xml:space="preserve">says it must.</w:delText>
        </w:r>
      </w:del>
      <w:del w:id="17952" w:author="PR Preview" w:date="2026-01-01T00:00:00Z">
        <w:r>
          <w:delText xml:space="preserve"> </w:delText>
        </w:r>
      </w:del>
      <w:del w:id="17953" w:author="PR Preview" w:date="2026-01-01T00:00:00Z">
        <w:r>
          <w:delText xml:space="preserve">Both project onto</w:delText>
        </w:r>
      </w:del>
      <w:del w:id="17954"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7955" w:author="PR Preview" w:date="2026-01-01T00:00:00Z">
        <w:r>
          <w:delText xml:space="preserve">, the column space of the intercept-only design.</w:delText>
        </w:r>
      </w:del>
    </w:p>
    <w:p>
      <w:pPr>
        <w:pStyle w:val="FirstParagraph"/>
      </w:pPr>
      <w:ins w:id="17956" w:author="PR Preview" w:date="2026-01-01T00:00:00Z">
        <w:r>
          <w:t xml:space="preserve">the hat matrix of the intercept-only model (</w:t>
        </w:r>
      </w:ins>
      <w:hyperlink w:anchor="exm-hat-matrix">
        <w:ins w:id="17957" w:author="PR Preview" w:date="2026-01-01T00:00:00Z">
          <w:r>
            <w:rPr>
              <w:rStyle w:val="Hyperlink"/>
            </w:rPr>
            <w:t xml:space="preserve">Example 165</w:t>
          </w:r>
        </w:ins>
      </w:hyperlink>
      <w:ins w:id="17958" w:author="PR Preview" w:date="2026-01-01T00:00:00Z">
        <w:r>
          <w:t xml:space="preserve">).</w:t>
        </w:r>
      </w:ins>
      <w:ins w:id="17959" w:author="PR Preview" w:date="2026-01-01T00:00:00Z">
        <w:r>
          <w:t xml:space="preserve"> </w:t>
        </w:r>
      </w:ins>
      <w:ins w:id="17960" w:author="PR Preview" w:date="2026-01-01T00:00:00Z">
        <w:r>
          <w:t xml:space="preserve">Another generalized inverse,</w:t>
        </w:r>
      </w:ins>
      <w:ins w:id="17961"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17962" w:author="PR Preview" w:date="2026-01-01T00:00:00Z">
        <w:r>
          <w:t xml:space="preserve">,</w:t>
        </w:r>
      </w:ins>
      <w:ins w:id="17963" w:author="PR Preview" w:date="2026-01-01T00:00:00Z">
        <w:r>
          <w:t xml:space="preserve"> </w:t>
        </w:r>
      </w:ins>
      <w:ins w:id="17964" w:author="PR Preview" w:date="2026-01-01T00:00:00Z">
        <w:r>
          <w:t xml:space="preserve">which is one because</w:t>
        </w:r>
      </w:ins>
      <w:ins w:id="17965"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17966" w:author="PR Preview" w:date="2026-01-01T00:00:00Z">
        <w:r>
          <w:t xml:space="preserve"> </w:t>
        </w:r>
      </w:ins>
      <w:ins w:id="17967" w:author="PR Preview" w:date="2026-01-01T00:00:00Z">
        <w:r>
          <w:t xml:space="preserve">and that times</w:t>
        </w:r>
      </w:ins>
      <w:ins w:id="17968" w:author="PR Preview" w:date="2026-01-01T00:00:00Z">
        <w:r>
          <w:t xml:space="preserve"> </w:t>
        </w:r>
      </w:ins>
      <m:oMath>
        <m:sSup>
          <m:e>
            <m:r>
              <m:rPr>
                <m:sty m:val="bi"/>
              </m:rPr>
              <m:t>X</m:t>
            </m:r>
          </m:e>
          <m:sup>
            <m:r>
              <m:rPr>
                <m:sty m:val="p"/>
              </m:rPr>
              <m:t>⊤</m:t>
            </m:r>
          </m:sup>
        </m:sSup>
        <m:r>
          <m:rPr>
            <m:sty m:val="bi"/>
          </m:rPr>
          <m:t>X</m:t>
        </m:r>
      </m:oMath>
      <w:ins w:id="17969" w:author="PR Preview" w:date="2026-01-01T00:00:00Z">
        <w:r>
          <w:t xml:space="preserve"> </w:t>
        </w:r>
      </w:ins>
      <w:ins w:id="17970" w:author="PR Preview" w:date="2026-01-01T00:00:00Z">
        <w:r>
          <w:t xml:space="preserve">is again</w:t>
        </w:r>
      </w:ins>
      <w:ins w:id="1797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17972" w:author="PR Preview" w:date="2026-01-01T00:00:00Z">
        <w:r>
          <w:t xml:space="preserve">,</w:t>
        </w:r>
      </w:ins>
      <w:ins w:id="17973" w:author="PR Preview" w:date="2026-01-01T00:00:00Z">
        <w:r>
          <w:t xml:space="preserve"> </w:t>
        </w:r>
      </w:ins>
      <w:ins w:id="17974" w:author="PR Preview" w:date="2026-01-01T00:00:00Z">
        <w:r>
          <w:t xml:space="preserve">gives</w:t>
        </w:r>
      </w:ins>
      <w:ins w:id="17975"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17976" w:author="PR Preview" w:date="2026-01-01T00:00:00Z">
        <w:r>
          <w:t xml:space="preserve"> </w:t>
        </w:r>
      </w:ins>
      <w:ins w:id="17977" w:author="PR Preview" w:date="2026-01-01T00:00:00Z">
        <w:r>
          <w:t xml:space="preserve">and the same</w:t>
        </w:r>
      </w:ins>
      <w:ins w:id="17978"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17979" w:author="PR Preview" w:date="2026-01-01T00:00:00Z">
        <w:r>
          <w:t xml:space="preserve">,</w:t>
        </w:r>
      </w:ins>
      <w:ins w:id="17980" w:author="PR Preview" w:date="2026-01-01T00:00:00Z">
        <w:r>
          <w:t xml:space="preserve"> </w:t>
        </w:r>
      </w:ins>
      <w:ins w:id="17981" w:author="PR Preview" w:date="2026-01-01T00:00:00Z">
        <w:r>
          <w:t xml:space="preserve">as</w:t>
        </w:r>
      </w:ins>
      <w:ins w:id="17982" w:author="PR Preview" w:date="2026-01-01T00:00:00Z">
        <w:r>
          <w:t xml:space="preserve"> </w:t>
        </w:r>
      </w:ins>
      <w:hyperlink w:anchor="thm-projector-generalized-inverse">
        <w:ins w:id="17983" w:author="PR Preview" w:date="2026-01-01T00:00:00Z">
          <w:r>
            <w:rPr>
              <w:rStyle w:val="Hyperlink"/>
            </w:rPr>
            <w:t xml:space="preserve">Theorem 103</w:t>
          </w:r>
        </w:ins>
      </w:hyperlink>
      <w:ins w:id="17984" w:author="PR Preview" w:date="2026-01-01T00:00:00Z">
        <w:r>
          <w:t xml:space="preserve"> </w:t>
        </w:r>
      </w:ins>
      <w:ins w:id="17985" w:author="PR Preview" w:date="2026-01-01T00:00:00Z">
        <w:r>
          <w:t xml:space="preserve">says it must.</w:t>
        </w:r>
      </w:ins>
      <w:ins w:id="17986" w:author="PR Preview" w:date="2026-01-01T00:00:00Z">
        <w:r>
          <w:t xml:space="preserve"> </w:t>
        </w:r>
      </w:ins>
      <w:ins w:id="17987" w:author="PR Preview" w:date="2026-01-01T00:00:00Z">
        <w:r>
          <w:t xml:space="preserve">Both project onto</w:t>
        </w:r>
      </w:ins>
      <w:ins w:id="17988"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7989" w:author="PR Preview" w:date="2026-01-01T00:00:00Z">
        <w:r>
          <w:t xml:space="preserve">, the column space of the intercept-only design.</w:t>
        </w:r>
      </w:ins>
    </w:p>
    <w:bookmarkEnd w:id="596"/>
    <w:bookmarkEnd w:id="597"/>
    <w:bookmarkStart w:id="621"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8" name="Picture"/>
                  <a:graphic>
                    <a:graphicData uri="http://schemas.openxmlformats.org/drawingml/2006/picture">
                      <pic:pic>
                        <pic:nvPicPr>
                          <pic:cNvPr descr="/opt/quarto/share/formats/docx/note.png" id="599"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[75]</w:t>
            </w:r>
            <w:r>
              <w:t xml:space="preserve"> </w:t>
            </w:r>
            <w:r>
              <w:t xml:space="preserve">and</w:t>
            </w:r>
            <w:r>
              <w:t xml:space="preserve"> </w:t>
            </w:r>
            <w:r>
              <w:t xml:space="preserve">Zhou [79]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66</w:t>
              </w:r>
            </w:hyperlink>
            <w:r>
              <w:t xml:space="preserve">).</w:t>
            </w:r>
          </w:p>
          <w:p/>
        </w:tc>
      </w:tr>
    </w:tbl>
    <w:bookmarkStart w:id="600" w:name="def-triangular-matrix"/>
    <w:p>
      <w:pPr>
        <w:pStyle w:val="BodyText"/>
      </w:pPr>
      <w:del w:id="17990" w:author="PR Preview" w:date="2026-01-01T00:00:00Z">
        <w:r>
          <w:rPr>
            <w:b/>
            <w:bCs/>
          </w:rPr>
          <w:delText xml:space="preserve">Definition 112 (Upper triangular matrix)</w:delText>
        </w:r>
      </w:del>
      <w:del w:id="17991" w:author="PR Preview" w:date="2026-01-01T00:00:00Z">
        <w:r>
          <w:delText xml:space="preserve"> </w:delText>
        </w:r>
      </w:del>
      <w:del w:id="17992" w:author="PR Preview" w:date="2026-01-01T00:00:00Z">
        <w:r>
          <w:delText xml:space="preserve">A square matrix</w:delText>
        </w:r>
      </w:del>
      <w:del w:id="17993" w:author="PR Preview" w:date="2026-01-01T00:00:00Z">
        <w:r>
          <w:delText xml:space="preserve"> </w:delText>
        </w:r>
      </w:del>
      <m:oMath>
        <m:r>
          <m:rPr>
            <m:sty m:val="bi"/>
          </m:rPr>
          <m:t>U</m:t>
        </m:r>
      </m:oMath>
      <w:del w:id="17994" w:author="PR Preview" w:date="2026-01-01T00:00:00Z">
        <w:r>
          <w:delText xml:space="preserve"> </w:delText>
        </w:r>
      </w:del>
      <w:del w:id="17995" w:author="PR Preview" w:date="2026-01-01T00:00:00Z">
        <w:r>
          <w:delText xml:space="preserve">is</w:delText>
        </w:r>
      </w:del>
      <w:del w:id="17996" w:author="PR Preview" w:date="2026-01-01T00:00:00Z">
        <w:r>
          <w:delText xml:space="preserve"> </w:delText>
        </w:r>
      </w:del>
      <w:del w:id="17997" w:author="PR Preview" w:date="2026-01-01T00:00:00Z">
        <w:r>
          <w:rPr>
            <w:b/>
            <w:bCs/>
          </w:rPr>
          <w:delText xml:space="preserve">upper triangular</w:delText>
        </w:r>
      </w:del>
      <w:del w:id="17998" w:author="PR Preview" w:date="2026-01-01T00:00:00Z">
        <w:r>
          <w:delText xml:space="preserve"> </w:delText>
        </w:r>
      </w:del>
      <w:del w:id="17999" w:author="PR Preview" w:date="2026-01-01T00:00:00Z">
        <w:r>
          <w:delText xml:space="preserve">if every entry below the diagonal is</w:delText>
        </w:r>
      </w:del>
      <w:del w:id="18000" w:author="PR Preview" w:date="2026-01-01T00:00:00Z">
        <w:r>
          <w:delText xml:space="preserve"> </w:delText>
        </w:r>
      </w:del>
      <m:oMath>
        <m:r>
          <m:t>0</m:t>
        </m:r>
      </m:oMath>
      <w:del w:id="18001" w:author="PR Preview" w:date="2026-01-01T00:00:00Z">
        <w:r>
          <w:delText xml:space="preserve">:</w:delText>
        </w:r>
      </w:del>
      <w:del w:id="18002" w:author="PR Preview" w:date="2026-01-01T00:00:00Z">
        <w:r>
          <w:delText xml:space="preserve"> </w:delText>
        </w:r>
      </w:del>
      <m:oMath>
        <m:sSub>
          <m:e>
            <m:r>
              <m:t>u</m:t>
            </m:r>
          </m:e>
          <m:sub>
            <m:r>
              <m:t>i</m:t>
            </m:r>
            <m:r>
              <m:t>j</m:t>
            </m:r>
          </m:sub>
        </m:sSub>
        <m:r>
          <m:rPr>
            <m:sty m:val="p"/>
          </m:rPr>
          <m:t>=</m:t>
        </m:r>
        <m:r>
          <m:t>0</m:t>
        </m:r>
      </m:oMath>
      <w:del w:id="18003" w:author="PR Preview" w:date="2026-01-01T00:00:00Z">
        <w:r>
          <w:delText xml:space="preserve"> </w:delText>
        </w:r>
      </w:del>
      <w:del w:id="18004" w:author="PR Preview" w:date="2026-01-01T00:00:00Z">
        <w:r>
          <w:delText xml:space="preserve">whenever</w:delText>
        </w:r>
      </w:del>
      <w:del w:id="18005" w:author="PR Preview" w:date="2026-01-01T00:00:00Z">
        <w:r>
          <w:delText xml:space="preserve"> </w:delText>
        </w:r>
      </w:del>
      <m:oMath>
        <m:r>
          <m:t>i</m:t>
        </m:r>
        <m:r>
          <m:rPr>
            <m:sty m:val="p"/>
          </m:rPr>
          <m:t>&gt;</m:t>
        </m:r>
        <m:r>
          <m:t>j</m:t>
        </m:r>
      </m:oMath>
      <w:del w:id="18006" w:author="PR Preview" w:date="2026-01-01T00:00:00Z">
        <w:r>
          <w:delText xml:space="preserve">.</w:delText>
        </w:r>
      </w:del>
    </w:p>
    <w:p>
      <w:pPr>
        <w:pStyle w:val="BodyText"/>
      </w:pPr>
      <w:ins w:id="18007" w:author="PR Preview" w:date="2026-01-01T00:00:00Z">
        <w:r>
          <w:rPr>
            <w:b/>
            <w:bCs/>
          </w:rPr>
          <w:t xml:space="preserve">Definition 112 (Upper triangular matrix)</w:t>
        </w:r>
      </w:ins>
      <w:ins w:id="18008" w:author="PR Preview" w:date="2026-01-01T00:00:00Z">
        <w:r>
          <w:t xml:space="preserve"> </w:t>
        </w:r>
      </w:ins>
      <w:ins w:id="18009" w:author="PR Preview" w:date="2026-01-01T00:00:00Z">
        <w:r>
          <w:t xml:space="preserve">A square matrix</w:t>
        </w:r>
      </w:ins>
      <w:ins w:id="18010" w:author="PR Preview" w:date="2026-01-01T00:00:00Z">
        <w:r>
          <w:t xml:space="preserve"> </w:t>
        </w:r>
      </w:ins>
      <m:oMath>
        <m:r>
          <m:rPr>
            <m:sty m:val="bi"/>
          </m:rPr>
          <m:t>U</m:t>
        </m:r>
      </m:oMath>
      <w:ins w:id="18011" w:author="PR Preview" w:date="2026-01-01T00:00:00Z">
        <w:r>
          <w:t xml:space="preserve"> </w:t>
        </w:r>
      </w:ins>
      <w:ins w:id="18012" w:author="PR Preview" w:date="2026-01-01T00:00:00Z">
        <w:r>
          <w:t xml:space="preserve">is</w:t>
        </w:r>
      </w:ins>
      <w:ins w:id="18013" w:author="PR Preview" w:date="2026-01-01T00:00:00Z">
        <w:r>
          <w:t xml:space="preserve"> </w:t>
        </w:r>
      </w:ins>
      <w:ins w:id="18014" w:author="PR Preview" w:date="2026-01-01T00:00:00Z">
        <w:r>
          <w:rPr>
            <w:b/>
            <w:bCs/>
          </w:rPr>
          <w:t xml:space="preserve">upper triangular</w:t>
        </w:r>
      </w:ins>
      <w:ins w:id="18015" w:author="PR Preview" w:date="2026-01-01T00:00:00Z">
        <w:r>
          <w:t xml:space="preserve"> </w:t>
        </w:r>
      </w:ins>
      <w:ins w:id="18016" w:author="PR Preview" w:date="2026-01-01T00:00:00Z">
        <w:r>
          <w:t xml:space="preserve">[80]</w:t>
        </w:r>
      </w:ins>
      <w:ins w:id="18017" w:author="PR Preview" w:date="2026-01-01T00:00:00Z">
        <w:r>
          <w:t xml:space="preserve"> </w:t>
        </w:r>
      </w:ins>
      <w:ins w:id="18018" w:author="PR Preview" w:date="2026-01-01T00:00:00Z">
        <w:r>
          <w:t xml:space="preserve">if every entry below the diagonal is</w:t>
        </w:r>
      </w:ins>
      <w:ins w:id="18019" w:author="PR Preview" w:date="2026-01-01T00:00:00Z">
        <w:r>
          <w:t xml:space="preserve"> </w:t>
        </w:r>
      </w:ins>
      <m:oMath>
        <m:r>
          <m:t>0</m:t>
        </m:r>
      </m:oMath>
      <w:ins w:id="18020" w:author="PR Preview" w:date="2026-01-01T00:00:00Z">
        <w:r>
          <w:t xml:space="preserve">:</w:t>
        </w:r>
      </w:ins>
      <w:ins w:id="18021" w:author="PR Preview" w:date="2026-01-01T00:00:00Z">
        <w:r>
          <w:t xml:space="preserve"> </w:t>
        </w:r>
      </w:ins>
      <m:oMath>
        <m:sSub>
          <m:e>
            <m:r>
              <m:t>u</m:t>
            </m:r>
          </m:e>
          <m:sub>
            <m:r>
              <m:t>i</m:t>
            </m:r>
            <m:r>
              <m:t>j</m:t>
            </m:r>
          </m:sub>
        </m:sSub>
        <m:r>
          <m:rPr>
            <m:sty m:val="p"/>
          </m:rPr>
          <m:t>=</m:t>
        </m:r>
        <m:r>
          <m:t>0</m:t>
        </m:r>
      </m:oMath>
      <w:ins w:id="18022" w:author="PR Preview" w:date="2026-01-01T00:00:00Z">
        <w:r>
          <w:t xml:space="preserve"> </w:t>
        </w:r>
      </w:ins>
      <w:ins w:id="18023" w:author="PR Preview" w:date="2026-01-01T00:00:00Z">
        <w:r>
          <w:t xml:space="preserve">whenever</w:t>
        </w:r>
      </w:ins>
      <w:ins w:id="18024" w:author="PR Preview" w:date="2026-01-01T00:00:00Z">
        <w:r>
          <w:t xml:space="preserve"> </w:t>
        </w:r>
      </w:ins>
      <m:oMath>
        <m:r>
          <m:t>i</m:t>
        </m:r>
        <m:r>
          <m:rPr>
            <m:sty m:val="p"/>
          </m:rPr>
          <m:t>&gt;</m:t>
        </m:r>
        <m:r>
          <m:t>j</m:t>
        </m:r>
      </m:oMath>
      <w:ins w:id="18025" w:author="PR Preview" w:date="2026-01-01T00:00:00Z">
        <w:r>
          <w:t xml:space="preserve">.</w:t>
        </w:r>
      </w:ins>
    </w:p>
    <w:bookmarkEnd w:id="600"/>
    <w:bookmarkStart w:id="601"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1"/>
    <w:bookmarkStart w:id="602"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2"/>
    <w:bookmarkStart w:id="603" w:name="exm-triangular-matrix"/>
    <w:p>
      <w:pPr>
        <w:pStyle w:val="BodyText"/>
      </w:pPr>
      <w:del w:id="18026" w:author="PR Preview" w:date="2026-01-01T00:00:00Z">
        <w:r>
          <w:rPr>
            <w:b/>
            <w:bCs/>
          </w:rPr>
          <w:delText xml:space="preserve">Example 184 (Triangular and not)</w:delText>
        </w:r>
      </w:del>
      <w:del w:id="18027" w:author="PR Preview" w:date="2026-01-01T00:00:00Z">
        <w:r>
          <w:delText xml:space="preserve"> </w:delText>
        </w:r>
      </w:del>
      <w:del w:id="18028" w:author="PR Preview" w:date="2026-01-01T00:00:00Z">
        <w:r>
          <w:delText xml:space="preserve"> </w:delText>
        </w:r>
      </w:del>
    </w:p>
    <w:p>
      <w:pPr>
        <w:pStyle w:val="BodyText"/>
      </w:pPr>
      <w:ins w:id="18029" w:author="PR Preview" w:date="2026-01-01T00:00:00Z">
        <w:r>
          <w:rPr>
            <w:b/>
            <w:bCs/>
          </w:rPr>
          <w:t xml:space="preserve">Example 186 (Triangular and not)</w:t>
        </w:r>
      </w:ins>
      <w:ins w:id="18030" w:author="PR Preview" w:date="2026-01-01T00:00:00Z">
        <w:r>
          <w:t xml:space="preserve"> </w:t>
        </w:r>
      </w:ins>
      <w:ins w:id="18031" w:author="PR Preview" w:date="2026-01-01T00:00:00Z">
        <w:r>
          <w:t xml:space="preserve"> </w:t>
        </w:r>
      </w:ins>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3"/>
    <w:bookmarkStart w:id="604" w:name="thm-back-substitution"/>
    <w:p>
      <w:pPr>
        <w:pStyle w:val="FirstParagraph"/>
      </w:pPr>
      <w:del w:id="18032" w:author="PR Preview" w:date="2026-01-01T00:00:00Z">
        <w:r>
          <w:rPr>
            <w:b/>
            <w:bCs/>
          </w:rPr>
          <w:delText xml:space="preserve">Theorem 103 (Solving a triangular system by substitution)</w:delText>
        </w:r>
      </w:del>
      <w:del w:id="18033" w:author="PR Preview" w:date="2026-01-01T00:00:00Z">
        <w:r>
          <w:delText xml:space="preserve"> </w:delText>
        </w:r>
      </w:del>
      <w:del w:id="18034" w:author="PR Preview" w:date="2026-01-01T00:00:00Z">
        <w:r>
          <w:delText xml:space="preserve">Let</w:delText>
        </w:r>
      </w:del>
      <w:del w:id="18035" w:author="PR Preview" w:date="2026-01-01T00:00:00Z">
        <w:r>
          <w:delText xml:space="preserve"> </w:delText>
        </w:r>
      </w:del>
      <m:oMath>
        <m:r>
          <m:rPr>
            <m:sty m:val="bi"/>
          </m:rPr>
          <m:t>U</m:t>
        </m:r>
      </m:oMath>
      <w:del w:id="18036" w:author="PR Preview" w:date="2026-01-01T00:00:00Z">
        <w:r>
          <w:delText xml:space="preserve"> </w:delText>
        </w:r>
      </w:del>
      <w:del w:id="18037" w:author="PR Preview" w:date="2026-01-01T00:00:00Z">
        <w:r>
          <w:delText xml:space="preserve">be an</w:delText>
        </w:r>
      </w:del>
      <w:del w:id="18038" w:author="PR Preview" w:date="2026-01-01T00:00:00Z">
        <w:r>
          <w:delText xml:space="preserve"> </w:delText>
        </w:r>
      </w:del>
      <m:oMath>
        <m:r>
          <m:t>n</m:t>
        </m:r>
        <m:r>
          <m:rPr>
            <m:sty m:val="p"/>
          </m:rPr>
          <m:t>×</m:t>
        </m:r>
        <m:r>
          <m:t>n</m:t>
        </m:r>
      </m:oMath>
      <w:del w:id="18039" w:author="PR Preview" w:date="2026-01-01T00:00:00Z">
        <w:r>
          <w:delText xml:space="preserve"> </w:delText>
        </w:r>
      </w:del>
      <w:del w:id="18040" w:author="PR Preview" w:date="2026-01-01T00:00:00Z">
        <w:r>
          <w:delText xml:space="preserve">upper triangular matrix (</w:delText>
        </w:r>
      </w:del>
      <w:hyperlink w:anchor="def-triangular-matrix">
        <w:del w:id="18041" w:author="PR Preview" w:date="2026-01-01T00:00:00Z">
          <w:r>
            <w:rPr>
              <w:rStyle w:val="Hyperlink"/>
            </w:rPr>
            <w:delText xml:space="preserve">Definition 112</w:delText>
          </w:r>
        </w:del>
      </w:hyperlink>
      <w:del w:id="18042" w:author="PR Preview" w:date="2026-01-01T00:00:00Z">
        <w:r>
          <w:delText xml:space="preserve">)</w:delText>
        </w:r>
      </w:del>
      <w:del w:id="18043" w:author="PR Preview" w:date="2026-01-01T00:00:00Z">
        <w:r>
          <w:delText xml:space="preserve"> </w:delText>
        </w:r>
      </w:del>
      <w:del w:id="18044" w:author="PR Preview" w:date="2026-01-01T00:00:00Z">
        <w:r>
          <w:delText xml:space="preserve">whose diagonal entries</w:delText>
        </w:r>
      </w:del>
      <w:del w:id="18045"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18046" w:author="PR Preview" w:date="2026-01-01T00:00:00Z">
        <w:r>
          <w:delText xml:space="preserve"> </w:delText>
        </w:r>
      </w:del>
      <w:del w:id="18047" w:author="PR Preview" w:date="2026-01-01T00:00:00Z">
        <w:r>
          <w:delText xml:space="preserve">are all nonzero.</w:delText>
        </w:r>
      </w:del>
      <w:del w:id="18048" w:author="PR Preview" w:date="2026-01-01T00:00:00Z">
        <w:r>
          <w:delText xml:space="preserve"> </w:delText>
        </w:r>
      </w:del>
      <w:del w:id="18049" w:author="PR Preview" w:date="2026-01-01T00:00:00Z">
        <w:r>
          <w:delText xml:space="preserve">For every</w:delText>
        </w:r>
      </w:del>
      <w:del w:id="18050" w:author="PR Preview" w:date="2026-01-01T00:00:00Z">
        <w:r>
          <w:delText xml:space="preserve"> </w:delText>
        </w:r>
      </w:del>
      <w:del w:id="18051" w:author="PR Preview" w:date="2026-01-01T00:00:00Z">
        <w:r>
          <w:delText xml:space="preserve">$\mathord{\smash[b]{\underset{\raise.3ex\hbox{$\scriptstyle\sim$}}{b}}\vphantom{b}} \in \mathbb{R}^n$</w:delText>
        </w:r>
      </w:del>
      <w:del w:id="18052" w:author="PR Preview" w:date="2026-01-01T00:00:00Z">
        <w:r>
          <w:delText xml:space="preserve">, the system</w:delText>
        </w:r>
      </w:del>
      <w:del w:id="18053" w:author="PR Preview" w:date="2026-01-01T00:00:00Z">
        <w:r>
          <w:delText xml:space="preserve"> </w:delText>
        </w:r>
      </w:del>
      <w:del w:id="18054" w:author="PR Preview" w:date="2026-01-01T00:00:00Z">
        <w:r>
          <w:delText xml:space="preserve">$\mathbf{U} \mathord{\smash[b]{\underset{\raise.3ex\hbox{$\scriptstyle\sim$}}{x}}\vphantom{x}} = \mathord{\smash[b]{\underset{\raise.3ex\hbox{$\scriptstyle\sim$}}{b}}\vphantom{b}}$</w:delText>
        </w:r>
      </w:del>
      <w:del w:id="18055" w:author="PR Preview" w:date="2026-01-01T00:00:00Z">
        <w:r>
          <w:delText xml:space="preserve"> </w:delText>
        </w:r>
      </w:del>
      <w:del w:id="18056" w:author="PR Preview" w:date="2026-01-01T00:00:00Z">
        <w:r>
          <w:delText xml:space="preserve">has exactly one solution, given for</w:delText>
        </w:r>
      </w:del>
      <w:del w:id="18057"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18058" w:author="PR Preview" w:date="2026-01-01T00:00:00Z">
        <w:r>
          <w:delText xml:space="preserve"> </w:delText>
        </w:r>
      </w:del>
      <w:del w:id="18059" w:author="PR Preview" w:date="2026-01-01T00:00:00Z">
        <w:r>
          <w:delText xml:space="preserve">in turn by</w:delText>
        </w:r>
      </w:del>
    </w:p>
    <w:p>
      <w:pPr>
        <w:pStyle w:val="FirstParagraph"/>
      </w:pPr>
      <w:ins w:id="18060" w:author="PR Preview" w:date="2026-01-01T00:00:00Z">
        <w:r>
          <w:rPr>
            <w:b/>
            <w:bCs/>
          </w:rPr>
          <w:t xml:space="preserve">Theorem 104 (Solving a triangular system by substitution)</w:t>
        </w:r>
      </w:ins>
      <w:ins w:id="18061" w:author="PR Preview" w:date="2026-01-01T00:00:00Z">
        <w:r>
          <w:t xml:space="preserve"> </w:t>
        </w:r>
      </w:ins>
      <w:ins w:id="18062" w:author="PR Preview" w:date="2026-01-01T00:00:00Z">
        <w:r>
          <w:t xml:space="preserve">Let</w:t>
        </w:r>
      </w:ins>
      <w:ins w:id="18063" w:author="PR Preview" w:date="2026-01-01T00:00:00Z">
        <w:r>
          <w:t xml:space="preserve"> </w:t>
        </w:r>
      </w:ins>
      <m:oMath>
        <m:r>
          <m:rPr>
            <m:sty m:val="bi"/>
          </m:rPr>
          <m:t>U</m:t>
        </m:r>
      </m:oMath>
      <w:ins w:id="18064" w:author="PR Preview" w:date="2026-01-01T00:00:00Z">
        <w:r>
          <w:t xml:space="preserve"> </w:t>
        </w:r>
      </w:ins>
      <w:ins w:id="18065" w:author="PR Preview" w:date="2026-01-01T00:00:00Z">
        <w:r>
          <w:t xml:space="preserve">be an</w:t>
        </w:r>
      </w:ins>
      <w:ins w:id="18066" w:author="PR Preview" w:date="2026-01-01T00:00:00Z">
        <w:r>
          <w:t xml:space="preserve"> </w:t>
        </w:r>
      </w:ins>
      <m:oMath>
        <m:r>
          <m:t>n</m:t>
        </m:r>
        <m:r>
          <m:rPr>
            <m:sty m:val="p"/>
          </m:rPr>
          <m:t>×</m:t>
        </m:r>
        <m:r>
          <m:t>n</m:t>
        </m:r>
      </m:oMath>
      <w:ins w:id="18067" w:author="PR Preview" w:date="2026-01-01T00:00:00Z">
        <w:r>
          <w:t xml:space="preserve"> </w:t>
        </w:r>
      </w:ins>
      <w:ins w:id="18068" w:author="PR Preview" w:date="2026-01-01T00:00:00Z">
        <w:r>
          <w:t xml:space="preserve">upper triangular matrix (</w:t>
        </w:r>
      </w:ins>
      <w:hyperlink w:anchor="def-triangular-matrix">
        <w:ins w:id="18069" w:author="PR Preview" w:date="2026-01-01T00:00:00Z">
          <w:r>
            <w:rPr>
              <w:rStyle w:val="Hyperlink"/>
            </w:rPr>
            <w:t xml:space="preserve">Definition 112</w:t>
          </w:r>
        </w:ins>
      </w:hyperlink>
      <w:ins w:id="18070" w:author="PR Preview" w:date="2026-01-01T00:00:00Z">
        <w:r>
          <w:t xml:space="preserve">)</w:t>
        </w:r>
      </w:ins>
      <w:ins w:id="18071" w:author="PR Preview" w:date="2026-01-01T00:00:00Z">
        <w:r>
          <w:t xml:space="preserve"> </w:t>
        </w:r>
      </w:ins>
      <w:ins w:id="18072" w:author="PR Preview" w:date="2026-01-01T00:00:00Z">
        <w:r>
          <w:t xml:space="preserve">whose diagonal entries</w:t>
        </w:r>
      </w:ins>
      <w:ins w:id="18073"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18074" w:author="PR Preview" w:date="2026-01-01T00:00:00Z">
        <w:r>
          <w:t xml:space="preserve"> </w:t>
        </w:r>
      </w:ins>
      <w:ins w:id="18075" w:author="PR Preview" w:date="2026-01-01T00:00:00Z">
        <w:r>
          <w:t xml:space="preserve">are all nonzero.</w:t>
        </w:r>
      </w:ins>
      <w:ins w:id="18076" w:author="PR Preview" w:date="2026-01-01T00:00:00Z">
        <w:r>
          <w:t xml:space="preserve"> </w:t>
        </w:r>
      </w:ins>
      <w:ins w:id="18077" w:author="PR Preview" w:date="2026-01-01T00:00:00Z">
        <w:r>
          <w:t xml:space="preserve">For every</w:t>
        </w:r>
      </w:ins>
      <w:ins w:id="18078" w:author="PR Preview" w:date="2026-01-01T00:00:00Z">
        <w:r>
          <w:t xml:space="preserve"> </w:t>
        </w:r>
      </w:ins>
      <w:ins w:id="18079" w:author="PR Preview" w:date="2026-01-01T00:00:00Z">
        <w:r>
          <w:t xml:space="preserve">$\mathord{\smash[b]{\underset{\raise.3ex\hbox{$\scriptstyle\sim$}}{b}}\vphantom{b}} \in \mathbb{R}^n$</w:t>
        </w:r>
      </w:ins>
      <w:ins w:id="18080" w:author="PR Preview" w:date="2026-01-01T00:00:00Z">
        <w:r>
          <w:t xml:space="preserve">, the system</w:t>
        </w:r>
      </w:ins>
      <w:ins w:id="18081" w:author="PR Preview" w:date="2026-01-01T00:00:00Z">
        <w:r>
          <w:t xml:space="preserve"> </w:t>
        </w:r>
      </w:ins>
      <w:ins w:id="18082" w:author="PR Preview" w:date="2026-01-01T00:00:00Z">
        <w:r>
          <w:t xml:space="preserve">$\mathbf{U} \mathord{\smash[b]{\underset{\raise.3ex\hbox{$\scriptstyle\sim$}}{x}}\vphantom{x}} = \mathord{\smash[b]{\underset{\raise.3ex\hbox{$\scriptstyle\sim$}}{b}}\vphantom{b}}$</w:t>
        </w:r>
      </w:ins>
      <w:ins w:id="18083" w:author="PR Preview" w:date="2026-01-01T00:00:00Z">
        <w:r>
          <w:t xml:space="preserve"> </w:t>
        </w:r>
      </w:ins>
      <w:ins w:id="18084" w:author="PR Preview" w:date="2026-01-01T00:00:00Z">
        <w:r>
          <w:t xml:space="preserve">has exactly one solution, given for</w:t>
        </w:r>
      </w:ins>
      <w:ins w:id="18085"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18086" w:author="PR Preview" w:date="2026-01-01T00:00:00Z">
        <w:r>
          <w:t xml:space="preserve"> </w:t>
        </w:r>
      </w:ins>
      <w:ins w:id="18087"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4"/>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5" w:name="exm-back-substitution"/>
    <w:p>
      <w:pPr>
        <w:pStyle w:val="BodyText"/>
      </w:pPr>
      <w:del w:id="18088" w:author="PR Preview" w:date="2026-01-01T00:00:00Z">
        <w:r>
          <w:rPr>
            <w:b/>
            <w:bCs/>
          </w:rPr>
          <w:delText xml:space="preserve">Example 185 (Back substitution on a</w:delText>
        </w:r>
      </w:del>
      <w:del w:id="18089" w:author="PR Preview" w:date="2026-01-01T00:00:00Z">
        <w:r>
          <w:rPr>
            <w:b/>
            <w:bCs/>
          </w:rPr>
          <w:delText xml:space="preserve"> </w:delText>
        </w:r>
      </w:del>
      <m:oMath>
        <m:r>
          <m:t>3</m:t>
        </m:r>
        <m:r>
          <m:rPr>
            <m:sty m:val="p"/>
          </m:rPr>
          <m:t>×</m:t>
        </m:r>
        <m:r>
          <m:t>3</m:t>
        </m:r>
      </m:oMath>
      <w:del w:id="18090" w:author="PR Preview" w:date="2026-01-01T00:00:00Z">
        <w:r>
          <w:rPr>
            <w:b/>
            <w:bCs/>
          </w:rPr>
          <w:delText xml:space="preserve"> </w:delText>
        </w:r>
      </w:del>
      <w:del w:id="18091" w:author="PR Preview" w:date="2026-01-01T00:00:00Z">
        <w:r>
          <w:rPr>
            <w:b/>
            <w:bCs/>
          </w:rPr>
          <w:delText xml:space="preserve">system)</w:delText>
        </w:r>
      </w:del>
      <w:del w:id="18092" w:author="PR Preview" w:date="2026-01-01T00:00:00Z">
        <w:r>
          <w:delText xml:space="preserve"> </w:delText>
        </w:r>
      </w:del>
      <w:del w:id="18093" w:author="PR Preview" w:date="2026-01-01T00:00:00Z">
        <w:r>
          <w:delText xml:space="preserve">Solve</w:delText>
        </w:r>
      </w:del>
      <w:del w:id="18094" w:author="PR Preview" w:date="2026-01-01T00:00:00Z">
        <w:r>
          <w:delText xml:space="preserve"> </w:delText>
        </w:r>
      </w:del>
      <w:del w:id="18095" w:author="PR Preview" w:date="2026-01-01T00:00:00Z">
        <w:r>
          <w:delText xml:space="preserve">$\begin{bmatrix} 2 &amp; 1 &amp; -1 \\ 0 &amp; \frac{1}{2} &amp; \frac{1}{2} \\ 0 &amp; 0 &amp; -1 \end{bmatrix} \mathord{\smash[b]{\underset{\raise.3ex\hbox{$\scriptstyle\sim$}}{x}}\vphantom{x}}
    = \begin{bmatrix} 8 \\ 1 \\ 1 \end{bmatrix}$</w:delText>
        </w:r>
      </w:del>
      <w:del w:id="18096" w:author="PR Preview" w:date="2026-01-01T00:00:00Z">
        <w:r>
          <w:delText xml:space="preserve">:</w:delText>
        </w:r>
      </w:del>
    </w:p>
    <w:p>
      <w:pPr>
        <w:pStyle w:val="BodyText"/>
      </w:pPr>
      <w:ins w:id="18097" w:author="PR Preview" w:date="2026-01-01T00:00:00Z">
        <w:r>
          <w:rPr>
            <w:b/>
            <w:bCs/>
          </w:rPr>
          <w:t xml:space="preserve">Example 187 (Back substitution on a</w:t>
        </w:r>
      </w:ins>
      <w:ins w:id="18098" w:author="PR Preview" w:date="2026-01-01T00:00:00Z">
        <w:r>
          <w:rPr>
            <w:b/>
            <w:bCs/>
          </w:rPr>
          <w:t xml:space="preserve"> </w:t>
        </w:r>
      </w:ins>
      <m:oMath>
        <m:r>
          <m:t>3</m:t>
        </m:r>
        <m:r>
          <m:rPr>
            <m:sty m:val="p"/>
          </m:rPr>
          <m:t>×</m:t>
        </m:r>
        <m:r>
          <m:t>3</m:t>
        </m:r>
      </m:oMath>
      <w:ins w:id="18099" w:author="PR Preview" w:date="2026-01-01T00:00:00Z">
        <w:r>
          <w:rPr>
            <w:b/>
            <w:bCs/>
          </w:rPr>
          <w:t xml:space="preserve"> </w:t>
        </w:r>
      </w:ins>
      <w:ins w:id="18100" w:author="PR Preview" w:date="2026-01-01T00:00:00Z">
        <w:r>
          <w:rPr>
            <w:b/>
            <w:bCs/>
          </w:rPr>
          <w:t xml:space="preserve">system)</w:t>
        </w:r>
      </w:ins>
      <w:ins w:id="18101" w:author="PR Preview" w:date="2026-01-01T00:00:00Z">
        <w:r>
          <w:t xml:space="preserve"> </w:t>
        </w:r>
      </w:ins>
      <w:ins w:id="18102" w:author="PR Preview" w:date="2026-01-01T00:00:00Z">
        <w:r>
          <w:t xml:space="preserve">Solve</w:t>
        </w:r>
      </w:ins>
      <w:ins w:id="18103" w:author="PR Preview" w:date="2026-01-01T00:00:00Z">
        <w:r>
          <w:t xml:space="preserve"> </w:t>
        </w:r>
      </w:ins>
      <w:ins w:id="18104" w:author="PR Preview" w:date="2026-01-01T00:00:00Z">
        <w:r>
          <w:t xml:space="preserve">$\begin{bmatrix} 2 &amp; 1 &amp; -1 \\ 0 &amp; \frac{1}{2} &amp; \frac{1}{2} \\ 0 &amp; 0 &amp; -1 \end{bmatrix} \mathord{\smash[b]{\underset{\raise.3ex\hbox{$\scriptstyle\sim$}}{x}}\vphantom{x}}
    = \begin{bmatrix} 8 \\ 1 \\ 1 \end{bmatrix}$</w:t>
        </w:r>
      </w:ins>
      <w:ins w:id="18105"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5"/>
    <w:bookmarkStart w:id="606" w:name="thm-qr"/>
    <w:p>
      <w:pPr>
        <w:pStyle w:val="BodyText"/>
      </w:pPr>
      <w:del w:id="18106" w:author="PR Preview" w:date="2026-01-01T00:00:00Z">
        <w:r>
          <w:rPr>
            <w:b/>
            <w:bCs/>
          </w:rPr>
          <w:delText xml:space="preserve">Theorem 104 (QR factorization)</w:delText>
        </w:r>
      </w:del>
      <w:del w:id="18107" w:author="PR Preview" w:date="2026-01-01T00:00:00Z">
        <w:r>
          <w:delText xml:space="preserve"> </w:delText>
        </w:r>
      </w:del>
      <w:del w:id="18108" w:author="PR Preview" w:date="2026-01-01T00:00:00Z">
        <w:r>
          <w:delText xml:space="preserve">Let</w:delText>
        </w:r>
      </w:del>
      <w:del w:id="18109" w:author="PR Preview" w:date="2026-01-01T00:00:00Z">
        <w:r>
          <w:delText xml:space="preserve"> </w:delText>
        </w:r>
      </w:del>
      <m:oMath>
        <m:r>
          <m:rPr>
            <m:sty m:val="bi"/>
          </m:rPr>
          <m:t>A</m:t>
        </m:r>
      </m:oMath>
      <w:del w:id="18110" w:author="PR Preview" w:date="2026-01-01T00:00:00Z">
        <w:r>
          <w:delText xml:space="preserve"> </w:delText>
        </w:r>
      </w:del>
      <w:del w:id="18111" w:author="PR Preview" w:date="2026-01-01T00:00:00Z">
        <w:r>
          <w:delText xml:space="preserve">be an</w:delText>
        </w:r>
      </w:del>
      <w:del w:id="18112" w:author="PR Preview" w:date="2026-01-01T00:00:00Z">
        <w:r>
          <w:delText xml:space="preserve"> </w:delText>
        </w:r>
      </w:del>
      <m:oMath>
        <m:r>
          <m:t>m</m:t>
        </m:r>
        <m:r>
          <m:rPr>
            <m:sty m:val="p"/>
          </m:rPr>
          <m:t>×</m:t>
        </m:r>
        <m:r>
          <m:t>n</m:t>
        </m:r>
      </m:oMath>
      <w:del w:id="18113" w:author="PR Preview" w:date="2026-01-01T00:00:00Z">
        <w:r>
          <w:delText xml:space="preserve"> </w:delText>
        </w:r>
      </w:del>
      <w:del w:id="18114" w:author="PR Preview" w:date="2026-01-01T00:00:00Z">
        <w:r>
          <w:delText xml:space="preserve">matrix with</w:delText>
        </w:r>
      </w:del>
      <w:del w:id="1811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8116" w:author="PR Preview" w:date="2026-01-01T00:00:00Z">
        <w:r>
          <w:delText xml:space="preserve">.</w:delText>
        </w:r>
      </w:del>
      <w:del w:id="18117" w:author="PR Preview" w:date="2026-01-01T00:00:00Z">
        <w:r>
          <w:delText xml:space="preserve"> </w:delText>
        </w:r>
      </w:del>
      <w:del w:id="18118" w:author="PR Preview" w:date="2026-01-01T00:00:00Z">
        <w:r>
          <w:delText xml:space="preserve">Then</w:delText>
        </w:r>
      </w:del>
    </w:p>
    <w:p>
      <w:pPr>
        <w:pStyle w:val="BodyText"/>
      </w:pPr>
      <w:ins w:id="18119" w:author="PR Preview" w:date="2026-01-01T00:00:00Z">
        <w:r>
          <w:rPr>
            <w:b/>
            <w:bCs/>
          </w:rPr>
          <w:t xml:space="preserve">Theorem 105 (QR factorization)</w:t>
        </w:r>
      </w:ins>
      <w:ins w:id="18120" w:author="PR Preview" w:date="2026-01-01T00:00:00Z">
        <w:r>
          <w:t xml:space="preserve"> </w:t>
        </w:r>
      </w:ins>
      <w:ins w:id="18121" w:author="PR Preview" w:date="2026-01-01T00:00:00Z">
        <w:r>
          <w:t xml:space="preserve">Let</w:t>
        </w:r>
      </w:ins>
      <w:ins w:id="18122" w:author="PR Preview" w:date="2026-01-01T00:00:00Z">
        <w:r>
          <w:t xml:space="preserve"> </w:t>
        </w:r>
      </w:ins>
      <m:oMath>
        <m:r>
          <m:rPr>
            <m:sty m:val="bi"/>
          </m:rPr>
          <m:t>A</m:t>
        </m:r>
      </m:oMath>
      <w:ins w:id="18123" w:author="PR Preview" w:date="2026-01-01T00:00:00Z">
        <w:r>
          <w:t xml:space="preserve"> </w:t>
        </w:r>
      </w:ins>
      <w:ins w:id="18124" w:author="PR Preview" w:date="2026-01-01T00:00:00Z">
        <w:r>
          <w:t xml:space="preserve">be an</w:t>
        </w:r>
      </w:ins>
      <w:ins w:id="18125" w:author="PR Preview" w:date="2026-01-01T00:00:00Z">
        <w:r>
          <w:t xml:space="preserve"> </w:t>
        </w:r>
      </w:ins>
      <m:oMath>
        <m:r>
          <m:t>m</m:t>
        </m:r>
        <m:r>
          <m:rPr>
            <m:sty m:val="p"/>
          </m:rPr>
          <m:t>×</m:t>
        </m:r>
        <m:r>
          <m:t>n</m:t>
        </m:r>
      </m:oMath>
      <w:ins w:id="18126" w:author="PR Preview" w:date="2026-01-01T00:00:00Z">
        <w:r>
          <w:t xml:space="preserve"> </w:t>
        </w:r>
      </w:ins>
      <w:ins w:id="18127" w:author="PR Preview" w:date="2026-01-01T00:00:00Z">
        <w:r>
          <w:t xml:space="preserve">matrix with</w:t>
        </w:r>
      </w:ins>
      <w:ins w:id="18128" w:author="PR Preview" w:date="2026-01-01T00:00:00Z">
        <w:r>
          <w:t xml:space="preserve"> </w:t>
        </w:r>
      </w:ins>
      <m:oMath>
        <m:r>
          <m:rPr>
            <m:sty m:val="p"/>
          </m:rPr>
          <m:t>rank</m:t>
        </m:r>
        <m:r>
          <m:rPr>
            <m:sty m:val="p"/>
          </m:rPr>
          <m:t>(</m:t>
        </m:r>
        <m:r>
          <m:rPr>
            <m:sty m:val="bi"/>
          </m:rPr>
          <m:t>A</m:t>
        </m:r>
        <m:r>
          <m:rPr>
            <m:sty m:val="p"/>
          </m:rPr>
          <m:t>)</m:t>
        </m:r>
        <m:r>
          <m:rPr>
            <m:sty m:val="p"/>
          </m:rPr>
          <m:t>=</m:t>
        </m:r>
        <m:r>
          <m:t>n</m:t>
        </m:r>
      </m:oMath>
      <w:ins w:id="18129" w:author="PR Preview" w:date="2026-01-01T00:00:00Z">
        <w:r>
          <w:t xml:space="preserve">.</w:t>
        </w:r>
      </w:ins>
      <w:ins w:id="18130" w:author="PR Preview" w:date="2026-01-01T00:00:00Z">
        <w:r>
          <w:t xml:space="preserve"> </w:t>
        </w:r>
      </w:ins>
      <w:ins w:id="18131"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6"/>
    <w:p>
      <w:pPr>
        <w:pStyle w:val="BodyText"/>
      </w:pPr>
      <w:del w:id="18132" w:author="PR Preview" w:date="2026-01-01T00:00:00Z">
        <w:r>
          <w:rPr>
            <w:i/>
            <w:iCs/>
          </w:rPr>
          <w:delText xml:space="preserve">Proof</w:delText>
        </w:r>
      </w:del>
      <w:del w:id="18133" w:author="PR Preview" w:date="2026-01-01T00:00:00Z">
        <w:r>
          <w:delText xml:space="preserve">. </w:delText>
        </w:r>
      </w:del>
      <w:del w:id="18134" w:author="PR Preview" w:date="2026-01-01T00:00:00Z">
        <w:r>
          <w:delText xml:space="preserve">The</w:delText>
        </w:r>
      </w:del>
      <w:del w:id="18135" w:author="PR Preview" w:date="2026-01-01T00:00:00Z">
        <w:r>
          <w:delText xml:space="preserve"> </w:delText>
        </w:r>
      </w:del>
      <m:oMath>
        <m:r>
          <m:t>n</m:t>
        </m:r>
      </m:oMath>
      <w:del w:id="18136" w:author="PR Preview" w:date="2026-01-01T00:00:00Z">
        <w:r>
          <w:delText xml:space="preserve"> </w:delText>
        </w:r>
      </w:del>
      <w:del w:id="18137" w:author="PR Preview" w:date="2026-01-01T00:00:00Z">
        <w:r>
          <w:delText xml:space="preserve">columns</w:delText>
        </w:r>
      </w:del>
      <w:del w:id="18138" w:author="PR Preview" w:date="2026-01-01T00:00:00Z">
        <w:r>
          <w:delText xml:space="preserve"> </w:delText>
        </w:r>
      </w:del>
      <w:del w:id="18139" w:author="PR Preview" w:date="2026-01-01T00:00:00Z">
        <w:r>
          <w:delText xml:space="preserve">$\mathord{\smash[b]{\underset{\raise.3ex\hbox{$\scriptstyle\sim$}}{a}}\vphantom{a}}_1, \ldots, \mathord{\smash[b]{\underset{\raise.3ex\hbox{$\scriptstyle\sim$}}{a}}\vphantom{a}}_n$</w:delText>
        </w:r>
      </w:del>
      <w:del w:id="18140" w:author="PR Preview" w:date="2026-01-01T00:00:00Z">
        <w:r>
          <w:delText xml:space="preserve"> </w:delText>
        </w:r>
      </w:del>
      <w:del w:id="18141" w:author="PR Preview" w:date="2026-01-01T00:00:00Z">
        <w:r>
          <w:delText xml:space="preserve">of</w:delText>
        </w:r>
      </w:del>
      <w:del w:id="18142" w:author="PR Preview" w:date="2026-01-01T00:00:00Z">
        <w:r>
          <w:delText xml:space="preserve"> </w:delText>
        </w:r>
      </w:del>
      <m:oMath>
        <m:r>
          <m:rPr>
            <m:sty m:val="bi"/>
          </m:rPr>
          <m:t>A</m:t>
        </m:r>
      </m:oMath>
      <w:del w:id="18143" w:author="PR Preview" w:date="2026-01-01T00:00:00Z">
        <w:r>
          <w:delText xml:space="preserve"> </w:delText>
        </w:r>
      </w:del>
      <w:del w:id="18144" w:author="PR Preview" w:date="2026-01-01T00:00:00Z">
        <w:r>
          <w:delText xml:space="preserve">are linearly independent</w:delText>
        </w:r>
      </w:del>
      <w:del w:id="18145" w:author="PR Preview" w:date="2026-01-01T00:00:00Z">
        <w:r>
          <w:delText xml:space="preserve"> </w:delText>
        </w:r>
      </w:del>
      <w:del w:id="18146" w:author="PR Preview" w:date="2026-01-01T00:00:00Z">
        <w:r>
          <w:delText xml:space="preserve">(</w:delText>
        </w:r>
      </w:del>
      <w:hyperlink w:anchor="def-full-column-rank">
        <w:del w:id="18147" w:author="PR Preview" w:date="2026-01-01T00:00:00Z">
          <w:r>
            <w:rPr>
              <w:rStyle w:val="Hyperlink"/>
            </w:rPr>
            <w:delText xml:space="preserve">Definition 45</w:delText>
          </w:r>
        </w:del>
      </w:hyperlink>
      <w:del w:id="18148" w:author="PR Preview" w:date="2026-01-01T00:00:00Z">
        <w:r>
          <w:delText xml:space="preserve">),</w:delText>
        </w:r>
      </w:del>
      <w:del w:id="18149" w:author="PR Preview" w:date="2026-01-01T00:00:00Z">
        <w:r>
          <w:delText xml:space="preserve"> </w:delText>
        </w:r>
      </w:del>
      <w:del w:id="18150" w:author="PR Preview" w:date="2026-01-01T00:00:00Z">
        <w:r>
          <w:delText xml:space="preserve">so the Gram-Schmidt process (</w:delText>
        </w:r>
      </w:del>
      <w:hyperlink w:anchor="def-gram-schmidt">
        <w:del w:id="18151" w:author="PR Preview" w:date="2026-01-01T00:00:00Z">
          <w:r>
            <w:rPr>
              <w:rStyle w:val="Hyperlink"/>
            </w:rPr>
            <w:delText xml:space="preserve">Definition 78</w:delText>
          </w:r>
        </w:del>
      </w:hyperlink>
      <w:del w:id="18152" w:author="PR Preview" w:date="2026-01-01T00:00:00Z">
        <w:r>
          <w:delText xml:space="preserve">) runs all</w:delText>
        </w:r>
      </w:del>
      <w:del w:id="18153" w:author="PR Preview" w:date="2026-01-01T00:00:00Z">
        <w:r>
          <w:delText xml:space="preserve"> </w:delText>
        </w:r>
      </w:del>
      <m:oMath>
        <m:r>
          <m:t>n</m:t>
        </m:r>
      </m:oMath>
      <w:del w:id="18154" w:author="PR Preview" w:date="2026-01-01T00:00:00Z">
        <w:r>
          <w:delText xml:space="preserve"> </w:delText>
        </w:r>
      </w:del>
      <w:del w:id="18155" w:author="PR Preview" w:date="2026-01-01T00:00:00Z">
        <w:r>
          <w:delText xml:space="preserve">steps</w:delText>
        </w:r>
      </w:del>
      <w:del w:id="18156" w:author="PR Preview" w:date="2026-01-01T00:00:00Z">
        <w:r>
          <w:delText xml:space="preserve"> </w:delText>
        </w:r>
      </w:del>
      <w:del w:id="18157" w:author="PR Preview" w:date="2026-01-01T00:00:00Z">
        <w:r>
          <w:delText xml:space="preserve">and gives orthonormal</w:delText>
        </w:r>
      </w:del>
      <w:del w:id="18158" w:author="PR Preview" w:date="2026-01-01T00:00:00Z">
        <w:r>
          <w:delText xml:space="preserve"> </w:delText>
        </w:r>
      </w:del>
      <w:del w:id="18159" w:author="PR Preview" w:date="2026-01-01T00:00:00Z">
        <w:r>
          <w:delText xml:space="preserve">$\mathord{\smash[b]{\underset{\raise.3ex\hbox{$\scriptstyle\sim$}}{q}}\vphantom{q}}_1, \ldots, \mathord{\smash[b]{\underset{\raise.3ex\hbox{$\scriptstyle\sim$}}{q}}\vphantom{q}}_n$</w:delText>
        </w:r>
      </w:del>
      <w:del w:id="18160" w:author="PR Preview" w:date="2026-01-01T00:00:00Z">
        <w:r>
          <w:delText xml:space="preserve"> </w:delText>
        </w:r>
      </w:del>
      <w:del w:id="18161" w:author="PR Preview" w:date="2026-01-01T00:00:00Z">
        <w:r>
          <w:delText xml:space="preserve">(</w:delText>
        </w:r>
      </w:del>
      <w:hyperlink w:anchor="thm-gram-schmidt">
        <w:del w:id="18162" w:author="PR Preview" w:date="2026-01-01T00:00:00Z">
          <w:r>
            <w:rPr>
              <w:rStyle w:val="Hyperlink"/>
            </w:rPr>
            <w:delText xml:space="preserve">Theorem 65</w:delText>
          </w:r>
        </w:del>
      </w:hyperlink>
      <w:del w:id="18163" w:author="PR Preview" w:date="2026-01-01T00:00:00Z">
        <w:r>
          <w:delText xml:space="preserve">, parts 1 and 3);</w:delText>
        </w:r>
      </w:del>
      <w:del w:id="18164" w:author="PR Preview" w:date="2026-01-01T00:00:00Z">
        <w:r>
          <w:delText xml:space="preserve"> </w:delText>
        </w:r>
      </w:del>
      <w:del w:id="18165" w:author="PR Preview" w:date="2026-01-01T00:00:00Z">
        <w:r>
          <w:delText xml:space="preserve">let</w:delText>
        </w:r>
      </w:del>
      <w:del w:id="18166" w:author="PR Preview" w:date="2026-01-01T00:00:00Z">
        <w:r>
          <w:delText xml:space="preserve"> </w:delText>
        </w:r>
      </w:del>
      <m:oMath>
        <m:r>
          <m:rPr>
            <m:sty m:val="bi"/>
          </m:rPr>
          <m:t>Q</m:t>
        </m:r>
      </m:oMath>
      <w:del w:id="18167" w:author="PR Preview" w:date="2026-01-01T00:00:00Z">
        <w:r>
          <w:delText xml:space="preserve"> </w:delText>
        </w:r>
      </w:del>
      <w:del w:id="18168" w:author="PR Preview" w:date="2026-01-01T00:00:00Z">
        <w:r>
          <w:delText xml:space="preserve">have these columns.</w:delText>
        </w:r>
      </w:del>
      <w:del w:id="18169" w:author="PR Preview" w:date="2026-01-01T00:00:00Z">
        <w:r>
          <w:delText xml:space="preserve"> </w:delText>
        </w:r>
      </w:del>
      <w:del w:id="18170" w:author="PR Preview" w:date="2026-01-01T00:00:00Z">
        <w:r>
          <w:delText xml:space="preserve">At step</w:delText>
        </w:r>
      </w:del>
      <w:del w:id="18171" w:author="PR Preview" w:date="2026-01-01T00:00:00Z">
        <w:r>
          <w:delText xml:space="preserve"> </w:delText>
        </w:r>
      </w:del>
      <m:oMath>
        <m:r>
          <m:t>i</m:t>
        </m:r>
      </m:oMath>
      <w:del w:id="18172" w:author="PR Preview" w:date="2026-01-01T00:00:00Z">
        <w:r>
          <w:delText xml:space="preserve">,</w:delText>
        </w:r>
      </w:del>
      <w:del w:id="18173" w:author="PR Preview" w:date="2026-01-01T00:00:00Z">
        <w:r>
          <w:delText xml:space="preserve"> </w:delText>
        </w:r>
      </w:del>
      <w:del w:id="18174" w:author="PR Preview" w:date="2026-01-01T00:00:00Z">
        <w:r>
          <w:delText xml:space="preserve">$\mathord{\smash[b]{\underset{\raise.3ex\hbox{$\scriptstyle\sim$}}{q}}\vphantom{q}}'_i \ne \mathord{\smash[b]{\underset{\raise.3ex\hbox{$\scriptstyle\sim$}}{0}}\vphantom{0}}$</w:delText>
        </w:r>
      </w:del>
      <w:del w:id="18175" w:author="PR Preview" w:date="2026-01-01T00:00:00Z">
        <w:r>
          <w:delText xml:space="preserve">, and rearranging the orthogonalize step,</w:delText>
        </w:r>
      </w:del>
    </w:p>
    <w:p>
      <w:pPr>
        <w:pStyle w:val="BodyText"/>
      </w:pPr>
      <w:ins w:id="18176" w:author="PR Preview" w:date="2026-01-01T00:00:00Z">
        <w:r>
          <w:rPr>
            <w:i/>
            <w:iCs/>
          </w:rPr>
          <w:t xml:space="preserve">Proof</w:t>
        </w:r>
      </w:ins>
      <w:ins w:id="18177" w:author="PR Preview" w:date="2026-01-01T00:00:00Z">
        <w:r>
          <w:t xml:space="preserve">. </w:t>
        </w:r>
      </w:ins>
      <w:ins w:id="18178" w:author="PR Preview" w:date="2026-01-01T00:00:00Z">
        <w:r>
          <w:t xml:space="preserve">The</w:t>
        </w:r>
      </w:ins>
      <w:ins w:id="18179" w:author="PR Preview" w:date="2026-01-01T00:00:00Z">
        <w:r>
          <w:t xml:space="preserve"> </w:t>
        </w:r>
      </w:ins>
      <m:oMath>
        <m:r>
          <m:t>n</m:t>
        </m:r>
      </m:oMath>
      <w:ins w:id="18180" w:author="PR Preview" w:date="2026-01-01T00:00:00Z">
        <w:r>
          <w:t xml:space="preserve"> </w:t>
        </w:r>
      </w:ins>
      <w:ins w:id="18181" w:author="PR Preview" w:date="2026-01-01T00:00:00Z">
        <w:r>
          <w:t xml:space="preserve">columns</w:t>
        </w:r>
      </w:ins>
      <w:ins w:id="18182" w:author="PR Preview" w:date="2026-01-01T00:00:00Z">
        <w:r>
          <w:t xml:space="preserve"> </w:t>
        </w:r>
      </w:ins>
      <w:ins w:id="18183" w:author="PR Preview" w:date="2026-01-01T00:00:00Z">
        <w:r>
          <w:t xml:space="preserve">$\mathord{\smash[b]{\underset{\raise.3ex\hbox{$\scriptstyle\sim$}}{a}}\vphantom{a}}_1, \ldots, \mathord{\smash[b]{\underset{\raise.3ex\hbox{$\scriptstyle\sim$}}{a}}\vphantom{a}}_n$</w:t>
        </w:r>
      </w:ins>
      <w:ins w:id="18184" w:author="PR Preview" w:date="2026-01-01T00:00:00Z">
        <w:r>
          <w:t xml:space="preserve"> </w:t>
        </w:r>
      </w:ins>
      <w:ins w:id="18185" w:author="PR Preview" w:date="2026-01-01T00:00:00Z">
        <w:r>
          <w:t xml:space="preserve">of</w:t>
        </w:r>
      </w:ins>
      <w:ins w:id="18186" w:author="PR Preview" w:date="2026-01-01T00:00:00Z">
        <w:r>
          <w:t xml:space="preserve"> </w:t>
        </w:r>
      </w:ins>
      <m:oMath>
        <m:r>
          <m:rPr>
            <m:sty m:val="bi"/>
          </m:rPr>
          <m:t>A</m:t>
        </m:r>
      </m:oMath>
      <w:ins w:id="18187" w:author="PR Preview" w:date="2026-01-01T00:00:00Z">
        <w:r>
          <w:t xml:space="preserve"> </w:t>
        </w:r>
      </w:ins>
      <w:ins w:id="18188" w:author="PR Preview" w:date="2026-01-01T00:00:00Z">
        <w:r>
          <w:t xml:space="preserve">are linearly independent</w:t>
        </w:r>
      </w:ins>
      <w:ins w:id="18189" w:author="PR Preview" w:date="2026-01-01T00:00:00Z">
        <w:r>
          <w:t xml:space="preserve"> </w:t>
        </w:r>
      </w:ins>
      <w:ins w:id="18190" w:author="PR Preview" w:date="2026-01-01T00:00:00Z">
        <w:r>
          <w:t xml:space="preserve">(</w:t>
        </w:r>
      </w:ins>
      <w:hyperlink w:anchor="def-full-column-rank">
        <w:ins w:id="18191" w:author="PR Preview" w:date="2026-01-01T00:00:00Z">
          <w:r>
            <w:rPr>
              <w:rStyle w:val="Hyperlink"/>
            </w:rPr>
            <w:t xml:space="preserve">Definition 45</w:t>
          </w:r>
        </w:ins>
      </w:hyperlink>
      <w:ins w:id="18192" w:author="PR Preview" w:date="2026-01-01T00:00:00Z">
        <w:r>
          <w:t xml:space="preserve">),</w:t>
        </w:r>
      </w:ins>
      <w:ins w:id="18193" w:author="PR Preview" w:date="2026-01-01T00:00:00Z">
        <w:r>
          <w:t xml:space="preserve"> </w:t>
        </w:r>
      </w:ins>
      <w:ins w:id="18194" w:author="PR Preview" w:date="2026-01-01T00:00:00Z">
        <w:r>
          <w:t xml:space="preserve">so the Gram-Schmidt process (</w:t>
        </w:r>
      </w:ins>
      <w:hyperlink w:anchor="def-gram-schmidt">
        <w:ins w:id="18195" w:author="PR Preview" w:date="2026-01-01T00:00:00Z">
          <w:r>
            <w:rPr>
              <w:rStyle w:val="Hyperlink"/>
            </w:rPr>
            <w:t xml:space="preserve">Definition 78</w:t>
          </w:r>
        </w:ins>
      </w:hyperlink>
      <w:ins w:id="18196" w:author="PR Preview" w:date="2026-01-01T00:00:00Z">
        <w:r>
          <w:t xml:space="preserve">) runs all</w:t>
        </w:r>
      </w:ins>
      <w:ins w:id="18197" w:author="PR Preview" w:date="2026-01-01T00:00:00Z">
        <w:r>
          <w:t xml:space="preserve"> </w:t>
        </w:r>
      </w:ins>
      <m:oMath>
        <m:r>
          <m:t>n</m:t>
        </m:r>
      </m:oMath>
      <w:ins w:id="18198" w:author="PR Preview" w:date="2026-01-01T00:00:00Z">
        <w:r>
          <w:t xml:space="preserve"> </w:t>
        </w:r>
      </w:ins>
      <w:ins w:id="18199" w:author="PR Preview" w:date="2026-01-01T00:00:00Z">
        <w:r>
          <w:t xml:space="preserve">steps</w:t>
        </w:r>
      </w:ins>
      <w:ins w:id="18200" w:author="PR Preview" w:date="2026-01-01T00:00:00Z">
        <w:r>
          <w:t xml:space="preserve"> </w:t>
        </w:r>
      </w:ins>
      <w:ins w:id="18201" w:author="PR Preview" w:date="2026-01-01T00:00:00Z">
        <w:r>
          <w:t xml:space="preserve">and gives orthonormal</w:t>
        </w:r>
      </w:ins>
      <w:ins w:id="18202" w:author="PR Preview" w:date="2026-01-01T00:00:00Z">
        <w:r>
          <w:t xml:space="preserve"> </w:t>
        </w:r>
      </w:ins>
      <w:ins w:id="18203" w:author="PR Preview" w:date="2026-01-01T00:00:00Z">
        <w:r>
          <w:t xml:space="preserve">$\mathord{\smash[b]{\underset{\raise.3ex\hbox{$\scriptstyle\sim$}}{q}}\vphantom{q}}_1, \ldots, \mathord{\smash[b]{\underset{\raise.3ex\hbox{$\scriptstyle\sim$}}{q}}\vphantom{q}}_n$</w:t>
        </w:r>
      </w:ins>
      <w:ins w:id="18204" w:author="PR Preview" w:date="2026-01-01T00:00:00Z">
        <w:r>
          <w:t xml:space="preserve"> </w:t>
        </w:r>
      </w:ins>
      <w:ins w:id="18205" w:author="PR Preview" w:date="2026-01-01T00:00:00Z">
        <w:r>
          <w:t xml:space="preserve">(</w:t>
        </w:r>
      </w:ins>
      <w:hyperlink w:anchor="thm-gram-schmidt">
        <w:ins w:id="18206" w:author="PR Preview" w:date="2026-01-01T00:00:00Z">
          <w:r>
            <w:rPr>
              <w:rStyle w:val="Hyperlink"/>
            </w:rPr>
            <w:t xml:space="preserve">Theorem 66</w:t>
          </w:r>
        </w:ins>
      </w:hyperlink>
      <w:ins w:id="18207" w:author="PR Preview" w:date="2026-01-01T00:00:00Z">
        <w:r>
          <w:t xml:space="preserve">, parts 1 and 3);</w:t>
        </w:r>
      </w:ins>
      <w:ins w:id="18208" w:author="PR Preview" w:date="2026-01-01T00:00:00Z">
        <w:r>
          <w:t xml:space="preserve"> </w:t>
        </w:r>
      </w:ins>
      <w:ins w:id="18209" w:author="PR Preview" w:date="2026-01-01T00:00:00Z">
        <w:r>
          <w:t xml:space="preserve">let</w:t>
        </w:r>
      </w:ins>
      <w:ins w:id="18210" w:author="PR Preview" w:date="2026-01-01T00:00:00Z">
        <w:r>
          <w:t xml:space="preserve"> </w:t>
        </w:r>
      </w:ins>
      <m:oMath>
        <m:r>
          <m:rPr>
            <m:sty m:val="bi"/>
          </m:rPr>
          <m:t>Q</m:t>
        </m:r>
      </m:oMath>
      <w:ins w:id="18211" w:author="PR Preview" w:date="2026-01-01T00:00:00Z">
        <w:r>
          <w:t xml:space="preserve"> </w:t>
        </w:r>
      </w:ins>
      <w:ins w:id="18212" w:author="PR Preview" w:date="2026-01-01T00:00:00Z">
        <w:r>
          <w:t xml:space="preserve">have these columns.</w:t>
        </w:r>
      </w:ins>
      <w:ins w:id="18213" w:author="PR Preview" w:date="2026-01-01T00:00:00Z">
        <w:r>
          <w:t xml:space="preserve"> </w:t>
        </w:r>
      </w:ins>
      <w:ins w:id="18214" w:author="PR Preview" w:date="2026-01-01T00:00:00Z">
        <w:r>
          <w:t xml:space="preserve">At step</w:t>
        </w:r>
      </w:ins>
      <w:ins w:id="18215" w:author="PR Preview" w:date="2026-01-01T00:00:00Z">
        <w:r>
          <w:t xml:space="preserve"> </w:t>
        </w:r>
      </w:ins>
      <m:oMath>
        <m:r>
          <m:t>i</m:t>
        </m:r>
      </m:oMath>
      <w:ins w:id="18216" w:author="PR Preview" w:date="2026-01-01T00:00:00Z">
        <w:r>
          <w:t xml:space="preserve">,</w:t>
        </w:r>
      </w:ins>
      <w:ins w:id="18217" w:author="PR Preview" w:date="2026-01-01T00:00:00Z">
        <w:r>
          <w:t xml:space="preserve"> </w:t>
        </w:r>
      </w:ins>
      <w:ins w:id="18218" w:author="PR Preview" w:date="2026-01-01T00:00:00Z">
        <w:r>
          <w:t xml:space="preserve">$\mathord{\smash[b]{\underset{\raise.3ex\hbox{$\scriptstyle\sim$}}{q}}\vphantom{q}}'_i \ne \mathord{\smash[b]{\underset{\raise.3ex\hbox{$\scriptstyle\sim$}}{0}}\vphantom{0}}$</w:t>
        </w:r>
      </w:ins>
      <w:ins w:id="18219" w:author="PR Preview" w:date="2026-01-01T00:00:00Z">
        <w:r>
          <w:t xml:space="preserve">, and rearranging the orthogonalize step,</w:t>
        </w:r>
      </w:ins>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7" w:name="exm-qr"/>
    <w:p>
      <w:pPr>
        <w:pStyle w:val="BodyText"/>
      </w:pPr>
      <w:del w:id="18220" w:author="PR Preview" w:date="2026-01-01T00:00:00Z">
        <w:r>
          <w:rPr>
            <w:b/>
            <w:bCs/>
          </w:rPr>
          <w:delText xml:space="preserve">Example 186 (A QR factorization from Gram-Schmidt)</w:delText>
        </w:r>
      </w:del>
      <w:del w:id="18221" w:author="PR Preview" w:date="2026-01-01T00:00:00Z">
        <w:r>
          <w:delText xml:space="preserve"> </w:delText>
        </w:r>
      </w:del>
      <w:del w:id="18222" w:author="PR Preview" w:date="2026-01-01T00:00:00Z">
        <w:r>
          <w:delText xml:space="preserve">For</w:delText>
        </w:r>
      </w:del>
      <w:del w:id="18223" w:author="PR Preview" w:date="2026-01-01T00:00:00Z">
        <w:r>
          <w:delText xml:space="preserve"> </w:delText>
        </w:r>
      </w:del>
      <m:oMath>
        <m:r>
          <m:rPr>
            <m:sty m:val="bi"/>
          </m:rPr>
          <m:t>A</m:t>
        </m:r>
      </m:oMath>
      <w:del w:id="18224" w:author="PR Preview" w:date="2026-01-01T00:00:00Z">
        <w:r>
          <w:delText xml:space="preserve"> </w:delText>
        </w:r>
      </w:del>
      <w:del w:id="18225" w:author="PR Preview" w:date="2026-01-01T00:00:00Z">
        <w:r>
          <w:delText xml:space="preserve">with columns</w:delText>
        </w:r>
      </w:del>
      <w:del w:id="18226" w:author="PR Preview" w:date="2026-01-01T00:00:00Z">
        <w:r>
          <w:delText xml:space="preserve"> </w:delText>
        </w:r>
      </w:del>
      <w:del w:id="18227" w:author="PR Preview" w:date="2026-01-01T00:00:00Z">
        <w:r>
          <w:delText xml:space="preserve">$\mathord{\smash[b]{\underset{\raise.3ex\hbox{$\scriptstyle\sim$}}{a}}\vphantom{a}}_1 = (1, 1, 0)$</w:delText>
        </w:r>
      </w:del>
      <w:del w:id="18228" w:author="PR Preview" w:date="2026-01-01T00:00:00Z">
        <w:r>
          <w:delText xml:space="preserve">,</w:delText>
        </w:r>
      </w:del>
      <w:del w:id="18229" w:author="PR Preview" w:date="2026-01-01T00:00:00Z">
        <w:r>
          <w:delText xml:space="preserve"> </w:delText>
        </w:r>
      </w:del>
      <w:del w:id="18230" w:author="PR Preview" w:date="2026-01-01T00:00:00Z">
        <w:r>
          <w:delText xml:space="preserve">$\mathord{\smash[b]{\underset{\raise.3ex\hbox{$\scriptstyle\sim$}}{a}}\vphantom{a}}_2 = (1, 0, 1)$</w:delText>
        </w:r>
      </w:del>
      <w:del w:id="18231" w:author="PR Preview" w:date="2026-01-01T00:00:00Z">
        <w:r>
          <w:delText xml:space="preserve">,</w:delText>
        </w:r>
      </w:del>
      <w:del w:id="18232" w:author="PR Preview" w:date="2026-01-01T00:00:00Z">
        <w:r>
          <w:delText xml:space="preserve"> </w:delText>
        </w:r>
      </w:del>
      <w:del w:id="18233" w:author="PR Preview" w:date="2026-01-01T00:00:00Z">
        <w:r>
          <w:delText xml:space="preserve">$\mathord{\smash[b]{\underset{\raise.3ex\hbox{$\scriptstyle\sim$}}{a}}\vphantom{a}}_3 = (0, 1, 1)$</w:delText>
        </w:r>
      </w:del>
      <w:del w:id="18234" w:author="PR Preview" w:date="2026-01-01T00:00:00Z">
        <w:r>
          <w:delText xml:space="preserve">,</w:delText>
        </w:r>
      </w:del>
      <w:del w:id="18235" w:author="PR Preview" w:date="2026-01-01T00:00:00Z">
        <w:r>
          <w:delText xml:space="preserve"> </w:delText>
        </w:r>
      </w:del>
      <w:hyperlink w:anchor="exm-gram-schmidt">
        <w:del w:id="18236" w:author="PR Preview" w:date="2026-01-01T00:00:00Z">
          <w:r>
            <w:rPr>
              <w:rStyle w:val="Hyperlink"/>
            </w:rPr>
            <w:delText xml:space="preserve">Example 117</w:delText>
          </w:r>
        </w:del>
      </w:hyperlink>
      <w:del w:id="18237" w:author="PR Preview" w:date="2026-01-01T00:00:00Z">
        <w:r>
          <w:delText xml:space="preserve"> </w:delText>
        </w:r>
      </w:del>
      <w:del w:id="18238" w:author="PR Preview" w:date="2026-01-01T00:00:00Z">
        <w:r>
          <w:delText xml:space="preserve">and</w:delText>
        </w:r>
      </w:del>
      <w:del w:id="18239" w:author="PR Preview" w:date="2026-01-01T00:00:00Z">
        <w:r>
          <w:delText xml:space="preserve"> </w:delText>
        </w:r>
      </w:del>
      <w:hyperlink w:anchor="exm-thm-gram-schmidt">
        <w:del w:id="18240" w:author="PR Preview" w:date="2026-01-01T00:00:00Z">
          <w:r>
            <w:rPr>
              <w:rStyle w:val="Hyperlink"/>
            </w:rPr>
            <w:delText xml:space="preserve">Example 119</w:delText>
          </w:r>
        </w:del>
      </w:hyperlink>
      <w:del w:id="18241" w:author="PR Preview" w:date="2026-01-01T00:00:00Z">
        <w:r>
          <w:delText xml:space="preserve"> </w:delText>
        </w:r>
      </w:del>
      <w:del w:id="18242" w:author="PR Preview" w:date="2026-01-01T00:00:00Z">
        <w:r>
          <w:delText xml:space="preserve">found</w:delText>
        </w:r>
      </w:del>
      <w:del w:id="18243" w:author="PR Preview" w:date="2026-01-01T00:00:00Z">
        <w:r>
          <w:delText xml:space="preserve"> </w:delText>
        </w:r>
      </w:del>
      <w:del w:id="18244" w:author="PR Preview" w:date="2026-01-01T00:00:00Z">
        <w:r>
          <w:delText xml:space="preserve">$\mathord{\smash[b]{\underset{\raise.3ex\hbox{$\scriptstyle\sim$}}{q}}\vphantom{q}}_1 = \tfrac{1}{\sqrt{2}}\,(1, 1, 0)$</w:delText>
        </w:r>
      </w:del>
      <w:del w:id="18245" w:author="PR Preview" w:date="2026-01-01T00:00:00Z">
        <w:r>
          <w:delText xml:space="preserve">,</w:delText>
        </w:r>
      </w:del>
      <w:del w:id="18246" w:author="PR Preview" w:date="2026-01-01T00:00:00Z">
        <w:r>
          <w:delText xml:space="preserve"> </w:delText>
        </w:r>
      </w:del>
      <w:del w:id="18247" w:author="PR Preview" w:date="2026-01-01T00:00:00Z">
        <w:r>
          <w:delText xml:space="preserve">$\mathord{\smash[b]{\underset{\raise.3ex\hbox{$\scriptstyle\sim$}}{q}}\vphantom{q}}_2 = \tfrac{1}{\sqrt{6}}\,(1, -1, 2)$</w:delText>
        </w:r>
      </w:del>
      <w:del w:id="18248" w:author="PR Preview" w:date="2026-01-01T00:00:00Z">
        <w:r>
          <w:delText xml:space="preserve">,</w:delText>
        </w:r>
      </w:del>
      <w:del w:id="18249" w:author="PR Preview" w:date="2026-01-01T00:00:00Z">
        <w:r>
          <w:delText xml:space="preserve"> </w:delText>
        </w:r>
      </w:del>
      <w:del w:id="18250" w:author="PR Preview" w:date="2026-01-01T00:00:00Z">
        <w:r>
          <w:delText xml:space="preserve">$\mathord{\smash[b]{\underset{\raise.3ex\hbox{$\scriptstyle\sim$}}{q}}\vphantom{q}}_3 = \tfrac{1}{\sqrt{3}}\,(-1, 1, 1)$</w:delText>
        </w:r>
      </w:del>
      <w:del w:id="18251" w:author="PR Preview" w:date="2026-01-01T00:00:00Z">
        <w:r>
          <w:delText xml:space="preserve">,</w:delText>
        </w:r>
      </w:del>
      <w:del w:id="18252" w:author="PR Preview" w:date="2026-01-01T00:00:00Z">
        <w:r>
          <w:delText xml:space="preserve"> </w:delText>
        </w:r>
      </w:del>
      <w:del w:id="18253" w:author="PR Preview" w:date="2026-01-01T00:00:00Z">
        <w:r>
          <w:delText xml:space="preserve">with</w:delText>
        </w:r>
      </w:del>
      <w:del w:id="18254" w:author="PR Preview" w:date="2026-01-01T00:00:00Z">
        <w:r>
          <w:delText xml:space="preserve"> </w:delText>
        </w:r>
      </w:del>
      <w:del w:id="18255" w:author="PR Preview" w:date="2026-01-01T00:00:00Z">
        <w:r>
          <w:delText xml:space="preserve">$\mathopen{}\left\lVert\mathord{\smash[b]{\underset{\raise.3ex\hbox{$\scriptstyle\sim$}}{q}}\vphantom{q}}'_1\right\rVert\mathclose{} = \sqrt{2}$</w:delText>
        </w:r>
      </w:del>
      <w:del w:id="18256" w:author="PR Preview" w:date="2026-01-01T00:00:00Z">
        <w:r>
          <w:delText xml:space="preserve">,</w:delText>
        </w:r>
      </w:del>
      <w:del w:id="18257" w:author="PR Preview" w:date="2026-01-01T00:00:00Z">
        <w:r>
          <w:delText xml:space="preserve"> </w:delText>
        </w:r>
      </w:del>
      <w:del w:id="18258" w:author="PR Preview" w:date="2026-01-01T00:00:00Z">
        <w:r>
          <w:delText xml:space="preserve">$\mathopen{}\left\lVert\mathord{\smash[b]{\underset{\raise.3ex\hbox{$\scriptstyle\sim$}}{q}}\vphantom{q}}'_2\right\rVert\mathclose{} = \sqrt{3/2}$</w:delText>
        </w:r>
      </w:del>
      <w:del w:id="18259" w:author="PR Preview" w:date="2026-01-01T00:00:00Z">
        <w:r>
          <w:delText xml:space="preserve">,</w:delText>
        </w:r>
      </w:del>
      <w:del w:id="18260" w:author="PR Preview" w:date="2026-01-01T00:00:00Z">
        <w:r>
          <w:delText xml:space="preserve"> </w:delText>
        </w:r>
      </w:del>
      <w:del w:id="18261" w:author="PR Preview" w:date="2026-01-01T00:00:00Z">
        <w:r>
          <w:delText xml:space="preserve">$\mathopen{}\left\lVert\mathord{\smash[b]{\underset{\raise.3ex\hbox{$\scriptstyle\sim$}}{q}}\vphantom{q}}'_3\right\rVert\mathclose{} = 2/\sqrt{3}$</w:delText>
        </w:r>
      </w:del>
      <w:del w:id="18262" w:author="PR Preview" w:date="2026-01-01T00:00:00Z">
        <w:r>
          <w:delText xml:space="preserve">,</w:delText>
        </w:r>
      </w:del>
    </w:p>
    <w:p>
      <w:pPr>
        <w:pStyle w:val="BodyText"/>
      </w:pPr>
      <w:ins w:id="18263" w:author="PR Preview" w:date="2026-01-01T00:00:00Z">
        <w:r>
          <w:rPr>
            <w:b/>
            <w:bCs/>
          </w:rPr>
          <w:t xml:space="preserve">Example 188 (A QR factorization from Gram-Schmidt)</w:t>
        </w:r>
      </w:ins>
      <w:ins w:id="18264" w:author="PR Preview" w:date="2026-01-01T00:00:00Z">
        <w:r>
          <w:t xml:space="preserve"> </w:t>
        </w:r>
      </w:ins>
      <w:ins w:id="18265" w:author="PR Preview" w:date="2026-01-01T00:00:00Z">
        <w:r>
          <w:t xml:space="preserve">For</w:t>
        </w:r>
      </w:ins>
      <w:ins w:id="18266" w:author="PR Preview" w:date="2026-01-01T00:00:00Z">
        <w:r>
          <w:t xml:space="preserve"> </w:t>
        </w:r>
      </w:ins>
      <m:oMath>
        <m:r>
          <m:rPr>
            <m:sty m:val="bi"/>
          </m:rPr>
          <m:t>A</m:t>
        </m:r>
      </m:oMath>
      <w:ins w:id="18267" w:author="PR Preview" w:date="2026-01-01T00:00:00Z">
        <w:r>
          <w:t xml:space="preserve"> </w:t>
        </w:r>
      </w:ins>
      <w:ins w:id="18268" w:author="PR Preview" w:date="2026-01-01T00:00:00Z">
        <w:r>
          <w:t xml:space="preserve">with columns</w:t>
        </w:r>
      </w:ins>
      <w:ins w:id="18269" w:author="PR Preview" w:date="2026-01-01T00:00:00Z">
        <w:r>
          <w:t xml:space="preserve"> </w:t>
        </w:r>
      </w:ins>
      <w:ins w:id="18270" w:author="PR Preview" w:date="2026-01-01T00:00:00Z">
        <w:r>
          <w:t xml:space="preserve">$\mathord{\smash[b]{\underset{\raise.3ex\hbox{$\scriptstyle\sim$}}{a}}\vphantom{a}}_1 = (1, 1, 0)$</w:t>
        </w:r>
      </w:ins>
      <w:ins w:id="18271" w:author="PR Preview" w:date="2026-01-01T00:00:00Z">
        <w:r>
          <w:t xml:space="preserve">,</w:t>
        </w:r>
      </w:ins>
      <w:ins w:id="18272" w:author="PR Preview" w:date="2026-01-01T00:00:00Z">
        <w:r>
          <w:t xml:space="preserve"> </w:t>
        </w:r>
      </w:ins>
      <w:ins w:id="18273" w:author="PR Preview" w:date="2026-01-01T00:00:00Z">
        <w:r>
          <w:t xml:space="preserve">$\mathord{\smash[b]{\underset{\raise.3ex\hbox{$\scriptstyle\sim$}}{a}}\vphantom{a}}_2 = (1, 0, 1)$</w:t>
        </w:r>
      </w:ins>
      <w:ins w:id="18274" w:author="PR Preview" w:date="2026-01-01T00:00:00Z">
        <w:r>
          <w:t xml:space="preserve">,</w:t>
        </w:r>
      </w:ins>
      <w:ins w:id="18275" w:author="PR Preview" w:date="2026-01-01T00:00:00Z">
        <w:r>
          <w:t xml:space="preserve"> </w:t>
        </w:r>
      </w:ins>
      <w:ins w:id="18276" w:author="PR Preview" w:date="2026-01-01T00:00:00Z">
        <w:r>
          <w:t xml:space="preserve">$\mathord{\smash[b]{\underset{\raise.3ex\hbox{$\scriptstyle\sim$}}{a}}\vphantom{a}}_3 = (0, 1, 1)$</w:t>
        </w:r>
      </w:ins>
      <w:ins w:id="18277" w:author="PR Preview" w:date="2026-01-01T00:00:00Z">
        <w:r>
          <w:t xml:space="preserve">,</w:t>
        </w:r>
      </w:ins>
      <w:ins w:id="18278" w:author="PR Preview" w:date="2026-01-01T00:00:00Z">
        <w:r>
          <w:t xml:space="preserve"> </w:t>
        </w:r>
      </w:ins>
      <w:hyperlink w:anchor="exm-gram-schmidt">
        <w:ins w:id="18279" w:author="PR Preview" w:date="2026-01-01T00:00:00Z">
          <w:r>
            <w:rPr>
              <w:rStyle w:val="Hyperlink"/>
            </w:rPr>
            <w:t xml:space="preserve">Example 119</w:t>
          </w:r>
        </w:ins>
      </w:hyperlink>
      <w:ins w:id="18280" w:author="PR Preview" w:date="2026-01-01T00:00:00Z">
        <w:r>
          <w:t xml:space="preserve"> </w:t>
        </w:r>
      </w:ins>
      <w:ins w:id="18281" w:author="PR Preview" w:date="2026-01-01T00:00:00Z">
        <w:r>
          <w:t xml:space="preserve">and</w:t>
        </w:r>
      </w:ins>
      <w:ins w:id="18282" w:author="PR Preview" w:date="2026-01-01T00:00:00Z">
        <w:r>
          <w:t xml:space="preserve"> </w:t>
        </w:r>
      </w:ins>
      <w:hyperlink w:anchor="exm-thm-gram-schmidt">
        <w:ins w:id="18283" w:author="PR Preview" w:date="2026-01-01T00:00:00Z">
          <w:r>
            <w:rPr>
              <w:rStyle w:val="Hyperlink"/>
            </w:rPr>
            <w:t xml:space="preserve">Example 121</w:t>
          </w:r>
        </w:ins>
      </w:hyperlink>
      <w:ins w:id="18284" w:author="PR Preview" w:date="2026-01-01T00:00:00Z">
        <w:r>
          <w:t xml:space="preserve"> </w:t>
        </w:r>
      </w:ins>
      <w:ins w:id="18285" w:author="PR Preview" w:date="2026-01-01T00:00:00Z">
        <w:r>
          <w:t xml:space="preserve">found</w:t>
        </w:r>
      </w:ins>
      <w:ins w:id="18286" w:author="PR Preview" w:date="2026-01-01T00:00:00Z">
        <w:r>
          <w:t xml:space="preserve"> </w:t>
        </w:r>
      </w:ins>
      <w:ins w:id="18287" w:author="PR Preview" w:date="2026-01-01T00:00:00Z">
        <w:r>
          <w:t xml:space="preserve">$\mathord{\smash[b]{\underset{\raise.3ex\hbox{$\scriptstyle\sim$}}{q}}\vphantom{q}}_1 = \tfrac{1}{\sqrt{2}}\,(1, 1, 0)$</w:t>
        </w:r>
      </w:ins>
      <w:ins w:id="18288" w:author="PR Preview" w:date="2026-01-01T00:00:00Z">
        <w:r>
          <w:t xml:space="preserve">,</w:t>
        </w:r>
      </w:ins>
      <w:ins w:id="18289" w:author="PR Preview" w:date="2026-01-01T00:00:00Z">
        <w:r>
          <w:t xml:space="preserve"> </w:t>
        </w:r>
      </w:ins>
      <w:ins w:id="18290" w:author="PR Preview" w:date="2026-01-01T00:00:00Z">
        <w:r>
          <w:t xml:space="preserve">$\mathord{\smash[b]{\underset{\raise.3ex\hbox{$\scriptstyle\sim$}}{q}}\vphantom{q}}_2 = \tfrac{1}{\sqrt{6}}\,(1, -1, 2)$</w:t>
        </w:r>
      </w:ins>
      <w:ins w:id="18291" w:author="PR Preview" w:date="2026-01-01T00:00:00Z">
        <w:r>
          <w:t xml:space="preserve">,</w:t>
        </w:r>
      </w:ins>
      <w:ins w:id="18292" w:author="PR Preview" w:date="2026-01-01T00:00:00Z">
        <w:r>
          <w:t xml:space="preserve"> </w:t>
        </w:r>
      </w:ins>
      <w:ins w:id="18293" w:author="PR Preview" w:date="2026-01-01T00:00:00Z">
        <w:r>
          <w:t xml:space="preserve">$\mathord{\smash[b]{\underset{\raise.3ex\hbox{$\scriptstyle\sim$}}{q}}\vphantom{q}}_3 = \tfrac{1}{\sqrt{3}}\,(-1, 1, 1)$</w:t>
        </w:r>
      </w:ins>
      <w:ins w:id="18294" w:author="PR Preview" w:date="2026-01-01T00:00:00Z">
        <w:r>
          <w:t xml:space="preserve">,</w:t>
        </w:r>
      </w:ins>
      <w:ins w:id="18295" w:author="PR Preview" w:date="2026-01-01T00:00:00Z">
        <w:r>
          <w:t xml:space="preserve"> </w:t>
        </w:r>
      </w:ins>
      <w:ins w:id="18296" w:author="PR Preview" w:date="2026-01-01T00:00:00Z">
        <w:r>
          <w:t xml:space="preserve">with</w:t>
        </w:r>
      </w:ins>
      <w:ins w:id="18297" w:author="PR Preview" w:date="2026-01-01T00:00:00Z">
        <w:r>
          <w:t xml:space="preserve"> </w:t>
        </w:r>
      </w:ins>
      <w:ins w:id="18298" w:author="PR Preview" w:date="2026-01-01T00:00:00Z">
        <w:r>
          <w:t xml:space="preserve">$\mathopen{}\left\lVert\mathord{\smash[b]{\underset{\raise.3ex\hbox{$\scriptstyle\sim$}}{q}}\vphantom{q}}'_1\right\rVert\mathclose{} = \sqrt{2}$</w:t>
        </w:r>
      </w:ins>
      <w:ins w:id="18299" w:author="PR Preview" w:date="2026-01-01T00:00:00Z">
        <w:r>
          <w:t xml:space="preserve">,</w:t>
        </w:r>
      </w:ins>
      <w:ins w:id="18300" w:author="PR Preview" w:date="2026-01-01T00:00:00Z">
        <w:r>
          <w:t xml:space="preserve"> </w:t>
        </w:r>
      </w:ins>
      <w:ins w:id="18301" w:author="PR Preview" w:date="2026-01-01T00:00:00Z">
        <w:r>
          <w:t xml:space="preserve">$\mathopen{}\left\lVert\mathord{\smash[b]{\underset{\raise.3ex\hbox{$\scriptstyle\sim$}}{q}}\vphantom{q}}'_2\right\rVert\mathclose{} = \sqrt{3/2}$</w:t>
        </w:r>
      </w:ins>
      <w:ins w:id="18302" w:author="PR Preview" w:date="2026-01-01T00:00:00Z">
        <w:r>
          <w:t xml:space="preserve">,</w:t>
        </w:r>
      </w:ins>
      <w:ins w:id="18303" w:author="PR Preview" w:date="2026-01-01T00:00:00Z">
        <w:r>
          <w:t xml:space="preserve"> </w:t>
        </w:r>
      </w:ins>
      <w:ins w:id="18304" w:author="PR Preview" w:date="2026-01-01T00:00:00Z">
        <w:r>
          <w:t xml:space="preserve">$\mathopen{}\left\lVert\mathord{\smash[b]{\underset{\raise.3ex\hbox{$\scriptstyle\sim$}}{q}}\vphantom{q}}'_3\right\rVert\mathclose{} = 2/\sqrt{3}$</w:t>
        </w:r>
      </w:ins>
      <w:ins w:id="18305" w:author="PR Preview" w:date="2026-01-01T00:00:00Z">
        <w:r>
          <w:t xml:space="preserve">,</w:t>
        </w:r>
      </w:ins>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7"/>
    <w:bookmarkStart w:id="608" w:name="def-least-squares"/>
    <w:p>
      <w:pPr>
        <w:pStyle w:val="FirstParagraph"/>
      </w:pPr>
      <w:del w:id="18306" w:author="PR Preview" w:date="2026-01-01T00:00:00Z">
        <w:r>
          <w:rPr>
            <w:b/>
            <w:bCs/>
          </w:rPr>
          <w:delText xml:space="preserve">Definition 115 (Least squares solution)</w:delText>
        </w:r>
      </w:del>
      <w:del w:id="18307" w:author="PR Preview" w:date="2026-01-01T00:00:00Z">
        <w:r>
          <w:delText xml:space="preserve"> </w:delText>
        </w:r>
      </w:del>
      <w:del w:id="18308" w:author="PR Preview" w:date="2026-01-01T00:00:00Z">
        <w:r>
          <w:delText xml:space="preserve">Let</w:delText>
        </w:r>
      </w:del>
      <w:del w:id="18309" w:author="PR Preview" w:date="2026-01-01T00:00:00Z">
        <w:r>
          <w:delText xml:space="preserve"> </w:delText>
        </w:r>
      </w:del>
      <m:oMath>
        <m:r>
          <m:rPr>
            <m:sty m:val="bi"/>
          </m:rPr>
          <m:t>A</m:t>
        </m:r>
      </m:oMath>
      <w:del w:id="18310" w:author="PR Preview" w:date="2026-01-01T00:00:00Z">
        <w:r>
          <w:delText xml:space="preserve"> </w:delText>
        </w:r>
      </w:del>
      <w:del w:id="18311" w:author="PR Preview" w:date="2026-01-01T00:00:00Z">
        <w:r>
          <w:delText xml:space="preserve">be</w:delText>
        </w:r>
      </w:del>
      <w:del w:id="18312" w:author="PR Preview" w:date="2026-01-01T00:00:00Z">
        <w:r>
          <w:delText xml:space="preserve"> </w:delText>
        </w:r>
      </w:del>
      <m:oMath>
        <m:r>
          <m:t>m</m:t>
        </m:r>
        <m:r>
          <m:rPr>
            <m:sty m:val="p"/>
          </m:rPr>
          <m:t>×</m:t>
        </m:r>
        <m:r>
          <m:t>n</m:t>
        </m:r>
      </m:oMath>
      <w:del w:id="18313" w:author="PR Preview" w:date="2026-01-01T00:00:00Z">
        <w:r>
          <w:delText xml:space="preserve"> </w:delText>
        </w:r>
      </w:del>
      <w:del w:id="18314" w:author="PR Preview" w:date="2026-01-01T00:00:00Z">
        <w:r>
          <w:delText xml:space="preserve">and</w:delText>
        </w:r>
      </w:del>
      <w:del w:id="18315" w:author="PR Preview" w:date="2026-01-01T00:00:00Z">
        <w:r>
          <w:delText xml:space="preserve"> </w:delText>
        </w:r>
      </w:del>
      <w:del w:id="18316" w:author="PR Preview" w:date="2026-01-01T00:00:00Z">
        <w:r>
          <w:delText xml:space="preserve">$\mathord{\smash[b]{\underset{\raise.3ex\hbox{$\scriptstyle\sim$}}{b}}\vphantom{b}} \in \mathbb{R}^m$</w:delText>
        </w:r>
      </w:del>
      <w:del w:id="18317" w:author="PR Preview" w:date="2026-01-01T00:00:00Z">
        <w:r>
          <w:delText xml:space="preserve">.</w:delText>
        </w:r>
      </w:del>
      <w:del w:id="18318" w:author="PR Preview" w:date="2026-01-01T00:00:00Z">
        <w:r>
          <w:delText xml:space="preserve"> </w:delText>
        </w:r>
      </w:del>
      <w:del w:id="18319" w:author="PR Preview" w:date="2026-01-01T00:00:00Z">
        <w:r>
          <w:delText xml:space="preserve">A</w:delText>
        </w:r>
      </w:del>
      <w:del w:id="18320" w:author="PR Preview" w:date="2026-01-01T00:00:00Z">
        <w:r>
          <w:delText xml:space="preserve"> </w:delText>
        </w:r>
      </w:del>
      <w:del w:id="18321" w:author="PR Preview" w:date="2026-01-01T00:00:00Z">
        <w:r>
          <w:rPr>
            <w:b/>
            <w:bCs/>
          </w:rPr>
          <w:delText xml:space="preserve">least squares solution</w:delText>
        </w:r>
      </w:del>
      <w:del w:id="18322" w:author="PR Preview" w:date="2026-01-01T00:00:00Z">
        <w:r>
          <w:delText xml:space="preserve"> </w:delText>
        </w:r>
      </w:del>
      <w:del w:id="18323" w:author="PR Preview" w:date="2026-01-01T00:00:00Z">
        <w:r>
          <w:delText xml:space="preserve">of</w:delText>
        </w:r>
      </w:del>
      <w:del w:id="18324" w:author="PR Preview" w:date="2026-01-01T00:00:00Z">
        <w:r>
          <w:delText xml:space="preserve"> </w:delText>
        </w:r>
      </w:del>
      <w:del w:id="18325" w:author="PR Preview" w:date="2026-01-01T00:00:00Z">
        <w:r>
          <w:delText xml:space="preserve">$\mathbf{A} \mathord{\smash[b]{\underset{\raise.3ex\hbox{$\scriptstyle\sim$}}{x}}\vphantom{x}} = \mathord{\smash[b]{\underset{\raise.3ex\hbox{$\scriptstyle\sim$}}{b}}\vphantom{b}}$</w:delText>
        </w:r>
      </w:del>
      <w:del w:id="18326" w:author="PR Preview" w:date="2026-01-01T00:00:00Z">
        <w:r>
          <w:delText xml:space="preserve"> </w:delText>
        </w:r>
      </w:del>
      <w:del w:id="18327" w:author="PR Preview" w:date="2026-01-01T00:00:00Z">
        <w:r>
          <w:delText xml:space="preserve">is a vector</w:delText>
        </w:r>
      </w:del>
      <w:del w:id="18328" w:author="PR Preview" w:date="2026-01-01T00:00:00Z">
        <w:r>
          <w:delText xml:space="preserve"> </w:delText>
        </w:r>
      </w:del>
      <w:del w:id="18329" w:author="PR Preview" w:date="2026-01-01T00:00:00Z">
        <w:r>
          <w:delText xml:space="preserve">$\hat{\mathord{\smash[b]{\underset{\raise.3ex\hbox{$\scriptstyle\sim$}}{x}}\vphantom{x}}} \in \mathbb{R}^n$</w:delText>
        </w:r>
      </w:del>
      <w:del w:id="18330" w:author="PR Preview" w:date="2026-01-01T00:00:00Z">
        <w:r>
          <w:delText xml:space="preserve"> </w:delText>
        </w:r>
      </w:del>
      <w:del w:id="18331" w:author="PR Preview" w:date="2026-01-01T00:00:00Z">
        <w:r>
          <w:delText xml:space="preserve">such that</w:delText>
        </w:r>
      </w:del>
    </w:p>
    <w:p>
      <w:pPr>
        <w:pStyle w:val="FirstParagraph"/>
      </w:pPr>
      <w:ins w:id="18332" w:author="PR Preview" w:date="2026-01-01T00:00:00Z">
        <w:r>
          <w:rPr>
            <w:b/>
            <w:bCs/>
          </w:rPr>
          <w:t xml:space="preserve">Definition 115 (Least squares solution)</w:t>
        </w:r>
      </w:ins>
      <w:ins w:id="18333" w:author="PR Preview" w:date="2026-01-01T00:00:00Z">
        <w:r>
          <w:t xml:space="preserve"> </w:t>
        </w:r>
      </w:ins>
      <w:ins w:id="18334" w:author="PR Preview" w:date="2026-01-01T00:00:00Z">
        <w:r>
          <w:t xml:space="preserve">Let</w:t>
        </w:r>
      </w:ins>
      <w:ins w:id="18335" w:author="PR Preview" w:date="2026-01-01T00:00:00Z">
        <w:r>
          <w:t xml:space="preserve"> </w:t>
        </w:r>
      </w:ins>
      <m:oMath>
        <m:r>
          <m:rPr>
            <m:sty m:val="bi"/>
          </m:rPr>
          <m:t>A</m:t>
        </m:r>
      </m:oMath>
      <w:ins w:id="18336" w:author="PR Preview" w:date="2026-01-01T00:00:00Z">
        <w:r>
          <w:t xml:space="preserve"> </w:t>
        </w:r>
      </w:ins>
      <w:ins w:id="18337" w:author="PR Preview" w:date="2026-01-01T00:00:00Z">
        <w:r>
          <w:t xml:space="preserve">be</w:t>
        </w:r>
      </w:ins>
      <w:ins w:id="18338" w:author="PR Preview" w:date="2026-01-01T00:00:00Z">
        <w:r>
          <w:t xml:space="preserve"> </w:t>
        </w:r>
      </w:ins>
      <m:oMath>
        <m:r>
          <m:t>m</m:t>
        </m:r>
        <m:r>
          <m:rPr>
            <m:sty m:val="p"/>
          </m:rPr>
          <m:t>×</m:t>
        </m:r>
        <m:r>
          <m:t>n</m:t>
        </m:r>
      </m:oMath>
      <w:ins w:id="18339" w:author="PR Preview" w:date="2026-01-01T00:00:00Z">
        <w:r>
          <w:t xml:space="preserve"> </w:t>
        </w:r>
      </w:ins>
      <w:ins w:id="18340" w:author="PR Preview" w:date="2026-01-01T00:00:00Z">
        <w:r>
          <w:t xml:space="preserve">and</w:t>
        </w:r>
      </w:ins>
      <w:ins w:id="18341" w:author="PR Preview" w:date="2026-01-01T00:00:00Z">
        <w:r>
          <w:t xml:space="preserve"> </w:t>
        </w:r>
      </w:ins>
      <w:ins w:id="18342" w:author="PR Preview" w:date="2026-01-01T00:00:00Z">
        <w:r>
          <w:t xml:space="preserve">$\mathord{\smash[b]{\underset{\raise.3ex\hbox{$\scriptstyle\sim$}}{b}}\vphantom{b}} \in \mathbb{R}^m$</w:t>
        </w:r>
      </w:ins>
      <w:ins w:id="18343" w:author="PR Preview" w:date="2026-01-01T00:00:00Z">
        <w:r>
          <w:t xml:space="preserve">.</w:t>
        </w:r>
      </w:ins>
      <w:ins w:id="18344" w:author="PR Preview" w:date="2026-01-01T00:00:00Z">
        <w:r>
          <w:t xml:space="preserve"> </w:t>
        </w:r>
      </w:ins>
      <w:ins w:id="18345" w:author="PR Preview" w:date="2026-01-01T00:00:00Z">
        <w:r>
          <w:t xml:space="preserve">A</w:t>
        </w:r>
      </w:ins>
      <w:ins w:id="18346" w:author="PR Preview" w:date="2026-01-01T00:00:00Z">
        <w:r>
          <w:t xml:space="preserve"> </w:t>
        </w:r>
      </w:ins>
      <w:ins w:id="18347" w:author="PR Preview" w:date="2026-01-01T00:00:00Z">
        <w:r>
          <w:rPr>
            <w:b/>
            <w:bCs/>
          </w:rPr>
          <w:t xml:space="preserve">least squares solution</w:t>
        </w:r>
      </w:ins>
      <w:ins w:id="18348" w:author="PR Preview" w:date="2026-01-01T00:00:00Z">
        <w:r>
          <w:t xml:space="preserve"> </w:t>
        </w:r>
      </w:ins>
      <w:ins w:id="18349" w:author="PR Preview" w:date="2026-01-01T00:00:00Z">
        <w:r>
          <w:t xml:space="preserve">[81]</w:t>
        </w:r>
      </w:ins>
      <w:ins w:id="18350" w:author="PR Preview" w:date="2026-01-01T00:00:00Z">
        <w:r>
          <w:t xml:space="preserve"> </w:t>
        </w:r>
      </w:ins>
      <w:ins w:id="18351" w:author="PR Preview" w:date="2026-01-01T00:00:00Z">
        <w:r>
          <w:t xml:space="preserve">of</w:t>
        </w:r>
      </w:ins>
      <w:ins w:id="18352" w:author="PR Preview" w:date="2026-01-01T00:00:00Z">
        <w:r>
          <w:t xml:space="preserve"> </w:t>
        </w:r>
      </w:ins>
      <w:ins w:id="18353" w:author="PR Preview" w:date="2026-01-01T00:00:00Z">
        <w:r>
          <w:t xml:space="preserve">$\mathbf{A} \mathord{\smash[b]{\underset{\raise.3ex\hbox{$\scriptstyle\sim$}}{x}}\vphantom{x}} = \mathord{\smash[b]{\underset{\raise.3ex\hbox{$\scriptstyle\sim$}}{b}}\vphantom{b}}$</w:t>
        </w:r>
      </w:ins>
      <w:ins w:id="18354" w:author="PR Preview" w:date="2026-01-01T00:00:00Z">
        <w:r>
          <w:t xml:space="preserve"> </w:t>
        </w:r>
      </w:ins>
      <w:ins w:id="18355" w:author="PR Preview" w:date="2026-01-01T00:00:00Z">
        <w:r>
          <w:t xml:space="preserve">is a vector</w:t>
        </w:r>
      </w:ins>
      <w:ins w:id="18356" w:author="PR Preview" w:date="2026-01-01T00:00:00Z">
        <w:r>
          <w:t xml:space="preserve"> </w:t>
        </w:r>
      </w:ins>
      <w:ins w:id="18357" w:author="PR Preview" w:date="2026-01-01T00:00:00Z">
        <w:r>
          <w:t xml:space="preserve">$\hat{\mathord{\smash[b]{\underset{\raise.3ex\hbox{$\scriptstyle\sim$}}{x}}\vphantom{x}}} \in \mathbb{R}^n$</w:t>
        </w:r>
      </w:ins>
      <w:ins w:id="18358" w:author="PR Preview" w:date="2026-01-01T00:00:00Z">
        <w:r>
          <w:t xml:space="preserve"> </w:t>
        </w:r>
      </w:ins>
      <w:ins w:id="18359" w:author="PR Preview" w:date="2026-01-01T00:00:00Z">
        <w:r>
          <w:t xml:space="preserve">such that</w:t>
        </w:r>
      </w:ins>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8"/>
    <w:bookmarkStart w:id="609" w:name="exm-least-squares"/>
    <w:p>
      <w:pPr>
        <w:pStyle w:val="FirstParagraph"/>
      </w:pPr>
      <w:del w:id="18360" w:author="PR Preview" w:date="2026-01-01T00:00:00Z">
        <w:r>
          <w:rPr>
            <w:b/>
            <w:bCs/>
          </w:rPr>
          <w:delText xml:space="preserve">Example 187 (Fitting a constant)</w:delText>
        </w:r>
      </w:del>
      <w:del w:id="18361" w:author="PR Preview" w:date="2026-01-01T00:00:00Z">
        <w:r>
          <w:delText xml:space="preserve"> </w:delText>
        </w:r>
      </w:del>
      <w:del w:id="18362" w:author="PR Preview" w:date="2026-01-01T00:00:00Z">
        <w:r>
          <w:delText xml:space="preserve">Let</w:delText>
        </w:r>
      </w:del>
      <w:del w:id="1836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8364" w:author="PR Preview" w:date="2026-01-01T00:00:00Z">
        <w:r>
          <w:delText xml:space="preserve"> </w:delText>
        </w:r>
      </w:del>
      <w:del w:id="18365" w:author="PR Preview" w:date="2026-01-01T00:00:00Z">
        <w:r>
          <w:delText xml:space="preserve">and</w:delText>
        </w:r>
      </w:del>
      <w:del w:id="18366" w:author="PR Preview" w:date="2026-01-01T00:00:00Z">
        <w:r>
          <w:delText xml:space="preserve"> </w:delText>
        </w:r>
      </w:del>
      <w:del w:id="18367" w:author="PR Preview" w:date="2026-01-01T00:00:00Z">
        <w:r>
          <w:delText xml:space="preserve">$\mathord{\smash[b]{\underset{\raise.3ex\hbox{$\scriptstyle\sim$}}{b}}\vphantom{b}} = (1, 3)$</w:delText>
        </w:r>
      </w:del>
      <w:del w:id="18368" w:author="PR Preview" w:date="2026-01-01T00:00:00Z">
        <w:r>
          <w:delText xml:space="preserve">.</w:delText>
        </w:r>
      </w:del>
      <w:del w:id="18369" w:author="PR Preview" w:date="2026-01-01T00:00:00Z">
        <w:r>
          <w:delText xml:space="preserve"> </w:delText>
        </w:r>
      </w:del>
      <w:del w:id="18370" w:author="PR Preview" w:date="2026-01-01T00:00:00Z">
        <w:r>
          <w:delText xml:space="preserve">The system</w:delText>
        </w:r>
      </w:del>
      <w:del w:id="18371"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18372" w:author="PR Preview" w:date="2026-01-01T00:00:00Z">
        <w:r>
          <w:delText xml:space="preserve"> </w:delText>
        </w:r>
      </w:del>
      <w:del w:id="18373" w:author="PR Preview" w:date="2026-01-01T00:00:00Z">
        <w:r>
          <w:delText xml:space="preserve">is inconsistent (</w:delText>
        </w:r>
      </w:del>
      <w:hyperlink w:anchor="def-consistent-system">
        <w:del w:id="18374" w:author="PR Preview" w:date="2026-01-01T00:00:00Z">
          <w:r>
            <w:rPr>
              <w:rStyle w:val="Hyperlink"/>
            </w:rPr>
            <w:delText xml:space="preserve">Definition 111</w:delText>
          </w:r>
        </w:del>
      </w:hyperlink>
      <w:del w:id="18375" w:author="PR Preview" w:date="2026-01-01T00:00:00Z">
        <w:r>
          <w:delText xml:space="preserve">):</w:delText>
        </w:r>
      </w:del>
      <w:del w:id="18376" w:author="PR Preview" w:date="2026-01-01T00:00:00Z">
        <w:r>
          <w:delText xml:space="preserve"> </w:delText>
        </w:r>
      </w:del>
      <w:del w:id="18377" w:author="PR Preview" w:date="2026-01-01T00:00:00Z">
        <w:r>
          <w:delText xml:space="preserve">its first entry needs</w:delText>
        </w:r>
      </w:del>
      <w:del w:id="18378" w:author="PR Preview" w:date="2026-01-01T00:00:00Z">
        <w:r>
          <w:delText xml:space="preserve"> </w:delText>
        </w:r>
      </w:del>
      <m:oMath>
        <m:r>
          <m:t>x</m:t>
        </m:r>
        <m:r>
          <m:rPr>
            <m:sty m:val="p"/>
          </m:rPr>
          <m:t>=</m:t>
        </m:r>
        <m:r>
          <m:t>1</m:t>
        </m:r>
      </m:oMath>
      <w:del w:id="18379" w:author="PR Preview" w:date="2026-01-01T00:00:00Z">
        <w:r>
          <w:delText xml:space="preserve"> </w:delText>
        </w:r>
      </w:del>
      <w:del w:id="18380" w:author="PR Preview" w:date="2026-01-01T00:00:00Z">
        <w:r>
          <w:delText xml:space="preserve">and its second needs</w:delText>
        </w:r>
      </w:del>
      <w:del w:id="18381" w:author="PR Preview" w:date="2026-01-01T00:00:00Z">
        <w:r>
          <w:delText xml:space="preserve"> </w:delText>
        </w:r>
      </w:del>
      <m:oMath>
        <m:r>
          <m:t>x</m:t>
        </m:r>
        <m:r>
          <m:rPr>
            <m:sty m:val="p"/>
          </m:rPr>
          <m:t>=</m:t>
        </m:r>
        <m:r>
          <m:t>3</m:t>
        </m:r>
      </m:oMath>
      <w:del w:id="18382" w:author="PR Preview" w:date="2026-01-01T00:00:00Z">
        <w:r>
          <w:delText xml:space="preserve">.</w:delText>
        </w:r>
      </w:del>
      <w:del w:id="18383" w:author="PR Preview" w:date="2026-01-01T00:00:00Z">
        <w:r>
          <w:delText xml:space="preserve"> </w:delText>
        </w:r>
      </w:del>
      <w:del w:id="18384" w:author="PR Preview" w:date="2026-01-01T00:00:00Z">
        <w:r>
          <w:delText xml:space="preserve">For any number</w:delText>
        </w:r>
      </w:del>
      <w:del w:id="18385" w:author="PR Preview" w:date="2026-01-01T00:00:00Z">
        <w:r>
          <w:delText xml:space="preserve"> </w:delText>
        </w:r>
      </w:del>
      <m:oMath>
        <m:r>
          <m:t>x</m:t>
        </m:r>
      </m:oMath>
      <w:del w:id="18386" w:author="PR Preview" w:date="2026-01-01T00:00:00Z">
        <w:r>
          <w:delText xml:space="preserve">,</w:delText>
        </w:r>
      </w:del>
    </w:p>
    <w:p>
      <w:pPr>
        <w:pStyle w:val="FirstParagraph"/>
      </w:pPr>
      <w:ins w:id="18387" w:author="PR Preview" w:date="2026-01-01T00:00:00Z">
        <w:r>
          <w:rPr>
            <w:b/>
            <w:bCs/>
          </w:rPr>
          <w:t xml:space="preserve">Example 189 (Fitting a constant)</w:t>
        </w:r>
      </w:ins>
      <w:ins w:id="18388" w:author="PR Preview" w:date="2026-01-01T00:00:00Z">
        <w:r>
          <w:t xml:space="preserve"> </w:t>
        </w:r>
      </w:ins>
      <w:ins w:id="18389" w:author="PR Preview" w:date="2026-01-01T00:00:00Z">
        <w:r>
          <w:t xml:space="preserve">Let</w:t>
        </w:r>
      </w:ins>
      <w:ins w:id="1839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8391" w:author="PR Preview" w:date="2026-01-01T00:00:00Z">
        <w:r>
          <w:t xml:space="preserve"> </w:t>
        </w:r>
      </w:ins>
      <w:ins w:id="18392" w:author="PR Preview" w:date="2026-01-01T00:00:00Z">
        <w:r>
          <w:t xml:space="preserve">and</w:t>
        </w:r>
      </w:ins>
      <w:ins w:id="18393" w:author="PR Preview" w:date="2026-01-01T00:00:00Z">
        <w:r>
          <w:t xml:space="preserve"> </w:t>
        </w:r>
      </w:ins>
      <w:ins w:id="18394" w:author="PR Preview" w:date="2026-01-01T00:00:00Z">
        <w:r>
          <w:t xml:space="preserve">$\mathord{\smash[b]{\underset{\raise.3ex\hbox{$\scriptstyle\sim$}}{b}}\vphantom{b}} = (1, 3)$</w:t>
        </w:r>
      </w:ins>
      <w:ins w:id="18395" w:author="PR Preview" w:date="2026-01-01T00:00:00Z">
        <w:r>
          <w:t xml:space="preserve">.</w:t>
        </w:r>
      </w:ins>
      <w:ins w:id="18396" w:author="PR Preview" w:date="2026-01-01T00:00:00Z">
        <w:r>
          <w:t xml:space="preserve"> </w:t>
        </w:r>
      </w:ins>
      <w:ins w:id="18397" w:author="PR Preview" w:date="2026-01-01T00:00:00Z">
        <w:r>
          <w:t xml:space="preserve">The system</w:t>
        </w:r>
      </w:ins>
      <w:ins w:id="18398"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18399" w:author="PR Preview" w:date="2026-01-01T00:00:00Z">
        <w:r>
          <w:t xml:space="preserve"> </w:t>
        </w:r>
      </w:ins>
      <w:ins w:id="18400" w:author="PR Preview" w:date="2026-01-01T00:00:00Z">
        <w:r>
          <w:t xml:space="preserve">is inconsistent (</w:t>
        </w:r>
      </w:ins>
      <w:hyperlink w:anchor="def-consistent-system">
        <w:ins w:id="18401" w:author="PR Preview" w:date="2026-01-01T00:00:00Z">
          <w:r>
            <w:rPr>
              <w:rStyle w:val="Hyperlink"/>
            </w:rPr>
            <w:t xml:space="preserve">Definition 111</w:t>
          </w:r>
        </w:ins>
      </w:hyperlink>
      <w:ins w:id="18402" w:author="PR Preview" w:date="2026-01-01T00:00:00Z">
        <w:r>
          <w:t xml:space="preserve">):</w:t>
        </w:r>
      </w:ins>
      <w:ins w:id="18403" w:author="PR Preview" w:date="2026-01-01T00:00:00Z">
        <w:r>
          <w:t xml:space="preserve"> </w:t>
        </w:r>
      </w:ins>
      <w:ins w:id="18404" w:author="PR Preview" w:date="2026-01-01T00:00:00Z">
        <w:r>
          <w:t xml:space="preserve">its first entry needs</w:t>
        </w:r>
      </w:ins>
      <w:ins w:id="18405" w:author="PR Preview" w:date="2026-01-01T00:00:00Z">
        <w:r>
          <w:t xml:space="preserve"> </w:t>
        </w:r>
      </w:ins>
      <m:oMath>
        <m:r>
          <m:t>x</m:t>
        </m:r>
        <m:r>
          <m:rPr>
            <m:sty m:val="p"/>
          </m:rPr>
          <m:t>=</m:t>
        </m:r>
        <m:r>
          <m:t>1</m:t>
        </m:r>
      </m:oMath>
      <w:ins w:id="18406" w:author="PR Preview" w:date="2026-01-01T00:00:00Z">
        <w:r>
          <w:t xml:space="preserve"> </w:t>
        </w:r>
      </w:ins>
      <w:ins w:id="18407" w:author="PR Preview" w:date="2026-01-01T00:00:00Z">
        <w:r>
          <w:t xml:space="preserve">and its second needs</w:t>
        </w:r>
      </w:ins>
      <w:ins w:id="18408" w:author="PR Preview" w:date="2026-01-01T00:00:00Z">
        <w:r>
          <w:t xml:space="preserve"> </w:t>
        </w:r>
      </w:ins>
      <m:oMath>
        <m:r>
          <m:t>x</m:t>
        </m:r>
        <m:r>
          <m:rPr>
            <m:sty m:val="p"/>
          </m:rPr>
          <m:t>=</m:t>
        </m:r>
        <m:r>
          <m:t>3</m:t>
        </m:r>
      </m:oMath>
      <w:ins w:id="18409" w:author="PR Preview" w:date="2026-01-01T00:00:00Z">
        <w:r>
          <w:t xml:space="preserve">.</w:t>
        </w:r>
      </w:ins>
      <w:ins w:id="18410" w:author="PR Preview" w:date="2026-01-01T00:00:00Z">
        <w:r>
          <w:t xml:space="preserve"> </w:t>
        </w:r>
      </w:ins>
      <w:ins w:id="18411" w:author="PR Preview" w:date="2026-01-01T00:00:00Z">
        <w:r>
          <w:t xml:space="preserve">For any number</w:t>
        </w:r>
      </w:ins>
      <w:ins w:id="18412" w:author="PR Preview" w:date="2026-01-01T00:00:00Z">
        <w:r>
          <w:t xml:space="preserve"> </w:t>
        </w:r>
      </w:ins>
      <m:oMath>
        <m:r>
          <m:t>x</m:t>
        </m:r>
      </m:oMath>
      <w:ins w:id="18413" w:author="PR Preview" w:date="2026-01-01T00:00:00Z">
        <w:r>
          <w:t xml:space="preserve">,</w:t>
        </w:r>
      </w:ins>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9"/>
    <w:bookmarkStart w:id="610" w:name="def-normal-equations"/>
    <w:p>
      <w:pPr>
        <w:pStyle w:val="BodyText"/>
      </w:pPr>
      <w:del w:id="18414" w:author="PR Preview" w:date="2026-01-01T00:00:00Z">
        <w:r>
          <w:rPr>
            <w:b/>
            <w:bCs/>
          </w:rPr>
          <w:delText xml:space="preserve">Definition 116 (Normal equations)</w:delText>
        </w:r>
      </w:del>
      <w:del w:id="18415" w:author="PR Preview" w:date="2026-01-01T00:00:00Z">
        <w:r>
          <w:delText xml:space="preserve"> </w:delText>
        </w:r>
      </w:del>
      <w:del w:id="18416" w:author="PR Preview" w:date="2026-01-01T00:00:00Z">
        <w:r>
          <w:delText xml:space="preserve">For</w:delText>
        </w:r>
      </w:del>
      <w:del w:id="18417" w:author="PR Preview" w:date="2026-01-01T00:00:00Z">
        <w:r>
          <w:delText xml:space="preserve"> </w:delText>
        </w:r>
      </w:del>
      <m:oMath>
        <m:r>
          <m:rPr>
            <m:sty m:val="bi"/>
          </m:rPr>
          <m:t>A</m:t>
        </m:r>
      </m:oMath>
      <w:del w:id="18418" w:author="PR Preview" w:date="2026-01-01T00:00:00Z">
        <w:r>
          <w:delText xml:space="preserve"> </w:delText>
        </w:r>
      </w:del>
      <w:del w:id="18419" w:author="PR Preview" w:date="2026-01-01T00:00:00Z">
        <w:r>
          <w:delText xml:space="preserve">and</w:delText>
        </w:r>
      </w:del>
      <w:del w:id="18420" w:author="PR Preview" w:date="2026-01-01T00:00:00Z">
        <w:r>
          <w:delText xml:space="preserve"> </w:delText>
        </w:r>
      </w:del>
      <w:del w:id="18421" w:author="PR Preview" w:date="2026-01-01T00:00:00Z">
        <w:r>
          <w:delText xml:space="preserve">$\mathord{\smash[b]{\underset{\raise.3ex\hbox{$\scriptstyle\sim$}}{b}}\vphantom{b}}$</w:delText>
        </w:r>
      </w:del>
      <w:del w:id="18422" w:author="PR Preview" w:date="2026-01-01T00:00:00Z">
        <w:r>
          <w:delText xml:space="preserve"> </w:delText>
        </w:r>
      </w:del>
      <w:del w:id="18423" w:author="PR Preview" w:date="2026-01-01T00:00:00Z">
        <w:r>
          <w:delText xml:space="preserve">as in</w:delText>
        </w:r>
      </w:del>
      <w:del w:id="18424" w:author="PR Preview" w:date="2026-01-01T00:00:00Z">
        <w:r>
          <w:delText xml:space="preserve"> </w:delText>
        </w:r>
      </w:del>
      <w:hyperlink w:anchor="def-least-squares">
        <w:del w:id="18425" w:author="PR Preview" w:date="2026-01-01T00:00:00Z">
          <w:r>
            <w:rPr>
              <w:rStyle w:val="Hyperlink"/>
            </w:rPr>
            <w:delText xml:space="preserve">Definition 115</w:delText>
          </w:r>
        </w:del>
      </w:hyperlink>
      <w:del w:id="18426" w:author="PR Preview" w:date="2026-01-01T00:00:00Z">
        <w:r>
          <w:delText xml:space="preserve">,</w:delText>
        </w:r>
      </w:del>
      <w:del w:id="18427" w:author="PR Preview" w:date="2026-01-01T00:00:00Z">
        <w:r>
          <w:delText xml:space="preserve"> </w:delText>
        </w:r>
      </w:del>
      <w:del w:id="18428" w:author="PR Preview" w:date="2026-01-01T00:00:00Z">
        <w:r>
          <w:delText xml:space="preserve">the equations</w:delText>
        </w:r>
      </w:del>
      <w:del w:id="18429" w:author="PR Preview" w:date="2026-01-01T00:00:00Z">
        <w:r>
          <w:delText xml:space="preserve"> </w:delText>
        </w:r>
      </w:del>
      <w:del w:id="18430" w:author="PR Preview" w:date="2026-01-01T00:00:00Z">
        <w:r>
          <w:delText xml:space="preserve">${\mathbf{A}}^{\top} \mathbf{A} \mathord{\smash[b]{\underset{\raise.3ex\hbox{$\scriptstyle\sim$}}{x}}\vphantom{x}} = {\mathbf{A}}^{\top} \mathord{\smash[b]{\underset{\raise.3ex\hbox{$\scriptstyle\sim$}}{b}}\vphantom{b}}$</w:delText>
        </w:r>
      </w:del>
      <w:del w:id="18431" w:author="PR Preview" w:date="2026-01-01T00:00:00Z">
        <w:r>
          <w:delText xml:space="preserve"> </w:delText>
        </w:r>
      </w:del>
      <w:del w:id="18432" w:author="PR Preview" w:date="2026-01-01T00:00:00Z">
        <w:r>
          <w:delText xml:space="preserve">are the</w:delText>
        </w:r>
      </w:del>
      <w:del w:id="18433" w:author="PR Preview" w:date="2026-01-01T00:00:00Z">
        <w:r>
          <w:delText xml:space="preserve"> </w:delText>
        </w:r>
      </w:del>
      <w:del w:id="18434" w:author="PR Preview" w:date="2026-01-01T00:00:00Z">
        <w:r>
          <w:rPr>
            <w:b/>
            <w:bCs/>
          </w:rPr>
          <w:delText xml:space="preserve">normal equations</w:delText>
        </w:r>
      </w:del>
      <w:del w:id="18435" w:author="PR Preview" w:date="2026-01-01T00:00:00Z">
        <w:r>
          <w:delText xml:space="preserve">.</w:delText>
        </w:r>
      </w:del>
    </w:p>
    <w:p>
      <w:pPr>
        <w:pStyle w:val="BodyText"/>
      </w:pPr>
      <w:del w:id="18436" w:author="PR Preview" w:date="2026-01-01T00:00:00Z">
        <w:r>
          <w:rPr>
            <w:b/>
            <w:bCs/>
          </w:rPr>
          <w:delText xml:space="preserve">Theorem 105 (Least squares solutions solve the normal equations)</w:delText>
        </w:r>
      </w:del>
      <w:del w:id="18437" w:author="PR Preview" w:date="2026-01-01T00:00:00Z">
        <w:r>
          <w:delText xml:space="preserve"> </w:delText>
        </w:r>
      </w:del>
      <w:del w:id="18438" w:author="PR Preview" w:date="2026-01-01T00:00:00Z">
        <w:r>
          <w:delText xml:space="preserve">Let</w:delText>
        </w:r>
      </w:del>
      <w:del w:id="18439" w:author="PR Preview" w:date="2026-01-01T00:00:00Z">
        <w:r>
          <w:delText xml:space="preserve"> </w:delText>
        </w:r>
      </w:del>
      <m:oMath>
        <m:r>
          <m:rPr>
            <m:sty m:val="bi"/>
          </m:rPr>
          <m:t>A</m:t>
        </m:r>
      </m:oMath>
      <w:del w:id="18440" w:author="PR Preview" w:date="2026-01-01T00:00:00Z">
        <w:r>
          <w:delText xml:space="preserve"> </w:delText>
        </w:r>
      </w:del>
      <w:del w:id="18441" w:author="PR Preview" w:date="2026-01-01T00:00:00Z">
        <w:r>
          <w:delText xml:space="preserve">be</w:delText>
        </w:r>
      </w:del>
      <w:del w:id="18442" w:author="PR Preview" w:date="2026-01-01T00:00:00Z">
        <w:r>
          <w:delText xml:space="preserve"> </w:delText>
        </w:r>
      </w:del>
      <m:oMath>
        <m:r>
          <m:t>m</m:t>
        </m:r>
        <m:r>
          <m:rPr>
            <m:sty m:val="p"/>
          </m:rPr>
          <m:t>×</m:t>
        </m:r>
        <m:r>
          <m:t>n</m:t>
        </m:r>
      </m:oMath>
      <w:del w:id="18443" w:author="PR Preview" w:date="2026-01-01T00:00:00Z">
        <w:r>
          <w:delText xml:space="preserve"> </w:delText>
        </w:r>
      </w:del>
      <w:del w:id="18444" w:author="PR Preview" w:date="2026-01-01T00:00:00Z">
        <w:r>
          <w:delText xml:space="preserve">and</w:delText>
        </w:r>
      </w:del>
      <w:del w:id="18445" w:author="PR Preview" w:date="2026-01-01T00:00:00Z">
        <w:r>
          <w:delText xml:space="preserve"> </w:delText>
        </w:r>
      </w:del>
      <w:del w:id="18446" w:author="PR Preview" w:date="2026-01-01T00:00:00Z">
        <w:r>
          <w:delText xml:space="preserve">$\mathord{\smash[b]{\underset{\raise.3ex\hbox{$\scriptstyle\sim$}}{b}}\vphantom{b}} \in \mathbb{R}^m$</w:delText>
        </w:r>
      </w:del>
      <w:del w:id="18447" w:author="PR Preview" w:date="2026-01-01T00:00:00Z">
        <w:r>
          <w:delText xml:space="preserve">.</w:delText>
        </w:r>
      </w:del>
    </w:p>
    <w:p>
      <w:pPr>
        <w:pStyle w:val="BodyText"/>
      </w:pPr>
      <w:ins w:id="18448" w:author="PR Preview" w:date="2026-01-01T00:00:00Z">
        <w:r>
          <w:rPr>
            <w:b/>
            <w:bCs/>
          </w:rPr>
          <w:t xml:space="preserve">Definition 116 (Normal equations)</w:t>
        </w:r>
      </w:ins>
      <w:ins w:id="18449" w:author="PR Preview" w:date="2026-01-01T00:00:00Z">
        <w:r>
          <w:t xml:space="preserve"> </w:t>
        </w:r>
      </w:ins>
      <w:ins w:id="18450" w:author="PR Preview" w:date="2026-01-01T00:00:00Z">
        <w:r>
          <w:t xml:space="preserve">For</w:t>
        </w:r>
      </w:ins>
      <w:ins w:id="18451" w:author="PR Preview" w:date="2026-01-01T00:00:00Z">
        <w:r>
          <w:t xml:space="preserve"> </w:t>
        </w:r>
      </w:ins>
      <m:oMath>
        <m:r>
          <m:rPr>
            <m:sty m:val="bi"/>
          </m:rPr>
          <m:t>A</m:t>
        </m:r>
      </m:oMath>
      <w:ins w:id="18452" w:author="PR Preview" w:date="2026-01-01T00:00:00Z">
        <w:r>
          <w:t xml:space="preserve"> </w:t>
        </w:r>
      </w:ins>
      <w:ins w:id="18453" w:author="PR Preview" w:date="2026-01-01T00:00:00Z">
        <w:r>
          <w:t xml:space="preserve">and</w:t>
        </w:r>
      </w:ins>
      <w:ins w:id="18454" w:author="PR Preview" w:date="2026-01-01T00:00:00Z">
        <w:r>
          <w:t xml:space="preserve"> </w:t>
        </w:r>
      </w:ins>
      <w:ins w:id="18455" w:author="PR Preview" w:date="2026-01-01T00:00:00Z">
        <w:r>
          <w:t xml:space="preserve">$\mathord{\smash[b]{\underset{\raise.3ex\hbox{$\scriptstyle\sim$}}{b}}\vphantom{b}}$</w:t>
        </w:r>
      </w:ins>
      <w:ins w:id="18456" w:author="PR Preview" w:date="2026-01-01T00:00:00Z">
        <w:r>
          <w:t xml:space="preserve"> </w:t>
        </w:r>
      </w:ins>
      <w:ins w:id="18457" w:author="PR Preview" w:date="2026-01-01T00:00:00Z">
        <w:r>
          <w:t xml:space="preserve">as in</w:t>
        </w:r>
      </w:ins>
      <w:ins w:id="18458" w:author="PR Preview" w:date="2026-01-01T00:00:00Z">
        <w:r>
          <w:t xml:space="preserve"> </w:t>
        </w:r>
      </w:ins>
      <w:hyperlink w:anchor="def-least-squares">
        <w:ins w:id="18459" w:author="PR Preview" w:date="2026-01-01T00:00:00Z">
          <w:r>
            <w:rPr>
              <w:rStyle w:val="Hyperlink"/>
            </w:rPr>
            <w:t xml:space="preserve">Definition 115</w:t>
          </w:r>
        </w:ins>
      </w:hyperlink>
      <w:ins w:id="18460" w:author="PR Preview" w:date="2026-01-01T00:00:00Z">
        <w:r>
          <w:t xml:space="preserve">,</w:t>
        </w:r>
      </w:ins>
      <w:ins w:id="18461" w:author="PR Preview" w:date="2026-01-01T00:00:00Z">
        <w:r>
          <w:t xml:space="preserve"> </w:t>
        </w:r>
      </w:ins>
      <w:ins w:id="18462" w:author="PR Preview" w:date="2026-01-01T00:00:00Z">
        <w:r>
          <w:t xml:space="preserve">the equations</w:t>
        </w:r>
      </w:ins>
      <w:ins w:id="18463" w:author="PR Preview" w:date="2026-01-01T00:00:00Z">
        <w:r>
          <w:t xml:space="preserve"> </w:t>
        </w:r>
      </w:ins>
      <w:ins w:id="18464" w:author="PR Preview" w:date="2026-01-01T00:00:00Z">
        <w:r>
          <w:t xml:space="preserve">${\mathbf{A}}^{\top} \mathbf{A} \mathord{\smash[b]{\underset{\raise.3ex\hbox{$\scriptstyle\sim$}}{x}}\vphantom{x}} = {\mathbf{A}}^{\top} \mathord{\smash[b]{\underset{\raise.3ex\hbox{$\scriptstyle\sim$}}{b}}\vphantom{b}}$</w:t>
        </w:r>
      </w:ins>
      <w:ins w:id="18465" w:author="PR Preview" w:date="2026-01-01T00:00:00Z">
        <w:r>
          <w:t xml:space="preserve"> </w:t>
        </w:r>
      </w:ins>
      <w:ins w:id="18466" w:author="PR Preview" w:date="2026-01-01T00:00:00Z">
        <w:r>
          <w:t xml:space="preserve">are the</w:t>
        </w:r>
      </w:ins>
      <w:ins w:id="18467" w:author="PR Preview" w:date="2026-01-01T00:00:00Z">
        <w:r>
          <w:t xml:space="preserve"> </w:t>
        </w:r>
      </w:ins>
      <w:ins w:id="18468" w:author="PR Preview" w:date="2026-01-01T00:00:00Z">
        <w:r>
          <w:rPr>
            <w:b/>
            <w:bCs/>
          </w:rPr>
          <w:t xml:space="preserve">normal equations</w:t>
        </w:r>
      </w:ins>
      <w:ins w:id="18469" w:author="PR Preview" w:date="2026-01-01T00:00:00Z">
        <w:r>
          <w:t xml:space="preserve"> </w:t>
        </w:r>
      </w:ins>
      <w:ins w:id="18470" w:author="PR Preview" w:date="2026-01-01T00:00:00Z">
        <w:r>
          <w:t xml:space="preserve">[82]</w:t>
        </w:r>
      </w:ins>
      <w:ins w:id="18471" w:author="PR Preview" w:date="2026-01-01T00:00:00Z">
        <w:r>
          <w:t xml:space="preserve">.</w:t>
        </w:r>
      </w:ins>
    </w:p>
    <w:bookmarkEnd w:id="610"/>
    <w:bookmarkStart w:id="611" w:name="thm-normal-equations"/>
    <w:p>
      <w:pPr>
        <w:pStyle w:val="BodyText"/>
      </w:pPr>
      <w:ins w:id="18472" w:author="PR Preview" w:date="2026-01-01T00:00:00Z">
        <w:r>
          <w:rPr>
            <w:b/>
            <w:bCs/>
          </w:rPr>
          <w:t xml:space="preserve">Theorem 106 (Least squares solutions solve the normal equations)</w:t>
        </w:r>
      </w:ins>
      <w:ins w:id="18473" w:author="PR Preview" w:date="2026-01-01T00:00:00Z">
        <w:r>
          <w:t xml:space="preserve"> </w:t>
        </w:r>
      </w:ins>
      <w:ins w:id="18474" w:author="PR Preview" w:date="2026-01-01T00:00:00Z">
        <w:r>
          <w:t xml:space="preserve">Let</w:t>
        </w:r>
      </w:ins>
      <w:ins w:id="18475" w:author="PR Preview" w:date="2026-01-01T00:00:00Z">
        <w:r>
          <w:t xml:space="preserve"> </w:t>
        </w:r>
      </w:ins>
      <m:oMath>
        <m:r>
          <m:rPr>
            <m:sty m:val="bi"/>
          </m:rPr>
          <m:t>A</m:t>
        </m:r>
      </m:oMath>
      <w:ins w:id="18476" w:author="PR Preview" w:date="2026-01-01T00:00:00Z">
        <w:r>
          <w:t xml:space="preserve"> </w:t>
        </w:r>
      </w:ins>
      <w:ins w:id="18477" w:author="PR Preview" w:date="2026-01-01T00:00:00Z">
        <w:r>
          <w:t xml:space="preserve">be</w:t>
        </w:r>
      </w:ins>
      <w:ins w:id="18478" w:author="PR Preview" w:date="2026-01-01T00:00:00Z">
        <w:r>
          <w:t xml:space="preserve"> </w:t>
        </w:r>
      </w:ins>
      <m:oMath>
        <m:r>
          <m:t>m</m:t>
        </m:r>
        <m:r>
          <m:rPr>
            <m:sty m:val="p"/>
          </m:rPr>
          <m:t>×</m:t>
        </m:r>
        <m:r>
          <m:t>n</m:t>
        </m:r>
      </m:oMath>
      <w:ins w:id="18479" w:author="PR Preview" w:date="2026-01-01T00:00:00Z">
        <w:r>
          <w:t xml:space="preserve"> </w:t>
        </w:r>
      </w:ins>
      <w:ins w:id="18480" w:author="PR Preview" w:date="2026-01-01T00:00:00Z">
        <w:r>
          <w:t xml:space="preserve">and</w:t>
        </w:r>
      </w:ins>
      <w:ins w:id="18481" w:author="PR Preview" w:date="2026-01-01T00:00:00Z">
        <w:r>
          <w:t xml:space="preserve"> </w:t>
        </w:r>
      </w:ins>
      <w:ins w:id="18482" w:author="PR Preview" w:date="2026-01-01T00:00:00Z">
        <w:r>
          <w:t xml:space="preserve">$\mathord{\smash[b]{\underset{\raise.3ex\hbox{$\scriptstyle\sim$}}{b}}\vphantom{b}} \in \mathbb{R}^m$</w:t>
        </w:r>
      </w:ins>
      <w:ins w:id="18483" w:author="PR Preview" w:date="2026-01-01T00:00:00Z">
        <w:r>
          <w:t xml:space="preserve">.</w:t>
        </w:r>
      </w:ins>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1"/>
    <w:p>
      <w:pPr>
        <w:pStyle w:val="FirstParagraph"/>
      </w:pPr>
      <w:del w:id="18484" w:author="PR Preview" w:date="2026-01-01T00:00:00Z">
        <w:r>
          <w:rPr>
            <w:i/>
            <w:iCs/>
          </w:rPr>
          <w:delText xml:space="preserve">Proof</w:delText>
        </w:r>
      </w:del>
      <w:del w:id="18485" w:author="PR Preview" w:date="2026-01-01T00:00:00Z">
        <w:r>
          <w:delText xml:space="preserve">. </w:delText>
        </w:r>
      </w:del>
      <w:del w:id="18486" w:author="PR Preview" w:date="2026-01-01T00:00:00Z">
        <w:r>
          <w:delText xml:space="preserve">Let</w:delText>
        </w:r>
      </w:del>
      <w:del w:id="18487" w:author="PR Preview" w:date="2026-01-01T00:00:00Z">
        <w:r>
          <w:delText xml:space="preserve"> </w:delText>
        </w:r>
      </w:del>
      <w:del w:id="18488" w:author="PR Preview" w:date="2026-01-01T00:00:00Z">
        <w:r>
          <w:delText xml:space="preserve">$\mathord{\smash[b]{\underset{\raise.3ex\hbox{$\scriptstyle\sim$}}{u}}\vphantom{u}}$</w:delText>
        </w:r>
      </w:del>
      <w:del w:id="18489" w:author="PR Preview" w:date="2026-01-01T00:00:00Z">
        <w:r>
          <w:delText xml:space="preserve"> </w:delText>
        </w:r>
      </w:del>
      <w:del w:id="18490" w:author="PR Preview" w:date="2026-01-01T00:00:00Z">
        <w:r>
          <w:delText xml:space="preserve">be the orthogonal projection of</w:delText>
        </w:r>
      </w:del>
      <w:del w:id="18491" w:author="PR Preview" w:date="2026-01-01T00:00:00Z">
        <w:r>
          <w:delText xml:space="preserve"> </w:delText>
        </w:r>
      </w:del>
      <w:del w:id="18492" w:author="PR Preview" w:date="2026-01-01T00:00:00Z">
        <w:r>
          <w:delText xml:space="preserve">$\mathord{\smash[b]{\underset{\raise.3ex\hbox{$\scriptstyle\sim$}}{b}}\vphantom{b}}$</w:delText>
        </w:r>
      </w:del>
      <w:del w:id="18493" w:author="PR Preview" w:date="2026-01-01T00:00:00Z">
        <w:r>
          <w:delText xml:space="preserve"> </w:delText>
        </w:r>
      </w:del>
      <w:del w:id="18494" w:author="PR Preview" w:date="2026-01-01T00:00:00Z">
        <w:r>
          <w:delText xml:space="preserve">onto</w:delText>
        </w:r>
      </w:del>
      <w:del w:id="18495" w:author="PR Preview" w:date="2026-01-01T00:00:00Z">
        <w:r>
          <w:delText xml:space="preserve"> </w:delText>
        </w:r>
      </w:del>
      <m:oMath>
        <m:r>
          <m:rPr>
            <m:scr m:val="script"/>
            <m:sty m:val="p"/>
          </m:rPr>
          <m:t>C</m:t>
        </m:r>
        <m:r>
          <m:rPr>
            <m:sty m:val="p"/>
          </m:rPr>
          <m:t>(</m:t>
        </m:r>
        <m:r>
          <m:rPr>
            <m:sty m:val="bi"/>
          </m:rPr>
          <m:t>A</m:t>
        </m:r>
        <m:r>
          <m:rPr>
            <m:sty m:val="p"/>
          </m:rPr>
          <m:t>)</m:t>
        </m:r>
      </m:oMath>
      <w:del w:id="18496" w:author="PR Preview" w:date="2026-01-01T00:00:00Z">
        <w:r>
          <w:delText xml:space="preserve">.</w:delText>
        </w:r>
      </w:del>
      <w:del w:id="18497" w:author="PR Preview" w:date="2026-01-01T00:00:00Z">
        <w:r>
          <w:delText xml:space="preserve"> </w:delText>
        </w:r>
      </w:del>
      <w:del w:id="18498" w:author="PR Preview" w:date="2026-01-01T00:00:00Z">
        <w:r>
          <w:delText xml:space="preserve">The vectors</w:delText>
        </w:r>
      </w:del>
      <w:del w:id="18499" w:author="PR Preview" w:date="2026-01-01T00:00:00Z">
        <w:r>
          <w:delText xml:space="preserve"> </w:delText>
        </w:r>
      </w:del>
      <w:del w:id="18500" w:author="PR Preview" w:date="2026-01-01T00:00:00Z">
        <w:r>
          <w:delText xml:space="preserve">$\mathbf{A} \mathord{\smash[b]{\underset{\raise.3ex\hbox{$\scriptstyle\sim$}}{x}}\vphantom{x}}$</w:delText>
        </w:r>
      </w:del>
      <w:del w:id="18501" w:author="PR Preview" w:date="2026-01-01T00:00:00Z">
        <w:r>
          <w:delText xml:space="preserve">, as</w:delText>
        </w:r>
      </w:del>
      <w:del w:id="18502" w:author="PR Preview" w:date="2026-01-01T00:00:00Z">
        <w:r>
          <w:delText xml:space="preserve"> </w:delText>
        </w:r>
      </w:del>
      <w:del w:id="18503" w:author="PR Preview" w:date="2026-01-01T00:00:00Z">
        <w:r>
          <w:delText xml:space="preserve">$\mathord{\smash[b]{\underset{\raise.3ex\hbox{$\scriptstyle\sim$}}{x}}\vphantom{x}}$</w:delText>
        </w:r>
      </w:del>
      <w:del w:id="18504" w:author="PR Preview" w:date="2026-01-01T00:00:00Z">
        <w:r>
          <w:delText xml:space="preserve"> </w:delText>
        </w:r>
      </w:del>
      <w:del w:id="18505" w:author="PR Preview" w:date="2026-01-01T00:00:00Z">
        <w:r>
          <w:delText xml:space="preserve">ranges over</w:delText>
        </w:r>
      </w:del>
      <w:del w:id="18506" w:author="PR Preview" w:date="2026-01-01T00:00:00Z">
        <w:r>
          <w:delText xml:space="preserve"> </w:delText>
        </w:r>
      </w:del>
      <m:oMath>
        <m:sSup>
          <m:e>
            <m:r>
              <m:rPr>
                <m:scr m:val="double-struck"/>
                <m:sty m:val="p"/>
              </m:rPr>
              <m:t>R</m:t>
            </m:r>
          </m:e>
          <m:sup>
            <m:r>
              <m:t>n</m:t>
            </m:r>
          </m:sup>
        </m:sSup>
      </m:oMath>
      <w:del w:id="18507" w:author="PR Preview" w:date="2026-01-01T00:00:00Z">
        <w:r>
          <w:delText xml:space="preserve">,</w:delText>
        </w:r>
      </w:del>
      <w:del w:id="18508" w:author="PR Preview" w:date="2026-01-01T00:00:00Z">
        <w:r>
          <w:delText xml:space="preserve"> </w:delText>
        </w:r>
      </w:del>
      <w:del w:id="18509" w:author="PR Preview" w:date="2026-01-01T00:00:00Z">
        <w:r>
          <w:delText xml:space="preserve">are exactly the points of</w:delText>
        </w:r>
      </w:del>
      <w:del w:id="18510" w:author="PR Preview" w:date="2026-01-01T00:00:00Z">
        <w:r>
          <w:delText xml:space="preserve"> </w:delText>
        </w:r>
      </w:del>
      <m:oMath>
        <m:r>
          <m:rPr>
            <m:scr m:val="script"/>
            <m:sty m:val="p"/>
          </m:rPr>
          <m:t>C</m:t>
        </m:r>
        <m:r>
          <m:rPr>
            <m:sty m:val="p"/>
          </m:rPr>
          <m:t>(</m:t>
        </m:r>
        <m:r>
          <m:rPr>
            <m:sty m:val="bi"/>
          </m:rPr>
          <m:t>A</m:t>
        </m:r>
        <m:r>
          <m:rPr>
            <m:sty m:val="p"/>
          </m:rPr>
          <m:t>)</m:t>
        </m:r>
      </m:oMath>
      <w:del w:id="18511" w:author="PR Preview" w:date="2026-01-01T00:00:00Z">
        <w:r>
          <w:delText xml:space="preserve"> </w:delText>
        </w:r>
      </w:del>
      <w:del w:id="18512" w:author="PR Preview" w:date="2026-01-01T00:00:00Z">
        <w:r>
          <w:delText xml:space="preserve">(</w:delText>
        </w:r>
      </w:del>
      <w:hyperlink w:anchor="def-column-space">
        <w:del w:id="18513" w:author="PR Preview" w:date="2026-01-01T00:00:00Z">
          <w:r>
            <w:rPr>
              <w:rStyle w:val="Hyperlink"/>
            </w:rPr>
            <w:delText xml:space="preserve">Definition 52</w:delText>
          </w:r>
        </w:del>
      </w:hyperlink>
      <w:del w:id="18514" w:author="PR Preview" w:date="2026-01-01T00:00:00Z">
        <w:r>
          <w:delText xml:space="preserve">).</w:delText>
        </w:r>
      </w:del>
      <w:del w:id="18515" w:author="PR Preview" w:date="2026-01-01T00:00:00Z">
        <w:r>
          <w:delText xml:space="preserve"> </w:delText>
        </w:r>
      </w:del>
      <w:del w:id="18516" w:author="PR Preview" w:date="2026-01-01T00:00:00Z">
        <w:r>
          <w:rPr>
            <w:b/>
            <w:bCs/>
          </w:rPr>
          <w:delText xml:space="preserve">Least squares solutions are the solutions of</w:delText>
        </w:r>
      </w:del>
      <w:del w:id="18517" w:author="PR Preview" w:date="2026-01-01T00:00:00Z">
        <w:r>
          <w:rPr>
            <w:b/>
            <w:bCs/>
          </w:rPr>
          <w:delText xml:space="preserve"> </w:delText>
        </w:r>
      </w:del>
      <w:del w:id="18518" w:author="PR Preview" w:date="2026-01-01T00:00:00Z">
        <w:r>
          <w:rPr>
            <w:b/>
            <w:bCs/>
          </w:rPr>
          <w:delText xml:space="preserve">$\mathbf{A} \mathord{\smash[b]{\underset{\raise.3ex\hbox{$\scriptstyle\sim$}}{x}}\vphantom{x}} = \mathord{\smash[b]{\underset{\raise.3ex\hbox{$\scriptstyle\sim$}}{u}}\vphantom{u}}$</w:delText>
        </w:r>
      </w:del>
      <w:del w:id="18519" w:author="PR Preview" w:date="2026-01-01T00:00:00Z">
        <w:r>
          <w:rPr>
            <w:b/>
            <w:bCs/>
          </w:rPr>
          <w:delText xml:space="preserve">.</w:delText>
        </w:r>
      </w:del>
      <w:del w:id="18520" w:author="PR Preview" w:date="2026-01-01T00:00:00Z">
        <w:r>
          <w:delText xml:space="preserve"> </w:delText>
        </w:r>
      </w:del>
      <w:del w:id="18521" w:author="PR Preview" w:date="2026-01-01T00:00:00Z">
        <w:r>
          <w:delText xml:space="preserve">If</w:delText>
        </w:r>
      </w:del>
      <w:del w:id="18522" w:author="PR Preview" w:date="2026-01-01T00:00:00Z">
        <w:r>
          <w:delText xml:space="preserve"> </w:delText>
        </w:r>
      </w:del>
      <w:del w:id="18523" w:author="PR Preview" w:date="2026-01-01T00:00:00Z">
        <w:r>
          <w:delText xml:space="preserve">$\mathbf{A} \hat{\mathord{\smash[b]{\underset{\raise.3ex\hbox{$\scriptstyle\sim$}}{x}}\vphantom{x}}} = \mathord{\smash[b]{\underset{\raise.3ex\hbox{$\scriptstyle\sim$}}{u}}\vphantom{u}}$</w:delText>
        </w:r>
      </w:del>
      <w:del w:id="18524" w:author="PR Preview" w:date="2026-01-01T00:00:00Z">
        <w:r>
          <w:delText xml:space="preserve">, then for every</w:delText>
        </w:r>
      </w:del>
      <w:del w:id="18525" w:author="PR Preview" w:date="2026-01-01T00:00:00Z">
        <w:r>
          <w:delText xml:space="preserve"> </w:delText>
        </w:r>
      </w:del>
      <w:del w:id="18526" w:author="PR Preview" w:date="2026-01-01T00:00:00Z">
        <w:r>
          <w:delText xml:space="preserve">$\mathord{\smash[b]{\underset{\raise.3ex\hbox{$\scriptstyle\sim$}}{x}}\vphantom{x}}$</w:delText>
        </w:r>
      </w:del>
      <w:del w:id="18527" w:author="PR Preview" w:date="2026-01-01T00:00:00Z">
        <w:r>
          <w:delText xml:space="preserve">,</w:delText>
        </w:r>
      </w:del>
      <w:del w:id="18528" w:author="PR Preview" w:date="2026-01-01T00:00:00Z">
        <w:r>
          <w:delText xml:space="preserve"> </w:delText>
        </w:r>
      </w:del>
      <w:del w:id="18529" w:author="PR Preview" w:date="2026-01-01T00:00:00Z">
        <w:r>
          <w:delText xml:space="preserve">$\mathbf{A} \mathord{\smash[b]{\underset{\raise.3ex\hbox{$\scriptstyle\sim$}}{x}}\vphantom{x}} \in \mathcal{C}(\mathbf{A})$</w:delText>
        </w:r>
      </w:del>
      <w:del w:id="18530" w:author="PR Preview" w:date="2026-01-01T00:00:00Z">
        <w:r>
          <w:delText xml:space="preserve">, so</w:delText>
        </w:r>
      </w:del>
      <w:del w:id="18531" w:author="PR Preview" w:date="2026-01-01T00:00:00Z">
        <w:r>
          <w:delText xml:space="preserve"> </w:delText>
        </w:r>
      </w:del>
      <w:del w:id="18532" w:author="PR Preview" w:date="2026-01-01T00:00:00Z">
        <w:r>
          <w:delTex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delText>
        </w:r>
      </w:del>
      <w:del w:id="18533" w:author="PR Preview" w:date="2026-01-01T00:00:00Z">
        <w:r>
          <w:delText xml:space="preserve"> </w:delText>
        </w:r>
      </w:del>
      <w:del w:id="18534" w:author="PR Preview" w:date="2026-01-01T00:00:00Z">
        <w:r>
          <w:delText xml:space="preserve">(</w:delText>
        </w:r>
      </w:del>
      <w:hyperlink w:anchor="thm-closest-point">
        <w:del w:id="18535" w:author="PR Preview" w:date="2026-01-01T00:00:00Z">
          <w:r>
            <w:rPr>
              <w:rStyle w:val="Hyperlink"/>
            </w:rPr>
            <w:delText xml:space="preserve">Theorem 90</w:delText>
          </w:r>
        </w:del>
      </w:hyperlink>
      <w:del w:id="18536" w:author="PR Preview" w:date="2026-01-01T00:00:00Z">
        <w:r>
          <w:delText xml:space="preserve">), and</w:delText>
        </w:r>
      </w:del>
      <w:del w:id="18537" w:author="PR Preview" w:date="2026-01-01T00:00:00Z">
        <w:r>
          <w:delText xml:space="preserve"> </w:delText>
        </w:r>
      </w:del>
      <w:del w:id="18538" w:author="PR Preview" w:date="2026-01-01T00:00:00Z">
        <w:r>
          <w:delText xml:space="preserve">$\hat{\mathord{\smash[b]{\underset{\raise.3ex\hbox{$\scriptstyle\sim$}}{x}}\vphantom{x}}}$</w:delText>
        </w:r>
      </w:del>
      <w:del w:id="18539" w:author="PR Preview" w:date="2026-01-01T00:00:00Z">
        <w:r>
          <w:delText xml:space="preserve"> </w:delText>
        </w:r>
      </w:del>
      <w:del w:id="18540" w:author="PR Preview" w:date="2026-01-01T00:00:00Z">
        <w:r>
          <w:delText xml:space="preserve">is a least squares solution.</w:delText>
        </w:r>
      </w:del>
      <w:del w:id="18541" w:author="PR Preview" w:date="2026-01-01T00:00:00Z">
        <w:r>
          <w:delText xml:space="preserve"> </w:delText>
        </w:r>
      </w:del>
      <w:del w:id="18542" w:author="PR Preview" w:date="2026-01-01T00:00:00Z">
        <w:r>
          <w:delText xml:space="preserve">Conversely, let</w:delText>
        </w:r>
      </w:del>
      <w:del w:id="18543" w:author="PR Preview" w:date="2026-01-01T00:00:00Z">
        <w:r>
          <w:delText xml:space="preserve"> </w:delText>
        </w:r>
      </w:del>
      <w:del w:id="18544" w:author="PR Preview" w:date="2026-01-01T00:00:00Z">
        <w:r>
          <w:delText xml:space="preserve">$\hat{\mathord{\smash[b]{\underset{\raise.3ex\hbox{$\scriptstyle\sim$}}{x}}\vphantom{x}}}$</w:delText>
        </w:r>
      </w:del>
      <w:del w:id="18545" w:author="PR Preview" w:date="2026-01-01T00:00:00Z">
        <w:r>
          <w:delText xml:space="preserve"> </w:delText>
        </w:r>
      </w:del>
      <w:del w:id="18546" w:author="PR Preview" w:date="2026-01-01T00:00:00Z">
        <w:r>
          <w:delText xml:space="preserve">be a least squares solution.</w:delText>
        </w:r>
      </w:del>
      <w:del w:id="18547" w:author="PR Preview" w:date="2026-01-01T00:00:00Z">
        <w:r>
          <w:delText xml:space="preserve"> </w:delText>
        </w:r>
      </w:del>
      <w:del w:id="18548" w:author="PR Preview" w:date="2026-01-01T00:00:00Z">
        <w:r>
          <w:delText xml:space="preserve">$\mathord{\smash[b]{\underset{\raise.3ex\hbox{$\scriptstyle\sim$}}{u}}\vphantom{u}} \in \mathcal{C}(\mathbf{A})$</w:delText>
        </w:r>
      </w:del>
      <w:del w:id="18549" w:author="PR Preview" w:date="2026-01-01T00:00:00Z">
        <w:r>
          <w:delText xml:space="preserve">, so</w:delText>
        </w:r>
      </w:del>
      <w:del w:id="18550" w:author="PR Preview" w:date="2026-01-01T00:00:00Z">
        <w:r>
          <w:delText xml:space="preserve"> </w:delText>
        </w:r>
      </w:del>
      <w:del w:id="18551" w:author="PR Preview" w:date="2026-01-01T00:00:00Z">
        <w:r>
          <w:delText xml:space="preserve">$\mathord{\smash[b]{\underset{\raise.3ex\hbox{$\scriptstyle\sim$}}{u}}\vphantom{u}} = \mathbf{A} \mathord{\smash[b]{\underset{\raise.3ex\hbox{$\scriptstyle\sim$}}{x}}\vphantom{x}}_0$</w:delText>
        </w:r>
      </w:del>
      <w:del w:id="18552" w:author="PR Preview" w:date="2026-01-01T00:00:00Z">
        <w:r>
          <w:delText xml:space="preserve"> </w:delText>
        </w:r>
      </w:del>
      <w:del w:id="18553" w:author="PR Preview" w:date="2026-01-01T00:00:00Z">
        <w:r>
          <w:delText xml:space="preserve">for some</w:delText>
        </w:r>
      </w:del>
      <w:del w:id="18554" w:author="PR Preview" w:date="2026-01-01T00:00:00Z">
        <w:r>
          <w:delText xml:space="preserve"> </w:delText>
        </w:r>
      </w:del>
      <w:del w:id="18555" w:author="PR Preview" w:date="2026-01-01T00:00:00Z">
        <w:r>
          <w:delText xml:space="preserve">$\mathord{\smash[b]{\underset{\raise.3ex\hbox{$\scriptstyle\sim$}}{x}}\vphantom{x}}_0$</w:delText>
        </w:r>
      </w:del>
      <w:del w:id="18556" w:author="PR Preview" w:date="2026-01-01T00:00:00Z">
        <w:r>
          <w:delText xml:space="preserve"> </w:delText>
        </w:r>
      </w:del>
      <w:del w:id="18557" w:author="PR Preview" w:date="2026-01-01T00:00:00Z">
        <w:r>
          <w:delText xml:space="preserve">(</w:delText>
        </w:r>
      </w:del>
      <w:hyperlink w:anchor="def-column-space">
        <w:del w:id="18558" w:author="PR Preview" w:date="2026-01-01T00:00:00Z">
          <w:r>
            <w:rPr>
              <w:rStyle w:val="Hyperlink"/>
            </w:rPr>
            <w:delText xml:space="preserve">Definition 52</w:delText>
          </w:r>
        </w:del>
      </w:hyperlink>
      <w:del w:id="18559" w:author="PR Preview" w:date="2026-01-01T00:00:00Z">
        <w:r>
          <w:delText xml:space="preserve">), and</w:delText>
        </w:r>
      </w:del>
    </w:p>
    <w:p>
      <w:pPr>
        <w:pStyle w:val="BodyText"/>
      </w:pPr>
      <w:del w:id="18560" w:author="PR Preview" w:date="2026-01-01T00:00:00Z">
        <w:r>
          <w:delTex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delText>
        </w:r>
      </w:del>
    </w:p>
    <w:p>
      <w:pPr>
        <w:pStyle w:val="FirstParagraph"/>
      </w:pPr>
      <w:del w:id="18561" w:author="PR Preview" w:date="2026-01-01T00:00:00Z">
        <w:r>
          <w:delText xml:space="preserve">so the last inequality is an equality,</w:delText>
        </w:r>
      </w:del>
      <w:del w:id="18562" w:author="PR Preview" w:date="2026-01-01T00:00:00Z">
        <w:r>
          <w:delText xml:space="preserve"> </w:delText>
        </w:r>
      </w:del>
      <w:del w:id="18563" w:author="PR Preview" w:date="2026-01-01T00:00:00Z">
        <w:r>
          <w:delText xml:space="preserve">and the equality case of</w:delText>
        </w:r>
      </w:del>
      <w:del w:id="18564" w:author="PR Preview" w:date="2026-01-01T00:00:00Z">
        <w:r>
          <w:delText xml:space="preserve"> </w:delText>
        </w:r>
      </w:del>
      <w:hyperlink w:anchor="thm-closest-point">
        <w:del w:id="18565" w:author="PR Preview" w:date="2026-01-01T00:00:00Z">
          <w:r>
            <w:rPr>
              <w:rStyle w:val="Hyperlink"/>
            </w:rPr>
            <w:delText xml:space="preserve">Theorem 90</w:delText>
          </w:r>
        </w:del>
      </w:hyperlink>
      <w:del w:id="18566" w:author="PR Preview" w:date="2026-01-01T00:00:00Z">
        <w:r>
          <w:delText xml:space="preserve"> </w:delText>
        </w:r>
      </w:del>
      <w:del w:id="18567" w:author="PR Preview" w:date="2026-01-01T00:00:00Z">
        <w:r>
          <w:delText xml:space="preserve">gives</w:delText>
        </w:r>
      </w:del>
      <w:del w:id="18568" w:author="PR Preview" w:date="2026-01-01T00:00:00Z">
        <w:r>
          <w:delText xml:space="preserve"> </w:delText>
        </w:r>
      </w:del>
      <w:del w:id="18569" w:author="PR Preview" w:date="2026-01-01T00:00:00Z">
        <w:r>
          <w:delText xml:space="preserve">$\mathbf{A} \hat{\mathord{\smash[b]{\underset{\raise.3ex\hbox{$\scriptstyle\sim$}}{x}}\vphantom{x}}} = \mathord{\smash[b]{\underset{\raise.3ex\hbox{$\scriptstyle\sim$}}{u}}\vphantom{u}}$</w:delText>
        </w:r>
      </w:del>
      <w:del w:id="18570" w:author="PR Preview" w:date="2026-01-01T00:00:00Z">
        <w:r>
          <w:delText xml:space="preserve">.</w:delText>
        </w:r>
      </w:del>
    </w:p>
    <w:p>
      <w:pPr>
        <w:pStyle w:val="BodyText"/>
      </w:pPr>
      <w:del w:id="18571" w:author="PR Preview" w:date="2026-01-01T00:00:00Z">
        <w:r>
          <w:rPr>
            <w:b/>
            <w:bCs/>
          </w:rPr>
          <w:delText xml:space="preserve">Parts 1 and 3.</w:delText>
        </w:r>
      </w:del>
      <w:del w:id="18572" w:author="PR Preview" w:date="2026-01-01T00:00:00Z">
        <w:r>
          <w:delText xml:space="preserve"> </w:delText>
        </w:r>
      </w:del>
      <w:del w:id="18573" w:author="PR Preview" w:date="2026-01-01T00:00:00Z">
        <w:r>
          <w:delText xml:space="preserve">$\mathbf{A} \hat{\mathord{\smash[b]{\underset{\raise.3ex\hbox{$\scriptstyle\sim$}}{x}}\vphantom{x}}} = \mathord{\smash[b]{\underset{\raise.3ex\hbox{$\scriptstyle\sim$}}{u}}\vphantom{u}}$</w:delText>
        </w:r>
      </w:del>
      <w:del w:id="18574" w:author="PR Preview" w:date="2026-01-01T00:00:00Z">
        <w:r>
          <w:delText xml:space="preserve"> </w:delText>
        </w:r>
      </w:del>
      <w:del w:id="18575" w:author="PR Preview" w:date="2026-01-01T00:00:00Z">
        <w:r>
          <w:delText xml:space="preserve">holds exactly when</w:delText>
        </w:r>
      </w:del>
      <w:del w:id="18576" w:author="PR Preview" w:date="2026-01-01T00:00:00Z">
        <w:r>
          <w:delText xml:space="preserve"> </w:delText>
        </w:r>
      </w:del>
      <w:del w:id="18577" w:author="PR Preview" w:date="2026-01-01T00:00:00Z">
        <w:r>
          <w:delText xml:space="preserve">$\mathord{\smash[b]{\underset{\raise.3ex\hbox{$\scriptstyle\sim$}}{b}}\vphantom{b}} - \mathbf{A} \hat{\mathord{\smash[b]{\underset{\raise.3ex\hbox{$\scriptstyle\sim$}}{x}}\vphantom{x}}} \in \mathcal{C}(\mathbf{A})^\perp$</w:delText>
        </w:r>
      </w:del>
      <w:del w:id="18578" w:author="PR Preview" w:date="2026-01-01T00:00:00Z">
        <w:r>
          <w:delText xml:space="preserve">:</w:delText>
        </w:r>
      </w:del>
      <w:del w:id="18579" w:author="PR Preview" w:date="2026-01-01T00:00:00Z">
        <w:r>
          <w:delText xml:space="preserve"> </w:delText>
        </w:r>
      </w:del>
      <w:del w:id="18580" w:author="PR Preview" w:date="2026-01-01T00:00:00Z">
        <w:r>
          <w:delText xml:space="preserve">if</w:delText>
        </w:r>
      </w:del>
      <w:del w:id="18581" w:author="PR Preview" w:date="2026-01-01T00:00:00Z">
        <w:r>
          <w:delText xml:space="preserve"> </w:delText>
        </w:r>
      </w:del>
      <w:del w:id="18582" w:author="PR Preview" w:date="2026-01-01T00:00:00Z">
        <w:r>
          <w:delText xml:space="preserve">$\mathbf{A} \hat{\mathord{\smash[b]{\underset{\raise.3ex\hbox{$\scriptstyle\sim$}}{x}}\vphantom{x}}} = \mathord{\smash[b]{\underset{\raise.3ex\hbox{$\scriptstyle\sim$}}{u}}\vphantom{u}}$</w:delText>
        </w:r>
      </w:del>
      <w:del w:id="18583" w:author="PR Preview" w:date="2026-01-01T00:00:00Z">
        <w:r>
          <w:delText xml:space="preserve">, then</w:delText>
        </w:r>
      </w:del>
      <w:del w:id="18584" w:author="PR Preview" w:date="2026-01-01T00:00:00Z">
        <w:r>
          <w:delText xml:space="preserve"> </w:delText>
        </w:r>
      </w:del>
      <w:del w:id="18585" w:author="PR Preview" w:date="2026-01-01T00:00:00Z">
        <w:r>
          <w:delText xml:space="preserve">$\mathord{\smash[b]{\underset{\raise.3ex\hbox{$\scriptstyle\sim$}}{b}}\vphantom{b}} - \mathord{\smash[b]{\underset{\raise.3ex\hbox{$\scriptstyle\sim$}}{u}}\vphantom{u}} \in \mathcal{C}(\mathbf{A})^\perp$</w:delText>
        </w:r>
      </w:del>
      <w:del w:id="18586" w:author="PR Preview" w:date="2026-01-01T00:00:00Z">
        <w:r>
          <w:delText xml:space="preserve"> </w:delText>
        </w:r>
      </w:del>
      <w:del w:id="18587" w:author="PR Preview" w:date="2026-01-01T00:00:00Z">
        <w:r>
          <w:delText xml:space="preserve">(</w:delText>
        </w:r>
      </w:del>
      <w:hyperlink w:anchor="def-orthogonal-projection">
        <w:del w:id="18588" w:author="PR Preview" w:date="2026-01-01T00:00:00Z">
          <w:r>
            <w:rPr>
              <w:rStyle w:val="Hyperlink"/>
            </w:rPr>
            <w:delText xml:space="preserve">Definition 108</w:delText>
          </w:r>
        </w:del>
      </w:hyperlink>
      <w:del w:id="18589" w:author="PR Preview" w:date="2026-01-01T00:00:00Z">
        <w:r>
          <w:delText xml:space="preserve">);</w:delText>
        </w:r>
      </w:del>
      <w:del w:id="18590" w:author="PR Preview" w:date="2026-01-01T00:00:00Z">
        <w:r>
          <w:delText xml:space="preserve"> </w:delText>
        </w:r>
      </w:del>
      <w:del w:id="18591" w:author="PR Preview" w:date="2026-01-01T00:00:00Z">
        <w:r>
          <w:delText xml:space="preserve">conversely, if</w:delText>
        </w:r>
      </w:del>
      <w:del w:id="18592" w:author="PR Preview" w:date="2026-01-01T00:00:00Z">
        <w:r>
          <w:delText xml:space="preserve"> </w:delText>
        </w:r>
      </w:del>
      <w:del w:id="18593" w:author="PR Preview" w:date="2026-01-01T00:00:00Z">
        <w:r>
          <w:delText xml:space="preserve">$\mathord{\smash[b]{\underset{\raise.3ex\hbox{$\scriptstyle\sim$}}{b}}\vphantom{b}} - \mathbf{A} \hat{\mathord{\smash[b]{\underset{\raise.3ex\hbox{$\scriptstyle\sim$}}{x}}\vphantom{x}}} \in \mathcal{C}(\mathbf{A})^\perp$</w:delText>
        </w:r>
      </w:del>
      <w:del w:id="18594" w:author="PR Preview" w:date="2026-01-01T00:00:00Z">
        <w:r>
          <w:delText xml:space="preserve">,</w:delText>
        </w:r>
      </w:del>
      <w:del w:id="18595" w:author="PR Preview" w:date="2026-01-01T00:00:00Z">
        <w:r>
          <w:delText xml:space="preserve"> </w:delText>
        </w:r>
      </w:del>
      <w:del w:id="18596" w:author="PR Preview" w:date="2026-01-01T00:00:00Z">
        <w:r>
          <w:delText xml:space="preserve">then</w:delText>
        </w:r>
      </w:del>
      <w:del w:id="18597" w:author="PR Preview" w:date="2026-01-01T00:00:00Z">
        <w:r>
          <w:delText xml:space="preserve"> </w:delText>
        </w:r>
      </w:del>
      <w:del w:id="18598" w:author="PR Preview" w:date="2026-01-01T00:00:00Z">
        <w:r>
          <w:delText xml:space="preserve">$\mathord{\smash[b]{\underset{\raise.3ex\hbox{$\scriptstyle\sim$}}{b}}\vphantom{b}} = \mathbf{A} \hat{\mathord{\smash[b]{\underset{\raise.3ex\hbox{$\scriptstyle\sim$}}{x}}\vphantom{x}}} + (\mathord{\smash[b]{\underset{\raise.3ex\hbox{$\scriptstyle\sim$}}{b}}\vphantom{b}} - \mathbf{A} \hat{\mathord{\smash[b]{\underset{\raise.3ex\hbox{$\scriptstyle\sim$}}{x}}\vphantom{x}}})$</w:delText>
        </w:r>
      </w:del>
      <w:del w:id="18599" w:author="PR Preview" w:date="2026-01-01T00:00:00Z">
        <w:r>
          <w:delText xml:space="preserve"> </w:delText>
        </w:r>
      </w:del>
      <w:del w:id="18600" w:author="PR Preview" w:date="2026-01-01T00:00:00Z">
        <w:r>
          <w:delText xml:space="preserve">is a split into</w:delText>
        </w:r>
      </w:del>
      <w:del w:id="18601" w:author="PR Preview" w:date="2026-01-01T00:00:00Z">
        <w:r>
          <w:delText xml:space="preserve"> </w:delText>
        </w:r>
      </w:del>
      <m:oMath>
        <m:r>
          <m:rPr>
            <m:scr m:val="script"/>
            <m:sty m:val="p"/>
          </m:rPr>
          <m:t>C</m:t>
        </m:r>
        <m:r>
          <m:rPr>
            <m:sty m:val="p"/>
          </m:rPr>
          <m:t>(</m:t>
        </m:r>
        <m:r>
          <m:rPr>
            <m:sty m:val="bi"/>
          </m:rPr>
          <m:t>A</m:t>
        </m:r>
        <m:r>
          <m:rPr>
            <m:sty m:val="p"/>
          </m:rPr>
          <m:t>)</m:t>
        </m:r>
      </m:oMath>
      <w:del w:id="18602" w:author="PR Preview" w:date="2026-01-01T00:00:00Z">
        <w:r>
          <w:delText xml:space="preserve"> </w:delText>
        </w:r>
      </w:del>
      <w:del w:id="18603" w:author="PR Preview" w:date="2026-01-01T00:00:00Z">
        <w:r>
          <w:delText xml:space="preserve">and</w:delText>
        </w:r>
      </w:del>
      <w:del w:id="18604"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18605" w:author="PR Preview" w:date="2026-01-01T00:00:00Z">
        <w:r>
          <w:delText xml:space="preserve">,</w:delText>
        </w:r>
      </w:del>
      <w:del w:id="18606" w:author="PR Preview" w:date="2026-01-01T00:00:00Z">
        <w:r>
          <w:delText xml:space="preserve"> </w:delText>
        </w:r>
      </w:del>
      <w:del w:id="18607" w:author="PR Preview" w:date="2026-01-01T00:00:00Z">
        <w:r>
          <w:delText xml:space="preserve">so</w:delText>
        </w:r>
      </w:del>
      <w:del w:id="18608" w:author="PR Preview" w:date="2026-01-01T00:00:00Z">
        <w:r>
          <w:delText xml:space="preserve"> </w:delText>
        </w:r>
      </w:del>
      <w:del w:id="18609" w:author="PR Preview" w:date="2026-01-01T00:00:00Z">
        <w:r>
          <w:delText xml:space="preserve">$\mathbf{A} \hat{\mathord{\smash[b]{\underset{\raise.3ex\hbox{$\scriptstyle\sim$}}{x}}\vphantom{x}}} = \mathord{\smash[b]{\underset{\raise.3ex\hbox{$\scriptstyle\sim$}}{u}}\vphantom{u}}$</w:delText>
        </w:r>
      </w:del>
      <w:del w:id="18610" w:author="PR Preview" w:date="2026-01-01T00:00:00Z">
        <w:r>
          <w:delText xml:space="preserve"> </w:delText>
        </w:r>
      </w:del>
      <w:del w:id="18611" w:author="PR Preview" w:date="2026-01-01T00:00:00Z">
        <w:r>
          <w:delText xml:space="preserve">by the uniqueness in</w:delText>
        </w:r>
      </w:del>
      <w:del w:id="18612" w:author="PR Preview" w:date="2026-01-01T00:00:00Z">
        <w:r>
          <w:delText xml:space="preserve"> </w:delText>
        </w:r>
      </w:del>
      <w:hyperlink w:anchor="thm-orthogonal-direct-sum">
        <w:del w:id="18613" w:author="PR Preview" w:date="2026-01-01T00:00:00Z">
          <w:r>
            <w:rPr>
              <w:rStyle w:val="Hyperlink"/>
            </w:rPr>
            <w:delText xml:space="preserve">Theorem 53</w:delText>
          </w:r>
        </w:del>
      </w:hyperlink>
      <w:del w:id="18614" w:author="PR Preview" w:date="2026-01-01T00:00:00Z">
        <w:r>
          <w:delText xml:space="preserve">.</w:delText>
        </w:r>
      </w:del>
      <w:del w:id="18615" w:author="PR Preview" w:date="2026-01-01T00:00:00Z">
        <w:r>
          <w:delText xml:space="preserve"> </w:delText>
        </w:r>
      </w:del>
      <w:del w:id="18616" w:author="PR Preview" w:date="2026-01-01T00:00:00Z">
        <w:r>
          <w:delText xml:space="preserve">And</w:delText>
        </w:r>
      </w:del>
      <w:del w:id="18617"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8618" w:author="PR Preview" w:date="2026-01-01T00:00:00Z">
        <w:r>
          <w:delText xml:space="preserve"> </w:delText>
        </w:r>
      </w:del>
      <w:del w:id="18619" w:author="PR Preview" w:date="2026-01-01T00:00:00Z">
        <w:r>
          <w:delText xml:space="preserve">(</w:delText>
        </w:r>
      </w:del>
      <w:hyperlink w:anchor="thm-complement-null-space">
        <w:del w:id="18620" w:author="PR Preview" w:date="2026-01-01T00:00:00Z">
          <w:r>
            <w:rPr>
              <w:rStyle w:val="Hyperlink"/>
            </w:rPr>
            <w:delText xml:space="preserve">Theorem 52</w:delText>
          </w:r>
        </w:del>
      </w:hyperlink>
      <w:del w:id="18621" w:author="PR Preview" w:date="2026-01-01T00:00:00Z">
        <w:r>
          <w:delText xml:space="preserve">), where</w:delText>
        </w:r>
      </w:del>
    </w:p>
    <w:p>
      <w:pPr>
        <w:pStyle w:val="BodyText"/>
      </w:pPr>
      <w:del w:id="18622" w:author="PR Preview" w:date="2026-01-01T00:00:00Z">
        <w:r>
          <w:delTex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delText>
        </w:r>
      </w:del>
    </w:p>
    <w:p>
      <w:pPr>
        <w:pStyle w:val="FirstParagraph"/>
      </w:pPr>
      <w:ins w:id="18623" w:author="PR Preview" w:date="2026-01-01T00:00:00Z">
        <w:r>
          <w:rPr>
            <w:i/>
            <w:iCs/>
          </w:rPr>
          <w:t xml:space="preserve">Proof</w:t>
        </w:r>
      </w:ins>
      <w:ins w:id="18624" w:author="PR Preview" w:date="2026-01-01T00:00:00Z">
        <w:r>
          <w:t xml:space="preserve">. </w:t>
        </w:r>
      </w:ins>
      <w:ins w:id="18625" w:author="PR Preview" w:date="2026-01-01T00:00:00Z">
        <w:r>
          <w:t xml:space="preserve">Let</w:t>
        </w:r>
      </w:ins>
      <w:ins w:id="18626" w:author="PR Preview" w:date="2026-01-01T00:00:00Z">
        <w:r>
          <w:t xml:space="preserve"> </w:t>
        </w:r>
      </w:ins>
      <w:ins w:id="18627" w:author="PR Preview" w:date="2026-01-01T00:00:00Z">
        <w:r>
          <w:t xml:space="preserve">$\mathord{\smash[b]{\underset{\raise.3ex\hbox{$\scriptstyle\sim$}}{u}}\vphantom{u}}$</w:t>
        </w:r>
      </w:ins>
      <w:ins w:id="18628" w:author="PR Preview" w:date="2026-01-01T00:00:00Z">
        <w:r>
          <w:t xml:space="preserve"> </w:t>
        </w:r>
      </w:ins>
      <w:ins w:id="18629" w:author="PR Preview" w:date="2026-01-01T00:00:00Z">
        <w:r>
          <w:t xml:space="preserve">be the orthogonal projection of</w:t>
        </w:r>
      </w:ins>
      <w:ins w:id="18630" w:author="PR Preview" w:date="2026-01-01T00:00:00Z">
        <w:r>
          <w:t xml:space="preserve"> </w:t>
        </w:r>
      </w:ins>
      <w:ins w:id="18631" w:author="PR Preview" w:date="2026-01-01T00:00:00Z">
        <w:r>
          <w:t xml:space="preserve">$\mathord{\smash[b]{\underset{\raise.3ex\hbox{$\scriptstyle\sim$}}{b}}\vphantom{b}}$</w:t>
        </w:r>
      </w:ins>
      <w:ins w:id="18632" w:author="PR Preview" w:date="2026-01-01T00:00:00Z">
        <w:r>
          <w:t xml:space="preserve"> </w:t>
        </w:r>
      </w:ins>
      <w:ins w:id="18633" w:author="PR Preview" w:date="2026-01-01T00:00:00Z">
        <w:r>
          <w:t xml:space="preserve">onto</w:t>
        </w:r>
      </w:ins>
      <w:ins w:id="18634" w:author="PR Preview" w:date="2026-01-01T00:00:00Z">
        <w:r>
          <w:t xml:space="preserve"> </w:t>
        </w:r>
      </w:ins>
      <m:oMath>
        <m:r>
          <m:rPr>
            <m:scr m:val="script"/>
            <m:sty m:val="p"/>
          </m:rPr>
          <m:t>C</m:t>
        </m:r>
        <m:r>
          <m:rPr>
            <m:sty m:val="p"/>
          </m:rPr>
          <m:t>(</m:t>
        </m:r>
        <m:r>
          <m:rPr>
            <m:sty m:val="bi"/>
          </m:rPr>
          <m:t>A</m:t>
        </m:r>
        <m:r>
          <m:rPr>
            <m:sty m:val="p"/>
          </m:rPr>
          <m:t>)</m:t>
        </m:r>
      </m:oMath>
      <w:ins w:id="18635" w:author="PR Preview" w:date="2026-01-01T00:00:00Z">
        <w:r>
          <w:t xml:space="preserve">.</w:t>
        </w:r>
      </w:ins>
      <w:ins w:id="18636" w:author="PR Preview" w:date="2026-01-01T00:00:00Z">
        <w:r>
          <w:t xml:space="preserve"> </w:t>
        </w:r>
      </w:ins>
      <w:ins w:id="18637" w:author="PR Preview" w:date="2026-01-01T00:00:00Z">
        <w:r>
          <w:t xml:space="preserve">The vectors</w:t>
        </w:r>
      </w:ins>
      <w:ins w:id="18638" w:author="PR Preview" w:date="2026-01-01T00:00:00Z">
        <w:r>
          <w:t xml:space="preserve"> </w:t>
        </w:r>
      </w:ins>
      <w:ins w:id="18639" w:author="PR Preview" w:date="2026-01-01T00:00:00Z">
        <w:r>
          <w:t xml:space="preserve">$\mathbf{A} \mathord{\smash[b]{\underset{\raise.3ex\hbox{$\scriptstyle\sim$}}{x}}\vphantom{x}}$</w:t>
        </w:r>
      </w:ins>
      <w:ins w:id="18640" w:author="PR Preview" w:date="2026-01-01T00:00:00Z">
        <w:r>
          <w:t xml:space="preserve">, as</w:t>
        </w:r>
      </w:ins>
      <w:ins w:id="18641" w:author="PR Preview" w:date="2026-01-01T00:00:00Z">
        <w:r>
          <w:t xml:space="preserve"> </w:t>
        </w:r>
      </w:ins>
      <w:ins w:id="18642" w:author="PR Preview" w:date="2026-01-01T00:00:00Z">
        <w:r>
          <w:t xml:space="preserve">$\mathord{\smash[b]{\underset{\raise.3ex\hbox{$\scriptstyle\sim$}}{x}}\vphantom{x}}$</w:t>
        </w:r>
      </w:ins>
      <w:ins w:id="18643" w:author="PR Preview" w:date="2026-01-01T00:00:00Z">
        <w:r>
          <w:t xml:space="preserve"> </w:t>
        </w:r>
      </w:ins>
      <w:ins w:id="18644" w:author="PR Preview" w:date="2026-01-01T00:00:00Z">
        <w:r>
          <w:t xml:space="preserve">ranges over</w:t>
        </w:r>
      </w:ins>
      <w:ins w:id="18645" w:author="PR Preview" w:date="2026-01-01T00:00:00Z">
        <w:r>
          <w:t xml:space="preserve"> </w:t>
        </w:r>
      </w:ins>
      <m:oMath>
        <m:sSup>
          <m:e>
            <m:r>
              <m:rPr>
                <m:scr m:val="double-struck"/>
                <m:sty m:val="p"/>
              </m:rPr>
              <m:t>R</m:t>
            </m:r>
          </m:e>
          <m:sup>
            <m:r>
              <m:t>n</m:t>
            </m:r>
          </m:sup>
        </m:sSup>
      </m:oMath>
      <w:ins w:id="18646" w:author="PR Preview" w:date="2026-01-01T00:00:00Z">
        <w:r>
          <w:t xml:space="preserve">,</w:t>
        </w:r>
      </w:ins>
      <w:ins w:id="18647" w:author="PR Preview" w:date="2026-01-01T00:00:00Z">
        <w:r>
          <w:t xml:space="preserve"> </w:t>
        </w:r>
      </w:ins>
      <w:ins w:id="18648" w:author="PR Preview" w:date="2026-01-01T00:00:00Z">
        <w:r>
          <w:t xml:space="preserve">are exactly the points of</w:t>
        </w:r>
      </w:ins>
      <w:ins w:id="18649" w:author="PR Preview" w:date="2026-01-01T00:00:00Z">
        <w:r>
          <w:t xml:space="preserve"> </w:t>
        </w:r>
      </w:ins>
      <m:oMath>
        <m:r>
          <m:rPr>
            <m:scr m:val="script"/>
            <m:sty m:val="p"/>
          </m:rPr>
          <m:t>C</m:t>
        </m:r>
        <m:r>
          <m:rPr>
            <m:sty m:val="p"/>
          </m:rPr>
          <m:t>(</m:t>
        </m:r>
        <m:r>
          <m:rPr>
            <m:sty m:val="bi"/>
          </m:rPr>
          <m:t>A</m:t>
        </m:r>
        <m:r>
          <m:rPr>
            <m:sty m:val="p"/>
          </m:rPr>
          <m:t>)</m:t>
        </m:r>
      </m:oMath>
      <w:ins w:id="18650" w:author="PR Preview" w:date="2026-01-01T00:00:00Z">
        <w:r>
          <w:t xml:space="preserve"> </w:t>
        </w:r>
      </w:ins>
      <w:ins w:id="18651" w:author="PR Preview" w:date="2026-01-01T00:00:00Z">
        <w:r>
          <w:t xml:space="preserve">(</w:t>
        </w:r>
      </w:ins>
      <w:hyperlink w:anchor="def-column-space">
        <w:ins w:id="18652" w:author="PR Preview" w:date="2026-01-01T00:00:00Z">
          <w:r>
            <w:rPr>
              <w:rStyle w:val="Hyperlink"/>
            </w:rPr>
            <w:t xml:space="preserve">Definition 52</w:t>
          </w:r>
        </w:ins>
      </w:hyperlink>
      <w:ins w:id="18653" w:author="PR Preview" w:date="2026-01-01T00:00:00Z">
        <w:r>
          <w:t xml:space="preserve">).</w:t>
        </w:r>
      </w:ins>
      <w:ins w:id="18654" w:author="PR Preview" w:date="2026-01-01T00:00:00Z">
        <w:r>
          <w:t xml:space="preserve"> </w:t>
        </w:r>
      </w:ins>
      <w:ins w:id="18655" w:author="PR Preview" w:date="2026-01-01T00:00:00Z">
        <w:r>
          <w:rPr>
            <w:b/>
            <w:bCs/>
          </w:rPr>
          <w:t xml:space="preserve">Least squares solutions are the solutions of</w:t>
        </w:r>
      </w:ins>
      <w:ins w:id="18656" w:author="PR Preview" w:date="2026-01-01T00:00:00Z">
        <w:r>
          <w:rPr>
            <w:b/>
            <w:bCs/>
          </w:rPr>
          <w:t xml:space="preserve"> </w:t>
        </w:r>
      </w:ins>
      <w:ins w:id="18657" w:author="PR Preview" w:date="2026-01-01T00:00:00Z">
        <w:r>
          <w:rPr>
            <w:b/>
            <w:bCs/>
          </w:rPr>
          <w:t xml:space="preserve">$\mathbf{A} \mathord{\smash[b]{\underset{\raise.3ex\hbox{$\scriptstyle\sim$}}{x}}\vphantom{x}} = \mathord{\smash[b]{\underset{\raise.3ex\hbox{$\scriptstyle\sim$}}{u}}\vphantom{u}}$</w:t>
        </w:r>
      </w:ins>
      <w:ins w:id="18658" w:author="PR Preview" w:date="2026-01-01T00:00:00Z">
        <w:r>
          <w:rPr>
            <w:b/>
            <w:bCs/>
          </w:rPr>
          <w:t xml:space="preserve">.</w:t>
        </w:r>
      </w:ins>
      <w:ins w:id="18659" w:author="PR Preview" w:date="2026-01-01T00:00:00Z">
        <w:r>
          <w:t xml:space="preserve"> </w:t>
        </w:r>
      </w:ins>
      <w:ins w:id="18660" w:author="PR Preview" w:date="2026-01-01T00:00:00Z">
        <w:r>
          <w:t xml:space="preserve">If</w:t>
        </w:r>
      </w:ins>
      <w:ins w:id="18661" w:author="PR Preview" w:date="2026-01-01T00:00:00Z">
        <w:r>
          <w:t xml:space="preserve"> </w:t>
        </w:r>
      </w:ins>
      <w:ins w:id="18662" w:author="PR Preview" w:date="2026-01-01T00:00:00Z">
        <w:r>
          <w:t xml:space="preserve">$\mathbf{A} \hat{\mathord{\smash[b]{\underset{\raise.3ex\hbox{$\scriptstyle\sim$}}{x}}\vphantom{x}}} = \mathord{\smash[b]{\underset{\raise.3ex\hbox{$\scriptstyle\sim$}}{u}}\vphantom{u}}$</w:t>
        </w:r>
      </w:ins>
      <w:ins w:id="18663" w:author="PR Preview" w:date="2026-01-01T00:00:00Z">
        <w:r>
          <w:t xml:space="preserve">, then for every</w:t>
        </w:r>
      </w:ins>
      <w:ins w:id="18664" w:author="PR Preview" w:date="2026-01-01T00:00:00Z">
        <w:r>
          <w:t xml:space="preserve"> </w:t>
        </w:r>
      </w:ins>
      <w:ins w:id="18665" w:author="PR Preview" w:date="2026-01-01T00:00:00Z">
        <w:r>
          <w:t xml:space="preserve">$\mathord{\smash[b]{\underset{\raise.3ex\hbox{$\scriptstyle\sim$}}{x}}\vphantom{x}}$</w:t>
        </w:r>
      </w:ins>
      <w:ins w:id="18666" w:author="PR Preview" w:date="2026-01-01T00:00:00Z">
        <w:r>
          <w:t xml:space="preserve">,</w:t>
        </w:r>
      </w:ins>
      <w:ins w:id="18667" w:author="PR Preview" w:date="2026-01-01T00:00:00Z">
        <w:r>
          <w:t xml:space="preserve"> </w:t>
        </w:r>
      </w:ins>
      <w:ins w:id="18668" w:author="PR Preview" w:date="2026-01-01T00:00:00Z">
        <w:r>
          <w:t xml:space="preserve">$\mathbf{A} \mathord{\smash[b]{\underset{\raise.3ex\hbox{$\scriptstyle\sim$}}{x}}\vphantom{x}} \in \mathcal{C}(\mathbf{A})$</w:t>
        </w:r>
      </w:ins>
      <w:ins w:id="18669" w:author="PR Preview" w:date="2026-01-01T00:00:00Z">
        <w:r>
          <w:t xml:space="preserve">, so</w:t>
        </w:r>
      </w:ins>
      <w:ins w:id="18670" w:author="PR Preview" w:date="2026-01-01T00:00:00Z">
        <w:r>
          <w:t xml:space="preserve"> </w:t>
        </w:r>
      </w:ins>
      <w:ins w:id="18671"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18672" w:author="PR Preview" w:date="2026-01-01T00:00:00Z">
        <w:r>
          <w:t xml:space="preserve"> </w:t>
        </w:r>
      </w:ins>
      <w:ins w:id="18673" w:author="PR Preview" w:date="2026-01-01T00:00:00Z">
        <w:r>
          <w:t xml:space="preserve">(</w:t>
        </w:r>
      </w:ins>
      <w:hyperlink w:anchor="thm-closest-point">
        <w:ins w:id="18674" w:author="PR Preview" w:date="2026-01-01T00:00:00Z">
          <w:r>
            <w:rPr>
              <w:rStyle w:val="Hyperlink"/>
            </w:rPr>
            <w:t xml:space="preserve">Theorem 91</w:t>
          </w:r>
        </w:ins>
      </w:hyperlink>
      <w:ins w:id="18675" w:author="PR Preview" w:date="2026-01-01T00:00:00Z">
        <w:r>
          <w:t xml:space="preserve">), and</w:t>
        </w:r>
      </w:ins>
      <w:ins w:id="18676" w:author="PR Preview" w:date="2026-01-01T00:00:00Z">
        <w:r>
          <w:t xml:space="preserve"> </w:t>
        </w:r>
      </w:ins>
      <w:ins w:id="18677" w:author="PR Preview" w:date="2026-01-01T00:00:00Z">
        <w:r>
          <w:t xml:space="preserve">$\hat{\mathord{\smash[b]{\underset{\raise.3ex\hbox{$\scriptstyle\sim$}}{x}}\vphantom{x}}}$</w:t>
        </w:r>
      </w:ins>
      <w:ins w:id="18678" w:author="PR Preview" w:date="2026-01-01T00:00:00Z">
        <w:r>
          <w:t xml:space="preserve"> </w:t>
        </w:r>
      </w:ins>
      <w:ins w:id="18679" w:author="PR Preview" w:date="2026-01-01T00:00:00Z">
        <w:r>
          <w:t xml:space="preserve">is a least squares solution.</w:t>
        </w:r>
      </w:ins>
      <w:ins w:id="18680" w:author="PR Preview" w:date="2026-01-01T00:00:00Z">
        <w:r>
          <w:t xml:space="preserve"> </w:t>
        </w:r>
      </w:ins>
      <w:ins w:id="18681" w:author="PR Preview" w:date="2026-01-01T00:00:00Z">
        <w:r>
          <w:t xml:space="preserve">Conversely, let</w:t>
        </w:r>
      </w:ins>
      <w:ins w:id="18682" w:author="PR Preview" w:date="2026-01-01T00:00:00Z">
        <w:r>
          <w:t xml:space="preserve"> </w:t>
        </w:r>
      </w:ins>
      <w:ins w:id="18683" w:author="PR Preview" w:date="2026-01-01T00:00:00Z">
        <w:r>
          <w:t xml:space="preserve">$\hat{\mathord{\smash[b]{\underset{\raise.3ex\hbox{$\scriptstyle\sim$}}{x}}\vphantom{x}}}$</w:t>
        </w:r>
      </w:ins>
      <w:ins w:id="18684" w:author="PR Preview" w:date="2026-01-01T00:00:00Z">
        <w:r>
          <w:t xml:space="preserve"> </w:t>
        </w:r>
      </w:ins>
      <w:ins w:id="18685" w:author="PR Preview" w:date="2026-01-01T00:00:00Z">
        <w:r>
          <w:t xml:space="preserve">be a least squares solution.</w:t>
        </w:r>
      </w:ins>
      <w:ins w:id="18686" w:author="PR Preview" w:date="2026-01-01T00:00:00Z">
        <w:r>
          <w:t xml:space="preserve"> </w:t>
        </w:r>
      </w:ins>
      <w:ins w:id="18687" w:author="PR Preview" w:date="2026-01-01T00:00:00Z">
        <w:r>
          <w:t xml:space="preserve">$\mathord{\smash[b]{\underset{\raise.3ex\hbox{$\scriptstyle\sim$}}{u}}\vphantom{u}} \in \mathcal{C}(\mathbf{A})$</w:t>
        </w:r>
      </w:ins>
      <w:ins w:id="18688" w:author="PR Preview" w:date="2026-01-01T00:00:00Z">
        <w:r>
          <w:t xml:space="preserve">, so</w:t>
        </w:r>
      </w:ins>
      <w:ins w:id="18689" w:author="PR Preview" w:date="2026-01-01T00:00:00Z">
        <w:r>
          <w:t xml:space="preserve"> </w:t>
        </w:r>
      </w:ins>
      <w:ins w:id="18690" w:author="PR Preview" w:date="2026-01-01T00:00:00Z">
        <w:r>
          <w:t xml:space="preserve">$\mathord{\smash[b]{\underset{\raise.3ex\hbox{$\scriptstyle\sim$}}{u}}\vphantom{u}} = \mathbf{A} \mathord{\smash[b]{\underset{\raise.3ex\hbox{$\scriptstyle\sim$}}{x}}\vphantom{x}}_0$</w:t>
        </w:r>
      </w:ins>
      <w:ins w:id="18691" w:author="PR Preview" w:date="2026-01-01T00:00:00Z">
        <w:r>
          <w:t xml:space="preserve"> </w:t>
        </w:r>
      </w:ins>
      <w:ins w:id="18692" w:author="PR Preview" w:date="2026-01-01T00:00:00Z">
        <w:r>
          <w:t xml:space="preserve">for some</w:t>
        </w:r>
      </w:ins>
      <w:ins w:id="18693" w:author="PR Preview" w:date="2026-01-01T00:00:00Z">
        <w:r>
          <w:t xml:space="preserve"> </w:t>
        </w:r>
      </w:ins>
      <w:ins w:id="18694" w:author="PR Preview" w:date="2026-01-01T00:00:00Z">
        <w:r>
          <w:t xml:space="preserve">$\mathord{\smash[b]{\underset{\raise.3ex\hbox{$\scriptstyle\sim$}}{x}}\vphantom{x}}_0$</w:t>
        </w:r>
      </w:ins>
      <w:ins w:id="18695" w:author="PR Preview" w:date="2026-01-01T00:00:00Z">
        <w:r>
          <w:t xml:space="preserve"> </w:t>
        </w:r>
      </w:ins>
      <w:ins w:id="18696" w:author="PR Preview" w:date="2026-01-01T00:00:00Z">
        <w:r>
          <w:t xml:space="preserve">(</w:t>
        </w:r>
      </w:ins>
      <w:hyperlink w:anchor="def-column-space">
        <w:ins w:id="18697" w:author="PR Preview" w:date="2026-01-01T00:00:00Z">
          <w:r>
            <w:rPr>
              <w:rStyle w:val="Hyperlink"/>
            </w:rPr>
            <w:t xml:space="preserve">Definition 52</w:t>
          </w:r>
        </w:ins>
      </w:hyperlink>
      <w:ins w:id="18698" w:author="PR Preview" w:date="2026-01-01T00:00:00Z">
        <w:r>
          <w:t xml:space="preserve">), and</w:t>
        </w:r>
      </w:ins>
    </w:p>
    <w:p>
      <w:pPr>
        <w:pStyle w:val="BodyText"/>
      </w:pPr>
      <w:ins w:id="18699"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\text{(}\text{Theorem~91}\text{, with } \mathord{\smash[b]{\underset{\raise.3ex\hbox{$\scriptstyle\sim$}}{w}}\vphantom{w}} = \mathbf{A} \hat{\mathord{\smash[b]{\underset{\raise.3ex\hbox{$\scriptstyle\sim$}}{x}}\vphantom{x}}} \in \mathcal{C}(\mathbf{A}) \text{)}
    \end{aligned}
    $$</w:t>
        </w:r>
      </w:ins>
    </w:p>
    <w:p>
      <w:pPr>
        <w:pStyle w:val="FirstParagraph"/>
      </w:pPr>
      <w:ins w:id="18700" w:author="PR Preview" w:date="2026-01-01T00:00:00Z">
        <w:r>
          <w:t xml:space="preserve">so the last inequality is an equality,</w:t>
        </w:r>
      </w:ins>
      <w:ins w:id="18701" w:author="PR Preview" w:date="2026-01-01T00:00:00Z">
        <w:r>
          <w:t xml:space="preserve"> </w:t>
        </w:r>
      </w:ins>
      <w:ins w:id="18702" w:author="PR Preview" w:date="2026-01-01T00:00:00Z">
        <w:r>
          <w:t xml:space="preserve">and the equality case of</w:t>
        </w:r>
      </w:ins>
      <w:ins w:id="18703" w:author="PR Preview" w:date="2026-01-01T00:00:00Z">
        <w:r>
          <w:t xml:space="preserve"> </w:t>
        </w:r>
      </w:ins>
      <w:hyperlink w:anchor="thm-closest-point">
        <w:ins w:id="18704" w:author="PR Preview" w:date="2026-01-01T00:00:00Z">
          <w:r>
            <w:rPr>
              <w:rStyle w:val="Hyperlink"/>
            </w:rPr>
            <w:t xml:space="preserve">Theorem 91</w:t>
          </w:r>
        </w:ins>
      </w:hyperlink>
      <w:ins w:id="18705" w:author="PR Preview" w:date="2026-01-01T00:00:00Z">
        <w:r>
          <w:t xml:space="preserve"> </w:t>
        </w:r>
      </w:ins>
      <w:ins w:id="18706" w:author="PR Preview" w:date="2026-01-01T00:00:00Z">
        <w:r>
          <w:t xml:space="preserve">gives</w:t>
        </w:r>
      </w:ins>
      <w:ins w:id="18707" w:author="PR Preview" w:date="2026-01-01T00:00:00Z">
        <w:r>
          <w:t xml:space="preserve"> </w:t>
        </w:r>
      </w:ins>
      <w:ins w:id="18708" w:author="PR Preview" w:date="2026-01-01T00:00:00Z">
        <w:r>
          <w:t xml:space="preserve">$\mathbf{A} \hat{\mathord{\smash[b]{\underset{\raise.3ex\hbox{$\scriptstyle\sim$}}{x}}\vphantom{x}}} = \mathord{\smash[b]{\underset{\raise.3ex\hbox{$\scriptstyle\sim$}}{u}}\vphantom{u}}$</w:t>
        </w:r>
      </w:ins>
      <w:ins w:id="18709" w:author="PR Preview" w:date="2026-01-01T00:00:00Z">
        <w:r>
          <w:t xml:space="preserve">.</w:t>
        </w:r>
      </w:ins>
    </w:p>
    <w:p>
      <w:pPr>
        <w:pStyle w:val="BodyText"/>
      </w:pPr>
      <w:ins w:id="18710" w:author="PR Preview" w:date="2026-01-01T00:00:00Z">
        <w:r>
          <w:rPr>
            <w:b/>
            <w:bCs/>
          </w:rPr>
          <w:t xml:space="preserve">Parts 1 and 3.</w:t>
        </w:r>
      </w:ins>
      <w:ins w:id="18711" w:author="PR Preview" w:date="2026-01-01T00:00:00Z">
        <w:r>
          <w:t xml:space="preserve"> </w:t>
        </w:r>
      </w:ins>
      <w:ins w:id="18712" w:author="PR Preview" w:date="2026-01-01T00:00:00Z">
        <w:r>
          <w:t xml:space="preserve">$\mathbf{A} \hat{\mathord{\smash[b]{\underset{\raise.3ex\hbox{$\scriptstyle\sim$}}{x}}\vphantom{x}}} = \mathord{\smash[b]{\underset{\raise.3ex\hbox{$\scriptstyle\sim$}}{u}}\vphantom{u}}$</w:t>
        </w:r>
      </w:ins>
      <w:ins w:id="18713" w:author="PR Preview" w:date="2026-01-01T00:00:00Z">
        <w:r>
          <w:t xml:space="preserve"> </w:t>
        </w:r>
      </w:ins>
      <w:ins w:id="18714" w:author="PR Preview" w:date="2026-01-01T00:00:00Z">
        <w:r>
          <w:t xml:space="preserve">holds exactly when</w:t>
        </w:r>
      </w:ins>
      <w:ins w:id="18715" w:author="PR Preview" w:date="2026-01-01T00:00:00Z">
        <w:r>
          <w:t xml:space="preserve"> </w:t>
        </w:r>
      </w:ins>
      <w:ins w:id="18716" w:author="PR Preview" w:date="2026-01-01T00:00:00Z">
        <w:r>
          <w:t xml:space="preserve">$\mathord{\smash[b]{\underset{\raise.3ex\hbox{$\scriptstyle\sim$}}{b}}\vphantom{b}} - \mathbf{A} \hat{\mathord{\smash[b]{\underset{\raise.3ex\hbox{$\scriptstyle\sim$}}{x}}\vphantom{x}}} \in \mathcal{C}(\mathbf{A})^\perp$</w:t>
        </w:r>
      </w:ins>
      <w:ins w:id="18717" w:author="PR Preview" w:date="2026-01-01T00:00:00Z">
        <w:r>
          <w:t xml:space="preserve">:</w:t>
        </w:r>
      </w:ins>
      <w:ins w:id="18718" w:author="PR Preview" w:date="2026-01-01T00:00:00Z">
        <w:r>
          <w:t xml:space="preserve"> </w:t>
        </w:r>
      </w:ins>
      <w:ins w:id="18719" w:author="PR Preview" w:date="2026-01-01T00:00:00Z">
        <w:r>
          <w:t xml:space="preserve">if</w:t>
        </w:r>
      </w:ins>
      <w:ins w:id="18720" w:author="PR Preview" w:date="2026-01-01T00:00:00Z">
        <w:r>
          <w:t xml:space="preserve"> </w:t>
        </w:r>
      </w:ins>
      <w:ins w:id="18721" w:author="PR Preview" w:date="2026-01-01T00:00:00Z">
        <w:r>
          <w:t xml:space="preserve">$\mathbf{A} \hat{\mathord{\smash[b]{\underset{\raise.3ex\hbox{$\scriptstyle\sim$}}{x}}\vphantom{x}}} = \mathord{\smash[b]{\underset{\raise.3ex\hbox{$\scriptstyle\sim$}}{u}}\vphantom{u}}$</w:t>
        </w:r>
      </w:ins>
      <w:ins w:id="18722" w:author="PR Preview" w:date="2026-01-01T00:00:00Z">
        <w:r>
          <w:t xml:space="preserve">, then</w:t>
        </w:r>
      </w:ins>
      <w:ins w:id="18723" w:author="PR Preview" w:date="2026-01-01T00:00:00Z">
        <w:r>
          <w:t xml:space="preserve"> </w:t>
        </w:r>
      </w:ins>
      <w:ins w:id="18724" w:author="PR Preview" w:date="2026-01-01T00:00:00Z">
        <w:r>
          <w:t xml:space="preserve">$\mathord{\smash[b]{\underset{\raise.3ex\hbox{$\scriptstyle\sim$}}{b}}\vphantom{b}} - \mathord{\smash[b]{\underset{\raise.3ex\hbox{$\scriptstyle\sim$}}{u}}\vphantom{u}} \in \mathcal{C}(\mathbf{A})^\perp$</w:t>
        </w:r>
      </w:ins>
      <w:ins w:id="18725" w:author="PR Preview" w:date="2026-01-01T00:00:00Z">
        <w:r>
          <w:t xml:space="preserve"> </w:t>
        </w:r>
      </w:ins>
      <w:ins w:id="18726" w:author="PR Preview" w:date="2026-01-01T00:00:00Z">
        <w:r>
          <w:t xml:space="preserve">(</w:t>
        </w:r>
      </w:ins>
      <w:hyperlink w:anchor="def-orthogonal-projection">
        <w:ins w:id="18727" w:author="PR Preview" w:date="2026-01-01T00:00:00Z">
          <w:r>
            <w:rPr>
              <w:rStyle w:val="Hyperlink"/>
            </w:rPr>
            <w:t xml:space="preserve">Definition 108</w:t>
          </w:r>
        </w:ins>
      </w:hyperlink>
      <w:ins w:id="18728" w:author="PR Preview" w:date="2026-01-01T00:00:00Z">
        <w:r>
          <w:t xml:space="preserve">);</w:t>
        </w:r>
      </w:ins>
      <w:ins w:id="18729" w:author="PR Preview" w:date="2026-01-01T00:00:00Z">
        <w:r>
          <w:t xml:space="preserve"> </w:t>
        </w:r>
      </w:ins>
      <w:ins w:id="18730" w:author="PR Preview" w:date="2026-01-01T00:00:00Z">
        <w:r>
          <w:t xml:space="preserve">conversely, if</w:t>
        </w:r>
      </w:ins>
      <w:ins w:id="18731" w:author="PR Preview" w:date="2026-01-01T00:00:00Z">
        <w:r>
          <w:t xml:space="preserve"> </w:t>
        </w:r>
      </w:ins>
      <w:ins w:id="18732" w:author="PR Preview" w:date="2026-01-01T00:00:00Z">
        <w:r>
          <w:t xml:space="preserve">$\mathord{\smash[b]{\underset{\raise.3ex\hbox{$\scriptstyle\sim$}}{b}}\vphantom{b}} - \mathbf{A} \hat{\mathord{\smash[b]{\underset{\raise.3ex\hbox{$\scriptstyle\sim$}}{x}}\vphantom{x}}} \in \mathcal{C}(\mathbf{A})^\perp$</w:t>
        </w:r>
      </w:ins>
      <w:ins w:id="18733" w:author="PR Preview" w:date="2026-01-01T00:00:00Z">
        <w:r>
          <w:t xml:space="preserve">,</w:t>
        </w:r>
      </w:ins>
      <w:ins w:id="18734" w:author="PR Preview" w:date="2026-01-01T00:00:00Z">
        <w:r>
          <w:t xml:space="preserve"> </w:t>
        </w:r>
      </w:ins>
      <w:ins w:id="18735" w:author="PR Preview" w:date="2026-01-01T00:00:00Z">
        <w:r>
          <w:t xml:space="preserve">then</w:t>
        </w:r>
      </w:ins>
      <w:ins w:id="18736" w:author="PR Preview" w:date="2026-01-01T00:00:00Z">
        <w:r>
          <w:t xml:space="preserve"> </w:t>
        </w:r>
      </w:ins>
      <w:ins w:id="18737"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18738" w:author="PR Preview" w:date="2026-01-01T00:00:00Z">
        <w:r>
          <w:t xml:space="preserve"> </w:t>
        </w:r>
      </w:ins>
      <w:ins w:id="18739" w:author="PR Preview" w:date="2026-01-01T00:00:00Z">
        <w:r>
          <w:t xml:space="preserve">is a split into</w:t>
        </w:r>
      </w:ins>
      <w:ins w:id="18740" w:author="PR Preview" w:date="2026-01-01T00:00:00Z">
        <w:r>
          <w:t xml:space="preserve"> </w:t>
        </w:r>
      </w:ins>
      <m:oMath>
        <m:r>
          <m:rPr>
            <m:scr m:val="script"/>
            <m:sty m:val="p"/>
          </m:rPr>
          <m:t>C</m:t>
        </m:r>
        <m:r>
          <m:rPr>
            <m:sty m:val="p"/>
          </m:rPr>
          <m:t>(</m:t>
        </m:r>
        <m:r>
          <m:rPr>
            <m:sty m:val="bi"/>
          </m:rPr>
          <m:t>A</m:t>
        </m:r>
        <m:r>
          <m:rPr>
            <m:sty m:val="p"/>
          </m:rPr>
          <m:t>)</m:t>
        </m:r>
      </m:oMath>
      <w:ins w:id="18741" w:author="PR Preview" w:date="2026-01-01T00:00:00Z">
        <w:r>
          <w:t xml:space="preserve"> </w:t>
        </w:r>
      </w:ins>
      <w:ins w:id="18742" w:author="PR Preview" w:date="2026-01-01T00:00:00Z">
        <w:r>
          <w:t xml:space="preserve">and</w:t>
        </w:r>
      </w:ins>
      <w:ins w:id="18743"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18744" w:author="PR Preview" w:date="2026-01-01T00:00:00Z">
        <w:r>
          <w:t xml:space="preserve">,</w:t>
        </w:r>
      </w:ins>
      <w:ins w:id="18745" w:author="PR Preview" w:date="2026-01-01T00:00:00Z">
        <w:r>
          <w:t xml:space="preserve"> </w:t>
        </w:r>
      </w:ins>
      <w:ins w:id="18746" w:author="PR Preview" w:date="2026-01-01T00:00:00Z">
        <w:r>
          <w:t xml:space="preserve">so</w:t>
        </w:r>
      </w:ins>
      <w:ins w:id="18747" w:author="PR Preview" w:date="2026-01-01T00:00:00Z">
        <w:r>
          <w:t xml:space="preserve"> </w:t>
        </w:r>
      </w:ins>
      <w:ins w:id="18748" w:author="PR Preview" w:date="2026-01-01T00:00:00Z">
        <w:r>
          <w:t xml:space="preserve">$\mathbf{A} \hat{\mathord{\smash[b]{\underset{\raise.3ex\hbox{$\scriptstyle\sim$}}{x}}\vphantom{x}}} = \mathord{\smash[b]{\underset{\raise.3ex\hbox{$\scriptstyle\sim$}}{u}}\vphantom{u}}$</w:t>
        </w:r>
      </w:ins>
      <w:ins w:id="18749" w:author="PR Preview" w:date="2026-01-01T00:00:00Z">
        <w:r>
          <w:t xml:space="preserve"> </w:t>
        </w:r>
      </w:ins>
      <w:ins w:id="18750" w:author="PR Preview" w:date="2026-01-01T00:00:00Z">
        <w:r>
          <w:t xml:space="preserve">by the uniqueness in</w:t>
        </w:r>
      </w:ins>
      <w:ins w:id="18751" w:author="PR Preview" w:date="2026-01-01T00:00:00Z">
        <w:r>
          <w:t xml:space="preserve"> </w:t>
        </w:r>
      </w:ins>
      <w:hyperlink w:anchor="thm-orthogonal-direct-sum">
        <w:ins w:id="18752" w:author="PR Preview" w:date="2026-01-01T00:00:00Z">
          <w:r>
            <w:rPr>
              <w:rStyle w:val="Hyperlink"/>
            </w:rPr>
            <w:t xml:space="preserve">Theorem 54</w:t>
          </w:r>
        </w:ins>
      </w:hyperlink>
      <w:ins w:id="18753" w:author="PR Preview" w:date="2026-01-01T00:00:00Z">
        <w:r>
          <w:t xml:space="preserve">.</w:t>
        </w:r>
      </w:ins>
      <w:ins w:id="18754" w:author="PR Preview" w:date="2026-01-01T00:00:00Z">
        <w:r>
          <w:t xml:space="preserve"> </w:t>
        </w:r>
      </w:ins>
      <w:ins w:id="18755" w:author="PR Preview" w:date="2026-01-01T00:00:00Z">
        <w:r>
          <w:t xml:space="preserve">And</w:t>
        </w:r>
      </w:ins>
      <w:ins w:id="18756"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8757" w:author="PR Preview" w:date="2026-01-01T00:00:00Z">
        <w:r>
          <w:t xml:space="preserve"> </w:t>
        </w:r>
      </w:ins>
      <w:ins w:id="18758" w:author="PR Preview" w:date="2026-01-01T00:00:00Z">
        <w:r>
          <w:t xml:space="preserve">(</w:t>
        </w:r>
      </w:ins>
      <w:hyperlink w:anchor="thm-complement-null-space">
        <w:ins w:id="18759" w:author="PR Preview" w:date="2026-01-01T00:00:00Z">
          <w:r>
            <w:rPr>
              <w:rStyle w:val="Hyperlink"/>
            </w:rPr>
            <w:t xml:space="preserve">Theorem 53</w:t>
          </w:r>
        </w:ins>
      </w:hyperlink>
      <w:ins w:id="18760" w:author="PR Preview" w:date="2026-01-01T00:00:00Z">
        <w:r>
          <w:t xml:space="preserve">), where</w:t>
        </w:r>
      </w:ins>
    </w:p>
    <w:p>
      <w:pPr>
        <w:pStyle w:val="BodyText"/>
      </w:pPr>
      <w:ins w:id="18761"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\text{(}\text{Theorem~95}\text{)}
    \\
    &amp;= {\mathbf{A}}^{\top} \mathord{\smash[b]{\underset{\raise.3ex\hbox{$\scriptstyle\sim$}}{b}}\vphantom{b}} - {\mathbf{A}}^{\top} \mathbf{A} \hat{\mathord{\smash[b]{\underset{\raise.3ex\hbox{$\scriptstyle\sim$}}{x}}\vphantom{x}}},
    &amp;&amp; \text{(}\text{Theorem~8}\text{)}
    \end{aligned}
    $$</w:t>
        </w:r>
      </w:ins>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del w:id="18762" w:author="PR Preview" w:date="2026-01-01T00:00:00Z">
        <w:r>
          <w:rPr>
            <w:b/>
            <w:bCs/>
          </w:rPr>
          <w:delText xml:space="preserve">Part 4.</w:delText>
        </w:r>
      </w:del>
      <w:del w:id="18763" w:author="PR Preview" w:date="2026-01-01T00:00:00Z">
        <w:r>
          <w:delText xml:space="preserve"> </w:delText>
        </w:r>
      </w:del>
      <w:del w:id="18764" w:author="PR Preview" w:date="2026-01-01T00:00:00Z">
        <w:r>
          <w:delText xml:space="preserve">The least squares solutions are exactly the solutions of</w:delText>
        </w:r>
      </w:del>
      <w:del w:id="18765" w:author="PR Preview" w:date="2026-01-01T00:00:00Z">
        <w:r>
          <w:delText xml:space="preserve"> </w:delText>
        </w:r>
      </w:del>
      <w:del w:id="18766" w:author="PR Preview" w:date="2026-01-01T00:00:00Z">
        <w:r>
          <w:delText xml:space="preserve">$\mathbf{A} \mathord{\smash[b]{\underset{\raise.3ex\hbox{$\scriptstyle\sim$}}{x}}\vphantom{x}} = \mathord{\smash[b]{\underset{\raise.3ex\hbox{$\scriptstyle\sim$}}{u}}\vphantom{u}}$</w:delText>
        </w:r>
      </w:del>
      <w:del w:id="18767" w:author="PR Preview" w:date="2026-01-01T00:00:00Z">
        <w:r>
          <w:delText xml:space="preserve">,</w:delText>
        </w:r>
      </w:del>
      <w:del w:id="18768" w:author="PR Preview" w:date="2026-01-01T00:00:00Z">
        <w:r>
          <w:delText xml:space="preserve"> </w:delText>
        </w:r>
      </w:del>
      <w:del w:id="18769" w:author="PR Preview" w:date="2026-01-01T00:00:00Z">
        <w:r>
          <w:delText xml:space="preserve">a consistent system,</w:delText>
        </w:r>
      </w:del>
      <w:del w:id="18770" w:author="PR Preview" w:date="2026-01-01T00:00:00Z">
        <w:r>
          <w:delText xml:space="preserve"> </w:delText>
        </w:r>
      </w:del>
      <w:del w:id="18771" w:author="PR Preview" w:date="2026-01-01T00:00:00Z">
        <w:r>
          <w:delText xml:space="preserve">so there is exactly one when</w:delText>
        </w:r>
      </w:del>
      <w:del w:id="1877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8773" w:author="PR Preview" w:date="2026-01-01T00:00:00Z">
        <w:r>
          <w:delText xml:space="preserve"> </w:delText>
        </w:r>
      </w:del>
      <w:del w:id="18774" w:author="PR Preview" w:date="2026-01-01T00:00:00Z">
        <w:r>
          <w:delText xml:space="preserve">and more than one otherwise (</w:delText>
        </w:r>
      </w:del>
      <w:hyperlink w:anchor="cor-solution-unique">
        <w:del w:id="18775" w:author="PR Preview" w:date="2026-01-01T00:00:00Z">
          <w:r>
            <w:rPr>
              <w:rStyle w:val="Hyperlink"/>
            </w:rPr>
            <w:delText xml:space="preserve">Corollary 13</w:delText>
          </w:r>
        </w:del>
      </w:hyperlink>
      <w:del w:id="18776" w:author="PR Preview" w:date="2026-01-01T00:00:00Z">
        <w:r>
          <w:delText xml:space="preserve">).</w:delText>
        </w:r>
      </w:del>
      <w:del w:id="18777" w:author="PR Preview" w:date="2026-01-01T00:00:00Z">
        <w:r>
          <w:delText xml:space="preserve"> </w:delText>
        </w:r>
      </w:del>
      <w:del w:id="18778" w:author="PR Preview" w:date="2026-01-01T00:00:00Z">
        <w:r>
          <w:delText xml:space="preserve">When</w:delText>
        </w:r>
      </w:del>
      <w:del w:id="1877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8780" w:author="PR Preview" w:date="2026-01-01T00:00:00Z">
        <w:r>
          <w:delText xml:space="preserve">,</w:delText>
        </w:r>
      </w:del>
      <w:del w:id="18781" w:author="PR Preview" w:date="2026-01-01T00:00:00Z">
        <w:r>
          <w:delText xml:space="preserve"> </w:delText>
        </w:r>
      </w:del>
      <m:oMath>
        <m:sSup>
          <m:e>
            <m:r>
              <m:rPr>
                <m:sty m:val="bi"/>
              </m:rPr>
              <m:t>A</m:t>
            </m:r>
          </m:e>
          <m:sup>
            <m:r>
              <m:rPr>
                <m:sty m:val="p"/>
              </m:rPr>
              <m:t>⊤</m:t>
            </m:r>
          </m:sup>
        </m:sSup>
        <m:r>
          <m:rPr>
            <m:sty m:val="bi"/>
          </m:rPr>
          <m:t>A</m:t>
        </m:r>
      </m:oMath>
      <w:del w:id="18782" w:author="PR Preview" w:date="2026-01-01T00:00:00Z">
        <w:r>
          <w:delText xml:space="preserve"> </w:delText>
        </w:r>
      </w:del>
      <w:del w:id="18783" w:author="PR Preview" w:date="2026-01-01T00:00:00Z">
        <w:r>
          <w:delText xml:space="preserve">is invertible (</w:delText>
        </w:r>
      </w:del>
      <w:hyperlink w:anchor="thm-gram-invertible">
        <w:del w:id="18784" w:author="PR Preview" w:date="2026-01-01T00:00:00Z">
          <w:r>
            <w:rPr>
              <w:rStyle w:val="Hyperlink"/>
            </w:rPr>
            <w:delText xml:space="preserve">Theorem 88</w:delText>
          </w:r>
        </w:del>
      </w:hyperlink>
      <w:del w:id="18785" w:author="PR Preview" w:date="2026-01-01T00:00:00Z">
        <w:r>
          <w:delText xml:space="preserve">),</w:delText>
        </w:r>
      </w:del>
      <w:del w:id="18786" w:author="PR Preview" w:date="2026-01-01T00:00:00Z">
        <w:r>
          <w:delText xml:space="preserve"> </w:delText>
        </w:r>
      </w:del>
      <w:del w:id="18787" w:author="PR Preview" w:date="2026-01-01T00:00:00Z">
        <w:r>
          <w:delText xml:space="preserve">and with</w:delText>
        </w:r>
      </w:del>
      <w:del w:id="18788"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18789" w:author="PR Preview" w:date="2026-01-01T00:00:00Z">
        <w:r>
          <w:delText xml:space="preserve">,</w:delText>
        </w:r>
      </w:del>
    </w:p>
    <w:p>
      <w:pPr>
        <w:pStyle w:val="BodyText"/>
      </w:pPr>
      <w:ins w:id="18790" w:author="PR Preview" w:date="2026-01-01T00:00:00Z">
        <w:r>
          <w:rPr>
            <w:b/>
            <w:bCs/>
          </w:rPr>
          <w:t xml:space="preserve">Part 4.</w:t>
        </w:r>
      </w:ins>
      <w:ins w:id="18791" w:author="PR Preview" w:date="2026-01-01T00:00:00Z">
        <w:r>
          <w:t xml:space="preserve"> </w:t>
        </w:r>
      </w:ins>
      <w:ins w:id="18792" w:author="PR Preview" w:date="2026-01-01T00:00:00Z">
        <w:r>
          <w:t xml:space="preserve">The least squares solutions are exactly the solutions of</w:t>
        </w:r>
      </w:ins>
      <w:ins w:id="18793" w:author="PR Preview" w:date="2026-01-01T00:00:00Z">
        <w:r>
          <w:t xml:space="preserve"> </w:t>
        </w:r>
      </w:ins>
      <w:ins w:id="18794" w:author="PR Preview" w:date="2026-01-01T00:00:00Z">
        <w:r>
          <w:t xml:space="preserve">$\mathbf{A} \mathord{\smash[b]{\underset{\raise.3ex\hbox{$\scriptstyle\sim$}}{x}}\vphantom{x}} = \mathord{\smash[b]{\underset{\raise.3ex\hbox{$\scriptstyle\sim$}}{u}}\vphantom{u}}$</w:t>
        </w:r>
      </w:ins>
      <w:ins w:id="18795" w:author="PR Preview" w:date="2026-01-01T00:00:00Z">
        <w:r>
          <w:t xml:space="preserve">,</w:t>
        </w:r>
      </w:ins>
      <w:ins w:id="18796" w:author="PR Preview" w:date="2026-01-01T00:00:00Z">
        <w:r>
          <w:t xml:space="preserve"> </w:t>
        </w:r>
      </w:ins>
      <w:ins w:id="18797" w:author="PR Preview" w:date="2026-01-01T00:00:00Z">
        <w:r>
          <w:t xml:space="preserve">a consistent system,</w:t>
        </w:r>
      </w:ins>
      <w:ins w:id="18798" w:author="PR Preview" w:date="2026-01-01T00:00:00Z">
        <w:r>
          <w:t xml:space="preserve"> </w:t>
        </w:r>
      </w:ins>
      <w:ins w:id="18799" w:author="PR Preview" w:date="2026-01-01T00:00:00Z">
        <w:r>
          <w:t xml:space="preserve">so there is exactly one when</w:t>
        </w:r>
      </w:ins>
      <w:ins w:id="18800" w:author="PR Preview" w:date="2026-01-01T00:00:00Z">
        <w:r>
          <w:t xml:space="preserve"> </w:t>
        </w:r>
      </w:ins>
      <m:oMath>
        <m:r>
          <m:rPr>
            <m:sty m:val="p"/>
          </m:rPr>
          <m:t>rank</m:t>
        </m:r>
        <m:r>
          <m:rPr>
            <m:sty m:val="p"/>
          </m:rPr>
          <m:t>(</m:t>
        </m:r>
        <m:r>
          <m:rPr>
            <m:sty m:val="bi"/>
          </m:rPr>
          <m:t>A</m:t>
        </m:r>
        <m:r>
          <m:rPr>
            <m:sty m:val="p"/>
          </m:rPr>
          <m:t>)</m:t>
        </m:r>
        <m:r>
          <m:rPr>
            <m:sty m:val="p"/>
          </m:rPr>
          <m:t>=</m:t>
        </m:r>
        <m:r>
          <m:t>n</m:t>
        </m:r>
      </m:oMath>
      <w:ins w:id="18801" w:author="PR Preview" w:date="2026-01-01T00:00:00Z">
        <w:r>
          <w:t xml:space="preserve"> </w:t>
        </w:r>
      </w:ins>
      <w:ins w:id="18802" w:author="PR Preview" w:date="2026-01-01T00:00:00Z">
        <w:r>
          <w:t xml:space="preserve">and more than one otherwise (</w:t>
        </w:r>
      </w:ins>
      <w:hyperlink w:anchor="cor-solution-unique">
        <w:ins w:id="18803" w:author="PR Preview" w:date="2026-01-01T00:00:00Z">
          <w:r>
            <w:rPr>
              <w:rStyle w:val="Hyperlink"/>
            </w:rPr>
            <w:t xml:space="preserve">Corollary 14</w:t>
          </w:r>
        </w:ins>
      </w:hyperlink>
      <w:ins w:id="18804" w:author="PR Preview" w:date="2026-01-01T00:00:00Z">
        <w:r>
          <w:t xml:space="preserve">).</w:t>
        </w:r>
      </w:ins>
      <w:ins w:id="18805" w:author="PR Preview" w:date="2026-01-01T00:00:00Z">
        <w:r>
          <w:t xml:space="preserve"> </w:t>
        </w:r>
      </w:ins>
      <w:ins w:id="18806" w:author="PR Preview" w:date="2026-01-01T00:00:00Z">
        <w:r>
          <w:t xml:space="preserve">When</w:t>
        </w:r>
      </w:ins>
      <w:ins w:id="18807" w:author="PR Preview" w:date="2026-01-01T00:00:00Z">
        <w:r>
          <w:t xml:space="preserve"> </w:t>
        </w:r>
      </w:ins>
      <m:oMath>
        <m:r>
          <m:rPr>
            <m:sty m:val="p"/>
          </m:rPr>
          <m:t>rank</m:t>
        </m:r>
        <m:r>
          <m:rPr>
            <m:sty m:val="p"/>
          </m:rPr>
          <m:t>(</m:t>
        </m:r>
        <m:r>
          <m:rPr>
            <m:sty m:val="bi"/>
          </m:rPr>
          <m:t>A</m:t>
        </m:r>
        <m:r>
          <m:rPr>
            <m:sty m:val="p"/>
          </m:rPr>
          <m:t>)</m:t>
        </m:r>
        <m:r>
          <m:rPr>
            <m:sty m:val="p"/>
          </m:rPr>
          <m:t>=</m:t>
        </m:r>
        <m:r>
          <m:t>n</m:t>
        </m:r>
      </m:oMath>
      <w:ins w:id="18808" w:author="PR Preview" w:date="2026-01-01T00:00:00Z">
        <w:r>
          <w:t xml:space="preserve">,</w:t>
        </w:r>
      </w:ins>
      <w:ins w:id="18809" w:author="PR Preview" w:date="2026-01-01T00:00:00Z">
        <w:r>
          <w:t xml:space="preserve"> </w:t>
        </w:r>
      </w:ins>
      <m:oMath>
        <m:sSup>
          <m:e>
            <m:r>
              <m:rPr>
                <m:sty m:val="bi"/>
              </m:rPr>
              <m:t>A</m:t>
            </m:r>
          </m:e>
          <m:sup>
            <m:r>
              <m:rPr>
                <m:sty m:val="p"/>
              </m:rPr>
              <m:t>⊤</m:t>
            </m:r>
          </m:sup>
        </m:sSup>
        <m:r>
          <m:rPr>
            <m:sty m:val="bi"/>
          </m:rPr>
          <m:t>A</m:t>
        </m:r>
      </m:oMath>
      <w:ins w:id="18810" w:author="PR Preview" w:date="2026-01-01T00:00:00Z">
        <w:r>
          <w:t xml:space="preserve"> </w:t>
        </w:r>
      </w:ins>
      <w:ins w:id="18811" w:author="PR Preview" w:date="2026-01-01T00:00:00Z">
        <w:r>
          <w:t xml:space="preserve">is invertible (</w:t>
        </w:r>
      </w:ins>
      <w:hyperlink w:anchor="thm-gram-invertible">
        <w:ins w:id="18812" w:author="PR Preview" w:date="2026-01-01T00:00:00Z">
          <w:r>
            <w:rPr>
              <w:rStyle w:val="Hyperlink"/>
            </w:rPr>
            <w:t xml:space="preserve">Theorem 89</w:t>
          </w:r>
        </w:ins>
      </w:hyperlink>
      <w:ins w:id="18813" w:author="PR Preview" w:date="2026-01-01T00:00:00Z">
        <w:r>
          <w:t xml:space="preserve">),</w:t>
        </w:r>
      </w:ins>
      <w:ins w:id="18814" w:author="PR Preview" w:date="2026-01-01T00:00:00Z">
        <w:r>
          <w:t xml:space="preserve"> </w:t>
        </w:r>
      </w:ins>
      <w:ins w:id="18815" w:author="PR Preview" w:date="2026-01-01T00:00:00Z">
        <w:r>
          <w:t xml:space="preserve">and with</w:t>
        </w:r>
      </w:ins>
      <w:ins w:id="18816"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18817" w:author="PR Preview" w:date="2026-01-01T00:00:00Z">
        <w:r>
          <w:t xml:space="preserve">,</w:t>
        </w:r>
      </w:ins>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2" w:name="exm-normal-equations"/>
    <w:p>
      <w:pPr>
        <w:pStyle w:val="FirstParagraph"/>
      </w:pPr>
      <w:del w:id="18818" w:author="PR Preview" w:date="2026-01-01T00:00:00Z">
        <w:r>
          <w:rPr>
            <w:b/>
            <w:bCs/>
          </w:rPr>
          <w:delText xml:space="preserve">Example 188 (A least squares line)</w:delText>
        </w:r>
      </w:del>
      <w:del w:id="18819" w:author="PR Preview" w:date="2026-01-01T00:00:00Z">
        <w:r>
          <w:delText xml:space="preserve"> </w:delText>
        </w:r>
      </w:del>
      <w:del w:id="18820" w:author="PR Preview" w:date="2026-01-01T00:00:00Z">
        <w:r>
          <w:delText xml:space="preserve">Fit</w:delText>
        </w:r>
      </w:del>
      <w:del w:id="18821"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18822" w:author="PR Preview" w:date="2026-01-01T00:00:00Z">
        <w:r>
          <w:delText xml:space="preserve"> </w:delText>
        </w:r>
      </w:del>
      <w:del w:id="18823" w:author="PR Preview" w:date="2026-01-01T00:00:00Z">
        <w:r>
          <w:delText xml:space="preserve">to the points</w:delText>
        </w:r>
      </w:del>
      <w:del w:id="18824"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18825" w:author="PR Preview" w:date="2026-01-01T00:00:00Z">
        <w:r>
          <w:delText xml:space="preserve">:</w:delText>
        </w:r>
      </w:del>
      <w:del w:id="1882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8827" w:author="PR Preview" w:date="2026-01-01T00:00:00Z">
        <w:r>
          <w:delText xml:space="preserve"> </w:delText>
        </w:r>
      </w:del>
      <w:del w:id="18828" w:author="PR Preview" w:date="2026-01-01T00:00:00Z">
        <w:r>
          <w:delText xml:space="preserve">(the</w:delText>
        </w:r>
      </w:del>
      <w:del w:id="18829" w:author="PR Preview" w:date="2026-01-01T00:00:00Z">
        <w:r>
          <w:delText xml:space="preserve"> </w:delText>
        </w:r>
      </w:del>
      <m:oMath>
        <m:r>
          <m:rPr>
            <m:sty m:val="bi"/>
          </m:rPr>
          <m:t>X</m:t>
        </m:r>
      </m:oMath>
      <w:del w:id="18830" w:author="PR Preview" w:date="2026-01-01T00:00:00Z">
        <w:r>
          <w:delText xml:space="preserve"> </w:delText>
        </w:r>
      </w:del>
      <w:del w:id="18831" w:author="PR Preview" w:date="2026-01-01T00:00:00Z">
        <w:r>
          <w:delText xml:space="preserve">of</w:delText>
        </w:r>
      </w:del>
      <w:del w:id="18832" w:author="PR Preview" w:date="2026-01-01T00:00:00Z">
        <w:r>
          <w:delText xml:space="preserve"> </w:delText>
        </w:r>
      </w:del>
      <w:hyperlink w:anchor="exm-gram-invertible">
        <w:del w:id="18833" w:author="PR Preview" w:date="2026-01-01T00:00:00Z">
          <w:r>
            <w:rPr>
              <w:rStyle w:val="Hyperlink"/>
            </w:rPr>
            <w:delText xml:space="preserve">Example 162</w:delText>
          </w:r>
        </w:del>
      </w:hyperlink>
      <w:del w:id="18834" w:author="PR Preview" w:date="2026-01-01T00:00:00Z">
        <w:r>
          <w:delText xml:space="preserve">)</w:delText>
        </w:r>
      </w:del>
      <w:del w:id="18835" w:author="PR Preview" w:date="2026-01-01T00:00:00Z">
        <w:r>
          <w:delText xml:space="preserve"> </w:delText>
        </w:r>
      </w:del>
      <w:del w:id="18836" w:author="PR Preview" w:date="2026-01-01T00:00:00Z">
        <w:r>
          <w:delText xml:space="preserve">and</w:delText>
        </w:r>
      </w:del>
      <w:del w:id="18837" w:author="PR Preview" w:date="2026-01-01T00:00:00Z">
        <w:r>
          <w:delText xml:space="preserve"> </w:delText>
        </w:r>
      </w:del>
      <w:del w:id="18838" w:author="PR Preview" w:date="2026-01-01T00:00:00Z">
        <w:r>
          <w:delText xml:space="preserve">$\mathord{\smash[b]{\underset{\raise.3ex\hbox{$\scriptstyle\sim$}}{b}}\vphantom{b}} = (1, 2, 2)$</w:delText>
        </w:r>
      </w:del>
      <w:del w:id="18839" w:author="PR Preview" w:date="2026-01-01T00:00:00Z">
        <w:r>
          <w:delText xml:space="preserve">.</w:delText>
        </w:r>
      </w:del>
      <w:del w:id="18840" w:author="PR Preview" w:date="2026-01-01T00:00:00Z">
        <w:r>
          <w:delText xml:space="preserve"> </w:delText>
        </w:r>
      </w:del>
      <m:oMath>
        <m:r>
          <m:rPr>
            <m:sty m:val="bi"/>
          </m:rPr>
          <m:t>A</m:t>
        </m:r>
      </m:oMath>
      <w:del w:id="18841" w:author="PR Preview" w:date="2026-01-01T00:00:00Z">
        <w:r>
          <w:delText xml:space="preserve"> </w:delText>
        </w:r>
      </w:del>
      <w:del w:id="18842" w:author="PR Preview" w:date="2026-01-01T00:00:00Z">
        <w:r>
          <w:delText xml:space="preserve">has rank</w:delText>
        </w:r>
      </w:del>
      <w:del w:id="18843" w:author="PR Preview" w:date="2026-01-01T00:00:00Z">
        <w:r>
          <w:delText xml:space="preserve"> </w:delText>
        </w:r>
      </w:del>
      <m:oMath>
        <m:r>
          <m:t>2</m:t>
        </m:r>
      </m:oMath>
      <w:del w:id="18844" w:author="PR Preview" w:date="2026-01-01T00:00:00Z">
        <w:r>
          <w:delText xml:space="preserve"> </w:delText>
        </w:r>
      </w:del>
      <w:del w:id="18845" w:author="PR Preview" w:date="2026-01-01T00:00:00Z">
        <w:r>
          <w:delText xml:space="preserve">(</w:delText>
        </w:r>
      </w:del>
      <w:hyperlink w:anchor="exm-rank">
        <w:del w:id="18846" w:author="PR Preview" w:date="2026-01-01T00:00:00Z">
          <w:r>
            <w:rPr>
              <w:rStyle w:val="Hyperlink"/>
            </w:rPr>
            <w:delText xml:space="preserve">Example 36</w:delText>
          </w:r>
        </w:del>
      </w:hyperlink>
      <w:del w:id="18847" w:author="PR Preview" w:date="2026-01-01T00:00:00Z">
        <w:r>
          <w:delText xml:space="preserve">), so the solution is unique (part 4).</w:delText>
        </w:r>
      </w:del>
      <w:del w:id="18848"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8849" w:author="PR Preview" w:date="2026-01-01T00:00:00Z">
        <w:r>
          <w:delText xml:space="preserve"> </w:delText>
        </w:r>
      </w:del>
      <w:del w:id="18850" w:author="PR Preview" w:date="2026-01-01T00:00:00Z">
        <w:r>
          <w:delText xml:space="preserve">has inverse</w:delText>
        </w:r>
      </w:del>
      <w:del w:id="18851"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18852" w:author="PR Preview" w:date="2026-01-01T00:00:00Z">
        <w:r>
          <w:delText xml:space="preserve"> </w:delText>
        </w:r>
      </w:del>
      <w:del w:id="18853" w:author="PR Preview" w:date="2026-01-01T00:00:00Z">
        <w:r>
          <w:delText xml:space="preserve">(</w:delText>
        </w:r>
      </w:del>
      <w:hyperlink w:anchor="exm-gram-invertible">
        <w:del w:id="18854" w:author="PR Preview" w:date="2026-01-01T00:00:00Z">
          <w:r>
            <w:rPr>
              <w:rStyle w:val="Hyperlink"/>
            </w:rPr>
            <w:delText xml:space="preserve">Example 162</w:delText>
          </w:r>
        </w:del>
      </w:hyperlink>
      <w:del w:id="18855" w:author="PR Preview" w:date="2026-01-01T00:00:00Z">
        <w:r>
          <w:delText xml:space="preserve">),</w:delText>
        </w:r>
      </w:del>
      <w:del w:id="18856" w:author="PR Preview" w:date="2026-01-01T00:00:00Z">
        <w:r>
          <w:delText xml:space="preserve"> </w:delText>
        </w:r>
      </w:del>
      <w:del w:id="18857" w:author="PR Preview" w:date="2026-01-01T00:00:00Z">
        <w:r>
          <w:delText xml:space="preserve">and</w:delText>
        </w:r>
      </w:del>
    </w:p>
    <w:p>
      <w:pPr>
        <w:pStyle w:val="FirstParagraph"/>
      </w:pPr>
      <w:ins w:id="18858" w:author="PR Preview" w:date="2026-01-01T00:00:00Z">
        <w:r>
          <w:rPr>
            <w:b/>
            <w:bCs/>
          </w:rPr>
          <w:t xml:space="preserve">Example 190 (A least squares line)</w:t>
        </w:r>
      </w:ins>
      <w:ins w:id="18859" w:author="PR Preview" w:date="2026-01-01T00:00:00Z">
        <w:r>
          <w:t xml:space="preserve"> </w:t>
        </w:r>
      </w:ins>
      <w:ins w:id="18860" w:author="PR Preview" w:date="2026-01-01T00:00:00Z">
        <w:r>
          <w:t xml:space="preserve">Fit</w:t>
        </w:r>
      </w:ins>
      <w:ins w:id="18861"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18862" w:author="PR Preview" w:date="2026-01-01T00:00:00Z">
        <w:r>
          <w:t xml:space="preserve"> </w:t>
        </w:r>
      </w:ins>
      <w:ins w:id="18863" w:author="PR Preview" w:date="2026-01-01T00:00:00Z">
        <w:r>
          <w:t xml:space="preserve">to the points</w:t>
        </w:r>
      </w:ins>
      <w:ins w:id="18864"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18865" w:author="PR Preview" w:date="2026-01-01T00:00:00Z">
        <w:r>
          <w:t xml:space="preserve">:</w:t>
        </w:r>
      </w:ins>
      <w:ins w:id="188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8867" w:author="PR Preview" w:date="2026-01-01T00:00:00Z">
        <w:r>
          <w:t xml:space="preserve"> </w:t>
        </w:r>
      </w:ins>
      <w:ins w:id="18868" w:author="PR Preview" w:date="2026-01-01T00:00:00Z">
        <w:r>
          <w:t xml:space="preserve">(the</w:t>
        </w:r>
      </w:ins>
      <w:ins w:id="18869" w:author="PR Preview" w:date="2026-01-01T00:00:00Z">
        <w:r>
          <w:t xml:space="preserve"> </w:t>
        </w:r>
      </w:ins>
      <m:oMath>
        <m:r>
          <m:rPr>
            <m:sty m:val="bi"/>
          </m:rPr>
          <m:t>X</m:t>
        </m:r>
      </m:oMath>
      <w:ins w:id="18870" w:author="PR Preview" w:date="2026-01-01T00:00:00Z">
        <w:r>
          <w:t xml:space="preserve"> </w:t>
        </w:r>
      </w:ins>
      <w:ins w:id="18871" w:author="PR Preview" w:date="2026-01-01T00:00:00Z">
        <w:r>
          <w:t xml:space="preserve">of</w:t>
        </w:r>
      </w:ins>
      <w:ins w:id="18872" w:author="PR Preview" w:date="2026-01-01T00:00:00Z">
        <w:r>
          <w:t xml:space="preserve"> </w:t>
        </w:r>
      </w:ins>
      <w:hyperlink w:anchor="exm-gram-invertible">
        <w:ins w:id="18873" w:author="PR Preview" w:date="2026-01-01T00:00:00Z">
          <w:r>
            <w:rPr>
              <w:rStyle w:val="Hyperlink"/>
            </w:rPr>
            <w:t xml:space="preserve">Example 164</w:t>
          </w:r>
        </w:ins>
      </w:hyperlink>
      <w:ins w:id="18874" w:author="PR Preview" w:date="2026-01-01T00:00:00Z">
        <w:r>
          <w:t xml:space="preserve">)</w:t>
        </w:r>
      </w:ins>
      <w:ins w:id="18875" w:author="PR Preview" w:date="2026-01-01T00:00:00Z">
        <w:r>
          <w:t xml:space="preserve"> </w:t>
        </w:r>
      </w:ins>
      <w:ins w:id="18876" w:author="PR Preview" w:date="2026-01-01T00:00:00Z">
        <w:r>
          <w:t xml:space="preserve">and</w:t>
        </w:r>
      </w:ins>
      <w:ins w:id="18877" w:author="PR Preview" w:date="2026-01-01T00:00:00Z">
        <w:r>
          <w:t xml:space="preserve"> </w:t>
        </w:r>
      </w:ins>
      <w:ins w:id="18878" w:author="PR Preview" w:date="2026-01-01T00:00:00Z">
        <w:r>
          <w:t xml:space="preserve">$\mathord{\smash[b]{\underset{\raise.3ex\hbox{$\scriptstyle\sim$}}{b}}\vphantom{b}} = (1, 2, 2)$</w:t>
        </w:r>
      </w:ins>
      <w:ins w:id="18879" w:author="PR Preview" w:date="2026-01-01T00:00:00Z">
        <w:r>
          <w:t xml:space="preserve">.</w:t>
        </w:r>
      </w:ins>
      <w:ins w:id="18880" w:author="PR Preview" w:date="2026-01-01T00:00:00Z">
        <w:r>
          <w:t xml:space="preserve"> </w:t>
        </w:r>
      </w:ins>
      <m:oMath>
        <m:r>
          <m:rPr>
            <m:sty m:val="bi"/>
          </m:rPr>
          <m:t>A</m:t>
        </m:r>
      </m:oMath>
      <w:ins w:id="18881" w:author="PR Preview" w:date="2026-01-01T00:00:00Z">
        <w:r>
          <w:t xml:space="preserve"> </w:t>
        </w:r>
      </w:ins>
      <w:ins w:id="18882" w:author="PR Preview" w:date="2026-01-01T00:00:00Z">
        <w:r>
          <w:t xml:space="preserve">has rank</w:t>
        </w:r>
      </w:ins>
      <w:ins w:id="18883" w:author="PR Preview" w:date="2026-01-01T00:00:00Z">
        <w:r>
          <w:t xml:space="preserve"> </w:t>
        </w:r>
      </w:ins>
      <m:oMath>
        <m:r>
          <m:t>2</m:t>
        </m:r>
      </m:oMath>
      <w:ins w:id="18884" w:author="PR Preview" w:date="2026-01-01T00:00:00Z">
        <w:r>
          <w:t xml:space="preserve"> </w:t>
        </w:r>
      </w:ins>
      <w:ins w:id="18885" w:author="PR Preview" w:date="2026-01-01T00:00:00Z">
        <w:r>
          <w:t xml:space="preserve">(</w:t>
        </w:r>
      </w:ins>
      <w:hyperlink w:anchor="exm-rank">
        <w:ins w:id="18886" w:author="PR Preview" w:date="2026-01-01T00:00:00Z">
          <w:r>
            <w:rPr>
              <w:rStyle w:val="Hyperlink"/>
            </w:rPr>
            <w:t xml:space="preserve">Example 36</w:t>
          </w:r>
        </w:ins>
      </w:hyperlink>
      <w:ins w:id="18887" w:author="PR Preview" w:date="2026-01-01T00:00:00Z">
        <w:r>
          <w:t xml:space="preserve">), so the solution is unique (part 4).</w:t>
        </w:r>
      </w:ins>
      <w:ins w:id="18888"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8889" w:author="PR Preview" w:date="2026-01-01T00:00:00Z">
        <w:r>
          <w:t xml:space="preserve"> </w:t>
        </w:r>
      </w:ins>
      <w:ins w:id="18890" w:author="PR Preview" w:date="2026-01-01T00:00:00Z">
        <w:r>
          <w:t xml:space="preserve">has inverse</w:t>
        </w:r>
      </w:ins>
      <w:ins w:id="18891"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18892" w:author="PR Preview" w:date="2026-01-01T00:00:00Z">
        <w:r>
          <w:t xml:space="preserve"> </w:t>
        </w:r>
      </w:ins>
      <w:ins w:id="18893" w:author="PR Preview" w:date="2026-01-01T00:00:00Z">
        <w:r>
          <w:t xml:space="preserve">(</w:t>
        </w:r>
      </w:ins>
      <w:hyperlink w:anchor="exm-gram-invertible">
        <w:ins w:id="18894" w:author="PR Preview" w:date="2026-01-01T00:00:00Z">
          <w:r>
            <w:rPr>
              <w:rStyle w:val="Hyperlink"/>
            </w:rPr>
            <w:t xml:space="preserve">Example 164</w:t>
          </w:r>
        </w:ins>
      </w:hyperlink>
      <w:ins w:id="18895" w:author="PR Preview" w:date="2026-01-01T00:00:00Z">
        <w:r>
          <w:t xml:space="preserve">),</w:t>
        </w:r>
      </w:ins>
      <w:ins w:id="18896" w:author="PR Preview" w:date="2026-01-01T00:00:00Z">
        <w:r>
          <w:t xml:space="preserve"> </w:t>
        </w:r>
      </w:ins>
      <w:ins w:id="18897" w:author="PR Preview" w:date="2026-01-01T00:00:00Z">
        <w:r>
          <w:t xml:space="preserve">and</w:t>
        </w:r>
      </w:ins>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2"/>
    <w:bookmarkStart w:id="613" w:name="exm-normal-equations-rank-deficient"/>
    <w:p>
      <w:pPr>
        <w:pStyle w:val="BodyText"/>
      </w:pPr>
      <w:del w:id="18898" w:author="PR Preview" w:date="2026-01-01T00:00:00Z">
        <w:r>
          <w:rPr>
            <w:b/>
            <w:bCs/>
          </w:rPr>
          <w:delText xml:space="preserve">Example 189 (Many least squares solutions, one fitted vector)</w:delText>
        </w:r>
      </w:del>
      <w:del w:id="18899" w:author="PR Preview" w:date="2026-01-01T00:00:00Z">
        <w:r>
          <w:delText xml:space="preserve"> </w:delText>
        </w:r>
      </w:del>
      <w:del w:id="18900" w:author="PR Preview" w:date="2026-01-01T00:00:00Z">
        <w:r>
          <w:delText xml:space="preserve">With the rank-</w:delText>
        </w:r>
      </w:del>
      <m:oMath>
        <m:r>
          <m:t>1</m:t>
        </m:r>
      </m:oMath>
      <w:del w:id="18901" w:author="PR Preview" w:date="2026-01-01T00:00:00Z">
        <w:r>
          <w:delText xml:space="preserve"> </w:delText>
        </w:r>
      </w:del>
      <w:del w:id="18902" w:author="PR Preview" w:date="2026-01-01T00:00:00Z">
        <w:r>
          <w:delText xml:space="preserve">matrix</w:delText>
        </w:r>
      </w:del>
      <w:del w:id="1890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18904" w:author="PR Preview" w:date="2026-01-01T00:00:00Z">
        <w:r>
          <w:delText xml:space="preserve"> </w:delText>
        </w:r>
      </w:del>
      <w:del w:id="18905" w:author="PR Preview" w:date="2026-01-01T00:00:00Z">
        <w:r>
          <w:delText xml:space="preserve">(</w:delText>
        </w:r>
      </w:del>
      <w:hyperlink w:anchor="exm-rank">
        <w:del w:id="18906" w:author="PR Preview" w:date="2026-01-01T00:00:00Z">
          <w:r>
            <w:rPr>
              <w:rStyle w:val="Hyperlink"/>
            </w:rPr>
            <w:delText xml:space="preserve">Example 36</w:delText>
          </w:r>
        </w:del>
      </w:hyperlink>
      <w:del w:id="18907" w:author="PR Preview" w:date="2026-01-01T00:00:00Z">
        <w:r>
          <w:delText xml:space="preserve">)</w:delText>
        </w:r>
      </w:del>
      <w:del w:id="18908" w:author="PR Preview" w:date="2026-01-01T00:00:00Z">
        <w:r>
          <w:delText xml:space="preserve"> </w:delText>
        </w:r>
      </w:del>
      <w:del w:id="18909" w:author="PR Preview" w:date="2026-01-01T00:00:00Z">
        <w:r>
          <w:delText xml:space="preserve">and</w:delText>
        </w:r>
      </w:del>
      <w:del w:id="18910" w:author="PR Preview" w:date="2026-01-01T00:00:00Z">
        <w:r>
          <w:delText xml:space="preserve"> </w:delText>
        </w:r>
      </w:del>
      <w:del w:id="18911" w:author="PR Preview" w:date="2026-01-01T00:00:00Z">
        <w:r>
          <w:delText xml:space="preserve">$\mathord{\smash[b]{\underset{\raise.3ex\hbox{$\scriptstyle\sim$}}{b}}\vphantom{b}} = (1, 2, 2)$</w:delText>
        </w:r>
      </w:del>
      <w:del w:id="18912" w:author="PR Preview" w:date="2026-01-01T00:00:00Z">
        <w:r>
          <w:delText xml:space="preserve">,</w:delText>
        </w:r>
      </w:del>
      <w:del w:id="18913"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18914" w:author="PR Preview" w:date="2026-01-01T00:00:00Z">
        <w:r>
          <w:delText xml:space="preserve"> </w:delText>
        </w:r>
      </w:del>
      <w:del w:id="18915" w:author="PR Preview" w:date="2026-01-01T00:00:00Z">
        <w:r>
          <w:delText xml:space="preserve">and</w:delText>
        </w:r>
      </w:del>
      <w:del w:id="18916" w:author="PR Preview" w:date="2026-01-01T00:00:00Z">
        <w:r>
          <w:delText xml:space="preserve"> </w:delText>
        </w:r>
      </w:del>
      <w:del w:id="18917" w:author="PR Preview" w:date="2026-01-01T00:00:00Z">
        <w:r>
          <w:delText xml:space="preserve">${\mathbf{A}}^{\top} \mathord{\smash[b]{\underset{\raise.3ex\hbox{$\scriptstyle\sim$}}{b}}\vphantom{b}} = (5, 10)$</w:delText>
        </w:r>
      </w:del>
      <w:del w:id="18918" w:author="PR Preview" w:date="2026-01-01T00:00:00Z">
        <w:r>
          <w:delText xml:space="preserve">,</w:delText>
        </w:r>
      </w:del>
      <w:del w:id="18919" w:author="PR Preview" w:date="2026-01-01T00:00:00Z">
        <w:r>
          <w:delText xml:space="preserve"> </w:delText>
        </w:r>
      </w:del>
      <w:del w:id="18920" w:author="PR Preview" w:date="2026-01-01T00:00:00Z">
        <w:r>
          <w:delText xml:space="preserve">so both normal equations say</w:delText>
        </w:r>
      </w:del>
      <w:del w:id="18921"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18922" w:author="PR Preview" w:date="2026-01-01T00:00:00Z">
        <w:r>
          <w:delText xml:space="preserve">, that is,</w:delText>
        </w:r>
      </w:del>
      <w:del w:id="18923"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18924" w:author="PR Preview" w:date="2026-01-01T00:00:00Z">
        <w:r>
          <w:delText xml:space="preserve">.</w:delText>
        </w:r>
      </w:del>
      <w:del w:id="18925" w:author="PR Preview" w:date="2026-01-01T00:00:00Z">
        <w:r>
          <w:delText xml:space="preserve"> </w:delText>
        </w:r>
      </w:del>
      <w:del w:id="18926" w:author="PR Preview" w:date="2026-01-01T00:00:00Z">
        <w:r>
          <w:delText xml:space="preserve">There are infinitely many least squares solutions, such as</w:delText>
        </w:r>
      </w:del>
      <w:del w:id="18927"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18928" w:author="PR Preview" w:date="2026-01-01T00:00:00Z">
        <w:r>
          <w:delText xml:space="preserve"> </w:delText>
        </w:r>
      </w:del>
      <w:del w:id="18929" w:author="PR Preview" w:date="2026-01-01T00:00:00Z">
        <w:r>
          <w:delText xml:space="preserve">and</w:delText>
        </w:r>
      </w:del>
      <w:del w:id="18930"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18931" w:author="PR Preview" w:date="2026-01-01T00:00:00Z">
        <w:r>
          <w:delText xml:space="preserve">,</w:delText>
        </w:r>
      </w:del>
      <w:del w:id="18932" w:author="PR Preview" w:date="2026-01-01T00:00:00Z">
        <w:r>
          <w:delText xml:space="preserve"> </w:delText>
        </w:r>
      </w:del>
      <w:del w:id="18933" w:author="PR Preview" w:date="2026-01-01T00:00:00Z">
        <w:r>
          <w:delText xml:space="preserve">as part 4 predicts for</w:delText>
        </w:r>
      </w:del>
      <w:del w:id="18934"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18935" w:author="PR Preview" w:date="2026-01-01T00:00:00Z">
        <w:r>
          <w:delText xml:space="preserve">;</w:delText>
        </w:r>
      </w:del>
      <w:del w:id="18936" w:author="PR Preview" w:date="2026-01-01T00:00:00Z">
        <w:r>
          <w:delText xml:space="preserve"> </w:delText>
        </w:r>
      </w:del>
      <w:del w:id="18937" w:author="PR Preview" w:date="2026-01-01T00:00:00Z">
        <w:r>
          <w:delText xml:space="preserve">but every one gives the same fitted vector</w:delText>
        </w:r>
      </w:del>
    </w:p>
    <w:p>
      <w:pPr>
        <w:pStyle w:val="BodyText"/>
      </w:pPr>
      <w:ins w:id="18938" w:author="PR Preview" w:date="2026-01-01T00:00:00Z">
        <w:r>
          <w:rPr>
            <w:b/>
            <w:bCs/>
          </w:rPr>
          <w:t xml:space="preserve">Example 191 (Many least squares solutions, one fitted vector)</w:t>
        </w:r>
      </w:ins>
      <w:ins w:id="18939" w:author="PR Preview" w:date="2026-01-01T00:00:00Z">
        <w:r>
          <w:t xml:space="preserve"> </w:t>
        </w:r>
      </w:ins>
      <w:ins w:id="18940" w:author="PR Preview" w:date="2026-01-01T00:00:00Z">
        <w:r>
          <w:t xml:space="preserve">With the rank-</w:t>
        </w:r>
      </w:ins>
      <m:oMath>
        <m:r>
          <m:t>1</m:t>
        </m:r>
      </m:oMath>
      <w:ins w:id="18941" w:author="PR Preview" w:date="2026-01-01T00:00:00Z">
        <w:r>
          <w:t xml:space="preserve"> </w:t>
        </w:r>
      </w:ins>
      <w:ins w:id="18942" w:author="PR Preview" w:date="2026-01-01T00:00:00Z">
        <w:r>
          <w:t xml:space="preserve">matrix</w:t>
        </w:r>
      </w:ins>
      <w:ins w:id="1894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18944" w:author="PR Preview" w:date="2026-01-01T00:00:00Z">
        <w:r>
          <w:t xml:space="preserve"> </w:t>
        </w:r>
      </w:ins>
      <w:ins w:id="18945" w:author="PR Preview" w:date="2026-01-01T00:00:00Z">
        <w:r>
          <w:t xml:space="preserve">(</w:t>
        </w:r>
      </w:ins>
      <w:hyperlink w:anchor="exm-rank">
        <w:ins w:id="18946" w:author="PR Preview" w:date="2026-01-01T00:00:00Z">
          <w:r>
            <w:rPr>
              <w:rStyle w:val="Hyperlink"/>
            </w:rPr>
            <w:t xml:space="preserve">Example 36</w:t>
          </w:r>
        </w:ins>
      </w:hyperlink>
      <w:ins w:id="18947" w:author="PR Preview" w:date="2026-01-01T00:00:00Z">
        <w:r>
          <w:t xml:space="preserve">)</w:t>
        </w:r>
      </w:ins>
      <w:ins w:id="18948" w:author="PR Preview" w:date="2026-01-01T00:00:00Z">
        <w:r>
          <w:t xml:space="preserve"> </w:t>
        </w:r>
      </w:ins>
      <w:ins w:id="18949" w:author="PR Preview" w:date="2026-01-01T00:00:00Z">
        <w:r>
          <w:t xml:space="preserve">and</w:t>
        </w:r>
      </w:ins>
      <w:ins w:id="18950" w:author="PR Preview" w:date="2026-01-01T00:00:00Z">
        <w:r>
          <w:t xml:space="preserve"> </w:t>
        </w:r>
      </w:ins>
      <w:ins w:id="18951" w:author="PR Preview" w:date="2026-01-01T00:00:00Z">
        <w:r>
          <w:t xml:space="preserve">$\mathord{\smash[b]{\underset{\raise.3ex\hbox{$\scriptstyle\sim$}}{b}}\vphantom{b}} = (1, 2, 2)$</w:t>
        </w:r>
      </w:ins>
      <w:ins w:id="18952" w:author="PR Preview" w:date="2026-01-01T00:00:00Z">
        <w:r>
          <w:t xml:space="preserve">,</w:t>
        </w:r>
      </w:ins>
      <w:ins w:id="18953"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18954" w:author="PR Preview" w:date="2026-01-01T00:00:00Z">
        <w:r>
          <w:t xml:space="preserve"> </w:t>
        </w:r>
      </w:ins>
      <w:ins w:id="18955" w:author="PR Preview" w:date="2026-01-01T00:00:00Z">
        <w:r>
          <w:t xml:space="preserve">and</w:t>
        </w:r>
      </w:ins>
      <w:ins w:id="18956" w:author="PR Preview" w:date="2026-01-01T00:00:00Z">
        <w:r>
          <w:t xml:space="preserve"> </w:t>
        </w:r>
      </w:ins>
      <w:ins w:id="18957" w:author="PR Preview" w:date="2026-01-01T00:00:00Z">
        <w:r>
          <w:t xml:space="preserve">${\mathbf{A}}^{\top} \mathord{\smash[b]{\underset{\raise.3ex\hbox{$\scriptstyle\sim$}}{b}}\vphantom{b}} = (5, 10)$</w:t>
        </w:r>
      </w:ins>
      <w:ins w:id="18958" w:author="PR Preview" w:date="2026-01-01T00:00:00Z">
        <w:r>
          <w:t xml:space="preserve">,</w:t>
        </w:r>
      </w:ins>
      <w:ins w:id="18959" w:author="PR Preview" w:date="2026-01-01T00:00:00Z">
        <w:r>
          <w:t xml:space="preserve"> </w:t>
        </w:r>
      </w:ins>
      <w:ins w:id="18960" w:author="PR Preview" w:date="2026-01-01T00:00:00Z">
        <w:r>
          <w:t xml:space="preserve">so both normal equations say</w:t>
        </w:r>
      </w:ins>
      <w:ins w:id="18961"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18962" w:author="PR Preview" w:date="2026-01-01T00:00:00Z">
        <w:r>
          <w:t xml:space="preserve">, that is,</w:t>
        </w:r>
      </w:ins>
      <w:ins w:id="18963"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18964" w:author="PR Preview" w:date="2026-01-01T00:00:00Z">
        <w:r>
          <w:t xml:space="preserve">.</w:t>
        </w:r>
      </w:ins>
      <w:ins w:id="18965" w:author="PR Preview" w:date="2026-01-01T00:00:00Z">
        <w:r>
          <w:t xml:space="preserve"> </w:t>
        </w:r>
      </w:ins>
      <w:ins w:id="18966" w:author="PR Preview" w:date="2026-01-01T00:00:00Z">
        <w:r>
          <w:t xml:space="preserve">There are infinitely many least squares solutions, such as</w:t>
        </w:r>
      </w:ins>
      <w:ins w:id="18967" w:author="PR Preview" w:date="2026-01-01T00:00:00Z">
        <w:r>
          <w:t xml:space="preserve"> </w:t>
        </w:r>
      </w:ins>
      <m:oMath>
        <m:r>
          <m:rPr>
            <m:sty m:val="p"/>
          </m:rPr>
          <m:t>(</m:t>
        </m:r>
        <m:f>
          <m:fPr>
            <m:type m:val="lin"/>
          </m:fPr>
          <m:num>
            <m:r>
              <m:t>5</m:t>
            </m:r>
          </m:num>
          <m:den>
            <m:r>
              <m:t>3</m:t>
            </m:r>
          </m:den>
        </m:f>
        <m:r>
          <m:rPr>
            <m:sty m:val="p"/>
          </m:rPr>
          <m:t>,</m:t>
        </m:r>
        <m:r>
          <m:t>0</m:t>
        </m:r>
        <m:r>
          <m:rPr>
            <m:sty m:val="p"/>
          </m:rPr>
          <m:t>)</m:t>
        </m:r>
      </m:oMath>
      <w:ins w:id="18968" w:author="PR Preview" w:date="2026-01-01T00:00:00Z">
        <w:r>
          <w:t xml:space="preserve"> </w:t>
        </w:r>
      </w:ins>
      <w:ins w:id="18969" w:author="PR Preview" w:date="2026-01-01T00:00:00Z">
        <w:r>
          <w:t xml:space="preserve">and</w:t>
        </w:r>
      </w:ins>
      <w:ins w:id="18970" w:author="PR Preview" w:date="2026-01-01T00:00:00Z">
        <w:r>
          <w:t xml:space="preserve"> </w:t>
        </w:r>
      </w:ins>
      <m:oMath>
        <m:r>
          <m:rPr>
            <m:sty m:val="p"/>
          </m:rPr>
          <m:t>(</m:t>
        </m:r>
        <m:r>
          <m:t>0</m:t>
        </m:r>
        <m:r>
          <m:rPr>
            <m:sty m:val="p"/>
          </m:rPr>
          <m:t>,</m:t>
        </m:r>
        <m:f>
          <m:fPr>
            <m:type m:val="lin"/>
          </m:fPr>
          <m:num>
            <m:r>
              <m:t>5</m:t>
            </m:r>
          </m:num>
          <m:den>
            <m:r>
              <m:t>6</m:t>
            </m:r>
          </m:den>
        </m:f>
        <m:r>
          <m:rPr>
            <m:sty m:val="p"/>
          </m:rPr>
          <m:t>)</m:t>
        </m:r>
      </m:oMath>
      <w:ins w:id="18971" w:author="PR Preview" w:date="2026-01-01T00:00:00Z">
        <w:r>
          <w:t xml:space="preserve">,</w:t>
        </w:r>
      </w:ins>
      <w:ins w:id="18972" w:author="PR Preview" w:date="2026-01-01T00:00:00Z">
        <w:r>
          <w:t xml:space="preserve"> </w:t>
        </w:r>
      </w:ins>
      <w:ins w:id="18973" w:author="PR Preview" w:date="2026-01-01T00:00:00Z">
        <w:r>
          <w:t xml:space="preserve">as part 4 predicts for</w:t>
        </w:r>
      </w:ins>
      <w:ins w:id="18974"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18975" w:author="PR Preview" w:date="2026-01-01T00:00:00Z">
        <w:r>
          <w:t xml:space="preserve">;</w:t>
        </w:r>
      </w:ins>
      <w:ins w:id="18976" w:author="PR Preview" w:date="2026-01-01T00:00:00Z">
        <w:r>
          <w:t xml:space="preserve"> </w:t>
        </w:r>
      </w:ins>
      <w:ins w:id="18977" w:author="PR Preview" w:date="2026-01-01T00:00:00Z">
        <w:r>
          <w:t xml:space="preserve">but every one gives the same fitted vector</w:t>
        </w:r>
      </w:ins>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3"/>
    <w:bookmarkStart w:id="614" w:name="thm-qr-least-squares"/>
    <w:p>
      <w:pPr>
        <w:pStyle w:val="BodyText"/>
      </w:pPr>
      <w:del w:id="18978" w:author="PR Preview" w:date="2026-01-01T00:00:00Z">
        <w:r>
          <w:rPr>
            <w:b/>
            <w:bCs/>
          </w:rPr>
          <w:delText xml:space="preserve">Theorem 106 (Solving least squares by QR)</w:delText>
        </w:r>
      </w:del>
      <w:del w:id="18979" w:author="PR Preview" w:date="2026-01-01T00:00:00Z">
        <w:r>
          <w:delText xml:space="preserve"> </w:delText>
        </w:r>
      </w:del>
      <w:del w:id="18980" w:author="PR Preview" w:date="2026-01-01T00:00:00Z">
        <w:r>
          <w:delText xml:space="preserve">Let</w:delText>
        </w:r>
      </w:del>
      <w:del w:id="18981" w:author="PR Preview" w:date="2026-01-01T00:00:00Z">
        <w:r>
          <w:delText xml:space="preserve"> </w:delText>
        </w:r>
      </w:del>
      <m:oMath>
        <m:r>
          <m:rPr>
            <m:sty m:val="bi"/>
          </m:rPr>
          <m:t>A</m:t>
        </m:r>
      </m:oMath>
      <w:del w:id="18982" w:author="PR Preview" w:date="2026-01-01T00:00:00Z">
        <w:r>
          <w:delText xml:space="preserve"> </w:delText>
        </w:r>
      </w:del>
      <w:del w:id="18983" w:author="PR Preview" w:date="2026-01-01T00:00:00Z">
        <w:r>
          <w:delText xml:space="preserve">be</w:delText>
        </w:r>
      </w:del>
      <w:del w:id="18984" w:author="PR Preview" w:date="2026-01-01T00:00:00Z">
        <w:r>
          <w:delText xml:space="preserve"> </w:delText>
        </w:r>
      </w:del>
      <m:oMath>
        <m:r>
          <m:t>m</m:t>
        </m:r>
        <m:r>
          <m:rPr>
            <m:sty m:val="p"/>
          </m:rPr>
          <m:t>×</m:t>
        </m:r>
        <m:r>
          <m:t>n</m:t>
        </m:r>
      </m:oMath>
      <w:del w:id="18985" w:author="PR Preview" w:date="2026-01-01T00:00:00Z">
        <w:r>
          <w:delText xml:space="preserve"> </w:delText>
        </w:r>
      </w:del>
      <w:del w:id="18986" w:author="PR Preview" w:date="2026-01-01T00:00:00Z">
        <w:r>
          <w:delText xml:space="preserve">with</w:delText>
        </w:r>
      </w:del>
      <w:del w:id="1898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8988" w:author="PR Preview" w:date="2026-01-01T00:00:00Z">
        <w:r>
          <w:delText xml:space="preserve">,</w:delText>
        </w:r>
      </w:del>
      <w:del w:id="18989" w:author="PR Preview" w:date="2026-01-01T00:00:00Z">
        <w:r>
          <w:delText xml:space="preserve"> </w:delText>
        </w:r>
      </w:del>
      <w:del w:id="18990" w:author="PR Preview" w:date="2026-01-01T00:00:00Z">
        <w:r>
          <w:delText xml:space="preserve">with QR factorization</w:delText>
        </w:r>
      </w:del>
      <w:del w:id="18991" w:author="PR Preview" w:date="2026-01-01T00:00:00Z">
        <w:r>
          <w:delText xml:space="preserve"> </w:delText>
        </w:r>
      </w:del>
      <m:oMath>
        <m:r>
          <m:rPr>
            <m:sty m:val="bi"/>
          </m:rPr>
          <m:t>A</m:t>
        </m:r>
        <m:r>
          <m:rPr>
            <m:sty m:val="p"/>
          </m:rPr>
          <m:t>=</m:t>
        </m:r>
        <m:r>
          <m:rPr>
            <m:sty m:val="bi"/>
          </m:rPr>
          <m:t>Q</m:t>
        </m:r>
        <m:r>
          <m:rPr>
            <m:sty m:val="bi"/>
          </m:rPr>
          <m:t>R</m:t>
        </m:r>
      </m:oMath>
      <w:del w:id="18992" w:author="PR Preview" w:date="2026-01-01T00:00:00Z">
        <w:r>
          <w:delText xml:space="preserve"> </w:delText>
        </w:r>
      </w:del>
      <w:del w:id="18993" w:author="PR Preview" w:date="2026-01-01T00:00:00Z">
        <w:r>
          <w:delText xml:space="preserve">(</w:delText>
        </w:r>
      </w:del>
      <w:hyperlink w:anchor="thm-qr">
        <w:del w:id="18994" w:author="PR Preview" w:date="2026-01-01T00:00:00Z">
          <w:r>
            <w:rPr>
              <w:rStyle w:val="Hyperlink"/>
            </w:rPr>
            <w:delText xml:space="preserve">Theorem 104</w:delText>
          </w:r>
        </w:del>
      </w:hyperlink>
      <w:del w:id="18995" w:author="PR Preview" w:date="2026-01-01T00:00:00Z">
        <w:r>
          <w:delText xml:space="preserve">), and let</w:delText>
        </w:r>
      </w:del>
      <w:del w:id="18996" w:author="PR Preview" w:date="2026-01-01T00:00:00Z">
        <w:r>
          <w:delText xml:space="preserve"> </w:delText>
        </w:r>
      </w:del>
      <w:del w:id="18997" w:author="PR Preview" w:date="2026-01-01T00:00:00Z">
        <w:r>
          <w:delText xml:space="preserve">$\mathord{\smash[b]{\underset{\raise.3ex\hbox{$\scriptstyle\sim$}}{b}}\vphantom{b}} \in \mathbb{R}^m$</w:delText>
        </w:r>
      </w:del>
      <w:del w:id="18998" w:author="PR Preview" w:date="2026-01-01T00:00:00Z">
        <w:r>
          <w:delText xml:space="preserve">.</w:delText>
        </w:r>
      </w:del>
      <w:del w:id="18999" w:author="PR Preview" w:date="2026-01-01T00:00:00Z">
        <w:r>
          <w:delText xml:space="preserve"> </w:delText>
        </w:r>
      </w:del>
      <w:del w:id="19000" w:author="PR Preview" w:date="2026-01-01T00:00:00Z">
        <w:r>
          <w:delText xml:space="preserve">The least squares solution (</w:delText>
        </w:r>
      </w:del>
      <w:hyperlink w:anchor="def-least-squares">
        <w:del w:id="19001" w:author="PR Preview" w:date="2026-01-01T00:00:00Z">
          <w:r>
            <w:rPr>
              <w:rStyle w:val="Hyperlink"/>
            </w:rPr>
            <w:delText xml:space="preserve">Definition 115</w:delText>
          </w:r>
        </w:del>
      </w:hyperlink>
      <w:del w:id="19002" w:author="PR Preview" w:date="2026-01-01T00:00:00Z">
        <w:r>
          <w:delText xml:space="preserve">) is the unique solution of</w:delText>
        </w:r>
      </w:del>
    </w:p>
    <w:p>
      <w:pPr>
        <w:pStyle w:val="BodyText"/>
      </w:pPr>
      <w:ins w:id="19003" w:author="PR Preview" w:date="2026-01-01T00:00:00Z">
        <w:r>
          <w:rPr>
            <w:b/>
            <w:bCs/>
          </w:rPr>
          <w:t xml:space="preserve">Theorem 107 (Solving least squares by QR)</w:t>
        </w:r>
      </w:ins>
      <w:ins w:id="19004" w:author="PR Preview" w:date="2026-01-01T00:00:00Z">
        <w:r>
          <w:t xml:space="preserve"> </w:t>
        </w:r>
      </w:ins>
      <w:ins w:id="19005" w:author="PR Preview" w:date="2026-01-01T00:00:00Z">
        <w:r>
          <w:t xml:space="preserve">Let</w:t>
        </w:r>
      </w:ins>
      <w:ins w:id="19006" w:author="PR Preview" w:date="2026-01-01T00:00:00Z">
        <w:r>
          <w:t xml:space="preserve"> </w:t>
        </w:r>
      </w:ins>
      <m:oMath>
        <m:r>
          <m:rPr>
            <m:sty m:val="bi"/>
          </m:rPr>
          <m:t>A</m:t>
        </m:r>
      </m:oMath>
      <w:ins w:id="19007" w:author="PR Preview" w:date="2026-01-01T00:00:00Z">
        <w:r>
          <w:t xml:space="preserve"> </w:t>
        </w:r>
      </w:ins>
      <w:ins w:id="19008" w:author="PR Preview" w:date="2026-01-01T00:00:00Z">
        <w:r>
          <w:t xml:space="preserve">be</w:t>
        </w:r>
      </w:ins>
      <w:ins w:id="19009" w:author="PR Preview" w:date="2026-01-01T00:00:00Z">
        <w:r>
          <w:t xml:space="preserve"> </w:t>
        </w:r>
      </w:ins>
      <m:oMath>
        <m:r>
          <m:t>m</m:t>
        </m:r>
        <m:r>
          <m:rPr>
            <m:sty m:val="p"/>
          </m:rPr>
          <m:t>×</m:t>
        </m:r>
        <m:r>
          <m:t>n</m:t>
        </m:r>
      </m:oMath>
      <w:ins w:id="19010" w:author="PR Preview" w:date="2026-01-01T00:00:00Z">
        <w:r>
          <w:t xml:space="preserve"> </w:t>
        </w:r>
      </w:ins>
      <w:ins w:id="19011" w:author="PR Preview" w:date="2026-01-01T00:00:00Z">
        <w:r>
          <w:t xml:space="preserve">with</w:t>
        </w:r>
      </w:ins>
      <w:ins w:id="19012" w:author="PR Preview" w:date="2026-01-01T00:00:00Z">
        <w:r>
          <w:t xml:space="preserve"> </w:t>
        </w:r>
      </w:ins>
      <m:oMath>
        <m:r>
          <m:rPr>
            <m:sty m:val="p"/>
          </m:rPr>
          <m:t>rank</m:t>
        </m:r>
        <m:r>
          <m:rPr>
            <m:sty m:val="p"/>
          </m:rPr>
          <m:t>(</m:t>
        </m:r>
        <m:r>
          <m:rPr>
            <m:sty m:val="bi"/>
          </m:rPr>
          <m:t>A</m:t>
        </m:r>
        <m:r>
          <m:rPr>
            <m:sty m:val="p"/>
          </m:rPr>
          <m:t>)</m:t>
        </m:r>
        <m:r>
          <m:rPr>
            <m:sty m:val="p"/>
          </m:rPr>
          <m:t>=</m:t>
        </m:r>
        <m:r>
          <m:t>n</m:t>
        </m:r>
      </m:oMath>
      <w:ins w:id="19013" w:author="PR Preview" w:date="2026-01-01T00:00:00Z">
        <w:r>
          <w:t xml:space="preserve">,</w:t>
        </w:r>
      </w:ins>
      <w:ins w:id="19014" w:author="PR Preview" w:date="2026-01-01T00:00:00Z">
        <w:r>
          <w:t xml:space="preserve"> </w:t>
        </w:r>
      </w:ins>
      <w:ins w:id="19015" w:author="PR Preview" w:date="2026-01-01T00:00:00Z">
        <w:r>
          <w:t xml:space="preserve">with QR factorization</w:t>
        </w:r>
      </w:ins>
      <w:ins w:id="19016" w:author="PR Preview" w:date="2026-01-01T00:00:00Z">
        <w:r>
          <w:t xml:space="preserve"> </w:t>
        </w:r>
      </w:ins>
      <m:oMath>
        <m:r>
          <m:rPr>
            <m:sty m:val="bi"/>
          </m:rPr>
          <m:t>A</m:t>
        </m:r>
        <m:r>
          <m:rPr>
            <m:sty m:val="p"/>
          </m:rPr>
          <m:t>=</m:t>
        </m:r>
        <m:r>
          <m:rPr>
            <m:sty m:val="bi"/>
          </m:rPr>
          <m:t>Q</m:t>
        </m:r>
        <m:r>
          <m:rPr>
            <m:sty m:val="bi"/>
          </m:rPr>
          <m:t>R</m:t>
        </m:r>
      </m:oMath>
      <w:ins w:id="19017" w:author="PR Preview" w:date="2026-01-01T00:00:00Z">
        <w:r>
          <w:t xml:space="preserve"> </w:t>
        </w:r>
      </w:ins>
      <w:ins w:id="19018" w:author="PR Preview" w:date="2026-01-01T00:00:00Z">
        <w:r>
          <w:t xml:space="preserve">(</w:t>
        </w:r>
      </w:ins>
      <w:hyperlink w:anchor="thm-qr">
        <w:ins w:id="19019" w:author="PR Preview" w:date="2026-01-01T00:00:00Z">
          <w:r>
            <w:rPr>
              <w:rStyle w:val="Hyperlink"/>
            </w:rPr>
            <w:t xml:space="preserve">Theorem 105</w:t>
          </w:r>
        </w:ins>
      </w:hyperlink>
      <w:ins w:id="19020" w:author="PR Preview" w:date="2026-01-01T00:00:00Z">
        <w:r>
          <w:t xml:space="preserve">), and let</w:t>
        </w:r>
      </w:ins>
      <w:ins w:id="19021" w:author="PR Preview" w:date="2026-01-01T00:00:00Z">
        <w:r>
          <w:t xml:space="preserve"> </w:t>
        </w:r>
      </w:ins>
      <w:ins w:id="19022" w:author="PR Preview" w:date="2026-01-01T00:00:00Z">
        <w:r>
          <w:t xml:space="preserve">$\mathord{\smash[b]{\underset{\raise.3ex\hbox{$\scriptstyle\sim$}}{b}}\vphantom{b}} \in \mathbb{R}^m$</w:t>
        </w:r>
      </w:ins>
      <w:ins w:id="19023" w:author="PR Preview" w:date="2026-01-01T00:00:00Z">
        <w:r>
          <w:t xml:space="preserve">.</w:t>
        </w:r>
      </w:ins>
      <w:ins w:id="19024" w:author="PR Preview" w:date="2026-01-01T00:00:00Z">
        <w:r>
          <w:t xml:space="preserve"> </w:t>
        </w:r>
      </w:ins>
      <w:ins w:id="19025" w:author="PR Preview" w:date="2026-01-01T00:00:00Z">
        <w:r>
          <w:t xml:space="preserve">The least squares solution (</w:t>
        </w:r>
      </w:ins>
      <w:hyperlink w:anchor="def-least-squares">
        <w:ins w:id="19026" w:author="PR Preview" w:date="2026-01-01T00:00:00Z">
          <w:r>
            <w:rPr>
              <w:rStyle w:val="Hyperlink"/>
            </w:rPr>
            <w:t xml:space="preserve">Definition 115</w:t>
          </w:r>
        </w:ins>
      </w:hyperlink>
      <w:ins w:id="19027" w:author="PR Preview" w:date="2026-01-01T00:00:00Z">
        <w:r>
          <w:t xml:space="preserve">) is the unique solution of</w:t>
        </w:r>
      </w:ins>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del w:id="19028" w:author="PR Preview" w:date="2026-01-01T00:00:00Z">
        <w:r>
          <w:delText xml:space="preserve">which back substitution computes (</w:delText>
        </w:r>
      </w:del>
      <w:hyperlink w:anchor="thm-back-substitution">
        <w:del w:id="19029" w:author="PR Preview" w:date="2026-01-01T00:00:00Z">
          <w:r>
            <w:rPr>
              <w:rStyle w:val="Hyperlink"/>
            </w:rPr>
            <w:delText xml:space="preserve">Theorem 103</w:delText>
          </w:r>
        </w:del>
      </w:hyperlink>
      <w:del w:id="19030" w:author="PR Preview" w:date="2026-01-01T00:00:00Z">
        <w:r>
          <w:delText xml:space="preserve">).</w:delText>
        </w:r>
      </w:del>
      <w:del w:id="19031" w:author="PR Preview" w:date="2026-01-01T00:00:00Z">
        <w:r>
          <w:delText xml:space="preserve"> </w:delText>
        </w:r>
      </w:del>
      <w:del w:id="19032" w:author="PR Preview" w:date="2026-01-01T00:00:00Z">
        <w:r>
          <w:delText xml:space="preserve">When</w:delText>
        </w:r>
      </w:del>
      <w:del w:id="19033" w:author="PR Preview" w:date="2026-01-01T00:00:00Z">
        <w:r>
          <w:delText xml:space="preserve"> </w:delText>
        </w:r>
      </w:del>
      <m:oMath>
        <m:r>
          <m:t>m</m:t>
        </m:r>
        <m:r>
          <m:rPr>
            <m:sty m:val="p"/>
          </m:rPr>
          <m:t>=</m:t>
        </m:r>
        <m:r>
          <m:t>n</m:t>
        </m:r>
      </m:oMath>
      <w:del w:id="19034" w:author="PR Preview" w:date="2026-01-01T00:00:00Z">
        <w:r>
          <w:delText xml:space="preserve">, it is the unique solution of</w:delText>
        </w:r>
      </w:del>
      <w:del w:id="19035" w:author="PR Preview" w:date="2026-01-01T00:00:00Z">
        <w:r>
          <w:delText xml:space="preserve"> </w:delText>
        </w:r>
      </w:del>
      <w:del w:id="19036" w:author="PR Preview" w:date="2026-01-01T00:00:00Z">
        <w:r>
          <w:delText xml:space="preserve">$\mathbf{A} \mathord{\smash[b]{\underset{\raise.3ex\hbox{$\scriptstyle\sim$}}{x}}\vphantom{x}} = \mathord{\smash[b]{\underset{\raise.3ex\hbox{$\scriptstyle\sim$}}{b}}\vphantom{b}}$</w:delText>
        </w:r>
      </w:del>
      <w:del w:id="19037" w:author="PR Preview" w:date="2026-01-01T00:00:00Z">
        <w:r>
          <w:delText xml:space="preserve">.</w:delText>
        </w:r>
      </w:del>
    </w:p>
    <w:p>
      <w:pPr>
        <w:pStyle w:val="BodyText"/>
      </w:pPr>
      <w:del w:id="19038" w:author="PR Preview" w:date="2026-01-01T00:00:00Z">
        <w:r>
          <w:rPr>
            <w:i/>
            <w:iCs/>
          </w:rPr>
          <w:delText xml:space="preserve">Proof</w:delText>
        </w:r>
      </w:del>
      <w:del w:id="19039" w:author="PR Preview" w:date="2026-01-01T00:00:00Z">
        <w:r>
          <w:delText xml:space="preserve">. </w:delText>
        </w:r>
      </w:del>
      <m:oMath>
        <m:r>
          <m:rPr>
            <m:sty m:val="bi"/>
          </m:rPr>
          <m:t>R</m:t>
        </m:r>
      </m:oMath>
      <w:del w:id="19040" w:author="PR Preview" w:date="2026-01-01T00:00:00Z">
        <w:r>
          <w:delText xml:space="preserve"> </w:delText>
        </w:r>
      </w:del>
      <w:del w:id="19041" w:author="PR Preview" w:date="2026-01-01T00:00:00Z">
        <w:r>
          <w:delText xml:space="preserve">is upper triangular with positive diagonal,</w:delText>
        </w:r>
      </w:del>
      <w:del w:id="19042" w:author="PR Preview" w:date="2026-01-01T00:00:00Z">
        <w:r>
          <w:delText xml:space="preserve"> </w:delText>
        </w:r>
      </w:del>
      <w:del w:id="19043" w:author="PR Preview" w:date="2026-01-01T00:00:00Z">
        <w:r>
          <w:delText xml:space="preserve">so</w:delText>
        </w:r>
      </w:del>
      <w:del w:id="19044" w:author="PR Preview" w:date="2026-01-01T00:00:00Z">
        <w:r>
          <w:delText xml:space="preserve"> </w:delText>
        </w:r>
      </w:del>
      <w:del w:id="19045" w:author="PR Preview" w:date="2026-01-01T00:00:00Z">
        <w:r>
          <w:delText xml:space="preserve">$\mathbf{R} \mathord{\smash[b]{\underset{\raise.3ex\hbox{$\scriptstyle\sim$}}{x}}\vphantom{x}} = {\mathbf{Q}}^{\top} \mathord{\smash[b]{\underset{\raise.3ex\hbox{$\scriptstyle\sim$}}{b}}\vphantom{b}}$</w:delText>
        </w:r>
      </w:del>
      <w:del w:id="19046" w:author="PR Preview" w:date="2026-01-01T00:00:00Z">
        <w:r>
          <w:delText xml:space="preserve"> </w:delText>
        </w:r>
      </w:del>
      <w:del w:id="19047" w:author="PR Preview" w:date="2026-01-01T00:00:00Z">
        <w:r>
          <w:delText xml:space="preserve">has exactly one solution</w:delText>
        </w:r>
      </w:del>
      <w:del w:id="19048" w:author="PR Preview" w:date="2026-01-01T00:00:00Z">
        <w:r>
          <w:delText xml:space="preserve"> </w:delText>
        </w:r>
      </w:del>
      <w:del w:id="19049" w:author="PR Preview" w:date="2026-01-01T00:00:00Z">
        <w:r>
          <w:delText xml:space="preserve">$\hat{\mathord{\smash[b]{\underset{\raise.3ex\hbox{$\scriptstyle\sim$}}{x}}\vphantom{x}}}$</w:delText>
        </w:r>
      </w:del>
      <w:del w:id="19050" w:author="PR Preview" w:date="2026-01-01T00:00:00Z">
        <w:r>
          <w:delText xml:space="preserve"> </w:delText>
        </w:r>
      </w:del>
      <w:del w:id="19051" w:author="PR Preview" w:date="2026-01-01T00:00:00Z">
        <w:r>
          <w:delText xml:space="preserve">(</w:delText>
        </w:r>
      </w:del>
      <w:hyperlink w:anchor="thm-back-substitution">
        <w:del w:id="19052" w:author="PR Preview" w:date="2026-01-01T00:00:00Z">
          <w:r>
            <w:rPr>
              <w:rStyle w:val="Hyperlink"/>
            </w:rPr>
            <w:delText xml:space="preserve">Theorem 103</w:delText>
          </w:r>
        </w:del>
      </w:hyperlink>
      <w:del w:id="19053" w:author="PR Preview" w:date="2026-01-01T00:00:00Z">
        <w:r>
          <w:delText xml:space="preserve">).</w:delText>
        </w:r>
      </w:del>
      <w:del w:id="19054"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19055" w:author="PR Preview" w:date="2026-01-01T00:00:00Z">
        <w:r>
          <w:delText xml:space="preserve">, as in the proof of</w:delText>
        </w:r>
      </w:del>
      <w:del w:id="19056" w:author="PR Preview" w:date="2026-01-01T00:00:00Z">
        <w:r>
          <w:delText xml:space="preserve"> </w:delText>
        </w:r>
      </w:del>
      <w:hyperlink w:anchor="thm-projector-onb">
        <w:del w:id="19057" w:author="PR Preview" w:date="2026-01-01T00:00:00Z">
          <w:r>
            <w:rPr>
              <w:rStyle w:val="Hyperlink"/>
            </w:rPr>
            <w:delText xml:space="preserve">Theorem 91</w:delText>
          </w:r>
        </w:del>
      </w:hyperlink>
      <w:del w:id="19058" w:author="PR Preview" w:date="2026-01-01T00:00:00Z">
        <w:r>
          <w:delText xml:space="preserve">.</w:delText>
        </w:r>
      </w:del>
      <w:del w:id="19059" w:author="PR Preview" w:date="2026-01-01T00:00:00Z">
        <w:r>
          <w:delText xml:space="preserve"> </w:delText>
        </w:r>
      </w:del>
      <w:del w:id="19060" w:author="PR Preview" w:date="2026-01-01T00:00:00Z">
        <w:r>
          <w:delText xml:space="preserve">Then</w:delText>
        </w:r>
      </w:del>
    </w:p>
    <w:p>
      <w:pPr>
        <w:pStyle w:val="FirstParagraph"/>
      </w:pPr>
      <w:ins w:id="19061" w:author="PR Preview" w:date="2026-01-01T00:00:00Z">
        <w:r>
          <w:t xml:space="preserve">which back substitution computes (</w:t>
        </w:r>
      </w:ins>
      <w:hyperlink w:anchor="thm-back-substitution">
        <w:ins w:id="19062" w:author="PR Preview" w:date="2026-01-01T00:00:00Z">
          <w:r>
            <w:rPr>
              <w:rStyle w:val="Hyperlink"/>
            </w:rPr>
            <w:t xml:space="preserve">Theorem 104</w:t>
          </w:r>
        </w:ins>
      </w:hyperlink>
      <w:ins w:id="19063" w:author="PR Preview" w:date="2026-01-01T00:00:00Z">
        <w:r>
          <w:t xml:space="preserve">).</w:t>
        </w:r>
      </w:ins>
      <w:ins w:id="19064" w:author="PR Preview" w:date="2026-01-01T00:00:00Z">
        <w:r>
          <w:t xml:space="preserve"> </w:t>
        </w:r>
      </w:ins>
      <w:ins w:id="19065" w:author="PR Preview" w:date="2026-01-01T00:00:00Z">
        <w:r>
          <w:t xml:space="preserve">When</w:t>
        </w:r>
      </w:ins>
      <w:ins w:id="19066" w:author="PR Preview" w:date="2026-01-01T00:00:00Z">
        <w:r>
          <w:t xml:space="preserve"> </w:t>
        </w:r>
      </w:ins>
      <m:oMath>
        <m:r>
          <m:t>m</m:t>
        </m:r>
        <m:r>
          <m:rPr>
            <m:sty m:val="p"/>
          </m:rPr>
          <m:t>=</m:t>
        </m:r>
        <m:r>
          <m:t>n</m:t>
        </m:r>
      </m:oMath>
      <w:ins w:id="19067" w:author="PR Preview" w:date="2026-01-01T00:00:00Z">
        <w:r>
          <w:t xml:space="preserve">, it is the unique solution of</w:t>
        </w:r>
      </w:ins>
      <w:ins w:id="19068" w:author="PR Preview" w:date="2026-01-01T00:00:00Z">
        <w:r>
          <w:t xml:space="preserve"> </w:t>
        </w:r>
      </w:ins>
      <w:ins w:id="19069" w:author="PR Preview" w:date="2026-01-01T00:00:00Z">
        <w:r>
          <w:t xml:space="preserve">$\mathbf{A} \mathord{\smash[b]{\underset{\raise.3ex\hbox{$\scriptstyle\sim$}}{x}}\vphantom{x}} = \mathord{\smash[b]{\underset{\raise.3ex\hbox{$\scriptstyle\sim$}}{b}}\vphantom{b}}$</w:t>
        </w:r>
      </w:ins>
      <w:ins w:id="19070" w:author="PR Preview" w:date="2026-01-01T00:00:00Z">
        <w:r>
          <w:t xml:space="preserve">.</w:t>
        </w:r>
      </w:ins>
    </w:p>
    <w:bookmarkEnd w:id="614"/>
    <w:p>
      <w:pPr>
        <w:pStyle w:val="BodyText"/>
      </w:pPr>
      <w:ins w:id="19071" w:author="PR Preview" w:date="2026-01-01T00:00:00Z">
        <w:r>
          <w:rPr>
            <w:i/>
            <w:iCs/>
          </w:rPr>
          <w:t xml:space="preserve">Proof</w:t>
        </w:r>
      </w:ins>
      <w:ins w:id="19072" w:author="PR Preview" w:date="2026-01-01T00:00:00Z">
        <w:r>
          <w:t xml:space="preserve">. </w:t>
        </w:r>
      </w:ins>
      <m:oMath>
        <m:r>
          <m:rPr>
            <m:sty m:val="bi"/>
          </m:rPr>
          <m:t>R</m:t>
        </m:r>
      </m:oMath>
      <w:ins w:id="19073" w:author="PR Preview" w:date="2026-01-01T00:00:00Z">
        <w:r>
          <w:t xml:space="preserve"> </w:t>
        </w:r>
      </w:ins>
      <w:ins w:id="19074" w:author="PR Preview" w:date="2026-01-01T00:00:00Z">
        <w:r>
          <w:t xml:space="preserve">is upper triangular with positive diagonal,</w:t>
        </w:r>
      </w:ins>
      <w:ins w:id="19075" w:author="PR Preview" w:date="2026-01-01T00:00:00Z">
        <w:r>
          <w:t xml:space="preserve"> </w:t>
        </w:r>
      </w:ins>
      <w:ins w:id="19076" w:author="PR Preview" w:date="2026-01-01T00:00:00Z">
        <w:r>
          <w:t xml:space="preserve">so</w:t>
        </w:r>
      </w:ins>
      <w:ins w:id="19077" w:author="PR Preview" w:date="2026-01-01T00:00:00Z">
        <w:r>
          <w:t xml:space="preserve"> </w:t>
        </w:r>
      </w:ins>
      <w:ins w:id="19078" w:author="PR Preview" w:date="2026-01-01T00:00:00Z">
        <w:r>
          <w:t xml:space="preserve">$\mathbf{R} \mathord{\smash[b]{\underset{\raise.3ex\hbox{$\scriptstyle\sim$}}{x}}\vphantom{x}} = {\mathbf{Q}}^{\top} \mathord{\smash[b]{\underset{\raise.3ex\hbox{$\scriptstyle\sim$}}{b}}\vphantom{b}}$</w:t>
        </w:r>
      </w:ins>
      <w:ins w:id="19079" w:author="PR Preview" w:date="2026-01-01T00:00:00Z">
        <w:r>
          <w:t xml:space="preserve"> </w:t>
        </w:r>
      </w:ins>
      <w:ins w:id="19080" w:author="PR Preview" w:date="2026-01-01T00:00:00Z">
        <w:r>
          <w:t xml:space="preserve">has exactly one solution</w:t>
        </w:r>
      </w:ins>
      <w:ins w:id="19081" w:author="PR Preview" w:date="2026-01-01T00:00:00Z">
        <w:r>
          <w:t xml:space="preserve"> </w:t>
        </w:r>
      </w:ins>
      <w:ins w:id="19082" w:author="PR Preview" w:date="2026-01-01T00:00:00Z">
        <w:r>
          <w:t xml:space="preserve">$\hat{\mathord{\smash[b]{\underset{\raise.3ex\hbox{$\scriptstyle\sim$}}{x}}\vphantom{x}}}$</w:t>
        </w:r>
      </w:ins>
      <w:ins w:id="19083" w:author="PR Preview" w:date="2026-01-01T00:00:00Z">
        <w:r>
          <w:t xml:space="preserve"> </w:t>
        </w:r>
      </w:ins>
      <w:ins w:id="19084" w:author="PR Preview" w:date="2026-01-01T00:00:00Z">
        <w:r>
          <w:t xml:space="preserve">(</w:t>
        </w:r>
      </w:ins>
      <w:hyperlink w:anchor="thm-back-substitution">
        <w:ins w:id="19085" w:author="PR Preview" w:date="2026-01-01T00:00:00Z">
          <w:r>
            <w:rPr>
              <w:rStyle w:val="Hyperlink"/>
            </w:rPr>
            <w:t xml:space="preserve">Theorem 104</w:t>
          </w:r>
        </w:ins>
      </w:hyperlink>
      <w:ins w:id="19086" w:author="PR Preview" w:date="2026-01-01T00:00:00Z">
        <w:r>
          <w:t xml:space="preserve">).</w:t>
        </w:r>
      </w:ins>
      <w:ins w:id="19087"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19088" w:author="PR Preview" w:date="2026-01-01T00:00:00Z">
        <w:r>
          <w:t xml:space="preserve">, as in the proof of</w:t>
        </w:r>
      </w:ins>
      <w:ins w:id="19089" w:author="PR Preview" w:date="2026-01-01T00:00:00Z">
        <w:r>
          <w:t xml:space="preserve"> </w:t>
        </w:r>
      </w:ins>
      <w:hyperlink w:anchor="thm-projector-onb">
        <w:ins w:id="19090" w:author="PR Preview" w:date="2026-01-01T00:00:00Z">
          <w:r>
            <w:rPr>
              <w:rStyle w:val="Hyperlink"/>
            </w:rPr>
            <w:t xml:space="preserve">Theorem 92</w:t>
          </w:r>
        </w:ins>
      </w:hyperlink>
      <w:ins w:id="19091" w:author="PR Preview" w:date="2026-01-01T00:00:00Z">
        <w:r>
          <w:t xml:space="preserve">.</w:t>
        </w:r>
      </w:ins>
      <w:ins w:id="19092" w:author="PR Preview" w:date="2026-01-01T00:00:00Z">
        <w:r>
          <w:t xml:space="preserve"> </w:t>
        </w:r>
      </w:ins>
      <w:ins w:id="19093" w:author="PR Preview" w:date="2026-01-01T00:00:00Z">
        <w:r>
          <w:t xml:space="preserve">Then</w:t>
        </w:r>
      </w:ins>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del w:id="19094" w:author="PR Preview" w:date="2026-01-01T00:00:00Z">
        <w:r>
          <w:delText xml:space="preserve">so</w:delText>
        </w:r>
      </w:del>
      <w:del w:id="19095" w:author="PR Preview" w:date="2026-01-01T00:00:00Z">
        <w:r>
          <w:delText xml:space="preserve"> </w:delText>
        </w:r>
      </w:del>
      <w:del w:id="19096" w:author="PR Preview" w:date="2026-01-01T00:00:00Z">
        <w:r>
          <w:delText xml:space="preserve">$\hat{\mathord{\smash[b]{\underset{\raise.3ex\hbox{$\scriptstyle\sim$}}{x}}\vphantom{x}}}$</w:delText>
        </w:r>
      </w:del>
      <w:del w:id="19097" w:author="PR Preview" w:date="2026-01-01T00:00:00Z">
        <w:r>
          <w:delText xml:space="preserve"> </w:delText>
        </w:r>
      </w:del>
      <w:del w:id="19098" w:author="PR Preview" w:date="2026-01-01T00:00:00Z">
        <w:r>
          <w:delText xml:space="preserve">solves the normal equations and is the least squares solution</w:delText>
        </w:r>
      </w:del>
      <w:del w:id="19099" w:author="PR Preview" w:date="2026-01-01T00:00:00Z">
        <w:r>
          <w:delText xml:space="preserve"> </w:delText>
        </w:r>
      </w:del>
      <w:del w:id="19100" w:author="PR Preview" w:date="2026-01-01T00:00:00Z">
        <w:r>
          <w:delText xml:space="preserve">(</w:delText>
        </w:r>
      </w:del>
      <w:hyperlink w:anchor="thm-normal-equations">
        <w:del w:id="19101" w:author="PR Preview" w:date="2026-01-01T00:00:00Z">
          <w:r>
            <w:rPr>
              <w:rStyle w:val="Hyperlink"/>
            </w:rPr>
            <w:delText xml:space="preserve">Theorem 105</w:delText>
          </w:r>
        </w:del>
      </w:hyperlink>
      <w:del w:id="19102" w:author="PR Preview" w:date="2026-01-01T00:00:00Z">
        <w:r>
          <w:delText xml:space="preserve">), which is unique because</w:delText>
        </w:r>
      </w:del>
      <w:del w:id="19103"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9104" w:author="PR Preview" w:date="2026-01-01T00:00:00Z">
        <w:r>
          <w:delText xml:space="preserve">.</w:delText>
        </w:r>
      </w:del>
      <w:del w:id="19105" w:author="PR Preview" w:date="2026-01-01T00:00:00Z">
        <w:r>
          <w:delText xml:space="preserve"> </w:delText>
        </w:r>
      </w:del>
      <w:del w:id="19106" w:author="PR Preview" w:date="2026-01-01T00:00:00Z">
        <w:r>
          <w:delText xml:space="preserve">When</w:delText>
        </w:r>
      </w:del>
      <w:del w:id="19107" w:author="PR Preview" w:date="2026-01-01T00:00:00Z">
        <w:r>
          <w:delText xml:space="preserve"> </w:delText>
        </w:r>
      </w:del>
      <m:oMath>
        <m:r>
          <m:t>m</m:t>
        </m:r>
        <m:r>
          <m:rPr>
            <m:sty m:val="p"/>
          </m:rPr>
          <m:t>=</m:t>
        </m:r>
        <m:r>
          <m:t>n</m:t>
        </m:r>
      </m:oMath>
      <w:del w:id="19108"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19109" w:author="PR Preview" w:date="2026-01-01T00:00:00Z">
        <w:r>
          <w:delText xml:space="preserve">so</w:delText>
        </w:r>
      </w:del>
      <w:del w:id="19110" w:author="PR Preview" w:date="2026-01-01T00:00:00Z">
        <w:r>
          <w:delText xml:space="preserve"> </w:delText>
        </w:r>
      </w:del>
      <w:del w:id="19111" w:author="PR Preview" w:date="2026-01-01T00:00:00Z">
        <w:r>
          <w:delText xml:space="preserve">$\mathbf{A} \mathord{\smash[b]{\underset{\raise.3ex\hbox{$\scriptstyle\sim$}}{x}}\vphantom{x}} = \mathord{\smash[b]{\underset{\raise.3ex\hbox{$\scriptstyle\sim$}}{b}}\vphantom{b}}$</w:delText>
        </w:r>
      </w:del>
      <w:del w:id="19112" w:author="PR Preview" w:date="2026-01-01T00:00:00Z">
        <w:r>
          <w:delText xml:space="preserve"> </w:delText>
        </w:r>
      </w:del>
      <w:del w:id="19113" w:author="PR Preview" w:date="2026-01-01T00:00:00Z">
        <w:r>
          <w:delText xml:space="preserve">is consistent for every</w:delText>
        </w:r>
      </w:del>
      <w:del w:id="19114" w:author="PR Preview" w:date="2026-01-01T00:00:00Z">
        <w:r>
          <w:delText xml:space="preserve"> </w:delText>
        </w:r>
      </w:del>
      <w:del w:id="19115" w:author="PR Preview" w:date="2026-01-01T00:00:00Z">
        <w:r>
          <w:delText xml:space="preserve">$\mathord{\smash[b]{\underset{\raise.3ex\hbox{$\scriptstyle\sim$}}{b}}\vphantom{b}}$</w:delText>
        </w:r>
      </w:del>
      <w:del w:id="19116" w:author="PR Preview" w:date="2026-01-01T00:00:00Z">
        <w:r>
          <w:delText xml:space="preserve"> </w:delText>
        </w:r>
      </w:del>
      <w:del w:id="19117" w:author="PR Preview" w:date="2026-01-01T00:00:00Z">
        <w:r>
          <w:delText xml:space="preserve">(</w:delText>
        </w:r>
      </w:del>
      <w:hyperlink w:anchor="cor-solution-unique">
        <w:del w:id="19118" w:author="PR Preview" w:date="2026-01-01T00:00:00Z">
          <w:r>
            <w:rPr>
              <w:rStyle w:val="Hyperlink"/>
            </w:rPr>
            <w:delText xml:space="preserve">Corollary 13</w:delText>
          </w:r>
        </w:del>
      </w:hyperlink>
      <w:del w:id="19119" w:author="PR Preview" w:date="2026-01-01T00:00:00Z">
        <w:r>
          <w:delText xml:space="preserve">, part 1),</w:delText>
        </w:r>
      </w:del>
      <w:del w:id="19120" w:author="PR Preview" w:date="2026-01-01T00:00:00Z">
        <w:r>
          <w:delText xml:space="preserve"> </w:delText>
        </w:r>
      </w:del>
      <w:del w:id="19121" w:author="PR Preview" w:date="2026-01-01T00:00:00Z">
        <w:r>
          <w:delText xml:space="preserve">so its solution leaves residual</w:delText>
        </w:r>
      </w:del>
      <w:del w:id="19122" w:author="PR Preview" w:date="2026-01-01T00:00:00Z">
        <w:r>
          <w:delText xml:space="preserve"> </w:delText>
        </w:r>
      </w:del>
      <w:del w:id="19123" w:author="PR Preview" w:date="2026-01-01T00:00:00Z">
        <w:r>
          <w:delText xml:space="preserve">$\mathord{\smash[b]{\underset{\raise.3ex\hbox{$\scriptstyle\sim$}}{0}}\vphantom{0}}$</w:delText>
        </w:r>
      </w:del>
      <w:del w:id="19124" w:author="PR Preview" w:date="2026-01-01T00:00:00Z">
        <w:r>
          <w:delText xml:space="preserve">, is a least squares solution,</w:delText>
        </w:r>
      </w:del>
      <w:del w:id="19125" w:author="PR Preview" w:date="2026-01-01T00:00:00Z">
        <w:r>
          <w:delText xml:space="preserve"> </w:delText>
        </w:r>
      </w:del>
      <w:del w:id="19126" w:author="PR Preview" w:date="2026-01-01T00:00:00Z">
        <w:r>
          <w:delText xml:space="preserve">and is therefore</w:delText>
        </w:r>
      </w:del>
      <w:del w:id="19127" w:author="PR Preview" w:date="2026-01-01T00:00:00Z">
        <w:r>
          <w:delText xml:space="preserve"> </w:delText>
        </w:r>
      </w:del>
      <w:del w:id="19128" w:author="PR Preview" w:date="2026-01-01T00:00:00Z">
        <w:r>
          <w:delText xml:space="preserve">$\hat{\mathord{\smash[b]{\underset{\raise.3ex\hbox{$\scriptstyle\sim$}}{x}}\vphantom{x}}}$</w:delText>
        </w:r>
      </w:del>
      <w:del w:id="19129" w:author="PR Preview" w:date="2026-01-01T00:00:00Z">
        <w:r>
          <w:delText xml:space="preserve">.</w:delText>
        </w:r>
      </w:del>
    </w:p>
    <w:p>
      <w:pPr>
        <w:pStyle w:val="BodyText"/>
      </w:pPr>
      <w:del w:id="19130" w:author="PR Preview" w:date="2026-01-01T00:00:00Z">
        <w:r>
          <w:rPr>
            <w:b/>
            <w:bCs/>
          </w:rPr>
          <w:delText xml:space="preserve">Example 190 (The least squares line by QR)</w:delText>
        </w:r>
      </w:del>
      <w:del w:id="19131" w:author="PR Preview" w:date="2026-01-01T00:00:00Z">
        <w:r>
          <w:delText xml:space="preserve"> </w:delText>
        </w:r>
      </w:del>
      <w:del w:id="19132" w:author="PR Preview" w:date="2026-01-01T00:00:00Z">
        <w:r>
          <w:delText xml:space="preserve">For</w:delText>
        </w:r>
      </w:del>
      <w:del w:id="19133" w:author="PR Preview" w:date="2026-01-01T00:00:00Z">
        <w:r>
          <w:delText xml:space="preserve"> </w:delText>
        </w:r>
      </w:del>
      <m:oMath>
        <m:r>
          <m:rPr>
            <m:sty m:val="bi"/>
          </m:rPr>
          <m:t>A</m:t>
        </m:r>
      </m:oMath>
      <w:del w:id="19134" w:author="PR Preview" w:date="2026-01-01T00:00:00Z">
        <w:r>
          <w:delText xml:space="preserve"> </w:delText>
        </w:r>
      </w:del>
      <w:del w:id="19135" w:author="PR Preview" w:date="2026-01-01T00:00:00Z">
        <w:r>
          <w:delText xml:space="preserve">and</w:delText>
        </w:r>
      </w:del>
      <w:del w:id="19136" w:author="PR Preview" w:date="2026-01-01T00:00:00Z">
        <w:r>
          <w:delText xml:space="preserve"> </w:delText>
        </w:r>
      </w:del>
      <w:del w:id="19137" w:author="PR Preview" w:date="2026-01-01T00:00:00Z">
        <w:r>
          <w:delText xml:space="preserve">$\mathord{\smash[b]{\underset{\raise.3ex\hbox{$\scriptstyle\sim$}}{b}}\vphantom{b}}$</w:delText>
        </w:r>
      </w:del>
      <w:del w:id="19138" w:author="PR Preview" w:date="2026-01-01T00:00:00Z">
        <w:r>
          <w:delText xml:space="preserve"> </w:delText>
        </w:r>
      </w:del>
      <w:del w:id="19139" w:author="PR Preview" w:date="2026-01-01T00:00:00Z">
        <w:r>
          <w:delText xml:space="preserve">of</w:delText>
        </w:r>
      </w:del>
      <w:del w:id="19140" w:author="PR Preview" w:date="2026-01-01T00:00:00Z">
        <w:r>
          <w:delText xml:space="preserve"> </w:delText>
        </w:r>
      </w:del>
      <w:hyperlink w:anchor="exm-normal-equations">
        <w:del w:id="19141" w:author="PR Preview" w:date="2026-01-01T00:00:00Z">
          <w:r>
            <w:rPr>
              <w:rStyle w:val="Hyperlink"/>
            </w:rPr>
            <w:delText xml:space="preserve">Example 188</w:delText>
          </w:r>
        </w:del>
      </w:hyperlink>
      <w:del w:id="19142" w:author="PR Preview" w:date="2026-01-01T00:00:00Z">
        <w:r>
          <w:delText xml:space="preserve">,</w:delText>
        </w:r>
      </w:del>
      <w:del w:id="19143" w:author="PR Preview" w:date="2026-01-01T00:00:00Z">
        <w:r>
          <w:delText xml:space="preserve"> </w:delText>
        </w:r>
      </w:del>
      <w:del w:id="19144" w:author="PR Preview" w:date="2026-01-01T00:00:00Z">
        <w:r>
          <w:delText xml:space="preserve">Gram-Schmidt gives</w:delText>
        </w:r>
      </w:del>
      <w:del w:id="19145" w:author="PR Preview" w:date="2026-01-01T00:00:00Z">
        <w:r>
          <w:delText xml:space="preserve"> </w:delText>
        </w:r>
      </w:del>
      <w:del w:id="19146" w:author="PR Preview" w:date="2026-01-01T00:00:00Z">
        <w:r>
          <w:delText xml:space="preserve">$\mathord{\smash[b]{\underset{\raise.3ex\hbox{$\scriptstyle\sim$}}{q}}\vphantom{q}}_1 = \tfrac{1}{\sqrt{3}}\,(1, 1, 1)$</w:delText>
        </w:r>
      </w:del>
      <w:del w:id="19147" w:author="PR Preview" w:date="2026-01-01T00:00:00Z">
        <w:r>
          <w:delText xml:space="preserve">;</w:delText>
        </w:r>
      </w:del>
      <w:del w:id="19148" w:author="PR Preview" w:date="2026-01-01T00:00:00Z">
        <w:r>
          <w:delText xml:space="preserve"> </w:delText>
        </w:r>
      </w:del>
      <w:del w:id="19149" w:author="PR Preview" w:date="2026-01-01T00:00:00Z">
        <w:r>
          <w:delText xml:space="preserve">then</w:delText>
        </w:r>
      </w:del>
    </w:p>
    <w:p>
      <w:pPr>
        <w:pStyle w:val="FirstParagraph"/>
      </w:pPr>
      <w:ins w:id="19150" w:author="PR Preview" w:date="2026-01-01T00:00:00Z">
        <w:r>
          <w:t xml:space="preserve">so</w:t>
        </w:r>
      </w:ins>
      <w:ins w:id="19151" w:author="PR Preview" w:date="2026-01-01T00:00:00Z">
        <w:r>
          <w:t xml:space="preserve"> </w:t>
        </w:r>
      </w:ins>
      <w:ins w:id="19152" w:author="PR Preview" w:date="2026-01-01T00:00:00Z">
        <w:r>
          <w:t xml:space="preserve">$\hat{\mathord{\smash[b]{\underset{\raise.3ex\hbox{$\scriptstyle\sim$}}{x}}\vphantom{x}}}$</w:t>
        </w:r>
      </w:ins>
      <w:ins w:id="19153" w:author="PR Preview" w:date="2026-01-01T00:00:00Z">
        <w:r>
          <w:t xml:space="preserve"> </w:t>
        </w:r>
      </w:ins>
      <w:ins w:id="19154" w:author="PR Preview" w:date="2026-01-01T00:00:00Z">
        <w:r>
          <w:t xml:space="preserve">solves the normal equations and is the least squares solution</w:t>
        </w:r>
      </w:ins>
      <w:ins w:id="19155" w:author="PR Preview" w:date="2026-01-01T00:00:00Z">
        <w:r>
          <w:t xml:space="preserve"> </w:t>
        </w:r>
      </w:ins>
      <w:ins w:id="19156" w:author="PR Preview" w:date="2026-01-01T00:00:00Z">
        <w:r>
          <w:t xml:space="preserve">(</w:t>
        </w:r>
      </w:ins>
      <w:hyperlink w:anchor="thm-normal-equations">
        <w:ins w:id="19157" w:author="PR Preview" w:date="2026-01-01T00:00:00Z">
          <w:r>
            <w:rPr>
              <w:rStyle w:val="Hyperlink"/>
            </w:rPr>
            <w:t xml:space="preserve">Theorem 106</w:t>
          </w:r>
        </w:ins>
      </w:hyperlink>
      <w:ins w:id="19158" w:author="PR Preview" w:date="2026-01-01T00:00:00Z">
        <w:r>
          <w:t xml:space="preserve">), which is unique because</w:t>
        </w:r>
      </w:ins>
      <w:ins w:id="19159" w:author="PR Preview" w:date="2026-01-01T00:00:00Z">
        <w:r>
          <w:t xml:space="preserve"> </w:t>
        </w:r>
      </w:ins>
      <m:oMath>
        <m:r>
          <m:rPr>
            <m:sty m:val="p"/>
          </m:rPr>
          <m:t>rank</m:t>
        </m:r>
        <m:r>
          <m:rPr>
            <m:sty m:val="p"/>
          </m:rPr>
          <m:t>(</m:t>
        </m:r>
        <m:r>
          <m:rPr>
            <m:sty m:val="bi"/>
          </m:rPr>
          <m:t>A</m:t>
        </m:r>
        <m:r>
          <m:rPr>
            <m:sty m:val="p"/>
          </m:rPr>
          <m:t>)</m:t>
        </m:r>
        <m:r>
          <m:rPr>
            <m:sty m:val="p"/>
          </m:rPr>
          <m:t>=</m:t>
        </m:r>
        <m:r>
          <m:t>n</m:t>
        </m:r>
      </m:oMath>
      <w:ins w:id="19160" w:author="PR Preview" w:date="2026-01-01T00:00:00Z">
        <w:r>
          <w:t xml:space="preserve">.</w:t>
        </w:r>
      </w:ins>
      <w:ins w:id="19161" w:author="PR Preview" w:date="2026-01-01T00:00:00Z">
        <w:r>
          <w:t xml:space="preserve"> </w:t>
        </w:r>
      </w:ins>
      <w:ins w:id="19162" w:author="PR Preview" w:date="2026-01-01T00:00:00Z">
        <w:r>
          <w:t xml:space="preserve">When</w:t>
        </w:r>
      </w:ins>
      <w:ins w:id="19163" w:author="PR Preview" w:date="2026-01-01T00:00:00Z">
        <w:r>
          <w:t xml:space="preserve"> </w:t>
        </w:r>
      </w:ins>
      <m:oMath>
        <m:r>
          <m:t>m</m:t>
        </m:r>
        <m:r>
          <m:rPr>
            <m:sty m:val="p"/>
          </m:rPr>
          <m:t>=</m:t>
        </m:r>
        <m:r>
          <m:t>n</m:t>
        </m:r>
      </m:oMath>
      <w:ins w:id="19164"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19165" w:author="PR Preview" w:date="2026-01-01T00:00:00Z">
        <w:r>
          <w:t xml:space="preserve">so</w:t>
        </w:r>
      </w:ins>
      <w:ins w:id="19166" w:author="PR Preview" w:date="2026-01-01T00:00:00Z">
        <w:r>
          <w:t xml:space="preserve"> </w:t>
        </w:r>
      </w:ins>
      <w:ins w:id="19167" w:author="PR Preview" w:date="2026-01-01T00:00:00Z">
        <w:r>
          <w:t xml:space="preserve">$\mathbf{A} \mathord{\smash[b]{\underset{\raise.3ex\hbox{$\scriptstyle\sim$}}{x}}\vphantom{x}} = \mathord{\smash[b]{\underset{\raise.3ex\hbox{$\scriptstyle\sim$}}{b}}\vphantom{b}}$</w:t>
        </w:r>
      </w:ins>
      <w:ins w:id="19168" w:author="PR Preview" w:date="2026-01-01T00:00:00Z">
        <w:r>
          <w:t xml:space="preserve"> </w:t>
        </w:r>
      </w:ins>
      <w:ins w:id="19169" w:author="PR Preview" w:date="2026-01-01T00:00:00Z">
        <w:r>
          <w:t xml:space="preserve">is consistent for every</w:t>
        </w:r>
      </w:ins>
      <w:ins w:id="19170" w:author="PR Preview" w:date="2026-01-01T00:00:00Z">
        <w:r>
          <w:t xml:space="preserve"> </w:t>
        </w:r>
      </w:ins>
      <w:ins w:id="19171" w:author="PR Preview" w:date="2026-01-01T00:00:00Z">
        <w:r>
          <w:t xml:space="preserve">$\mathord{\smash[b]{\underset{\raise.3ex\hbox{$\scriptstyle\sim$}}{b}}\vphantom{b}}$</w:t>
        </w:r>
      </w:ins>
      <w:ins w:id="19172" w:author="PR Preview" w:date="2026-01-01T00:00:00Z">
        <w:r>
          <w:t xml:space="preserve"> </w:t>
        </w:r>
      </w:ins>
      <w:ins w:id="19173" w:author="PR Preview" w:date="2026-01-01T00:00:00Z">
        <w:r>
          <w:t xml:space="preserve">(</w:t>
        </w:r>
      </w:ins>
      <w:hyperlink w:anchor="cor-solution-unique">
        <w:ins w:id="19174" w:author="PR Preview" w:date="2026-01-01T00:00:00Z">
          <w:r>
            <w:rPr>
              <w:rStyle w:val="Hyperlink"/>
            </w:rPr>
            <w:t xml:space="preserve">Corollary 14</w:t>
          </w:r>
        </w:ins>
      </w:hyperlink>
      <w:ins w:id="19175" w:author="PR Preview" w:date="2026-01-01T00:00:00Z">
        <w:r>
          <w:t xml:space="preserve">, part 1),</w:t>
        </w:r>
      </w:ins>
      <w:ins w:id="19176" w:author="PR Preview" w:date="2026-01-01T00:00:00Z">
        <w:r>
          <w:t xml:space="preserve"> </w:t>
        </w:r>
      </w:ins>
      <w:ins w:id="19177" w:author="PR Preview" w:date="2026-01-01T00:00:00Z">
        <w:r>
          <w:t xml:space="preserve">so its solution leaves residual</w:t>
        </w:r>
      </w:ins>
      <w:ins w:id="19178" w:author="PR Preview" w:date="2026-01-01T00:00:00Z">
        <w:r>
          <w:t xml:space="preserve"> </w:t>
        </w:r>
      </w:ins>
      <w:ins w:id="19179" w:author="PR Preview" w:date="2026-01-01T00:00:00Z">
        <w:r>
          <w:t xml:space="preserve">$\mathord{\smash[b]{\underset{\raise.3ex\hbox{$\scriptstyle\sim$}}{0}}\vphantom{0}}$</w:t>
        </w:r>
      </w:ins>
      <w:ins w:id="19180" w:author="PR Preview" w:date="2026-01-01T00:00:00Z">
        <w:r>
          <w:t xml:space="preserve">, is a least squares solution,</w:t>
        </w:r>
      </w:ins>
      <w:ins w:id="19181" w:author="PR Preview" w:date="2026-01-01T00:00:00Z">
        <w:r>
          <w:t xml:space="preserve"> </w:t>
        </w:r>
      </w:ins>
      <w:ins w:id="19182" w:author="PR Preview" w:date="2026-01-01T00:00:00Z">
        <w:r>
          <w:t xml:space="preserve">and is therefore</w:t>
        </w:r>
      </w:ins>
      <w:ins w:id="19183" w:author="PR Preview" w:date="2026-01-01T00:00:00Z">
        <w:r>
          <w:t xml:space="preserve"> </w:t>
        </w:r>
      </w:ins>
      <w:ins w:id="19184" w:author="PR Preview" w:date="2026-01-01T00:00:00Z">
        <w:r>
          <w:t xml:space="preserve">$\hat{\mathord{\smash[b]{\underset{\raise.3ex\hbox{$\scriptstyle\sim$}}{x}}\vphantom{x}}}$</w:t>
        </w:r>
      </w:ins>
      <w:ins w:id="19185" w:author="PR Preview" w:date="2026-01-01T00:00:00Z">
        <w:r>
          <w:t xml:space="preserve">.</w:t>
        </w:r>
      </w:ins>
    </w:p>
    <w:bookmarkStart w:id="615" w:name="exm-qr-least-squares"/>
    <w:p>
      <w:pPr>
        <w:pStyle w:val="BodyText"/>
      </w:pPr>
      <w:ins w:id="19186" w:author="PR Preview" w:date="2026-01-01T00:00:00Z">
        <w:r>
          <w:rPr>
            <w:b/>
            <w:bCs/>
          </w:rPr>
          <w:t xml:space="preserve">Example 192 (The least squares line by QR)</w:t>
        </w:r>
      </w:ins>
      <w:ins w:id="19187" w:author="PR Preview" w:date="2026-01-01T00:00:00Z">
        <w:r>
          <w:t xml:space="preserve"> </w:t>
        </w:r>
      </w:ins>
      <w:ins w:id="19188" w:author="PR Preview" w:date="2026-01-01T00:00:00Z">
        <w:r>
          <w:t xml:space="preserve">For</w:t>
        </w:r>
      </w:ins>
      <w:ins w:id="19189" w:author="PR Preview" w:date="2026-01-01T00:00:00Z">
        <w:r>
          <w:t xml:space="preserve"> </w:t>
        </w:r>
      </w:ins>
      <m:oMath>
        <m:r>
          <m:rPr>
            <m:sty m:val="bi"/>
          </m:rPr>
          <m:t>A</m:t>
        </m:r>
      </m:oMath>
      <w:ins w:id="19190" w:author="PR Preview" w:date="2026-01-01T00:00:00Z">
        <w:r>
          <w:t xml:space="preserve"> </w:t>
        </w:r>
      </w:ins>
      <w:ins w:id="19191" w:author="PR Preview" w:date="2026-01-01T00:00:00Z">
        <w:r>
          <w:t xml:space="preserve">and</w:t>
        </w:r>
      </w:ins>
      <w:ins w:id="19192" w:author="PR Preview" w:date="2026-01-01T00:00:00Z">
        <w:r>
          <w:t xml:space="preserve"> </w:t>
        </w:r>
      </w:ins>
      <w:ins w:id="19193" w:author="PR Preview" w:date="2026-01-01T00:00:00Z">
        <w:r>
          <w:t xml:space="preserve">$\mathord{\smash[b]{\underset{\raise.3ex\hbox{$\scriptstyle\sim$}}{b}}\vphantom{b}}$</w:t>
        </w:r>
      </w:ins>
      <w:ins w:id="19194" w:author="PR Preview" w:date="2026-01-01T00:00:00Z">
        <w:r>
          <w:t xml:space="preserve"> </w:t>
        </w:r>
      </w:ins>
      <w:ins w:id="19195" w:author="PR Preview" w:date="2026-01-01T00:00:00Z">
        <w:r>
          <w:t xml:space="preserve">of</w:t>
        </w:r>
      </w:ins>
      <w:ins w:id="19196" w:author="PR Preview" w:date="2026-01-01T00:00:00Z">
        <w:r>
          <w:t xml:space="preserve"> </w:t>
        </w:r>
      </w:ins>
      <w:hyperlink w:anchor="exm-normal-equations">
        <w:ins w:id="19197" w:author="PR Preview" w:date="2026-01-01T00:00:00Z">
          <w:r>
            <w:rPr>
              <w:rStyle w:val="Hyperlink"/>
            </w:rPr>
            <w:t xml:space="preserve">Example 190</w:t>
          </w:r>
        </w:ins>
      </w:hyperlink>
      <w:ins w:id="19198" w:author="PR Preview" w:date="2026-01-01T00:00:00Z">
        <w:r>
          <w:t xml:space="preserve">,</w:t>
        </w:r>
      </w:ins>
      <w:ins w:id="19199" w:author="PR Preview" w:date="2026-01-01T00:00:00Z">
        <w:r>
          <w:t xml:space="preserve"> </w:t>
        </w:r>
      </w:ins>
      <w:ins w:id="19200" w:author="PR Preview" w:date="2026-01-01T00:00:00Z">
        <w:r>
          <w:t xml:space="preserve">Gram-Schmidt gives</w:t>
        </w:r>
      </w:ins>
      <w:ins w:id="19201" w:author="PR Preview" w:date="2026-01-01T00:00:00Z">
        <w:r>
          <w:t xml:space="preserve"> </w:t>
        </w:r>
      </w:ins>
      <w:ins w:id="19202" w:author="PR Preview" w:date="2026-01-01T00:00:00Z">
        <w:r>
          <w:t xml:space="preserve">$\mathord{\smash[b]{\underset{\raise.3ex\hbox{$\scriptstyle\sim$}}{q}}\vphantom{q}}_1 = \tfrac{1}{\sqrt{3}}\,(1, 1, 1)$</w:t>
        </w:r>
      </w:ins>
      <w:ins w:id="19203" w:author="PR Preview" w:date="2026-01-01T00:00:00Z">
        <w:r>
          <w:t xml:space="preserve">;</w:t>
        </w:r>
      </w:ins>
      <w:ins w:id="19204" w:author="PR Preview" w:date="2026-01-01T00:00:00Z">
        <w:r>
          <w:t xml:space="preserve"> </w:t>
        </w:r>
      </w:ins>
      <w:ins w:id="19205" w:author="PR Preview" w:date="2026-01-01T00:00:00Z">
        <w:r>
          <w:t xml:space="preserve">then</w:t>
        </w:r>
      </w:ins>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19206" w:author="PR Preview" w:date="2026-01-01T00:00:00Z">
        <w:r>
          <w:delText xml:space="preserve">the solution found in</w:delText>
        </w:r>
      </w:del>
      <w:del w:id="19207" w:author="PR Preview" w:date="2026-01-01T00:00:00Z">
        <w:r>
          <w:delText xml:space="preserve"> </w:delText>
        </w:r>
      </w:del>
      <w:hyperlink w:anchor="exm-normal-equations">
        <w:del w:id="19208" w:author="PR Preview" w:date="2026-01-01T00:00:00Z">
          <w:r>
            <w:rPr>
              <w:rStyle w:val="Hyperlink"/>
            </w:rPr>
            <w:delText xml:space="preserve">Example 188</w:delText>
          </w:r>
        </w:del>
      </w:hyperlink>
      <w:del w:id="19209" w:author="PR Preview" w:date="2026-01-01T00:00:00Z">
        <w:r>
          <w:delText xml:space="preserve">.</w:delText>
        </w:r>
      </w:del>
    </w:p>
    <w:p>
      <w:pPr>
        <w:pStyle w:val="BodyText"/>
      </w:pPr>
      <w:del w:id="19210" w:author="PR Preview" w:date="2026-01-01T00:00:00Z">
        <w:r>
          <w:rPr>
            <w:b/>
            <w:bCs/>
          </w:rPr>
          <w:delText xml:space="preserve">Definition 117 (LU factorization)</w:delText>
        </w:r>
      </w:del>
      <w:del w:id="19211" w:author="PR Preview" w:date="2026-01-01T00:00:00Z">
        <w:r>
          <w:delText xml:space="preserve"> </w:delText>
        </w:r>
      </w:del>
      <w:del w:id="19212" w:author="PR Preview" w:date="2026-01-01T00:00:00Z">
        <w:r>
          <w:delText xml:space="preserve">An</w:delText>
        </w:r>
      </w:del>
      <w:del w:id="19213" w:author="PR Preview" w:date="2026-01-01T00:00:00Z">
        <w:r>
          <w:delText xml:space="preserve"> </w:delText>
        </w:r>
      </w:del>
      <w:del w:id="19214" w:author="PR Preview" w:date="2026-01-01T00:00:00Z">
        <w:r>
          <w:rPr>
            <w:b/>
            <w:bCs/>
          </w:rPr>
          <w:delText xml:space="preserve">LU factorization</w:delText>
        </w:r>
      </w:del>
      <w:del w:id="19215" w:author="PR Preview" w:date="2026-01-01T00:00:00Z">
        <w:r>
          <w:delText xml:space="preserve"> </w:delText>
        </w:r>
      </w:del>
      <w:del w:id="19216" w:author="PR Preview" w:date="2026-01-01T00:00:00Z">
        <w:r>
          <w:delText xml:space="preserve">of an</w:delText>
        </w:r>
      </w:del>
      <w:del w:id="19217" w:author="PR Preview" w:date="2026-01-01T00:00:00Z">
        <w:r>
          <w:delText xml:space="preserve"> </w:delText>
        </w:r>
      </w:del>
      <m:oMath>
        <m:r>
          <m:t>n</m:t>
        </m:r>
        <m:r>
          <m:rPr>
            <m:sty m:val="p"/>
          </m:rPr>
          <m:t>×</m:t>
        </m:r>
        <m:r>
          <m:t>n</m:t>
        </m:r>
      </m:oMath>
      <w:del w:id="19218" w:author="PR Preview" w:date="2026-01-01T00:00:00Z">
        <w:r>
          <w:delText xml:space="preserve"> </w:delText>
        </w:r>
      </w:del>
      <w:del w:id="19219" w:author="PR Preview" w:date="2026-01-01T00:00:00Z">
        <w:r>
          <w:delText xml:space="preserve">matrix</w:delText>
        </w:r>
      </w:del>
      <w:del w:id="19220" w:author="PR Preview" w:date="2026-01-01T00:00:00Z">
        <w:r>
          <w:delText xml:space="preserve"> </w:delText>
        </w:r>
      </w:del>
      <m:oMath>
        <m:r>
          <m:rPr>
            <m:sty m:val="bi"/>
          </m:rPr>
          <m:t>A</m:t>
        </m:r>
      </m:oMath>
      <w:del w:id="19221" w:author="PR Preview" w:date="2026-01-01T00:00:00Z">
        <w:r>
          <w:delText xml:space="preserve"> </w:delText>
        </w:r>
      </w:del>
      <w:del w:id="19222" w:author="PR Preview" w:date="2026-01-01T00:00:00Z">
        <w:r>
          <w:delText xml:space="preserve">is a product</w:delText>
        </w:r>
      </w:del>
      <w:del w:id="19223" w:author="PR Preview" w:date="2026-01-01T00:00:00Z">
        <w:r>
          <w:delText xml:space="preserve"> </w:delText>
        </w:r>
      </w:del>
      <m:oMath>
        <m:r>
          <m:rPr>
            <m:sty m:val="bi"/>
          </m:rPr>
          <m:t>A</m:t>
        </m:r>
        <m:r>
          <m:rPr>
            <m:sty m:val="p"/>
          </m:rPr>
          <m:t>=</m:t>
        </m:r>
        <m:r>
          <m:rPr>
            <m:sty m:val="bi"/>
          </m:rPr>
          <m:t>L</m:t>
        </m:r>
        <m:r>
          <m:rPr>
            <m:sty m:val="bi"/>
          </m:rPr>
          <m:t>U</m:t>
        </m:r>
      </m:oMath>
      <w:del w:id="19224" w:author="PR Preview" w:date="2026-01-01T00:00:00Z">
        <w:r>
          <w:delText xml:space="preserve"> </w:delText>
        </w:r>
      </w:del>
      <w:del w:id="19225" w:author="PR Preview" w:date="2026-01-01T00:00:00Z">
        <w:r>
          <w:delText xml:space="preserve">with</w:delText>
        </w:r>
      </w:del>
      <w:del w:id="19226" w:author="PR Preview" w:date="2026-01-01T00:00:00Z">
        <w:r>
          <w:delText xml:space="preserve"> </w:delText>
        </w:r>
      </w:del>
      <m:oMath>
        <m:r>
          <m:rPr>
            <m:sty m:val="bi"/>
          </m:rPr>
          <m:t>L</m:t>
        </m:r>
      </m:oMath>
      <w:del w:id="19227" w:author="PR Preview" w:date="2026-01-01T00:00:00Z">
        <w:r>
          <w:delText xml:space="preserve"> </w:delText>
        </w:r>
      </w:del>
      <w:del w:id="19228" w:author="PR Preview" w:date="2026-01-01T00:00:00Z">
        <w:r>
          <w:delText xml:space="preserve">unit lower triangular (</w:delText>
        </w:r>
      </w:del>
      <w:hyperlink w:anchor="def-unit-lower-triangular-matrix">
        <w:del w:id="19229" w:author="PR Preview" w:date="2026-01-01T00:00:00Z">
          <w:r>
            <w:rPr>
              <w:rStyle w:val="Hyperlink"/>
            </w:rPr>
            <w:delText xml:space="preserve">Definition 114</w:delText>
          </w:r>
        </w:del>
      </w:hyperlink>
      <w:del w:id="19230" w:author="PR Preview" w:date="2026-01-01T00:00:00Z">
        <w:r>
          <w:delText xml:space="preserve">) and</w:delText>
        </w:r>
      </w:del>
      <w:del w:id="19231" w:author="PR Preview" w:date="2026-01-01T00:00:00Z">
        <w:r>
          <w:delText xml:space="preserve"> </w:delText>
        </w:r>
      </w:del>
      <m:oMath>
        <m:r>
          <m:rPr>
            <m:sty m:val="bi"/>
          </m:rPr>
          <m:t>U</m:t>
        </m:r>
      </m:oMath>
      <w:del w:id="19232" w:author="PR Preview" w:date="2026-01-01T00:00:00Z">
        <w:r>
          <w:delText xml:space="preserve"> </w:delText>
        </w:r>
      </w:del>
      <w:del w:id="19233" w:author="PR Preview" w:date="2026-01-01T00:00:00Z">
        <w:r>
          <w:delText xml:space="preserve">upper triangular (</w:delText>
        </w:r>
      </w:del>
      <w:hyperlink w:anchor="def-triangular-matrix">
        <w:del w:id="19234" w:author="PR Preview" w:date="2026-01-01T00:00:00Z">
          <w:r>
            <w:rPr>
              <w:rStyle w:val="Hyperlink"/>
            </w:rPr>
            <w:delText xml:space="preserve">Definition 112</w:delText>
          </w:r>
        </w:del>
      </w:hyperlink>
      <w:del w:id="19235" w:author="PR Preview" w:date="2026-01-01T00:00:00Z">
        <w:r>
          <w:delText xml:space="preserve">).</w:delText>
        </w:r>
      </w:del>
    </w:p>
    <w:p>
      <w:pPr>
        <w:pStyle w:val="BodyText"/>
      </w:pPr>
      <w:del w:id="19236" w:author="PR Preview" w:date="2026-01-01T00:00:00Z">
        <w:r>
          <w:rPr>
            <w:b/>
            <w:bCs/>
          </w:rPr>
          <w:delText xml:space="preserve">Example 191 (An LU factorization of a</w:delText>
        </w:r>
      </w:del>
      <w:del w:id="19237" w:author="PR Preview" w:date="2026-01-01T00:00:00Z">
        <w:r>
          <w:rPr>
            <w:b/>
            <w:bCs/>
          </w:rPr>
          <w:delText xml:space="preserve"> </w:delText>
        </w:r>
      </w:del>
      <m:oMath>
        <m:r>
          <m:t>3</m:t>
        </m:r>
        <m:r>
          <m:rPr>
            <m:sty m:val="p"/>
          </m:rPr>
          <m:t>×</m:t>
        </m:r>
        <m:r>
          <m:t>3</m:t>
        </m:r>
      </m:oMath>
      <w:del w:id="19238" w:author="PR Preview" w:date="2026-01-01T00:00:00Z">
        <w:r>
          <w:rPr>
            <w:b/>
            <w:bCs/>
          </w:rPr>
          <w:delText xml:space="preserve"> </w:delText>
        </w:r>
      </w:del>
      <w:del w:id="19239" w:author="PR Preview" w:date="2026-01-01T00:00:00Z">
        <w:r>
          <w:rPr>
            <w:b/>
            <w:bCs/>
          </w:rPr>
          <w:delText xml:space="preserve">matrix)</w:delText>
        </w:r>
      </w:del>
      <w:del w:id="19240" w:author="PR Preview" w:date="2026-01-01T00:00:00Z">
        <w:r>
          <w:delText xml:space="preserve"> </w:delText>
        </w:r>
      </w:del>
      <w:del w:id="19241" w:author="PR Preview" w:date="2026-01-01T00:00:00Z">
        <w:r>
          <w:delText xml:space="preserve">Let</w:delText>
        </w:r>
      </w:del>
      <w:del w:id="192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19243" w:author="PR Preview" w:date="2026-01-01T00:00:00Z">
        <w:r>
          <w:delText xml:space="preserve">,</w:delText>
        </w:r>
      </w:del>
      <w:del w:id="19244"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19245" w:author="PR Preview" w:date="2026-01-01T00:00:00Z">
        <w:r>
          <w:delText xml:space="preserve"> </w:delText>
        </w:r>
      </w:del>
      <w:del w:id="19246" w:author="PR Preview" w:date="2026-01-01T00:00:00Z">
        <w:r>
          <w:delText xml:space="preserve">(unit lower triangular) and</w:delText>
        </w:r>
      </w:del>
      <w:del w:id="19247"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19248" w:author="PR Preview" w:date="2026-01-01T00:00:00Z">
        <w:r>
          <w:delText xml:space="preserve"> </w:delText>
        </w:r>
      </w:del>
      <w:del w:id="19249" w:author="PR Preview" w:date="2026-01-01T00:00:00Z">
        <w:r>
          <w:delText xml:space="preserve">(upper triangular).</w:delText>
        </w:r>
      </w:del>
      <w:del w:id="19250" w:author="PR Preview" w:date="2026-01-01T00:00:00Z">
        <w:r>
          <w:delText xml:space="preserve"> </w:delText>
        </w:r>
      </w:del>
      <w:del w:id="19251" w:author="PR Preview" w:date="2026-01-01T00:00:00Z">
        <w:r>
          <w:delText xml:space="preserve">By 4, entry</w:delText>
        </w:r>
      </w:del>
      <w:del w:id="19252" w:author="PR Preview" w:date="2026-01-01T00:00:00Z">
        <w:r>
          <w:delText xml:space="preserve"> </w:delText>
        </w:r>
      </w:del>
      <m:oMath>
        <m:r>
          <m:rPr>
            <m:sty m:val="p"/>
          </m:rPr>
          <m:t>(</m:t>
        </m:r>
        <m:r>
          <m:t>i</m:t>
        </m:r>
        <m:r>
          <m:rPr>
            <m:sty m:val="p"/>
          </m:rPr>
          <m:t>,</m:t>
        </m:r>
        <m:r>
          <m:t>j</m:t>
        </m:r>
        <m:r>
          <m:rPr>
            <m:sty m:val="p"/>
          </m:rPr>
          <m:t>)</m:t>
        </m:r>
      </m:oMath>
      <w:del w:id="19253" w:author="PR Preview" w:date="2026-01-01T00:00:00Z">
        <w:r>
          <w:delText xml:space="preserve"> </w:delText>
        </w:r>
      </w:del>
      <w:del w:id="19254" w:author="PR Preview" w:date="2026-01-01T00:00:00Z">
        <w:r>
          <w:delText xml:space="preserve">of</w:delText>
        </w:r>
      </w:del>
      <w:del w:id="19255" w:author="PR Preview" w:date="2026-01-01T00:00:00Z">
        <w:r>
          <w:delText xml:space="preserve"> </w:delText>
        </w:r>
      </w:del>
      <m:oMath>
        <m:r>
          <m:rPr>
            <m:sty m:val="bi"/>
          </m:rPr>
          <m:t>L</m:t>
        </m:r>
        <m:r>
          <m:rPr>
            <m:sty m:val="bi"/>
          </m:rPr>
          <m:t>U</m:t>
        </m:r>
      </m:oMath>
      <w:del w:id="19256" w:author="PR Preview" w:date="2026-01-01T00:00:00Z">
        <w:r>
          <w:delText xml:space="preserve"> </w:delText>
        </w:r>
      </w:del>
      <w:del w:id="19257" w:author="PR Preview" w:date="2026-01-01T00:00:00Z">
        <w:r>
          <w:delText xml:space="preserve">is</w:delText>
        </w:r>
      </w:del>
      <w:del w:id="1925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19259" w:author="PR Preview" w:date="2026-01-01T00:00:00Z">
        <w:r>
          <w:delText xml:space="preserve">,</w:delText>
        </w:r>
      </w:del>
      <w:del w:id="19260" w:author="PR Preview" w:date="2026-01-01T00:00:00Z">
        <w:r>
          <w:delText xml:space="preserve"> </w:delText>
        </w:r>
      </w:del>
      <w:del w:id="19261" w:author="PR Preview" w:date="2026-01-01T00:00:00Z">
        <w:r>
          <w:delText xml:space="preserve">so row</w:delText>
        </w:r>
      </w:del>
      <w:del w:id="19262" w:author="PR Preview" w:date="2026-01-01T00:00:00Z">
        <w:r>
          <w:delText xml:space="preserve"> </w:delText>
        </w:r>
      </w:del>
      <m:oMath>
        <m:r>
          <m:t>i</m:t>
        </m:r>
      </m:oMath>
      <w:del w:id="19263" w:author="PR Preview" w:date="2026-01-01T00:00:00Z">
        <w:r>
          <w:delText xml:space="preserve"> </w:delText>
        </w:r>
      </w:del>
      <w:del w:id="19264" w:author="PR Preview" w:date="2026-01-01T00:00:00Z">
        <w:r>
          <w:delText xml:space="preserve">of</w:delText>
        </w:r>
      </w:del>
      <w:del w:id="19265" w:author="PR Preview" w:date="2026-01-01T00:00:00Z">
        <w:r>
          <w:delText xml:space="preserve"> </w:delText>
        </w:r>
      </w:del>
      <m:oMath>
        <m:r>
          <m:rPr>
            <m:sty m:val="bi"/>
          </m:rPr>
          <m:t>L</m:t>
        </m:r>
        <m:r>
          <m:rPr>
            <m:sty m:val="bi"/>
          </m:rPr>
          <m:t>U</m:t>
        </m:r>
      </m:oMath>
      <w:del w:id="19266" w:author="PR Preview" w:date="2026-01-01T00:00:00Z">
        <w:r>
          <w:delText xml:space="preserve"> </w:delText>
        </w:r>
      </w:del>
      <w:del w:id="19267" w:author="PR Preview" w:date="2026-01-01T00:00:00Z">
        <w:r>
          <w:delText xml:space="preserve">is</w:delText>
        </w:r>
      </w:del>
      <w:del w:id="19268"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19269" w:author="PR Preview" w:date="2026-01-01T00:00:00Z">
        <w:r>
          <w:delText xml:space="preserve"> </w:delText>
        </w:r>
      </w:del>
      <w:del w:id="19270" w:author="PR Preview" w:date="2026-01-01T00:00:00Z">
        <w:r>
          <w:delText xml:space="preserve">times row</w:delText>
        </w:r>
      </w:del>
      <w:del w:id="19271" w:author="PR Preview" w:date="2026-01-01T00:00:00Z">
        <w:r>
          <w:delText xml:space="preserve"> </w:delText>
        </w:r>
      </w:del>
      <m:oMath>
        <m:r>
          <m:t>k</m:t>
        </m:r>
      </m:oMath>
      <w:del w:id="19272" w:author="PR Preview" w:date="2026-01-01T00:00:00Z">
        <w:r>
          <w:delText xml:space="preserve"> </w:delText>
        </w:r>
      </w:del>
      <w:del w:id="19273" w:author="PR Preview" w:date="2026-01-01T00:00:00Z">
        <w:r>
          <w:delText xml:space="preserve">of</w:delText>
        </w:r>
      </w:del>
      <w:del w:id="19274" w:author="PR Preview" w:date="2026-01-01T00:00:00Z">
        <w:r>
          <w:delText xml:space="preserve"> </w:delText>
        </w:r>
      </w:del>
      <m:oMath>
        <m:r>
          <m:rPr>
            <m:sty m:val="bi"/>
          </m:rPr>
          <m:t>U</m:t>
        </m:r>
      </m:oMath>
      <w:del w:id="19275" w:author="PR Preview" w:date="2026-01-01T00:00:00Z">
        <w:r>
          <w:delText xml:space="preserve">.</w:delText>
        </w:r>
      </w:del>
      <w:del w:id="19276" w:author="PR Preview" w:date="2026-01-01T00:00:00Z">
        <w:r>
          <w:delText xml:space="preserve"> </w:delText>
        </w:r>
      </w:del>
      <w:del w:id="19277" w:author="PR Preview" w:date="2026-01-01T00:00:00Z">
        <w:r>
          <w:delText xml:space="preserve">Row 1 is</w:delText>
        </w:r>
      </w:del>
      <w:del w:id="19278"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19279" w:author="PR Preview" w:date="2026-01-01T00:00:00Z">
        <w:r>
          <w:delText xml:space="preserve">;</w:delText>
        </w:r>
      </w:del>
      <w:del w:id="19280" w:author="PR Preview" w:date="2026-01-01T00:00:00Z">
        <w:r>
          <w:delText xml:space="preserve"> </w:delText>
        </w:r>
      </w:del>
      <w:del w:id="19281" w:author="PR Preview" w:date="2026-01-01T00:00:00Z">
        <w:r>
          <w:delText xml:space="preserve">row 2 is</w:delText>
        </w:r>
      </w:del>
      <w:del w:id="19282"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19283" w:author="PR Preview" w:date="2026-01-01T00:00:00Z">
        <w:r>
          <w:delText xml:space="preserve">,</w:delText>
        </w:r>
      </w:del>
      <w:del w:id="19284" w:author="PR Preview" w:date="2026-01-01T00:00:00Z">
        <w:r>
          <w:delText xml:space="preserve"> </w:delText>
        </w:r>
      </w:del>
      <w:del w:id="19285" w:author="PR Preview" w:date="2026-01-01T00:00:00Z">
        <w:r>
          <w:delText xml:space="preserve">and row 3 is</w:delText>
        </w:r>
      </w:del>
      <w:del w:id="19286"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19287" w:author="PR Preview" w:date="2026-01-01T00:00:00Z">
        <w:r>
          <w:delText xml:space="preserve">.</w:delText>
        </w:r>
      </w:del>
      <w:del w:id="19288" w:author="PR Preview" w:date="2026-01-01T00:00:00Z">
        <w:r>
          <w:delText xml:space="preserve"> </w:delText>
        </w:r>
      </w:del>
      <w:del w:id="19289" w:author="PR Preview" w:date="2026-01-01T00:00:00Z">
        <w:r>
          <w:delText xml:space="preserve">These are the rows of</w:delText>
        </w:r>
      </w:del>
      <w:del w:id="19290" w:author="PR Preview" w:date="2026-01-01T00:00:00Z">
        <w:r>
          <w:delText xml:space="preserve"> </w:delText>
        </w:r>
      </w:del>
      <m:oMath>
        <m:r>
          <m:rPr>
            <m:sty m:val="bi"/>
          </m:rPr>
          <m:t>A</m:t>
        </m:r>
      </m:oMath>
      <w:del w:id="19291" w:author="PR Preview" w:date="2026-01-01T00:00:00Z">
        <w:r>
          <w:delText xml:space="preserve">, so</w:delText>
        </w:r>
      </w:del>
      <w:del w:id="19292" w:author="PR Preview" w:date="2026-01-01T00:00:00Z">
        <w:r>
          <w:delText xml:space="preserve"> </w:delText>
        </w:r>
      </w:del>
      <m:oMath>
        <m:r>
          <m:rPr>
            <m:sty m:val="bi"/>
          </m:rPr>
          <m:t>L</m:t>
        </m:r>
        <m:r>
          <m:rPr>
            <m:sty m:val="bi"/>
          </m:rPr>
          <m:t>U</m:t>
        </m:r>
        <m:r>
          <m:rPr>
            <m:sty m:val="p"/>
          </m:rPr>
          <m:t>=</m:t>
        </m:r>
        <m:r>
          <m:rPr>
            <m:sty m:val="bi"/>
          </m:rPr>
          <m:t>A</m:t>
        </m:r>
      </m:oMath>
      <w:del w:id="19293" w:author="PR Preview" w:date="2026-01-01T00:00:00Z">
        <w:r>
          <w:delText xml:space="preserve"> </w:delText>
        </w:r>
      </w:del>
      <w:del w:id="19294" w:author="PR Preview" w:date="2026-01-01T00:00:00Z">
        <w:r>
          <w:delText xml:space="preserve">is an LU factorization.</w:delText>
        </w:r>
      </w:del>
      <w:del w:id="19295" w:author="PR Preview" w:date="2026-01-01T00:00:00Z">
        <w:r>
          <w:delText xml:space="preserve"> </w:delText>
        </w:r>
      </w:del>
      <w:del w:id="19296" w:author="PR Preview" w:date="2026-01-01T00:00:00Z">
        <w:r>
          <w:delText xml:space="preserve">The below-diagonal entries of</w:delText>
        </w:r>
      </w:del>
      <w:del w:id="19297" w:author="PR Preview" w:date="2026-01-01T00:00:00Z">
        <w:r>
          <w:delText xml:space="preserve"> </w:delText>
        </w:r>
      </w:del>
      <m:oMath>
        <m:r>
          <m:rPr>
            <m:sty m:val="bi"/>
          </m:rPr>
          <m:t>L</m:t>
        </m:r>
      </m:oMath>
      <w:del w:id="19298" w:author="PR Preview" w:date="2026-01-01T00:00:00Z">
        <w:r>
          <w:delText xml:space="preserve"> </w:delText>
        </w:r>
      </w:del>
      <w:del w:id="19299" w:author="PR Preview" w:date="2026-01-01T00:00:00Z">
        <w:r>
          <w:delText xml:space="preserve">are the negatives of the multiples of earlier rows</w:delText>
        </w:r>
      </w:del>
      <w:del w:id="19300" w:author="PR Preview" w:date="2026-01-01T00:00:00Z">
        <w:r>
          <w:delText xml:space="preserve"> </w:delText>
        </w:r>
      </w:del>
      <w:del w:id="19301" w:author="PR Preview" w:date="2026-01-01T00:00:00Z">
        <w:r>
          <w:delText xml:space="preserve">that Gaussian elimination adds to reduce</w:delText>
        </w:r>
      </w:del>
      <w:del w:id="19302" w:author="PR Preview" w:date="2026-01-01T00:00:00Z">
        <w:r>
          <w:delText xml:space="preserve"> </w:delText>
        </w:r>
      </w:del>
      <m:oMath>
        <m:r>
          <m:rPr>
            <m:sty m:val="bi"/>
          </m:rPr>
          <m:t>A</m:t>
        </m:r>
      </m:oMath>
      <w:del w:id="19303" w:author="PR Preview" w:date="2026-01-01T00:00:00Z">
        <w:r>
          <w:delText xml:space="preserve"> </w:delText>
        </w:r>
      </w:del>
      <w:del w:id="19304" w:author="PR Preview" w:date="2026-01-01T00:00:00Z">
        <w:r>
          <w:delText xml:space="preserve">to</w:delText>
        </w:r>
      </w:del>
      <w:del w:id="19305" w:author="PR Preview" w:date="2026-01-01T00:00:00Z">
        <w:r>
          <w:delText xml:space="preserve"> </w:delText>
        </w:r>
      </w:del>
      <m:oMath>
        <m:r>
          <m:rPr>
            <m:sty m:val="bi"/>
          </m:rPr>
          <m:t>U</m:t>
        </m:r>
      </m:oMath>
      <w:del w:id="19306" w:author="PR Preview" w:date="2026-01-01T00:00:00Z">
        <w:r>
          <w:delText xml:space="preserve">.</w:delText>
        </w:r>
      </w:del>
    </w:p>
    <w:p>
      <w:pPr>
        <w:pStyle w:val="BodyText"/>
      </w:pPr>
      <w:del w:id="19307" w:author="PR Preview" w:date="2026-01-01T00:00:00Z">
        <w:r>
          <w:rPr>
            <w:b/>
            <w:bCs/>
          </w:rPr>
          <w:delText xml:space="preserve">Example 192 (An invertible matrix with no LU factorization)</w:delText>
        </w:r>
      </w:del>
      <w:del w:id="1930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19309" w:author="PR Preview" w:date="2026-01-01T00:00:00Z">
        <w:r>
          <w:delText xml:space="preserve"> </w:delText>
        </w:r>
      </w:del>
      <w:del w:id="19310" w:author="PR Preview" w:date="2026-01-01T00:00:00Z">
        <w:r>
          <w:delText xml:space="preserve">is invertible:</w:delText>
        </w:r>
      </w:del>
      <w:del w:id="19311"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19312" w:author="PR Preview" w:date="2026-01-01T00:00:00Z">
        <w:r>
          <w:delText xml:space="preserve">, so</w:delText>
        </w:r>
      </w:del>
      <w:del w:id="19313"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19314" w:author="PR Preview" w:date="2026-01-01T00:00:00Z">
        <w:r>
          <w:delText xml:space="preserve"> </w:delText>
        </w:r>
      </w:del>
      <w:del w:id="19315" w:author="PR Preview" w:date="2026-01-01T00:00:00Z">
        <w:r>
          <w:delText xml:space="preserve">(5);</w:delText>
        </w:r>
      </w:del>
      <w:del w:id="19316" w:author="PR Preview" w:date="2026-01-01T00:00:00Z">
        <w:r>
          <w:delText xml:space="preserve"> </w:delText>
        </w:r>
      </w:del>
      <w:del w:id="19317" w:author="PR Preview" w:date="2026-01-01T00:00:00Z">
        <w:r>
          <w:delText xml:space="preserve">but it has no LU factorization.</w:delText>
        </w:r>
      </w:del>
      <w:del w:id="19318" w:author="PR Preview" w:date="2026-01-01T00:00:00Z">
        <w:r>
          <w:delText xml:space="preserve"> </w:delText>
        </w:r>
      </w:del>
      <w:del w:id="19319" w:author="PR Preview" w:date="2026-01-01T00:00:00Z">
        <w:r>
          <w:delText xml:space="preserve">If</w:delText>
        </w:r>
      </w:del>
      <w:del w:id="19320" w:author="PR Preview" w:date="2026-01-01T00:00:00Z">
        <w:r>
          <w:delText xml:space="preserve"> </w:delText>
        </w:r>
      </w:del>
      <m:oMath>
        <m:r>
          <m:rPr>
            <m:sty m:val="bi"/>
          </m:rPr>
          <m:t>P</m:t>
        </m:r>
        <m:r>
          <m:rPr>
            <m:sty m:val="p"/>
          </m:rPr>
          <m:t>=</m:t>
        </m:r>
        <m:r>
          <m:rPr>
            <m:sty m:val="bi"/>
          </m:rPr>
          <m:t>L</m:t>
        </m:r>
        <m:r>
          <m:rPr>
            <m:sty m:val="bi"/>
          </m:rPr>
          <m:t>U</m:t>
        </m:r>
      </m:oMath>
      <w:del w:id="19321" w:author="PR Preview" w:date="2026-01-01T00:00:00Z">
        <w:r>
          <w:delText xml:space="preserve">, the</w:delText>
        </w:r>
      </w:del>
      <w:del w:id="19322" w:author="PR Preview" w:date="2026-01-01T00:00:00Z">
        <w:r>
          <w:delText xml:space="preserve"> </w:delText>
        </w:r>
      </w:del>
      <m:oMath>
        <m:r>
          <m:rPr>
            <m:sty m:val="p"/>
          </m:rPr>
          <m:t>(</m:t>
        </m:r>
        <m:r>
          <m:t>1</m:t>
        </m:r>
        <m:r>
          <m:rPr>
            <m:sty m:val="p"/>
          </m:rPr>
          <m:t>,</m:t>
        </m:r>
        <m:r>
          <m:t>1</m:t>
        </m:r>
        <m:r>
          <m:rPr>
            <m:sty m:val="p"/>
          </m:rPr>
          <m:t>)</m:t>
        </m:r>
      </m:oMath>
      <w:del w:id="19323" w:author="PR Preview" w:date="2026-01-01T00:00:00Z">
        <w:r>
          <w:delText xml:space="preserve"> </w:delText>
        </w:r>
      </w:del>
      <w:del w:id="19324" w:author="PR Preview" w:date="2026-01-01T00:00:00Z">
        <w:r>
          <w:delText xml:space="preserve">entry gives</w:delText>
        </w:r>
      </w:del>
      <w:del w:id="19325" w:author="PR Preview" w:date="2026-01-01T00:00:00Z">
        <w:r>
          <w:delText xml:space="preserve"> </w:delText>
        </w:r>
      </w:del>
      <m:oMath>
        <m:r>
          <m:t>0</m:t>
        </m:r>
        <m:r>
          <m:rPr>
            <m:sty m:val="p"/>
          </m:rPr>
          <m:t>=</m:t>
        </m:r>
        <m:r>
          <m:t>1</m:t>
        </m:r>
        <m:r>
          <m:rPr>
            <m:sty m:val="p"/>
          </m:rPr>
          <m:t>⋅</m:t>
        </m:r>
        <m:sSub>
          <m:e>
            <m:r>
              <m:t>u</m:t>
            </m:r>
          </m:e>
          <m:sub>
            <m:r>
              <m:t>11</m:t>
            </m:r>
          </m:sub>
        </m:sSub>
      </m:oMath>
      <w:del w:id="19326" w:author="PR Preview" w:date="2026-01-01T00:00:00Z">
        <w:r>
          <w:delText xml:space="preserve">, so</w:delText>
        </w:r>
      </w:del>
      <w:del w:id="19327" w:author="PR Preview" w:date="2026-01-01T00:00:00Z">
        <w:r>
          <w:delText xml:space="preserve"> </w:delText>
        </w:r>
      </w:del>
      <m:oMath>
        <m:sSub>
          <m:e>
            <m:r>
              <m:t>u</m:t>
            </m:r>
          </m:e>
          <m:sub>
            <m:r>
              <m:t>11</m:t>
            </m:r>
          </m:sub>
        </m:sSub>
        <m:r>
          <m:rPr>
            <m:sty m:val="p"/>
          </m:rPr>
          <m:t>=</m:t>
        </m:r>
        <m:r>
          <m:t>0</m:t>
        </m:r>
      </m:oMath>
      <w:del w:id="19328" w:author="PR Preview" w:date="2026-01-01T00:00:00Z">
        <w:r>
          <w:delText xml:space="preserve">,</w:delText>
        </w:r>
      </w:del>
      <w:del w:id="19329" w:author="PR Preview" w:date="2026-01-01T00:00:00Z">
        <w:r>
          <w:delText xml:space="preserve"> </w:delText>
        </w:r>
      </w:del>
      <w:del w:id="19330" w:author="PR Preview" w:date="2026-01-01T00:00:00Z">
        <w:r>
          <w:delText xml:space="preserve">and then the</w:delText>
        </w:r>
      </w:del>
      <w:del w:id="19331" w:author="PR Preview" w:date="2026-01-01T00:00:00Z">
        <w:r>
          <w:delText xml:space="preserve"> </w:delText>
        </w:r>
      </w:del>
      <m:oMath>
        <m:r>
          <m:rPr>
            <m:sty m:val="p"/>
          </m:rPr>
          <m:t>(</m:t>
        </m:r>
        <m:r>
          <m:t>2</m:t>
        </m:r>
        <m:r>
          <m:rPr>
            <m:sty m:val="p"/>
          </m:rPr>
          <m:t>,</m:t>
        </m:r>
        <m:r>
          <m:t>1</m:t>
        </m:r>
        <m:r>
          <m:rPr>
            <m:sty m:val="p"/>
          </m:rPr>
          <m:t>)</m:t>
        </m:r>
      </m:oMath>
      <w:del w:id="19332" w:author="PR Preview" w:date="2026-01-01T00:00:00Z">
        <w:r>
          <w:delText xml:space="preserve"> </w:delText>
        </w:r>
      </w:del>
      <w:del w:id="19333" w:author="PR Preview" w:date="2026-01-01T00:00:00Z">
        <w:r>
          <w:delText xml:space="preserve">entry gives</w:delText>
        </w:r>
      </w:del>
    </w:p>
    <w:p>
      <w:pPr>
        <w:pStyle w:val="FirstParagraph"/>
      </w:pPr>
      <w:ins w:id="19334" w:author="PR Preview" w:date="2026-01-01T00:00:00Z">
        <w:r>
          <w:t xml:space="preserve">the solution found in</w:t>
        </w:r>
      </w:ins>
      <w:ins w:id="19335" w:author="PR Preview" w:date="2026-01-01T00:00:00Z">
        <w:r>
          <w:t xml:space="preserve"> </w:t>
        </w:r>
      </w:ins>
      <w:hyperlink w:anchor="exm-normal-equations">
        <w:ins w:id="19336" w:author="PR Preview" w:date="2026-01-01T00:00:00Z">
          <w:r>
            <w:rPr>
              <w:rStyle w:val="Hyperlink"/>
            </w:rPr>
            <w:t xml:space="preserve">Example 190</w:t>
          </w:r>
        </w:ins>
      </w:hyperlink>
      <w:ins w:id="19337" w:author="PR Preview" w:date="2026-01-01T00:00:00Z">
        <w:r>
          <w:t xml:space="preserve">.</w:t>
        </w:r>
      </w:ins>
    </w:p>
    <w:bookmarkEnd w:id="615"/>
    <w:bookmarkStart w:id="616" w:name="def-lu"/>
    <w:p>
      <w:pPr>
        <w:pStyle w:val="BodyText"/>
      </w:pPr>
      <w:ins w:id="19338" w:author="PR Preview" w:date="2026-01-01T00:00:00Z">
        <w:r>
          <w:rPr>
            <w:b/>
            <w:bCs/>
          </w:rPr>
          <w:t xml:space="preserve">Definition 117 (LU factorization)</w:t>
        </w:r>
      </w:ins>
      <w:ins w:id="19339" w:author="PR Preview" w:date="2026-01-01T00:00:00Z">
        <w:r>
          <w:t xml:space="preserve"> </w:t>
        </w:r>
      </w:ins>
      <w:ins w:id="19340" w:author="PR Preview" w:date="2026-01-01T00:00:00Z">
        <w:r>
          <w:t xml:space="preserve">An</w:t>
        </w:r>
      </w:ins>
      <w:ins w:id="19341" w:author="PR Preview" w:date="2026-01-01T00:00:00Z">
        <w:r>
          <w:t xml:space="preserve"> </w:t>
        </w:r>
      </w:ins>
      <w:ins w:id="19342" w:author="PR Preview" w:date="2026-01-01T00:00:00Z">
        <w:r>
          <w:rPr>
            <w:b/>
            <w:bCs/>
          </w:rPr>
          <w:t xml:space="preserve">LU factorization</w:t>
        </w:r>
      </w:ins>
      <w:ins w:id="19343" w:author="PR Preview" w:date="2026-01-01T00:00:00Z">
        <w:r>
          <w:t xml:space="preserve"> </w:t>
        </w:r>
      </w:ins>
      <w:ins w:id="19344" w:author="PR Preview" w:date="2026-01-01T00:00:00Z">
        <w:r>
          <w:t xml:space="preserve">[83]</w:t>
        </w:r>
      </w:ins>
      <w:ins w:id="19345" w:author="PR Preview" w:date="2026-01-01T00:00:00Z">
        <w:r>
          <w:t xml:space="preserve"> </w:t>
        </w:r>
      </w:ins>
      <w:ins w:id="19346" w:author="PR Preview" w:date="2026-01-01T00:00:00Z">
        <w:r>
          <w:t xml:space="preserve">of an</w:t>
        </w:r>
      </w:ins>
      <w:ins w:id="19347" w:author="PR Preview" w:date="2026-01-01T00:00:00Z">
        <w:r>
          <w:t xml:space="preserve"> </w:t>
        </w:r>
      </w:ins>
      <m:oMath>
        <m:r>
          <m:t>n</m:t>
        </m:r>
        <m:r>
          <m:rPr>
            <m:sty m:val="p"/>
          </m:rPr>
          <m:t>×</m:t>
        </m:r>
        <m:r>
          <m:t>n</m:t>
        </m:r>
      </m:oMath>
      <w:ins w:id="19348" w:author="PR Preview" w:date="2026-01-01T00:00:00Z">
        <w:r>
          <w:t xml:space="preserve"> </w:t>
        </w:r>
      </w:ins>
      <w:ins w:id="19349" w:author="PR Preview" w:date="2026-01-01T00:00:00Z">
        <w:r>
          <w:t xml:space="preserve">matrix</w:t>
        </w:r>
      </w:ins>
      <w:ins w:id="19350" w:author="PR Preview" w:date="2026-01-01T00:00:00Z">
        <w:r>
          <w:t xml:space="preserve"> </w:t>
        </w:r>
      </w:ins>
      <m:oMath>
        <m:r>
          <m:rPr>
            <m:sty m:val="bi"/>
          </m:rPr>
          <m:t>A</m:t>
        </m:r>
      </m:oMath>
      <w:ins w:id="19351" w:author="PR Preview" w:date="2026-01-01T00:00:00Z">
        <w:r>
          <w:t xml:space="preserve"> </w:t>
        </w:r>
      </w:ins>
      <w:ins w:id="19352" w:author="PR Preview" w:date="2026-01-01T00:00:00Z">
        <w:r>
          <w:t xml:space="preserve">is a product</w:t>
        </w:r>
      </w:ins>
      <w:ins w:id="19353" w:author="PR Preview" w:date="2026-01-01T00:00:00Z">
        <w:r>
          <w:t xml:space="preserve"> </w:t>
        </w:r>
      </w:ins>
      <m:oMath>
        <m:r>
          <m:rPr>
            <m:sty m:val="bi"/>
          </m:rPr>
          <m:t>A</m:t>
        </m:r>
        <m:r>
          <m:rPr>
            <m:sty m:val="p"/>
          </m:rPr>
          <m:t>=</m:t>
        </m:r>
        <m:r>
          <m:rPr>
            <m:sty m:val="bi"/>
          </m:rPr>
          <m:t>L</m:t>
        </m:r>
        <m:r>
          <m:rPr>
            <m:sty m:val="bi"/>
          </m:rPr>
          <m:t>U</m:t>
        </m:r>
      </m:oMath>
      <w:ins w:id="19354" w:author="PR Preview" w:date="2026-01-01T00:00:00Z">
        <w:r>
          <w:t xml:space="preserve"> </w:t>
        </w:r>
      </w:ins>
      <w:ins w:id="19355" w:author="PR Preview" w:date="2026-01-01T00:00:00Z">
        <w:r>
          <w:t xml:space="preserve">with</w:t>
        </w:r>
      </w:ins>
      <w:ins w:id="19356" w:author="PR Preview" w:date="2026-01-01T00:00:00Z">
        <w:r>
          <w:t xml:space="preserve"> </w:t>
        </w:r>
      </w:ins>
      <m:oMath>
        <m:r>
          <m:rPr>
            <m:sty m:val="bi"/>
          </m:rPr>
          <m:t>L</m:t>
        </m:r>
      </m:oMath>
      <w:ins w:id="19357" w:author="PR Preview" w:date="2026-01-01T00:00:00Z">
        <w:r>
          <w:t xml:space="preserve"> </w:t>
        </w:r>
      </w:ins>
      <w:ins w:id="19358" w:author="PR Preview" w:date="2026-01-01T00:00:00Z">
        <w:r>
          <w:t xml:space="preserve">unit lower triangular (</w:t>
        </w:r>
      </w:ins>
      <w:hyperlink w:anchor="def-unit-lower-triangular-matrix">
        <w:ins w:id="19359" w:author="PR Preview" w:date="2026-01-01T00:00:00Z">
          <w:r>
            <w:rPr>
              <w:rStyle w:val="Hyperlink"/>
            </w:rPr>
            <w:t xml:space="preserve">Definition 114</w:t>
          </w:r>
        </w:ins>
      </w:hyperlink>
      <w:ins w:id="19360" w:author="PR Preview" w:date="2026-01-01T00:00:00Z">
        <w:r>
          <w:t xml:space="preserve">) and</w:t>
        </w:r>
      </w:ins>
      <w:ins w:id="19361" w:author="PR Preview" w:date="2026-01-01T00:00:00Z">
        <w:r>
          <w:t xml:space="preserve"> </w:t>
        </w:r>
      </w:ins>
      <m:oMath>
        <m:r>
          <m:rPr>
            <m:sty m:val="bi"/>
          </m:rPr>
          <m:t>U</m:t>
        </m:r>
      </m:oMath>
      <w:ins w:id="19362" w:author="PR Preview" w:date="2026-01-01T00:00:00Z">
        <w:r>
          <w:t xml:space="preserve"> </w:t>
        </w:r>
      </w:ins>
      <w:ins w:id="19363" w:author="PR Preview" w:date="2026-01-01T00:00:00Z">
        <w:r>
          <w:t xml:space="preserve">upper triangular (</w:t>
        </w:r>
      </w:ins>
      <w:hyperlink w:anchor="def-triangular-matrix">
        <w:ins w:id="19364" w:author="PR Preview" w:date="2026-01-01T00:00:00Z">
          <w:r>
            <w:rPr>
              <w:rStyle w:val="Hyperlink"/>
            </w:rPr>
            <w:t xml:space="preserve">Definition 112</w:t>
          </w:r>
        </w:ins>
      </w:hyperlink>
      <w:ins w:id="19365" w:author="PR Preview" w:date="2026-01-01T00:00:00Z">
        <w:r>
          <w:t xml:space="preserve">).</w:t>
        </w:r>
      </w:ins>
    </w:p>
    <w:bookmarkEnd w:id="616"/>
    <w:bookmarkStart w:id="617" w:name="exm-lu"/>
    <w:p>
      <w:pPr>
        <w:pStyle w:val="BodyText"/>
      </w:pPr>
      <w:ins w:id="19366" w:author="PR Preview" w:date="2026-01-01T00:00:00Z">
        <w:r>
          <w:rPr>
            <w:b/>
            <w:bCs/>
          </w:rPr>
          <w:t xml:space="preserve">Example 193 (An LU factorization of a</w:t>
        </w:r>
      </w:ins>
      <w:ins w:id="19367" w:author="PR Preview" w:date="2026-01-01T00:00:00Z">
        <w:r>
          <w:rPr>
            <w:b/>
            <w:bCs/>
          </w:rPr>
          <w:t xml:space="preserve"> </w:t>
        </w:r>
      </w:ins>
      <m:oMath>
        <m:r>
          <m:t>3</m:t>
        </m:r>
        <m:r>
          <m:rPr>
            <m:sty m:val="p"/>
          </m:rPr>
          <m:t>×</m:t>
        </m:r>
        <m:r>
          <m:t>3</m:t>
        </m:r>
      </m:oMath>
      <w:ins w:id="19368" w:author="PR Preview" w:date="2026-01-01T00:00:00Z">
        <w:r>
          <w:rPr>
            <w:b/>
            <w:bCs/>
          </w:rPr>
          <w:t xml:space="preserve"> </w:t>
        </w:r>
      </w:ins>
      <w:ins w:id="19369" w:author="PR Preview" w:date="2026-01-01T00:00:00Z">
        <w:r>
          <w:rPr>
            <w:b/>
            <w:bCs/>
          </w:rPr>
          <w:t xml:space="preserve">matrix)</w:t>
        </w:r>
      </w:ins>
      <w:ins w:id="19370" w:author="PR Preview" w:date="2026-01-01T00:00:00Z">
        <w:r>
          <w:t xml:space="preserve"> </w:t>
        </w:r>
      </w:ins>
      <w:ins w:id="19371" w:author="PR Preview" w:date="2026-01-01T00:00:00Z">
        <w:r>
          <w:t xml:space="preserve">Let</w:t>
        </w:r>
      </w:ins>
      <w:ins w:id="1937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19373" w:author="PR Preview" w:date="2026-01-01T00:00:00Z">
        <w:r>
          <w:t xml:space="preserve">,</w:t>
        </w:r>
      </w:ins>
      <w:ins w:id="19374"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19375" w:author="PR Preview" w:date="2026-01-01T00:00:00Z">
        <w:r>
          <w:t xml:space="preserve"> </w:t>
        </w:r>
      </w:ins>
      <w:ins w:id="19376" w:author="PR Preview" w:date="2026-01-01T00:00:00Z">
        <w:r>
          <w:t xml:space="preserve">(unit lower triangular) and</w:t>
        </w:r>
      </w:ins>
      <w:ins w:id="19377"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19378" w:author="PR Preview" w:date="2026-01-01T00:00:00Z">
        <w:r>
          <w:t xml:space="preserve"> </w:t>
        </w:r>
      </w:ins>
      <w:ins w:id="19379" w:author="PR Preview" w:date="2026-01-01T00:00:00Z">
        <w:r>
          <w:t xml:space="preserve">(upper triangular).</w:t>
        </w:r>
      </w:ins>
      <w:ins w:id="19380" w:author="PR Preview" w:date="2026-01-01T00:00:00Z">
        <w:r>
          <w:t xml:space="preserve"> </w:t>
        </w:r>
      </w:ins>
      <w:ins w:id="19381" w:author="PR Preview" w:date="2026-01-01T00:00:00Z">
        <w:r>
          <w:t xml:space="preserve">By 4, entry</w:t>
        </w:r>
      </w:ins>
      <w:ins w:id="19382" w:author="PR Preview" w:date="2026-01-01T00:00:00Z">
        <w:r>
          <w:t xml:space="preserve"> </w:t>
        </w:r>
      </w:ins>
      <m:oMath>
        <m:r>
          <m:rPr>
            <m:sty m:val="p"/>
          </m:rPr>
          <m:t>(</m:t>
        </m:r>
        <m:r>
          <m:t>i</m:t>
        </m:r>
        <m:r>
          <m:rPr>
            <m:sty m:val="p"/>
          </m:rPr>
          <m:t>,</m:t>
        </m:r>
        <m:r>
          <m:t>j</m:t>
        </m:r>
        <m:r>
          <m:rPr>
            <m:sty m:val="p"/>
          </m:rPr>
          <m:t>)</m:t>
        </m:r>
      </m:oMath>
      <w:ins w:id="19383" w:author="PR Preview" w:date="2026-01-01T00:00:00Z">
        <w:r>
          <w:t xml:space="preserve"> </w:t>
        </w:r>
      </w:ins>
      <w:ins w:id="19384" w:author="PR Preview" w:date="2026-01-01T00:00:00Z">
        <w:r>
          <w:t xml:space="preserve">of</w:t>
        </w:r>
      </w:ins>
      <w:ins w:id="19385" w:author="PR Preview" w:date="2026-01-01T00:00:00Z">
        <w:r>
          <w:t xml:space="preserve"> </w:t>
        </w:r>
      </w:ins>
      <m:oMath>
        <m:r>
          <m:rPr>
            <m:sty m:val="bi"/>
          </m:rPr>
          <m:t>L</m:t>
        </m:r>
        <m:r>
          <m:rPr>
            <m:sty m:val="bi"/>
          </m:rPr>
          <m:t>U</m:t>
        </m:r>
      </m:oMath>
      <w:ins w:id="19386" w:author="PR Preview" w:date="2026-01-01T00:00:00Z">
        <w:r>
          <w:t xml:space="preserve"> </w:t>
        </w:r>
      </w:ins>
      <w:ins w:id="19387" w:author="PR Preview" w:date="2026-01-01T00:00:00Z">
        <w:r>
          <w:t xml:space="preserve">is</w:t>
        </w:r>
      </w:ins>
      <w:ins w:id="19388"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19389" w:author="PR Preview" w:date="2026-01-01T00:00:00Z">
        <w:r>
          <w:t xml:space="preserve">,</w:t>
        </w:r>
      </w:ins>
      <w:ins w:id="19390" w:author="PR Preview" w:date="2026-01-01T00:00:00Z">
        <w:r>
          <w:t xml:space="preserve"> </w:t>
        </w:r>
      </w:ins>
      <w:ins w:id="19391" w:author="PR Preview" w:date="2026-01-01T00:00:00Z">
        <w:r>
          <w:t xml:space="preserve">so row</w:t>
        </w:r>
      </w:ins>
      <w:ins w:id="19392" w:author="PR Preview" w:date="2026-01-01T00:00:00Z">
        <w:r>
          <w:t xml:space="preserve"> </w:t>
        </w:r>
      </w:ins>
      <m:oMath>
        <m:r>
          <m:t>i</m:t>
        </m:r>
      </m:oMath>
      <w:ins w:id="19393" w:author="PR Preview" w:date="2026-01-01T00:00:00Z">
        <w:r>
          <w:t xml:space="preserve"> </w:t>
        </w:r>
      </w:ins>
      <w:ins w:id="19394" w:author="PR Preview" w:date="2026-01-01T00:00:00Z">
        <w:r>
          <w:t xml:space="preserve">of</w:t>
        </w:r>
      </w:ins>
      <w:ins w:id="19395" w:author="PR Preview" w:date="2026-01-01T00:00:00Z">
        <w:r>
          <w:t xml:space="preserve"> </w:t>
        </w:r>
      </w:ins>
      <m:oMath>
        <m:r>
          <m:rPr>
            <m:sty m:val="bi"/>
          </m:rPr>
          <m:t>L</m:t>
        </m:r>
        <m:r>
          <m:rPr>
            <m:sty m:val="bi"/>
          </m:rPr>
          <m:t>U</m:t>
        </m:r>
      </m:oMath>
      <w:ins w:id="19396" w:author="PR Preview" w:date="2026-01-01T00:00:00Z">
        <w:r>
          <w:t xml:space="preserve"> </w:t>
        </w:r>
      </w:ins>
      <w:ins w:id="19397" w:author="PR Preview" w:date="2026-01-01T00:00:00Z">
        <w:r>
          <w:t xml:space="preserve">is</w:t>
        </w:r>
      </w:ins>
      <w:ins w:id="19398"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19399" w:author="PR Preview" w:date="2026-01-01T00:00:00Z">
        <w:r>
          <w:t xml:space="preserve"> </w:t>
        </w:r>
      </w:ins>
      <w:ins w:id="19400" w:author="PR Preview" w:date="2026-01-01T00:00:00Z">
        <w:r>
          <w:t xml:space="preserve">times row</w:t>
        </w:r>
      </w:ins>
      <w:ins w:id="19401" w:author="PR Preview" w:date="2026-01-01T00:00:00Z">
        <w:r>
          <w:t xml:space="preserve"> </w:t>
        </w:r>
      </w:ins>
      <m:oMath>
        <m:r>
          <m:t>k</m:t>
        </m:r>
      </m:oMath>
      <w:ins w:id="19402" w:author="PR Preview" w:date="2026-01-01T00:00:00Z">
        <w:r>
          <w:t xml:space="preserve"> </w:t>
        </w:r>
      </w:ins>
      <w:ins w:id="19403" w:author="PR Preview" w:date="2026-01-01T00:00:00Z">
        <w:r>
          <w:t xml:space="preserve">of</w:t>
        </w:r>
      </w:ins>
      <w:ins w:id="19404" w:author="PR Preview" w:date="2026-01-01T00:00:00Z">
        <w:r>
          <w:t xml:space="preserve"> </w:t>
        </w:r>
      </w:ins>
      <m:oMath>
        <m:r>
          <m:rPr>
            <m:sty m:val="bi"/>
          </m:rPr>
          <m:t>U</m:t>
        </m:r>
      </m:oMath>
      <w:ins w:id="19405" w:author="PR Preview" w:date="2026-01-01T00:00:00Z">
        <w:r>
          <w:t xml:space="preserve">.</w:t>
        </w:r>
      </w:ins>
      <w:ins w:id="19406" w:author="PR Preview" w:date="2026-01-01T00:00:00Z">
        <w:r>
          <w:t xml:space="preserve"> </w:t>
        </w:r>
      </w:ins>
      <w:ins w:id="19407" w:author="PR Preview" w:date="2026-01-01T00:00:00Z">
        <w:r>
          <w:t xml:space="preserve">Row 1 is</w:t>
        </w:r>
      </w:ins>
      <w:ins w:id="19408"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19409" w:author="PR Preview" w:date="2026-01-01T00:00:00Z">
        <w:r>
          <w:t xml:space="preserve">;</w:t>
        </w:r>
      </w:ins>
      <w:ins w:id="19410" w:author="PR Preview" w:date="2026-01-01T00:00:00Z">
        <w:r>
          <w:t xml:space="preserve"> </w:t>
        </w:r>
      </w:ins>
      <w:ins w:id="19411" w:author="PR Preview" w:date="2026-01-01T00:00:00Z">
        <w:r>
          <w:t xml:space="preserve">row 2 is</w:t>
        </w:r>
      </w:ins>
      <w:ins w:id="19412"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19413" w:author="PR Preview" w:date="2026-01-01T00:00:00Z">
        <w:r>
          <w:t xml:space="preserve">,</w:t>
        </w:r>
      </w:ins>
      <w:ins w:id="19414" w:author="PR Preview" w:date="2026-01-01T00:00:00Z">
        <w:r>
          <w:t xml:space="preserve"> </w:t>
        </w:r>
      </w:ins>
      <w:ins w:id="19415" w:author="PR Preview" w:date="2026-01-01T00:00:00Z">
        <w:r>
          <w:t xml:space="preserve">and row 3 is</w:t>
        </w:r>
      </w:ins>
      <w:ins w:id="19416"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19417" w:author="PR Preview" w:date="2026-01-01T00:00:00Z">
        <w:r>
          <w:t xml:space="preserve">.</w:t>
        </w:r>
      </w:ins>
      <w:ins w:id="19418" w:author="PR Preview" w:date="2026-01-01T00:00:00Z">
        <w:r>
          <w:t xml:space="preserve"> </w:t>
        </w:r>
      </w:ins>
      <w:ins w:id="19419" w:author="PR Preview" w:date="2026-01-01T00:00:00Z">
        <w:r>
          <w:t xml:space="preserve">These are the rows of</w:t>
        </w:r>
      </w:ins>
      <w:ins w:id="19420" w:author="PR Preview" w:date="2026-01-01T00:00:00Z">
        <w:r>
          <w:t xml:space="preserve"> </w:t>
        </w:r>
      </w:ins>
      <m:oMath>
        <m:r>
          <m:rPr>
            <m:sty m:val="bi"/>
          </m:rPr>
          <m:t>A</m:t>
        </m:r>
      </m:oMath>
      <w:ins w:id="19421" w:author="PR Preview" w:date="2026-01-01T00:00:00Z">
        <w:r>
          <w:t xml:space="preserve">, so</w:t>
        </w:r>
      </w:ins>
      <w:ins w:id="19422" w:author="PR Preview" w:date="2026-01-01T00:00:00Z">
        <w:r>
          <w:t xml:space="preserve"> </w:t>
        </w:r>
      </w:ins>
      <m:oMath>
        <m:r>
          <m:rPr>
            <m:sty m:val="bi"/>
          </m:rPr>
          <m:t>L</m:t>
        </m:r>
        <m:r>
          <m:rPr>
            <m:sty m:val="bi"/>
          </m:rPr>
          <m:t>U</m:t>
        </m:r>
        <m:r>
          <m:rPr>
            <m:sty m:val="p"/>
          </m:rPr>
          <m:t>=</m:t>
        </m:r>
        <m:r>
          <m:rPr>
            <m:sty m:val="bi"/>
          </m:rPr>
          <m:t>A</m:t>
        </m:r>
      </m:oMath>
      <w:ins w:id="19423" w:author="PR Preview" w:date="2026-01-01T00:00:00Z">
        <w:r>
          <w:t xml:space="preserve"> </w:t>
        </w:r>
      </w:ins>
      <w:ins w:id="19424" w:author="PR Preview" w:date="2026-01-01T00:00:00Z">
        <w:r>
          <w:t xml:space="preserve">is an LU factorization.</w:t>
        </w:r>
      </w:ins>
      <w:ins w:id="19425" w:author="PR Preview" w:date="2026-01-01T00:00:00Z">
        <w:r>
          <w:t xml:space="preserve"> </w:t>
        </w:r>
      </w:ins>
      <w:ins w:id="19426" w:author="PR Preview" w:date="2026-01-01T00:00:00Z">
        <w:r>
          <w:t xml:space="preserve">The below-diagonal entries of</w:t>
        </w:r>
      </w:ins>
      <w:ins w:id="19427" w:author="PR Preview" w:date="2026-01-01T00:00:00Z">
        <w:r>
          <w:t xml:space="preserve"> </w:t>
        </w:r>
      </w:ins>
      <m:oMath>
        <m:r>
          <m:rPr>
            <m:sty m:val="bi"/>
          </m:rPr>
          <m:t>L</m:t>
        </m:r>
      </m:oMath>
      <w:ins w:id="19428" w:author="PR Preview" w:date="2026-01-01T00:00:00Z">
        <w:r>
          <w:t xml:space="preserve"> </w:t>
        </w:r>
      </w:ins>
      <w:ins w:id="19429" w:author="PR Preview" w:date="2026-01-01T00:00:00Z">
        <w:r>
          <w:t xml:space="preserve">are the negatives of the multiples of earlier rows</w:t>
        </w:r>
      </w:ins>
      <w:ins w:id="19430" w:author="PR Preview" w:date="2026-01-01T00:00:00Z">
        <w:r>
          <w:t xml:space="preserve"> </w:t>
        </w:r>
      </w:ins>
      <w:ins w:id="19431" w:author="PR Preview" w:date="2026-01-01T00:00:00Z">
        <w:r>
          <w:t xml:space="preserve">that Gaussian elimination adds to reduce</w:t>
        </w:r>
      </w:ins>
      <w:ins w:id="19432" w:author="PR Preview" w:date="2026-01-01T00:00:00Z">
        <w:r>
          <w:t xml:space="preserve"> </w:t>
        </w:r>
      </w:ins>
      <m:oMath>
        <m:r>
          <m:rPr>
            <m:sty m:val="bi"/>
          </m:rPr>
          <m:t>A</m:t>
        </m:r>
      </m:oMath>
      <w:ins w:id="19433" w:author="PR Preview" w:date="2026-01-01T00:00:00Z">
        <w:r>
          <w:t xml:space="preserve"> </w:t>
        </w:r>
      </w:ins>
      <w:ins w:id="19434" w:author="PR Preview" w:date="2026-01-01T00:00:00Z">
        <w:r>
          <w:t xml:space="preserve">to</w:t>
        </w:r>
      </w:ins>
      <w:ins w:id="19435" w:author="PR Preview" w:date="2026-01-01T00:00:00Z">
        <w:r>
          <w:t xml:space="preserve"> </w:t>
        </w:r>
      </w:ins>
      <m:oMath>
        <m:r>
          <m:rPr>
            <m:sty m:val="bi"/>
          </m:rPr>
          <m:t>U</m:t>
        </m:r>
      </m:oMath>
      <w:ins w:id="19436" w:author="PR Preview" w:date="2026-01-01T00:00:00Z">
        <w:r>
          <w:t xml:space="preserve">.</w:t>
        </w:r>
      </w:ins>
    </w:p>
    <w:bookmarkEnd w:id="617"/>
    <w:bookmarkStart w:id="618" w:name="exm-not-lu"/>
    <w:p>
      <w:pPr>
        <w:pStyle w:val="BodyText"/>
      </w:pPr>
      <w:ins w:id="19437" w:author="PR Preview" w:date="2026-01-01T00:00:00Z">
        <w:r>
          <w:rPr>
            <w:b/>
            <w:bCs/>
          </w:rPr>
          <w:t xml:space="preserve">Example 194 (An invertible matrix with no LU factorization)</w:t>
        </w:r>
      </w:ins>
      <w:ins w:id="1943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19439" w:author="PR Preview" w:date="2026-01-01T00:00:00Z">
        <w:r>
          <w:t xml:space="preserve"> </w:t>
        </w:r>
      </w:ins>
      <w:ins w:id="19440" w:author="PR Preview" w:date="2026-01-01T00:00:00Z">
        <w:r>
          <w:t xml:space="preserve">is invertible:</w:t>
        </w:r>
      </w:ins>
      <w:ins w:id="19441" w:author="PR Preview" w:date="2026-01-01T00:00:00Z">
        <w:r>
          <w:t xml:space="preserve"> </w:t>
        </w:r>
      </w:ins>
      <m:oMath>
        <m:sSup>
          <m:e>
            <m:r>
              <m:rPr>
                <m:sty m:val="bi"/>
              </m:rPr>
              <m:t>P</m:t>
            </m:r>
          </m:e>
          <m:sup>
            <m:r>
              <m:t>2</m:t>
            </m:r>
          </m:sup>
        </m:sSup>
        <m:r>
          <m:rPr>
            <m:sty m:val="p"/>
          </m:rPr>
          <m:t>=</m:t>
        </m:r>
        <m:sSub>
          <m:e>
            <m:r>
              <m:rPr>
                <m:sty m:val="bi"/>
              </m:rPr>
              <m:t>I</m:t>
            </m:r>
          </m:e>
          <m:sub>
            <m:r>
              <m:t>2</m:t>
            </m:r>
          </m:sub>
        </m:sSub>
      </m:oMath>
      <w:ins w:id="19442" w:author="PR Preview" w:date="2026-01-01T00:00:00Z">
        <w:r>
          <w:t xml:space="preserve">, so</w:t>
        </w:r>
      </w:ins>
      <w:ins w:id="19443" w:author="PR Preview" w:date="2026-01-01T00:00:00Z">
        <w:r>
          <w:t xml:space="preserve"> </w:t>
        </w:r>
      </w:ins>
      <m:oMath>
        <m:sSup>
          <m:e>
            <m:r>
              <m:rPr>
                <m:sty m:val="bi"/>
              </m:rPr>
              <m:t>P</m:t>
            </m:r>
          </m:e>
          <m:sup>
            <m:r>
              <m:rPr>
                <m:sty m:val="p"/>
              </m:rPr>
              <m:t>−</m:t>
            </m:r>
            <m:r>
              <m:t>1</m:t>
            </m:r>
          </m:sup>
        </m:sSup>
        <m:r>
          <m:rPr>
            <m:sty m:val="p"/>
          </m:rPr>
          <m:t>=</m:t>
        </m:r>
        <m:r>
          <m:rPr>
            <m:sty m:val="bi"/>
          </m:rPr>
          <m:t>P</m:t>
        </m:r>
      </m:oMath>
      <w:ins w:id="19444" w:author="PR Preview" w:date="2026-01-01T00:00:00Z">
        <w:r>
          <w:t xml:space="preserve"> </w:t>
        </w:r>
      </w:ins>
      <w:ins w:id="19445" w:author="PR Preview" w:date="2026-01-01T00:00:00Z">
        <w:r>
          <w:t xml:space="preserve">(5);</w:t>
        </w:r>
      </w:ins>
      <w:ins w:id="19446" w:author="PR Preview" w:date="2026-01-01T00:00:00Z">
        <w:r>
          <w:t xml:space="preserve"> </w:t>
        </w:r>
      </w:ins>
      <w:ins w:id="19447" w:author="PR Preview" w:date="2026-01-01T00:00:00Z">
        <w:r>
          <w:t xml:space="preserve">but it has no LU factorization.</w:t>
        </w:r>
      </w:ins>
      <w:ins w:id="19448" w:author="PR Preview" w:date="2026-01-01T00:00:00Z">
        <w:r>
          <w:t xml:space="preserve"> </w:t>
        </w:r>
      </w:ins>
      <w:ins w:id="19449" w:author="PR Preview" w:date="2026-01-01T00:00:00Z">
        <w:r>
          <w:t xml:space="preserve">If</w:t>
        </w:r>
      </w:ins>
      <w:ins w:id="19450" w:author="PR Preview" w:date="2026-01-01T00:00:00Z">
        <w:r>
          <w:t xml:space="preserve"> </w:t>
        </w:r>
      </w:ins>
      <m:oMath>
        <m:r>
          <m:rPr>
            <m:sty m:val="bi"/>
          </m:rPr>
          <m:t>P</m:t>
        </m:r>
        <m:r>
          <m:rPr>
            <m:sty m:val="p"/>
          </m:rPr>
          <m:t>=</m:t>
        </m:r>
        <m:r>
          <m:rPr>
            <m:sty m:val="bi"/>
          </m:rPr>
          <m:t>L</m:t>
        </m:r>
        <m:r>
          <m:rPr>
            <m:sty m:val="bi"/>
          </m:rPr>
          <m:t>U</m:t>
        </m:r>
      </m:oMath>
      <w:ins w:id="19451" w:author="PR Preview" w:date="2026-01-01T00:00:00Z">
        <w:r>
          <w:t xml:space="preserve">, the</w:t>
        </w:r>
      </w:ins>
      <w:ins w:id="19452" w:author="PR Preview" w:date="2026-01-01T00:00:00Z">
        <w:r>
          <w:t xml:space="preserve"> </w:t>
        </w:r>
      </w:ins>
      <m:oMath>
        <m:r>
          <m:rPr>
            <m:sty m:val="p"/>
          </m:rPr>
          <m:t>(</m:t>
        </m:r>
        <m:r>
          <m:t>1</m:t>
        </m:r>
        <m:r>
          <m:rPr>
            <m:sty m:val="p"/>
          </m:rPr>
          <m:t>,</m:t>
        </m:r>
        <m:r>
          <m:t>1</m:t>
        </m:r>
        <m:r>
          <m:rPr>
            <m:sty m:val="p"/>
          </m:rPr>
          <m:t>)</m:t>
        </m:r>
      </m:oMath>
      <w:ins w:id="19453" w:author="PR Preview" w:date="2026-01-01T00:00:00Z">
        <w:r>
          <w:t xml:space="preserve"> </w:t>
        </w:r>
      </w:ins>
      <w:ins w:id="19454" w:author="PR Preview" w:date="2026-01-01T00:00:00Z">
        <w:r>
          <w:t xml:space="preserve">entry gives</w:t>
        </w:r>
      </w:ins>
      <w:ins w:id="19455" w:author="PR Preview" w:date="2026-01-01T00:00:00Z">
        <w:r>
          <w:t xml:space="preserve"> </w:t>
        </w:r>
      </w:ins>
      <m:oMath>
        <m:r>
          <m:t>0</m:t>
        </m:r>
        <m:r>
          <m:rPr>
            <m:sty m:val="p"/>
          </m:rPr>
          <m:t>=</m:t>
        </m:r>
        <m:r>
          <m:t>1</m:t>
        </m:r>
        <m:r>
          <m:rPr>
            <m:sty m:val="p"/>
          </m:rPr>
          <m:t>⋅</m:t>
        </m:r>
        <m:sSub>
          <m:e>
            <m:r>
              <m:t>u</m:t>
            </m:r>
          </m:e>
          <m:sub>
            <m:r>
              <m:t>11</m:t>
            </m:r>
          </m:sub>
        </m:sSub>
      </m:oMath>
      <w:ins w:id="19456" w:author="PR Preview" w:date="2026-01-01T00:00:00Z">
        <w:r>
          <w:t xml:space="preserve">, so</w:t>
        </w:r>
      </w:ins>
      <w:ins w:id="19457" w:author="PR Preview" w:date="2026-01-01T00:00:00Z">
        <w:r>
          <w:t xml:space="preserve"> </w:t>
        </w:r>
      </w:ins>
      <m:oMath>
        <m:sSub>
          <m:e>
            <m:r>
              <m:t>u</m:t>
            </m:r>
          </m:e>
          <m:sub>
            <m:r>
              <m:t>11</m:t>
            </m:r>
          </m:sub>
        </m:sSub>
        <m:r>
          <m:rPr>
            <m:sty m:val="p"/>
          </m:rPr>
          <m:t>=</m:t>
        </m:r>
        <m:r>
          <m:t>0</m:t>
        </m:r>
      </m:oMath>
      <w:ins w:id="19458" w:author="PR Preview" w:date="2026-01-01T00:00:00Z">
        <w:r>
          <w:t xml:space="preserve">,</w:t>
        </w:r>
      </w:ins>
      <w:ins w:id="19459" w:author="PR Preview" w:date="2026-01-01T00:00:00Z">
        <w:r>
          <w:t xml:space="preserve"> </w:t>
        </w:r>
      </w:ins>
      <w:ins w:id="19460" w:author="PR Preview" w:date="2026-01-01T00:00:00Z">
        <w:r>
          <w:t xml:space="preserve">and then the</w:t>
        </w:r>
      </w:ins>
      <w:ins w:id="19461" w:author="PR Preview" w:date="2026-01-01T00:00:00Z">
        <w:r>
          <w:t xml:space="preserve"> </w:t>
        </w:r>
      </w:ins>
      <m:oMath>
        <m:r>
          <m:rPr>
            <m:sty m:val="p"/>
          </m:rPr>
          <m:t>(</m:t>
        </m:r>
        <m:r>
          <m:t>2</m:t>
        </m:r>
        <m:r>
          <m:rPr>
            <m:sty m:val="p"/>
          </m:rPr>
          <m:t>,</m:t>
        </m:r>
        <m:r>
          <m:t>1</m:t>
        </m:r>
        <m:r>
          <m:rPr>
            <m:sty m:val="p"/>
          </m:rPr>
          <m:t>)</m:t>
        </m:r>
      </m:oMath>
      <w:ins w:id="19462" w:author="PR Preview" w:date="2026-01-01T00:00:00Z">
        <w:r>
          <w:t xml:space="preserve"> </w:t>
        </w:r>
      </w:ins>
      <w:ins w:id="19463"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8"/>
    <w:bookmarkStart w:id="619" w:name="thm-lu-solve"/>
    <w:p>
      <w:pPr>
        <w:pStyle w:val="BodyText"/>
      </w:pPr>
      <w:del w:id="19464" w:author="PR Preview" w:date="2026-01-01T00:00:00Z">
        <w:r>
          <w:rPr>
            <w:b/>
            <w:bCs/>
          </w:rPr>
          <w:delText xml:space="preserve">Theorem 107 (Solving a system with an LU factorization)</w:delText>
        </w:r>
      </w:del>
      <w:del w:id="19465" w:author="PR Preview" w:date="2026-01-01T00:00:00Z">
        <w:r>
          <w:delText xml:space="preserve"> </w:delText>
        </w:r>
      </w:del>
      <w:del w:id="19466" w:author="PR Preview" w:date="2026-01-01T00:00:00Z">
        <w:r>
          <w:delText xml:space="preserve">If</w:delText>
        </w:r>
      </w:del>
      <w:del w:id="19467" w:author="PR Preview" w:date="2026-01-01T00:00:00Z">
        <w:r>
          <w:delText xml:space="preserve"> </w:delText>
        </w:r>
      </w:del>
      <m:oMath>
        <m:r>
          <m:rPr>
            <m:sty m:val="bi"/>
          </m:rPr>
          <m:t>A</m:t>
        </m:r>
        <m:r>
          <m:rPr>
            <m:sty m:val="p"/>
          </m:rPr>
          <m:t>=</m:t>
        </m:r>
        <m:r>
          <m:rPr>
            <m:sty m:val="bi"/>
          </m:rPr>
          <m:t>L</m:t>
        </m:r>
        <m:r>
          <m:rPr>
            <m:sty m:val="bi"/>
          </m:rPr>
          <m:t>U</m:t>
        </m:r>
      </m:oMath>
      <w:del w:id="19468" w:author="PR Preview" w:date="2026-01-01T00:00:00Z">
        <w:r>
          <w:delText xml:space="preserve"> </w:delText>
        </w:r>
      </w:del>
      <w:del w:id="19469" w:author="PR Preview" w:date="2026-01-01T00:00:00Z">
        <w:r>
          <w:delText xml:space="preserve">is an LU factorization (</w:delText>
        </w:r>
      </w:del>
      <w:hyperlink w:anchor="def-lu">
        <w:del w:id="19470" w:author="PR Preview" w:date="2026-01-01T00:00:00Z">
          <w:r>
            <w:rPr>
              <w:rStyle w:val="Hyperlink"/>
            </w:rPr>
            <w:delText xml:space="preserve">Definition 117</w:delText>
          </w:r>
        </w:del>
      </w:hyperlink>
      <w:del w:id="19471" w:author="PR Preview" w:date="2026-01-01T00:00:00Z">
        <w:r>
          <w:delText xml:space="preserve">)</w:delText>
        </w:r>
      </w:del>
      <w:del w:id="19472" w:author="PR Preview" w:date="2026-01-01T00:00:00Z">
        <w:r>
          <w:delText xml:space="preserve"> </w:delText>
        </w:r>
      </w:del>
      <w:del w:id="19473" w:author="PR Preview" w:date="2026-01-01T00:00:00Z">
        <w:r>
          <w:delText xml:space="preserve">and the diagonal entries of</w:delText>
        </w:r>
      </w:del>
      <w:del w:id="19474" w:author="PR Preview" w:date="2026-01-01T00:00:00Z">
        <w:r>
          <w:delText xml:space="preserve"> </w:delText>
        </w:r>
      </w:del>
      <m:oMath>
        <m:r>
          <m:rPr>
            <m:sty m:val="bi"/>
          </m:rPr>
          <m:t>U</m:t>
        </m:r>
      </m:oMath>
      <w:del w:id="19475" w:author="PR Preview" w:date="2026-01-01T00:00:00Z">
        <w:r>
          <w:delText xml:space="preserve"> </w:delText>
        </w:r>
      </w:del>
      <w:del w:id="19476" w:author="PR Preview" w:date="2026-01-01T00:00:00Z">
        <w:r>
          <w:delText xml:space="preserve">are all nonzero,</w:delText>
        </w:r>
      </w:del>
      <w:del w:id="19477" w:author="PR Preview" w:date="2026-01-01T00:00:00Z">
        <w:r>
          <w:delText xml:space="preserve"> </w:delText>
        </w:r>
      </w:del>
      <w:del w:id="19478" w:author="PR Preview" w:date="2026-01-01T00:00:00Z">
        <w:r>
          <w:delText xml:space="preserve">then for every</w:delText>
        </w:r>
      </w:del>
      <w:del w:id="19479" w:author="PR Preview" w:date="2026-01-01T00:00:00Z">
        <w:r>
          <w:delText xml:space="preserve"> </w:delText>
        </w:r>
      </w:del>
      <w:del w:id="19480" w:author="PR Preview" w:date="2026-01-01T00:00:00Z">
        <w:r>
          <w:delText xml:space="preserve">$\mathord{\smash[b]{\underset{\raise.3ex\hbox{$\scriptstyle\sim$}}{b}}\vphantom{b}} \in \mathbb{R}^n$</w:delText>
        </w:r>
      </w:del>
      <w:del w:id="19481" w:author="PR Preview" w:date="2026-01-01T00:00:00Z">
        <w:r>
          <w:delText xml:space="preserve"> </w:delText>
        </w:r>
      </w:del>
      <w:del w:id="19482" w:author="PR Preview" w:date="2026-01-01T00:00:00Z">
        <w:r>
          <w:delText xml:space="preserve">the system</w:delText>
        </w:r>
      </w:del>
      <w:del w:id="19483" w:author="PR Preview" w:date="2026-01-01T00:00:00Z">
        <w:r>
          <w:delText xml:space="preserve"> </w:delText>
        </w:r>
      </w:del>
      <w:del w:id="19484" w:author="PR Preview" w:date="2026-01-01T00:00:00Z">
        <w:r>
          <w:delText xml:space="preserve">$\mathbf{A} \mathord{\smash[b]{\underset{\raise.3ex\hbox{$\scriptstyle\sim$}}{x}}\vphantom{x}} = \mathord{\smash[b]{\underset{\raise.3ex\hbox{$\scriptstyle\sim$}}{b}}\vphantom{b}}$</w:delText>
        </w:r>
      </w:del>
      <w:del w:id="19485" w:author="PR Preview" w:date="2026-01-01T00:00:00Z">
        <w:r>
          <w:delText xml:space="preserve"> </w:delText>
        </w:r>
      </w:del>
      <w:del w:id="19486" w:author="PR Preview" w:date="2026-01-01T00:00:00Z">
        <w:r>
          <w:delText xml:space="preserve">has exactly one solution:</w:delText>
        </w:r>
      </w:del>
      <w:del w:id="19487" w:author="PR Preview" w:date="2026-01-01T00:00:00Z">
        <w:r>
          <w:delText xml:space="preserve"> </w:delText>
        </w:r>
      </w:del>
      <w:del w:id="19488" w:author="PR Preview" w:date="2026-01-01T00:00:00Z">
        <w:r>
          <w:delText xml:space="preserve">solve</w:delText>
        </w:r>
      </w:del>
      <w:del w:id="19489" w:author="PR Preview" w:date="2026-01-01T00:00:00Z">
        <w:r>
          <w:delText xml:space="preserve"> </w:delText>
        </w:r>
      </w:del>
      <w:del w:id="19490" w:author="PR Preview" w:date="2026-01-01T00:00:00Z">
        <w:r>
          <w:delText xml:space="preserve">$\mathbf{L} \mathord{\smash[b]{\underset{\raise.3ex\hbox{$\scriptstyle\sim$}}{y}}\vphantom{y}} = \mathord{\smash[b]{\underset{\raise.3ex\hbox{$\scriptstyle\sim$}}{b}}\vphantom{b}}$</w:delText>
        </w:r>
      </w:del>
      <w:del w:id="19491" w:author="PR Preview" w:date="2026-01-01T00:00:00Z">
        <w:r>
          <w:delText xml:space="preserve"> </w:delText>
        </w:r>
      </w:del>
      <w:del w:id="19492" w:author="PR Preview" w:date="2026-01-01T00:00:00Z">
        <w:r>
          <w:delText xml:space="preserve">by forward substitution,</w:delText>
        </w:r>
      </w:del>
      <w:del w:id="19493" w:author="PR Preview" w:date="2026-01-01T00:00:00Z">
        <w:r>
          <w:delText xml:space="preserve"> </w:delText>
        </w:r>
      </w:del>
      <w:del w:id="19494" w:author="PR Preview" w:date="2026-01-01T00:00:00Z">
        <w:r>
          <w:delText xml:space="preserve">then</w:delText>
        </w:r>
      </w:del>
      <w:del w:id="19495" w:author="PR Preview" w:date="2026-01-01T00:00:00Z">
        <w:r>
          <w:delText xml:space="preserve"> </w:delText>
        </w:r>
      </w:del>
      <w:del w:id="19496" w:author="PR Preview" w:date="2026-01-01T00:00:00Z">
        <w:r>
          <w:delText xml:space="preserve">$\mathbf{U} \mathord{\smash[b]{\underset{\raise.3ex\hbox{$\scriptstyle\sim$}}{x}}\vphantom{x}} = \mathord{\smash[b]{\underset{\raise.3ex\hbox{$\scriptstyle\sim$}}{y}}\vphantom{y}}$</w:delText>
        </w:r>
      </w:del>
      <w:del w:id="19497" w:author="PR Preview" w:date="2026-01-01T00:00:00Z">
        <w:r>
          <w:delText xml:space="preserve"> </w:delText>
        </w:r>
      </w:del>
      <w:del w:id="19498" w:author="PR Preview" w:date="2026-01-01T00:00:00Z">
        <w:r>
          <w:delText xml:space="preserve">by back substitution (</w:delText>
        </w:r>
      </w:del>
      <w:hyperlink w:anchor="thm-back-substitution">
        <w:del w:id="19499" w:author="PR Preview" w:date="2026-01-01T00:00:00Z">
          <w:r>
            <w:rPr>
              <w:rStyle w:val="Hyperlink"/>
            </w:rPr>
            <w:delText xml:space="preserve">Theorem 103</w:delText>
          </w:r>
        </w:del>
      </w:hyperlink>
      <w:del w:id="19500" w:author="PR Preview" w:date="2026-01-01T00:00:00Z">
        <w:r>
          <w:delText xml:space="preserve">).</w:delText>
        </w:r>
      </w:del>
    </w:p>
    <w:p>
      <w:pPr>
        <w:pStyle w:val="BodyText"/>
      </w:pPr>
      <w:del w:id="19501" w:author="PR Preview" w:date="2026-01-01T00:00:00Z">
        <w:r>
          <w:rPr>
            <w:i/>
            <w:iCs/>
          </w:rPr>
          <w:delText xml:space="preserve">Proof</w:delText>
        </w:r>
      </w:del>
      <w:del w:id="19502" w:author="PR Preview" w:date="2026-01-01T00:00:00Z">
        <w:r>
          <w:delText xml:space="preserve">. </w:delText>
        </w:r>
      </w:del>
      <m:oMath>
        <m:r>
          <m:rPr>
            <m:sty m:val="bi"/>
          </m:rPr>
          <m:t>L</m:t>
        </m:r>
      </m:oMath>
      <w:del w:id="19503" w:author="PR Preview" w:date="2026-01-01T00:00:00Z">
        <w:r>
          <w:delText xml:space="preserve"> </w:delText>
        </w:r>
      </w:del>
      <w:del w:id="19504" w:author="PR Preview" w:date="2026-01-01T00:00:00Z">
        <w:r>
          <w:delText xml:space="preserve">has diagonal entries</w:delText>
        </w:r>
      </w:del>
      <w:del w:id="19505" w:author="PR Preview" w:date="2026-01-01T00:00:00Z">
        <w:r>
          <w:delText xml:space="preserve"> </w:delText>
        </w:r>
      </w:del>
      <m:oMath>
        <m:r>
          <m:t>1</m:t>
        </m:r>
      </m:oMath>
      <w:del w:id="19506" w:author="PR Preview" w:date="2026-01-01T00:00:00Z">
        <w:r>
          <w:delText xml:space="preserve"> </w:delText>
        </w:r>
      </w:del>
      <w:del w:id="19507" w:author="PR Preview" w:date="2026-01-01T00:00:00Z">
        <w:r>
          <w:delText xml:space="preserve">and</w:delText>
        </w:r>
      </w:del>
      <w:del w:id="19508" w:author="PR Preview" w:date="2026-01-01T00:00:00Z">
        <w:r>
          <w:delText xml:space="preserve"> </w:delText>
        </w:r>
      </w:del>
      <m:oMath>
        <m:r>
          <m:rPr>
            <m:sty m:val="bi"/>
          </m:rPr>
          <m:t>U</m:t>
        </m:r>
      </m:oMath>
      <w:del w:id="19509" w:author="PR Preview" w:date="2026-01-01T00:00:00Z">
        <w:r>
          <w:delText xml:space="preserve"> </w:delText>
        </w:r>
      </w:del>
      <w:del w:id="19510" w:author="PR Preview" w:date="2026-01-01T00:00:00Z">
        <w:r>
          <w:delText xml:space="preserve">has nonzero ones,</w:delText>
        </w:r>
      </w:del>
      <w:del w:id="19511" w:author="PR Preview" w:date="2026-01-01T00:00:00Z">
        <w:r>
          <w:delText xml:space="preserve"> </w:delText>
        </w:r>
      </w:del>
      <w:del w:id="19512" w:author="PR Preview" w:date="2026-01-01T00:00:00Z">
        <w:r>
          <w:delText xml:space="preserve">so each of the two triangular systems has exactly one solution (</w:delText>
        </w:r>
      </w:del>
      <w:hyperlink w:anchor="thm-back-substitution">
        <w:del w:id="19513" w:author="PR Preview" w:date="2026-01-01T00:00:00Z">
          <w:r>
            <w:rPr>
              <w:rStyle w:val="Hyperlink"/>
            </w:rPr>
            <w:delText xml:space="preserve">Theorem 103</w:delText>
          </w:r>
        </w:del>
      </w:hyperlink>
      <w:del w:id="19514" w:author="PR Preview" w:date="2026-01-01T00:00:00Z">
        <w:r>
          <w:delText xml:space="preserve">).</w:delText>
        </w:r>
      </w:del>
      <w:del w:id="19515" w:author="PR Preview" w:date="2026-01-01T00:00:00Z">
        <w:r>
          <w:delText xml:space="preserve"> </w:delText>
        </w:r>
      </w:del>
      <w:del w:id="19516" w:author="PR Preview" w:date="2026-01-01T00:00:00Z">
        <w:r>
          <w:delText xml:space="preserve">If</w:delText>
        </w:r>
      </w:del>
      <w:del w:id="19517" w:author="PR Preview" w:date="2026-01-01T00:00:00Z">
        <w:r>
          <w:delText xml:space="preserve"> </w:delText>
        </w:r>
      </w:del>
      <w:del w:id="19518" w:author="PR Preview" w:date="2026-01-01T00:00:00Z">
        <w:r>
          <w:delText xml:space="preserve">$\mathord{\smash[b]{\underset{\raise.3ex\hbox{$\scriptstyle\sim$}}{y}}\vphantom{y}}$</w:delText>
        </w:r>
      </w:del>
      <w:del w:id="19519" w:author="PR Preview" w:date="2026-01-01T00:00:00Z">
        <w:r>
          <w:delText xml:space="preserve"> </w:delText>
        </w:r>
      </w:del>
      <w:del w:id="19520" w:author="PR Preview" w:date="2026-01-01T00:00:00Z">
        <w:r>
          <w:delText xml:space="preserve">and</w:delText>
        </w:r>
      </w:del>
      <w:del w:id="19521" w:author="PR Preview" w:date="2026-01-01T00:00:00Z">
        <w:r>
          <w:delText xml:space="preserve"> </w:delText>
        </w:r>
      </w:del>
      <w:del w:id="19522" w:author="PR Preview" w:date="2026-01-01T00:00:00Z">
        <w:r>
          <w:delText xml:space="preserve">$\mathord{\smash[b]{\underset{\raise.3ex\hbox{$\scriptstyle\sim$}}{x}}\vphantom{x}}$</w:delText>
        </w:r>
      </w:del>
      <w:del w:id="19523" w:author="PR Preview" w:date="2026-01-01T00:00:00Z">
        <w:r>
          <w:delText xml:space="preserve"> </w:delText>
        </w:r>
      </w:del>
      <w:del w:id="19524" w:author="PR Preview" w:date="2026-01-01T00:00:00Z">
        <w:r>
          <w:delText xml:space="preserve">are those solutions, then</w:delText>
        </w:r>
      </w:del>
    </w:p>
    <w:p>
      <w:pPr>
        <w:pStyle w:val="BodyText"/>
      </w:pPr>
      <w:ins w:id="19525" w:author="PR Preview" w:date="2026-01-01T00:00:00Z">
        <w:r>
          <w:rPr>
            <w:b/>
            <w:bCs/>
          </w:rPr>
          <w:t xml:space="preserve">Theorem 108 (Solving a system with an LU factorization)</w:t>
        </w:r>
      </w:ins>
      <w:ins w:id="19526" w:author="PR Preview" w:date="2026-01-01T00:00:00Z">
        <w:r>
          <w:t xml:space="preserve"> </w:t>
        </w:r>
      </w:ins>
      <w:ins w:id="19527" w:author="PR Preview" w:date="2026-01-01T00:00:00Z">
        <w:r>
          <w:t xml:space="preserve">If</w:t>
        </w:r>
      </w:ins>
      <w:ins w:id="19528" w:author="PR Preview" w:date="2026-01-01T00:00:00Z">
        <w:r>
          <w:t xml:space="preserve"> </w:t>
        </w:r>
      </w:ins>
      <m:oMath>
        <m:r>
          <m:rPr>
            <m:sty m:val="bi"/>
          </m:rPr>
          <m:t>A</m:t>
        </m:r>
        <m:r>
          <m:rPr>
            <m:sty m:val="p"/>
          </m:rPr>
          <m:t>=</m:t>
        </m:r>
        <m:r>
          <m:rPr>
            <m:sty m:val="bi"/>
          </m:rPr>
          <m:t>L</m:t>
        </m:r>
        <m:r>
          <m:rPr>
            <m:sty m:val="bi"/>
          </m:rPr>
          <m:t>U</m:t>
        </m:r>
      </m:oMath>
      <w:ins w:id="19529" w:author="PR Preview" w:date="2026-01-01T00:00:00Z">
        <w:r>
          <w:t xml:space="preserve"> </w:t>
        </w:r>
      </w:ins>
      <w:ins w:id="19530" w:author="PR Preview" w:date="2026-01-01T00:00:00Z">
        <w:r>
          <w:t xml:space="preserve">is an LU factorization (</w:t>
        </w:r>
      </w:ins>
      <w:hyperlink w:anchor="def-lu">
        <w:ins w:id="19531" w:author="PR Preview" w:date="2026-01-01T00:00:00Z">
          <w:r>
            <w:rPr>
              <w:rStyle w:val="Hyperlink"/>
            </w:rPr>
            <w:t xml:space="preserve">Definition 117</w:t>
          </w:r>
        </w:ins>
      </w:hyperlink>
      <w:ins w:id="19532" w:author="PR Preview" w:date="2026-01-01T00:00:00Z">
        <w:r>
          <w:t xml:space="preserve">)</w:t>
        </w:r>
      </w:ins>
      <w:ins w:id="19533" w:author="PR Preview" w:date="2026-01-01T00:00:00Z">
        <w:r>
          <w:t xml:space="preserve"> </w:t>
        </w:r>
      </w:ins>
      <w:ins w:id="19534" w:author="PR Preview" w:date="2026-01-01T00:00:00Z">
        <w:r>
          <w:t xml:space="preserve">and the diagonal entries of</w:t>
        </w:r>
      </w:ins>
      <w:ins w:id="19535" w:author="PR Preview" w:date="2026-01-01T00:00:00Z">
        <w:r>
          <w:t xml:space="preserve"> </w:t>
        </w:r>
      </w:ins>
      <m:oMath>
        <m:r>
          <m:rPr>
            <m:sty m:val="bi"/>
          </m:rPr>
          <m:t>U</m:t>
        </m:r>
      </m:oMath>
      <w:ins w:id="19536" w:author="PR Preview" w:date="2026-01-01T00:00:00Z">
        <w:r>
          <w:t xml:space="preserve"> </w:t>
        </w:r>
      </w:ins>
      <w:ins w:id="19537" w:author="PR Preview" w:date="2026-01-01T00:00:00Z">
        <w:r>
          <w:t xml:space="preserve">are all nonzero,</w:t>
        </w:r>
      </w:ins>
      <w:ins w:id="19538" w:author="PR Preview" w:date="2026-01-01T00:00:00Z">
        <w:r>
          <w:t xml:space="preserve"> </w:t>
        </w:r>
      </w:ins>
      <w:ins w:id="19539" w:author="PR Preview" w:date="2026-01-01T00:00:00Z">
        <w:r>
          <w:t xml:space="preserve">then for every</w:t>
        </w:r>
      </w:ins>
      <w:ins w:id="19540" w:author="PR Preview" w:date="2026-01-01T00:00:00Z">
        <w:r>
          <w:t xml:space="preserve"> </w:t>
        </w:r>
      </w:ins>
      <w:ins w:id="19541" w:author="PR Preview" w:date="2026-01-01T00:00:00Z">
        <w:r>
          <w:t xml:space="preserve">$\mathord{\smash[b]{\underset{\raise.3ex\hbox{$\scriptstyle\sim$}}{b}}\vphantom{b}} \in \mathbb{R}^n$</w:t>
        </w:r>
      </w:ins>
      <w:ins w:id="19542" w:author="PR Preview" w:date="2026-01-01T00:00:00Z">
        <w:r>
          <w:t xml:space="preserve"> </w:t>
        </w:r>
      </w:ins>
      <w:ins w:id="19543" w:author="PR Preview" w:date="2026-01-01T00:00:00Z">
        <w:r>
          <w:t xml:space="preserve">the system</w:t>
        </w:r>
      </w:ins>
      <w:ins w:id="19544" w:author="PR Preview" w:date="2026-01-01T00:00:00Z">
        <w:r>
          <w:t xml:space="preserve"> </w:t>
        </w:r>
      </w:ins>
      <w:ins w:id="19545" w:author="PR Preview" w:date="2026-01-01T00:00:00Z">
        <w:r>
          <w:t xml:space="preserve">$\mathbf{A} \mathord{\smash[b]{\underset{\raise.3ex\hbox{$\scriptstyle\sim$}}{x}}\vphantom{x}} = \mathord{\smash[b]{\underset{\raise.3ex\hbox{$\scriptstyle\sim$}}{b}}\vphantom{b}}$</w:t>
        </w:r>
      </w:ins>
      <w:ins w:id="19546" w:author="PR Preview" w:date="2026-01-01T00:00:00Z">
        <w:r>
          <w:t xml:space="preserve"> </w:t>
        </w:r>
      </w:ins>
      <w:ins w:id="19547" w:author="PR Preview" w:date="2026-01-01T00:00:00Z">
        <w:r>
          <w:t xml:space="preserve">has exactly one solution:</w:t>
        </w:r>
      </w:ins>
      <w:ins w:id="19548" w:author="PR Preview" w:date="2026-01-01T00:00:00Z">
        <w:r>
          <w:t xml:space="preserve"> </w:t>
        </w:r>
      </w:ins>
      <w:ins w:id="19549" w:author="PR Preview" w:date="2026-01-01T00:00:00Z">
        <w:r>
          <w:t xml:space="preserve">solve</w:t>
        </w:r>
      </w:ins>
      <w:ins w:id="19550" w:author="PR Preview" w:date="2026-01-01T00:00:00Z">
        <w:r>
          <w:t xml:space="preserve"> </w:t>
        </w:r>
      </w:ins>
      <w:ins w:id="19551" w:author="PR Preview" w:date="2026-01-01T00:00:00Z">
        <w:r>
          <w:t xml:space="preserve">$\mathbf{L} \mathord{\smash[b]{\underset{\raise.3ex\hbox{$\scriptstyle\sim$}}{y}}\vphantom{y}} = \mathord{\smash[b]{\underset{\raise.3ex\hbox{$\scriptstyle\sim$}}{b}}\vphantom{b}}$</w:t>
        </w:r>
      </w:ins>
      <w:ins w:id="19552" w:author="PR Preview" w:date="2026-01-01T00:00:00Z">
        <w:r>
          <w:t xml:space="preserve"> </w:t>
        </w:r>
      </w:ins>
      <w:ins w:id="19553" w:author="PR Preview" w:date="2026-01-01T00:00:00Z">
        <w:r>
          <w:t xml:space="preserve">by forward substitution,</w:t>
        </w:r>
      </w:ins>
      <w:ins w:id="19554" w:author="PR Preview" w:date="2026-01-01T00:00:00Z">
        <w:r>
          <w:t xml:space="preserve"> </w:t>
        </w:r>
      </w:ins>
      <w:ins w:id="19555" w:author="PR Preview" w:date="2026-01-01T00:00:00Z">
        <w:r>
          <w:t xml:space="preserve">then</w:t>
        </w:r>
      </w:ins>
      <w:ins w:id="19556" w:author="PR Preview" w:date="2026-01-01T00:00:00Z">
        <w:r>
          <w:t xml:space="preserve"> </w:t>
        </w:r>
      </w:ins>
      <w:ins w:id="19557" w:author="PR Preview" w:date="2026-01-01T00:00:00Z">
        <w:r>
          <w:t xml:space="preserve">$\mathbf{U} \mathord{\smash[b]{\underset{\raise.3ex\hbox{$\scriptstyle\sim$}}{x}}\vphantom{x}} = \mathord{\smash[b]{\underset{\raise.3ex\hbox{$\scriptstyle\sim$}}{y}}\vphantom{y}}$</w:t>
        </w:r>
      </w:ins>
      <w:ins w:id="19558" w:author="PR Preview" w:date="2026-01-01T00:00:00Z">
        <w:r>
          <w:t xml:space="preserve"> </w:t>
        </w:r>
      </w:ins>
      <w:ins w:id="19559" w:author="PR Preview" w:date="2026-01-01T00:00:00Z">
        <w:r>
          <w:t xml:space="preserve">by back substitution (</w:t>
        </w:r>
      </w:ins>
      <w:hyperlink w:anchor="thm-back-substitution">
        <w:ins w:id="19560" w:author="PR Preview" w:date="2026-01-01T00:00:00Z">
          <w:r>
            <w:rPr>
              <w:rStyle w:val="Hyperlink"/>
            </w:rPr>
            <w:t xml:space="preserve">Theorem 104</w:t>
          </w:r>
        </w:ins>
      </w:hyperlink>
      <w:ins w:id="19561" w:author="PR Preview" w:date="2026-01-01T00:00:00Z">
        <w:r>
          <w:t xml:space="preserve">).</w:t>
        </w:r>
      </w:ins>
    </w:p>
    <w:bookmarkEnd w:id="619"/>
    <w:p>
      <w:pPr>
        <w:pStyle w:val="BodyText"/>
      </w:pPr>
      <w:ins w:id="19562" w:author="PR Preview" w:date="2026-01-01T00:00:00Z">
        <w:r>
          <w:rPr>
            <w:i/>
            <w:iCs/>
          </w:rPr>
          <w:t xml:space="preserve">Proof</w:t>
        </w:r>
      </w:ins>
      <w:ins w:id="19563" w:author="PR Preview" w:date="2026-01-01T00:00:00Z">
        <w:r>
          <w:t xml:space="preserve">. </w:t>
        </w:r>
      </w:ins>
      <m:oMath>
        <m:r>
          <m:rPr>
            <m:sty m:val="bi"/>
          </m:rPr>
          <m:t>L</m:t>
        </m:r>
      </m:oMath>
      <w:ins w:id="19564" w:author="PR Preview" w:date="2026-01-01T00:00:00Z">
        <w:r>
          <w:t xml:space="preserve"> </w:t>
        </w:r>
      </w:ins>
      <w:ins w:id="19565" w:author="PR Preview" w:date="2026-01-01T00:00:00Z">
        <w:r>
          <w:t xml:space="preserve">has diagonal entries</w:t>
        </w:r>
      </w:ins>
      <w:ins w:id="19566" w:author="PR Preview" w:date="2026-01-01T00:00:00Z">
        <w:r>
          <w:t xml:space="preserve"> </w:t>
        </w:r>
      </w:ins>
      <m:oMath>
        <m:r>
          <m:t>1</m:t>
        </m:r>
      </m:oMath>
      <w:ins w:id="19567" w:author="PR Preview" w:date="2026-01-01T00:00:00Z">
        <w:r>
          <w:t xml:space="preserve"> </w:t>
        </w:r>
      </w:ins>
      <w:ins w:id="19568" w:author="PR Preview" w:date="2026-01-01T00:00:00Z">
        <w:r>
          <w:t xml:space="preserve">and</w:t>
        </w:r>
      </w:ins>
      <w:ins w:id="19569" w:author="PR Preview" w:date="2026-01-01T00:00:00Z">
        <w:r>
          <w:t xml:space="preserve"> </w:t>
        </w:r>
      </w:ins>
      <m:oMath>
        <m:r>
          <m:rPr>
            <m:sty m:val="bi"/>
          </m:rPr>
          <m:t>U</m:t>
        </m:r>
      </m:oMath>
      <w:ins w:id="19570" w:author="PR Preview" w:date="2026-01-01T00:00:00Z">
        <w:r>
          <w:t xml:space="preserve"> </w:t>
        </w:r>
      </w:ins>
      <w:ins w:id="19571" w:author="PR Preview" w:date="2026-01-01T00:00:00Z">
        <w:r>
          <w:t xml:space="preserve">has nonzero ones,</w:t>
        </w:r>
      </w:ins>
      <w:ins w:id="19572" w:author="PR Preview" w:date="2026-01-01T00:00:00Z">
        <w:r>
          <w:t xml:space="preserve"> </w:t>
        </w:r>
      </w:ins>
      <w:ins w:id="19573" w:author="PR Preview" w:date="2026-01-01T00:00:00Z">
        <w:r>
          <w:t xml:space="preserve">so each of the two triangular systems has exactly one solution (</w:t>
        </w:r>
      </w:ins>
      <w:hyperlink w:anchor="thm-back-substitution">
        <w:ins w:id="19574" w:author="PR Preview" w:date="2026-01-01T00:00:00Z">
          <w:r>
            <w:rPr>
              <w:rStyle w:val="Hyperlink"/>
            </w:rPr>
            <w:t xml:space="preserve">Theorem 104</w:t>
          </w:r>
        </w:ins>
      </w:hyperlink>
      <w:ins w:id="19575" w:author="PR Preview" w:date="2026-01-01T00:00:00Z">
        <w:r>
          <w:t xml:space="preserve">).</w:t>
        </w:r>
      </w:ins>
      <w:ins w:id="19576" w:author="PR Preview" w:date="2026-01-01T00:00:00Z">
        <w:r>
          <w:t xml:space="preserve"> </w:t>
        </w:r>
      </w:ins>
      <w:ins w:id="19577" w:author="PR Preview" w:date="2026-01-01T00:00:00Z">
        <w:r>
          <w:t xml:space="preserve">If</w:t>
        </w:r>
      </w:ins>
      <w:ins w:id="19578" w:author="PR Preview" w:date="2026-01-01T00:00:00Z">
        <w:r>
          <w:t xml:space="preserve"> </w:t>
        </w:r>
      </w:ins>
      <w:ins w:id="19579" w:author="PR Preview" w:date="2026-01-01T00:00:00Z">
        <w:r>
          <w:t xml:space="preserve">$\mathord{\smash[b]{\underset{\raise.3ex\hbox{$\scriptstyle\sim$}}{y}}\vphantom{y}}$</w:t>
        </w:r>
      </w:ins>
      <w:ins w:id="19580" w:author="PR Preview" w:date="2026-01-01T00:00:00Z">
        <w:r>
          <w:t xml:space="preserve"> </w:t>
        </w:r>
      </w:ins>
      <w:ins w:id="19581" w:author="PR Preview" w:date="2026-01-01T00:00:00Z">
        <w:r>
          <w:t xml:space="preserve">and</w:t>
        </w:r>
      </w:ins>
      <w:ins w:id="19582" w:author="PR Preview" w:date="2026-01-01T00:00:00Z">
        <w:r>
          <w:t xml:space="preserve"> </w:t>
        </w:r>
      </w:ins>
      <w:ins w:id="19583" w:author="PR Preview" w:date="2026-01-01T00:00:00Z">
        <w:r>
          <w:t xml:space="preserve">$\mathord{\smash[b]{\underset{\raise.3ex\hbox{$\scriptstyle\sim$}}{x}}\vphantom{x}}$</w:t>
        </w:r>
      </w:ins>
      <w:ins w:id="19584" w:author="PR Preview" w:date="2026-01-01T00:00:00Z">
        <w:r>
          <w:t xml:space="preserve"> </w:t>
        </w:r>
      </w:ins>
      <w:ins w:id="19585" w:author="PR Preview" w:date="2026-01-01T00:00:00Z">
        <w:r>
          <w:t xml:space="preserve">are those solutions, then</w:t>
        </w:r>
      </w:ins>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0" w:name="exm-lu-solve"/>
    <w:p>
      <w:pPr>
        <w:pStyle w:val="BodyText"/>
      </w:pPr>
      <w:del w:id="19586" w:author="PR Preview" w:date="2026-01-01T00:00:00Z">
        <w:r>
          <w:rPr>
            <w:b/>
            <w:bCs/>
          </w:rPr>
          <w:delText xml:space="preserve">Example 193 (Two triangular solves)</w:delText>
        </w:r>
      </w:del>
      <w:del w:id="19587" w:author="PR Preview" w:date="2026-01-01T00:00:00Z">
        <w:r>
          <w:delText xml:space="preserve"> </w:delText>
        </w:r>
      </w:del>
      <w:del w:id="19588" w:author="PR Preview" w:date="2026-01-01T00:00:00Z">
        <w:r>
          <w:delText xml:space="preserve">With</w:delText>
        </w:r>
      </w:del>
      <w:del w:id="19589" w:author="PR Preview" w:date="2026-01-01T00:00:00Z">
        <w:r>
          <w:delText xml:space="preserve"> </w:delText>
        </w:r>
      </w:del>
      <m:oMath>
        <m:r>
          <m:rPr>
            <m:sty m:val="bi"/>
          </m:rPr>
          <m:t>L</m:t>
        </m:r>
      </m:oMath>
      <w:del w:id="19590" w:author="PR Preview" w:date="2026-01-01T00:00:00Z">
        <w:r>
          <w:delText xml:space="preserve"> </w:delText>
        </w:r>
      </w:del>
      <w:del w:id="19591" w:author="PR Preview" w:date="2026-01-01T00:00:00Z">
        <w:r>
          <w:delText xml:space="preserve">and</w:delText>
        </w:r>
      </w:del>
      <w:del w:id="19592" w:author="PR Preview" w:date="2026-01-01T00:00:00Z">
        <w:r>
          <w:delText xml:space="preserve"> </w:delText>
        </w:r>
      </w:del>
      <m:oMath>
        <m:r>
          <m:rPr>
            <m:sty m:val="bi"/>
          </m:rPr>
          <m:t>U</m:t>
        </m:r>
      </m:oMath>
      <w:del w:id="19593" w:author="PR Preview" w:date="2026-01-01T00:00:00Z">
        <w:r>
          <w:delText xml:space="preserve"> </w:delText>
        </w:r>
      </w:del>
      <w:del w:id="19594" w:author="PR Preview" w:date="2026-01-01T00:00:00Z">
        <w:r>
          <w:delText xml:space="preserve">of</w:delText>
        </w:r>
      </w:del>
      <w:del w:id="19595" w:author="PR Preview" w:date="2026-01-01T00:00:00Z">
        <w:r>
          <w:delText xml:space="preserve"> </w:delText>
        </w:r>
      </w:del>
      <w:hyperlink w:anchor="exm-lu">
        <w:del w:id="19596" w:author="PR Preview" w:date="2026-01-01T00:00:00Z">
          <w:r>
            <w:rPr>
              <w:rStyle w:val="Hyperlink"/>
            </w:rPr>
            <w:delText xml:space="preserve">Example 191</w:delText>
          </w:r>
        </w:del>
      </w:hyperlink>
      <w:del w:id="19597" w:author="PR Preview" w:date="2026-01-01T00:00:00Z">
        <w:r>
          <w:delText xml:space="preserve">, solve</w:delText>
        </w:r>
      </w:del>
      <w:del w:id="19598" w:author="PR Preview" w:date="2026-01-01T00:00:00Z">
        <w:r>
          <w:delText xml:space="preserve"> </w:delText>
        </w:r>
      </w:del>
      <w:del w:id="19599" w:author="PR Preview" w:date="2026-01-01T00:00:00Z">
        <w:r>
          <w:delText xml:space="preserve">$\mathbf{A} \mathord{\smash[b]{\underset{\raise.3ex\hbox{$\scriptstyle\sim$}}{x}}\vphantom{x}} = (8, -11, -3)$</w:delText>
        </w:r>
      </w:del>
      <w:del w:id="19600" w:author="PR Preview" w:date="2026-01-01T00:00:00Z">
        <w:r>
          <w:delText xml:space="preserve">.</w:delText>
        </w:r>
      </w:del>
      <w:del w:id="19601" w:author="PR Preview" w:date="2026-01-01T00:00:00Z">
        <w:r>
          <w:delText xml:space="preserve"> </w:delText>
        </w:r>
      </w:del>
      <w:del w:id="19602" w:author="PR Preview" w:date="2026-01-01T00:00:00Z">
        <w:r>
          <w:delText xml:space="preserve">Forward substitution on</w:delText>
        </w:r>
      </w:del>
      <w:del w:id="19603" w:author="PR Preview" w:date="2026-01-01T00:00:00Z">
        <w:r>
          <w:delText xml:space="preserve"> </w:delText>
        </w:r>
      </w:del>
      <w:del w:id="19604" w:author="PR Preview" w:date="2026-01-01T00:00:00Z">
        <w:r>
          <w:delText xml:space="preserve">$\mathbf{L} \mathord{\smash[b]{\underset{\raise.3ex\hbox{$\scriptstyle\sim$}}{y}}\vphantom{y}} = (8, -11, -3)$</w:delText>
        </w:r>
      </w:del>
      <w:del w:id="19605" w:author="PR Preview" w:date="2026-01-01T00:00:00Z">
        <w:r>
          <w:delText xml:space="preserve"> </w:delText>
        </w:r>
      </w:del>
      <w:del w:id="19606" w:author="PR Preview" w:date="2026-01-01T00:00:00Z">
        <w:r>
          <w:delText xml:space="preserve">gives</w:delText>
        </w:r>
      </w:del>
      <w:del w:id="19607" w:author="PR Preview" w:date="2026-01-01T00:00:00Z">
        <w:r>
          <w:delText xml:space="preserve"> </w:delText>
        </w:r>
      </w:del>
      <m:oMath>
        <m:sSub>
          <m:e>
            <m:r>
              <m:t>y</m:t>
            </m:r>
          </m:e>
          <m:sub>
            <m:r>
              <m:t>1</m:t>
            </m:r>
          </m:sub>
        </m:sSub>
        <m:r>
          <m:rPr>
            <m:sty m:val="p"/>
          </m:rPr>
          <m:t>=</m:t>
        </m:r>
        <m:r>
          <m:t>8</m:t>
        </m:r>
      </m:oMath>
      <w:del w:id="19608"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19609" w:author="PR Preview" w:date="2026-01-01T00:00:00Z">
        <w:r>
          <w:delText xml:space="preserve">Back substitution on</w:delText>
        </w:r>
      </w:del>
      <w:del w:id="19610" w:author="PR Preview" w:date="2026-01-01T00:00:00Z">
        <w:r>
          <w:delText xml:space="preserve"> </w:delText>
        </w:r>
      </w:del>
      <w:del w:id="19611" w:author="PR Preview" w:date="2026-01-01T00:00:00Z">
        <w:r>
          <w:delText xml:space="preserve">$\mathbf{U} \mathord{\smash[b]{\underset{\raise.3ex\hbox{$\scriptstyle\sim$}}{x}}\vphantom{x}} = (8, 1, 1)$</w:delText>
        </w:r>
      </w:del>
      <w:del w:id="19612" w:author="PR Preview" w:date="2026-01-01T00:00:00Z">
        <w:r>
          <w:delText xml:space="preserve"> </w:delText>
        </w:r>
      </w:del>
      <w:del w:id="19613" w:author="PR Preview" w:date="2026-01-01T00:00:00Z">
        <w:r>
          <w:delText xml:space="preserve">is</w:delText>
        </w:r>
      </w:del>
      <w:del w:id="19614" w:author="PR Preview" w:date="2026-01-01T00:00:00Z">
        <w:r>
          <w:delText xml:space="preserve"> </w:delText>
        </w:r>
      </w:del>
      <w:hyperlink w:anchor="exm-back-substitution">
        <w:del w:id="19615" w:author="PR Preview" w:date="2026-01-01T00:00:00Z">
          <w:r>
            <w:rPr>
              <w:rStyle w:val="Hyperlink"/>
            </w:rPr>
            <w:delText xml:space="preserve">Example 185</w:delText>
          </w:r>
        </w:del>
      </w:hyperlink>
      <w:del w:id="19616" w:author="PR Preview" w:date="2026-01-01T00:00:00Z">
        <w:r>
          <w:delText xml:space="preserve">,</w:delText>
        </w:r>
      </w:del>
      <w:del w:id="19617" w:author="PR Preview" w:date="2026-01-01T00:00:00Z">
        <w:r>
          <w:delText xml:space="preserve"> </w:delText>
        </w:r>
      </w:del>
      <w:del w:id="19618" w:author="PR Preview" w:date="2026-01-01T00:00:00Z">
        <w:r>
          <w:delText xml:space="preserve">which gives</w:delText>
        </w:r>
      </w:del>
      <w:del w:id="19619" w:author="PR Preview" w:date="2026-01-01T00:00:00Z">
        <w:r>
          <w:delText xml:space="preserve"> </w:delText>
        </w:r>
      </w:del>
      <w:del w:id="19620" w:author="PR Preview" w:date="2026-01-01T00:00:00Z">
        <w:r>
          <w:delText xml:space="preserve">$\mathord{\smash[b]{\underset{\raise.3ex\hbox{$\scriptstyle\sim$}}{x}}\vphantom{x}} = (2, 3, -1)$</w:delText>
        </w:r>
      </w:del>
      <w:del w:id="19621" w:author="PR Preview" w:date="2026-01-01T00:00:00Z">
        <w:r>
          <w:delText xml:space="preserve">.</w:delText>
        </w:r>
      </w:del>
      <w:del w:id="19622" w:author="PR Preview" w:date="2026-01-01T00:00:00Z">
        <w:r>
          <w:delText xml:space="preserve"> </w:delText>
        </w:r>
      </w:del>
      <w:del w:id="19623" w:author="PR Preview" w:date="2026-01-01T00:00:00Z">
        <w:r>
          <w:delText xml:space="preserve">As a check,</w:delText>
        </w:r>
      </w:del>
    </w:p>
    <w:p>
      <w:pPr>
        <w:pStyle w:val="BodyText"/>
      </w:pPr>
      <w:ins w:id="19624" w:author="PR Preview" w:date="2026-01-01T00:00:00Z">
        <w:r>
          <w:rPr>
            <w:b/>
            <w:bCs/>
          </w:rPr>
          <w:t xml:space="preserve">Example 195 (Two triangular solves)</w:t>
        </w:r>
      </w:ins>
      <w:ins w:id="19625" w:author="PR Preview" w:date="2026-01-01T00:00:00Z">
        <w:r>
          <w:t xml:space="preserve"> </w:t>
        </w:r>
      </w:ins>
      <w:ins w:id="19626" w:author="PR Preview" w:date="2026-01-01T00:00:00Z">
        <w:r>
          <w:t xml:space="preserve">With</w:t>
        </w:r>
      </w:ins>
      <w:ins w:id="19627" w:author="PR Preview" w:date="2026-01-01T00:00:00Z">
        <w:r>
          <w:t xml:space="preserve"> </w:t>
        </w:r>
      </w:ins>
      <m:oMath>
        <m:r>
          <m:rPr>
            <m:sty m:val="bi"/>
          </m:rPr>
          <m:t>L</m:t>
        </m:r>
      </m:oMath>
      <w:ins w:id="19628" w:author="PR Preview" w:date="2026-01-01T00:00:00Z">
        <w:r>
          <w:t xml:space="preserve"> </w:t>
        </w:r>
      </w:ins>
      <w:ins w:id="19629" w:author="PR Preview" w:date="2026-01-01T00:00:00Z">
        <w:r>
          <w:t xml:space="preserve">and</w:t>
        </w:r>
      </w:ins>
      <w:ins w:id="19630" w:author="PR Preview" w:date="2026-01-01T00:00:00Z">
        <w:r>
          <w:t xml:space="preserve"> </w:t>
        </w:r>
      </w:ins>
      <m:oMath>
        <m:r>
          <m:rPr>
            <m:sty m:val="bi"/>
          </m:rPr>
          <m:t>U</m:t>
        </m:r>
      </m:oMath>
      <w:ins w:id="19631" w:author="PR Preview" w:date="2026-01-01T00:00:00Z">
        <w:r>
          <w:t xml:space="preserve"> </w:t>
        </w:r>
      </w:ins>
      <w:ins w:id="19632" w:author="PR Preview" w:date="2026-01-01T00:00:00Z">
        <w:r>
          <w:t xml:space="preserve">of</w:t>
        </w:r>
      </w:ins>
      <w:ins w:id="19633" w:author="PR Preview" w:date="2026-01-01T00:00:00Z">
        <w:r>
          <w:t xml:space="preserve"> </w:t>
        </w:r>
      </w:ins>
      <w:hyperlink w:anchor="exm-lu">
        <w:ins w:id="19634" w:author="PR Preview" w:date="2026-01-01T00:00:00Z">
          <w:r>
            <w:rPr>
              <w:rStyle w:val="Hyperlink"/>
            </w:rPr>
            <w:t xml:space="preserve">Example 193</w:t>
          </w:r>
        </w:ins>
      </w:hyperlink>
      <w:ins w:id="19635" w:author="PR Preview" w:date="2026-01-01T00:00:00Z">
        <w:r>
          <w:t xml:space="preserve">, solve</w:t>
        </w:r>
      </w:ins>
      <w:ins w:id="19636" w:author="PR Preview" w:date="2026-01-01T00:00:00Z">
        <w:r>
          <w:t xml:space="preserve"> </w:t>
        </w:r>
      </w:ins>
      <w:ins w:id="19637" w:author="PR Preview" w:date="2026-01-01T00:00:00Z">
        <w:r>
          <w:t xml:space="preserve">$\mathbf{A} \mathord{\smash[b]{\underset{\raise.3ex\hbox{$\scriptstyle\sim$}}{x}}\vphantom{x}} = (8, -11, -3)$</w:t>
        </w:r>
      </w:ins>
      <w:ins w:id="19638" w:author="PR Preview" w:date="2026-01-01T00:00:00Z">
        <w:r>
          <w:t xml:space="preserve">.</w:t>
        </w:r>
      </w:ins>
      <w:ins w:id="19639" w:author="PR Preview" w:date="2026-01-01T00:00:00Z">
        <w:r>
          <w:t xml:space="preserve"> </w:t>
        </w:r>
      </w:ins>
      <w:ins w:id="19640" w:author="PR Preview" w:date="2026-01-01T00:00:00Z">
        <w:r>
          <w:t xml:space="preserve">Forward substitution on</w:t>
        </w:r>
      </w:ins>
      <w:ins w:id="19641" w:author="PR Preview" w:date="2026-01-01T00:00:00Z">
        <w:r>
          <w:t xml:space="preserve"> </w:t>
        </w:r>
      </w:ins>
      <w:ins w:id="19642" w:author="PR Preview" w:date="2026-01-01T00:00:00Z">
        <w:r>
          <w:t xml:space="preserve">$\mathbf{L} \mathord{\smash[b]{\underset{\raise.3ex\hbox{$\scriptstyle\sim$}}{y}}\vphantom{y}} = (8, -11, -3)$</w:t>
        </w:r>
      </w:ins>
      <w:ins w:id="19643" w:author="PR Preview" w:date="2026-01-01T00:00:00Z">
        <w:r>
          <w:t xml:space="preserve"> </w:t>
        </w:r>
      </w:ins>
      <w:ins w:id="19644" w:author="PR Preview" w:date="2026-01-01T00:00:00Z">
        <w:r>
          <w:t xml:space="preserve">gives</w:t>
        </w:r>
      </w:ins>
      <w:ins w:id="19645" w:author="PR Preview" w:date="2026-01-01T00:00:00Z">
        <w:r>
          <w:t xml:space="preserve"> </w:t>
        </w:r>
      </w:ins>
      <m:oMath>
        <m:sSub>
          <m:e>
            <m:r>
              <m:t>y</m:t>
            </m:r>
          </m:e>
          <m:sub>
            <m:r>
              <m:t>1</m:t>
            </m:r>
          </m:sub>
        </m:sSub>
        <m:r>
          <m:rPr>
            <m:sty m:val="p"/>
          </m:rPr>
          <m:t>=</m:t>
        </m:r>
        <m:r>
          <m:t>8</m:t>
        </m:r>
      </m:oMath>
      <w:ins w:id="19646"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19647" w:author="PR Preview" w:date="2026-01-01T00:00:00Z">
        <w:r>
          <w:t xml:space="preserve">Back substitution on</w:t>
        </w:r>
      </w:ins>
      <w:ins w:id="19648" w:author="PR Preview" w:date="2026-01-01T00:00:00Z">
        <w:r>
          <w:t xml:space="preserve"> </w:t>
        </w:r>
      </w:ins>
      <w:ins w:id="19649" w:author="PR Preview" w:date="2026-01-01T00:00:00Z">
        <w:r>
          <w:t xml:space="preserve">$\mathbf{U} \mathord{\smash[b]{\underset{\raise.3ex\hbox{$\scriptstyle\sim$}}{x}}\vphantom{x}} = (8, 1, 1)$</w:t>
        </w:r>
      </w:ins>
      <w:ins w:id="19650" w:author="PR Preview" w:date="2026-01-01T00:00:00Z">
        <w:r>
          <w:t xml:space="preserve"> </w:t>
        </w:r>
      </w:ins>
      <w:ins w:id="19651" w:author="PR Preview" w:date="2026-01-01T00:00:00Z">
        <w:r>
          <w:t xml:space="preserve">is</w:t>
        </w:r>
      </w:ins>
      <w:ins w:id="19652" w:author="PR Preview" w:date="2026-01-01T00:00:00Z">
        <w:r>
          <w:t xml:space="preserve"> </w:t>
        </w:r>
      </w:ins>
      <w:hyperlink w:anchor="exm-back-substitution">
        <w:ins w:id="19653" w:author="PR Preview" w:date="2026-01-01T00:00:00Z">
          <w:r>
            <w:rPr>
              <w:rStyle w:val="Hyperlink"/>
            </w:rPr>
            <w:t xml:space="preserve">Example 187</w:t>
          </w:r>
        </w:ins>
      </w:hyperlink>
      <w:ins w:id="19654" w:author="PR Preview" w:date="2026-01-01T00:00:00Z">
        <w:r>
          <w:t xml:space="preserve">,</w:t>
        </w:r>
      </w:ins>
      <w:ins w:id="19655" w:author="PR Preview" w:date="2026-01-01T00:00:00Z">
        <w:r>
          <w:t xml:space="preserve"> </w:t>
        </w:r>
      </w:ins>
      <w:ins w:id="19656" w:author="PR Preview" w:date="2026-01-01T00:00:00Z">
        <w:r>
          <w:t xml:space="preserve">which gives</w:t>
        </w:r>
      </w:ins>
      <w:ins w:id="19657" w:author="PR Preview" w:date="2026-01-01T00:00:00Z">
        <w:r>
          <w:t xml:space="preserve"> </w:t>
        </w:r>
      </w:ins>
      <w:ins w:id="19658" w:author="PR Preview" w:date="2026-01-01T00:00:00Z">
        <w:r>
          <w:t xml:space="preserve">$\mathord{\smash[b]{\underset{\raise.3ex\hbox{$\scriptstyle\sim$}}{x}}\vphantom{x}} = (2, 3, -1)$</w:t>
        </w:r>
      </w:ins>
      <w:ins w:id="19659" w:author="PR Preview" w:date="2026-01-01T00:00:00Z">
        <w:r>
          <w:t xml:space="preserve">.</w:t>
        </w:r>
      </w:ins>
      <w:ins w:id="19660" w:author="PR Preview" w:date="2026-01-01T00:00:00Z">
        <w:r>
          <w:t xml:space="preserve"> </w:t>
        </w:r>
      </w:ins>
      <w:ins w:id="19661"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0"/>
    <w:bookmarkEnd w:id="621"/>
    <w:bookmarkEnd w:id="622"/>
    <w:bookmarkStart w:id="65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5" w:name="thm-invertible-rank"/>
    <w:p>
      <w:pPr>
        <w:pStyle w:val="BodyText"/>
      </w:pPr>
      <w:del w:id="19662" w:author="PR Preview" w:date="2026-01-01T00:00:00Z">
        <w:r>
          <w:rPr>
            <w:b/>
            <w:bCs/>
          </w:rPr>
          <w:delText xml:space="preserve">Theorem 108 (A square matrix is invertible exactly when it has full column rank)</w:delText>
        </w:r>
      </w:del>
      <w:del w:id="19663" w:author="PR Preview" w:date="2026-01-01T00:00:00Z">
        <w:r>
          <w:delText xml:space="preserve"> </w:delText>
        </w:r>
      </w:del>
      <w:del w:id="19664" w:author="PR Preview" w:date="2026-01-01T00:00:00Z">
        <w:r>
          <w:delText xml:space="preserve">An</w:delText>
        </w:r>
      </w:del>
      <w:del w:id="19665" w:author="PR Preview" w:date="2026-01-01T00:00:00Z">
        <w:r>
          <w:delText xml:space="preserve"> </w:delText>
        </w:r>
      </w:del>
      <m:oMath>
        <m:r>
          <m:t>n</m:t>
        </m:r>
        <m:r>
          <m:rPr>
            <m:sty m:val="p"/>
          </m:rPr>
          <m:t>×</m:t>
        </m:r>
        <m:r>
          <m:t>n</m:t>
        </m:r>
      </m:oMath>
      <w:del w:id="19666" w:author="PR Preview" w:date="2026-01-01T00:00:00Z">
        <w:r>
          <w:delText xml:space="preserve"> </w:delText>
        </w:r>
      </w:del>
      <w:del w:id="19667" w:author="PR Preview" w:date="2026-01-01T00:00:00Z">
        <w:r>
          <w:delText xml:space="preserve">matrix</w:delText>
        </w:r>
      </w:del>
      <w:del w:id="19668" w:author="PR Preview" w:date="2026-01-01T00:00:00Z">
        <w:r>
          <w:delText xml:space="preserve"> </w:delText>
        </w:r>
      </w:del>
      <m:oMath>
        <m:r>
          <m:rPr>
            <m:sty m:val="bi"/>
          </m:rPr>
          <m:t>A</m:t>
        </m:r>
      </m:oMath>
      <w:del w:id="19669" w:author="PR Preview" w:date="2026-01-01T00:00:00Z">
        <w:r>
          <w:delText xml:space="preserve"> </w:delText>
        </w:r>
      </w:del>
      <w:del w:id="19670" w:author="PR Preview" w:date="2026-01-01T00:00:00Z">
        <w:r>
          <w:delText xml:space="preserve">is invertible (</w:delText>
        </w:r>
      </w:del>
      <w:hyperlink w:anchor="def-invertible-matrix">
        <w:del w:id="19671" w:author="PR Preview" w:date="2026-01-01T00:00:00Z">
          <w:r>
            <w:rPr>
              <w:rStyle w:val="Hyperlink"/>
            </w:rPr>
            <w:delText xml:space="preserve">Definition 85</w:delText>
          </w:r>
        </w:del>
      </w:hyperlink>
      <w:del w:id="19672" w:author="PR Preview" w:date="2026-01-01T00:00:00Z">
        <w:r>
          <w:delText xml:space="preserve">)</w:delText>
        </w:r>
      </w:del>
      <w:del w:id="19673" w:author="PR Preview" w:date="2026-01-01T00:00:00Z">
        <w:r>
          <w:delText xml:space="preserve"> </w:delText>
        </w:r>
      </w:del>
      <w:del w:id="19674" w:author="PR Preview" w:date="2026-01-01T00:00:00Z">
        <w:r>
          <w:delText xml:space="preserve">exactly when</w:delText>
        </w:r>
      </w:del>
      <w:del w:id="1967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9676" w:author="PR Preview" w:date="2026-01-01T00:00:00Z">
        <w:r>
          <w:delText xml:space="preserve"> </w:delText>
        </w:r>
      </w:del>
      <w:del w:id="19677" w:author="PR Preview" w:date="2026-01-01T00:00:00Z">
        <w:r>
          <w:delText xml:space="preserve">(full column rank,</w:delText>
        </w:r>
      </w:del>
      <w:del w:id="19678" w:author="PR Preview" w:date="2026-01-01T00:00:00Z">
        <w:r>
          <w:delText xml:space="preserve"> </w:delText>
        </w:r>
      </w:del>
      <w:hyperlink w:anchor="def-full-column-rank">
        <w:del w:id="19679" w:author="PR Preview" w:date="2026-01-01T00:00:00Z">
          <w:r>
            <w:rPr>
              <w:rStyle w:val="Hyperlink"/>
            </w:rPr>
            <w:delText xml:space="preserve">Definition 45</w:delText>
          </w:r>
        </w:del>
      </w:hyperlink>
      <w:del w:id="19680" w:author="PR Preview" w:date="2026-01-01T00:00:00Z">
        <w:r>
          <w:delText xml:space="preserve">),</w:delText>
        </w:r>
      </w:del>
      <w:del w:id="19681" w:author="PR Preview" w:date="2026-01-01T00:00:00Z">
        <w:r>
          <w:delText xml:space="preserve"> </w:delText>
        </w:r>
      </w:del>
      <w:del w:id="19682" w:author="PR Preview" w:date="2026-01-01T00:00:00Z">
        <w:r>
          <w:delText xml:space="preserve">that is, exactly when</w:delText>
        </w:r>
      </w:del>
      <w:del w:id="19683" w:author="PR Preview" w:date="2026-01-01T00:00:00Z">
        <w:r>
          <w:delText xml:space="preserve"> </w:delText>
        </w:r>
      </w:del>
      <w:del w:id="19684" w:author="PR Preview" w:date="2026-01-01T00:00:00Z">
        <w:r>
          <w:delText xml:space="preserve">$\mathcal{N}(\mathbf{A}) = \mathopen{}\left\{\mathord{\smash[b]{\underset{\raise.3ex\hbox{$\scriptstyle\sim$}}{0}}\vphantom{0}}_n\right\}\mathclose{}$</w:delText>
        </w:r>
      </w:del>
      <w:del w:id="19685" w:author="PR Preview" w:date="2026-01-01T00:00:00Z">
        <w:r>
          <w:delText xml:space="preserve">.</w:delText>
        </w:r>
      </w:del>
    </w:p>
    <w:p>
      <w:pPr>
        <w:pStyle w:val="BodyText"/>
      </w:pPr>
      <w:ins w:id="19686" w:author="PR Preview" w:date="2026-01-01T00:00:00Z">
        <w:r>
          <w:rPr>
            <w:b/>
            <w:bCs/>
          </w:rPr>
          <w:t xml:space="preserve">Theorem 109 (A square matrix is invertible exactly when it has full column rank)</w:t>
        </w:r>
      </w:ins>
      <w:ins w:id="19687" w:author="PR Preview" w:date="2026-01-01T00:00:00Z">
        <w:r>
          <w:t xml:space="preserve"> </w:t>
        </w:r>
      </w:ins>
      <w:ins w:id="19688" w:author="PR Preview" w:date="2026-01-01T00:00:00Z">
        <w:r>
          <w:t xml:space="preserve">An</w:t>
        </w:r>
      </w:ins>
      <w:ins w:id="19689" w:author="PR Preview" w:date="2026-01-01T00:00:00Z">
        <w:r>
          <w:t xml:space="preserve"> </w:t>
        </w:r>
      </w:ins>
      <m:oMath>
        <m:r>
          <m:t>n</m:t>
        </m:r>
        <m:r>
          <m:rPr>
            <m:sty m:val="p"/>
          </m:rPr>
          <m:t>×</m:t>
        </m:r>
        <m:r>
          <m:t>n</m:t>
        </m:r>
      </m:oMath>
      <w:ins w:id="19690" w:author="PR Preview" w:date="2026-01-01T00:00:00Z">
        <w:r>
          <w:t xml:space="preserve"> </w:t>
        </w:r>
      </w:ins>
      <w:ins w:id="19691" w:author="PR Preview" w:date="2026-01-01T00:00:00Z">
        <w:r>
          <w:t xml:space="preserve">matrix</w:t>
        </w:r>
      </w:ins>
      <w:ins w:id="19692" w:author="PR Preview" w:date="2026-01-01T00:00:00Z">
        <w:r>
          <w:t xml:space="preserve"> </w:t>
        </w:r>
      </w:ins>
      <m:oMath>
        <m:r>
          <m:rPr>
            <m:sty m:val="bi"/>
          </m:rPr>
          <m:t>A</m:t>
        </m:r>
      </m:oMath>
      <w:ins w:id="19693" w:author="PR Preview" w:date="2026-01-01T00:00:00Z">
        <w:r>
          <w:t xml:space="preserve"> </w:t>
        </w:r>
      </w:ins>
      <w:ins w:id="19694" w:author="PR Preview" w:date="2026-01-01T00:00:00Z">
        <w:r>
          <w:t xml:space="preserve">is invertible (</w:t>
        </w:r>
      </w:ins>
      <w:hyperlink w:anchor="def-invertible-matrix">
        <w:ins w:id="19695" w:author="PR Preview" w:date="2026-01-01T00:00:00Z">
          <w:r>
            <w:rPr>
              <w:rStyle w:val="Hyperlink"/>
            </w:rPr>
            <w:t xml:space="preserve">Definition 85</w:t>
          </w:r>
        </w:ins>
      </w:hyperlink>
      <w:ins w:id="19696" w:author="PR Preview" w:date="2026-01-01T00:00:00Z">
        <w:r>
          <w:t xml:space="preserve">)</w:t>
        </w:r>
      </w:ins>
      <w:ins w:id="19697" w:author="PR Preview" w:date="2026-01-01T00:00:00Z">
        <w:r>
          <w:t xml:space="preserve"> </w:t>
        </w:r>
      </w:ins>
      <w:ins w:id="19698" w:author="PR Preview" w:date="2026-01-01T00:00:00Z">
        <w:r>
          <w:t xml:space="preserve">exactly when</w:t>
        </w:r>
      </w:ins>
      <w:ins w:id="19699" w:author="PR Preview" w:date="2026-01-01T00:00:00Z">
        <w:r>
          <w:t xml:space="preserve"> </w:t>
        </w:r>
      </w:ins>
      <m:oMath>
        <m:r>
          <m:rPr>
            <m:sty m:val="p"/>
          </m:rPr>
          <m:t>rank</m:t>
        </m:r>
        <m:r>
          <m:rPr>
            <m:sty m:val="p"/>
          </m:rPr>
          <m:t>(</m:t>
        </m:r>
        <m:r>
          <m:rPr>
            <m:sty m:val="bi"/>
          </m:rPr>
          <m:t>A</m:t>
        </m:r>
        <m:r>
          <m:rPr>
            <m:sty m:val="p"/>
          </m:rPr>
          <m:t>)</m:t>
        </m:r>
        <m:r>
          <m:rPr>
            <m:sty m:val="p"/>
          </m:rPr>
          <m:t>=</m:t>
        </m:r>
        <m:r>
          <m:t>n</m:t>
        </m:r>
      </m:oMath>
      <w:ins w:id="19700" w:author="PR Preview" w:date="2026-01-01T00:00:00Z">
        <w:r>
          <w:t xml:space="preserve"> </w:t>
        </w:r>
      </w:ins>
      <w:ins w:id="19701" w:author="PR Preview" w:date="2026-01-01T00:00:00Z">
        <w:r>
          <w:t xml:space="preserve">(full column rank,</w:t>
        </w:r>
      </w:ins>
      <w:ins w:id="19702" w:author="PR Preview" w:date="2026-01-01T00:00:00Z">
        <w:r>
          <w:t xml:space="preserve"> </w:t>
        </w:r>
      </w:ins>
      <w:hyperlink w:anchor="def-full-column-rank">
        <w:ins w:id="19703" w:author="PR Preview" w:date="2026-01-01T00:00:00Z">
          <w:r>
            <w:rPr>
              <w:rStyle w:val="Hyperlink"/>
            </w:rPr>
            <w:t xml:space="preserve">Definition 45</w:t>
          </w:r>
        </w:ins>
      </w:hyperlink>
      <w:ins w:id="19704" w:author="PR Preview" w:date="2026-01-01T00:00:00Z">
        <w:r>
          <w:t xml:space="preserve">),</w:t>
        </w:r>
      </w:ins>
      <w:ins w:id="19705" w:author="PR Preview" w:date="2026-01-01T00:00:00Z">
        <w:r>
          <w:t xml:space="preserve"> </w:t>
        </w:r>
      </w:ins>
      <w:ins w:id="19706" w:author="PR Preview" w:date="2026-01-01T00:00:00Z">
        <w:r>
          <w:t xml:space="preserve">that is, exactly when</w:t>
        </w:r>
      </w:ins>
      <w:ins w:id="19707" w:author="PR Preview" w:date="2026-01-01T00:00:00Z">
        <w:r>
          <w:t xml:space="preserve"> </w:t>
        </w:r>
      </w:ins>
      <w:ins w:id="19708" w:author="PR Preview" w:date="2026-01-01T00:00:00Z">
        <w:r>
          <w:t xml:space="preserve">$\mathcal{N}(\mathbf{A}) = \mathopen{}\left\{\mathord{\smash[b]{\underset{\raise.3ex\hbox{$\scriptstyle\sim$}}{0}}\vphantom{0}}_n\right\}\mathclose{}$</w:t>
        </w:r>
      </w:ins>
      <w:ins w:id="19709" w:author="PR Preview" w:date="2026-01-01T00:00:00Z">
        <w:r>
          <w:t xml:space="preserve">.</w:t>
        </w:r>
      </w:ins>
    </w:p>
    <w:bookmarkEnd w:id="62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del w:id="19710" w:author="PR Preview" w:date="2026-01-01T00:00:00Z">
        <w:r>
          <w:rPr>
            <w:b/>
            <w:bCs/>
          </w:rPr>
          <w:delText xml:space="preserve">Rank</w:delText>
        </w:r>
      </w:del>
      <w:del w:id="19711" w:author="PR Preview" w:date="2026-01-01T00:00:00Z">
        <w:r>
          <w:rPr>
            <w:b/>
            <w:bCs/>
          </w:rPr>
          <w:delText xml:space="preserve"> </w:delText>
        </w:r>
      </w:del>
      <m:oMath>
        <m:r>
          <m:t>n</m:t>
        </m:r>
      </m:oMath>
      <w:del w:id="19712" w:author="PR Preview" w:date="2026-01-01T00:00:00Z">
        <w:r>
          <w:rPr>
            <w:b/>
            <w:bCs/>
          </w:rPr>
          <w:delText xml:space="preserve"> </w:delText>
        </w:r>
      </w:del>
      <w:del w:id="19713" w:author="PR Preview" w:date="2026-01-01T00:00:00Z">
        <w:r>
          <w:rPr>
            <w:b/>
            <w:bCs/>
          </w:rPr>
          <w:delText xml:space="preserve">implies invertible.</w:delText>
        </w:r>
      </w:del>
      <w:del w:id="19714" w:author="PR Preview" w:date="2026-01-01T00:00:00Z">
        <w:r>
          <w:delText xml:space="preserve"> </w:delText>
        </w:r>
      </w:del>
      <w:del w:id="19715" w:author="PR Preview" w:date="2026-01-01T00:00:00Z">
        <w:r>
          <w:delText xml:space="preserve">Every system</w:delText>
        </w:r>
      </w:del>
      <w:del w:id="19716" w:author="PR Preview" w:date="2026-01-01T00:00:00Z">
        <w:r>
          <w:delText xml:space="preserve"> </w:delText>
        </w:r>
      </w:del>
      <w:del w:id="19717" w:author="PR Preview" w:date="2026-01-01T00:00:00Z">
        <w:r>
          <w:delText xml:space="preserve">$\mathbf{A} \mathord{\smash[b]{\underset{\raise.3ex\hbox{$\scriptstyle\sim$}}{y}}\vphantom{y}} = \mathord{\smash[b]{\underset{\raise.3ex\hbox{$\scriptstyle\sim$}}{b}}\vphantom{b}}$</w:delText>
        </w:r>
      </w:del>
      <w:del w:id="19718" w:author="PR Preview" w:date="2026-01-01T00:00:00Z">
        <w:r>
          <w:delText xml:space="preserve"> </w:delText>
        </w:r>
      </w:del>
      <w:del w:id="19719" w:author="PR Preview" w:date="2026-01-01T00:00:00Z">
        <w:r>
          <w:delText xml:space="preserve">has exactly one solution</w:delText>
        </w:r>
      </w:del>
      <w:del w:id="19720" w:author="PR Preview" w:date="2026-01-01T00:00:00Z">
        <w:r>
          <w:delText xml:space="preserve"> </w:delText>
        </w:r>
      </w:del>
      <w:del w:id="19721" w:author="PR Preview" w:date="2026-01-01T00:00:00Z">
        <w:r>
          <w:delText xml:space="preserve">(</w:delText>
        </w:r>
      </w:del>
      <w:hyperlink w:anchor="cor-solution-unique">
        <w:del w:id="19722" w:author="PR Preview" w:date="2026-01-01T00:00:00Z">
          <w:r>
            <w:rPr>
              <w:rStyle w:val="Hyperlink"/>
            </w:rPr>
            <w:delText xml:space="preserve">Corollary 13</w:delText>
          </w:r>
        </w:del>
      </w:hyperlink>
      <w:del w:id="19723" w:author="PR Preview" w:date="2026-01-01T00:00:00Z">
        <w:r>
          <w:delText xml:space="preserve">, both parts, with</w:delText>
        </w:r>
      </w:del>
      <w:del w:id="19724" w:author="PR Preview" w:date="2026-01-01T00:00:00Z">
        <w:r>
          <w:delText xml:space="preserve"> </w:delText>
        </w:r>
      </w:del>
      <m:oMath>
        <m:r>
          <m:t>m</m:t>
        </m:r>
        <m:r>
          <m:rPr>
            <m:sty m:val="p"/>
          </m:rPr>
          <m:t>=</m:t>
        </m:r>
        <m:r>
          <m:t>n</m:t>
        </m:r>
      </m:oMath>
      <w:del w:id="19725" w:author="PR Preview" w:date="2026-01-01T00:00:00Z">
        <w:r>
          <w:delText xml:space="preserve">).</w:delText>
        </w:r>
      </w:del>
      <w:del w:id="19726" w:author="PR Preview" w:date="2026-01-01T00:00:00Z">
        <w:r>
          <w:delText xml:space="preserve"> </w:delText>
        </w:r>
      </w:del>
      <w:del w:id="19727" w:author="PR Preview" w:date="2026-01-01T00:00:00Z">
        <w:r>
          <w:delText xml:space="preserve">Let</w:delText>
        </w:r>
      </w:del>
      <w:del w:id="19728" w:author="PR Preview" w:date="2026-01-01T00:00:00Z">
        <w:r>
          <w:delText xml:space="preserve"> </w:delText>
        </w:r>
      </w:del>
      <w:del w:id="19729" w:author="PR Preview" w:date="2026-01-01T00:00:00Z">
        <w:r>
          <w:delText xml:space="preserve">$\mathord{\smash[b]{\underset{\raise.3ex\hbox{$\scriptstyle\sim$}}{y}}\vphantom{y}}_j$</w:delText>
        </w:r>
      </w:del>
      <w:del w:id="19730" w:author="PR Preview" w:date="2026-01-01T00:00:00Z">
        <w:r>
          <w:delText xml:space="preserve"> </w:delText>
        </w:r>
      </w:del>
      <w:del w:id="19731" w:author="PR Preview" w:date="2026-01-01T00:00:00Z">
        <w:r>
          <w:delText xml:space="preserve">solve</w:delText>
        </w:r>
      </w:del>
      <w:del w:id="19732" w:author="PR Preview" w:date="2026-01-01T00:00:00Z">
        <w:r>
          <w:delText xml:space="preserve"> </w:delText>
        </w:r>
      </w:del>
      <w:del w:id="19733" w:author="PR Preview" w:date="2026-01-01T00:00:00Z">
        <w:r>
          <w:delText xml:space="preserve">$\mathbf{A} \mathord{\smash[b]{\underset{\raise.3ex\hbox{$\scriptstyle\sim$}}{y}}\vphantom{y}}_j = \mathord{\smash[b]{\underset{\raise.3ex\hbox{$\scriptstyle\sim$}}{e}}\vphantom{e}}_j$</w:delText>
        </w:r>
      </w:del>
      <w:del w:id="19734" w:author="PR Preview" w:date="2026-01-01T00:00:00Z">
        <w:r>
          <w:delText xml:space="preserve"> </w:delText>
        </w:r>
      </w:del>
      <w:del w:id="19735" w:author="PR Preview" w:date="2026-01-01T00:00:00Z">
        <w:r>
          <w:delText xml:space="preserve">(</w:delText>
        </w:r>
      </w:del>
      <w:hyperlink w:anchor="def-indicator-vector">
        <w:del w:id="19736" w:author="PR Preview" w:date="2026-01-01T00:00:00Z">
          <w:r>
            <w:rPr>
              <w:rStyle w:val="Hyperlink"/>
            </w:rPr>
            <w:delText xml:space="preserve">Definition 14</w:delText>
          </w:r>
        </w:del>
      </w:hyperlink>
      <w:del w:id="19737" w:author="PR Preview" w:date="2026-01-01T00:00:00Z">
        <w:r>
          <w:delText xml:space="preserve">),</w:delText>
        </w:r>
      </w:del>
      <w:del w:id="19738" w:author="PR Preview" w:date="2026-01-01T00:00:00Z">
        <w:r>
          <w:delText xml:space="preserve"> </w:delText>
        </w:r>
      </w:del>
      <w:del w:id="19739" w:author="PR Preview" w:date="2026-01-01T00:00:00Z">
        <w:r>
          <w:delText xml:space="preserve">and let</w:delText>
        </w:r>
      </w:del>
      <w:del w:id="19740" w:author="PR Preview" w:date="2026-01-01T00:00:00Z">
        <w:r>
          <w:delText xml:space="preserve"> </w:delText>
        </w:r>
      </w:del>
      <m:oMath>
        <m:r>
          <m:rPr>
            <m:sty m:val="bi"/>
          </m:rPr>
          <m:t>B</m:t>
        </m:r>
      </m:oMath>
      <w:del w:id="19741" w:author="PR Preview" w:date="2026-01-01T00:00:00Z">
        <w:r>
          <w:delText xml:space="preserve"> </w:delText>
        </w:r>
      </w:del>
      <w:del w:id="19742" w:author="PR Preview" w:date="2026-01-01T00:00:00Z">
        <w:r>
          <w:delText xml:space="preserve">have columns</w:delText>
        </w:r>
      </w:del>
      <w:del w:id="19743" w:author="PR Preview" w:date="2026-01-01T00:00:00Z">
        <w:r>
          <w:delText xml:space="preserve"> </w:delText>
        </w:r>
      </w:del>
      <w:del w:id="19744" w:author="PR Preview" w:date="2026-01-01T00:00:00Z">
        <w:r>
          <w:delText xml:space="preserve">$\mathord{\smash[b]{\underset{\raise.3ex\hbox{$\scriptstyle\sim$}}{y}}\vphantom{y}}_1, \ldots, \mathord{\smash[b]{\underset{\raise.3ex\hbox{$\scriptstyle\sim$}}{y}}\vphantom{y}}_n$</w:delText>
        </w:r>
      </w:del>
      <w:del w:id="19745" w:author="PR Preview" w:date="2026-01-01T00:00:00Z">
        <w:r>
          <w:delText xml:space="preserve">.</w:delText>
        </w:r>
      </w:del>
      <w:del w:id="19746" w:author="PR Preview" w:date="2026-01-01T00:00:00Z">
        <w:r>
          <w:delText xml:space="preserve"> </w:delText>
        </w:r>
      </w:del>
      <w:del w:id="19747" w:author="PR Preview" w:date="2026-01-01T00:00:00Z">
        <w:r>
          <w:delText xml:space="preserve">Column</w:delText>
        </w:r>
      </w:del>
      <w:del w:id="19748" w:author="PR Preview" w:date="2026-01-01T00:00:00Z">
        <w:r>
          <w:delText xml:space="preserve"> </w:delText>
        </w:r>
      </w:del>
      <m:oMath>
        <m:r>
          <m:t>j</m:t>
        </m:r>
      </m:oMath>
      <w:del w:id="19749" w:author="PR Preview" w:date="2026-01-01T00:00:00Z">
        <w:r>
          <w:delText xml:space="preserve"> </w:delText>
        </w:r>
      </w:del>
      <w:del w:id="19750" w:author="PR Preview" w:date="2026-01-01T00:00:00Z">
        <w:r>
          <w:delText xml:space="preserve">of</w:delText>
        </w:r>
      </w:del>
      <w:del w:id="19751" w:author="PR Preview" w:date="2026-01-01T00:00:00Z">
        <w:r>
          <w:delText xml:space="preserve"> </w:delText>
        </w:r>
      </w:del>
      <m:oMath>
        <m:r>
          <m:rPr>
            <m:sty m:val="bi"/>
          </m:rPr>
          <m:t>A</m:t>
        </m:r>
        <m:r>
          <m:rPr>
            <m:sty m:val="bi"/>
          </m:rPr>
          <m:t>B</m:t>
        </m:r>
      </m:oMath>
      <w:del w:id="19752" w:author="PR Preview" w:date="2026-01-01T00:00:00Z">
        <w:r>
          <w:delText xml:space="preserve"> </w:delText>
        </w:r>
      </w:del>
      <w:del w:id="19753" w:author="PR Preview" w:date="2026-01-01T00:00:00Z">
        <w:r>
          <w:delText xml:space="preserve">is</w:delText>
        </w:r>
      </w:del>
      <w:del w:id="19754" w:author="PR Preview" w:date="2026-01-01T00:00:00Z">
        <w:r>
          <w:delText xml:space="preserve"> </w:delText>
        </w:r>
      </w:del>
      <w:del w:id="19755" w:author="PR Preview" w:date="2026-01-01T00:00:00Z">
        <w:r>
          <w:delText xml:space="preserve">$\mathbf{A} \mathord{\smash[b]{\underset{\raise.3ex\hbox{$\scriptstyle\sim$}}{y}}\vphantom{y}}_j = \mathord{\smash[b]{\underset{\raise.3ex\hbox{$\scriptstyle\sim$}}{e}}\vphantom{e}}_j$</w:delText>
        </w:r>
      </w:del>
      <w:del w:id="19756" w:author="PR Preview" w:date="2026-01-01T00:00:00Z">
        <w:r>
          <w:delText xml:space="preserve"> </w:delText>
        </w:r>
      </w:del>
      <w:del w:id="19757" w:author="PR Preview" w:date="2026-01-01T00:00:00Z">
        <w:r>
          <w:delText xml:space="preserve">(4),</w:delText>
        </w:r>
      </w:del>
      <w:del w:id="19758" w:author="PR Preview" w:date="2026-01-01T00:00:00Z">
        <w:r>
          <w:delText xml:space="preserve"> </w:delText>
        </w:r>
      </w:del>
      <w:del w:id="19759" w:author="PR Preview" w:date="2026-01-01T00:00:00Z">
        <w:r>
          <w:delText xml:space="preserve">so</w:delText>
        </w:r>
      </w:del>
      <w:del w:id="19760"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19761" w:author="PR Preview" w:date="2026-01-01T00:00:00Z">
        <w:r>
          <w:delText xml:space="preserve">.</w:delText>
        </w:r>
      </w:del>
      <w:del w:id="19762" w:author="PR Preview" w:date="2026-01-01T00:00:00Z">
        <w:r>
          <w:delText xml:space="preserve"> </w:delText>
        </w:r>
      </w:del>
      <w:del w:id="19763" w:author="PR Preview" w:date="2026-01-01T00:00:00Z">
        <w:r>
          <w:delText xml:space="preserve">For the other order,</w:delText>
        </w:r>
      </w:del>
    </w:p>
    <w:p>
      <w:pPr>
        <w:pStyle w:val="BodyText"/>
      </w:pPr>
      <w:ins w:id="19764" w:author="PR Preview" w:date="2026-01-01T00:00:00Z">
        <w:r>
          <w:rPr>
            <w:b/>
            <w:bCs/>
          </w:rPr>
          <w:t xml:space="preserve">Rank</w:t>
        </w:r>
      </w:ins>
      <w:ins w:id="19765" w:author="PR Preview" w:date="2026-01-01T00:00:00Z">
        <w:r>
          <w:rPr>
            <w:b/>
            <w:bCs/>
          </w:rPr>
          <w:t xml:space="preserve"> </w:t>
        </w:r>
      </w:ins>
      <m:oMath>
        <m:r>
          <m:t>n</m:t>
        </m:r>
      </m:oMath>
      <w:ins w:id="19766" w:author="PR Preview" w:date="2026-01-01T00:00:00Z">
        <w:r>
          <w:rPr>
            <w:b/>
            <w:bCs/>
          </w:rPr>
          <w:t xml:space="preserve"> </w:t>
        </w:r>
      </w:ins>
      <w:ins w:id="19767" w:author="PR Preview" w:date="2026-01-01T00:00:00Z">
        <w:r>
          <w:rPr>
            <w:b/>
            <w:bCs/>
          </w:rPr>
          <w:t xml:space="preserve">implies invertible.</w:t>
        </w:r>
      </w:ins>
      <w:ins w:id="19768" w:author="PR Preview" w:date="2026-01-01T00:00:00Z">
        <w:r>
          <w:t xml:space="preserve"> </w:t>
        </w:r>
      </w:ins>
      <w:ins w:id="19769" w:author="PR Preview" w:date="2026-01-01T00:00:00Z">
        <w:r>
          <w:t xml:space="preserve">Every system</w:t>
        </w:r>
      </w:ins>
      <w:ins w:id="19770" w:author="PR Preview" w:date="2026-01-01T00:00:00Z">
        <w:r>
          <w:t xml:space="preserve"> </w:t>
        </w:r>
      </w:ins>
      <w:ins w:id="19771" w:author="PR Preview" w:date="2026-01-01T00:00:00Z">
        <w:r>
          <w:t xml:space="preserve">$\mathbf{A} \mathord{\smash[b]{\underset{\raise.3ex\hbox{$\scriptstyle\sim$}}{y}}\vphantom{y}} = \mathord{\smash[b]{\underset{\raise.3ex\hbox{$\scriptstyle\sim$}}{b}}\vphantom{b}}$</w:t>
        </w:r>
      </w:ins>
      <w:ins w:id="19772" w:author="PR Preview" w:date="2026-01-01T00:00:00Z">
        <w:r>
          <w:t xml:space="preserve"> </w:t>
        </w:r>
      </w:ins>
      <w:ins w:id="19773" w:author="PR Preview" w:date="2026-01-01T00:00:00Z">
        <w:r>
          <w:t xml:space="preserve">has exactly one solution</w:t>
        </w:r>
      </w:ins>
      <w:ins w:id="19774" w:author="PR Preview" w:date="2026-01-01T00:00:00Z">
        <w:r>
          <w:t xml:space="preserve"> </w:t>
        </w:r>
      </w:ins>
      <w:ins w:id="19775" w:author="PR Preview" w:date="2026-01-01T00:00:00Z">
        <w:r>
          <w:t xml:space="preserve">(</w:t>
        </w:r>
      </w:ins>
      <w:hyperlink w:anchor="cor-solution-unique">
        <w:ins w:id="19776" w:author="PR Preview" w:date="2026-01-01T00:00:00Z">
          <w:r>
            <w:rPr>
              <w:rStyle w:val="Hyperlink"/>
            </w:rPr>
            <w:t xml:space="preserve">Corollary 14</w:t>
          </w:r>
        </w:ins>
      </w:hyperlink>
      <w:ins w:id="19777" w:author="PR Preview" w:date="2026-01-01T00:00:00Z">
        <w:r>
          <w:t xml:space="preserve">, both parts, with</w:t>
        </w:r>
      </w:ins>
      <w:ins w:id="19778" w:author="PR Preview" w:date="2026-01-01T00:00:00Z">
        <w:r>
          <w:t xml:space="preserve"> </w:t>
        </w:r>
      </w:ins>
      <m:oMath>
        <m:r>
          <m:t>m</m:t>
        </m:r>
        <m:r>
          <m:rPr>
            <m:sty m:val="p"/>
          </m:rPr>
          <m:t>=</m:t>
        </m:r>
        <m:r>
          <m:t>n</m:t>
        </m:r>
      </m:oMath>
      <w:ins w:id="19779" w:author="PR Preview" w:date="2026-01-01T00:00:00Z">
        <w:r>
          <w:t xml:space="preserve">).</w:t>
        </w:r>
      </w:ins>
      <w:ins w:id="19780" w:author="PR Preview" w:date="2026-01-01T00:00:00Z">
        <w:r>
          <w:t xml:space="preserve"> </w:t>
        </w:r>
      </w:ins>
      <w:ins w:id="19781" w:author="PR Preview" w:date="2026-01-01T00:00:00Z">
        <w:r>
          <w:t xml:space="preserve">Let</w:t>
        </w:r>
      </w:ins>
      <w:ins w:id="19782" w:author="PR Preview" w:date="2026-01-01T00:00:00Z">
        <w:r>
          <w:t xml:space="preserve"> </w:t>
        </w:r>
      </w:ins>
      <w:ins w:id="19783" w:author="PR Preview" w:date="2026-01-01T00:00:00Z">
        <w:r>
          <w:t xml:space="preserve">$\mathord{\smash[b]{\underset{\raise.3ex\hbox{$\scriptstyle\sim$}}{y}}\vphantom{y}}_j$</w:t>
        </w:r>
      </w:ins>
      <w:ins w:id="19784" w:author="PR Preview" w:date="2026-01-01T00:00:00Z">
        <w:r>
          <w:t xml:space="preserve"> </w:t>
        </w:r>
      </w:ins>
      <w:ins w:id="19785" w:author="PR Preview" w:date="2026-01-01T00:00:00Z">
        <w:r>
          <w:t xml:space="preserve">solve</w:t>
        </w:r>
      </w:ins>
      <w:ins w:id="19786" w:author="PR Preview" w:date="2026-01-01T00:00:00Z">
        <w:r>
          <w:t xml:space="preserve"> </w:t>
        </w:r>
      </w:ins>
      <w:ins w:id="19787" w:author="PR Preview" w:date="2026-01-01T00:00:00Z">
        <w:r>
          <w:t xml:space="preserve">$\mathbf{A} \mathord{\smash[b]{\underset{\raise.3ex\hbox{$\scriptstyle\sim$}}{y}}\vphantom{y}}_j = \mathord{\smash[b]{\underset{\raise.3ex\hbox{$\scriptstyle\sim$}}{e}}\vphantom{e}}_j$</w:t>
        </w:r>
      </w:ins>
      <w:ins w:id="19788" w:author="PR Preview" w:date="2026-01-01T00:00:00Z">
        <w:r>
          <w:t xml:space="preserve"> </w:t>
        </w:r>
      </w:ins>
      <w:ins w:id="19789" w:author="PR Preview" w:date="2026-01-01T00:00:00Z">
        <w:r>
          <w:t xml:space="preserve">(</w:t>
        </w:r>
      </w:ins>
      <w:hyperlink w:anchor="def-indicator-vector">
        <w:ins w:id="19790" w:author="PR Preview" w:date="2026-01-01T00:00:00Z">
          <w:r>
            <w:rPr>
              <w:rStyle w:val="Hyperlink"/>
            </w:rPr>
            <w:t xml:space="preserve">Definition 14</w:t>
          </w:r>
        </w:ins>
      </w:hyperlink>
      <w:ins w:id="19791" w:author="PR Preview" w:date="2026-01-01T00:00:00Z">
        <w:r>
          <w:t xml:space="preserve">),</w:t>
        </w:r>
      </w:ins>
      <w:ins w:id="19792" w:author="PR Preview" w:date="2026-01-01T00:00:00Z">
        <w:r>
          <w:t xml:space="preserve"> </w:t>
        </w:r>
      </w:ins>
      <w:ins w:id="19793" w:author="PR Preview" w:date="2026-01-01T00:00:00Z">
        <w:r>
          <w:t xml:space="preserve">and let</w:t>
        </w:r>
      </w:ins>
      <w:ins w:id="19794" w:author="PR Preview" w:date="2026-01-01T00:00:00Z">
        <w:r>
          <w:t xml:space="preserve"> </w:t>
        </w:r>
      </w:ins>
      <m:oMath>
        <m:r>
          <m:rPr>
            <m:sty m:val="bi"/>
          </m:rPr>
          <m:t>B</m:t>
        </m:r>
      </m:oMath>
      <w:ins w:id="19795" w:author="PR Preview" w:date="2026-01-01T00:00:00Z">
        <w:r>
          <w:t xml:space="preserve"> </w:t>
        </w:r>
      </w:ins>
      <w:ins w:id="19796" w:author="PR Preview" w:date="2026-01-01T00:00:00Z">
        <w:r>
          <w:t xml:space="preserve">have columns</w:t>
        </w:r>
      </w:ins>
      <w:ins w:id="19797" w:author="PR Preview" w:date="2026-01-01T00:00:00Z">
        <w:r>
          <w:t xml:space="preserve"> </w:t>
        </w:r>
      </w:ins>
      <w:ins w:id="19798" w:author="PR Preview" w:date="2026-01-01T00:00:00Z">
        <w:r>
          <w:t xml:space="preserve">$\mathord{\smash[b]{\underset{\raise.3ex\hbox{$\scriptstyle\sim$}}{y}}\vphantom{y}}_1, \ldots, \mathord{\smash[b]{\underset{\raise.3ex\hbox{$\scriptstyle\sim$}}{y}}\vphantom{y}}_n$</w:t>
        </w:r>
      </w:ins>
      <w:ins w:id="19799" w:author="PR Preview" w:date="2026-01-01T00:00:00Z">
        <w:r>
          <w:t xml:space="preserve">.</w:t>
        </w:r>
      </w:ins>
      <w:ins w:id="19800" w:author="PR Preview" w:date="2026-01-01T00:00:00Z">
        <w:r>
          <w:t xml:space="preserve"> </w:t>
        </w:r>
      </w:ins>
      <w:ins w:id="19801" w:author="PR Preview" w:date="2026-01-01T00:00:00Z">
        <w:r>
          <w:t xml:space="preserve">Column</w:t>
        </w:r>
      </w:ins>
      <w:ins w:id="19802" w:author="PR Preview" w:date="2026-01-01T00:00:00Z">
        <w:r>
          <w:t xml:space="preserve"> </w:t>
        </w:r>
      </w:ins>
      <m:oMath>
        <m:r>
          <m:t>j</m:t>
        </m:r>
      </m:oMath>
      <w:ins w:id="19803" w:author="PR Preview" w:date="2026-01-01T00:00:00Z">
        <w:r>
          <w:t xml:space="preserve"> </w:t>
        </w:r>
      </w:ins>
      <w:ins w:id="19804" w:author="PR Preview" w:date="2026-01-01T00:00:00Z">
        <w:r>
          <w:t xml:space="preserve">of</w:t>
        </w:r>
      </w:ins>
      <w:ins w:id="19805" w:author="PR Preview" w:date="2026-01-01T00:00:00Z">
        <w:r>
          <w:t xml:space="preserve"> </w:t>
        </w:r>
      </w:ins>
      <m:oMath>
        <m:r>
          <m:rPr>
            <m:sty m:val="bi"/>
          </m:rPr>
          <m:t>A</m:t>
        </m:r>
        <m:r>
          <m:rPr>
            <m:sty m:val="bi"/>
          </m:rPr>
          <m:t>B</m:t>
        </m:r>
      </m:oMath>
      <w:ins w:id="19806" w:author="PR Preview" w:date="2026-01-01T00:00:00Z">
        <w:r>
          <w:t xml:space="preserve"> </w:t>
        </w:r>
      </w:ins>
      <w:ins w:id="19807" w:author="PR Preview" w:date="2026-01-01T00:00:00Z">
        <w:r>
          <w:t xml:space="preserve">is</w:t>
        </w:r>
      </w:ins>
      <w:ins w:id="19808" w:author="PR Preview" w:date="2026-01-01T00:00:00Z">
        <w:r>
          <w:t xml:space="preserve"> </w:t>
        </w:r>
      </w:ins>
      <w:ins w:id="19809" w:author="PR Preview" w:date="2026-01-01T00:00:00Z">
        <w:r>
          <w:t xml:space="preserve">$\mathbf{A} \mathord{\smash[b]{\underset{\raise.3ex\hbox{$\scriptstyle\sim$}}{y}}\vphantom{y}}_j = \mathord{\smash[b]{\underset{\raise.3ex\hbox{$\scriptstyle\sim$}}{e}}\vphantom{e}}_j$</w:t>
        </w:r>
      </w:ins>
      <w:ins w:id="19810" w:author="PR Preview" w:date="2026-01-01T00:00:00Z">
        <w:r>
          <w:t xml:space="preserve"> </w:t>
        </w:r>
      </w:ins>
      <w:ins w:id="19811" w:author="PR Preview" w:date="2026-01-01T00:00:00Z">
        <w:r>
          <w:t xml:space="preserve">(4),</w:t>
        </w:r>
      </w:ins>
      <w:ins w:id="19812" w:author="PR Preview" w:date="2026-01-01T00:00:00Z">
        <w:r>
          <w:t xml:space="preserve"> </w:t>
        </w:r>
      </w:ins>
      <w:ins w:id="19813" w:author="PR Preview" w:date="2026-01-01T00:00:00Z">
        <w:r>
          <w:t xml:space="preserve">so</w:t>
        </w:r>
      </w:ins>
      <w:ins w:id="19814" w:author="PR Preview" w:date="2026-01-01T00:00:00Z">
        <w:r>
          <w:t xml:space="preserve"> </w:t>
        </w:r>
      </w:ins>
      <m:oMath>
        <m:r>
          <m:rPr>
            <m:sty m:val="bi"/>
          </m:rPr>
          <m:t>A</m:t>
        </m:r>
        <m:r>
          <m:rPr>
            <m:sty m:val="bi"/>
          </m:rPr>
          <m:t>B</m:t>
        </m:r>
        <m:r>
          <m:rPr>
            <m:sty m:val="p"/>
          </m:rPr>
          <m:t>=</m:t>
        </m:r>
        <m:sSub>
          <m:e>
            <m:r>
              <m:rPr>
                <m:sty m:val="bi"/>
              </m:rPr>
              <m:t>I</m:t>
            </m:r>
          </m:e>
          <m:sub>
            <m:r>
              <m:t>n</m:t>
            </m:r>
          </m:sub>
        </m:sSub>
      </m:oMath>
      <w:ins w:id="19815" w:author="PR Preview" w:date="2026-01-01T00:00:00Z">
        <w:r>
          <w:t xml:space="preserve">.</w:t>
        </w:r>
      </w:ins>
      <w:ins w:id="19816" w:author="PR Preview" w:date="2026-01-01T00:00:00Z">
        <w:r>
          <w:t xml:space="preserve"> </w:t>
        </w:r>
      </w:ins>
      <w:ins w:id="19817"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6" w:name="exm-invertible-rank"/>
    <w:p>
      <w:pPr>
        <w:pStyle w:val="BodyText"/>
      </w:pPr>
      <w:del w:id="19818" w:author="PR Preview" w:date="2026-01-01T00:00:00Z">
        <w:r>
          <w:rPr>
            <w:b/>
            <w:bCs/>
          </w:rPr>
          <w:delText xml:space="preserve">Example 194 (Rank decides invertibility)</w:delText>
        </w:r>
      </w:del>
      <w:del w:id="19819" w:author="PR Preview" w:date="2026-01-01T00:00:00Z">
        <w:r>
          <w:delText xml:space="preserve"> </w:delText>
        </w:r>
      </w:del>
      <w:del w:id="19820" w:author="PR Preview" w:date="2026-01-01T00:00:00Z">
        <w:r>
          <w:delText xml:space="preserve"> </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9821" w:author="PR Preview" w:date="2026-01-01T00:00:00Z">
        <w:r>
          <w:delText xml:space="preserve"> </w:delText>
        </w:r>
      </w:del>
      <w:del w:id="19822" w:author="PR Preview" w:date="2026-01-01T00:00:00Z">
        <w:r>
          <w:delText xml:space="preserve">of</w:delText>
        </w:r>
      </w:del>
      <w:del w:id="19823" w:author="PR Preview" w:date="2026-01-01T00:00:00Z">
        <w:r>
          <w:delText xml:space="preserve"> </w:delText>
        </w:r>
      </w:del>
      <w:hyperlink w:anchor="exm-invertible-matrix">
        <w:del w:id="19824" w:author="PR Preview" w:date="2026-01-01T00:00:00Z">
          <w:r>
            <w:rPr>
              <w:rStyle w:val="Hyperlink"/>
            </w:rPr>
            <w:delText xml:space="preserve">Example 127</w:delText>
          </w:r>
        </w:del>
      </w:hyperlink>
      <w:del w:id="19825" w:author="PR Preview" w:date="2026-01-01T00:00:00Z">
        <w:r>
          <w:delText xml:space="preserve"> </w:delText>
        </w:r>
      </w:del>
      <w:del w:id="19826" w:author="PR Preview" w:date="2026-01-01T00:00:00Z">
        <w:r>
          <w:delText xml:space="preserve">has rank</w:delText>
        </w:r>
      </w:del>
      <w:del w:id="19827" w:author="PR Preview" w:date="2026-01-01T00:00:00Z">
        <w:r>
          <w:delText xml:space="preserve"> </w:delText>
        </w:r>
      </w:del>
      <m:oMath>
        <m:r>
          <m:t>2</m:t>
        </m:r>
      </m:oMath>
      <w:del w:id="19828" w:author="PR Preview" w:date="2026-01-01T00:00:00Z">
        <w:r>
          <w:delText xml:space="preserve">:</w:delText>
        </w:r>
      </w:del>
      <w:del w:id="19829"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19830" w:author="PR Preview" w:date="2026-01-01T00:00:00Z">
        <w:r>
          <w:delText xml:space="preserve"> </w:delText>
        </w:r>
      </w:del>
      <w:del w:id="19831" w:author="PR Preview" w:date="2026-01-01T00:00:00Z">
        <w:r>
          <w:delText xml:space="preserve">is</w:delText>
        </w:r>
      </w:del>
      <w:del w:id="19832" w:author="PR Preview" w:date="2026-01-01T00:00:00Z">
        <w:r>
          <w:delText xml:space="preserve"> </w:delText>
        </w:r>
      </w:del>
      <w:del w:id="19833" w:author="PR Preview" w:date="2026-01-01T00:00:00Z">
        <w:r>
          <w:delText xml:space="preserve">$\mathord{\smash[b]{\underset{\raise.3ex\hbox{$\scriptstyle\sim$}}{0}}\vphantom{0}}$</w:delText>
        </w:r>
      </w:del>
      <w:del w:id="19834" w:author="PR Preview" w:date="2026-01-01T00:00:00Z">
        <w:r>
          <w:delText xml:space="preserve"> </w:delText>
        </w:r>
      </w:del>
      <w:del w:id="19835" w:author="PR Preview" w:date="2026-01-01T00:00:00Z">
        <w:r>
          <w:delText xml:space="preserve">only if</w:delText>
        </w:r>
      </w:del>
      <w:del w:id="19836" w:author="PR Preview" w:date="2026-01-01T00:00:00Z">
        <w:r>
          <w:delText xml:space="preserve"> </w:delText>
        </w:r>
      </w:del>
      <m:oMath>
        <m:sSub>
          <m:e>
            <m:r>
              <m:t>c</m:t>
            </m:r>
          </m:e>
          <m:sub>
            <m:r>
              <m:t>2</m:t>
            </m:r>
          </m:sub>
        </m:sSub>
        <m:r>
          <m:rPr>
            <m:sty m:val="p"/>
          </m:rPr>
          <m:t>=</m:t>
        </m:r>
        <m:r>
          <m:t>0</m:t>
        </m:r>
      </m:oMath>
      <w:del w:id="19837" w:author="PR Preview" w:date="2026-01-01T00:00:00Z">
        <w:r>
          <w:delText xml:space="preserve"> </w:delText>
        </w:r>
      </w:del>
      <w:del w:id="19838" w:author="PR Preview" w:date="2026-01-01T00:00:00Z">
        <w:r>
          <w:delText xml:space="preserve">and then</w:delText>
        </w:r>
      </w:del>
      <w:del w:id="19839" w:author="PR Preview" w:date="2026-01-01T00:00:00Z">
        <w:r>
          <w:delText xml:space="preserve"> </w:delText>
        </w:r>
      </w:del>
      <m:oMath>
        <m:sSub>
          <m:e>
            <m:r>
              <m:t>c</m:t>
            </m:r>
          </m:e>
          <m:sub>
            <m:r>
              <m:t>1</m:t>
            </m:r>
          </m:sub>
        </m:sSub>
        <m:r>
          <m:rPr>
            <m:sty m:val="p"/>
          </m:rPr>
          <m:t>=</m:t>
        </m:r>
        <m:r>
          <m:t>0</m:t>
        </m:r>
      </m:oMath>
      <w:del w:id="19840" w:author="PR Preview" w:date="2026-01-01T00:00:00Z">
        <w:r>
          <w:delText xml:space="preserve">.</w:delText>
        </w:r>
      </w:del>
      <w:del w:id="19841" w:author="PR Preview" w:date="2026-01-01T00:00:00Z">
        <w:r>
          <w:delText xml:space="preserve"> </w:delText>
        </w:r>
      </w:del>
      <w:del w:id="19842" w:author="PR Preview" w:date="2026-01-01T00:00:00Z">
        <w:r>
          <w:delText xml:space="preserve">So it is invertible, as that example found by exhibiting the inverse.</w:delText>
        </w:r>
      </w:del>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9843" w:author="PR Preview" w:date="2026-01-01T00:00:00Z">
        <w:r>
          <w:delText xml:space="preserve"> </w:delText>
        </w:r>
      </w:del>
      <w:del w:id="19844" w:author="PR Preview" w:date="2026-01-01T00:00:00Z">
        <w:r>
          <w:delText xml:space="preserve">has rank less than</w:delText>
        </w:r>
      </w:del>
      <w:del w:id="19845" w:author="PR Preview" w:date="2026-01-01T00:00:00Z">
        <w:r>
          <w:delText xml:space="preserve"> </w:delText>
        </w:r>
      </w:del>
      <m:oMath>
        <m:r>
          <m:t>2</m:t>
        </m:r>
      </m:oMath>
      <w:del w:id="19846" w:author="PR Preview" w:date="2026-01-01T00:00:00Z">
        <w:r>
          <w:delText xml:space="preserve">:</w:delText>
        </w:r>
      </w:del>
      <w:del w:id="19847" w:author="PR Preview" w:date="2026-01-01T00:00:00Z">
        <w:r>
          <w:delText xml:space="preserve"> </w:delText>
        </w:r>
      </w:del>
      <m:oMath>
        <m:r>
          <m:rPr>
            <m:sty m:val="p"/>
          </m:rPr>
          <m:t>(</m:t>
        </m:r>
        <m:r>
          <m:t>1</m:t>
        </m:r>
        <m:r>
          <m:rPr>
            <m:sty m:val="p"/>
          </m:rPr>
          <m:t>,</m:t>
        </m:r>
        <m:r>
          <m:rPr>
            <m:sty m:val="p"/>
          </m:rPr>
          <m:t>−</m:t>
        </m:r>
        <m:r>
          <m:t>1</m:t>
        </m:r>
        <m:r>
          <m:rPr>
            <m:sty m:val="p"/>
          </m:rPr>
          <m:t>)</m:t>
        </m:r>
      </m:oMath>
      <w:del w:id="19848" w:author="PR Preview" w:date="2026-01-01T00:00:00Z">
        <w:r>
          <w:delText xml:space="preserve"> </w:delText>
        </w:r>
      </w:del>
      <w:del w:id="19849" w:author="PR Preview" w:date="2026-01-01T00:00:00Z">
        <w:r>
          <w:delText xml:space="preserve">is a nonzero vector in its null space.</w:delText>
        </w:r>
      </w:del>
      <w:del w:id="19850" w:author="PR Preview" w:date="2026-01-01T00:00:00Z">
        <w:r>
          <w:delText xml:space="preserve"> </w:delText>
        </w:r>
      </w:del>
      <w:del w:id="19851" w:author="PR Preview" w:date="2026-01-01T00:00:00Z">
        <w:r>
          <w:delText xml:space="preserve">So it is singular, as</w:delText>
        </w:r>
      </w:del>
      <w:del w:id="19852" w:author="PR Preview" w:date="2026-01-01T00:00:00Z">
        <w:r>
          <w:delText xml:space="preserve"> </w:delText>
        </w:r>
      </w:del>
      <w:hyperlink w:anchor="exm-invertible-matrix">
        <w:del w:id="19853" w:author="PR Preview" w:date="2026-01-01T00:00:00Z">
          <w:r>
            <w:rPr>
              <w:rStyle w:val="Hyperlink"/>
            </w:rPr>
            <w:delText xml:space="preserve">Example 127</w:delText>
          </w:r>
        </w:del>
      </w:hyperlink>
      <w:del w:id="19854" w:author="PR Preview" w:date="2026-01-01T00:00:00Z">
        <w:r>
          <w:delText xml:space="preserve"> </w:delText>
        </w:r>
      </w:del>
      <w:del w:id="19855" w:author="PR Preview" w:date="2026-01-01T00:00:00Z">
        <w:r>
          <w:delText xml:space="preserve">found.</w:delText>
        </w:r>
      </w:del>
    </w:p>
    <w:p>
      <w:pPr>
        <w:pStyle w:val="FirstParagraph"/>
      </w:pPr>
      <w:del w:id="19856" w:author="PR Preview" w:date="2026-01-01T00:00:00Z">
        <w:r>
          <w:rPr>
            <w:b/>
            <w:bCs/>
          </w:rPr>
          <w:delText xml:space="preserve">Definition 118 (Eigenspace)</w:delText>
        </w:r>
      </w:del>
      <w:del w:id="19857" w:author="PR Preview" w:date="2026-01-01T00:00:00Z">
        <w:r>
          <w:delText xml:space="preserve"> </w:delText>
        </w:r>
      </w:del>
      <w:del w:id="19858" w:author="PR Preview" w:date="2026-01-01T00:00:00Z">
        <w:r>
          <w:delText xml:space="preserve">Let</w:delText>
        </w:r>
      </w:del>
      <w:del w:id="19859" w:author="PR Preview" w:date="2026-01-01T00:00:00Z">
        <w:r>
          <w:delText xml:space="preserve"> </w:delText>
        </w:r>
      </w:del>
      <m:oMath>
        <m:r>
          <m:t>λ</m:t>
        </m:r>
      </m:oMath>
      <w:del w:id="19860" w:author="PR Preview" w:date="2026-01-01T00:00:00Z">
        <w:r>
          <w:delText xml:space="preserve"> </w:delText>
        </w:r>
      </w:del>
      <w:del w:id="19861" w:author="PR Preview" w:date="2026-01-01T00:00:00Z">
        <w:r>
          <w:delText xml:space="preserve">be an eigenvalue of a</w:delText>
        </w:r>
      </w:del>
      <w:del w:id="19862" w:author="PR Preview" w:date="2026-01-01T00:00:00Z">
        <w:r>
          <w:delText xml:space="preserve"> </w:delText>
        </w:r>
      </w:del>
      <m:oMath>
        <m:r>
          <m:t>p</m:t>
        </m:r>
        <m:r>
          <m:rPr>
            <m:sty m:val="p"/>
          </m:rPr>
          <m:t>×</m:t>
        </m:r>
        <m:r>
          <m:t>p</m:t>
        </m:r>
      </m:oMath>
      <w:del w:id="19863" w:author="PR Preview" w:date="2026-01-01T00:00:00Z">
        <w:r>
          <w:delText xml:space="preserve"> </w:delText>
        </w:r>
      </w:del>
      <w:del w:id="19864" w:author="PR Preview" w:date="2026-01-01T00:00:00Z">
        <w:r>
          <w:delText xml:space="preserve">matrix</w:delText>
        </w:r>
      </w:del>
      <w:del w:id="19865" w:author="PR Preview" w:date="2026-01-01T00:00:00Z">
        <w:r>
          <w:delText xml:space="preserve"> </w:delText>
        </w:r>
      </w:del>
      <m:oMath>
        <m:r>
          <m:rPr>
            <m:sty m:val="bi"/>
          </m:rPr>
          <m:t>A</m:t>
        </m:r>
      </m:oMath>
      <w:del w:id="19866" w:author="PR Preview" w:date="2026-01-01T00:00:00Z">
        <w:r>
          <w:delText xml:space="preserve"> </w:delText>
        </w:r>
      </w:del>
      <w:del w:id="19867" w:author="PR Preview" w:date="2026-01-01T00:00:00Z">
        <w:r>
          <w:delText xml:space="preserve">(</w:delText>
        </w:r>
      </w:del>
      <w:hyperlink w:anchor="def-eigenvalue">
        <w:del w:id="19868" w:author="PR Preview" w:date="2026-01-01T00:00:00Z">
          <w:r>
            <w:rPr>
              <w:rStyle w:val="Hyperlink"/>
            </w:rPr>
            <w:delText xml:space="preserve">Definition 95</w:delText>
          </w:r>
        </w:del>
      </w:hyperlink>
      <w:del w:id="19869" w:author="PR Preview" w:date="2026-01-01T00:00:00Z">
        <w:r>
          <w:delText xml:space="preserve">).</w:delText>
        </w:r>
      </w:del>
      <w:del w:id="19870" w:author="PR Preview" w:date="2026-01-01T00:00:00Z">
        <w:r>
          <w:delText xml:space="preserve"> </w:delText>
        </w:r>
      </w:del>
      <w:del w:id="19871" w:author="PR Preview" w:date="2026-01-01T00:00:00Z">
        <w:r>
          <w:delText xml:space="preserve">The</w:delText>
        </w:r>
      </w:del>
      <w:del w:id="19872" w:author="PR Preview" w:date="2026-01-01T00:00:00Z">
        <w:r>
          <w:delText xml:space="preserve"> </w:delText>
        </w:r>
      </w:del>
      <w:del w:id="19873" w:author="PR Preview" w:date="2026-01-01T00:00:00Z">
        <w:r>
          <w:rPr>
            <w:b/>
            <w:bCs/>
          </w:rPr>
          <w:delText xml:space="preserve">eigenspace</w:delText>
        </w:r>
      </w:del>
      <w:del w:id="19874" w:author="PR Preview" w:date="2026-01-01T00:00:00Z">
        <w:r>
          <w:delText xml:space="preserve"> </w:delText>
        </w:r>
      </w:del>
      <w:del w:id="19875" w:author="PR Preview" w:date="2026-01-01T00:00:00Z">
        <w:r>
          <w:delText xml:space="preserve">of</w:delText>
        </w:r>
      </w:del>
      <w:del w:id="19876" w:author="PR Preview" w:date="2026-01-01T00:00:00Z">
        <w:r>
          <w:delText xml:space="preserve"> </w:delText>
        </w:r>
      </w:del>
      <m:oMath>
        <m:r>
          <m:t>λ</m:t>
        </m:r>
      </m:oMath>
      <w:del w:id="19877" w:author="PR Preview" w:date="2026-01-01T00:00:00Z">
        <w:r>
          <w:delText xml:space="preserve"> </w:delText>
        </w:r>
      </w:del>
      <w:del w:id="19878" w:author="PR Preview" w:date="2026-01-01T00:00:00Z">
        <w:r>
          <w:delText xml:space="preserve">is</w:delText>
        </w:r>
      </w:del>
      <w:del w:id="19879" w:author="PR Preview" w:date="2026-01-01T00:00:00Z">
        <w:r>
          <w:delText xml:space="preserve"> </w:delText>
        </w:r>
      </w:del>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19880" w:author="PR Preview" w:date="2026-01-01T00:00:00Z">
        <w:r>
          <w:delText xml:space="preserve">.</w:delText>
        </w:r>
      </w:del>
      <w:del w:id="19881" w:author="PR Preview" w:date="2026-01-01T00:00:00Z">
        <w:r>
          <w:delText xml:space="preserve"> </w:delText>
        </w:r>
      </w:del>
      <w:del w:id="19882" w:author="PR Preview" w:date="2026-01-01T00:00:00Z">
        <w:r>
          <w:delText xml:space="preserve">It is a subspace of</w:delText>
        </w:r>
      </w:del>
      <w:del w:id="19883" w:author="PR Preview" w:date="2026-01-01T00:00:00Z">
        <w:r>
          <w:delText xml:space="preserve"> </w:delText>
        </w:r>
      </w:del>
      <m:oMath>
        <m:sSup>
          <m:e>
            <m:r>
              <m:rPr>
                <m:scr m:val="double-struck"/>
                <m:sty m:val="p"/>
              </m:rPr>
              <m:t>R</m:t>
            </m:r>
          </m:e>
          <m:sup>
            <m:r>
              <m:t>p</m:t>
            </m:r>
          </m:sup>
        </m:sSup>
      </m:oMath>
      <w:del w:id="19884" w:author="PR Preview" w:date="2026-01-01T00:00:00Z">
        <w:r>
          <w:delText xml:space="preserve"> </w:delText>
        </w:r>
      </w:del>
      <w:del w:id="19885" w:author="PR Preview" w:date="2026-01-01T00:00:00Z">
        <w:r>
          <w:delText xml:space="preserve">(</w:delText>
        </w:r>
      </w:del>
      <w:hyperlink w:anchor="thm-null-space-subspace">
        <w:del w:id="19886" w:author="PR Preview" w:date="2026-01-01T00:00:00Z">
          <w:r>
            <w:rPr>
              <w:rStyle w:val="Hyperlink"/>
            </w:rPr>
            <w:delText xml:space="preserve">Theorem 33</w:delText>
          </w:r>
        </w:del>
      </w:hyperlink>
      <w:del w:id="19887" w:author="PR Preview" w:date="2026-01-01T00:00:00Z">
        <w:r>
          <w:delText xml:space="preserve">).</w:delText>
        </w:r>
      </w:del>
    </w:p>
    <w:p>
      <w:pPr>
        <w:pStyle w:val="BodyText"/>
      </w:pPr>
      <w:ins w:id="19888" w:author="PR Preview" w:date="2026-01-01T00:00:00Z">
        <w:r>
          <w:rPr>
            <w:b/>
            <w:bCs/>
          </w:rPr>
          <w:t xml:space="preserve">Example 196 (Rank decides invertibility)</w:t>
        </w:r>
      </w:ins>
      <w:ins w:id="19889" w:author="PR Preview" w:date="2026-01-01T00:00:00Z">
        <w:r>
          <w:t xml:space="preserve"> </w:t>
        </w:r>
      </w:ins>
      <w:ins w:id="19890" w:author="PR Preview" w:date="2026-01-01T00:00:00Z">
        <w:r>
          <w:t xml:space="preserve"> </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9891" w:author="PR Preview" w:date="2026-01-01T00:00:00Z">
        <w:r>
          <w:t xml:space="preserve"> </w:t>
        </w:r>
      </w:ins>
      <w:ins w:id="19892" w:author="PR Preview" w:date="2026-01-01T00:00:00Z">
        <w:r>
          <w:t xml:space="preserve">of</w:t>
        </w:r>
      </w:ins>
      <w:ins w:id="19893" w:author="PR Preview" w:date="2026-01-01T00:00:00Z">
        <w:r>
          <w:t xml:space="preserve"> </w:t>
        </w:r>
      </w:ins>
      <w:hyperlink w:anchor="exm-invertible-matrix">
        <w:ins w:id="19894" w:author="PR Preview" w:date="2026-01-01T00:00:00Z">
          <w:r>
            <w:rPr>
              <w:rStyle w:val="Hyperlink"/>
            </w:rPr>
            <w:t xml:space="preserve">Example 129</w:t>
          </w:r>
        </w:ins>
      </w:hyperlink>
      <w:ins w:id="19895" w:author="PR Preview" w:date="2026-01-01T00:00:00Z">
        <w:r>
          <w:t xml:space="preserve"> </w:t>
        </w:r>
      </w:ins>
      <w:ins w:id="19896" w:author="PR Preview" w:date="2026-01-01T00:00:00Z">
        <w:r>
          <w:t xml:space="preserve">has rank</w:t>
        </w:r>
      </w:ins>
      <w:ins w:id="19897" w:author="PR Preview" w:date="2026-01-01T00:00:00Z">
        <w:r>
          <w:t xml:space="preserve"> </w:t>
        </w:r>
      </w:ins>
      <m:oMath>
        <m:r>
          <m:t>2</m:t>
        </m:r>
      </m:oMath>
      <w:ins w:id="19898" w:author="PR Preview" w:date="2026-01-01T00:00:00Z">
        <w:r>
          <w:t xml:space="preserve">:</w:t>
        </w:r>
      </w:ins>
      <w:ins w:id="19899"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19900" w:author="PR Preview" w:date="2026-01-01T00:00:00Z">
        <w:r>
          <w:t xml:space="preserve"> </w:t>
        </w:r>
      </w:ins>
      <w:ins w:id="19901" w:author="PR Preview" w:date="2026-01-01T00:00:00Z">
        <w:r>
          <w:t xml:space="preserve">is</w:t>
        </w:r>
      </w:ins>
      <w:ins w:id="19902" w:author="PR Preview" w:date="2026-01-01T00:00:00Z">
        <w:r>
          <w:t xml:space="preserve"> </w:t>
        </w:r>
      </w:ins>
      <w:ins w:id="19903" w:author="PR Preview" w:date="2026-01-01T00:00:00Z">
        <w:r>
          <w:t xml:space="preserve">$\mathord{\smash[b]{\underset{\raise.3ex\hbox{$\scriptstyle\sim$}}{0}}\vphantom{0}}$</w:t>
        </w:r>
      </w:ins>
      <w:ins w:id="19904" w:author="PR Preview" w:date="2026-01-01T00:00:00Z">
        <w:r>
          <w:t xml:space="preserve"> </w:t>
        </w:r>
      </w:ins>
      <w:ins w:id="19905" w:author="PR Preview" w:date="2026-01-01T00:00:00Z">
        <w:r>
          <w:t xml:space="preserve">only if</w:t>
        </w:r>
      </w:ins>
      <w:ins w:id="19906" w:author="PR Preview" w:date="2026-01-01T00:00:00Z">
        <w:r>
          <w:t xml:space="preserve"> </w:t>
        </w:r>
      </w:ins>
      <m:oMath>
        <m:sSub>
          <m:e>
            <m:r>
              <m:t>c</m:t>
            </m:r>
          </m:e>
          <m:sub>
            <m:r>
              <m:t>2</m:t>
            </m:r>
          </m:sub>
        </m:sSub>
        <m:r>
          <m:rPr>
            <m:sty m:val="p"/>
          </m:rPr>
          <m:t>=</m:t>
        </m:r>
        <m:r>
          <m:t>0</m:t>
        </m:r>
      </m:oMath>
      <w:ins w:id="19907" w:author="PR Preview" w:date="2026-01-01T00:00:00Z">
        <w:r>
          <w:t xml:space="preserve"> </w:t>
        </w:r>
      </w:ins>
      <w:ins w:id="19908" w:author="PR Preview" w:date="2026-01-01T00:00:00Z">
        <w:r>
          <w:t xml:space="preserve">and then</w:t>
        </w:r>
      </w:ins>
      <w:ins w:id="19909" w:author="PR Preview" w:date="2026-01-01T00:00:00Z">
        <w:r>
          <w:t xml:space="preserve"> </w:t>
        </w:r>
      </w:ins>
      <m:oMath>
        <m:sSub>
          <m:e>
            <m:r>
              <m:t>c</m:t>
            </m:r>
          </m:e>
          <m:sub>
            <m:r>
              <m:t>1</m:t>
            </m:r>
          </m:sub>
        </m:sSub>
        <m:r>
          <m:rPr>
            <m:sty m:val="p"/>
          </m:rPr>
          <m:t>=</m:t>
        </m:r>
        <m:r>
          <m:t>0</m:t>
        </m:r>
      </m:oMath>
      <w:ins w:id="19910" w:author="PR Preview" w:date="2026-01-01T00:00:00Z">
        <w:r>
          <w:t xml:space="preserve">.</w:t>
        </w:r>
      </w:ins>
      <w:ins w:id="19911" w:author="PR Preview" w:date="2026-01-01T00:00:00Z">
        <w:r>
          <w:t xml:space="preserve"> </w:t>
        </w:r>
      </w:ins>
      <w:ins w:id="19912" w:author="PR Preview" w:date="2026-01-01T00:00:00Z">
        <w:r>
          <w:t xml:space="preserve">So it is invertible, as that example found by exhibiting the inverse.</w:t>
        </w:r>
      </w:ins>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9913" w:author="PR Preview" w:date="2026-01-01T00:00:00Z">
        <w:r>
          <w:t xml:space="preserve"> </w:t>
        </w:r>
      </w:ins>
      <w:ins w:id="19914" w:author="PR Preview" w:date="2026-01-01T00:00:00Z">
        <w:r>
          <w:t xml:space="preserve">has rank less than</w:t>
        </w:r>
      </w:ins>
      <w:ins w:id="19915" w:author="PR Preview" w:date="2026-01-01T00:00:00Z">
        <w:r>
          <w:t xml:space="preserve"> </w:t>
        </w:r>
      </w:ins>
      <m:oMath>
        <m:r>
          <m:t>2</m:t>
        </m:r>
      </m:oMath>
      <w:ins w:id="19916" w:author="PR Preview" w:date="2026-01-01T00:00:00Z">
        <w:r>
          <w:t xml:space="preserve">:</w:t>
        </w:r>
      </w:ins>
      <w:ins w:id="19917" w:author="PR Preview" w:date="2026-01-01T00:00:00Z">
        <w:r>
          <w:t xml:space="preserve"> </w:t>
        </w:r>
      </w:ins>
      <m:oMath>
        <m:r>
          <m:rPr>
            <m:sty m:val="p"/>
          </m:rPr>
          <m:t>(</m:t>
        </m:r>
        <m:r>
          <m:t>1</m:t>
        </m:r>
        <m:r>
          <m:rPr>
            <m:sty m:val="p"/>
          </m:rPr>
          <m:t>,</m:t>
        </m:r>
        <m:r>
          <m:rPr>
            <m:sty m:val="p"/>
          </m:rPr>
          <m:t>−</m:t>
        </m:r>
        <m:r>
          <m:t>1</m:t>
        </m:r>
        <m:r>
          <m:rPr>
            <m:sty m:val="p"/>
          </m:rPr>
          <m:t>)</m:t>
        </m:r>
      </m:oMath>
      <w:ins w:id="19918" w:author="PR Preview" w:date="2026-01-01T00:00:00Z">
        <w:r>
          <w:t xml:space="preserve"> </w:t>
        </w:r>
      </w:ins>
      <w:ins w:id="19919" w:author="PR Preview" w:date="2026-01-01T00:00:00Z">
        <w:r>
          <w:t xml:space="preserve">is a nonzero vector in its null space.</w:t>
        </w:r>
      </w:ins>
      <w:ins w:id="19920" w:author="PR Preview" w:date="2026-01-01T00:00:00Z">
        <w:r>
          <w:t xml:space="preserve"> </w:t>
        </w:r>
      </w:ins>
      <w:ins w:id="19921" w:author="PR Preview" w:date="2026-01-01T00:00:00Z">
        <w:r>
          <w:t xml:space="preserve">So it is singular, as</w:t>
        </w:r>
      </w:ins>
      <w:ins w:id="19922" w:author="PR Preview" w:date="2026-01-01T00:00:00Z">
        <w:r>
          <w:t xml:space="preserve"> </w:t>
        </w:r>
      </w:ins>
      <w:hyperlink w:anchor="exm-invertible-matrix">
        <w:ins w:id="19923" w:author="PR Preview" w:date="2026-01-01T00:00:00Z">
          <w:r>
            <w:rPr>
              <w:rStyle w:val="Hyperlink"/>
            </w:rPr>
            <w:t xml:space="preserve">Example 129</w:t>
          </w:r>
        </w:ins>
      </w:hyperlink>
      <w:ins w:id="19924" w:author="PR Preview" w:date="2026-01-01T00:00:00Z">
        <w:r>
          <w:t xml:space="preserve"> </w:t>
        </w:r>
      </w:ins>
      <w:ins w:id="19925" w:author="PR Preview" w:date="2026-01-01T00:00:00Z">
        <w:r>
          <w:t xml:space="preserve">found.</w:t>
        </w:r>
      </w:ins>
    </w:p>
    <w:bookmarkEnd w:id="626"/>
    <w:bookmarkStart w:id="627" w:name="def-eigenspace"/>
    <w:p>
      <w:pPr>
        <w:pStyle w:val="FirstParagraph"/>
      </w:pPr>
      <w:ins w:id="19926" w:author="PR Preview" w:date="2026-01-01T00:00:00Z">
        <w:r>
          <w:rPr>
            <w:b/>
            <w:bCs/>
          </w:rPr>
          <w:t xml:space="preserve">Definition 118 (Eigenspace)</w:t>
        </w:r>
      </w:ins>
      <w:ins w:id="19927" w:author="PR Preview" w:date="2026-01-01T00:00:00Z">
        <w:r>
          <w:t xml:space="preserve"> </w:t>
        </w:r>
      </w:ins>
      <w:ins w:id="19928" w:author="PR Preview" w:date="2026-01-01T00:00:00Z">
        <w:r>
          <w:t xml:space="preserve">Let</w:t>
        </w:r>
      </w:ins>
      <w:ins w:id="19929" w:author="PR Preview" w:date="2026-01-01T00:00:00Z">
        <w:r>
          <w:t xml:space="preserve"> </w:t>
        </w:r>
      </w:ins>
      <m:oMath>
        <m:r>
          <m:t>λ</m:t>
        </m:r>
      </m:oMath>
      <w:ins w:id="19930" w:author="PR Preview" w:date="2026-01-01T00:00:00Z">
        <w:r>
          <w:t xml:space="preserve"> </w:t>
        </w:r>
      </w:ins>
      <w:ins w:id="19931" w:author="PR Preview" w:date="2026-01-01T00:00:00Z">
        <w:r>
          <w:t xml:space="preserve">be an eigenvalue of a</w:t>
        </w:r>
      </w:ins>
      <w:ins w:id="19932" w:author="PR Preview" w:date="2026-01-01T00:00:00Z">
        <w:r>
          <w:t xml:space="preserve"> </w:t>
        </w:r>
      </w:ins>
      <m:oMath>
        <m:r>
          <m:t>p</m:t>
        </m:r>
        <m:r>
          <m:rPr>
            <m:sty m:val="p"/>
          </m:rPr>
          <m:t>×</m:t>
        </m:r>
        <m:r>
          <m:t>p</m:t>
        </m:r>
      </m:oMath>
      <w:ins w:id="19933" w:author="PR Preview" w:date="2026-01-01T00:00:00Z">
        <w:r>
          <w:t xml:space="preserve"> </w:t>
        </w:r>
      </w:ins>
      <w:ins w:id="19934" w:author="PR Preview" w:date="2026-01-01T00:00:00Z">
        <w:r>
          <w:t xml:space="preserve">matrix</w:t>
        </w:r>
      </w:ins>
      <w:ins w:id="19935" w:author="PR Preview" w:date="2026-01-01T00:00:00Z">
        <w:r>
          <w:t xml:space="preserve"> </w:t>
        </w:r>
      </w:ins>
      <m:oMath>
        <m:r>
          <m:rPr>
            <m:sty m:val="bi"/>
          </m:rPr>
          <m:t>A</m:t>
        </m:r>
      </m:oMath>
      <w:ins w:id="19936" w:author="PR Preview" w:date="2026-01-01T00:00:00Z">
        <w:r>
          <w:t xml:space="preserve"> </w:t>
        </w:r>
      </w:ins>
      <w:ins w:id="19937" w:author="PR Preview" w:date="2026-01-01T00:00:00Z">
        <w:r>
          <w:t xml:space="preserve">(</w:t>
        </w:r>
      </w:ins>
      <w:hyperlink w:anchor="def-eigenvalue">
        <w:ins w:id="19938" w:author="PR Preview" w:date="2026-01-01T00:00:00Z">
          <w:r>
            <w:rPr>
              <w:rStyle w:val="Hyperlink"/>
            </w:rPr>
            <w:t xml:space="preserve">Definition 95</w:t>
          </w:r>
        </w:ins>
      </w:hyperlink>
      <w:ins w:id="19939" w:author="PR Preview" w:date="2026-01-01T00:00:00Z">
        <w:r>
          <w:t xml:space="preserve">).</w:t>
        </w:r>
      </w:ins>
      <w:ins w:id="19940" w:author="PR Preview" w:date="2026-01-01T00:00:00Z">
        <w:r>
          <w:t xml:space="preserve"> </w:t>
        </w:r>
      </w:ins>
      <w:ins w:id="19941" w:author="PR Preview" w:date="2026-01-01T00:00:00Z">
        <w:r>
          <w:t xml:space="preserve">The</w:t>
        </w:r>
      </w:ins>
      <w:ins w:id="19942" w:author="PR Preview" w:date="2026-01-01T00:00:00Z">
        <w:r>
          <w:t xml:space="preserve"> </w:t>
        </w:r>
      </w:ins>
      <w:ins w:id="19943" w:author="PR Preview" w:date="2026-01-01T00:00:00Z">
        <w:r>
          <w:rPr>
            <w:b/>
            <w:bCs/>
          </w:rPr>
          <w:t xml:space="preserve">eigenspace</w:t>
        </w:r>
      </w:ins>
      <w:ins w:id="19944" w:author="PR Preview" w:date="2026-01-01T00:00:00Z">
        <w:r>
          <w:t xml:space="preserve"> </w:t>
        </w:r>
      </w:ins>
      <w:ins w:id="19945" w:author="PR Preview" w:date="2026-01-01T00:00:00Z">
        <w:r>
          <w:t xml:space="preserve">[85]</w:t>
        </w:r>
      </w:ins>
      <w:ins w:id="19946" w:author="PR Preview" w:date="2026-01-01T00:00:00Z">
        <w:r>
          <w:t xml:space="preserve"> </w:t>
        </w:r>
      </w:ins>
      <w:ins w:id="19947" w:author="PR Preview" w:date="2026-01-01T00:00:00Z">
        <w:r>
          <w:t xml:space="preserve">of</w:t>
        </w:r>
      </w:ins>
      <w:ins w:id="19948" w:author="PR Preview" w:date="2026-01-01T00:00:00Z">
        <w:r>
          <w:t xml:space="preserve"> </w:t>
        </w:r>
      </w:ins>
      <m:oMath>
        <m:r>
          <m:t>λ</m:t>
        </m:r>
      </m:oMath>
      <w:ins w:id="19949" w:author="PR Preview" w:date="2026-01-01T00:00:00Z">
        <w:r>
          <w:t xml:space="preserve"> </w:t>
        </w:r>
      </w:ins>
      <w:ins w:id="19950" w:author="PR Preview" w:date="2026-01-01T00:00:00Z">
        <w:r>
          <w:t xml:space="preserve">is</w:t>
        </w:r>
      </w:ins>
      <w:ins w:id="19951" w:author="PR Preview" w:date="2026-01-01T00:00:00Z">
        <w:r>
          <w:t xml:space="preserve"> </w:t>
        </w:r>
      </w:ins>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19952" w:author="PR Preview" w:date="2026-01-01T00:00:00Z">
        <w:r>
          <w:t xml:space="preserve">.</w:t>
        </w:r>
      </w:ins>
      <w:ins w:id="19953" w:author="PR Preview" w:date="2026-01-01T00:00:00Z">
        <w:r>
          <w:t xml:space="preserve"> </w:t>
        </w:r>
      </w:ins>
      <w:ins w:id="19954" w:author="PR Preview" w:date="2026-01-01T00:00:00Z">
        <w:r>
          <w:t xml:space="preserve">It is a subspace of</w:t>
        </w:r>
      </w:ins>
      <w:ins w:id="19955" w:author="PR Preview" w:date="2026-01-01T00:00:00Z">
        <w:r>
          <w:t xml:space="preserve"> </w:t>
        </w:r>
      </w:ins>
      <m:oMath>
        <m:sSup>
          <m:e>
            <m:r>
              <m:rPr>
                <m:scr m:val="double-struck"/>
                <m:sty m:val="p"/>
              </m:rPr>
              <m:t>R</m:t>
            </m:r>
          </m:e>
          <m:sup>
            <m:r>
              <m:t>p</m:t>
            </m:r>
          </m:sup>
        </m:sSup>
      </m:oMath>
      <w:ins w:id="19956" w:author="PR Preview" w:date="2026-01-01T00:00:00Z">
        <w:r>
          <w:t xml:space="preserve"> </w:t>
        </w:r>
      </w:ins>
      <w:ins w:id="19957" w:author="PR Preview" w:date="2026-01-01T00:00:00Z">
        <w:r>
          <w:t xml:space="preserve">(</w:t>
        </w:r>
      </w:ins>
      <w:hyperlink w:anchor="thm-null-space-subspace">
        <w:ins w:id="19958" w:author="PR Preview" w:date="2026-01-01T00:00:00Z">
          <w:r>
            <w:rPr>
              <w:rStyle w:val="Hyperlink"/>
            </w:rPr>
            <w:t xml:space="preserve">Theorem 33</w:t>
          </w:r>
        </w:ins>
      </w:hyperlink>
      <w:ins w:id="19959" w:author="PR Preview" w:date="2026-01-01T00:00:00Z">
        <w:r>
          <w:t xml:space="preserve">).</w:t>
        </w:r>
      </w:ins>
    </w:p>
    <w:bookmarkEnd w:id="627"/>
    <w:bookmarkStart w:id="628"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8"/>
    <w:bookmarkStart w:id="629" w:name="exm-eigenspace"/>
    <w:p>
      <w:pPr>
        <w:pStyle w:val="BodyText"/>
      </w:pPr>
      <w:del w:id="19960" w:author="PR Preview" w:date="2026-01-01T00:00:00Z">
        <w:r>
          <w:rPr>
            <w:b/>
            <w:bCs/>
          </w:rPr>
          <w:delText xml:space="preserve">Example 195 (Eigenspaces of two matrices)</w:delText>
        </w:r>
      </w:del>
      <w:del w:id="19961" w:author="PR Preview" w:date="2026-01-01T00:00:00Z">
        <w:r>
          <w:delText xml:space="preserve"> </w:delText>
        </w:r>
      </w:del>
      <w:del w:id="19962" w:author="PR Preview" w:date="2026-01-01T00:00:00Z">
        <w:r>
          <w:delText xml:space="preserve"> </w:delText>
        </w:r>
      </w:del>
    </w:p>
    <w:p>
      <w:pPr>
        <w:numPr>
          <w:ilvl w:val="0"/>
          <w:numId w:val="1097"/>
        </w:numPr>
      </w:pPr>
      <w:del w:id="19963" w:author="PR Preview" w:date="2026-01-01T00:00:00Z">
        <w:r>
          <w:delText xml:space="preserve">For</w:delText>
        </w:r>
      </w:del>
      <w:del w:id="199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9965" w:author="PR Preview" w:date="2026-01-01T00:00:00Z">
        <w:r>
          <w:delText xml:space="preserve"> </w:delText>
        </w:r>
      </w:del>
      <w:del w:id="19966" w:author="PR Preview" w:date="2026-01-01T00:00:00Z">
        <w:r>
          <w:delText xml:space="preserve">of</w:delText>
        </w:r>
      </w:del>
      <w:del w:id="19967" w:author="PR Preview" w:date="2026-01-01T00:00:00Z">
        <w:r>
          <w:delText xml:space="preserve"> </w:delText>
        </w:r>
      </w:del>
      <w:hyperlink w:anchor="exm-eigenvalue">
        <w:del w:id="19968" w:author="PR Preview" w:date="2026-01-01T00:00:00Z">
          <w:r>
            <w:rPr>
              <w:rStyle w:val="Hyperlink"/>
            </w:rPr>
            <w:delText xml:space="preserve">Example 146</w:delText>
          </w:r>
        </w:del>
      </w:hyperlink>
      <w:del w:id="19969" w:author="PR Preview" w:date="2026-01-01T00:00:00Z">
        <w:r>
          <w:delText xml:space="preserve">,</w:delText>
        </w:r>
      </w:del>
      <w:del w:id="19970"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19971" w:author="PR Preview" w:date="2026-01-01T00:00:00Z">
        <w:r>
          <w:delText xml:space="preserve"> </w:delText>
        </w:r>
      </w:del>
      <w:del w:id="19972" w:author="PR Preview" w:date="2026-01-01T00:00:00Z">
        <w:r>
          <w:delText xml:space="preserve">sends</w:delText>
        </w:r>
      </w:del>
      <w:del w:id="19973" w:author="PR Preview" w:date="2026-01-01T00:00:00Z">
        <w:r>
          <w:delText xml:space="preserve"> </w:delText>
        </w:r>
      </w:del>
      <w:del w:id="19974" w:author="PR Preview" w:date="2026-01-01T00:00:00Z">
        <w:r>
          <w:delText xml:space="preserve">$\mathord{\smash[b]{\underset{\raise.3ex\hbox{$\scriptstyle\sim$}}{v}}\vphantom{v}}$</w:delText>
        </w:r>
      </w:del>
      <w:del w:id="19975" w:author="PR Preview" w:date="2026-01-01T00:00:00Z">
        <w:r>
          <w:delText xml:space="preserve"> </w:delText>
        </w:r>
      </w:del>
      <w:del w:id="19976" w:author="PR Preview" w:date="2026-01-01T00:00:00Z">
        <w:r>
          <w:delText xml:space="preserve">to</w:delText>
        </w:r>
      </w:del>
      <w:del w:id="19977"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19978" w:author="PR Preview" w:date="2026-01-01T00:00:00Z">
        <w:r>
          <w:delText xml:space="preserve">,</w:delText>
        </w:r>
      </w:del>
      <w:del w:id="19979" w:author="PR Preview" w:date="2026-01-01T00:00:00Z">
        <w:r>
          <w:delText xml:space="preserve"> </w:delText>
        </w:r>
      </w:del>
      <w:del w:id="19980" w:author="PR Preview" w:date="2026-01-01T00:00:00Z">
        <w:r>
          <w:delText xml:space="preserve">so</w:delText>
        </w:r>
      </w:del>
      <w:del w:id="19981"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9982" w:author="PR Preview" w:date="2026-01-01T00:00:00Z">
        <w:r>
          <w:delText xml:space="preserve">, with geometric multiplicity</w:delText>
        </w:r>
      </w:del>
      <w:del w:id="19983" w:author="PR Preview" w:date="2026-01-01T00:00:00Z">
        <w:r>
          <w:delText xml:space="preserve"> </w:delText>
        </w:r>
      </w:del>
      <m:oMath>
        <m:r>
          <m:t>1</m:t>
        </m:r>
      </m:oMath>
      <w:del w:id="19984" w:author="PR Preview" w:date="2026-01-01T00:00:00Z">
        <w:r>
          <w:delText xml:space="preserve">.</w:delText>
        </w:r>
      </w:del>
    </w:p>
    <w:p>
      <w:pPr>
        <w:pStyle w:val="BodyText"/>
      </w:pPr>
      <w:ins w:id="19985" w:author="PR Preview" w:date="2026-01-01T00:00:00Z">
        <w:r>
          <w:rPr>
            <w:b/>
            <w:bCs/>
          </w:rPr>
          <w:t xml:space="preserve">Example 197 (Eigenspaces of two matrices)</w:t>
        </w:r>
      </w:ins>
      <w:ins w:id="19986" w:author="PR Preview" w:date="2026-01-01T00:00:00Z">
        <w:r>
          <w:t xml:space="preserve"> </w:t>
        </w:r>
      </w:ins>
      <w:ins w:id="19987" w:author="PR Preview" w:date="2026-01-01T00:00:00Z">
        <w:r>
          <w:t xml:space="preserve"> </w:t>
        </w:r>
      </w:ins>
    </w:p>
    <w:p>
      <w:pPr>
        <w:numPr>
          <w:ilvl w:val="0"/>
          <w:numId w:val="1097"/>
        </w:numPr>
      </w:pPr>
      <w:ins w:id="19988" w:author="PR Preview" w:date="2026-01-01T00:00:00Z">
        <w:r>
          <w:t xml:space="preserve">For</w:t>
        </w:r>
      </w:ins>
      <w:ins w:id="199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9990" w:author="PR Preview" w:date="2026-01-01T00:00:00Z">
        <w:r>
          <w:t xml:space="preserve"> </w:t>
        </w:r>
      </w:ins>
      <w:ins w:id="19991" w:author="PR Preview" w:date="2026-01-01T00:00:00Z">
        <w:r>
          <w:t xml:space="preserve">of</w:t>
        </w:r>
      </w:ins>
      <w:ins w:id="19992" w:author="PR Preview" w:date="2026-01-01T00:00:00Z">
        <w:r>
          <w:t xml:space="preserve"> </w:t>
        </w:r>
      </w:ins>
      <w:hyperlink w:anchor="exm-eigenvalue">
        <w:ins w:id="19993" w:author="PR Preview" w:date="2026-01-01T00:00:00Z">
          <w:r>
            <w:rPr>
              <w:rStyle w:val="Hyperlink"/>
            </w:rPr>
            <w:t xml:space="preserve">Example 148</w:t>
          </w:r>
        </w:ins>
      </w:hyperlink>
      <w:ins w:id="19994" w:author="PR Preview" w:date="2026-01-01T00:00:00Z">
        <w:r>
          <w:t xml:space="preserve">,</w:t>
        </w:r>
      </w:ins>
      <w:ins w:id="19995"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19996" w:author="PR Preview" w:date="2026-01-01T00:00:00Z">
        <w:r>
          <w:t xml:space="preserve"> </w:t>
        </w:r>
      </w:ins>
      <w:ins w:id="19997" w:author="PR Preview" w:date="2026-01-01T00:00:00Z">
        <w:r>
          <w:t xml:space="preserve">sends</w:t>
        </w:r>
      </w:ins>
      <w:ins w:id="19998" w:author="PR Preview" w:date="2026-01-01T00:00:00Z">
        <w:r>
          <w:t xml:space="preserve"> </w:t>
        </w:r>
      </w:ins>
      <w:ins w:id="19999" w:author="PR Preview" w:date="2026-01-01T00:00:00Z">
        <w:r>
          <w:t xml:space="preserve">$\mathord{\smash[b]{\underset{\raise.3ex\hbox{$\scriptstyle\sim$}}{v}}\vphantom{v}}$</w:t>
        </w:r>
      </w:ins>
      <w:ins w:id="20000" w:author="PR Preview" w:date="2026-01-01T00:00:00Z">
        <w:r>
          <w:t xml:space="preserve"> </w:t>
        </w:r>
      </w:ins>
      <w:ins w:id="20001" w:author="PR Preview" w:date="2026-01-01T00:00:00Z">
        <w:r>
          <w:t xml:space="preserve">to</w:t>
        </w:r>
      </w:ins>
      <w:ins w:id="20002"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20003" w:author="PR Preview" w:date="2026-01-01T00:00:00Z">
        <w:r>
          <w:t xml:space="preserve">,</w:t>
        </w:r>
      </w:ins>
      <w:ins w:id="20004" w:author="PR Preview" w:date="2026-01-01T00:00:00Z">
        <w:r>
          <w:t xml:space="preserve"> </w:t>
        </w:r>
      </w:ins>
      <w:ins w:id="20005" w:author="PR Preview" w:date="2026-01-01T00:00:00Z">
        <w:r>
          <w:t xml:space="preserve">so</w:t>
        </w:r>
      </w:ins>
      <w:ins w:id="20006"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0007" w:author="PR Preview" w:date="2026-01-01T00:00:00Z">
        <w:r>
          <w:t xml:space="preserve">, with geometric multiplicity</w:t>
        </w:r>
      </w:ins>
      <w:ins w:id="20008" w:author="PR Preview" w:date="2026-01-01T00:00:00Z">
        <w:r>
          <w:t xml:space="preserve"> </w:t>
        </w:r>
      </w:ins>
      <m:oMath>
        <m:r>
          <m:t>1</m:t>
        </m:r>
      </m:oMath>
      <w:ins w:id="20009" w:author="PR Preview" w:date="2026-01-01T00:00:00Z">
        <w:r>
          <w:t xml:space="preserve">.</w:t>
        </w:r>
      </w:ins>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9"/>
    <w:bookmarkStart w:id="630" w:name="exm-not-eigenspace"/>
    <w:p>
      <w:pPr>
        <w:pStyle w:val="FirstParagraph"/>
      </w:pPr>
      <w:del w:id="20010" w:author="PR Preview" w:date="2026-01-01T00:00:00Z">
        <w:r>
          <w:rPr>
            <w:b/>
            <w:bCs/>
          </w:rPr>
          <w:delText xml:space="preserve">Example 196 (A number that is not an eigenvalue has no eigenspace)</w:delText>
        </w:r>
      </w:del>
      <w:del w:id="20011" w:author="PR Preview" w:date="2026-01-01T00:00:00Z">
        <w:r>
          <w:delText xml:space="preserve"> </w:delText>
        </w:r>
      </w:del>
      <w:del w:id="20012" w:author="PR Preview" w:date="2026-01-01T00:00:00Z">
        <w:r>
          <w:delText xml:space="preserve">For</w:delText>
        </w:r>
      </w:del>
      <w:del w:id="2001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014" w:author="PR Preview" w:date="2026-01-01T00:00:00Z">
        <w:r>
          <w:delText xml:space="preserve"> </w:delText>
        </w:r>
      </w:del>
      <w:del w:id="20015" w:author="PR Preview" w:date="2026-01-01T00:00:00Z">
        <w:r>
          <w:delText xml:space="preserve">and</w:delText>
        </w:r>
      </w:del>
      <w:del w:id="20016" w:author="PR Preview" w:date="2026-01-01T00:00:00Z">
        <w:r>
          <w:delText xml:space="preserve"> </w:delText>
        </w:r>
      </w:del>
      <m:oMath>
        <m:r>
          <m:t>λ</m:t>
        </m:r>
        <m:r>
          <m:rPr>
            <m:sty m:val="p"/>
          </m:rPr>
          <m:t>=</m:t>
        </m:r>
        <m:r>
          <m:t>2</m:t>
        </m:r>
      </m:oMath>
      <w:del w:id="20017" w:author="PR Preview" w:date="2026-01-01T00:00:00Z">
        <w:r>
          <w:delText xml:space="preserve">,</w:delText>
        </w:r>
      </w:del>
      <w:del w:id="20018"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0019" w:author="PR Preview" w:date="2026-01-01T00:00:00Z">
        <w:r>
          <w:delText xml:space="preserve"> </w:delText>
        </w:r>
      </w:del>
      <w:del w:id="20020" w:author="PR Preview" w:date="2026-01-01T00:00:00Z">
        <w:r>
          <w:delText xml:space="preserve">sends</w:delText>
        </w:r>
      </w:del>
      <w:del w:id="20021" w:author="PR Preview" w:date="2026-01-01T00:00:00Z">
        <w:r>
          <w:delText xml:space="preserve"> </w:delText>
        </w:r>
      </w:del>
      <w:del w:id="20022" w:author="PR Preview" w:date="2026-01-01T00:00:00Z">
        <w:r>
          <w:delText xml:space="preserve">$\mathord{\smash[b]{\underset{\raise.3ex\hbox{$\scriptstyle\sim$}}{v}}\vphantom{v}}$</w:delText>
        </w:r>
      </w:del>
      <w:del w:id="20023" w:author="PR Preview" w:date="2026-01-01T00:00:00Z">
        <w:r>
          <w:delText xml:space="preserve"> </w:delText>
        </w:r>
      </w:del>
      <w:del w:id="20024" w:author="PR Preview" w:date="2026-01-01T00:00:00Z">
        <w:r>
          <w:delText xml:space="preserve">to</w:delText>
        </w:r>
      </w:del>
      <w:del w:id="20025"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20026" w:author="PR Preview" w:date="2026-01-01T00:00:00Z">
        <w:r>
          <w:delText xml:space="preserve">, which is</w:delText>
        </w:r>
      </w:del>
      <w:del w:id="20027" w:author="PR Preview" w:date="2026-01-01T00:00:00Z">
        <w:r>
          <w:delText xml:space="preserve"> </w:delText>
        </w:r>
      </w:del>
      <w:del w:id="20028" w:author="PR Preview" w:date="2026-01-01T00:00:00Z">
        <w:r>
          <w:delText xml:space="preserve">$\mathord{\smash[b]{\underset{\raise.3ex\hbox{$\scriptstyle\sim$}}{0}}\vphantom{0}}$</w:delText>
        </w:r>
      </w:del>
      <w:del w:id="20029" w:author="PR Preview" w:date="2026-01-01T00:00:00Z">
        <w:r>
          <w:delText xml:space="preserve"> </w:delText>
        </w:r>
      </w:del>
      <w:del w:id="20030" w:author="PR Preview" w:date="2026-01-01T00:00:00Z">
        <w:r>
          <w:delText xml:space="preserve">only for</w:delText>
        </w:r>
      </w:del>
      <w:del w:id="20031" w:author="PR Preview" w:date="2026-01-01T00:00:00Z">
        <w:r>
          <w:delText xml:space="preserve"> </w:delText>
        </w:r>
      </w:del>
      <w:del w:id="20032" w:author="PR Preview" w:date="2026-01-01T00:00:00Z">
        <w:r>
          <w:delText xml:space="preserve">$\mathord{\smash[b]{\underset{\raise.3ex\hbox{$\scriptstyle\sim$}}{v}}\vphantom{v}} = \mathord{\smash[b]{\underset{\raise.3ex\hbox{$\scriptstyle\sim$}}{0}}\vphantom{0}}$</w:delText>
        </w:r>
      </w:del>
      <w:del w:id="20033" w:author="PR Preview" w:date="2026-01-01T00:00:00Z">
        <w:r>
          <w:delText xml:space="preserve">,</w:delText>
        </w:r>
      </w:del>
      <w:del w:id="20034" w:author="PR Preview" w:date="2026-01-01T00:00:00Z">
        <w:r>
          <w:delText xml:space="preserve"> </w:delText>
        </w:r>
      </w:del>
      <w:del w:id="20035" w:author="PR Preview" w:date="2026-01-01T00:00:00Z">
        <w:r>
          <w:delText xml:space="preserve">so</w:delText>
        </w:r>
      </w:del>
      <w:del w:id="20036" w:author="PR Preview" w:date="2026-01-01T00:00:00Z">
        <w:r>
          <w:delText xml:space="preserve"> </w:delText>
        </w:r>
      </w:del>
      <w:del w:id="20037" w:author="PR Preview" w:date="2026-01-01T00:00:00Z">
        <w:r>
          <w:delText xml:space="preserve">$\mathcal{N}(\mathbf{A} - 2\,\mathbf{I}_2) = \mathopen{}\left\{\mathord{\smash[b]{\underset{\raise.3ex\hbox{$\scriptstyle\sim$}}{0}}\vphantom{0}}\right\}\mathclose{}$</w:delText>
        </w:r>
      </w:del>
      <w:del w:id="20038" w:author="PR Preview" w:date="2026-01-01T00:00:00Z">
        <w:r>
          <w:delText xml:space="preserve">.</w:delText>
        </w:r>
      </w:del>
      <w:del w:id="20039" w:author="PR Preview" w:date="2026-01-01T00:00:00Z">
        <w:r>
          <w:delText xml:space="preserve"> </w:delText>
        </w:r>
      </w:del>
      <w:del w:id="20040" w:author="PR Preview" w:date="2026-01-01T00:00:00Z">
        <w:r>
          <w:delText xml:space="preserve">And</w:delText>
        </w:r>
      </w:del>
      <w:del w:id="20041" w:author="PR Preview" w:date="2026-01-01T00:00:00Z">
        <w:r>
          <w:delText xml:space="preserve"> </w:delText>
        </w:r>
      </w:del>
      <m:oMath>
        <m:r>
          <m:t>2</m:t>
        </m:r>
      </m:oMath>
      <w:del w:id="20042" w:author="PR Preview" w:date="2026-01-01T00:00:00Z">
        <w:r>
          <w:delText xml:space="preserve"> </w:delText>
        </w:r>
      </w:del>
      <w:del w:id="20043" w:author="PR Preview" w:date="2026-01-01T00:00:00Z">
        <w:r>
          <w:delText xml:space="preserve">is not an eigenvalue (</w:delText>
        </w:r>
      </w:del>
      <w:hyperlink w:anchor="def-eigenvalue">
        <w:del w:id="20044" w:author="PR Preview" w:date="2026-01-01T00:00:00Z">
          <w:r>
            <w:rPr>
              <w:rStyle w:val="Hyperlink"/>
            </w:rPr>
            <w:delText xml:space="preserve">Definition 95</w:delText>
          </w:r>
        </w:del>
      </w:hyperlink>
      <w:del w:id="20045" w:author="PR Preview" w:date="2026-01-01T00:00:00Z">
        <w:r>
          <w:delText xml:space="preserve">):</w:delText>
        </w:r>
      </w:del>
      <w:del w:id="20046" w:author="PR Preview" w:date="2026-01-01T00:00:00Z">
        <w:r>
          <w:delText xml:space="preserve"> </w:delText>
        </w:r>
      </w:del>
      <w:del w:id="20047" w:author="PR Preview" w:date="2026-01-01T00:00:00Z">
        <w:r>
          <w:delText xml:space="preserve">$\mathbf{A} \mathord{\smash[b]{\underset{\raise.3ex\hbox{$\scriptstyle\sim$}}{v}}\vphantom{v}} = 2\mathord{\smash[b]{\underset{\raise.3ex\hbox{$\scriptstyle\sim$}}{v}}\vphantom{v}}$</w:delText>
        </w:r>
      </w:del>
      <w:del w:id="20048" w:author="PR Preview" w:date="2026-01-01T00:00:00Z">
        <w:r>
          <w:delText xml:space="preserve"> </w:delText>
        </w:r>
      </w:del>
      <w:del w:id="20049" w:author="PR Preview" w:date="2026-01-01T00:00:00Z">
        <w:r>
          <w:delText xml:space="preserve">reads</w:delText>
        </w:r>
      </w:del>
      <w:del w:id="20050"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20051" w:author="PR Preview" w:date="2026-01-01T00:00:00Z">
        <w:r>
          <w:delText xml:space="preserve">,</w:delText>
        </w:r>
      </w:del>
      <w:del w:id="20052" w:author="PR Preview" w:date="2026-01-01T00:00:00Z">
        <w:r>
          <w:delText xml:space="preserve"> </w:delText>
        </w:r>
      </w:del>
      <w:del w:id="20053" w:author="PR Preview" w:date="2026-01-01T00:00:00Z">
        <w:r>
          <w:delText xml:space="preserve">so</w:delText>
        </w:r>
      </w:del>
      <w:del w:id="20054" w:author="PR Preview" w:date="2026-01-01T00:00:00Z">
        <w:r>
          <w:delText xml:space="preserve"> </w:delText>
        </w:r>
      </w:del>
      <m:oMath>
        <m:sSub>
          <m:e>
            <m:r>
              <m:t>v</m:t>
            </m:r>
          </m:e>
          <m:sub>
            <m:r>
              <m:t>2</m:t>
            </m:r>
          </m:sub>
        </m:sSub>
        <m:r>
          <m:rPr>
            <m:sty m:val="p"/>
          </m:rPr>
          <m:t>=</m:t>
        </m:r>
        <m:r>
          <m:t>0</m:t>
        </m:r>
      </m:oMath>
      <w:del w:id="20055" w:author="PR Preview" w:date="2026-01-01T00:00:00Z">
        <w:r>
          <w:delText xml:space="preserve"> </w:delText>
        </w:r>
      </w:del>
      <w:del w:id="20056" w:author="PR Preview" w:date="2026-01-01T00:00:00Z">
        <w:r>
          <w:delText xml:space="preserve">and</w:delText>
        </w:r>
      </w:del>
      <w:del w:id="20057" w:author="PR Preview" w:date="2026-01-01T00:00:00Z">
        <w:r>
          <w:delText xml:space="preserve"> </w:delText>
        </w:r>
      </w:del>
      <m:oMath>
        <m:sSub>
          <m:e>
            <m:r>
              <m:t>v</m:t>
            </m:r>
          </m:e>
          <m:sub>
            <m:r>
              <m:t>1</m:t>
            </m:r>
          </m:sub>
        </m:sSub>
        <m:r>
          <m:rPr>
            <m:sty m:val="p"/>
          </m:rPr>
          <m:t>=</m:t>
        </m:r>
        <m:r>
          <m:t>0</m:t>
        </m:r>
      </m:oMath>
      <w:del w:id="20058" w:author="PR Preview" w:date="2026-01-01T00:00:00Z">
        <w:r>
          <w:delText xml:space="preserve">.</w:delText>
        </w:r>
      </w:del>
      <w:del w:id="20059" w:author="PR Preview" w:date="2026-01-01T00:00:00Z">
        <w:r>
          <w:delText xml:space="preserve"> </w:delText>
        </w:r>
      </w:del>
      <w:del w:id="20060" w:author="PR Preview" w:date="2026-01-01T00:00:00Z">
        <w:r>
          <w:delText xml:space="preserve">So</w:delText>
        </w:r>
      </w:del>
      <w:del w:id="20061" w:author="PR Preview" w:date="2026-01-01T00:00:00Z">
        <w:r>
          <w:delText xml:space="preserve"> </w:delText>
        </w:r>
      </w:del>
      <w:hyperlink w:anchor="def-eigenspace">
        <w:del w:id="20062" w:author="PR Preview" w:date="2026-01-01T00:00:00Z">
          <w:r>
            <w:rPr>
              <w:rStyle w:val="Hyperlink"/>
            </w:rPr>
            <w:delText xml:space="preserve">Definition 118</w:delText>
          </w:r>
        </w:del>
      </w:hyperlink>
      <w:del w:id="20063" w:author="PR Preview" w:date="2026-01-01T00:00:00Z">
        <w:r>
          <w:delText xml:space="preserve"> </w:delText>
        </w:r>
      </w:del>
      <w:del w:id="20064" w:author="PR Preview" w:date="2026-01-01T00:00:00Z">
        <w:r>
          <w:delText xml:space="preserve">does not apply to</w:delText>
        </w:r>
      </w:del>
      <w:del w:id="20065" w:author="PR Preview" w:date="2026-01-01T00:00:00Z">
        <w:r>
          <w:delText xml:space="preserve"> </w:delText>
        </w:r>
      </w:del>
      <m:oMath>
        <m:r>
          <m:t>2</m:t>
        </m:r>
      </m:oMath>
      <w:del w:id="20066" w:author="PR Preview" w:date="2026-01-01T00:00:00Z">
        <w:r>
          <w:delText xml:space="preserve">.</w:delText>
        </w:r>
      </w:del>
    </w:p>
    <w:p>
      <w:pPr>
        <w:pStyle w:val="BodyText"/>
      </w:pPr>
      <w:del w:id="20067" w:author="PR Preview" w:date="2026-01-01T00:00:00Z">
        <w:r>
          <w:rPr>
            <w:b/>
            <w:bCs/>
          </w:rPr>
          <w:delText xml:space="preserve">Theorem 109 (Eigenvalues are where</w:delText>
        </w:r>
      </w:del>
      <w:del w:id="20068" w:author="PR Preview" w:date="2026-01-01T00:00:00Z">
        <w:r>
          <w:rPr>
            <w:b/>
            <w:bCs/>
          </w:rPr>
          <w:delText xml:space="preserve"> </w:delText>
        </w:r>
      </w:del>
      <m:oMath>
        <m:r>
          <m:rPr>
            <m:sty m:val="bi"/>
          </m:rPr>
          <m:t>A</m:t>
        </m:r>
        <m:r>
          <m:rPr>
            <m:sty m:val="p"/>
          </m:rPr>
          <m:t>−</m:t>
        </m:r>
        <m:r>
          <m:t>λ</m:t>
        </m:r>
        <m:r>
          <m:rPr>
            <m:sty m:val="bi"/>
          </m:rPr>
          <m:t>I</m:t>
        </m:r>
      </m:oMath>
      <w:del w:id="20069" w:author="PR Preview" w:date="2026-01-01T00:00:00Z">
        <w:r>
          <w:rPr>
            <w:b/>
            <w:bCs/>
          </w:rPr>
          <w:delText xml:space="preserve"> </w:delText>
        </w:r>
      </w:del>
      <w:del w:id="20070" w:author="PR Preview" w:date="2026-01-01T00:00:00Z">
        <w:r>
          <w:rPr>
            <w:b/>
            <w:bCs/>
          </w:rPr>
          <w:delText xml:space="preserve">is singular)</w:delText>
        </w:r>
      </w:del>
      <w:del w:id="20071" w:author="PR Preview" w:date="2026-01-01T00:00:00Z">
        <w:r>
          <w:delText xml:space="preserve"> </w:delText>
        </w:r>
      </w:del>
      <w:del w:id="20072" w:author="PR Preview" w:date="2026-01-01T00:00:00Z">
        <w:r>
          <w:delText xml:space="preserve">Let</w:delText>
        </w:r>
      </w:del>
      <w:del w:id="20073" w:author="PR Preview" w:date="2026-01-01T00:00:00Z">
        <w:r>
          <w:delText xml:space="preserve"> </w:delText>
        </w:r>
      </w:del>
      <m:oMath>
        <m:r>
          <m:rPr>
            <m:sty m:val="bi"/>
          </m:rPr>
          <m:t>A</m:t>
        </m:r>
      </m:oMath>
      <w:del w:id="20074" w:author="PR Preview" w:date="2026-01-01T00:00:00Z">
        <w:r>
          <w:delText xml:space="preserve"> </w:delText>
        </w:r>
      </w:del>
      <w:del w:id="20075" w:author="PR Preview" w:date="2026-01-01T00:00:00Z">
        <w:r>
          <w:delText xml:space="preserve">be a</w:delText>
        </w:r>
      </w:del>
      <w:del w:id="20076" w:author="PR Preview" w:date="2026-01-01T00:00:00Z">
        <w:r>
          <w:delText xml:space="preserve"> </w:delText>
        </w:r>
      </w:del>
      <m:oMath>
        <m:r>
          <m:t>p</m:t>
        </m:r>
        <m:r>
          <m:rPr>
            <m:sty m:val="p"/>
          </m:rPr>
          <m:t>×</m:t>
        </m:r>
        <m:r>
          <m:t>p</m:t>
        </m:r>
      </m:oMath>
      <w:del w:id="20077" w:author="PR Preview" w:date="2026-01-01T00:00:00Z">
        <w:r>
          <w:delText xml:space="preserve"> </w:delText>
        </w:r>
      </w:del>
      <w:del w:id="20078" w:author="PR Preview" w:date="2026-01-01T00:00:00Z">
        <w:r>
          <w:delText xml:space="preserve">matrix and</w:delText>
        </w:r>
      </w:del>
      <w:del w:id="20079" w:author="PR Preview" w:date="2026-01-01T00:00:00Z">
        <w:r>
          <w:delText xml:space="preserve"> </w:delText>
        </w:r>
      </w:del>
      <m:oMath>
        <m:r>
          <m:t>λ</m:t>
        </m:r>
      </m:oMath>
      <w:del w:id="20080" w:author="PR Preview" w:date="2026-01-01T00:00:00Z">
        <w:r>
          <w:delText xml:space="preserve"> </w:delText>
        </w:r>
      </w:del>
      <w:del w:id="20081" w:author="PR Preview" w:date="2026-01-01T00:00:00Z">
        <w:r>
          <w:delText xml:space="preserve">a real number.</w:delText>
        </w:r>
      </w:del>
      <w:del w:id="20082" w:author="PR Preview" w:date="2026-01-01T00:00:00Z">
        <w:r>
          <w:delText xml:space="preserve"> </w:delText>
        </w:r>
      </w:del>
      <w:del w:id="20083" w:author="PR Preview" w:date="2026-01-01T00:00:00Z">
        <w:r>
          <w:delText xml:space="preserve">Then</w:delText>
        </w:r>
      </w:del>
      <w:del w:id="20084" w:author="PR Preview" w:date="2026-01-01T00:00:00Z">
        <w:r>
          <w:delText xml:space="preserve"> </w:delText>
        </w:r>
      </w:del>
      <m:oMath>
        <m:r>
          <m:t>λ</m:t>
        </m:r>
      </m:oMath>
      <w:del w:id="20085" w:author="PR Preview" w:date="2026-01-01T00:00:00Z">
        <w:r>
          <w:delText xml:space="preserve"> </w:delText>
        </w:r>
      </w:del>
      <w:del w:id="20086" w:author="PR Preview" w:date="2026-01-01T00:00:00Z">
        <w:r>
          <w:delText xml:space="preserve">is an eigenvalue of</w:delText>
        </w:r>
      </w:del>
      <w:del w:id="20087" w:author="PR Preview" w:date="2026-01-01T00:00:00Z">
        <w:r>
          <w:delText xml:space="preserve"> </w:delText>
        </w:r>
      </w:del>
      <m:oMath>
        <m:r>
          <m:rPr>
            <m:sty m:val="bi"/>
          </m:rPr>
          <m:t>A</m:t>
        </m:r>
      </m:oMath>
      <w:del w:id="20088" w:author="PR Preview" w:date="2026-01-01T00:00:00Z">
        <w:r>
          <w:delText xml:space="preserve"> </w:delText>
        </w:r>
      </w:del>
      <w:del w:id="20089" w:author="PR Preview" w:date="2026-01-01T00:00:00Z">
        <w:r>
          <w:delText xml:space="preserve">(</w:delText>
        </w:r>
      </w:del>
      <w:hyperlink w:anchor="def-eigenvalue">
        <w:del w:id="20090" w:author="PR Preview" w:date="2026-01-01T00:00:00Z">
          <w:r>
            <w:rPr>
              <w:rStyle w:val="Hyperlink"/>
            </w:rPr>
            <w:delText xml:space="preserve">Definition 95</w:delText>
          </w:r>
        </w:del>
      </w:hyperlink>
      <w:del w:id="20091" w:author="PR Preview" w:date="2026-01-01T00:00:00Z">
        <w:r>
          <w:delText xml:space="preserve">)</w:delText>
        </w:r>
      </w:del>
      <w:del w:id="20092" w:author="PR Preview" w:date="2026-01-01T00:00:00Z">
        <w:r>
          <w:delText xml:space="preserve"> </w:delText>
        </w:r>
      </w:del>
      <w:del w:id="20093" w:author="PR Preview" w:date="2026-01-01T00:00:00Z">
        <w:r>
          <w:delText xml:space="preserve">exactly when</w:delText>
        </w:r>
      </w:del>
      <w:del w:id="20094" w:author="PR Preview" w:date="2026-01-01T00:00:00Z">
        <w:r>
          <w:delText xml:space="preserve"> </w:delText>
        </w:r>
      </w:del>
      <m:oMath>
        <m:r>
          <m:rPr>
            <m:sty m:val="bi"/>
          </m:rPr>
          <m:t>A</m:t>
        </m:r>
        <m:r>
          <m:rPr>
            <m:sty m:val="p"/>
          </m:rPr>
          <m:t>−</m:t>
        </m:r>
        <m:r>
          <m:t>λ</m:t>
        </m:r>
        <m:r>
          <m:t> </m:t>
        </m:r>
        <m:sSub>
          <m:e>
            <m:r>
              <m:rPr>
                <m:sty m:val="bi"/>
              </m:rPr>
              <m:t>I</m:t>
            </m:r>
          </m:e>
          <m:sub>
            <m:r>
              <m:t>p</m:t>
            </m:r>
          </m:sub>
        </m:sSub>
      </m:oMath>
      <w:del w:id="20095" w:author="PR Preview" w:date="2026-01-01T00:00:00Z">
        <w:r>
          <w:delText xml:space="preserve"> </w:delText>
        </w:r>
      </w:del>
      <w:del w:id="20096" w:author="PR Preview" w:date="2026-01-01T00:00:00Z">
        <w:r>
          <w:delText xml:space="preserve">is singular (</w:delText>
        </w:r>
      </w:del>
      <w:hyperlink w:anchor="def-invertible-matrix">
        <w:del w:id="20097" w:author="PR Preview" w:date="2026-01-01T00:00:00Z">
          <w:r>
            <w:rPr>
              <w:rStyle w:val="Hyperlink"/>
            </w:rPr>
            <w:delText xml:space="preserve">Definition 85</w:delText>
          </w:r>
        </w:del>
      </w:hyperlink>
      <w:del w:id="20098" w:author="PR Preview" w:date="2026-01-01T00:00:00Z">
        <w:r>
          <w:delText xml:space="preserve">).</w:delText>
        </w:r>
      </w:del>
      <w:del w:id="20099" w:author="PR Preview" w:date="2026-01-01T00:00:00Z">
        <w:r>
          <w:delText xml:space="preserve"> </w:delText>
        </w:r>
      </w:del>
      <w:del w:id="20100" w:author="PR Preview" w:date="2026-01-01T00:00:00Z">
        <w:r>
          <w:delText xml:space="preserve">In particular,</w:delText>
        </w:r>
      </w:del>
      <w:del w:id="20101" w:author="PR Preview" w:date="2026-01-01T00:00:00Z">
        <w:r>
          <w:delText xml:space="preserve"> </w:delText>
        </w:r>
      </w:del>
      <m:oMath>
        <m:r>
          <m:rPr>
            <m:sty m:val="bi"/>
          </m:rPr>
          <m:t>A</m:t>
        </m:r>
      </m:oMath>
      <w:del w:id="20102" w:author="PR Preview" w:date="2026-01-01T00:00:00Z">
        <w:r>
          <w:delText xml:space="preserve"> </w:delText>
        </w:r>
      </w:del>
      <w:del w:id="20103" w:author="PR Preview" w:date="2026-01-01T00:00:00Z">
        <w:r>
          <w:delText xml:space="preserve">is singular exactly when</w:delText>
        </w:r>
      </w:del>
      <w:del w:id="20104" w:author="PR Preview" w:date="2026-01-01T00:00:00Z">
        <w:r>
          <w:delText xml:space="preserve"> </w:delText>
        </w:r>
      </w:del>
      <m:oMath>
        <m:r>
          <m:t>0</m:t>
        </m:r>
      </m:oMath>
      <w:del w:id="20105" w:author="PR Preview" w:date="2026-01-01T00:00:00Z">
        <w:r>
          <w:delText xml:space="preserve"> </w:delText>
        </w:r>
      </w:del>
      <w:del w:id="20106" w:author="PR Preview" w:date="2026-01-01T00:00:00Z">
        <w:r>
          <w:delText xml:space="preserve">is one of its eigenvalues;</w:delText>
        </w:r>
      </w:del>
      <w:del w:id="20107" w:author="PR Preview" w:date="2026-01-01T00:00:00Z">
        <w:r>
          <w:delText xml:space="preserve"> </w:delText>
        </w:r>
      </w:del>
      <w:del w:id="20108" w:author="PR Preview" w:date="2026-01-01T00:00:00Z">
        <w:r>
          <w:delText xml:space="preserve">and each eigenspace</w:delText>
        </w:r>
      </w:del>
      <w:del w:id="20109" w:author="PR Preview" w:date="2026-01-01T00:00:00Z">
        <w:r>
          <w:delText xml:space="preserve"> </w:delText>
        </w:r>
      </w:del>
      <m:oMath>
        <m:sSub>
          <m:e>
            <m:r>
              <m:rPr>
                <m:scr m:val="script"/>
                <m:sty m:val="p"/>
              </m:rPr>
              <m:t>E</m:t>
            </m:r>
          </m:e>
          <m:sub>
            <m:r>
              <m:t>λ</m:t>
            </m:r>
          </m:sub>
        </m:sSub>
      </m:oMath>
      <w:del w:id="20110" w:author="PR Preview" w:date="2026-01-01T00:00:00Z">
        <w:r>
          <w:delText xml:space="preserve"> </w:delText>
        </w:r>
      </w:del>
      <w:del w:id="20111" w:author="PR Preview" w:date="2026-01-01T00:00:00Z">
        <w:r>
          <w:delText xml:space="preserve">(</w:delText>
        </w:r>
      </w:del>
      <w:hyperlink w:anchor="def-eigenspace">
        <w:del w:id="20112" w:author="PR Preview" w:date="2026-01-01T00:00:00Z">
          <w:r>
            <w:rPr>
              <w:rStyle w:val="Hyperlink"/>
            </w:rPr>
            <w:delText xml:space="preserve">Definition 118</w:delText>
          </w:r>
        </w:del>
      </w:hyperlink>
      <w:del w:id="20113" w:author="PR Preview" w:date="2026-01-01T00:00:00Z">
        <w:r>
          <w:delText xml:space="preserve">) is a subspace of</w:delText>
        </w:r>
      </w:del>
      <w:del w:id="20114" w:author="PR Preview" w:date="2026-01-01T00:00:00Z">
        <w:r>
          <w:delText xml:space="preserve"> </w:delText>
        </w:r>
      </w:del>
      <m:oMath>
        <m:sSup>
          <m:e>
            <m:r>
              <m:rPr>
                <m:scr m:val="double-struck"/>
                <m:sty m:val="p"/>
              </m:rPr>
              <m:t>R</m:t>
            </m:r>
          </m:e>
          <m:sup>
            <m:r>
              <m:t>p</m:t>
            </m:r>
          </m:sup>
        </m:sSup>
      </m:oMath>
      <w:del w:id="20115" w:author="PR Preview" w:date="2026-01-01T00:00:00Z">
        <w:r>
          <w:delText xml:space="preserve"> </w:delText>
        </w:r>
      </w:del>
      <w:del w:id="20116" w:author="PR Preview" w:date="2026-01-01T00:00:00Z">
        <w:r>
          <w:delText xml:space="preserve">consisting of</w:delText>
        </w:r>
      </w:del>
      <w:del w:id="20117" w:author="PR Preview" w:date="2026-01-01T00:00:00Z">
        <w:r>
          <w:delText xml:space="preserve"> </w:delText>
        </w:r>
      </w:del>
      <w:del w:id="20118" w:author="PR Preview" w:date="2026-01-01T00:00:00Z">
        <w:r>
          <w:delText xml:space="preserve">$\mathord{\smash[b]{\underset{\raise.3ex\hbox{$\scriptstyle\sim$}}{0}}\vphantom{0}}$</w:delText>
        </w:r>
      </w:del>
      <w:del w:id="20119" w:author="PR Preview" w:date="2026-01-01T00:00:00Z">
        <w:r>
          <w:delText xml:space="preserve"> </w:delText>
        </w:r>
      </w:del>
      <w:del w:id="20120" w:author="PR Preview" w:date="2026-01-01T00:00:00Z">
        <w:r>
          <w:delText xml:space="preserve">and the eigenvectors for</w:delText>
        </w:r>
      </w:del>
      <w:del w:id="20121" w:author="PR Preview" w:date="2026-01-01T00:00:00Z">
        <w:r>
          <w:delText xml:space="preserve"> </w:delText>
        </w:r>
      </w:del>
      <m:oMath>
        <m:r>
          <m:t>λ</m:t>
        </m:r>
      </m:oMath>
      <w:del w:id="20122" w:author="PR Preview" w:date="2026-01-01T00:00:00Z">
        <w:r>
          <w:delText xml:space="preserve">.</w:delText>
        </w:r>
      </w:del>
    </w:p>
    <w:p>
      <w:pPr>
        <w:pStyle w:val="FirstParagraph"/>
      </w:pPr>
      <w:ins w:id="20123" w:author="PR Preview" w:date="2026-01-01T00:00:00Z">
        <w:r>
          <w:rPr>
            <w:b/>
            <w:bCs/>
          </w:rPr>
          <w:t xml:space="preserve">Example 198 (A number that is not an eigenvalue has no eigenspace)</w:t>
        </w:r>
      </w:ins>
      <w:ins w:id="20124" w:author="PR Preview" w:date="2026-01-01T00:00:00Z">
        <w:r>
          <w:t xml:space="preserve"> </w:t>
        </w:r>
      </w:ins>
      <w:ins w:id="20125" w:author="PR Preview" w:date="2026-01-01T00:00:00Z">
        <w:r>
          <w:t xml:space="preserve">For</w:t>
        </w:r>
      </w:ins>
      <w:ins w:id="201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127" w:author="PR Preview" w:date="2026-01-01T00:00:00Z">
        <w:r>
          <w:t xml:space="preserve"> </w:t>
        </w:r>
      </w:ins>
      <w:ins w:id="20128" w:author="PR Preview" w:date="2026-01-01T00:00:00Z">
        <w:r>
          <w:t xml:space="preserve">and</w:t>
        </w:r>
      </w:ins>
      <w:ins w:id="20129" w:author="PR Preview" w:date="2026-01-01T00:00:00Z">
        <w:r>
          <w:t xml:space="preserve"> </w:t>
        </w:r>
      </w:ins>
      <m:oMath>
        <m:r>
          <m:t>λ</m:t>
        </m:r>
        <m:r>
          <m:rPr>
            <m:sty m:val="p"/>
          </m:rPr>
          <m:t>=</m:t>
        </m:r>
        <m:r>
          <m:t>2</m:t>
        </m:r>
      </m:oMath>
      <w:ins w:id="20130" w:author="PR Preview" w:date="2026-01-01T00:00:00Z">
        <w:r>
          <w:t xml:space="preserve">,</w:t>
        </w:r>
      </w:ins>
      <w:ins w:id="20131"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0132" w:author="PR Preview" w:date="2026-01-01T00:00:00Z">
        <w:r>
          <w:t xml:space="preserve"> </w:t>
        </w:r>
      </w:ins>
      <w:ins w:id="20133" w:author="PR Preview" w:date="2026-01-01T00:00:00Z">
        <w:r>
          <w:t xml:space="preserve">sends</w:t>
        </w:r>
      </w:ins>
      <w:ins w:id="20134" w:author="PR Preview" w:date="2026-01-01T00:00:00Z">
        <w:r>
          <w:t xml:space="preserve"> </w:t>
        </w:r>
      </w:ins>
      <w:ins w:id="20135" w:author="PR Preview" w:date="2026-01-01T00:00:00Z">
        <w:r>
          <w:t xml:space="preserve">$\mathord{\smash[b]{\underset{\raise.3ex\hbox{$\scriptstyle\sim$}}{v}}\vphantom{v}}$</w:t>
        </w:r>
      </w:ins>
      <w:ins w:id="20136" w:author="PR Preview" w:date="2026-01-01T00:00:00Z">
        <w:r>
          <w:t xml:space="preserve"> </w:t>
        </w:r>
      </w:ins>
      <w:ins w:id="20137" w:author="PR Preview" w:date="2026-01-01T00:00:00Z">
        <w:r>
          <w:t xml:space="preserve">to</w:t>
        </w:r>
      </w:ins>
      <w:ins w:id="20138"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20139" w:author="PR Preview" w:date="2026-01-01T00:00:00Z">
        <w:r>
          <w:t xml:space="preserve">, which is</w:t>
        </w:r>
      </w:ins>
      <w:ins w:id="20140" w:author="PR Preview" w:date="2026-01-01T00:00:00Z">
        <w:r>
          <w:t xml:space="preserve"> </w:t>
        </w:r>
      </w:ins>
      <w:ins w:id="20141" w:author="PR Preview" w:date="2026-01-01T00:00:00Z">
        <w:r>
          <w:t xml:space="preserve">$\mathord{\smash[b]{\underset{\raise.3ex\hbox{$\scriptstyle\sim$}}{0}}\vphantom{0}}$</w:t>
        </w:r>
      </w:ins>
      <w:ins w:id="20142" w:author="PR Preview" w:date="2026-01-01T00:00:00Z">
        <w:r>
          <w:t xml:space="preserve"> </w:t>
        </w:r>
      </w:ins>
      <w:ins w:id="20143" w:author="PR Preview" w:date="2026-01-01T00:00:00Z">
        <w:r>
          <w:t xml:space="preserve">only for</w:t>
        </w:r>
      </w:ins>
      <w:ins w:id="20144" w:author="PR Preview" w:date="2026-01-01T00:00:00Z">
        <w:r>
          <w:t xml:space="preserve"> </w:t>
        </w:r>
      </w:ins>
      <w:ins w:id="20145" w:author="PR Preview" w:date="2026-01-01T00:00:00Z">
        <w:r>
          <w:t xml:space="preserve">$\mathord{\smash[b]{\underset{\raise.3ex\hbox{$\scriptstyle\sim$}}{v}}\vphantom{v}} = \mathord{\smash[b]{\underset{\raise.3ex\hbox{$\scriptstyle\sim$}}{0}}\vphantom{0}}$</w:t>
        </w:r>
      </w:ins>
      <w:ins w:id="20146" w:author="PR Preview" w:date="2026-01-01T00:00:00Z">
        <w:r>
          <w:t xml:space="preserve">,</w:t>
        </w:r>
      </w:ins>
      <w:ins w:id="20147" w:author="PR Preview" w:date="2026-01-01T00:00:00Z">
        <w:r>
          <w:t xml:space="preserve"> </w:t>
        </w:r>
      </w:ins>
      <w:ins w:id="20148" w:author="PR Preview" w:date="2026-01-01T00:00:00Z">
        <w:r>
          <w:t xml:space="preserve">so</w:t>
        </w:r>
      </w:ins>
      <w:ins w:id="20149" w:author="PR Preview" w:date="2026-01-01T00:00:00Z">
        <w:r>
          <w:t xml:space="preserve"> </w:t>
        </w:r>
      </w:ins>
      <w:ins w:id="20150" w:author="PR Preview" w:date="2026-01-01T00:00:00Z">
        <w:r>
          <w:t xml:space="preserve">$\mathcal{N}(\mathbf{A} - 2\,\mathbf{I}_2) = \mathopen{}\left\{\mathord{\smash[b]{\underset{\raise.3ex\hbox{$\scriptstyle\sim$}}{0}}\vphantom{0}}\right\}\mathclose{}$</w:t>
        </w:r>
      </w:ins>
      <w:ins w:id="20151" w:author="PR Preview" w:date="2026-01-01T00:00:00Z">
        <w:r>
          <w:t xml:space="preserve">.</w:t>
        </w:r>
      </w:ins>
      <w:ins w:id="20152" w:author="PR Preview" w:date="2026-01-01T00:00:00Z">
        <w:r>
          <w:t xml:space="preserve"> </w:t>
        </w:r>
      </w:ins>
      <w:ins w:id="20153" w:author="PR Preview" w:date="2026-01-01T00:00:00Z">
        <w:r>
          <w:t xml:space="preserve">And</w:t>
        </w:r>
      </w:ins>
      <w:ins w:id="20154" w:author="PR Preview" w:date="2026-01-01T00:00:00Z">
        <w:r>
          <w:t xml:space="preserve"> </w:t>
        </w:r>
      </w:ins>
      <m:oMath>
        <m:r>
          <m:t>2</m:t>
        </m:r>
      </m:oMath>
      <w:ins w:id="20155" w:author="PR Preview" w:date="2026-01-01T00:00:00Z">
        <w:r>
          <w:t xml:space="preserve"> </w:t>
        </w:r>
      </w:ins>
      <w:ins w:id="20156" w:author="PR Preview" w:date="2026-01-01T00:00:00Z">
        <w:r>
          <w:t xml:space="preserve">is not an eigenvalue (</w:t>
        </w:r>
      </w:ins>
      <w:hyperlink w:anchor="def-eigenvalue">
        <w:ins w:id="20157" w:author="PR Preview" w:date="2026-01-01T00:00:00Z">
          <w:r>
            <w:rPr>
              <w:rStyle w:val="Hyperlink"/>
            </w:rPr>
            <w:t xml:space="preserve">Definition 95</w:t>
          </w:r>
        </w:ins>
      </w:hyperlink>
      <w:ins w:id="20158" w:author="PR Preview" w:date="2026-01-01T00:00:00Z">
        <w:r>
          <w:t xml:space="preserve">):</w:t>
        </w:r>
      </w:ins>
      <w:ins w:id="20159" w:author="PR Preview" w:date="2026-01-01T00:00:00Z">
        <w:r>
          <w:t xml:space="preserve"> </w:t>
        </w:r>
      </w:ins>
      <w:ins w:id="20160" w:author="PR Preview" w:date="2026-01-01T00:00:00Z">
        <w:r>
          <w:t xml:space="preserve">$\mathbf{A} \mathord{\smash[b]{\underset{\raise.3ex\hbox{$\scriptstyle\sim$}}{v}}\vphantom{v}} = 2\mathord{\smash[b]{\underset{\raise.3ex\hbox{$\scriptstyle\sim$}}{v}}\vphantom{v}}$</w:t>
        </w:r>
      </w:ins>
      <w:ins w:id="20161" w:author="PR Preview" w:date="2026-01-01T00:00:00Z">
        <w:r>
          <w:t xml:space="preserve"> </w:t>
        </w:r>
      </w:ins>
      <w:ins w:id="20162" w:author="PR Preview" w:date="2026-01-01T00:00:00Z">
        <w:r>
          <w:t xml:space="preserve">reads</w:t>
        </w:r>
      </w:ins>
      <w:ins w:id="20163"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20164" w:author="PR Preview" w:date="2026-01-01T00:00:00Z">
        <w:r>
          <w:t xml:space="preserve">,</w:t>
        </w:r>
      </w:ins>
      <w:ins w:id="20165" w:author="PR Preview" w:date="2026-01-01T00:00:00Z">
        <w:r>
          <w:t xml:space="preserve"> </w:t>
        </w:r>
      </w:ins>
      <w:ins w:id="20166" w:author="PR Preview" w:date="2026-01-01T00:00:00Z">
        <w:r>
          <w:t xml:space="preserve">so</w:t>
        </w:r>
      </w:ins>
      <w:ins w:id="20167" w:author="PR Preview" w:date="2026-01-01T00:00:00Z">
        <w:r>
          <w:t xml:space="preserve"> </w:t>
        </w:r>
      </w:ins>
      <m:oMath>
        <m:sSub>
          <m:e>
            <m:r>
              <m:t>v</m:t>
            </m:r>
          </m:e>
          <m:sub>
            <m:r>
              <m:t>2</m:t>
            </m:r>
          </m:sub>
        </m:sSub>
        <m:r>
          <m:rPr>
            <m:sty m:val="p"/>
          </m:rPr>
          <m:t>=</m:t>
        </m:r>
        <m:r>
          <m:t>0</m:t>
        </m:r>
      </m:oMath>
      <w:ins w:id="20168" w:author="PR Preview" w:date="2026-01-01T00:00:00Z">
        <w:r>
          <w:t xml:space="preserve"> </w:t>
        </w:r>
      </w:ins>
      <w:ins w:id="20169" w:author="PR Preview" w:date="2026-01-01T00:00:00Z">
        <w:r>
          <w:t xml:space="preserve">and</w:t>
        </w:r>
      </w:ins>
      <w:ins w:id="20170" w:author="PR Preview" w:date="2026-01-01T00:00:00Z">
        <w:r>
          <w:t xml:space="preserve"> </w:t>
        </w:r>
      </w:ins>
      <m:oMath>
        <m:sSub>
          <m:e>
            <m:r>
              <m:t>v</m:t>
            </m:r>
          </m:e>
          <m:sub>
            <m:r>
              <m:t>1</m:t>
            </m:r>
          </m:sub>
        </m:sSub>
        <m:r>
          <m:rPr>
            <m:sty m:val="p"/>
          </m:rPr>
          <m:t>=</m:t>
        </m:r>
        <m:r>
          <m:t>0</m:t>
        </m:r>
      </m:oMath>
      <w:ins w:id="20171" w:author="PR Preview" w:date="2026-01-01T00:00:00Z">
        <w:r>
          <w:t xml:space="preserve">.</w:t>
        </w:r>
      </w:ins>
      <w:ins w:id="20172" w:author="PR Preview" w:date="2026-01-01T00:00:00Z">
        <w:r>
          <w:t xml:space="preserve"> </w:t>
        </w:r>
      </w:ins>
      <w:ins w:id="20173" w:author="PR Preview" w:date="2026-01-01T00:00:00Z">
        <w:r>
          <w:t xml:space="preserve">So</w:t>
        </w:r>
      </w:ins>
      <w:ins w:id="20174" w:author="PR Preview" w:date="2026-01-01T00:00:00Z">
        <w:r>
          <w:t xml:space="preserve"> </w:t>
        </w:r>
      </w:ins>
      <w:hyperlink w:anchor="def-eigenspace">
        <w:ins w:id="20175" w:author="PR Preview" w:date="2026-01-01T00:00:00Z">
          <w:r>
            <w:rPr>
              <w:rStyle w:val="Hyperlink"/>
            </w:rPr>
            <w:t xml:space="preserve">Definition 118</w:t>
          </w:r>
        </w:ins>
      </w:hyperlink>
      <w:ins w:id="20176" w:author="PR Preview" w:date="2026-01-01T00:00:00Z">
        <w:r>
          <w:t xml:space="preserve"> </w:t>
        </w:r>
      </w:ins>
      <w:ins w:id="20177" w:author="PR Preview" w:date="2026-01-01T00:00:00Z">
        <w:r>
          <w:t xml:space="preserve">does not apply to</w:t>
        </w:r>
      </w:ins>
      <w:ins w:id="20178" w:author="PR Preview" w:date="2026-01-01T00:00:00Z">
        <w:r>
          <w:t xml:space="preserve"> </w:t>
        </w:r>
      </w:ins>
      <m:oMath>
        <m:r>
          <m:t>2</m:t>
        </m:r>
      </m:oMath>
      <w:ins w:id="20179" w:author="PR Preview" w:date="2026-01-01T00:00:00Z">
        <w:r>
          <w:t xml:space="preserve">.</w:t>
        </w:r>
      </w:ins>
    </w:p>
    <w:bookmarkEnd w:id="630"/>
    <w:bookmarkStart w:id="631" w:name="thm-eigenvalue-singular"/>
    <w:p>
      <w:pPr>
        <w:pStyle w:val="BodyText"/>
      </w:pPr>
      <w:ins w:id="20180" w:author="PR Preview" w:date="2026-01-01T00:00:00Z">
        <w:r>
          <w:rPr>
            <w:b/>
            <w:bCs/>
          </w:rPr>
          <w:t xml:space="preserve">Theorem 110 (Eigenvalues are where</w:t>
        </w:r>
      </w:ins>
      <w:ins w:id="20181" w:author="PR Preview" w:date="2026-01-01T00:00:00Z">
        <w:r>
          <w:rPr>
            <w:b/>
            <w:bCs/>
          </w:rPr>
          <w:t xml:space="preserve"> </w:t>
        </w:r>
      </w:ins>
      <m:oMath>
        <m:r>
          <m:rPr>
            <m:sty m:val="bi"/>
          </m:rPr>
          <m:t>A</m:t>
        </m:r>
        <m:r>
          <m:rPr>
            <m:sty m:val="p"/>
          </m:rPr>
          <m:t>−</m:t>
        </m:r>
        <m:r>
          <m:t>λ</m:t>
        </m:r>
        <m:r>
          <m:rPr>
            <m:sty m:val="bi"/>
          </m:rPr>
          <m:t>I</m:t>
        </m:r>
      </m:oMath>
      <w:ins w:id="20182" w:author="PR Preview" w:date="2026-01-01T00:00:00Z">
        <w:r>
          <w:rPr>
            <w:b/>
            <w:bCs/>
          </w:rPr>
          <w:t xml:space="preserve"> </w:t>
        </w:r>
      </w:ins>
      <w:ins w:id="20183" w:author="PR Preview" w:date="2026-01-01T00:00:00Z">
        <w:r>
          <w:rPr>
            <w:b/>
            <w:bCs/>
          </w:rPr>
          <w:t xml:space="preserve">is singular)</w:t>
        </w:r>
      </w:ins>
      <w:ins w:id="20184" w:author="PR Preview" w:date="2026-01-01T00:00:00Z">
        <w:r>
          <w:t xml:space="preserve"> </w:t>
        </w:r>
      </w:ins>
      <w:ins w:id="20185" w:author="PR Preview" w:date="2026-01-01T00:00:00Z">
        <w:r>
          <w:t xml:space="preserve">Let</w:t>
        </w:r>
      </w:ins>
      <w:ins w:id="20186" w:author="PR Preview" w:date="2026-01-01T00:00:00Z">
        <w:r>
          <w:t xml:space="preserve"> </w:t>
        </w:r>
      </w:ins>
      <m:oMath>
        <m:r>
          <m:rPr>
            <m:sty m:val="bi"/>
          </m:rPr>
          <m:t>A</m:t>
        </m:r>
      </m:oMath>
      <w:ins w:id="20187" w:author="PR Preview" w:date="2026-01-01T00:00:00Z">
        <w:r>
          <w:t xml:space="preserve"> </w:t>
        </w:r>
      </w:ins>
      <w:ins w:id="20188" w:author="PR Preview" w:date="2026-01-01T00:00:00Z">
        <w:r>
          <w:t xml:space="preserve">be a</w:t>
        </w:r>
      </w:ins>
      <w:ins w:id="20189" w:author="PR Preview" w:date="2026-01-01T00:00:00Z">
        <w:r>
          <w:t xml:space="preserve"> </w:t>
        </w:r>
      </w:ins>
      <m:oMath>
        <m:r>
          <m:t>p</m:t>
        </m:r>
        <m:r>
          <m:rPr>
            <m:sty m:val="p"/>
          </m:rPr>
          <m:t>×</m:t>
        </m:r>
        <m:r>
          <m:t>p</m:t>
        </m:r>
      </m:oMath>
      <w:ins w:id="20190" w:author="PR Preview" w:date="2026-01-01T00:00:00Z">
        <w:r>
          <w:t xml:space="preserve"> </w:t>
        </w:r>
      </w:ins>
      <w:ins w:id="20191" w:author="PR Preview" w:date="2026-01-01T00:00:00Z">
        <w:r>
          <w:t xml:space="preserve">matrix and</w:t>
        </w:r>
      </w:ins>
      <w:ins w:id="20192" w:author="PR Preview" w:date="2026-01-01T00:00:00Z">
        <w:r>
          <w:t xml:space="preserve"> </w:t>
        </w:r>
      </w:ins>
      <m:oMath>
        <m:r>
          <m:t>λ</m:t>
        </m:r>
      </m:oMath>
      <w:ins w:id="20193" w:author="PR Preview" w:date="2026-01-01T00:00:00Z">
        <w:r>
          <w:t xml:space="preserve"> </w:t>
        </w:r>
      </w:ins>
      <w:ins w:id="20194" w:author="PR Preview" w:date="2026-01-01T00:00:00Z">
        <w:r>
          <w:t xml:space="preserve">a real number.</w:t>
        </w:r>
      </w:ins>
      <w:ins w:id="20195" w:author="PR Preview" w:date="2026-01-01T00:00:00Z">
        <w:r>
          <w:t xml:space="preserve"> </w:t>
        </w:r>
      </w:ins>
      <w:ins w:id="20196" w:author="PR Preview" w:date="2026-01-01T00:00:00Z">
        <w:r>
          <w:t xml:space="preserve">Then</w:t>
        </w:r>
      </w:ins>
      <w:ins w:id="20197" w:author="PR Preview" w:date="2026-01-01T00:00:00Z">
        <w:r>
          <w:t xml:space="preserve"> </w:t>
        </w:r>
      </w:ins>
      <m:oMath>
        <m:r>
          <m:t>λ</m:t>
        </m:r>
      </m:oMath>
      <w:ins w:id="20198" w:author="PR Preview" w:date="2026-01-01T00:00:00Z">
        <w:r>
          <w:t xml:space="preserve"> </w:t>
        </w:r>
      </w:ins>
      <w:ins w:id="20199" w:author="PR Preview" w:date="2026-01-01T00:00:00Z">
        <w:r>
          <w:t xml:space="preserve">is an eigenvalue of</w:t>
        </w:r>
      </w:ins>
      <w:ins w:id="20200" w:author="PR Preview" w:date="2026-01-01T00:00:00Z">
        <w:r>
          <w:t xml:space="preserve"> </w:t>
        </w:r>
      </w:ins>
      <m:oMath>
        <m:r>
          <m:rPr>
            <m:sty m:val="bi"/>
          </m:rPr>
          <m:t>A</m:t>
        </m:r>
      </m:oMath>
      <w:ins w:id="20201" w:author="PR Preview" w:date="2026-01-01T00:00:00Z">
        <w:r>
          <w:t xml:space="preserve"> </w:t>
        </w:r>
      </w:ins>
      <w:ins w:id="20202" w:author="PR Preview" w:date="2026-01-01T00:00:00Z">
        <w:r>
          <w:t xml:space="preserve">(</w:t>
        </w:r>
      </w:ins>
      <w:hyperlink w:anchor="def-eigenvalue">
        <w:ins w:id="20203" w:author="PR Preview" w:date="2026-01-01T00:00:00Z">
          <w:r>
            <w:rPr>
              <w:rStyle w:val="Hyperlink"/>
            </w:rPr>
            <w:t xml:space="preserve">Definition 95</w:t>
          </w:r>
        </w:ins>
      </w:hyperlink>
      <w:ins w:id="20204" w:author="PR Preview" w:date="2026-01-01T00:00:00Z">
        <w:r>
          <w:t xml:space="preserve">)</w:t>
        </w:r>
      </w:ins>
      <w:ins w:id="20205" w:author="PR Preview" w:date="2026-01-01T00:00:00Z">
        <w:r>
          <w:t xml:space="preserve"> </w:t>
        </w:r>
      </w:ins>
      <w:ins w:id="20206" w:author="PR Preview" w:date="2026-01-01T00:00:00Z">
        <w:r>
          <w:t xml:space="preserve">exactly when</w:t>
        </w:r>
      </w:ins>
      <w:ins w:id="20207" w:author="PR Preview" w:date="2026-01-01T00:00:00Z">
        <w:r>
          <w:t xml:space="preserve"> </w:t>
        </w:r>
      </w:ins>
      <m:oMath>
        <m:r>
          <m:rPr>
            <m:sty m:val="bi"/>
          </m:rPr>
          <m:t>A</m:t>
        </m:r>
        <m:r>
          <m:rPr>
            <m:sty m:val="p"/>
          </m:rPr>
          <m:t>−</m:t>
        </m:r>
        <m:r>
          <m:t>λ</m:t>
        </m:r>
        <m:r>
          <m:t> </m:t>
        </m:r>
        <m:sSub>
          <m:e>
            <m:r>
              <m:rPr>
                <m:sty m:val="bi"/>
              </m:rPr>
              <m:t>I</m:t>
            </m:r>
          </m:e>
          <m:sub>
            <m:r>
              <m:t>p</m:t>
            </m:r>
          </m:sub>
        </m:sSub>
      </m:oMath>
      <w:ins w:id="20208" w:author="PR Preview" w:date="2026-01-01T00:00:00Z">
        <w:r>
          <w:t xml:space="preserve"> </w:t>
        </w:r>
      </w:ins>
      <w:ins w:id="20209" w:author="PR Preview" w:date="2026-01-01T00:00:00Z">
        <w:r>
          <w:t xml:space="preserve">is singular (</w:t>
        </w:r>
      </w:ins>
      <w:hyperlink w:anchor="def-invertible-matrix">
        <w:ins w:id="20210" w:author="PR Preview" w:date="2026-01-01T00:00:00Z">
          <w:r>
            <w:rPr>
              <w:rStyle w:val="Hyperlink"/>
            </w:rPr>
            <w:t xml:space="preserve">Definition 85</w:t>
          </w:r>
        </w:ins>
      </w:hyperlink>
      <w:ins w:id="20211" w:author="PR Preview" w:date="2026-01-01T00:00:00Z">
        <w:r>
          <w:t xml:space="preserve">).</w:t>
        </w:r>
      </w:ins>
      <w:ins w:id="20212" w:author="PR Preview" w:date="2026-01-01T00:00:00Z">
        <w:r>
          <w:t xml:space="preserve"> </w:t>
        </w:r>
      </w:ins>
      <w:ins w:id="20213" w:author="PR Preview" w:date="2026-01-01T00:00:00Z">
        <w:r>
          <w:t xml:space="preserve">In particular,</w:t>
        </w:r>
      </w:ins>
      <w:ins w:id="20214" w:author="PR Preview" w:date="2026-01-01T00:00:00Z">
        <w:r>
          <w:t xml:space="preserve"> </w:t>
        </w:r>
      </w:ins>
      <m:oMath>
        <m:r>
          <m:rPr>
            <m:sty m:val="bi"/>
          </m:rPr>
          <m:t>A</m:t>
        </m:r>
      </m:oMath>
      <w:ins w:id="20215" w:author="PR Preview" w:date="2026-01-01T00:00:00Z">
        <w:r>
          <w:t xml:space="preserve"> </w:t>
        </w:r>
      </w:ins>
      <w:ins w:id="20216" w:author="PR Preview" w:date="2026-01-01T00:00:00Z">
        <w:r>
          <w:t xml:space="preserve">is singular exactly when</w:t>
        </w:r>
      </w:ins>
      <w:ins w:id="20217" w:author="PR Preview" w:date="2026-01-01T00:00:00Z">
        <w:r>
          <w:t xml:space="preserve"> </w:t>
        </w:r>
      </w:ins>
      <m:oMath>
        <m:r>
          <m:t>0</m:t>
        </m:r>
      </m:oMath>
      <w:ins w:id="20218" w:author="PR Preview" w:date="2026-01-01T00:00:00Z">
        <w:r>
          <w:t xml:space="preserve"> </w:t>
        </w:r>
      </w:ins>
      <w:ins w:id="20219" w:author="PR Preview" w:date="2026-01-01T00:00:00Z">
        <w:r>
          <w:t xml:space="preserve">is one of its eigenvalues;</w:t>
        </w:r>
      </w:ins>
      <w:ins w:id="20220" w:author="PR Preview" w:date="2026-01-01T00:00:00Z">
        <w:r>
          <w:t xml:space="preserve"> </w:t>
        </w:r>
      </w:ins>
      <w:ins w:id="20221" w:author="PR Preview" w:date="2026-01-01T00:00:00Z">
        <w:r>
          <w:t xml:space="preserve">and each eigenspace</w:t>
        </w:r>
      </w:ins>
      <w:ins w:id="20222" w:author="PR Preview" w:date="2026-01-01T00:00:00Z">
        <w:r>
          <w:t xml:space="preserve"> </w:t>
        </w:r>
      </w:ins>
      <m:oMath>
        <m:sSub>
          <m:e>
            <m:r>
              <m:rPr>
                <m:scr m:val="script"/>
                <m:sty m:val="p"/>
              </m:rPr>
              <m:t>E</m:t>
            </m:r>
          </m:e>
          <m:sub>
            <m:r>
              <m:t>λ</m:t>
            </m:r>
          </m:sub>
        </m:sSub>
      </m:oMath>
      <w:ins w:id="20223" w:author="PR Preview" w:date="2026-01-01T00:00:00Z">
        <w:r>
          <w:t xml:space="preserve"> </w:t>
        </w:r>
      </w:ins>
      <w:ins w:id="20224" w:author="PR Preview" w:date="2026-01-01T00:00:00Z">
        <w:r>
          <w:t xml:space="preserve">(</w:t>
        </w:r>
      </w:ins>
      <w:hyperlink w:anchor="def-eigenspace">
        <w:ins w:id="20225" w:author="PR Preview" w:date="2026-01-01T00:00:00Z">
          <w:r>
            <w:rPr>
              <w:rStyle w:val="Hyperlink"/>
            </w:rPr>
            <w:t xml:space="preserve">Definition 118</w:t>
          </w:r>
        </w:ins>
      </w:hyperlink>
      <w:ins w:id="20226" w:author="PR Preview" w:date="2026-01-01T00:00:00Z">
        <w:r>
          <w:t xml:space="preserve">) is a subspace of</w:t>
        </w:r>
      </w:ins>
      <w:ins w:id="20227" w:author="PR Preview" w:date="2026-01-01T00:00:00Z">
        <w:r>
          <w:t xml:space="preserve"> </w:t>
        </w:r>
      </w:ins>
      <m:oMath>
        <m:sSup>
          <m:e>
            <m:r>
              <m:rPr>
                <m:scr m:val="double-struck"/>
                <m:sty m:val="p"/>
              </m:rPr>
              <m:t>R</m:t>
            </m:r>
          </m:e>
          <m:sup>
            <m:r>
              <m:t>p</m:t>
            </m:r>
          </m:sup>
        </m:sSup>
      </m:oMath>
      <w:ins w:id="20228" w:author="PR Preview" w:date="2026-01-01T00:00:00Z">
        <w:r>
          <w:t xml:space="preserve"> </w:t>
        </w:r>
      </w:ins>
      <w:ins w:id="20229" w:author="PR Preview" w:date="2026-01-01T00:00:00Z">
        <w:r>
          <w:t xml:space="preserve">consisting of</w:t>
        </w:r>
      </w:ins>
      <w:ins w:id="20230" w:author="PR Preview" w:date="2026-01-01T00:00:00Z">
        <w:r>
          <w:t xml:space="preserve"> </w:t>
        </w:r>
      </w:ins>
      <w:ins w:id="20231" w:author="PR Preview" w:date="2026-01-01T00:00:00Z">
        <w:r>
          <w:t xml:space="preserve">$\mathord{\smash[b]{\underset{\raise.3ex\hbox{$\scriptstyle\sim$}}{0}}\vphantom{0}}$</w:t>
        </w:r>
      </w:ins>
      <w:ins w:id="20232" w:author="PR Preview" w:date="2026-01-01T00:00:00Z">
        <w:r>
          <w:t xml:space="preserve"> </w:t>
        </w:r>
      </w:ins>
      <w:ins w:id="20233" w:author="PR Preview" w:date="2026-01-01T00:00:00Z">
        <w:r>
          <w:t xml:space="preserve">and the eigenvectors for</w:t>
        </w:r>
      </w:ins>
      <w:ins w:id="20234" w:author="PR Preview" w:date="2026-01-01T00:00:00Z">
        <w:r>
          <w:t xml:space="preserve"> </w:t>
        </w:r>
      </w:ins>
      <m:oMath>
        <m:r>
          <m:t>λ</m:t>
        </m:r>
      </m:oMath>
      <w:ins w:id="20235" w:author="PR Preview" w:date="2026-01-01T00:00:00Z">
        <w:r>
          <w:t xml:space="preserve">.</w:t>
        </w:r>
      </w:ins>
    </w:p>
    <w:bookmarkEnd w:id="631"/>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del w:id="20236" w:author="PR Preview" w:date="2026-01-01T00:00:00Z">
        <w:r>
          <w:delTex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delText>
        </w:r>
      </w:del>
    </w:p>
    <w:p>
      <w:pPr>
        <w:pStyle w:val="FirstParagraph"/>
      </w:pPr>
      <w:del w:id="20237" w:author="PR Preview" w:date="2026-01-01T00:00:00Z">
        <w:r>
          <w:delText xml:space="preserve">so</w:delText>
        </w:r>
      </w:del>
      <w:del w:id="20238" w:author="PR Preview" w:date="2026-01-01T00:00:00Z">
        <w:r>
          <w:delText xml:space="preserve"> </w:delText>
        </w:r>
      </w:del>
      <w:del w:id="20239" w:author="PR Preview" w:date="2026-01-01T00:00:00Z">
        <w:r>
          <w:delText xml:space="preserve">$\mathbf{A} \mathord{\smash[b]{\underset{\raise.3ex\hbox{$\scriptstyle\sim$}}{v}}\vphantom{v}} = \lambda\mathord{\smash[b]{\underset{\raise.3ex\hbox{$\scriptstyle\sim$}}{v}}\vphantom{v}}$</w:delText>
        </w:r>
      </w:del>
      <w:del w:id="20240" w:author="PR Preview" w:date="2026-01-01T00:00:00Z">
        <w:r>
          <w:delText xml:space="preserve"> </w:delText>
        </w:r>
      </w:del>
      <w:del w:id="20241" w:author="PR Preview" w:date="2026-01-01T00:00:00Z">
        <w:r>
          <w:delText xml:space="preserve">exactly when</w:delText>
        </w:r>
      </w:del>
      <w:del w:id="20242" w:author="PR Preview" w:date="2026-01-01T00:00:00Z">
        <w:r>
          <w:delText xml:space="preserve"> </w:delText>
        </w:r>
      </w:del>
      <w:del w:id="20243" w:author="PR Preview" w:date="2026-01-01T00:00:00Z">
        <w:r>
          <w:delText xml:space="preserve">$\mathord{\smash[b]{\underset{\raise.3ex\hbox{$\scriptstyle\sim$}}{v}}\vphantom{v}} \in \mathcal{N}(\mathbf{A} - \lambda\,\mathbf{I}_p)$</w:delText>
        </w:r>
      </w:del>
      <w:del w:id="20244" w:author="PR Preview" w:date="2026-01-01T00:00:00Z">
        <w:r>
          <w:delText xml:space="preserve">;</w:delText>
        </w:r>
      </w:del>
      <w:del w:id="20245" w:author="PR Preview" w:date="2026-01-01T00:00:00Z">
        <w:r>
          <w:delText xml:space="preserve"> </w:delText>
        </w:r>
      </w:del>
      <w:del w:id="20246" w:author="PR Preview" w:date="2026-01-01T00:00:00Z">
        <w:r>
          <w:delText xml:space="preserve">the nonzero such</w:delText>
        </w:r>
      </w:del>
      <w:del w:id="20247" w:author="PR Preview" w:date="2026-01-01T00:00:00Z">
        <w:r>
          <w:delText xml:space="preserve"> </w:delText>
        </w:r>
      </w:del>
      <w:del w:id="20248" w:author="PR Preview" w:date="2026-01-01T00:00:00Z">
        <w:r>
          <w:delText xml:space="preserve">$\mathord{\smash[b]{\underset{\raise.3ex\hbox{$\scriptstyle\sim$}}{v}}\vphantom{v}}$</w:delText>
        </w:r>
      </w:del>
      <w:del w:id="20249" w:author="PR Preview" w:date="2026-01-01T00:00:00Z">
        <w:r>
          <w:delText xml:space="preserve"> </w:delText>
        </w:r>
      </w:del>
      <w:del w:id="20250" w:author="PR Preview" w:date="2026-01-01T00:00:00Z">
        <w:r>
          <w:delText xml:space="preserve">are the eigenvectors for</w:delText>
        </w:r>
      </w:del>
      <w:del w:id="20251" w:author="PR Preview" w:date="2026-01-01T00:00:00Z">
        <w:r>
          <w:delText xml:space="preserve"> </w:delText>
        </w:r>
      </w:del>
      <m:oMath>
        <m:r>
          <m:t>λ</m:t>
        </m:r>
      </m:oMath>
      <w:del w:id="20252" w:author="PR Preview" w:date="2026-01-01T00:00:00Z">
        <w:r>
          <w:delText xml:space="preserve">.</w:delText>
        </w:r>
      </w:del>
      <w:del w:id="20253" w:author="PR Preview" w:date="2026-01-01T00:00:00Z">
        <w:r>
          <w:delText xml:space="preserve"> </w:delText>
        </w:r>
      </w:del>
      <w:del w:id="20254" w:author="PR Preview" w:date="2026-01-01T00:00:00Z">
        <w:r>
          <w:delText xml:space="preserve">So</w:delText>
        </w:r>
      </w:del>
      <w:del w:id="20255" w:author="PR Preview" w:date="2026-01-01T00:00:00Z">
        <w:r>
          <w:delText xml:space="preserve"> </w:delText>
        </w:r>
      </w:del>
      <m:oMath>
        <m:r>
          <m:t>λ</m:t>
        </m:r>
      </m:oMath>
      <w:del w:id="20256" w:author="PR Preview" w:date="2026-01-01T00:00:00Z">
        <w:r>
          <w:delText xml:space="preserve"> </w:delText>
        </w:r>
      </w:del>
      <w:del w:id="20257" w:author="PR Preview" w:date="2026-01-01T00:00:00Z">
        <w:r>
          <w:delText xml:space="preserve">is an eigenvalue exactly when that null space contains a nonzero vector,</w:delText>
        </w:r>
      </w:del>
      <w:del w:id="20258" w:author="PR Preview" w:date="2026-01-01T00:00:00Z">
        <w:r>
          <w:delText xml:space="preserve"> </w:delText>
        </w:r>
      </w:del>
      <w:del w:id="20259" w:author="PR Preview" w:date="2026-01-01T00:00:00Z">
        <w:r>
          <w:delText xml:space="preserve">which by</w:delText>
        </w:r>
      </w:del>
      <w:del w:id="20260" w:author="PR Preview" w:date="2026-01-01T00:00:00Z">
        <w:r>
          <w:delText xml:space="preserve"> </w:delText>
        </w:r>
      </w:del>
      <w:hyperlink w:anchor="thm-invertible-rank">
        <w:del w:id="20261" w:author="PR Preview" w:date="2026-01-01T00:00:00Z">
          <w:r>
            <w:rPr>
              <w:rStyle w:val="Hyperlink"/>
            </w:rPr>
            <w:delText xml:space="preserve">Theorem 108</w:delText>
          </w:r>
        </w:del>
      </w:hyperlink>
      <w:del w:id="20262" w:author="PR Preview" w:date="2026-01-01T00:00:00Z">
        <w:r>
          <w:delText xml:space="preserve"> </w:delText>
        </w:r>
      </w:del>
      <w:del w:id="20263" w:author="PR Preview" w:date="2026-01-01T00:00:00Z">
        <w:r>
          <w:delText xml:space="preserve">is exactly when</w:delText>
        </w:r>
      </w:del>
      <w:del w:id="20264" w:author="PR Preview" w:date="2026-01-01T00:00:00Z">
        <w:r>
          <w:delText xml:space="preserve"> </w:delText>
        </w:r>
      </w:del>
      <m:oMath>
        <m:r>
          <m:rPr>
            <m:sty m:val="bi"/>
          </m:rPr>
          <m:t>A</m:t>
        </m:r>
        <m:r>
          <m:rPr>
            <m:sty m:val="p"/>
          </m:rPr>
          <m:t>−</m:t>
        </m:r>
        <m:r>
          <m:t>λ</m:t>
        </m:r>
        <m:r>
          <m:t> </m:t>
        </m:r>
        <m:sSub>
          <m:e>
            <m:r>
              <m:rPr>
                <m:sty m:val="bi"/>
              </m:rPr>
              <m:t>I</m:t>
            </m:r>
          </m:e>
          <m:sub>
            <m:r>
              <m:t>p</m:t>
            </m:r>
          </m:sub>
        </m:sSub>
      </m:oMath>
      <w:del w:id="20265" w:author="PR Preview" w:date="2026-01-01T00:00:00Z">
        <w:r>
          <w:delText xml:space="preserve"> </w:delText>
        </w:r>
      </w:del>
      <w:del w:id="20266" w:author="PR Preview" w:date="2026-01-01T00:00:00Z">
        <w:r>
          <w:delText xml:space="preserve">is singular.</w:delText>
        </w:r>
      </w:del>
      <w:del w:id="20267" w:author="PR Preview" w:date="2026-01-01T00:00:00Z">
        <w:r>
          <w:delText xml:space="preserve"> </w:delText>
        </w:r>
      </w:del>
      <w:del w:id="20268" w:author="PR Preview" w:date="2026-01-01T00:00:00Z">
        <w:r>
          <w:delText xml:space="preserve">With</w:delText>
        </w:r>
      </w:del>
      <w:del w:id="20269" w:author="PR Preview" w:date="2026-01-01T00:00:00Z">
        <w:r>
          <w:delText xml:space="preserve"> </w:delText>
        </w:r>
      </w:del>
      <m:oMath>
        <m:r>
          <m:t>λ</m:t>
        </m:r>
        <m:r>
          <m:rPr>
            <m:sty m:val="p"/>
          </m:rPr>
          <m:t>=</m:t>
        </m:r>
        <m:r>
          <m:t>0</m:t>
        </m:r>
      </m:oMath>
      <w:del w:id="20270" w:author="PR Preview" w:date="2026-01-01T00:00:00Z">
        <w:r>
          <w:delText xml:space="preserve">,</w:delText>
        </w:r>
      </w:del>
      <w:del w:id="20271"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20272" w:author="PR Preview" w:date="2026-01-01T00:00:00Z">
        <w:r>
          <w:delText xml:space="preserve">.</w:delText>
        </w:r>
      </w:del>
      <w:del w:id="20273" w:author="PR Preview" w:date="2026-01-01T00:00:00Z">
        <w:r>
          <w:delText xml:space="preserve"> </w:delText>
        </w:r>
      </w:del>
      <w:del w:id="20274" w:author="PR Preview" w:date="2026-01-01T00:00:00Z">
        <w:r>
          <w:delText xml:space="preserve">An eigenspace is a null space, so it is a subspace (</w:delText>
        </w:r>
      </w:del>
      <w:hyperlink w:anchor="thm-null-space-subspace">
        <w:del w:id="20275" w:author="PR Preview" w:date="2026-01-01T00:00:00Z">
          <w:r>
            <w:rPr>
              <w:rStyle w:val="Hyperlink"/>
            </w:rPr>
            <w:delText xml:space="preserve">Theorem 33</w:delText>
          </w:r>
        </w:del>
      </w:hyperlink>
      <w:del w:id="20276" w:author="PR Preview" w:date="2026-01-01T00:00:00Z">
        <w:r>
          <w:delText xml:space="preserve">).</w:delText>
        </w:r>
      </w:del>
    </w:p>
    <w:p>
      <w:pPr>
        <w:pStyle w:val="BodyText"/>
      </w:pPr>
      <w:del w:id="20277" w:author="PR Preview" w:date="2026-01-01T00:00:00Z">
        <w:r>
          <w:rPr>
            <w:b/>
            <w:bCs/>
          </w:rPr>
          <w:delText xml:space="preserve">Example 197 (Eigenvalues and singular matrices)</w:delText>
        </w:r>
      </w:del>
      <w:del w:id="20278" w:author="PR Preview" w:date="2026-01-01T00:00:00Z">
        <w:r>
          <w:delText xml:space="preserve"> </w:delText>
        </w:r>
      </w:del>
      <w:del w:id="20279" w:author="PR Preview" w:date="2026-01-01T00:00:00Z">
        <w:r>
          <w:delText xml:space="preserve">For</w:delText>
        </w:r>
      </w:del>
      <w:del w:id="202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281" w:author="PR Preview" w:date="2026-01-01T00:00:00Z">
        <w:r>
          <w:delText xml:space="preserve">,</w:delText>
        </w:r>
      </w:del>
      <w:del w:id="20282"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0283" w:author="PR Preview" w:date="2026-01-01T00:00:00Z">
        <w:r>
          <w:delText xml:space="preserve"> </w:delText>
        </w:r>
      </w:del>
      <w:del w:id="20284" w:author="PR Preview" w:date="2026-01-01T00:00:00Z">
        <w:r>
          <w:delText xml:space="preserve">is singular</w:delText>
        </w:r>
      </w:del>
      <w:del w:id="20285" w:author="PR Preview" w:date="2026-01-01T00:00:00Z">
        <w:r>
          <w:delText xml:space="preserve"> </w:delText>
        </w:r>
      </w:del>
      <w:del w:id="20286" w:author="PR Preview" w:date="2026-01-01T00:00:00Z">
        <w:r>
          <w:delText xml:space="preserve">(its columns are negatives of each other, so its rank is</w:delText>
        </w:r>
      </w:del>
      <w:del w:id="20287" w:author="PR Preview" w:date="2026-01-01T00:00:00Z">
        <w:r>
          <w:delText xml:space="preserve"> </w:delText>
        </w:r>
      </w:del>
      <m:oMath>
        <m:r>
          <m:t>1</m:t>
        </m:r>
      </m:oMath>
      <w:del w:id="20288" w:author="PR Preview" w:date="2026-01-01T00:00:00Z">
        <w:r>
          <w:delText xml:space="preserve">),</w:delText>
        </w:r>
      </w:del>
      <w:del w:id="20289" w:author="PR Preview" w:date="2026-01-01T00:00:00Z">
        <w:r>
          <w:delText xml:space="preserve"> </w:delText>
        </w:r>
      </w:del>
      <w:del w:id="20290" w:author="PR Preview" w:date="2026-01-01T00:00:00Z">
        <w:r>
          <w:delText xml:space="preserve">matching the eigenvalue</w:delText>
        </w:r>
      </w:del>
      <w:del w:id="20291" w:author="PR Preview" w:date="2026-01-01T00:00:00Z">
        <w:r>
          <w:delText xml:space="preserve"> </w:delText>
        </w:r>
      </w:del>
      <m:oMath>
        <m:r>
          <m:t>3</m:t>
        </m:r>
      </m:oMath>
      <w:del w:id="20292" w:author="PR Preview" w:date="2026-01-01T00:00:00Z">
        <w:r>
          <w:delText xml:space="preserve"> </w:delText>
        </w:r>
      </w:del>
      <w:del w:id="20293" w:author="PR Preview" w:date="2026-01-01T00:00:00Z">
        <w:r>
          <w:delText xml:space="preserve">of</w:delText>
        </w:r>
      </w:del>
      <w:del w:id="20294" w:author="PR Preview" w:date="2026-01-01T00:00:00Z">
        <w:r>
          <w:delText xml:space="preserve"> </w:delText>
        </w:r>
      </w:del>
      <w:hyperlink w:anchor="exm-eigenvalue">
        <w:del w:id="20295" w:author="PR Preview" w:date="2026-01-01T00:00:00Z">
          <w:r>
            <w:rPr>
              <w:rStyle w:val="Hyperlink"/>
            </w:rPr>
            <w:delText xml:space="preserve">Example 146</w:delText>
          </w:r>
        </w:del>
      </w:hyperlink>
      <w:del w:id="20296" w:author="PR Preview" w:date="2026-01-01T00:00:00Z">
        <w:r>
          <w:delText xml:space="preserve">.</w:delText>
        </w:r>
      </w:del>
      <w:del w:id="20297" w:author="PR Preview" w:date="2026-01-01T00:00:00Z">
        <w:r>
          <w:delText xml:space="preserve"> </w:delText>
        </w:r>
      </w:del>
      <m:oMath>
        <m:r>
          <m:rPr>
            <m:sty m:val="bi"/>
          </m:rPr>
          <m:t>A</m:t>
        </m:r>
      </m:oMath>
      <w:del w:id="20298" w:author="PR Preview" w:date="2026-01-01T00:00:00Z">
        <w:r>
          <w:delText xml:space="preserve"> </w:delText>
        </w:r>
      </w:del>
      <w:del w:id="20299" w:author="PR Preview" w:date="2026-01-01T00:00:00Z">
        <w:r>
          <w:delText xml:space="preserve">itself has rank</w:delText>
        </w:r>
      </w:del>
      <w:del w:id="20300" w:author="PR Preview" w:date="2026-01-01T00:00:00Z">
        <w:r>
          <w:delText xml:space="preserve"> </w:delText>
        </w:r>
      </w:del>
      <m:oMath>
        <m:r>
          <m:t>2</m:t>
        </m:r>
      </m:oMath>
      <w:del w:id="20301" w:author="PR Preview" w:date="2026-01-01T00:00:00Z">
        <w:r>
          <w:delText xml:space="preserve">, since</w:delText>
        </w:r>
      </w:del>
      <w:del w:id="20302"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20303" w:author="PR Preview" w:date="2026-01-01T00:00:00Z">
        <w:r>
          <w:delText xml:space="preserve"> </w:delText>
        </w:r>
      </w:del>
      <w:del w:id="20304" w:author="PR Preview" w:date="2026-01-01T00:00:00Z">
        <w:r>
          <w:delText xml:space="preserve">is</w:delText>
        </w:r>
      </w:del>
      <w:del w:id="20305" w:author="PR Preview" w:date="2026-01-01T00:00:00Z">
        <w:r>
          <w:delText xml:space="preserve"> </w:delText>
        </w:r>
      </w:del>
      <w:del w:id="20306" w:author="PR Preview" w:date="2026-01-01T00:00:00Z">
        <w:r>
          <w:delText xml:space="preserve">$\mathord{\smash[b]{\underset{\raise.3ex\hbox{$\scriptstyle\sim$}}{0}}\vphantom{0}}$</w:delText>
        </w:r>
      </w:del>
      <w:del w:id="20307" w:author="PR Preview" w:date="2026-01-01T00:00:00Z">
        <w:r>
          <w:delText xml:space="preserve"> </w:delText>
        </w:r>
      </w:del>
      <w:del w:id="20308"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20309" w:author="PR Preview" w:date="2026-01-01T00:00:00Z">
        <w:r>
          <w:delText xml:space="preserve">(subtract twice the second entry from the first:</w:delText>
        </w:r>
      </w:del>
      <w:del w:id="20310" w:author="PR Preview" w:date="2026-01-01T00:00:00Z">
        <w:r>
          <w:delText xml:space="preserve"> </w:delText>
        </w:r>
      </w:del>
      <m:oMath>
        <m:r>
          <m:rPr>
            <m:sty m:val="p"/>
          </m:rPr>
          <m:t>−</m:t>
        </m:r>
        <m:r>
          <m:t>3</m:t>
        </m:r>
        <m:sSub>
          <m:e>
            <m:r>
              <m:t>c</m:t>
            </m:r>
          </m:e>
          <m:sub>
            <m:r>
              <m:t>2</m:t>
            </m:r>
          </m:sub>
        </m:sSub>
        <m:r>
          <m:rPr>
            <m:sty m:val="p"/>
          </m:rPr>
          <m:t>=</m:t>
        </m:r>
        <m:r>
          <m:t>0</m:t>
        </m:r>
      </m:oMath>
      <w:del w:id="20311" w:author="PR Preview" w:date="2026-01-01T00:00:00Z">
        <w:r>
          <w:delText xml:space="preserve">, and then the second entry gives</w:delText>
        </w:r>
      </w:del>
      <w:del w:id="20312" w:author="PR Preview" w:date="2026-01-01T00:00:00Z">
        <w:r>
          <w:delText xml:space="preserve"> </w:delText>
        </w:r>
      </w:del>
      <m:oMath>
        <m:sSub>
          <m:e>
            <m:r>
              <m:t>c</m:t>
            </m:r>
          </m:e>
          <m:sub>
            <m:r>
              <m:t>1</m:t>
            </m:r>
          </m:sub>
        </m:sSub>
        <m:r>
          <m:rPr>
            <m:sty m:val="p"/>
          </m:rPr>
          <m:t>=</m:t>
        </m:r>
        <m:r>
          <m:t>0</m:t>
        </m:r>
      </m:oMath>
      <w:del w:id="20313" w:author="PR Preview" w:date="2026-01-01T00:00:00Z">
        <w:r>
          <w:delText xml:space="preserve">);</w:delText>
        </w:r>
      </w:del>
      <w:del w:id="20314" w:author="PR Preview" w:date="2026-01-01T00:00:00Z">
        <w:r>
          <w:delText xml:space="preserve"> </w:delText>
        </w:r>
      </w:del>
      <w:del w:id="20315" w:author="PR Preview" w:date="2026-01-01T00:00:00Z">
        <w:r>
          <w:delText xml:space="preserve">so it is invertible (</w:delText>
        </w:r>
      </w:del>
      <w:hyperlink w:anchor="thm-invertible-rank">
        <w:del w:id="20316" w:author="PR Preview" w:date="2026-01-01T00:00:00Z">
          <w:r>
            <w:rPr>
              <w:rStyle w:val="Hyperlink"/>
            </w:rPr>
            <w:delText xml:space="preserve">Theorem 108</w:delText>
          </w:r>
        </w:del>
      </w:hyperlink>
      <w:del w:id="20317" w:author="PR Preview" w:date="2026-01-01T00:00:00Z">
        <w:r>
          <w:delText xml:space="preserve">),</w:delText>
        </w:r>
      </w:del>
      <w:del w:id="20318" w:author="PR Preview" w:date="2026-01-01T00:00:00Z">
        <w:r>
          <w:delText xml:space="preserve"> </w:delText>
        </w:r>
      </w:del>
      <w:del w:id="20319" w:author="PR Preview" w:date="2026-01-01T00:00:00Z">
        <w:r>
          <w:delText xml:space="preserve">and</w:delText>
        </w:r>
      </w:del>
      <w:del w:id="20320" w:author="PR Preview" w:date="2026-01-01T00:00:00Z">
        <w:r>
          <w:delText xml:space="preserve"> </w:delText>
        </w:r>
      </w:del>
      <m:oMath>
        <m:r>
          <m:t>0</m:t>
        </m:r>
      </m:oMath>
      <w:del w:id="20321" w:author="PR Preview" w:date="2026-01-01T00:00:00Z">
        <w:r>
          <w:delText xml:space="preserve"> </w:delText>
        </w:r>
      </w:del>
      <w:del w:id="20322" w:author="PR Preview" w:date="2026-01-01T00:00:00Z">
        <w:r>
          <w:delText xml:space="preserve">is not an eigenvalue.</w:delText>
        </w:r>
      </w:del>
      <w:del w:id="20323" w:author="PR Preview" w:date="2026-01-01T00:00:00Z">
        <w:r>
          <w:delText xml:space="preserve"> </w:delText>
        </w:r>
      </w:del>
      <w:del w:id="20324" w:author="PR Preview" w:date="2026-01-01T00:00:00Z">
        <w:r>
          <w:delText xml:space="preserve">The singular matrix</w:delText>
        </w:r>
      </w:del>
      <w:del w:id="2032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0326" w:author="PR Preview" w:date="2026-01-01T00:00:00Z">
        <w:r>
          <w:delText xml:space="preserve"> </w:delText>
        </w:r>
      </w:del>
      <w:del w:id="20327" w:author="PR Preview" w:date="2026-01-01T00:00:00Z">
        <w:r>
          <w:delText xml:space="preserve">has eigenvalue</w:delText>
        </w:r>
      </w:del>
      <w:del w:id="20328" w:author="PR Preview" w:date="2026-01-01T00:00:00Z">
        <w:r>
          <w:delText xml:space="preserve"> </w:delText>
        </w:r>
      </w:del>
      <m:oMath>
        <m:r>
          <m:t>0</m:t>
        </m:r>
      </m:oMath>
      <w:del w:id="20329" w:author="PR Preview" w:date="2026-01-01T00:00:00Z">
        <w:r>
          <w:delText xml:space="preserve">,</w:delText>
        </w:r>
      </w:del>
      <w:del w:id="20330" w:author="PR Preview" w:date="2026-01-01T00:00:00Z">
        <w:r>
          <w:delText xml:space="preserve"> </w:delText>
        </w:r>
      </w:del>
      <w:del w:id="20331" w:author="PR Preview" w:date="2026-01-01T00:00:00Z">
        <w:r>
          <w:delText xml:space="preserve">with eigenvector</w:delText>
        </w:r>
      </w:del>
      <w:del w:id="20332" w:author="PR Preview" w:date="2026-01-01T00:00:00Z">
        <w:r>
          <w:delText xml:space="preserve"> </w:delText>
        </w:r>
      </w:del>
      <m:oMath>
        <m:r>
          <m:rPr>
            <m:sty m:val="p"/>
          </m:rPr>
          <m:t>(</m:t>
        </m:r>
        <m:r>
          <m:t>1</m:t>
        </m:r>
        <m:r>
          <m:rPr>
            <m:sty m:val="p"/>
          </m:rPr>
          <m:t>,</m:t>
        </m:r>
        <m:r>
          <m:rPr>
            <m:sty m:val="p"/>
          </m:rPr>
          <m:t>−</m:t>
        </m:r>
        <m:r>
          <m:t>1</m:t>
        </m:r>
        <m:r>
          <m:rPr>
            <m:sty m:val="p"/>
          </m:rPr>
          <m:t>)</m:t>
        </m:r>
      </m:oMath>
      <w:del w:id="20333" w:author="PR Preview" w:date="2026-01-01T00:00:00Z">
        <w:r>
          <w:delText xml:space="preserve">.</w:delText>
        </w:r>
      </w:del>
    </w:p>
    <w:p>
      <w:pPr>
        <w:pStyle w:val="BodyText"/>
      </w:pPr>
      <w:del w:id="20334" w:author="PR Preview" w:date="2026-01-01T00:00:00Z">
        <w:r>
          <w:rPr>
            <w:b/>
            <w:bCs/>
          </w:rPr>
          <w:delText xml:space="preserve">Theorem 110 (Eigenvalues of shifts and powers)</w:delText>
        </w:r>
      </w:del>
      <w:del w:id="20335" w:author="PR Preview" w:date="2026-01-01T00:00:00Z">
        <w:r>
          <w:delText xml:space="preserve"> </w:delText>
        </w:r>
      </w:del>
      <w:del w:id="20336" w:author="PR Preview" w:date="2026-01-01T00:00:00Z">
        <w:r>
          <w:delText xml:space="preserve">Let</w:delText>
        </w:r>
      </w:del>
      <w:del w:id="20337" w:author="PR Preview" w:date="2026-01-01T00:00:00Z">
        <w:r>
          <w:delText xml:space="preserve"> </w:delText>
        </w:r>
      </w:del>
      <w:del w:id="20338" w:author="PR Preview" w:date="2026-01-01T00:00:00Z">
        <w:r>
          <w:delText xml:space="preserve">$\mathord{\smash[b]{\underset{\raise.3ex\hbox{$\scriptstyle\sim$}}{v}}\vphantom{v}}$</w:delText>
        </w:r>
      </w:del>
      <w:del w:id="20339" w:author="PR Preview" w:date="2026-01-01T00:00:00Z">
        <w:r>
          <w:delText xml:space="preserve"> </w:delText>
        </w:r>
      </w:del>
      <w:del w:id="20340" w:author="PR Preview" w:date="2026-01-01T00:00:00Z">
        <w:r>
          <w:delText xml:space="preserve">be an eigenvector of a</w:delText>
        </w:r>
      </w:del>
      <w:del w:id="20341" w:author="PR Preview" w:date="2026-01-01T00:00:00Z">
        <w:r>
          <w:delText xml:space="preserve"> </w:delText>
        </w:r>
      </w:del>
      <m:oMath>
        <m:r>
          <m:t>p</m:t>
        </m:r>
        <m:r>
          <m:rPr>
            <m:sty m:val="p"/>
          </m:rPr>
          <m:t>×</m:t>
        </m:r>
        <m:r>
          <m:t>p</m:t>
        </m:r>
      </m:oMath>
      <w:del w:id="20342" w:author="PR Preview" w:date="2026-01-01T00:00:00Z">
        <w:r>
          <w:delText xml:space="preserve"> </w:delText>
        </w:r>
      </w:del>
      <w:del w:id="20343" w:author="PR Preview" w:date="2026-01-01T00:00:00Z">
        <w:r>
          <w:delText xml:space="preserve">matrix</w:delText>
        </w:r>
      </w:del>
      <w:del w:id="20344" w:author="PR Preview" w:date="2026-01-01T00:00:00Z">
        <w:r>
          <w:delText xml:space="preserve"> </w:delText>
        </w:r>
      </w:del>
      <m:oMath>
        <m:r>
          <m:rPr>
            <m:sty m:val="bi"/>
          </m:rPr>
          <m:t>A</m:t>
        </m:r>
      </m:oMath>
      <w:del w:id="20345" w:author="PR Preview" w:date="2026-01-01T00:00:00Z">
        <w:r>
          <w:delText xml:space="preserve"> </w:delText>
        </w:r>
      </w:del>
      <w:del w:id="20346" w:author="PR Preview" w:date="2026-01-01T00:00:00Z">
        <w:r>
          <w:delText xml:space="preserve">for the eigenvalue</w:delText>
        </w:r>
      </w:del>
      <w:del w:id="20347" w:author="PR Preview" w:date="2026-01-01T00:00:00Z">
        <w:r>
          <w:delText xml:space="preserve"> </w:delText>
        </w:r>
      </w:del>
      <m:oMath>
        <m:r>
          <m:t>λ</m:t>
        </m:r>
      </m:oMath>
      <w:del w:id="20348" w:author="PR Preview" w:date="2026-01-01T00:00:00Z">
        <w:r>
          <w:delText xml:space="preserve"> </w:delText>
        </w:r>
      </w:del>
      <w:del w:id="20349" w:author="PR Preview" w:date="2026-01-01T00:00:00Z">
        <w:r>
          <w:delText xml:space="preserve">(</w:delText>
        </w:r>
      </w:del>
      <w:hyperlink w:anchor="def-eigenvalue">
        <w:del w:id="20350" w:author="PR Preview" w:date="2026-01-01T00:00:00Z">
          <w:r>
            <w:rPr>
              <w:rStyle w:val="Hyperlink"/>
            </w:rPr>
            <w:delText xml:space="preserve">Definition 95</w:delText>
          </w:r>
        </w:del>
      </w:hyperlink>
      <w:del w:id="20351" w:author="PR Preview" w:date="2026-01-01T00:00:00Z">
        <w:r>
          <w:delText xml:space="preserve">). Then</w:delText>
        </w:r>
      </w:del>
    </w:p>
    <w:p>
      <w:pPr>
        <w:pStyle w:val="BodyText"/>
      </w:pPr>
      <w:ins w:id="20352"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\text{(}\text{Theorem~95}\text{, the difference law)}
    \\
    &amp;= \mathbf{A} \mathord{\smash[b]{\underset{\raise.3ex\hbox{$\scriptstyle\sim$}}{v}}\vphantom{v}} - \lambda\,(\mathbf{I}_p \mathord{\smash[b]{\underset{\raise.3ex\hbox{$\scriptstyle\sim$}}{v}}\vphantom{v}})
    &amp;&amp; \text{(}\text{Theorem~95}\text{, the scalar factor)}
    \\
    &amp;= \mathbf{A} \mathord{\smash[b]{\underset{\raise.3ex\hbox{$\scriptstyle\sim$}}{v}}\vphantom{v}} - \lambda\mathord{\smash[b]{\underset{\raise.3ex\hbox{$\scriptstyle\sim$}}{v}}\vphantom{v}},
    &amp;&amp; \text{(}\text{Theorem~10}\text{)}
    \end{aligned}
    $$</w:t>
        </w:r>
      </w:ins>
    </w:p>
    <w:p>
      <w:pPr>
        <w:pStyle w:val="FirstParagraph"/>
      </w:pPr>
      <w:ins w:id="20353" w:author="PR Preview" w:date="2026-01-01T00:00:00Z">
        <w:r>
          <w:t xml:space="preserve">so</w:t>
        </w:r>
      </w:ins>
      <w:ins w:id="20354" w:author="PR Preview" w:date="2026-01-01T00:00:00Z">
        <w:r>
          <w:t xml:space="preserve"> </w:t>
        </w:r>
      </w:ins>
      <w:ins w:id="20355" w:author="PR Preview" w:date="2026-01-01T00:00:00Z">
        <w:r>
          <w:t xml:space="preserve">$\mathbf{A} \mathord{\smash[b]{\underset{\raise.3ex\hbox{$\scriptstyle\sim$}}{v}}\vphantom{v}} = \lambda\mathord{\smash[b]{\underset{\raise.3ex\hbox{$\scriptstyle\sim$}}{v}}\vphantom{v}}$</w:t>
        </w:r>
      </w:ins>
      <w:ins w:id="20356" w:author="PR Preview" w:date="2026-01-01T00:00:00Z">
        <w:r>
          <w:t xml:space="preserve"> </w:t>
        </w:r>
      </w:ins>
      <w:ins w:id="20357" w:author="PR Preview" w:date="2026-01-01T00:00:00Z">
        <w:r>
          <w:t xml:space="preserve">exactly when</w:t>
        </w:r>
      </w:ins>
      <w:ins w:id="20358" w:author="PR Preview" w:date="2026-01-01T00:00:00Z">
        <w:r>
          <w:t xml:space="preserve"> </w:t>
        </w:r>
      </w:ins>
      <w:ins w:id="20359" w:author="PR Preview" w:date="2026-01-01T00:00:00Z">
        <w:r>
          <w:t xml:space="preserve">$\mathord{\smash[b]{\underset{\raise.3ex\hbox{$\scriptstyle\sim$}}{v}}\vphantom{v}} \in \mathcal{N}(\mathbf{A} - \lambda\,\mathbf{I}_p)$</w:t>
        </w:r>
      </w:ins>
      <w:ins w:id="20360" w:author="PR Preview" w:date="2026-01-01T00:00:00Z">
        <w:r>
          <w:t xml:space="preserve">;</w:t>
        </w:r>
      </w:ins>
      <w:ins w:id="20361" w:author="PR Preview" w:date="2026-01-01T00:00:00Z">
        <w:r>
          <w:t xml:space="preserve"> </w:t>
        </w:r>
      </w:ins>
      <w:ins w:id="20362" w:author="PR Preview" w:date="2026-01-01T00:00:00Z">
        <w:r>
          <w:t xml:space="preserve">the nonzero such</w:t>
        </w:r>
      </w:ins>
      <w:ins w:id="20363" w:author="PR Preview" w:date="2026-01-01T00:00:00Z">
        <w:r>
          <w:t xml:space="preserve"> </w:t>
        </w:r>
      </w:ins>
      <w:ins w:id="20364" w:author="PR Preview" w:date="2026-01-01T00:00:00Z">
        <w:r>
          <w:t xml:space="preserve">$\mathord{\smash[b]{\underset{\raise.3ex\hbox{$\scriptstyle\sim$}}{v}}\vphantom{v}}$</w:t>
        </w:r>
      </w:ins>
      <w:ins w:id="20365" w:author="PR Preview" w:date="2026-01-01T00:00:00Z">
        <w:r>
          <w:t xml:space="preserve"> </w:t>
        </w:r>
      </w:ins>
      <w:ins w:id="20366" w:author="PR Preview" w:date="2026-01-01T00:00:00Z">
        <w:r>
          <w:t xml:space="preserve">are the eigenvectors for</w:t>
        </w:r>
      </w:ins>
      <w:ins w:id="20367" w:author="PR Preview" w:date="2026-01-01T00:00:00Z">
        <w:r>
          <w:t xml:space="preserve"> </w:t>
        </w:r>
      </w:ins>
      <m:oMath>
        <m:r>
          <m:t>λ</m:t>
        </m:r>
      </m:oMath>
      <w:ins w:id="20368" w:author="PR Preview" w:date="2026-01-01T00:00:00Z">
        <w:r>
          <w:t xml:space="preserve">.</w:t>
        </w:r>
      </w:ins>
      <w:ins w:id="20369" w:author="PR Preview" w:date="2026-01-01T00:00:00Z">
        <w:r>
          <w:t xml:space="preserve"> </w:t>
        </w:r>
      </w:ins>
      <w:ins w:id="20370" w:author="PR Preview" w:date="2026-01-01T00:00:00Z">
        <w:r>
          <w:t xml:space="preserve">So</w:t>
        </w:r>
      </w:ins>
      <w:ins w:id="20371" w:author="PR Preview" w:date="2026-01-01T00:00:00Z">
        <w:r>
          <w:t xml:space="preserve"> </w:t>
        </w:r>
      </w:ins>
      <m:oMath>
        <m:r>
          <m:t>λ</m:t>
        </m:r>
      </m:oMath>
      <w:ins w:id="20372" w:author="PR Preview" w:date="2026-01-01T00:00:00Z">
        <w:r>
          <w:t xml:space="preserve"> </w:t>
        </w:r>
      </w:ins>
      <w:ins w:id="20373" w:author="PR Preview" w:date="2026-01-01T00:00:00Z">
        <w:r>
          <w:t xml:space="preserve">is an eigenvalue exactly when that null space contains a nonzero vector,</w:t>
        </w:r>
      </w:ins>
      <w:ins w:id="20374" w:author="PR Preview" w:date="2026-01-01T00:00:00Z">
        <w:r>
          <w:t xml:space="preserve"> </w:t>
        </w:r>
      </w:ins>
      <w:ins w:id="20375" w:author="PR Preview" w:date="2026-01-01T00:00:00Z">
        <w:r>
          <w:t xml:space="preserve">which by</w:t>
        </w:r>
      </w:ins>
      <w:ins w:id="20376" w:author="PR Preview" w:date="2026-01-01T00:00:00Z">
        <w:r>
          <w:t xml:space="preserve"> </w:t>
        </w:r>
      </w:ins>
      <w:hyperlink w:anchor="thm-invertible-rank">
        <w:ins w:id="20377" w:author="PR Preview" w:date="2026-01-01T00:00:00Z">
          <w:r>
            <w:rPr>
              <w:rStyle w:val="Hyperlink"/>
            </w:rPr>
            <w:t xml:space="preserve">Theorem 109</w:t>
          </w:r>
        </w:ins>
      </w:hyperlink>
      <w:ins w:id="20378" w:author="PR Preview" w:date="2026-01-01T00:00:00Z">
        <w:r>
          <w:t xml:space="preserve"> </w:t>
        </w:r>
      </w:ins>
      <w:ins w:id="20379" w:author="PR Preview" w:date="2026-01-01T00:00:00Z">
        <w:r>
          <w:t xml:space="preserve">is exactly when</w:t>
        </w:r>
      </w:ins>
      <w:ins w:id="20380" w:author="PR Preview" w:date="2026-01-01T00:00:00Z">
        <w:r>
          <w:t xml:space="preserve"> </w:t>
        </w:r>
      </w:ins>
      <m:oMath>
        <m:r>
          <m:rPr>
            <m:sty m:val="bi"/>
          </m:rPr>
          <m:t>A</m:t>
        </m:r>
        <m:r>
          <m:rPr>
            <m:sty m:val="p"/>
          </m:rPr>
          <m:t>−</m:t>
        </m:r>
        <m:r>
          <m:t>λ</m:t>
        </m:r>
        <m:r>
          <m:t> </m:t>
        </m:r>
        <m:sSub>
          <m:e>
            <m:r>
              <m:rPr>
                <m:sty m:val="bi"/>
              </m:rPr>
              <m:t>I</m:t>
            </m:r>
          </m:e>
          <m:sub>
            <m:r>
              <m:t>p</m:t>
            </m:r>
          </m:sub>
        </m:sSub>
      </m:oMath>
      <w:ins w:id="20381" w:author="PR Preview" w:date="2026-01-01T00:00:00Z">
        <w:r>
          <w:t xml:space="preserve"> </w:t>
        </w:r>
      </w:ins>
      <w:ins w:id="20382" w:author="PR Preview" w:date="2026-01-01T00:00:00Z">
        <w:r>
          <w:t xml:space="preserve">is singular.</w:t>
        </w:r>
      </w:ins>
      <w:ins w:id="20383" w:author="PR Preview" w:date="2026-01-01T00:00:00Z">
        <w:r>
          <w:t xml:space="preserve"> </w:t>
        </w:r>
      </w:ins>
      <w:ins w:id="20384" w:author="PR Preview" w:date="2026-01-01T00:00:00Z">
        <w:r>
          <w:t xml:space="preserve">With</w:t>
        </w:r>
      </w:ins>
      <w:ins w:id="20385" w:author="PR Preview" w:date="2026-01-01T00:00:00Z">
        <w:r>
          <w:t xml:space="preserve"> </w:t>
        </w:r>
      </w:ins>
      <m:oMath>
        <m:r>
          <m:t>λ</m:t>
        </m:r>
        <m:r>
          <m:rPr>
            <m:sty m:val="p"/>
          </m:rPr>
          <m:t>=</m:t>
        </m:r>
        <m:r>
          <m:t>0</m:t>
        </m:r>
      </m:oMath>
      <w:ins w:id="20386" w:author="PR Preview" w:date="2026-01-01T00:00:00Z">
        <w:r>
          <w:t xml:space="preserve">,</w:t>
        </w:r>
      </w:ins>
      <w:ins w:id="20387"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20388" w:author="PR Preview" w:date="2026-01-01T00:00:00Z">
        <w:r>
          <w:t xml:space="preserve">.</w:t>
        </w:r>
      </w:ins>
      <w:ins w:id="20389" w:author="PR Preview" w:date="2026-01-01T00:00:00Z">
        <w:r>
          <w:t xml:space="preserve"> </w:t>
        </w:r>
      </w:ins>
      <w:ins w:id="20390" w:author="PR Preview" w:date="2026-01-01T00:00:00Z">
        <w:r>
          <w:t xml:space="preserve">An eigenspace is a null space, so it is a subspace (</w:t>
        </w:r>
      </w:ins>
      <w:hyperlink w:anchor="thm-null-space-subspace">
        <w:ins w:id="20391" w:author="PR Preview" w:date="2026-01-01T00:00:00Z">
          <w:r>
            <w:rPr>
              <w:rStyle w:val="Hyperlink"/>
            </w:rPr>
            <w:t xml:space="preserve">Theorem 33</w:t>
          </w:r>
        </w:ins>
      </w:hyperlink>
      <w:ins w:id="20392" w:author="PR Preview" w:date="2026-01-01T00:00:00Z">
        <w:r>
          <w:t xml:space="preserve">).</w:t>
        </w:r>
      </w:ins>
    </w:p>
    <w:bookmarkStart w:id="632" w:name="exm-eigenvalue-singular"/>
    <w:p>
      <w:pPr>
        <w:pStyle w:val="BodyText"/>
      </w:pPr>
      <w:ins w:id="20393" w:author="PR Preview" w:date="2026-01-01T00:00:00Z">
        <w:r>
          <w:rPr>
            <w:b/>
            <w:bCs/>
          </w:rPr>
          <w:t xml:space="preserve">Example 199 (Eigenvalues and singular matrices)</w:t>
        </w:r>
      </w:ins>
      <w:ins w:id="20394" w:author="PR Preview" w:date="2026-01-01T00:00:00Z">
        <w:r>
          <w:t xml:space="preserve"> </w:t>
        </w:r>
      </w:ins>
      <w:ins w:id="20395" w:author="PR Preview" w:date="2026-01-01T00:00:00Z">
        <w:r>
          <w:t xml:space="preserve">For</w:t>
        </w:r>
      </w:ins>
      <w:ins w:id="2039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397" w:author="PR Preview" w:date="2026-01-01T00:00:00Z">
        <w:r>
          <w:t xml:space="preserve">,</w:t>
        </w:r>
      </w:ins>
      <w:ins w:id="20398"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0399" w:author="PR Preview" w:date="2026-01-01T00:00:00Z">
        <w:r>
          <w:t xml:space="preserve"> </w:t>
        </w:r>
      </w:ins>
      <w:ins w:id="20400" w:author="PR Preview" w:date="2026-01-01T00:00:00Z">
        <w:r>
          <w:t xml:space="preserve">is singular</w:t>
        </w:r>
      </w:ins>
      <w:ins w:id="20401" w:author="PR Preview" w:date="2026-01-01T00:00:00Z">
        <w:r>
          <w:t xml:space="preserve"> </w:t>
        </w:r>
      </w:ins>
      <w:ins w:id="20402" w:author="PR Preview" w:date="2026-01-01T00:00:00Z">
        <w:r>
          <w:t xml:space="preserve">(its columns are negatives of each other, so its rank is</w:t>
        </w:r>
      </w:ins>
      <w:ins w:id="20403" w:author="PR Preview" w:date="2026-01-01T00:00:00Z">
        <w:r>
          <w:t xml:space="preserve"> </w:t>
        </w:r>
      </w:ins>
      <m:oMath>
        <m:r>
          <m:t>1</m:t>
        </m:r>
      </m:oMath>
      <w:ins w:id="20404" w:author="PR Preview" w:date="2026-01-01T00:00:00Z">
        <w:r>
          <w:t xml:space="preserve">),</w:t>
        </w:r>
      </w:ins>
      <w:ins w:id="20405" w:author="PR Preview" w:date="2026-01-01T00:00:00Z">
        <w:r>
          <w:t xml:space="preserve"> </w:t>
        </w:r>
      </w:ins>
      <w:ins w:id="20406" w:author="PR Preview" w:date="2026-01-01T00:00:00Z">
        <w:r>
          <w:t xml:space="preserve">matching the eigenvalue</w:t>
        </w:r>
      </w:ins>
      <w:ins w:id="20407" w:author="PR Preview" w:date="2026-01-01T00:00:00Z">
        <w:r>
          <w:t xml:space="preserve"> </w:t>
        </w:r>
      </w:ins>
      <m:oMath>
        <m:r>
          <m:t>3</m:t>
        </m:r>
      </m:oMath>
      <w:ins w:id="20408" w:author="PR Preview" w:date="2026-01-01T00:00:00Z">
        <w:r>
          <w:t xml:space="preserve"> </w:t>
        </w:r>
      </w:ins>
      <w:ins w:id="20409" w:author="PR Preview" w:date="2026-01-01T00:00:00Z">
        <w:r>
          <w:t xml:space="preserve">of</w:t>
        </w:r>
      </w:ins>
      <w:ins w:id="20410" w:author="PR Preview" w:date="2026-01-01T00:00:00Z">
        <w:r>
          <w:t xml:space="preserve"> </w:t>
        </w:r>
      </w:ins>
      <w:hyperlink w:anchor="exm-eigenvalue">
        <w:ins w:id="20411" w:author="PR Preview" w:date="2026-01-01T00:00:00Z">
          <w:r>
            <w:rPr>
              <w:rStyle w:val="Hyperlink"/>
            </w:rPr>
            <w:t xml:space="preserve">Example 148</w:t>
          </w:r>
        </w:ins>
      </w:hyperlink>
      <w:ins w:id="20412" w:author="PR Preview" w:date="2026-01-01T00:00:00Z">
        <w:r>
          <w:t xml:space="preserve">.</w:t>
        </w:r>
      </w:ins>
      <w:ins w:id="20413" w:author="PR Preview" w:date="2026-01-01T00:00:00Z">
        <w:r>
          <w:t xml:space="preserve"> </w:t>
        </w:r>
      </w:ins>
      <m:oMath>
        <m:r>
          <m:rPr>
            <m:sty m:val="bi"/>
          </m:rPr>
          <m:t>A</m:t>
        </m:r>
      </m:oMath>
      <w:ins w:id="20414" w:author="PR Preview" w:date="2026-01-01T00:00:00Z">
        <w:r>
          <w:t xml:space="preserve"> </w:t>
        </w:r>
      </w:ins>
      <w:ins w:id="20415" w:author="PR Preview" w:date="2026-01-01T00:00:00Z">
        <w:r>
          <w:t xml:space="preserve">itself has rank</w:t>
        </w:r>
      </w:ins>
      <w:ins w:id="20416" w:author="PR Preview" w:date="2026-01-01T00:00:00Z">
        <w:r>
          <w:t xml:space="preserve"> </w:t>
        </w:r>
      </w:ins>
      <m:oMath>
        <m:r>
          <m:t>2</m:t>
        </m:r>
      </m:oMath>
      <w:ins w:id="20417" w:author="PR Preview" w:date="2026-01-01T00:00:00Z">
        <w:r>
          <w:t xml:space="preserve">, since</w:t>
        </w:r>
      </w:ins>
      <w:ins w:id="20418"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20419" w:author="PR Preview" w:date="2026-01-01T00:00:00Z">
        <w:r>
          <w:t xml:space="preserve"> </w:t>
        </w:r>
      </w:ins>
      <w:ins w:id="20420" w:author="PR Preview" w:date="2026-01-01T00:00:00Z">
        <w:r>
          <w:t xml:space="preserve">is</w:t>
        </w:r>
      </w:ins>
      <w:ins w:id="20421" w:author="PR Preview" w:date="2026-01-01T00:00:00Z">
        <w:r>
          <w:t xml:space="preserve"> </w:t>
        </w:r>
      </w:ins>
      <w:ins w:id="20422" w:author="PR Preview" w:date="2026-01-01T00:00:00Z">
        <w:r>
          <w:t xml:space="preserve">$\mathord{\smash[b]{\underset{\raise.3ex\hbox{$\scriptstyle\sim$}}{0}}\vphantom{0}}$</w:t>
        </w:r>
      </w:ins>
      <w:ins w:id="20423" w:author="PR Preview" w:date="2026-01-01T00:00:00Z">
        <w:r>
          <w:t xml:space="preserve"> </w:t>
        </w:r>
      </w:ins>
      <w:ins w:id="20424"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20425" w:author="PR Preview" w:date="2026-01-01T00:00:00Z">
        <w:r>
          <w:t xml:space="preserve">(subtract twice the second entry from the first:</w:t>
        </w:r>
      </w:ins>
      <w:ins w:id="20426" w:author="PR Preview" w:date="2026-01-01T00:00:00Z">
        <w:r>
          <w:t xml:space="preserve"> </w:t>
        </w:r>
      </w:ins>
      <m:oMath>
        <m:r>
          <m:rPr>
            <m:sty m:val="p"/>
          </m:rPr>
          <m:t>−</m:t>
        </m:r>
        <m:r>
          <m:t>3</m:t>
        </m:r>
        <m:sSub>
          <m:e>
            <m:r>
              <m:t>c</m:t>
            </m:r>
          </m:e>
          <m:sub>
            <m:r>
              <m:t>2</m:t>
            </m:r>
          </m:sub>
        </m:sSub>
        <m:r>
          <m:rPr>
            <m:sty m:val="p"/>
          </m:rPr>
          <m:t>=</m:t>
        </m:r>
        <m:r>
          <m:t>0</m:t>
        </m:r>
      </m:oMath>
      <w:ins w:id="20427" w:author="PR Preview" w:date="2026-01-01T00:00:00Z">
        <w:r>
          <w:t xml:space="preserve">, and then the second entry gives</w:t>
        </w:r>
      </w:ins>
      <w:ins w:id="20428" w:author="PR Preview" w:date="2026-01-01T00:00:00Z">
        <w:r>
          <w:t xml:space="preserve"> </w:t>
        </w:r>
      </w:ins>
      <m:oMath>
        <m:sSub>
          <m:e>
            <m:r>
              <m:t>c</m:t>
            </m:r>
          </m:e>
          <m:sub>
            <m:r>
              <m:t>1</m:t>
            </m:r>
          </m:sub>
        </m:sSub>
        <m:r>
          <m:rPr>
            <m:sty m:val="p"/>
          </m:rPr>
          <m:t>=</m:t>
        </m:r>
        <m:r>
          <m:t>0</m:t>
        </m:r>
      </m:oMath>
      <w:ins w:id="20429" w:author="PR Preview" w:date="2026-01-01T00:00:00Z">
        <w:r>
          <w:t xml:space="preserve">);</w:t>
        </w:r>
      </w:ins>
      <w:ins w:id="20430" w:author="PR Preview" w:date="2026-01-01T00:00:00Z">
        <w:r>
          <w:t xml:space="preserve"> </w:t>
        </w:r>
      </w:ins>
      <w:ins w:id="20431" w:author="PR Preview" w:date="2026-01-01T00:00:00Z">
        <w:r>
          <w:t xml:space="preserve">so it is invertible (</w:t>
        </w:r>
      </w:ins>
      <w:hyperlink w:anchor="thm-invertible-rank">
        <w:ins w:id="20432" w:author="PR Preview" w:date="2026-01-01T00:00:00Z">
          <w:r>
            <w:rPr>
              <w:rStyle w:val="Hyperlink"/>
            </w:rPr>
            <w:t xml:space="preserve">Theorem 109</w:t>
          </w:r>
        </w:ins>
      </w:hyperlink>
      <w:ins w:id="20433" w:author="PR Preview" w:date="2026-01-01T00:00:00Z">
        <w:r>
          <w:t xml:space="preserve">),</w:t>
        </w:r>
      </w:ins>
      <w:ins w:id="20434" w:author="PR Preview" w:date="2026-01-01T00:00:00Z">
        <w:r>
          <w:t xml:space="preserve"> </w:t>
        </w:r>
      </w:ins>
      <w:ins w:id="20435" w:author="PR Preview" w:date="2026-01-01T00:00:00Z">
        <w:r>
          <w:t xml:space="preserve">and</w:t>
        </w:r>
      </w:ins>
      <w:ins w:id="20436" w:author="PR Preview" w:date="2026-01-01T00:00:00Z">
        <w:r>
          <w:t xml:space="preserve"> </w:t>
        </w:r>
      </w:ins>
      <m:oMath>
        <m:r>
          <m:t>0</m:t>
        </m:r>
      </m:oMath>
      <w:ins w:id="20437" w:author="PR Preview" w:date="2026-01-01T00:00:00Z">
        <w:r>
          <w:t xml:space="preserve"> </w:t>
        </w:r>
      </w:ins>
      <w:ins w:id="20438" w:author="PR Preview" w:date="2026-01-01T00:00:00Z">
        <w:r>
          <w:t xml:space="preserve">is not an eigenvalue.</w:t>
        </w:r>
      </w:ins>
      <w:ins w:id="20439" w:author="PR Preview" w:date="2026-01-01T00:00:00Z">
        <w:r>
          <w:t xml:space="preserve"> </w:t>
        </w:r>
      </w:ins>
      <w:ins w:id="20440" w:author="PR Preview" w:date="2026-01-01T00:00:00Z">
        <w:r>
          <w:t xml:space="preserve">The singular matrix</w:t>
        </w:r>
      </w:ins>
      <w:ins w:id="2044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0442" w:author="PR Preview" w:date="2026-01-01T00:00:00Z">
        <w:r>
          <w:t xml:space="preserve"> </w:t>
        </w:r>
      </w:ins>
      <w:ins w:id="20443" w:author="PR Preview" w:date="2026-01-01T00:00:00Z">
        <w:r>
          <w:t xml:space="preserve">has eigenvalue</w:t>
        </w:r>
      </w:ins>
      <w:ins w:id="20444" w:author="PR Preview" w:date="2026-01-01T00:00:00Z">
        <w:r>
          <w:t xml:space="preserve"> </w:t>
        </w:r>
      </w:ins>
      <m:oMath>
        <m:r>
          <m:t>0</m:t>
        </m:r>
      </m:oMath>
      <w:ins w:id="20445" w:author="PR Preview" w:date="2026-01-01T00:00:00Z">
        <w:r>
          <w:t xml:space="preserve">,</w:t>
        </w:r>
      </w:ins>
      <w:ins w:id="20446" w:author="PR Preview" w:date="2026-01-01T00:00:00Z">
        <w:r>
          <w:t xml:space="preserve"> </w:t>
        </w:r>
      </w:ins>
      <w:ins w:id="20447" w:author="PR Preview" w:date="2026-01-01T00:00:00Z">
        <w:r>
          <w:t xml:space="preserve">with eigenvector</w:t>
        </w:r>
      </w:ins>
      <w:ins w:id="20448" w:author="PR Preview" w:date="2026-01-01T00:00:00Z">
        <w:r>
          <w:t xml:space="preserve"> </w:t>
        </w:r>
      </w:ins>
      <m:oMath>
        <m:r>
          <m:rPr>
            <m:sty m:val="p"/>
          </m:rPr>
          <m:t>(</m:t>
        </m:r>
        <m:r>
          <m:t>1</m:t>
        </m:r>
        <m:r>
          <m:rPr>
            <m:sty m:val="p"/>
          </m:rPr>
          <m:t>,</m:t>
        </m:r>
        <m:r>
          <m:rPr>
            <m:sty m:val="p"/>
          </m:rPr>
          <m:t>−</m:t>
        </m:r>
        <m:r>
          <m:t>1</m:t>
        </m:r>
        <m:r>
          <m:rPr>
            <m:sty m:val="p"/>
          </m:rPr>
          <m:t>)</m:t>
        </m:r>
      </m:oMath>
      <w:ins w:id="20449" w:author="PR Preview" w:date="2026-01-01T00:00:00Z">
        <w:r>
          <w:t xml:space="preserve">.</w:t>
        </w:r>
      </w:ins>
    </w:p>
    <w:bookmarkEnd w:id="632"/>
    <w:bookmarkStart w:id="633" w:name="thm-eigen-shift-power"/>
    <w:p>
      <w:pPr>
        <w:pStyle w:val="BodyText"/>
      </w:pPr>
      <w:ins w:id="20450" w:author="PR Preview" w:date="2026-01-01T00:00:00Z">
        <w:r>
          <w:rPr>
            <w:b/>
            <w:bCs/>
          </w:rPr>
          <w:t xml:space="preserve">Theorem 111 (Eigenvalues of shifts and powers)</w:t>
        </w:r>
      </w:ins>
      <w:ins w:id="20451" w:author="PR Preview" w:date="2026-01-01T00:00:00Z">
        <w:r>
          <w:t xml:space="preserve"> </w:t>
        </w:r>
      </w:ins>
      <w:ins w:id="20452" w:author="PR Preview" w:date="2026-01-01T00:00:00Z">
        <w:r>
          <w:t xml:space="preserve">Let</w:t>
        </w:r>
      </w:ins>
      <w:ins w:id="20453" w:author="PR Preview" w:date="2026-01-01T00:00:00Z">
        <w:r>
          <w:t xml:space="preserve"> </w:t>
        </w:r>
      </w:ins>
      <w:ins w:id="20454" w:author="PR Preview" w:date="2026-01-01T00:00:00Z">
        <w:r>
          <w:t xml:space="preserve">$\mathord{\smash[b]{\underset{\raise.3ex\hbox{$\scriptstyle\sim$}}{v}}\vphantom{v}}$</w:t>
        </w:r>
      </w:ins>
      <w:ins w:id="20455" w:author="PR Preview" w:date="2026-01-01T00:00:00Z">
        <w:r>
          <w:t xml:space="preserve"> </w:t>
        </w:r>
      </w:ins>
      <w:ins w:id="20456" w:author="PR Preview" w:date="2026-01-01T00:00:00Z">
        <w:r>
          <w:t xml:space="preserve">be an eigenvector of a</w:t>
        </w:r>
      </w:ins>
      <w:ins w:id="20457" w:author="PR Preview" w:date="2026-01-01T00:00:00Z">
        <w:r>
          <w:t xml:space="preserve"> </w:t>
        </w:r>
      </w:ins>
      <m:oMath>
        <m:r>
          <m:t>p</m:t>
        </m:r>
        <m:r>
          <m:rPr>
            <m:sty m:val="p"/>
          </m:rPr>
          <m:t>×</m:t>
        </m:r>
        <m:r>
          <m:t>p</m:t>
        </m:r>
      </m:oMath>
      <w:ins w:id="20458" w:author="PR Preview" w:date="2026-01-01T00:00:00Z">
        <w:r>
          <w:t xml:space="preserve"> </w:t>
        </w:r>
      </w:ins>
      <w:ins w:id="20459" w:author="PR Preview" w:date="2026-01-01T00:00:00Z">
        <w:r>
          <w:t xml:space="preserve">matrix</w:t>
        </w:r>
      </w:ins>
      <w:ins w:id="20460" w:author="PR Preview" w:date="2026-01-01T00:00:00Z">
        <w:r>
          <w:t xml:space="preserve"> </w:t>
        </w:r>
      </w:ins>
      <m:oMath>
        <m:r>
          <m:rPr>
            <m:sty m:val="bi"/>
          </m:rPr>
          <m:t>A</m:t>
        </m:r>
      </m:oMath>
      <w:ins w:id="20461" w:author="PR Preview" w:date="2026-01-01T00:00:00Z">
        <w:r>
          <w:t xml:space="preserve"> </w:t>
        </w:r>
      </w:ins>
      <w:ins w:id="20462" w:author="PR Preview" w:date="2026-01-01T00:00:00Z">
        <w:r>
          <w:t xml:space="preserve">for the eigenvalue</w:t>
        </w:r>
      </w:ins>
      <w:ins w:id="20463" w:author="PR Preview" w:date="2026-01-01T00:00:00Z">
        <w:r>
          <w:t xml:space="preserve"> </w:t>
        </w:r>
      </w:ins>
      <m:oMath>
        <m:r>
          <m:t>λ</m:t>
        </m:r>
      </m:oMath>
      <w:ins w:id="20464" w:author="PR Preview" w:date="2026-01-01T00:00:00Z">
        <w:r>
          <w:t xml:space="preserve"> </w:t>
        </w:r>
      </w:ins>
      <w:ins w:id="20465" w:author="PR Preview" w:date="2026-01-01T00:00:00Z">
        <w:r>
          <w:t xml:space="preserve">(</w:t>
        </w:r>
      </w:ins>
      <w:hyperlink w:anchor="def-eigenvalue">
        <w:ins w:id="20466" w:author="PR Preview" w:date="2026-01-01T00:00:00Z">
          <w:r>
            <w:rPr>
              <w:rStyle w:val="Hyperlink"/>
            </w:rPr>
            <w:t xml:space="preserve">Definition 95</w:t>
          </w:r>
        </w:ins>
      </w:hyperlink>
      <w:ins w:id="20467" w:author="PR Preview" w:date="2026-01-01T00:00:00Z">
        <w:r>
          <w:t xml:space="preserve">). Then</w:t>
        </w:r>
      </w:ins>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3"/>
    <w:p>
      <w:pPr>
        <w:pStyle w:val="FirstParagraph"/>
      </w:pPr>
      <w:r>
        <w:rPr>
          <w:i/>
          <w:iCs/>
        </w:rPr>
        <w:t xml:space="preserve">Proof</w:t>
      </w:r>
      <w:r>
        <w:t xml:space="preserve">. </w:t>
      </w:r>
      <w:r>
        <w:rPr>
          <w:b/>
          <w:bCs/>
        </w:rPr>
        <w:t xml:space="preserve">Part 1.</w:t>
      </w:r>
    </w:p>
    <w:p>
      <w:pPr>
        <w:pStyle w:val="BodyText"/>
      </w:pPr>
      <w:del w:id="20468" w:author="PR Preview" w:date="2026-01-01T00:00:00Z">
        <w:r>
          <w:delTex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delText>
        </w:r>
      </w:del>
    </w:p>
    <w:p>
      <w:pPr>
        <w:pStyle w:val="BodyText"/>
      </w:pPr>
      <w:ins w:id="20469"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\text{(}\text{Theorem~95}\text{)}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ins>
    </w:p>
    <w:p>
      <w:pPr>
        <w:pStyle w:val="FirstParagraph"/>
      </w:pPr>
      <w:r>
        <w:rPr>
          <w:b/>
          <w:bCs/>
        </w:rPr>
        <w:t xml:space="preserve">Part 2, by</w:t>
      </w:r>
      <w:r>
        <w:rPr>
          <w:b/>
          <w:bCs/>
        </w:rPr>
        <w:t xml:space="preserve"> </w:t>
      </w:r>
      <w:hyperlink r:id="rId144">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del w:id="20470" w:author="PR Preview" w:date="2026-01-01T00:00:00Z">
        <w:r>
          <w:delTex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delText>
        </w:r>
      </w:del>
    </w:p>
    <w:p>
      <w:pPr>
        <w:pStyle w:val="BodyText"/>
      </w:pPr>
      <w:ins w:id="20471"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\text{(}\text{Theorem~95}\text{)}
    \\
    &amp;= \lambda^{k-1}\,(\lambda\mathord{\smash[b]{\underset{\raise.3ex\hbox{$\scriptstyle\sim$}}{v}}\vphantom{v}})
    &amp;&amp; \text{(eigenvector)}
    \\
    &amp;= \lambda^k \mathord{\smash[b]{\underset{\raise.3ex\hbox{$\scriptstyle\sim$}}{v}}\vphantom{v}}.
    &amp;&amp; \text{(multiply the numbers)}
    \end{aligned}
    $$</w:t>
        </w:r>
      </w:ins>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4" w:name="exm-eigen-shift-power"/>
    <w:p>
      <w:pPr>
        <w:pStyle w:val="BodyText"/>
      </w:pPr>
      <w:del w:id="20472" w:author="PR Preview" w:date="2026-01-01T00:00:00Z">
        <w:r>
          <w:rPr>
            <w:b/>
            <w:bCs/>
          </w:rPr>
          <w:delText xml:space="preserve">Example 198 (Shifting and squaring)</w:delText>
        </w:r>
      </w:del>
      <w:del w:id="20473" w:author="PR Preview" w:date="2026-01-01T00:00:00Z">
        <w:r>
          <w:delText xml:space="preserve"> </w:delText>
        </w:r>
      </w:del>
      <w:del w:id="20474" w:author="PR Preview" w:date="2026-01-01T00:00:00Z">
        <w:r>
          <w:delText xml:space="preserve">For</w:delText>
        </w:r>
      </w:del>
      <w:del w:id="2047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0476" w:author="PR Preview" w:date="2026-01-01T00:00:00Z">
        <w:r>
          <w:delText xml:space="preserve"> </w:delText>
        </w:r>
      </w:del>
      <w:del w:id="20477" w:author="PR Preview" w:date="2026-01-01T00:00:00Z">
        <w:r>
          <w:delText xml:space="preserve">with eigenvector</w:delText>
        </w:r>
      </w:del>
      <w:del w:id="20478" w:author="PR Preview" w:date="2026-01-01T00:00:00Z">
        <w:r>
          <w:delText xml:space="preserve"> </w:delText>
        </w:r>
      </w:del>
      <m:oMath>
        <m:r>
          <m:rPr>
            <m:sty m:val="p"/>
          </m:rPr>
          <m:t>(</m:t>
        </m:r>
        <m:r>
          <m:t>1</m:t>
        </m:r>
        <m:r>
          <m:rPr>
            <m:sty m:val="p"/>
          </m:rPr>
          <m:t>,</m:t>
        </m:r>
        <m:r>
          <m:t>1</m:t>
        </m:r>
        <m:r>
          <m:rPr>
            <m:sty m:val="p"/>
          </m:rPr>
          <m:t>)</m:t>
        </m:r>
      </m:oMath>
      <w:del w:id="20479" w:author="PR Preview" w:date="2026-01-01T00:00:00Z">
        <w:r>
          <w:delText xml:space="preserve"> </w:delText>
        </w:r>
      </w:del>
      <w:del w:id="20480" w:author="PR Preview" w:date="2026-01-01T00:00:00Z">
        <w:r>
          <w:delText xml:space="preserve">for</w:delText>
        </w:r>
      </w:del>
      <w:del w:id="20481" w:author="PR Preview" w:date="2026-01-01T00:00:00Z">
        <w:r>
          <w:delText xml:space="preserve"> </w:delText>
        </w:r>
      </w:del>
      <m:oMath>
        <m:r>
          <m:t>3</m:t>
        </m:r>
      </m:oMath>
      <w:del w:id="20482" w:author="PR Preview" w:date="2026-01-01T00:00:00Z">
        <w:r>
          <w:delText xml:space="preserve"> </w:delText>
        </w:r>
      </w:del>
      <w:del w:id="20483" w:author="PR Preview" w:date="2026-01-01T00:00:00Z">
        <w:r>
          <w:delText xml:space="preserve">(</w:delText>
        </w:r>
      </w:del>
      <w:hyperlink w:anchor="exm-eigenvalue">
        <w:del w:id="20484" w:author="PR Preview" w:date="2026-01-01T00:00:00Z">
          <w:r>
            <w:rPr>
              <w:rStyle w:val="Hyperlink"/>
            </w:rPr>
            <w:delText xml:space="preserve">Example 146</w:delText>
          </w:r>
        </w:del>
      </w:hyperlink>
      <w:del w:id="20485" w:author="PR Preview" w:date="2026-01-01T00:00:00Z">
        <w:r>
          <w:delText xml:space="preserve">):</w:delText>
        </w:r>
      </w:del>
    </w:p>
    <w:p>
      <w:pPr>
        <w:pStyle w:val="BodyText"/>
      </w:pPr>
      <w:ins w:id="20486" w:author="PR Preview" w:date="2026-01-01T00:00:00Z">
        <w:r>
          <w:rPr>
            <w:b/>
            <w:bCs/>
          </w:rPr>
          <w:t xml:space="preserve">Example 200 (Shifting and squaring)</w:t>
        </w:r>
      </w:ins>
      <w:ins w:id="20487" w:author="PR Preview" w:date="2026-01-01T00:00:00Z">
        <w:r>
          <w:t xml:space="preserve"> </w:t>
        </w:r>
      </w:ins>
      <w:ins w:id="20488" w:author="PR Preview" w:date="2026-01-01T00:00:00Z">
        <w:r>
          <w:t xml:space="preserve">For</w:t>
        </w:r>
      </w:ins>
      <w:ins w:id="2048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0490" w:author="PR Preview" w:date="2026-01-01T00:00:00Z">
        <w:r>
          <w:t xml:space="preserve"> </w:t>
        </w:r>
      </w:ins>
      <w:ins w:id="20491" w:author="PR Preview" w:date="2026-01-01T00:00:00Z">
        <w:r>
          <w:t xml:space="preserve">with eigenvector</w:t>
        </w:r>
      </w:ins>
      <w:ins w:id="20492" w:author="PR Preview" w:date="2026-01-01T00:00:00Z">
        <w:r>
          <w:t xml:space="preserve"> </w:t>
        </w:r>
      </w:ins>
      <m:oMath>
        <m:r>
          <m:rPr>
            <m:sty m:val="p"/>
          </m:rPr>
          <m:t>(</m:t>
        </m:r>
        <m:r>
          <m:t>1</m:t>
        </m:r>
        <m:r>
          <m:rPr>
            <m:sty m:val="p"/>
          </m:rPr>
          <m:t>,</m:t>
        </m:r>
        <m:r>
          <m:t>1</m:t>
        </m:r>
        <m:r>
          <m:rPr>
            <m:sty m:val="p"/>
          </m:rPr>
          <m:t>)</m:t>
        </m:r>
      </m:oMath>
      <w:ins w:id="20493" w:author="PR Preview" w:date="2026-01-01T00:00:00Z">
        <w:r>
          <w:t xml:space="preserve"> </w:t>
        </w:r>
      </w:ins>
      <w:ins w:id="20494" w:author="PR Preview" w:date="2026-01-01T00:00:00Z">
        <w:r>
          <w:t xml:space="preserve">for</w:t>
        </w:r>
      </w:ins>
      <w:ins w:id="20495" w:author="PR Preview" w:date="2026-01-01T00:00:00Z">
        <w:r>
          <w:t xml:space="preserve"> </w:t>
        </w:r>
      </w:ins>
      <m:oMath>
        <m:r>
          <m:t>3</m:t>
        </m:r>
      </m:oMath>
      <w:ins w:id="20496" w:author="PR Preview" w:date="2026-01-01T00:00:00Z">
        <w:r>
          <w:t xml:space="preserve"> </w:t>
        </w:r>
      </w:ins>
      <w:ins w:id="20497" w:author="PR Preview" w:date="2026-01-01T00:00:00Z">
        <w:r>
          <w:t xml:space="preserve">(</w:t>
        </w:r>
      </w:ins>
      <w:hyperlink w:anchor="exm-eigenvalue">
        <w:ins w:id="20498" w:author="PR Preview" w:date="2026-01-01T00:00:00Z">
          <w:r>
            <w:rPr>
              <w:rStyle w:val="Hyperlink"/>
            </w:rPr>
            <w:t xml:space="preserve">Example 148</w:t>
          </w:r>
        </w:ins>
      </w:hyperlink>
      <w:ins w:id="20499" w:author="PR Preview" w:date="2026-01-01T00:00:00Z">
        <w:r>
          <w:t xml:space="preserve">):</w:t>
        </w:r>
      </w:ins>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4"/>
    <w:bookmarkStart w:id="635" w:name="thm-eigen-triangular"/>
    <w:p>
      <w:pPr>
        <w:pStyle w:val="FirstParagraph"/>
      </w:pPr>
      <w:del w:id="20500" w:author="PR Preview" w:date="2026-01-01T00:00:00Z">
        <w:r>
          <w:rPr>
            <w:b/>
            <w:bCs/>
          </w:rPr>
          <w:delText xml:space="preserve">Theorem 111 (The eigenvalues of an upper triangular matrix are its diagonal entries)</w:delText>
        </w:r>
      </w:del>
      <w:del w:id="20501" w:author="PR Preview" w:date="2026-01-01T00:00:00Z">
        <w:r>
          <w:delText xml:space="preserve"> </w:delText>
        </w:r>
      </w:del>
      <w:del w:id="20502" w:author="PR Preview" w:date="2026-01-01T00:00:00Z">
        <w:r>
          <w:delText xml:space="preserve">The eigenvalues (</w:delText>
        </w:r>
      </w:del>
      <w:hyperlink w:anchor="def-eigenvalue">
        <w:del w:id="20503" w:author="PR Preview" w:date="2026-01-01T00:00:00Z">
          <w:r>
            <w:rPr>
              <w:rStyle w:val="Hyperlink"/>
            </w:rPr>
            <w:delText xml:space="preserve">Definition 95</w:delText>
          </w:r>
        </w:del>
      </w:hyperlink>
      <w:del w:id="20504" w:author="PR Preview" w:date="2026-01-01T00:00:00Z">
        <w:r>
          <w:delText xml:space="preserve">) of an upper triangular</w:delText>
        </w:r>
      </w:del>
      <w:del w:id="20505" w:author="PR Preview" w:date="2026-01-01T00:00:00Z">
        <w:r>
          <w:delText xml:space="preserve"> </w:delText>
        </w:r>
      </w:del>
      <m:oMath>
        <m:r>
          <m:t>p</m:t>
        </m:r>
        <m:r>
          <m:rPr>
            <m:sty m:val="p"/>
          </m:rPr>
          <m:t>×</m:t>
        </m:r>
        <m:r>
          <m:t>p</m:t>
        </m:r>
      </m:oMath>
      <w:del w:id="20506" w:author="PR Preview" w:date="2026-01-01T00:00:00Z">
        <w:r>
          <w:delText xml:space="preserve"> </w:delText>
        </w:r>
      </w:del>
      <w:del w:id="20507" w:author="PR Preview" w:date="2026-01-01T00:00:00Z">
        <w:r>
          <w:delText xml:space="preserve">matrix</w:delText>
        </w:r>
      </w:del>
      <w:del w:id="20508" w:author="PR Preview" w:date="2026-01-01T00:00:00Z">
        <w:r>
          <w:delText xml:space="preserve"> </w:delText>
        </w:r>
      </w:del>
      <m:oMath>
        <m:r>
          <m:rPr>
            <m:sty m:val="bi"/>
          </m:rPr>
          <m:t>U</m:t>
        </m:r>
      </m:oMath>
      <w:del w:id="20509" w:author="PR Preview" w:date="2026-01-01T00:00:00Z">
        <w:r>
          <w:delText xml:space="preserve"> </w:delText>
        </w:r>
      </w:del>
      <w:del w:id="20510" w:author="PR Preview" w:date="2026-01-01T00:00:00Z">
        <w:r>
          <w:delText xml:space="preserve">(</w:delText>
        </w:r>
      </w:del>
      <w:hyperlink w:anchor="def-triangular-matrix">
        <w:del w:id="20511" w:author="PR Preview" w:date="2026-01-01T00:00:00Z">
          <w:r>
            <w:rPr>
              <w:rStyle w:val="Hyperlink"/>
            </w:rPr>
            <w:delText xml:space="preserve">Definition 112</w:delText>
          </w:r>
        </w:del>
      </w:hyperlink>
      <w:del w:id="20512" w:author="PR Preview" w:date="2026-01-01T00:00:00Z">
        <w:r>
          <w:delText xml:space="preserve">) are exactly its diagonal entries</w:delText>
        </w:r>
      </w:del>
      <w:del w:id="20513"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20514" w:author="PR Preview" w:date="2026-01-01T00:00:00Z">
        <w:r>
          <w:delText xml:space="preserve">.</w:delText>
        </w:r>
      </w:del>
    </w:p>
    <w:p>
      <w:pPr>
        <w:pStyle w:val="FirstParagraph"/>
      </w:pPr>
      <w:ins w:id="20515" w:author="PR Preview" w:date="2026-01-01T00:00:00Z">
        <w:r>
          <w:rPr>
            <w:b/>
            <w:bCs/>
          </w:rPr>
          <w:t xml:space="preserve">Theorem 112 (The eigenvalues of an upper triangular matrix are its diagonal entries)</w:t>
        </w:r>
      </w:ins>
      <w:ins w:id="20516" w:author="PR Preview" w:date="2026-01-01T00:00:00Z">
        <w:r>
          <w:t xml:space="preserve"> </w:t>
        </w:r>
      </w:ins>
      <w:ins w:id="20517" w:author="PR Preview" w:date="2026-01-01T00:00:00Z">
        <w:r>
          <w:t xml:space="preserve">The eigenvalues (</w:t>
        </w:r>
      </w:ins>
      <w:hyperlink w:anchor="def-eigenvalue">
        <w:ins w:id="20518" w:author="PR Preview" w:date="2026-01-01T00:00:00Z">
          <w:r>
            <w:rPr>
              <w:rStyle w:val="Hyperlink"/>
            </w:rPr>
            <w:t xml:space="preserve">Definition 95</w:t>
          </w:r>
        </w:ins>
      </w:hyperlink>
      <w:ins w:id="20519" w:author="PR Preview" w:date="2026-01-01T00:00:00Z">
        <w:r>
          <w:t xml:space="preserve">) of an upper triangular</w:t>
        </w:r>
      </w:ins>
      <w:ins w:id="20520" w:author="PR Preview" w:date="2026-01-01T00:00:00Z">
        <w:r>
          <w:t xml:space="preserve"> </w:t>
        </w:r>
      </w:ins>
      <m:oMath>
        <m:r>
          <m:t>p</m:t>
        </m:r>
        <m:r>
          <m:rPr>
            <m:sty m:val="p"/>
          </m:rPr>
          <m:t>×</m:t>
        </m:r>
        <m:r>
          <m:t>p</m:t>
        </m:r>
      </m:oMath>
      <w:ins w:id="20521" w:author="PR Preview" w:date="2026-01-01T00:00:00Z">
        <w:r>
          <w:t xml:space="preserve"> </w:t>
        </w:r>
      </w:ins>
      <w:ins w:id="20522" w:author="PR Preview" w:date="2026-01-01T00:00:00Z">
        <w:r>
          <w:t xml:space="preserve">matrix</w:t>
        </w:r>
      </w:ins>
      <w:ins w:id="20523" w:author="PR Preview" w:date="2026-01-01T00:00:00Z">
        <w:r>
          <w:t xml:space="preserve"> </w:t>
        </w:r>
      </w:ins>
      <m:oMath>
        <m:r>
          <m:rPr>
            <m:sty m:val="bi"/>
          </m:rPr>
          <m:t>U</m:t>
        </m:r>
      </m:oMath>
      <w:ins w:id="20524" w:author="PR Preview" w:date="2026-01-01T00:00:00Z">
        <w:r>
          <w:t xml:space="preserve"> </w:t>
        </w:r>
      </w:ins>
      <w:ins w:id="20525" w:author="PR Preview" w:date="2026-01-01T00:00:00Z">
        <w:r>
          <w:t xml:space="preserve">(</w:t>
        </w:r>
      </w:ins>
      <w:hyperlink w:anchor="def-triangular-matrix">
        <w:ins w:id="20526" w:author="PR Preview" w:date="2026-01-01T00:00:00Z">
          <w:r>
            <w:rPr>
              <w:rStyle w:val="Hyperlink"/>
            </w:rPr>
            <w:t xml:space="preserve">Definition 112</w:t>
          </w:r>
        </w:ins>
      </w:hyperlink>
      <w:ins w:id="20527" w:author="PR Preview" w:date="2026-01-01T00:00:00Z">
        <w:r>
          <w:t xml:space="preserve">) are exactly its diagonal entries</w:t>
        </w:r>
      </w:ins>
      <w:ins w:id="20528"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20529" w:author="PR Preview" w:date="2026-01-01T00:00:00Z">
        <w:r>
          <w:t xml:space="preserve">.</w:t>
        </w:r>
      </w:ins>
    </w:p>
    <w:bookmarkEnd w:id="63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20530" w:author="PR Preview" w:date="2026-01-01T00:00:00Z">
        <w:r>
          <w:rPr>
            <w:b/>
            <w:bCs/>
          </w:rPr>
          <w:delText xml:space="preserve">If</w:delText>
        </w:r>
      </w:del>
      <w:del w:id="20531" w:author="PR Preview" w:date="2026-01-01T00:00:00Z">
        <w:r>
          <w:rPr>
            <w:b/>
            <w:bCs/>
          </w:rPr>
          <w:delText xml:space="preserve"> </w:delText>
        </w:r>
      </w:del>
      <m:oMath>
        <m:r>
          <m:t>λ</m:t>
        </m:r>
      </m:oMath>
      <w:del w:id="20532" w:author="PR Preview" w:date="2026-01-01T00:00:00Z">
        <w:r>
          <w:rPr>
            <w:b/>
            <w:bCs/>
          </w:rPr>
          <w:delText xml:space="preserve"> </w:delText>
        </w:r>
      </w:del>
      <w:del w:id="20533" w:author="PR Preview" w:date="2026-01-01T00:00:00Z">
        <w:r>
          <w:rPr>
            <w:b/>
            <w:bCs/>
          </w:rPr>
          <w:delText xml:space="preserve">is not a diagonal entry,</w:delText>
        </w:r>
      </w:del>
      <w:del w:id="20534" w:author="PR Preview" w:date="2026-01-01T00:00:00Z">
        <w:r>
          <w:delText xml:space="preserve"> </w:delText>
        </w:r>
      </w:del>
      <w:del w:id="20535" w:author="PR Preview" w:date="2026-01-01T00:00:00Z">
        <w:r>
          <w:delText xml:space="preserve">every</w:delText>
        </w:r>
      </w:del>
      <w:del w:id="20536" w:author="PR Preview" w:date="2026-01-01T00:00:00Z">
        <w:r>
          <w:delText xml:space="preserve"> </w:delText>
        </w:r>
      </w:del>
      <m:oMath>
        <m:sSub>
          <m:e>
            <m:r>
              <m:t>u</m:t>
            </m:r>
          </m:e>
          <m:sub>
            <m:r>
              <m:t>i</m:t>
            </m:r>
            <m:r>
              <m:t>i</m:t>
            </m:r>
          </m:sub>
        </m:sSub>
        <m:r>
          <m:rPr>
            <m:sty m:val="p"/>
          </m:rPr>
          <m:t>−</m:t>
        </m:r>
        <m:r>
          <m:t>λ</m:t>
        </m:r>
        <m:r>
          <m:rPr>
            <m:sty m:val="p"/>
          </m:rPr>
          <m:t>≠</m:t>
        </m:r>
        <m:r>
          <m:t>0</m:t>
        </m:r>
      </m:oMath>
      <w:del w:id="20537" w:author="PR Preview" w:date="2026-01-01T00:00:00Z">
        <w:r>
          <w:delText xml:space="preserve">, so</w:delText>
        </w:r>
      </w:del>
      <w:del w:id="20538" w:author="PR Preview" w:date="2026-01-01T00:00:00Z">
        <w:r>
          <w:delText xml:space="preserve"> </w:delText>
        </w:r>
      </w:del>
      <w:del w:id="20539" w:author="PR Preview" w:date="2026-01-01T00:00:00Z">
        <w:r>
          <w:delText xml:space="preserve">$(\mathbf{U} - \lambda\,\mathbf{I}_p)\,\mathord{\smash[b]{\underset{\raise.3ex\hbox{$\scriptstyle\sim$}}{v}}\vphantom{v}} = \mathord{\smash[b]{\underset{\raise.3ex\hbox{$\scriptstyle\sim$}}{0}}\vphantom{0}}$</w:delText>
        </w:r>
      </w:del>
      <w:del w:id="20540" w:author="PR Preview" w:date="2026-01-01T00:00:00Z">
        <w:r>
          <w:delText xml:space="preserve"> </w:delText>
        </w:r>
      </w:del>
      <w:del w:id="20541" w:author="PR Preview" w:date="2026-01-01T00:00:00Z">
        <w:r>
          <w:delText xml:space="preserve">has exactly one solution,</w:delText>
        </w:r>
      </w:del>
      <w:del w:id="20542" w:author="PR Preview" w:date="2026-01-01T00:00:00Z">
        <w:r>
          <w:delText xml:space="preserve"> </w:delText>
        </w:r>
      </w:del>
      <w:del w:id="20543" w:author="PR Preview" w:date="2026-01-01T00:00:00Z">
        <w:r>
          <w:delText xml:space="preserve">$\mathord{\smash[b]{\underset{\raise.3ex\hbox{$\scriptstyle\sim$}}{v}}\vphantom{v}} = \mathord{\smash[b]{\underset{\raise.3ex\hbox{$\scriptstyle\sim$}}{0}}\vphantom{0}}$</w:delText>
        </w:r>
      </w:del>
      <w:del w:id="20544" w:author="PR Preview" w:date="2026-01-01T00:00:00Z">
        <w:r>
          <w:delText xml:space="preserve"> </w:delText>
        </w:r>
      </w:del>
      <w:del w:id="20545" w:author="PR Preview" w:date="2026-01-01T00:00:00Z">
        <w:r>
          <w:delText xml:space="preserve">(</w:delText>
        </w:r>
      </w:del>
      <w:hyperlink w:anchor="thm-back-substitution">
        <w:del w:id="20546" w:author="PR Preview" w:date="2026-01-01T00:00:00Z">
          <w:r>
            <w:rPr>
              <w:rStyle w:val="Hyperlink"/>
            </w:rPr>
            <w:delText xml:space="preserve">Theorem 103</w:delText>
          </w:r>
        </w:del>
      </w:hyperlink>
      <w:del w:id="20547" w:author="PR Preview" w:date="2026-01-01T00:00:00Z">
        <w:r>
          <w:delText xml:space="preserve">),</w:delText>
        </w:r>
      </w:del>
      <w:del w:id="20548" w:author="PR Preview" w:date="2026-01-01T00:00:00Z">
        <w:r>
          <w:delText xml:space="preserve"> </w:delText>
        </w:r>
      </w:del>
      <w:del w:id="20549" w:author="PR Preview" w:date="2026-01-01T00:00:00Z">
        <w:r>
          <w:delText xml:space="preserve">and</w:delText>
        </w:r>
      </w:del>
      <w:del w:id="20550" w:author="PR Preview" w:date="2026-01-01T00:00:00Z">
        <w:r>
          <w:delText xml:space="preserve"> </w:delText>
        </w:r>
      </w:del>
      <m:oMath>
        <m:r>
          <m:t>λ</m:t>
        </m:r>
      </m:oMath>
      <w:del w:id="20551" w:author="PR Preview" w:date="2026-01-01T00:00:00Z">
        <w:r>
          <w:delText xml:space="preserve"> </w:delText>
        </w:r>
      </w:del>
      <w:del w:id="20552" w:author="PR Preview" w:date="2026-01-01T00:00:00Z">
        <w:r>
          <w:delText xml:space="preserve">is not an eigenvalue (</w:delText>
        </w:r>
      </w:del>
      <w:hyperlink w:anchor="thm-eigenvalue-singular">
        <w:del w:id="20553" w:author="PR Preview" w:date="2026-01-01T00:00:00Z">
          <w:r>
            <w:rPr>
              <w:rStyle w:val="Hyperlink"/>
            </w:rPr>
            <w:delText xml:space="preserve">Theorem 109</w:delText>
          </w:r>
        </w:del>
      </w:hyperlink>
      <w:del w:id="20554" w:author="PR Preview" w:date="2026-01-01T00:00:00Z">
        <w:r>
          <w:delText xml:space="preserve">).</w:delText>
        </w:r>
      </w:del>
    </w:p>
    <w:p>
      <w:pPr>
        <w:pStyle w:val="BodyText"/>
      </w:pPr>
      <w:ins w:id="20555" w:author="PR Preview" w:date="2026-01-01T00:00:00Z">
        <w:r>
          <w:rPr>
            <w:b/>
            <w:bCs/>
          </w:rPr>
          <w:t xml:space="preserve">If</w:t>
        </w:r>
      </w:ins>
      <w:ins w:id="20556" w:author="PR Preview" w:date="2026-01-01T00:00:00Z">
        <w:r>
          <w:rPr>
            <w:b/>
            <w:bCs/>
          </w:rPr>
          <w:t xml:space="preserve"> </w:t>
        </w:r>
      </w:ins>
      <m:oMath>
        <m:r>
          <m:t>λ</m:t>
        </m:r>
      </m:oMath>
      <w:ins w:id="20557" w:author="PR Preview" w:date="2026-01-01T00:00:00Z">
        <w:r>
          <w:rPr>
            <w:b/>
            <w:bCs/>
          </w:rPr>
          <w:t xml:space="preserve"> </w:t>
        </w:r>
      </w:ins>
      <w:ins w:id="20558" w:author="PR Preview" w:date="2026-01-01T00:00:00Z">
        <w:r>
          <w:rPr>
            <w:b/>
            <w:bCs/>
          </w:rPr>
          <w:t xml:space="preserve">is not a diagonal entry,</w:t>
        </w:r>
      </w:ins>
      <w:ins w:id="20559" w:author="PR Preview" w:date="2026-01-01T00:00:00Z">
        <w:r>
          <w:t xml:space="preserve"> </w:t>
        </w:r>
      </w:ins>
      <w:ins w:id="20560" w:author="PR Preview" w:date="2026-01-01T00:00:00Z">
        <w:r>
          <w:t xml:space="preserve">every</w:t>
        </w:r>
      </w:ins>
      <w:ins w:id="20561" w:author="PR Preview" w:date="2026-01-01T00:00:00Z">
        <w:r>
          <w:t xml:space="preserve"> </w:t>
        </w:r>
      </w:ins>
      <m:oMath>
        <m:sSub>
          <m:e>
            <m:r>
              <m:t>u</m:t>
            </m:r>
          </m:e>
          <m:sub>
            <m:r>
              <m:t>i</m:t>
            </m:r>
            <m:r>
              <m:t>i</m:t>
            </m:r>
          </m:sub>
        </m:sSub>
        <m:r>
          <m:rPr>
            <m:sty m:val="p"/>
          </m:rPr>
          <m:t>−</m:t>
        </m:r>
        <m:r>
          <m:t>λ</m:t>
        </m:r>
        <m:r>
          <m:rPr>
            <m:sty m:val="p"/>
          </m:rPr>
          <m:t>≠</m:t>
        </m:r>
        <m:r>
          <m:t>0</m:t>
        </m:r>
      </m:oMath>
      <w:ins w:id="20562" w:author="PR Preview" w:date="2026-01-01T00:00:00Z">
        <w:r>
          <w:t xml:space="preserve">, so</w:t>
        </w:r>
      </w:ins>
      <w:ins w:id="20563" w:author="PR Preview" w:date="2026-01-01T00:00:00Z">
        <w:r>
          <w:t xml:space="preserve"> </w:t>
        </w:r>
      </w:ins>
      <w:ins w:id="20564" w:author="PR Preview" w:date="2026-01-01T00:00:00Z">
        <w:r>
          <w:t xml:space="preserve">$(\mathbf{U} - \lambda\,\mathbf{I}_p)\,\mathord{\smash[b]{\underset{\raise.3ex\hbox{$\scriptstyle\sim$}}{v}}\vphantom{v}} = \mathord{\smash[b]{\underset{\raise.3ex\hbox{$\scriptstyle\sim$}}{0}}\vphantom{0}}$</w:t>
        </w:r>
      </w:ins>
      <w:ins w:id="20565" w:author="PR Preview" w:date="2026-01-01T00:00:00Z">
        <w:r>
          <w:t xml:space="preserve"> </w:t>
        </w:r>
      </w:ins>
      <w:ins w:id="20566" w:author="PR Preview" w:date="2026-01-01T00:00:00Z">
        <w:r>
          <w:t xml:space="preserve">has exactly one solution,</w:t>
        </w:r>
      </w:ins>
      <w:ins w:id="20567" w:author="PR Preview" w:date="2026-01-01T00:00:00Z">
        <w:r>
          <w:t xml:space="preserve"> </w:t>
        </w:r>
      </w:ins>
      <w:ins w:id="20568" w:author="PR Preview" w:date="2026-01-01T00:00:00Z">
        <w:r>
          <w:t xml:space="preserve">$\mathord{\smash[b]{\underset{\raise.3ex\hbox{$\scriptstyle\sim$}}{v}}\vphantom{v}} = \mathord{\smash[b]{\underset{\raise.3ex\hbox{$\scriptstyle\sim$}}{0}}\vphantom{0}}$</w:t>
        </w:r>
      </w:ins>
      <w:ins w:id="20569" w:author="PR Preview" w:date="2026-01-01T00:00:00Z">
        <w:r>
          <w:t xml:space="preserve"> </w:t>
        </w:r>
      </w:ins>
      <w:ins w:id="20570" w:author="PR Preview" w:date="2026-01-01T00:00:00Z">
        <w:r>
          <w:t xml:space="preserve">(</w:t>
        </w:r>
      </w:ins>
      <w:hyperlink w:anchor="thm-back-substitution">
        <w:ins w:id="20571" w:author="PR Preview" w:date="2026-01-01T00:00:00Z">
          <w:r>
            <w:rPr>
              <w:rStyle w:val="Hyperlink"/>
            </w:rPr>
            <w:t xml:space="preserve">Theorem 104</w:t>
          </w:r>
        </w:ins>
      </w:hyperlink>
      <w:ins w:id="20572" w:author="PR Preview" w:date="2026-01-01T00:00:00Z">
        <w:r>
          <w:t xml:space="preserve">),</w:t>
        </w:r>
      </w:ins>
      <w:ins w:id="20573" w:author="PR Preview" w:date="2026-01-01T00:00:00Z">
        <w:r>
          <w:t xml:space="preserve"> </w:t>
        </w:r>
      </w:ins>
      <w:ins w:id="20574" w:author="PR Preview" w:date="2026-01-01T00:00:00Z">
        <w:r>
          <w:t xml:space="preserve">and</w:t>
        </w:r>
      </w:ins>
      <w:ins w:id="20575" w:author="PR Preview" w:date="2026-01-01T00:00:00Z">
        <w:r>
          <w:t xml:space="preserve"> </w:t>
        </w:r>
      </w:ins>
      <m:oMath>
        <m:r>
          <m:t>λ</m:t>
        </m:r>
      </m:oMath>
      <w:ins w:id="20576" w:author="PR Preview" w:date="2026-01-01T00:00:00Z">
        <w:r>
          <w:t xml:space="preserve"> </w:t>
        </w:r>
      </w:ins>
      <w:ins w:id="20577" w:author="PR Preview" w:date="2026-01-01T00:00:00Z">
        <w:r>
          <w:t xml:space="preserve">is not an eigenvalue (</w:t>
        </w:r>
      </w:ins>
      <w:hyperlink w:anchor="thm-eigenvalue-singular">
        <w:ins w:id="20578" w:author="PR Preview" w:date="2026-01-01T00:00:00Z">
          <w:r>
            <w:rPr>
              <w:rStyle w:val="Hyperlink"/>
            </w:rPr>
            <w:t xml:space="preserve">Theorem 110</w:t>
          </w:r>
        </w:ins>
      </w:hyperlink>
      <w:ins w:id="20579"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del w:id="20580" w:author="PR Preview" w:date="2026-01-01T00:00:00Z">
        <w:r>
          <w:delText xml:space="preserve">for</w:delText>
        </w:r>
      </w:del>
      <w:del w:id="20581" w:author="PR Preview" w:date="2026-01-01T00:00:00Z">
        <w:r>
          <w:delText xml:space="preserve"> </w:delText>
        </w:r>
      </w:del>
      <m:oMath>
        <m:r>
          <m:t>i</m:t>
        </m:r>
        <m:r>
          <m:rPr>
            <m:sty m:val="p"/>
          </m:rPr>
          <m:t>&lt;</m:t>
        </m:r>
        <m:r>
          <m:t>k</m:t>
        </m:r>
      </m:oMath>
      <w:del w:id="20582" w:author="PR Preview" w:date="2026-01-01T00:00:00Z">
        <w:r>
          <w:delText xml:space="preserve"> </w:delText>
        </w:r>
      </w:del>
      <w:del w:id="20583" w:author="PR Preview" w:date="2026-01-01T00:00:00Z">
        <w:r>
          <w:delText xml:space="preserve">it is</w:delText>
        </w:r>
      </w:del>
      <w:del w:id="20584" w:author="PR Preview" w:date="2026-01-01T00:00:00Z">
        <w:r>
          <w:delText xml:space="preserve"> </w:delText>
        </w:r>
      </w:del>
      <m:oMath>
        <m:r>
          <m:t>0</m:t>
        </m:r>
      </m:oMath>
      <w:del w:id="20585" w:author="PR Preview" w:date="2026-01-01T00:00:00Z">
        <w:r>
          <w:delText xml:space="preserve"> </w:delText>
        </w:r>
      </w:del>
      <w:del w:id="20586" w:author="PR Preview" w:date="2026-01-01T00:00:00Z">
        <w:r>
          <w:delText xml:space="preserve">exactly when</w:delText>
        </w:r>
      </w:del>
      <w:del w:id="20587"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20588" w:author="PR Preview" w:date="2026-01-01T00:00:00Z">
        <w:r>
          <w:delText xml:space="preserve">,</w:delText>
        </w:r>
      </w:del>
      <w:del w:id="20589" w:author="PR Preview" w:date="2026-01-01T00:00:00Z">
        <w:r>
          <w:delText xml:space="preserve"> </w:delText>
        </w:r>
      </w:del>
      <w:del w:id="20590" w:author="PR Preview" w:date="2026-01-01T00:00:00Z">
        <w:r>
          <w:delText xml:space="preserve">and these equations fix</w:delText>
        </w:r>
      </w:del>
      <w:del w:id="20591"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20592" w:author="PR Preview" w:date="2026-01-01T00:00:00Z">
        <w:r>
          <w:delText xml:space="preserve"> </w:delText>
        </w:r>
      </w:del>
      <w:del w:id="20593" w:author="PR Preview" w:date="2026-01-01T00:00:00Z">
        <w:r>
          <w:delText xml:space="preserve">in turn, as in</w:delText>
        </w:r>
      </w:del>
      <w:del w:id="20594" w:author="PR Preview" w:date="2026-01-01T00:00:00Z">
        <w:r>
          <w:delText xml:space="preserve"> </w:delText>
        </w:r>
      </w:del>
      <w:hyperlink w:anchor="thm-back-substitution">
        <w:del w:id="20595" w:author="PR Preview" w:date="2026-01-01T00:00:00Z">
          <w:r>
            <w:rPr>
              <w:rStyle w:val="Hyperlink"/>
            </w:rPr>
            <w:delText xml:space="preserve">Theorem 103</w:delText>
          </w:r>
        </w:del>
      </w:hyperlink>
      <w:del w:id="20596" w:author="PR Preview" w:date="2026-01-01T00:00:00Z">
        <w:r>
          <w:delText xml:space="preserve">.</w:delText>
        </w:r>
      </w:del>
    </w:p>
    <w:p>
      <w:pPr>
        <w:pStyle w:val="Compact"/>
        <w:numPr>
          <w:ilvl w:val="0"/>
          <w:numId w:val="1100"/>
        </w:numPr>
      </w:pPr>
      <w:ins w:id="20597" w:author="PR Preview" w:date="2026-01-01T00:00:00Z">
        <w:r>
          <w:t xml:space="preserve">for</w:t>
        </w:r>
      </w:ins>
      <w:ins w:id="20598" w:author="PR Preview" w:date="2026-01-01T00:00:00Z">
        <w:r>
          <w:t xml:space="preserve"> </w:t>
        </w:r>
      </w:ins>
      <m:oMath>
        <m:r>
          <m:t>i</m:t>
        </m:r>
        <m:r>
          <m:rPr>
            <m:sty m:val="p"/>
          </m:rPr>
          <m:t>&lt;</m:t>
        </m:r>
        <m:r>
          <m:t>k</m:t>
        </m:r>
      </m:oMath>
      <w:ins w:id="20599" w:author="PR Preview" w:date="2026-01-01T00:00:00Z">
        <w:r>
          <w:t xml:space="preserve"> </w:t>
        </w:r>
      </w:ins>
      <w:ins w:id="20600" w:author="PR Preview" w:date="2026-01-01T00:00:00Z">
        <w:r>
          <w:t xml:space="preserve">it is</w:t>
        </w:r>
      </w:ins>
      <w:ins w:id="20601" w:author="PR Preview" w:date="2026-01-01T00:00:00Z">
        <w:r>
          <w:t xml:space="preserve"> </w:t>
        </w:r>
      </w:ins>
      <m:oMath>
        <m:r>
          <m:t>0</m:t>
        </m:r>
      </m:oMath>
      <w:ins w:id="20602" w:author="PR Preview" w:date="2026-01-01T00:00:00Z">
        <w:r>
          <w:t xml:space="preserve"> </w:t>
        </w:r>
      </w:ins>
      <w:ins w:id="20603" w:author="PR Preview" w:date="2026-01-01T00:00:00Z">
        <w:r>
          <w:t xml:space="preserve">exactly when</w:t>
        </w:r>
      </w:ins>
      <w:ins w:id="20604"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20605" w:author="PR Preview" w:date="2026-01-01T00:00:00Z">
        <w:r>
          <w:t xml:space="preserve">,</w:t>
        </w:r>
      </w:ins>
      <w:ins w:id="20606" w:author="PR Preview" w:date="2026-01-01T00:00:00Z">
        <w:r>
          <w:t xml:space="preserve"> </w:t>
        </w:r>
      </w:ins>
      <w:ins w:id="20607" w:author="PR Preview" w:date="2026-01-01T00:00:00Z">
        <w:r>
          <w:t xml:space="preserve">and these equations fix</w:t>
        </w:r>
      </w:ins>
      <w:ins w:id="20608"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20609" w:author="PR Preview" w:date="2026-01-01T00:00:00Z">
        <w:r>
          <w:t xml:space="preserve"> </w:t>
        </w:r>
      </w:ins>
      <w:ins w:id="20610" w:author="PR Preview" w:date="2026-01-01T00:00:00Z">
        <w:r>
          <w:t xml:space="preserve">in turn, as in</w:t>
        </w:r>
      </w:ins>
      <w:ins w:id="20611" w:author="PR Preview" w:date="2026-01-01T00:00:00Z">
        <w:r>
          <w:t xml:space="preserve"> </w:t>
        </w:r>
      </w:ins>
      <w:hyperlink w:anchor="thm-back-substitution">
        <w:ins w:id="20612" w:author="PR Preview" w:date="2026-01-01T00:00:00Z">
          <w:r>
            <w:rPr>
              <w:rStyle w:val="Hyperlink"/>
            </w:rPr>
            <w:t xml:space="preserve">Theorem 104</w:t>
          </w:r>
        </w:ins>
      </w:hyperlink>
      <w:ins w:id="20613" w:author="PR Preview" w:date="2026-01-01T00:00:00Z">
        <w:r>
          <w:t xml:space="preserve">.</w:t>
        </w:r>
      </w:ins>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6" w:name="exm-eigen-triangular"/>
    <w:p>
      <w:pPr>
        <w:pStyle w:val="BodyText"/>
      </w:pPr>
      <w:del w:id="20614" w:author="PR Preview" w:date="2026-01-01T00:00:00Z">
        <w:r>
          <w:rPr>
            <w:b/>
            <w:bCs/>
          </w:rPr>
          <w:delText xml:space="preserve">Example 199 (Eigenvalues read off the diagonal)</w:delText>
        </w:r>
      </w:del>
      <w:del w:id="2061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0616" w:author="PR Preview" w:date="2026-01-01T00:00:00Z">
        <w:r>
          <w:delText xml:space="preserve"> </w:delText>
        </w:r>
      </w:del>
      <w:del w:id="20617" w:author="PR Preview" w:date="2026-01-01T00:00:00Z">
        <w:r>
          <w:delText xml:space="preserve">of</w:delText>
        </w:r>
      </w:del>
      <w:del w:id="20618" w:author="PR Preview" w:date="2026-01-01T00:00:00Z">
        <w:r>
          <w:delText xml:space="preserve"> </w:delText>
        </w:r>
      </w:del>
      <w:hyperlink w:anchor="exm-triangular-matrix">
        <w:del w:id="20619" w:author="PR Preview" w:date="2026-01-01T00:00:00Z">
          <w:r>
            <w:rPr>
              <w:rStyle w:val="Hyperlink"/>
            </w:rPr>
            <w:delText xml:space="preserve">Example 184</w:delText>
          </w:r>
        </w:del>
      </w:hyperlink>
      <w:del w:id="20620" w:author="PR Preview" w:date="2026-01-01T00:00:00Z">
        <w:r>
          <w:delText xml:space="preserve"> </w:delText>
        </w:r>
      </w:del>
      <w:del w:id="20621" w:author="PR Preview" w:date="2026-01-01T00:00:00Z">
        <w:r>
          <w:delText xml:space="preserve">has eigenvalues</w:delText>
        </w:r>
      </w:del>
      <w:del w:id="20622" w:author="PR Preview" w:date="2026-01-01T00:00:00Z">
        <w:r>
          <w:delText xml:space="preserve"> </w:delText>
        </w:r>
      </w:del>
      <m:oMath>
        <m:r>
          <m:t>2</m:t>
        </m:r>
      </m:oMath>
      <w:del w:id="20623" w:author="PR Preview" w:date="2026-01-01T00:00:00Z">
        <w:r>
          <w:delText xml:space="preserve">,</w:delText>
        </w:r>
      </w:del>
      <w:del w:id="20624" w:author="PR Preview" w:date="2026-01-01T00:00:00Z">
        <w:r>
          <w:delText xml:space="preserve"> </w:delText>
        </w:r>
      </w:del>
      <m:oMath>
        <m:f>
          <m:fPr>
            <m:type m:val="lin"/>
          </m:fPr>
          <m:num>
            <m:r>
              <m:t>1</m:t>
            </m:r>
          </m:num>
          <m:den>
            <m:r>
              <m:t>2</m:t>
            </m:r>
          </m:den>
        </m:f>
      </m:oMath>
      <w:del w:id="20625" w:author="PR Preview" w:date="2026-01-01T00:00:00Z">
        <w:r>
          <w:delText xml:space="preserve"> </w:delText>
        </w:r>
      </w:del>
      <w:del w:id="20626" w:author="PR Preview" w:date="2026-01-01T00:00:00Z">
        <w:r>
          <w:delText xml:space="preserve">and</w:delText>
        </w:r>
      </w:del>
      <w:del w:id="20627" w:author="PR Preview" w:date="2026-01-01T00:00:00Z">
        <w:r>
          <w:delText xml:space="preserve"> </w:delText>
        </w:r>
      </w:del>
      <m:oMath>
        <m:r>
          <m:rPr>
            <m:sty m:val="p"/>
          </m:rPr>
          <m:t>−</m:t>
        </m:r>
        <m:r>
          <m:t>1</m:t>
        </m:r>
      </m:oMath>
      <w:del w:id="20628" w:author="PR Preview" w:date="2026-01-01T00:00:00Z">
        <w:r>
          <w:delText xml:space="preserve">.</w:delText>
        </w:r>
      </w:del>
      <w:del w:id="20629" w:author="PR Preview" w:date="2026-01-01T00:00:00Z">
        <w:r>
          <w:delText xml:space="preserve"> </w:delText>
        </w:r>
      </w:del>
      <w:del w:id="20630" w:author="PR Preview" w:date="2026-01-01T00:00:00Z">
        <w:r>
          <w:delText xml:space="preserve">For</w:delText>
        </w:r>
      </w:del>
      <w:del w:id="20631" w:author="PR Preview" w:date="2026-01-01T00:00:00Z">
        <w:r>
          <w:delText xml:space="preserve"> </w:delText>
        </w:r>
      </w:del>
      <m:oMath>
        <m:r>
          <m:t>λ</m:t>
        </m:r>
        <m:r>
          <m:rPr>
            <m:sty m:val="p"/>
          </m:rPr>
          <m:t>=</m:t>
        </m:r>
        <m:f>
          <m:fPr>
            <m:type m:val="lin"/>
          </m:fPr>
          <m:num>
            <m:r>
              <m:t>1</m:t>
            </m:r>
          </m:num>
          <m:den>
            <m:r>
              <m:t>2</m:t>
            </m:r>
          </m:den>
        </m:f>
      </m:oMath>
      <w:del w:id="20632" w:author="PR Preview" w:date="2026-01-01T00:00:00Z">
        <w:r>
          <w:delText xml:space="preserve"> </w:delText>
        </w:r>
      </w:del>
      <w:del w:id="20633" w:author="PR Preview" w:date="2026-01-01T00:00:00Z">
        <w:r>
          <w:delText xml:space="preserve">(so</w:delText>
        </w:r>
      </w:del>
      <w:del w:id="20634" w:author="PR Preview" w:date="2026-01-01T00:00:00Z">
        <w:r>
          <w:delText xml:space="preserve"> </w:delText>
        </w:r>
      </w:del>
      <m:oMath>
        <m:r>
          <m:t>k</m:t>
        </m:r>
        <m:r>
          <m:rPr>
            <m:sty m:val="p"/>
          </m:rPr>
          <m:t>=</m:t>
        </m:r>
        <m:r>
          <m:t>2</m:t>
        </m:r>
      </m:oMath>
      <w:del w:id="20635" w:author="PR Preview" w:date="2026-01-01T00:00:00Z">
        <w:r>
          <w:delText xml:space="preserve">), take</w:delText>
        </w:r>
      </w:del>
      <w:del w:id="20636" w:author="PR Preview" w:date="2026-01-01T00:00:00Z">
        <w:r>
          <w:delText xml:space="preserve"> </w:delText>
        </w:r>
      </w:del>
      <m:oMath>
        <m:sSub>
          <m:e>
            <m:r>
              <m:t>v</m:t>
            </m:r>
          </m:e>
          <m:sub>
            <m:r>
              <m:t>2</m:t>
            </m:r>
          </m:sub>
        </m:sSub>
        <m:r>
          <m:rPr>
            <m:sty m:val="p"/>
          </m:rPr>
          <m:t>=</m:t>
        </m:r>
        <m:r>
          <m:t>1</m:t>
        </m:r>
      </m:oMath>
      <w:del w:id="20637" w:author="PR Preview" w:date="2026-01-01T00:00:00Z">
        <w:r>
          <w:delText xml:space="preserve">,</w:delText>
        </w:r>
      </w:del>
      <w:del w:id="20638" w:author="PR Preview" w:date="2026-01-01T00:00:00Z">
        <w:r>
          <w:delText xml:space="preserve"> </w:delText>
        </w:r>
      </w:del>
      <m:oMath>
        <m:sSub>
          <m:e>
            <m:r>
              <m:t>v</m:t>
            </m:r>
          </m:e>
          <m:sub>
            <m:r>
              <m:t>3</m:t>
            </m:r>
          </m:sub>
        </m:sSub>
        <m:r>
          <m:rPr>
            <m:sty m:val="p"/>
          </m:rPr>
          <m:t>=</m:t>
        </m:r>
        <m:r>
          <m:t>0</m:t>
        </m:r>
      </m:oMath>
      <w:del w:id="20639" w:author="PR Preview" w:date="2026-01-01T00:00:00Z">
        <w:r>
          <w:delText xml:space="preserve">;</w:delText>
        </w:r>
      </w:del>
      <w:del w:id="20640" w:author="PR Preview" w:date="2026-01-01T00:00:00Z">
        <w:r>
          <w:delText xml:space="preserve"> </w:delText>
        </w:r>
      </w:del>
      <w:del w:id="20641" w:author="PR Preview" w:date="2026-01-01T00:00:00Z">
        <w:r>
          <w:delText xml:space="preserve">row 1 of</w:delText>
        </w:r>
      </w:del>
      <w:del w:id="20642" w:author="PR Preview" w:date="2026-01-01T00:00:00Z">
        <w:r>
          <w:delText xml:space="preserve"> </w:delText>
        </w:r>
      </w:del>
      <w:del w:id="20643" w:author="PR Preview" w:date="2026-01-01T00:00:00Z">
        <w:r>
          <w:delText xml:space="preserve">$(\mathbf{U} - \tfrac{1}{2}\,\mathbf{I}_3)\,\mathord{\smash[b]{\underset{\raise.3ex\hbox{$\scriptstyle\sim$}}{v}}\vphantom{v}}$</w:delText>
        </w:r>
      </w:del>
      <w:del w:id="20644" w:author="PR Preview" w:date="2026-01-01T00:00:00Z">
        <w:r>
          <w:delText xml:space="preserve"> </w:delText>
        </w:r>
      </w:del>
      <w:del w:id="20645" w:author="PR Preview" w:date="2026-01-01T00:00:00Z">
        <w:r>
          <w:delText xml:space="preserve">is</w:delText>
        </w:r>
      </w:del>
      <w:del w:id="20646"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20647" w:author="PR Preview" w:date="2026-01-01T00:00:00Z">
        <w:r>
          <w:delText xml:space="preserve">, so</w:delText>
        </w:r>
      </w:del>
      <w:del w:id="20648"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20649" w:author="PR Preview" w:date="2026-01-01T00:00:00Z">
        <w:r>
          <w:delText xml:space="preserve">.</w:delText>
        </w:r>
      </w:del>
      <w:del w:id="20650" w:author="PR Preview" w:date="2026-01-01T00:00:00Z">
        <w:r>
          <w:delText xml:space="preserve"> </w:delText>
        </w:r>
      </w:del>
      <w:del w:id="20651"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20652" w:author="PR Preview" w:date="2026-01-01T00:00:00Z">
        <w:r>
          <w:delText xml:space="preserve">The matrix</w:delText>
        </w:r>
      </w:del>
      <w:del w:id="20653" w:author="PR Preview" w:date="2026-01-01T00:00:00Z">
        <w:r>
          <w:delText xml:space="preserve"> </w:delText>
        </w:r>
      </w:del>
      <m:oMath>
        <m:r>
          <m:rPr>
            <m:sty m:val="bi"/>
          </m:rPr>
          <m:t>J</m:t>
        </m:r>
      </m:oMath>
      <w:del w:id="20654" w:author="PR Preview" w:date="2026-01-01T00:00:00Z">
        <w:r>
          <w:delText xml:space="preserve"> </w:delText>
        </w:r>
      </w:del>
      <w:del w:id="20655" w:author="PR Preview" w:date="2026-01-01T00:00:00Z">
        <w:r>
          <w:delText xml:space="preserve">of</w:delText>
        </w:r>
      </w:del>
      <w:del w:id="20656" w:author="PR Preview" w:date="2026-01-01T00:00:00Z">
        <w:r>
          <w:delText xml:space="preserve"> </w:delText>
        </w:r>
      </w:del>
      <w:hyperlink w:anchor="exm-eigenspace">
        <w:del w:id="20657" w:author="PR Preview" w:date="2026-01-01T00:00:00Z">
          <w:r>
            <w:rPr>
              <w:rStyle w:val="Hyperlink"/>
            </w:rPr>
            <w:delText xml:space="preserve">Example 195</w:delText>
          </w:r>
        </w:del>
      </w:hyperlink>
      <w:del w:id="20658" w:author="PR Preview" w:date="2026-01-01T00:00:00Z">
        <w:r>
          <w:delText xml:space="preserve"> </w:delText>
        </w:r>
      </w:del>
      <w:del w:id="20659" w:author="PR Preview" w:date="2026-01-01T00:00:00Z">
        <w:r>
          <w:delText xml:space="preserve">is upper triangular with both diagonal entries</w:delText>
        </w:r>
      </w:del>
      <w:del w:id="20660" w:author="PR Preview" w:date="2026-01-01T00:00:00Z">
        <w:r>
          <w:delText xml:space="preserve"> </w:delText>
        </w:r>
      </w:del>
      <m:oMath>
        <m:r>
          <m:t>0</m:t>
        </m:r>
      </m:oMath>
      <w:del w:id="20661" w:author="PR Preview" w:date="2026-01-01T00:00:00Z">
        <w:r>
          <w:delText xml:space="preserve">,</w:delText>
        </w:r>
      </w:del>
      <w:del w:id="20662" w:author="PR Preview" w:date="2026-01-01T00:00:00Z">
        <w:r>
          <w:delText xml:space="preserve"> </w:delText>
        </w:r>
      </w:del>
      <w:del w:id="20663" w:author="PR Preview" w:date="2026-01-01T00:00:00Z">
        <w:r>
          <w:delText xml:space="preserve">and</w:delText>
        </w:r>
      </w:del>
      <w:del w:id="20664" w:author="PR Preview" w:date="2026-01-01T00:00:00Z">
        <w:r>
          <w:delText xml:space="preserve"> </w:delText>
        </w:r>
      </w:del>
      <m:oMath>
        <m:r>
          <m:t>0</m:t>
        </m:r>
      </m:oMath>
      <w:del w:id="20665" w:author="PR Preview" w:date="2026-01-01T00:00:00Z">
        <w:r>
          <w:delText xml:space="preserve"> </w:delText>
        </w:r>
      </w:del>
      <w:del w:id="20666" w:author="PR Preview" w:date="2026-01-01T00:00:00Z">
        <w:r>
          <w:delText xml:space="preserve">is its only eigenvalue.</w:delText>
        </w:r>
      </w:del>
    </w:p>
    <w:p>
      <w:pPr>
        <w:pStyle w:val="BodyText"/>
      </w:pPr>
      <w:del w:id="20667" w:author="PR Preview" w:date="2026-01-01T00:00:00Z">
        <w:r>
          <w:rPr>
            <w:b/>
            <w:bCs/>
          </w:rPr>
          <w:delText xml:space="preserve">Theorem 112 (Eigenvalues of idempotent and orthogonal matrices)</w:delText>
        </w:r>
      </w:del>
      <w:del w:id="20668" w:author="PR Preview" w:date="2026-01-01T00:00:00Z">
        <w:r>
          <w:delText xml:space="preserve"> </w:delText>
        </w:r>
      </w:del>
      <w:del w:id="20669" w:author="PR Preview" w:date="2026-01-01T00:00:00Z">
        <w:r>
          <w:delText xml:space="preserve"> </w:delText>
        </w:r>
      </w:del>
    </w:p>
    <w:p>
      <w:pPr>
        <w:pStyle w:val="BodyText"/>
      </w:pPr>
      <w:ins w:id="20670" w:author="PR Preview" w:date="2026-01-01T00:00:00Z">
        <w:r>
          <w:rPr>
            <w:b/>
            <w:bCs/>
          </w:rPr>
          <w:t xml:space="preserve">Example 201 (Eigenvalues read off the diagonal)</w:t>
        </w:r>
      </w:ins>
      <w:ins w:id="20671"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0672" w:author="PR Preview" w:date="2026-01-01T00:00:00Z">
        <w:r>
          <w:t xml:space="preserve"> </w:t>
        </w:r>
      </w:ins>
      <w:ins w:id="20673" w:author="PR Preview" w:date="2026-01-01T00:00:00Z">
        <w:r>
          <w:t xml:space="preserve">of</w:t>
        </w:r>
      </w:ins>
      <w:ins w:id="20674" w:author="PR Preview" w:date="2026-01-01T00:00:00Z">
        <w:r>
          <w:t xml:space="preserve"> </w:t>
        </w:r>
      </w:ins>
      <w:hyperlink w:anchor="exm-triangular-matrix">
        <w:ins w:id="20675" w:author="PR Preview" w:date="2026-01-01T00:00:00Z">
          <w:r>
            <w:rPr>
              <w:rStyle w:val="Hyperlink"/>
            </w:rPr>
            <w:t xml:space="preserve">Example 186</w:t>
          </w:r>
        </w:ins>
      </w:hyperlink>
      <w:ins w:id="20676" w:author="PR Preview" w:date="2026-01-01T00:00:00Z">
        <w:r>
          <w:t xml:space="preserve"> </w:t>
        </w:r>
      </w:ins>
      <w:ins w:id="20677" w:author="PR Preview" w:date="2026-01-01T00:00:00Z">
        <w:r>
          <w:t xml:space="preserve">has eigenvalues</w:t>
        </w:r>
      </w:ins>
      <w:ins w:id="20678" w:author="PR Preview" w:date="2026-01-01T00:00:00Z">
        <w:r>
          <w:t xml:space="preserve"> </w:t>
        </w:r>
      </w:ins>
      <m:oMath>
        <m:r>
          <m:t>2</m:t>
        </m:r>
      </m:oMath>
      <w:ins w:id="20679" w:author="PR Preview" w:date="2026-01-01T00:00:00Z">
        <w:r>
          <w:t xml:space="preserve">,</w:t>
        </w:r>
      </w:ins>
      <w:ins w:id="20680" w:author="PR Preview" w:date="2026-01-01T00:00:00Z">
        <w:r>
          <w:t xml:space="preserve"> </w:t>
        </w:r>
      </w:ins>
      <m:oMath>
        <m:f>
          <m:fPr>
            <m:type m:val="lin"/>
          </m:fPr>
          <m:num>
            <m:r>
              <m:t>1</m:t>
            </m:r>
          </m:num>
          <m:den>
            <m:r>
              <m:t>2</m:t>
            </m:r>
          </m:den>
        </m:f>
      </m:oMath>
      <w:ins w:id="20681" w:author="PR Preview" w:date="2026-01-01T00:00:00Z">
        <w:r>
          <w:t xml:space="preserve"> </w:t>
        </w:r>
      </w:ins>
      <w:ins w:id="20682" w:author="PR Preview" w:date="2026-01-01T00:00:00Z">
        <w:r>
          <w:t xml:space="preserve">and</w:t>
        </w:r>
      </w:ins>
      <w:ins w:id="20683" w:author="PR Preview" w:date="2026-01-01T00:00:00Z">
        <w:r>
          <w:t xml:space="preserve"> </w:t>
        </w:r>
      </w:ins>
      <m:oMath>
        <m:r>
          <m:rPr>
            <m:sty m:val="p"/>
          </m:rPr>
          <m:t>−</m:t>
        </m:r>
        <m:r>
          <m:t>1</m:t>
        </m:r>
      </m:oMath>
      <w:ins w:id="20684" w:author="PR Preview" w:date="2026-01-01T00:00:00Z">
        <w:r>
          <w:t xml:space="preserve">.</w:t>
        </w:r>
      </w:ins>
      <w:ins w:id="20685" w:author="PR Preview" w:date="2026-01-01T00:00:00Z">
        <w:r>
          <w:t xml:space="preserve"> </w:t>
        </w:r>
      </w:ins>
      <w:ins w:id="20686" w:author="PR Preview" w:date="2026-01-01T00:00:00Z">
        <w:r>
          <w:t xml:space="preserve">For</w:t>
        </w:r>
      </w:ins>
      <w:ins w:id="20687" w:author="PR Preview" w:date="2026-01-01T00:00:00Z">
        <w:r>
          <w:t xml:space="preserve"> </w:t>
        </w:r>
      </w:ins>
      <m:oMath>
        <m:r>
          <m:t>λ</m:t>
        </m:r>
        <m:r>
          <m:rPr>
            <m:sty m:val="p"/>
          </m:rPr>
          <m:t>=</m:t>
        </m:r>
        <m:f>
          <m:fPr>
            <m:type m:val="lin"/>
          </m:fPr>
          <m:num>
            <m:r>
              <m:t>1</m:t>
            </m:r>
          </m:num>
          <m:den>
            <m:r>
              <m:t>2</m:t>
            </m:r>
          </m:den>
        </m:f>
      </m:oMath>
      <w:ins w:id="20688" w:author="PR Preview" w:date="2026-01-01T00:00:00Z">
        <w:r>
          <w:t xml:space="preserve"> </w:t>
        </w:r>
      </w:ins>
      <w:ins w:id="20689" w:author="PR Preview" w:date="2026-01-01T00:00:00Z">
        <w:r>
          <w:t xml:space="preserve">(so</w:t>
        </w:r>
      </w:ins>
      <w:ins w:id="20690" w:author="PR Preview" w:date="2026-01-01T00:00:00Z">
        <w:r>
          <w:t xml:space="preserve"> </w:t>
        </w:r>
      </w:ins>
      <m:oMath>
        <m:r>
          <m:t>k</m:t>
        </m:r>
        <m:r>
          <m:rPr>
            <m:sty m:val="p"/>
          </m:rPr>
          <m:t>=</m:t>
        </m:r>
        <m:r>
          <m:t>2</m:t>
        </m:r>
      </m:oMath>
      <w:ins w:id="20691" w:author="PR Preview" w:date="2026-01-01T00:00:00Z">
        <w:r>
          <w:t xml:space="preserve">), take</w:t>
        </w:r>
      </w:ins>
      <w:ins w:id="20692" w:author="PR Preview" w:date="2026-01-01T00:00:00Z">
        <w:r>
          <w:t xml:space="preserve"> </w:t>
        </w:r>
      </w:ins>
      <m:oMath>
        <m:sSub>
          <m:e>
            <m:r>
              <m:t>v</m:t>
            </m:r>
          </m:e>
          <m:sub>
            <m:r>
              <m:t>2</m:t>
            </m:r>
          </m:sub>
        </m:sSub>
        <m:r>
          <m:rPr>
            <m:sty m:val="p"/>
          </m:rPr>
          <m:t>=</m:t>
        </m:r>
        <m:r>
          <m:t>1</m:t>
        </m:r>
      </m:oMath>
      <w:ins w:id="20693" w:author="PR Preview" w:date="2026-01-01T00:00:00Z">
        <w:r>
          <w:t xml:space="preserve">,</w:t>
        </w:r>
      </w:ins>
      <w:ins w:id="20694" w:author="PR Preview" w:date="2026-01-01T00:00:00Z">
        <w:r>
          <w:t xml:space="preserve"> </w:t>
        </w:r>
      </w:ins>
      <m:oMath>
        <m:sSub>
          <m:e>
            <m:r>
              <m:t>v</m:t>
            </m:r>
          </m:e>
          <m:sub>
            <m:r>
              <m:t>3</m:t>
            </m:r>
          </m:sub>
        </m:sSub>
        <m:r>
          <m:rPr>
            <m:sty m:val="p"/>
          </m:rPr>
          <m:t>=</m:t>
        </m:r>
        <m:r>
          <m:t>0</m:t>
        </m:r>
      </m:oMath>
      <w:ins w:id="20695" w:author="PR Preview" w:date="2026-01-01T00:00:00Z">
        <w:r>
          <w:t xml:space="preserve">;</w:t>
        </w:r>
      </w:ins>
      <w:ins w:id="20696" w:author="PR Preview" w:date="2026-01-01T00:00:00Z">
        <w:r>
          <w:t xml:space="preserve"> </w:t>
        </w:r>
      </w:ins>
      <w:ins w:id="20697" w:author="PR Preview" w:date="2026-01-01T00:00:00Z">
        <w:r>
          <w:t xml:space="preserve">row 1 of</w:t>
        </w:r>
      </w:ins>
      <w:ins w:id="20698" w:author="PR Preview" w:date="2026-01-01T00:00:00Z">
        <w:r>
          <w:t xml:space="preserve"> </w:t>
        </w:r>
      </w:ins>
      <w:ins w:id="20699" w:author="PR Preview" w:date="2026-01-01T00:00:00Z">
        <w:r>
          <w:t xml:space="preserve">$(\mathbf{U} - \tfrac{1}{2}\,\mathbf{I}_3)\,\mathord{\smash[b]{\underset{\raise.3ex\hbox{$\scriptstyle\sim$}}{v}}\vphantom{v}}$</w:t>
        </w:r>
      </w:ins>
      <w:ins w:id="20700" w:author="PR Preview" w:date="2026-01-01T00:00:00Z">
        <w:r>
          <w:t xml:space="preserve"> </w:t>
        </w:r>
      </w:ins>
      <w:ins w:id="20701" w:author="PR Preview" w:date="2026-01-01T00:00:00Z">
        <w:r>
          <w:t xml:space="preserve">is</w:t>
        </w:r>
      </w:ins>
      <w:ins w:id="20702"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20703" w:author="PR Preview" w:date="2026-01-01T00:00:00Z">
        <w:r>
          <w:t xml:space="preserve">, so</w:t>
        </w:r>
      </w:ins>
      <w:ins w:id="20704"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20705" w:author="PR Preview" w:date="2026-01-01T00:00:00Z">
        <w:r>
          <w:t xml:space="preserve">.</w:t>
        </w:r>
      </w:ins>
      <w:ins w:id="20706" w:author="PR Preview" w:date="2026-01-01T00:00:00Z">
        <w:r>
          <w:t xml:space="preserve"> </w:t>
        </w:r>
      </w:ins>
      <w:ins w:id="20707"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20708" w:author="PR Preview" w:date="2026-01-01T00:00:00Z">
        <w:r>
          <w:t xml:space="preserve">The matrix</w:t>
        </w:r>
      </w:ins>
      <w:ins w:id="20709" w:author="PR Preview" w:date="2026-01-01T00:00:00Z">
        <w:r>
          <w:t xml:space="preserve"> </w:t>
        </w:r>
      </w:ins>
      <m:oMath>
        <m:r>
          <m:rPr>
            <m:sty m:val="bi"/>
          </m:rPr>
          <m:t>J</m:t>
        </m:r>
      </m:oMath>
      <w:ins w:id="20710" w:author="PR Preview" w:date="2026-01-01T00:00:00Z">
        <w:r>
          <w:t xml:space="preserve"> </w:t>
        </w:r>
      </w:ins>
      <w:ins w:id="20711" w:author="PR Preview" w:date="2026-01-01T00:00:00Z">
        <w:r>
          <w:t xml:space="preserve">of</w:t>
        </w:r>
      </w:ins>
      <w:ins w:id="20712" w:author="PR Preview" w:date="2026-01-01T00:00:00Z">
        <w:r>
          <w:t xml:space="preserve"> </w:t>
        </w:r>
      </w:ins>
      <w:hyperlink w:anchor="exm-eigenspace">
        <w:ins w:id="20713" w:author="PR Preview" w:date="2026-01-01T00:00:00Z">
          <w:r>
            <w:rPr>
              <w:rStyle w:val="Hyperlink"/>
            </w:rPr>
            <w:t xml:space="preserve">Example 197</w:t>
          </w:r>
        </w:ins>
      </w:hyperlink>
      <w:ins w:id="20714" w:author="PR Preview" w:date="2026-01-01T00:00:00Z">
        <w:r>
          <w:t xml:space="preserve"> </w:t>
        </w:r>
      </w:ins>
      <w:ins w:id="20715" w:author="PR Preview" w:date="2026-01-01T00:00:00Z">
        <w:r>
          <w:t xml:space="preserve">is upper triangular with both diagonal entries</w:t>
        </w:r>
      </w:ins>
      <w:ins w:id="20716" w:author="PR Preview" w:date="2026-01-01T00:00:00Z">
        <w:r>
          <w:t xml:space="preserve"> </w:t>
        </w:r>
      </w:ins>
      <m:oMath>
        <m:r>
          <m:t>0</m:t>
        </m:r>
      </m:oMath>
      <w:ins w:id="20717" w:author="PR Preview" w:date="2026-01-01T00:00:00Z">
        <w:r>
          <w:t xml:space="preserve">,</w:t>
        </w:r>
      </w:ins>
      <w:ins w:id="20718" w:author="PR Preview" w:date="2026-01-01T00:00:00Z">
        <w:r>
          <w:t xml:space="preserve"> </w:t>
        </w:r>
      </w:ins>
      <w:ins w:id="20719" w:author="PR Preview" w:date="2026-01-01T00:00:00Z">
        <w:r>
          <w:t xml:space="preserve">and</w:t>
        </w:r>
      </w:ins>
      <w:ins w:id="20720" w:author="PR Preview" w:date="2026-01-01T00:00:00Z">
        <w:r>
          <w:t xml:space="preserve"> </w:t>
        </w:r>
      </w:ins>
      <m:oMath>
        <m:r>
          <m:t>0</m:t>
        </m:r>
      </m:oMath>
      <w:ins w:id="20721" w:author="PR Preview" w:date="2026-01-01T00:00:00Z">
        <w:r>
          <w:t xml:space="preserve"> </w:t>
        </w:r>
      </w:ins>
      <w:ins w:id="20722" w:author="PR Preview" w:date="2026-01-01T00:00:00Z">
        <w:r>
          <w:t xml:space="preserve">is its only eigenvalue.</w:t>
        </w:r>
      </w:ins>
    </w:p>
    <w:bookmarkEnd w:id="636"/>
    <w:bookmarkStart w:id="637" w:name="thm-eigen-idempotent-orthogonal"/>
    <w:p>
      <w:pPr>
        <w:pStyle w:val="BodyText"/>
      </w:pPr>
      <w:ins w:id="20723" w:author="PR Preview" w:date="2026-01-01T00:00:00Z">
        <w:r>
          <w:rPr>
            <w:b/>
            <w:bCs/>
          </w:rPr>
          <w:t xml:space="preserve">Theorem 113 (Eigenvalues of idempotent and orthogonal matrices)</w:t>
        </w:r>
      </w:ins>
      <w:ins w:id="20724" w:author="PR Preview" w:date="2026-01-01T00:00:00Z">
        <w:r>
          <w:t xml:space="preserve"> </w:t>
        </w:r>
      </w:ins>
      <w:ins w:id="20725" w:author="PR Preview" w:date="2026-01-01T00:00:00Z">
        <w:r>
          <w:t xml:space="preserve"> </w:t>
        </w:r>
      </w:ins>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7"/>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del w:id="20726" w:author="PR Preview" w:date="2026-01-01T00:00:00Z">
        <w:r>
          <w:delTex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delText>
        </w:r>
      </w:del>
    </w:p>
    <w:p>
      <w:pPr>
        <w:pStyle w:val="BodyText"/>
      </w:pPr>
      <w:ins w:id="20727"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\text{(}\text{Theorem~111}\text{, part 2)}
    \end{aligned}
    $$</w:t>
        </w:r>
      </w:ins>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del w:id="20728" w:author="PR Preview" w:date="2026-01-01T00:00:00Z">
        <w:r>
          <w:delTex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delText>
        </w:r>
      </w:del>
    </w:p>
    <w:p>
      <w:pPr>
        <w:pStyle w:val="FirstParagraph"/>
      </w:pPr>
      <w:del w:id="20729" w:author="PR Preview" w:date="2026-01-01T00:00:00Z">
        <w:r>
          <w:delText xml:space="preserve">and</w:delText>
        </w:r>
      </w:del>
      <w:del w:id="20730" w:author="PR Preview" w:date="2026-01-01T00:00:00Z">
        <w:r>
          <w:delText xml:space="preserve"> </w:delText>
        </w:r>
      </w:del>
      <w:del w:id="20731" w:author="PR Preview" w:date="2026-01-01T00:00:00Z">
        <w:r>
          <w:delText xml:space="preserve">$\mathopen{}\left\lVert\mathord{\smash[b]{\underset{\raise.3ex\hbox{$\scriptstyle\sim$}}{v}}\vphantom{v}}\right\rVert\mathclose{} &gt; 0$</w:delText>
        </w:r>
      </w:del>
      <w:del w:id="20732" w:author="PR Preview" w:date="2026-01-01T00:00:00Z">
        <w:r>
          <w:delText xml:space="preserve"> </w:delText>
        </w:r>
      </w:del>
      <w:del w:id="20733" w:author="PR Preview" w:date="2026-01-01T00:00:00Z">
        <w:r>
          <w:delText xml:space="preserve">(</w:delText>
        </w:r>
      </w:del>
      <w:hyperlink w:anchor="thm-norm-properties">
        <w:del w:id="20734" w:author="PR Preview" w:date="2026-01-01T00:00:00Z">
          <w:r>
            <w:rPr>
              <w:rStyle w:val="Hyperlink"/>
            </w:rPr>
            <w:delText xml:space="preserve">Theorem 56</w:delText>
          </w:r>
        </w:del>
      </w:hyperlink>
      <w:del w:id="20735" w:author="PR Preview" w:date="2026-01-01T00:00:00Z">
        <w:r>
          <w:delText xml:space="preserve">, part 1),</w:delText>
        </w:r>
      </w:del>
      <w:del w:id="20736" w:author="PR Preview" w:date="2026-01-01T00:00:00Z">
        <w:r>
          <w:delText xml:space="preserve"> </w:delText>
        </w:r>
      </w:del>
      <w:del w:id="20737" w:author="PR Preview" w:date="2026-01-01T00:00:00Z">
        <w:r>
          <w:delText xml:space="preserve">so dividing by</w:delText>
        </w:r>
      </w:del>
      <w:del w:id="20738" w:author="PR Preview" w:date="2026-01-01T00:00:00Z">
        <w:r>
          <w:delText xml:space="preserve"> </w:delText>
        </w:r>
      </w:del>
      <w:del w:id="20739" w:author="PR Preview" w:date="2026-01-01T00:00:00Z">
        <w:r>
          <w:delText xml:space="preserve">$\mathopen{}\left\lVert\mathord{\smash[b]{\underset{\raise.3ex\hbox{$\scriptstyle\sim$}}{v}}\vphantom{v}}\right\rVert\mathclose{}$</w:delText>
        </w:r>
      </w:del>
      <w:del w:id="20740" w:author="PR Preview" w:date="2026-01-01T00:00:00Z">
        <w:r>
          <w:delText xml:space="preserve"> </w:delText>
        </w:r>
      </w:del>
      <w:del w:id="20741" w:author="PR Preview" w:date="2026-01-01T00:00:00Z">
        <w:r>
          <w:delText xml:space="preserve">gives</w:delText>
        </w:r>
      </w:del>
      <w:del w:id="20742" w:author="PR Preview" w:date="2026-01-01T00:00:00Z">
        <w:r>
          <w:delText xml:space="preserve"> </w:delText>
        </w:r>
      </w:del>
      <m:oMath>
        <m:r>
          <m:t>​</m:t>
        </m:r>
        <m:d>
          <m:dPr>
            <m:begChr m:val="|"/>
            <m:sepChr m:val=""/>
            <m:endChr m:val="|"/>
            <m:grow/>
          </m:dPr>
          <m:e>
            <m:r>
              <m:t>λ</m:t>
            </m:r>
          </m:e>
        </m:d>
        <m:r>
          <m:t>​</m:t>
        </m:r>
        <m:r>
          <m:rPr>
            <m:sty m:val="p"/>
          </m:rPr>
          <m:t>=</m:t>
        </m:r>
        <m:r>
          <m:t>1</m:t>
        </m:r>
      </m:oMath>
      <w:del w:id="20743" w:author="PR Preview" w:date="2026-01-01T00:00:00Z">
        <w:r>
          <w:delText xml:space="preserve">;</w:delText>
        </w:r>
      </w:del>
      <w:del w:id="20744" w:author="PR Preview" w:date="2026-01-01T00:00:00Z">
        <w:r>
          <w:delText xml:space="preserve"> </w:delText>
        </w:r>
      </w:del>
      <w:del w:id="20745" w:author="PR Preview" w:date="2026-01-01T00:00:00Z">
        <w:r>
          <w:delText xml:space="preserve">since</w:delText>
        </w:r>
      </w:del>
      <w:del w:id="20746" w:author="PR Preview" w:date="2026-01-01T00:00:00Z">
        <w:r>
          <w:delText xml:space="preserve"> </w:delText>
        </w:r>
      </w:del>
      <m:oMath>
        <m:r>
          <m:t>λ</m:t>
        </m:r>
      </m:oMath>
      <w:del w:id="20747" w:author="PR Preview" w:date="2026-01-01T00:00:00Z">
        <w:r>
          <w:delText xml:space="preserve"> </w:delText>
        </w:r>
      </w:del>
      <w:del w:id="20748" w:author="PR Preview" w:date="2026-01-01T00:00:00Z">
        <w:r>
          <w:delText xml:space="preserve">is real (</w:delText>
        </w:r>
      </w:del>
      <w:hyperlink w:anchor="def-eigenvalue">
        <w:del w:id="20749" w:author="PR Preview" w:date="2026-01-01T00:00:00Z">
          <w:r>
            <w:rPr>
              <w:rStyle w:val="Hyperlink"/>
            </w:rPr>
            <w:delText xml:space="preserve">Definition 95</w:delText>
          </w:r>
        </w:del>
      </w:hyperlink>
      <w:del w:id="20750" w:author="PR Preview" w:date="2026-01-01T00:00:00Z">
        <w:r>
          <w:delText xml:space="preserve">),</w:delText>
        </w:r>
      </w:del>
      <w:del w:id="20751" w:author="PR Preview" w:date="2026-01-01T00:00:00Z">
        <w:r>
          <w:delText xml:space="preserve"> </w:delText>
        </w:r>
      </w:del>
      <m:oMath>
        <m:r>
          <m:t>λ</m:t>
        </m:r>
        <m:r>
          <m:rPr>
            <m:sty m:val="p"/>
          </m:rPr>
          <m:t>=</m:t>
        </m:r>
        <m:r>
          <m:t>1</m:t>
        </m:r>
      </m:oMath>
      <w:del w:id="20752" w:author="PR Preview" w:date="2026-01-01T00:00:00Z">
        <w:r>
          <w:delText xml:space="preserve"> </w:delText>
        </w:r>
      </w:del>
      <w:del w:id="20753" w:author="PR Preview" w:date="2026-01-01T00:00:00Z">
        <w:r>
          <w:delText xml:space="preserve">or</w:delText>
        </w:r>
      </w:del>
      <w:del w:id="20754" w:author="PR Preview" w:date="2026-01-01T00:00:00Z">
        <w:r>
          <w:delText xml:space="preserve"> </w:delText>
        </w:r>
      </w:del>
      <m:oMath>
        <m:r>
          <m:t>λ</m:t>
        </m:r>
        <m:r>
          <m:rPr>
            <m:sty m:val="p"/>
          </m:rPr>
          <m:t>=</m:t>
        </m:r>
        <m:r>
          <m:rPr>
            <m:sty m:val="p"/>
          </m:rPr>
          <m:t>−</m:t>
        </m:r>
        <m:r>
          <m:t>1</m:t>
        </m:r>
      </m:oMath>
      <w:del w:id="20755" w:author="PR Preview" w:date="2026-01-01T00:00:00Z">
        <w:r>
          <w:delText xml:space="preserve">.</w:delText>
        </w:r>
      </w:del>
    </w:p>
    <w:p>
      <w:pPr>
        <w:pStyle w:val="BodyText"/>
      </w:pPr>
      <w:del w:id="20756" w:author="PR Preview" w:date="2026-01-01T00:00:00Z">
        <w:r>
          <w:rPr>
            <w:b/>
            <w:bCs/>
          </w:rPr>
          <w:delText xml:space="preserve">Example 200 (Projections and reflections)</w:delText>
        </w:r>
      </w:del>
      <w:del w:id="20757" w:author="PR Preview" w:date="2026-01-01T00:00:00Z">
        <w:r>
          <w:delText xml:space="preserve"> </w:delText>
        </w:r>
      </w:del>
      <w:del w:id="20758" w:author="PR Preview" w:date="2026-01-01T00:00:00Z">
        <w:r>
          <w:delText xml:space="preserve"> </w:delText>
        </w:r>
      </w:del>
    </w:p>
    <w:p>
      <w:pPr>
        <w:numPr>
          <w:ilvl w:val="0"/>
          <w:numId w:val="1102"/>
        </w:numPr>
      </w:pPr>
      <w:del w:id="20759" w:author="PR Preview" w:date="2026-01-01T00:00:00Z">
        <w:r>
          <w:delText xml:space="preserve">The idempotent matrix</w:delText>
        </w:r>
      </w:del>
      <w:del w:id="2076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20761" w:author="PR Preview" w:date="2026-01-01T00:00:00Z">
        <w:r>
          <w:delText xml:space="preserve"> </w:delText>
        </w:r>
      </w:del>
      <w:del w:id="20762" w:author="PR Preview" w:date="2026-01-01T00:00:00Z">
        <w:r>
          <w:delText xml:space="preserve">of</w:delText>
        </w:r>
      </w:del>
      <w:del w:id="20763" w:author="PR Preview" w:date="2026-01-01T00:00:00Z">
        <w:r>
          <w:delText xml:space="preserve"> </w:delText>
        </w:r>
      </w:del>
      <w:hyperlink w:anchor="exm-hat-matrix-projection">
        <w:del w:id="20764" w:author="PR Preview" w:date="2026-01-01T00:00:00Z">
          <w:r>
            <w:rPr>
              <w:rStyle w:val="Hyperlink"/>
            </w:rPr>
            <w:delText xml:space="preserve">Example 164</w:delText>
          </w:r>
        </w:del>
      </w:hyperlink>
      <w:del w:id="20765" w:author="PR Preview" w:date="2026-01-01T00:00:00Z">
        <w:r>
          <w:delText xml:space="preserve"> </w:delText>
        </w:r>
      </w:del>
      <w:del w:id="20766" w:author="PR Preview" w:date="2026-01-01T00:00:00Z">
        <w:r>
          <w:delText xml:space="preserve">sends</w:delText>
        </w:r>
      </w:del>
      <w:del w:id="20767" w:author="PR Preview" w:date="2026-01-01T00:00:00Z">
        <w:r>
          <w:delText xml:space="preserve"> </w:delText>
        </w:r>
      </w:del>
      <m:oMath>
        <m:r>
          <m:rPr>
            <m:sty m:val="p"/>
          </m:rPr>
          <m:t>(</m:t>
        </m:r>
        <m:r>
          <m:t>1</m:t>
        </m:r>
        <m:r>
          <m:rPr>
            <m:sty m:val="p"/>
          </m:rPr>
          <m:t>,</m:t>
        </m:r>
        <m:r>
          <m:t>1</m:t>
        </m:r>
        <m:r>
          <m:rPr>
            <m:sty m:val="p"/>
          </m:rPr>
          <m:t>)</m:t>
        </m:r>
      </m:oMath>
      <w:del w:id="20768" w:author="PR Preview" w:date="2026-01-01T00:00:00Z">
        <w:r>
          <w:delText xml:space="preserve"> </w:delText>
        </w:r>
      </w:del>
      <w:del w:id="20769" w:author="PR Preview" w:date="2026-01-01T00:00:00Z">
        <w:r>
          <w:delText xml:space="preserve">to</w:delText>
        </w:r>
      </w:del>
      <w:del w:id="20770" w:author="PR Preview" w:date="2026-01-01T00:00:00Z">
        <w:r>
          <w:delText xml:space="preserve"> </w:delText>
        </w:r>
      </w:del>
      <m:oMath>
        <m:r>
          <m:rPr>
            <m:sty m:val="p"/>
          </m:rPr>
          <m:t>(</m:t>
        </m:r>
        <m:r>
          <m:t>1</m:t>
        </m:r>
        <m:r>
          <m:rPr>
            <m:sty m:val="p"/>
          </m:rPr>
          <m:t>,</m:t>
        </m:r>
        <m:r>
          <m:t>1</m:t>
        </m:r>
        <m:r>
          <m:rPr>
            <m:sty m:val="p"/>
          </m:rPr>
          <m:t>)</m:t>
        </m:r>
      </m:oMath>
      <w:del w:id="20771" w:author="PR Preview" w:date="2026-01-01T00:00:00Z">
        <w:r>
          <w:delText xml:space="preserve"> </w:delText>
        </w:r>
      </w:del>
      <w:del w:id="20772" w:author="PR Preview" w:date="2026-01-01T00:00:00Z">
        <w:r>
          <w:delText xml:space="preserve">and</w:delText>
        </w:r>
      </w:del>
      <w:del w:id="20773" w:author="PR Preview" w:date="2026-01-01T00:00:00Z">
        <w:r>
          <w:delText xml:space="preserve"> </w:delText>
        </w:r>
      </w:del>
      <m:oMath>
        <m:r>
          <m:rPr>
            <m:sty m:val="p"/>
          </m:rPr>
          <m:t>(</m:t>
        </m:r>
        <m:r>
          <m:t>1</m:t>
        </m:r>
        <m:r>
          <m:rPr>
            <m:sty m:val="p"/>
          </m:rPr>
          <m:t>,</m:t>
        </m:r>
        <m:r>
          <m:rPr>
            <m:sty m:val="p"/>
          </m:rPr>
          <m:t>−</m:t>
        </m:r>
        <m:r>
          <m:t>1</m:t>
        </m:r>
        <m:r>
          <m:rPr>
            <m:sty m:val="p"/>
          </m:rPr>
          <m:t>)</m:t>
        </m:r>
      </m:oMath>
      <w:del w:id="20774" w:author="PR Preview" w:date="2026-01-01T00:00:00Z">
        <w:r>
          <w:delText xml:space="preserve"> </w:delText>
        </w:r>
      </w:del>
      <w:del w:id="20775" w:author="PR Preview" w:date="2026-01-01T00:00:00Z">
        <w:r>
          <w:delText xml:space="preserve">to</w:delText>
        </w:r>
      </w:del>
      <w:del w:id="20776" w:author="PR Preview" w:date="2026-01-01T00:00:00Z">
        <w:r>
          <w:delText xml:space="preserve"> </w:delText>
        </w:r>
      </w:del>
      <m:oMath>
        <m:r>
          <m:rPr>
            <m:sty m:val="p"/>
          </m:rPr>
          <m:t>(</m:t>
        </m:r>
        <m:r>
          <m:t>0</m:t>
        </m:r>
        <m:r>
          <m:rPr>
            <m:sty m:val="p"/>
          </m:rPr>
          <m:t>,</m:t>
        </m:r>
        <m:r>
          <m:t>0</m:t>
        </m:r>
        <m:r>
          <m:rPr>
            <m:sty m:val="p"/>
          </m:rPr>
          <m:t>)</m:t>
        </m:r>
      </m:oMath>
      <w:del w:id="20777" w:author="PR Preview" w:date="2026-01-01T00:00:00Z">
        <w:r>
          <w:delText xml:space="preserve">: eigenvalues</w:delText>
        </w:r>
      </w:del>
      <w:del w:id="20778" w:author="PR Preview" w:date="2026-01-01T00:00:00Z">
        <w:r>
          <w:delText xml:space="preserve"> </w:delText>
        </w:r>
      </w:del>
      <m:oMath>
        <m:r>
          <m:t>1</m:t>
        </m:r>
      </m:oMath>
      <w:del w:id="20779" w:author="PR Preview" w:date="2026-01-01T00:00:00Z">
        <w:r>
          <w:delText xml:space="preserve"> </w:delText>
        </w:r>
      </w:del>
      <w:del w:id="20780" w:author="PR Preview" w:date="2026-01-01T00:00:00Z">
        <w:r>
          <w:delText xml:space="preserve">and</w:delText>
        </w:r>
      </w:del>
      <w:del w:id="20781" w:author="PR Preview" w:date="2026-01-01T00:00:00Z">
        <w:r>
          <w:delText xml:space="preserve"> </w:delText>
        </w:r>
      </w:del>
      <m:oMath>
        <m:r>
          <m:t>0</m:t>
        </m:r>
      </m:oMath>
      <w:del w:id="20782" w:author="PR Preview" w:date="2026-01-01T00:00:00Z">
        <w:r>
          <w:delText xml:space="preserve">.</w:delText>
        </w:r>
      </w:del>
    </w:p>
    <w:p>
      <w:pPr>
        <w:numPr>
          <w:ilvl w:val="0"/>
          <w:numId w:val="1102"/>
        </w:numPr>
      </w:pPr>
      <w:del w:id="20783" w:author="PR Preview" w:date="2026-01-01T00:00:00Z">
        <w:r>
          <w:delText xml:space="preserve">The matrix</w:delText>
        </w:r>
      </w:del>
      <w:del w:id="2078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0785" w:author="PR Preview" w:date="2026-01-01T00:00:00Z">
        <w:r>
          <w:delText xml:space="preserve">, which swaps the two entries,</w:delText>
        </w:r>
      </w:del>
      <w:del w:id="20786" w:author="PR Preview" w:date="2026-01-01T00:00:00Z">
        <w:r>
          <w:delText xml:space="preserve"> </w:delText>
        </w:r>
      </w:del>
      <w:del w:id="20787" w:author="PR Preview" w:date="2026-01-01T00:00:00Z">
        <w:r>
          <w:delText xml:space="preserve">is orthogonal: its columns</w:delText>
        </w:r>
      </w:del>
      <w:del w:id="20788" w:author="PR Preview" w:date="2026-01-01T00:00:00Z">
        <w:r>
          <w:delText xml:space="preserve"> </w:delText>
        </w:r>
      </w:del>
      <m:oMath>
        <m:r>
          <m:rPr>
            <m:sty m:val="p"/>
          </m:rPr>
          <m:t>(</m:t>
        </m:r>
        <m:r>
          <m:t>0</m:t>
        </m:r>
        <m:r>
          <m:rPr>
            <m:sty m:val="p"/>
          </m:rPr>
          <m:t>,</m:t>
        </m:r>
        <m:r>
          <m:t>1</m:t>
        </m:r>
        <m:r>
          <m:rPr>
            <m:sty m:val="p"/>
          </m:rPr>
          <m:t>)</m:t>
        </m:r>
      </m:oMath>
      <w:del w:id="20789" w:author="PR Preview" w:date="2026-01-01T00:00:00Z">
        <w:r>
          <w:delText xml:space="preserve"> </w:delText>
        </w:r>
      </w:del>
      <w:del w:id="20790" w:author="PR Preview" w:date="2026-01-01T00:00:00Z">
        <w:r>
          <w:delText xml:space="preserve">and</w:delText>
        </w:r>
      </w:del>
      <w:del w:id="20791" w:author="PR Preview" w:date="2026-01-01T00:00:00Z">
        <w:r>
          <w:delText xml:space="preserve"> </w:delText>
        </w:r>
      </w:del>
      <m:oMath>
        <m:r>
          <m:rPr>
            <m:sty m:val="p"/>
          </m:rPr>
          <m:t>(</m:t>
        </m:r>
        <m:r>
          <m:t>1</m:t>
        </m:r>
        <m:r>
          <m:rPr>
            <m:sty m:val="p"/>
          </m:rPr>
          <m:t>,</m:t>
        </m:r>
        <m:r>
          <m:t>0</m:t>
        </m:r>
        <m:r>
          <m:rPr>
            <m:sty m:val="p"/>
          </m:rPr>
          <m:t>)</m:t>
        </m:r>
      </m:oMath>
      <w:del w:id="20792" w:author="PR Preview" w:date="2026-01-01T00:00:00Z">
        <w:r>
          <w:delText xml:space="preserve"> </w:delText>
        </w:r>
      </w:del>
      <w:del w:id="20793" w:author="PR Preview" w:date="2026-01-01T00:00:00Z">
        <w:r>
          <w:delText xml:space="preserve">are orthonormal (</w:delText>
        </w:r>
      </w:del>
      <w:hyperlink w:anchor="rem-orthogonal-matrix-columns">
        <w:del w:id="20794" w:author="PR Preview" w:date="2026-01-01T00:00:00Z">
          <w:r>
            <w:rPr>
              <w:rStyle w:val="Hyperlink"/>
            </w:rPr>
            <w:delText xml:space="preserve">Remark 31</w:delText>
          </w:r>
        </w:del>
      </w:hyperlink>
      <w:del w:id="20795" w:author="PR Preview" w:date="2026-01-01T00:00:00Z">
        <w:r>
          <w:delText xml:space="preserve">).</w:delText>
        </w:r>
      </w:del>
      <w:del w:id="20796" w:author="PR Preview" w:date="2026-01-01T00:00:00Z">
        <w:r>
          <w:delText xml:space="preserve"> </w:delText>
        </w:r>
      </w:del>
      <w:del w:id="20797" w:author="PR Preview" w:date="2026-01-01T00:00:00Z">
        <w:r>
          <w:delText xml:space="preserve">It sends</w:delText>
        </w:r>
      </w:del>
      <w:del w:id="20798" w:author="PR Preview" w:date="2026-01-01T00:00:00Z">
        <w:r>
          <w:delText xml:space="preserve"> </w:delText>
        </w:r>
      </w:del>
      <m:oMath>
        <m:r>
          <m:rPr>
            <m:sty m:val="p"/>
          </m:rPr>
          <m:t>(</m:t>
        </m:r>
        <m:r>
          <m:t>1</m:t>
        </m:r>
        <m:r>
          <m:rPr>
            <m:sty m:val="p"/>
          </m:rPr>
          <m:t>,</m:t>
        </m:r>
        <m:r>
          <m:t>1</m:t>
        </m:r>
        <m:r>
          <m:rPr>
            <m:sty m:val="p"/>
          </m:rPr>
          <m:t>)</m:t>
        </m:r>
      </m:oMath>
      <w:del w:id="20799" w:author="PR Preview" w:date="2026-01-01T00:00:00Z">
        <w:r>
          <w:delText xml:space="preserve"> </w:delText>
        </w:r>
      </w:del>
      <w:del w:id="20800" w:author="PR Preview" w:date="2026-01-01T00:00:00Z">
        <w:r>
          <w:delText xml:space="preserve">to</w:delText>
        </w:r>
      </w:del>
      <w:del w:id="20801" w:author="PR Preview" w:date="2026-01-01T00:00:00Z">
        <w:r>
          <w:delText xml:space="preserve"> </w:delText>
        </w:r>
      </w:del>
      <m:oMath>
        <m:r>
          <m:rPr>
            <m:sty m:val="p"/>
          </m:rPr>
          <m:t>(</m:t>
        </m:r>
        <m:r>
          <m:t>1</m:t>
        </m:r>
        <m:r>
          <m:rPr>
            <m:sty m:val="p"/>
          </m:rPr>
          <m:t>,</m:t>
        </m:r>
        <m:r>
          <m:t>1</m:t>
        </m:r>
        <m:r>
          <m:rPr>
            <m:sty m:val="p"/>
          </m:rPr>
          <m:t>)</m:t>
        </m:r>
      </m:oMath>
      <w:del w:id="20802" w:author="PR Preview" w:date="2026-01-01T00:00:00Z">
        <w:r>
          <w:delText xml:space="preserve"> </w:delText>
        </w:r>
      </w:del>
      <w:del w:id="20803" w:author="PR Preview" w:date="2026-01-01T00:00:00Z">
        <w:r>
          <w:delText xml:space="preserve">and</w:delText>
        </w:r>
      </w:del>
      <w:del w:id="20804" w:author="PR Preview" w:date="2026-01-01T00:00:00Z">
        <w:r>
          <w:delText xml:space="preserve"> </w:delText>
        </w:r>
      </w:del>
      <m:oMath>
        <m:r>
          <m:rPr>
            <m:sty m:val="p"/>
          </m:rPr>
          <m:t>(</m:t>
        </m:r>
        <m:r>
          <m:t>1</m:t>
        </m:r>
        <m:r>
          <m:rPr>
            <m:sty m:val="p"/>
          </m:rPr>
          <m:t>,</m:t>
        </m:r>
        <m:r>
          <m:rPr>
            <m:sty m:val="p"/>
          </m:rPr>
          <m:t>−</m:t>
        </m:r>
        <m:r>
          <m:t>1</m:t>
        </m:r>
        <m:r>
          <m:rPr>
            <m:sty m:val="p"/>
          </m:rPr>
          <m:t>)</m:t>
        </m:r>
      </m:oMath>
      <w:del w:id="20805" w:author="PR Preview" w:date="2026-01-01T00:00:00Z">
        <w:r>
          <w:delText xml:space="preserve"> </w:delText>
        </w:r>
      </w:del>
      <w:del w:id="20806" w:author="PR Preview" w:date="2026-01-01T00:00:00Z">
        <w:r>
          <w:delText xml:space="preserve">to</w:delText>
        </w:r>
      </w:del>
      <w:del w:id="20807" w:author="PR Preview" w:date="2026-01-01T00:00:00Z">
        <w:r>
          <w:delText xml:space="preserve"> </w:delText>
        </w:r>
      </w:del>
      <m:oMath>
        <m:r>
          <m:rPr>
            <m:sty m:val="p"/>
          </m:rPr>
          <m:t>(</m:t>
        </m:r>
        <m:r>
          <m:rPr>
            <m:sty m:val="p"/>
          </m:rPr>
          <m:t>−</m:t>
        </m:r>
        <m:r>
          <m:t>1</m:t>
        </m:r>
        <m:r>
          <m:rPr>
            <m:sty m:val="p"/>
          </m:rPr>
          <m:t>,</m:t>
        </m:r>
        <m:r>
          <m:t>1</m:t>
        </m:r>
        <m:r>
          <m:rPr>
            <m:sty m:val="p"/>
          </m:rPr>
          <m:t>)</m:t>
        </m:r>
      </m:oMath>
      <w:del w:id="20808" w:author="PR Preview" w:date="2026-01-01T00:00:00Z">
        <w:r>
          <w:delText xml:space="preserve">:</w:delText>
        </w:r>
      </w:del>
      <w:del w:id="20809" w:author="PR Preview" w:date="2026-01-01T00:00:00Z">
        <w:r>
          <w:delText xml:space="preserve"> </w:delText>
        </w:r>
      </w:del>
      <w:del w:id="20810" w:author="PR Preview" w:date="2026-01-01T00:00:00Z">
        <w:r>
          <w:delText xml:space="preserve">eigenvalues</w:delText>
        </w:r>
      </w:del>
      <w:del w:id="20811" w:author="PR Preview" w:date="2026-01-01T00:00:00Z">
        <w:r>
          <w:delText xml:space="preserve"> </w:delText>
        </w:r>
      </w:del>
      <m:oMath>
        <m:r>
          <m:t>1</m:t>
        </m:r>
      </m:oMath>
      <w:del w:id="20812" w:author="PR Preview" w:date="2026-01-01T00:00:00Z">
        <w:r>
          <w:delText xml:space="preserve"> </w:delText>
        </w:r>
      </w:del>
      <w:del w:id="20813" w:author="PR Preview" w:date="2026-01-01T00:00:00Z">
        <w:r>
          <w:delText xml:space="preserve">and</w:delText>
        </w:r>
      </w:del>
      <w:del w:id="20814" w:author="PR Preview" w:date="2026-01-01T00:00:00Z">
        <w:r>
          <w:delText xml:space="preserve"> </w:delText>
        </w:r>
      </w:del>
      <m:oMath>
        <m:r>
          <m:rPr>
            <m:sty m:val="p"/>
          </m:rPr>
          <m:t>−</m:t>
        </m:r>
        <m:r>
          <m:t>1</m:t>
        </m:r>
      </m:oMath>
      <w:del w:id="20815" w:author="PR Preview" w:date="2026-01-01T00:00:00Z">
        <w:r>
          <w:delText xml:space="preserve">.</w:delText>
        </w:r>
      </w:del>
    </w:p>
    <w:p>
      <w:pPr>
        <w:numPr>
          <w:ilvl w:val="0"/>
          <w:numId w:val="1102"/>
        </w:numPr>
      </w:pPr>
      <w:del w:id="20816" w:author="PR Preview" w:date="2026-01-01T00:00:00Z">
        <w:r>
          <w:delText xml:space="preserve">The rotation</w:delText>
        </w:r>
      </w:del>
      <w:del w:id="20817" w:author="PR Preview" w:date="2026-01-01T00:00:00Z">
        <w:r>
          <w:delText xml:space="preserve"> </w:delText>
        </w:r>
      </w:del>
      <m:oMath>
        <m:r>
          <m:rPr>
            <m:sty m:val="bi"/>
          </m:rPr>
          <m:t>Q</m:t>
        </m:r>
      </m:oMath>
      <w:del w:id="20818" w:author="PR Preview" w:date="2026-01-01T00:00:00Z">
        <w:r>
          <w:delText xml:space="preserve"> </w:delText>
        </w:r>
      </w:del>
      <w:del w:id="20819" w:author="PR Preview" w:date="2026-01-01T00:00:00Z">
        <w:r>
          <w:delText xml:space="preserve">of</w:delText>
        </w:r>
      </w:del>
      <w:del w:id="20820" w:author="PR Preview" w:date="2026-01-01T00:00:00Z">
        <w:r>
          <w:delText xml:space="preserve"> </w:delText>
        </w:r>
      </w:del>
      <w:hyperlink w:anchor="exm-orthogonal-matrix">
        <w:del w:id="20821" w:author="PR Preview" w:date="2026-01-01T00:00:00Z">
          <w:r>
            <w:rPr>
              <w:rStyle w:val="Hyperlink"/>
            </w:rPr>
            <w:delText xml:space="preserve">Example 135</w:delText>
          </w:r>
        </w:del>
      </w:hyperlink>
      <w:del w:id="20822" w:author="PR Preview" w:date="2026-01-01T00:00:00Z">
        <w:r>
          <w:delText xml:space="preserve"> </w:delText>
        </w:r>
      </w:del>
      <w:del w:id="20823" w:author="PR Preview" w:date="2026-01-01T00:00:00Z">
        <w:r>
          <w:delText xml:space="preserve">has no real eigenvalue.</w:delText>
        </w:r>
      </w:del>
      <w:del w:id="20824" w:author="PR Preview" w:date="2026-01-01T00:00:00Z">
        <w:r>
          <w:delText xml:space="preserve"> </w:delText>
        </w:r>
      </w:del>
      <w:del w:id="20825" w:author="PR Preview" w:date="2026-01-01T00:00:00Z">
        <w:r>
          <w:delText xml:space="preserve">By part 2 the only candidates are</w:delText>
        </w:r>
      </w:del>
      <w:del w:id="20826" w:author="PR Preview" w:date="2026-01-01T00:00:00Z">
        <w:r>
          <w:delText xml:space="preserve"> </w:delText>
        </w:r>
      </w:del>
      <m:oMath>
        <m:r>
          <m:rPr>
            <m:sty m:val="p"/>
          </m:rPr>
          <m:t>±</m:t>
        </m:r>
        <m:r>
          <m:t>1</m:t>
        </m:r>
      </m:oMath>
      <w:del w:id="20827" w:author="PR Preview" w:date="2026-01-01T00:00:00Z">
        <w:r>
          <w:delText xml:space="preserve">.</w:delText>
        </w:r>
      </w:del>
      <w:del w:id="20828" w:author="PR Preview" w:date="2026-01-01T00:00:00Z">
        <w:r>
          <w:delText xml:space="preserve"> </w:delText>
        </w:r>
      </w:del>
      <w:del w:id="20829" w:author="PR Preview" w:date="2026-01-01T00:00:00Z">
        <w:r>
          <w:delText xml:space="preserve">$\mathbf{Q} \mathord{\smash[b]{\underset{\raise.3ex\hbox{$\scriptstyle\sim$}}{v}}\vphantom{v}} = \mathord{\smash[b]{\underset{\raise.3ex\hbox{$\scriptstyle\sim$}}{v}}\vphantom{v}}$</w:delText>
        </w:r>
      </w:del>
      <w:del w:id="20830" w:author="PR Preview" w:date="2026-01-01T00:00:00Z">
        <w:r>
          <w:delText xml:space="preserve"> </w:delText>
        </w:r>
      </w:del>
      <w:del w:id="20831" w:author="PR Preview" w:date="2026-01-01T00:00:00Z">
        <w:r>
          <w:delText xml:space="preserve">reads</w:delText>
        </w:r>
      </w:del>
      <w:del w:id="20832"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20833" w:author="PR Preview" w:date="2026-01-01T00:00:00Z">
        <w:r>
          <w:delText xml:space="preserve"> </w:delText>
        </w:r>
      </w:del>
      <w:del w:id="20834" w:author="PR Preview" w:date="2026-01-01T00:00:00Z">
        <w:r>
          <w:delText xml:space="preserve">and</w:delText>
        </w:r>
      </w:del>
      <w:del w:id="20835"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20836" w:author="PR Preview" w:date="2026-01-01T00:00:00Z">
        <w:r>
          <w:delText xml:space="preserve">,</w:delText>
        </w:r>
      </w:del>
      <w:del w:id="20837" w:author="PR Preview" w:date="2026-01-01T00:00:00Z">
        <w:r>
          <w:delText xml:space="preserve"> </w:delText>
        </w:r>
      </w:del>
      <w:del w:id="20838" w:author="PR Preview" w:date="2026-01-01T00:00:00Z">
        <w:r>
          <w:delText xml:space="preserve">so</w:delText>
        </w:r>
      </w:del>
      <w:del w:id="20839"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20840" w:author="PR Preview" w:date="2026-01-01T00:00:00Z">
        <w:r>
          <w:delText xml:space="preserve"> </w:delText>
        </w:r>
      </w:del>
      <w:del w:id="20841" w:author="PR Preview" w:date="2026-01-01T00:00:00Z">
        <w:r>
          <w:delText xml:space="preserve">and</w:delText>
        </w:r>
      </w:del>
    </w:p>
    <w:p>
      <w:pPr>
        <w:pStyle w:val="BodyText"/>
      </w:pPr>
      <w:ins w:id="20842"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\text{(}\text{Theorem~73}\text{)}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\text{(}\text{Theorem~57}\text{, part 2)}
    \end{aligned}
    $$</w:t>
        </w:r>
      </w:ins>
    </w:p>
    <w:p>
      <w:pPr>
        <w:pStyle w:val="FirstParagraph"/>
      </w:pPr>
      <w:ins w:id="20843" w:author="PR Preview" w:date="2026-01-01T00:00:00Z">
        <w:r>
          <w:t xml:space="preserve">and</w:t>
        </w:r>
      </w:ins>
      <w:ins w:id="20844" w:author="PR Preview" w:date="2026-01-01T00:00:00Z">
        <w:r>
          <w:t xml:space="preserve"> </w:t>
        </w:r>
      </w:ins>
      <w:ins w:id="20845" w:author="PR Preview" w:date="2026-01-01T00:00:00Z">
        <w:r>
          <w:t xml:space="preserve">$\mathopen{}\left\lVert\mathord{\smash[b]{\underset{\raise.3ex\hbox{$\scriptstyle\sim$}}{v}}\vphantom{v}}\right\rVert\mathclose{} &gt; 0$</w:t>
        </w:r>
      </w:ins>
      <w:ins w:id="20846" w:author="PR Preview" w:date="2026-01-01T00:00:00Z">
        <w:r>
          <w:t xml:space="preserve"> </w:t>
        </w:r>
      </w:ins>
      <w:ins w:id="20847" w:author="PR Preview" w:date="2026-01-01T00:00:00Z">
        <w:r>
          <w:t xml:space="preserve">(</w:t>
        </w:r>
      </w:ins>
      <w:hyperlink w:anchor="thm-norm-properties">
        <w:ins w:id="20848" w:author="PR Preview" w:date="2026-01-01T00:00:00Z">
          <w:r>
            <w:rPr>
              <w:rStyle w:val="Hyperlink"/>
            </w:rPr>
            <w:t xml:space="preserve">Theorem 57</w:t>
          </w:r>
        </w:ins>
      </w:hyperlink>
      <w:ins w:id="20849" w:author="PR Preview" w:date="2026-01-01T00:00:00Z">
        <w:r>
          <w:t xml:space="preserve">, part 1),</w:t>
        </w:r>
      </w:ins>
      <w:ins w:id="20850" w:author="PR Preview" w:date="2026-01-01T00:00:00Z">
        <w:r>
          <w:t xml:space="preserve"> </w:t>
        </w:r>
      </w:ins>
      <w:ins w:id="20851" w:author="PR Preview" w:date="2026-01-01T00:00:00Z">
        <w:r>
          <w:t xml:space="preserve">so dividing by</w:t>
        </w:r>
      </w:ins>
      <w:ins w:id="20852" w:author="PR Preview" w:date="2026-01-01T00:00:00Z">
        <w:r>
          <w:t xml:space="preserve"> </w:t>
        </w:r>
      </w:ins>
      <w:ins w:id="20853" w:author="PR Preview" w:date="2026-01-01T00:00:00Z">
        <w:r>
          <w:t xml:space="preserve">$\mathopen{}\left\lVert\mathord{\smash[b]{\underset{\raise.3ex\hbox{$\scriptstyle\sim$}}{v}}\vphantom{v}}\right\rVert\mathclose{}$</w:t>
        </w:r>
      </w:ins>
      <w:ins w:id="20854" w:author="PR Preview" w:date="2026-01-01T00:00:00Z">
        <w:r>
          <w:t xml:space="preserve"> </w:t>
        </w:r>
      </w:ins>
      <w:ins w:id="20855" w:author="PR Preview" w:date="2026-01-01T00:00:00Z">
        <w:r>
          <w:t xml:space="preserve">gives</w:t>
        </w:r>
      </w:ins>
      <w:ins w:id="20856" w:author="PR Preview" w:date="2026-01-01T00:00:00Z">
        <w:r>
          <w:t xml:space="preserve"> </w:t>
        </w:r>
      </w:ins>
      <m:oMath>
        <m:r>
          <m:t>​</m:t>
        </m:r>
        <m:d>
          <m:dPr>
            <m:begChr m:val="|"/>
            <m:sepChr m:val=""/>
            <m:endChr m:val="|"/>
            <m:grow/>
          </m:dPr>
          <m:e>
            <m:r>
              <m:t>λ</m:t>
            </m:r>
          </m:e>
        </m:d>
        <m:r>
          <m:t>​</m:t>
        </m:r>
        <m:r>
          <m:rPr>
            <m:sty m:val="p"/>
          </m:rPr>
          <m:t>=</m:t>
        </m:r>
        <m:r>
          <m:t>1</m:t>
        </m:r>
      </m:oMath>
      <w:ins w:id="20857" w:author="PR Preview" w:date="2026-01-01T00:00:00Z">
        <w:r>
          <w:t xml:space="preserve">;</w:t>
        </w:r>
      </w:ins>
      <w:ins w:id="20858" w:author="PR Preview" w:date="2026-01-01T00:00:00Z">
        <w:r>
          <w:t xml:space="preserve"> </w:t>
        </w:r>
      </w:ins>
      <w:ins w:id="20859" w:author="PR Preview" w:date="2026-01-01T00:00:00Z">
        <w:r>
          <w:t xml:space="preserve">since</w:t>
        </w:r>
      </w:ins>
      <w:ins w:id="20860" w:author="PR Preview" w:date="2026-01-01T00:00:00Z">
        <w:r>
          <w:t xml:space="preserve"> </w:t>
        </w:r>
      </w:ins>
      <m:oMath>
        <m:r>
          <m:t>λ</m:t>
        </m:r>
      </m:oMath>
      <w:ins w:id="20861" w:author="PR Preview" w:date="2026-01-01T00:00:00Z">
        <w:r>
          <w:t xml:space="preserve"> </w:t>
        </w:r>
      </w:ins>
      <w:ins w:id="20862" w:author="PR Preview" w:date="2026-01-01T00:00:00Z">
        <w:r>
          <w:t xml:space="preserve">is real (</w:t>
        </w:r>
      </w:ins>
      <w:hyperlink w:anchor="def-eigenvalue">
        <w:ins w:id="20863" w:author="PR Preview" w:date="2026-01-01T00:00:00Z">
          <w:r>
            <w:rPr>
              <w:rStyle w:val="Hyperlink"/>
            </w:rPr>
            <w:t xml:space="preserve">Definition 95</w:t>
          </w:r>
        </w:ins>
      </w:hyperlink>
      <w:ins w:id="20864" w:author="PR Preview" w:date="2026-01-01T00:00:00Z">
        <w:r>
          <w:t xml:space="preserve">),</w:t>
        </w:r>
      </w:ins>
      <w:ins w:id="20865" w:author="PR Preview" w:date="2026-01-01T00:00:00Z">
        <w:r>
          <w:t xml:space="preserve"> </w:t>
        </w:r>
      </w:ins>
      <m:oMath>
        <m:r>
          <m:t>λ</m:t>
        </m:r>
        <m:r>
          <m:rPr>
            <m:sty m:val="p"/>
          </m:rPr>
          <m:t>=</m:t>
        </m:r>
        <m:r>
          <m:t>1</m:t>
        </m:r>
      </m:oMath>
      <w:ins w:id="20866" w:author="PR Preview" w:date="2026-01-01T00:00:00Z">
        <w:r>
          <w:t xml:space="preserve"> </w:t>
        </w:r>
      </w:ins>
      <w:ins w:id="20867" w:author="PR Preview" w:date="2026-01-01T00:00:00Z">
        <w:r>
          <w:t xml:space="preserve">or</w:t>
        </w:r>
      </w:ins>
      <w:ins w:id="20868" w:author="PR Preview" w:date="2026-01-01T00:00:00Z">
        <w:r>
          <w:t xml:space="preserve"> </w:t>
        </w:r>
      </w:ins>
      <m:oMath>
        <m:r>
          <m:t>λ</m:t>
        </m:r>
        <m:r>
          <m:rPr>
            <m:sty m:val="p"/>
          </m:rPr>
          <m:t>=</m:t>
        </m:r>
        <m:r>
          <m:rPr>
            <m:sty m:val="p"/>
          </m:rPr>
          <m:t>−</m:t>
        </m:r>
        <m:r>
          <m:t>1</m:t>
        </m:r>
      </m:oMath>
      <w:ins w:id="20869" w:author="PR Preview" w:date="2026-01-01T00:00:00Z">
        <w:r>
          <w:t xml:space="preserve">.</w:t>
        </w:r>
      </w:ins>
    </w:p>
    <w:bookmarkStart w:id="638" w:name="exm-eigen-idempotent-orthogonal"/>
    <w:p>
      <w:pPr>
        <w:pStyle w:val="BodyText"/>
      </w:pPr>
      <w:ins w:id="20870" w:author="PR Preview" w:date="2026-01-01T00:00:00Z">
        <w:r>
          <w:rPr>
            <w:b/>
            <w:bCs/>
          </w:rPr>
          <w:t xml:space="preserve">Example 202 (Projections and reflections)</w:t>
        </w:r>
      </w:ins>
      <w:ins w:id="20871" w:author="PR Preview" w:date="2026-01-01T00:00:00Z">
        <w:r>
          <w:t xml:space="preserve"> </w:t>
        </w:r>
      </w:ins>
      <w:ins w:id="20872" w:author="PR Preview" w:date="2026-01-01T00:00:00Z">
        <w:r>
          <w:t xml:space="preserve"> </w:t>
        </w:r>
      </w:ins>
    </w:p>
    <w:p>
      <w:pPr>
        <w:numPr>
          <w:ilvl w:val="0"/>
          <w:numId w:val="1102"/>
        </w:numPr>
      </w:pPr>
      <w:ins w:id="20873" w:author="PR Preview" w:date="2026-01-01T00:00:00Z">
        <w:r>
          <w:t xml:space="preserve">The idempotent matrix</w:t>
        </w:r>
      </w:ins>
      <w:ins w:id="2087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20875" w:author="PR Preview" w:date="2026-01-01T00:00:00Z">
        <w:r>
          <w:t xml:space="preserve"> </w:t>
        </w:r>
      </w:ins>
      <w:ins w:id="20876" w:author="PR Preview" w:date="2026-01-01T00:00:00Z">
        <w:r>
          <w:t xml:space="preserve">of</w:t>
        </w:r>
      </w:ins>
      <w:ins w:id="20877" w:author="PR Preview" w:date="2026-01-01T00:00:00Z">
        <w:r>
          <w:t xml:space="preserve"> </w:t>
        </w:r>
      </w:ins>
      <w:hyperlink w:anchor="exm-hat-matrix-projection">
        <w:ins w:id="20878" w:author="PR Preview" w:date="2026-01-01T00:00:00Z">
          <w:r>
            <w:rPr>
              <w:rStyle w:val="Hyperlink"/>
            </w:rPr>
            <w:t xml:space="preserve">Example 166</w:t>
          </w:r>
        </w:ins>
      </w:hyperlink>
      <w:ins w:id="20879" w:author="PR Preview" w:date="2026-01-01T00:00:00Z">
        <w:r>
          <w:t xml:space="preserve"> </w:t>
        </w:r>
      </w:ins>
      <w:ins w:id="20880" w:author="PR Preview" w:date="2026-01-01T00:00:00Z">
        <w:r>
          <w:t xml:space="preserve">sends</w:t>
        </w:r>
      </w:ins>
      <w:ins w:id="20881" w:author="PR Preview" w:date="2026-01-01T00:00:00Z">
        <w:r>
          <w:t xml:space="preserve"> </w:t>
        </w:r>
      </w:ins>
      <m:oMath>
        <m:r>
          <m:rPr>
            <m:sty m:val="p"/>
          </m:rPr>
          <m:t>(</m:t>
        </m:r>
        <m:r>
          <m:t>1</m:t>
        </m:r>
        <m:r>
          <m:rPr>
            <m:sty m:val="p"/>
          </m:rPr>
          <m:t>,</m:t>
        </m:r>
        <m:r>
          <m:t>1</m:t>
        </m:r>
        <m:r>
          <m:rPr>
            <m:sty m:val="p"/>
          </m:rPr>
          <m:t>)</m:t>
        </m:r>
      </m:oMath>
      <w:ins w:id="20882" w:author="PR Preview" w:date="2026-01-01T00:00:00Z">
        <w:r>
          <w:t xml:space="preserve"> </w:t>
        </w:r>
      </w:ins>
      <w:ins w:id="20883" w:author="PR Preview" w:date="2026-01-01T00:00:00Z">
        <w:r>
          <w:t xml:space="preserve">to</w:t>
        </w:r>
      </w:ins>
      <w:ins w:id="20884" w:author="PR Preview" w:date="2026-01-01T00:00:00Z">
        <w:r>
          <w:t xml:space="preserve"> </w:t>
        </w:r>
      </w:ins>
      <m:oMath>
        <m:r>
          <m:rPr>
            <m:sty m:val="p"/>
          </m:rPr>
          <m:t>(</m:t>
        </m:r>
        <m:r>
          <m:t>1</m:t>
        </m:r>
        <m:r>
          <m:rPr>
            <m:sty m:val="p"/>
          </m:rPr>
          <m:t>,</m:t>
        </m:r>
        <m:r>
          <m:t>1</m:t>
        </m:r>
        <m:r>
          <m:rPr>
            <m:sty m:val="p"/>
          </m:rPr>
          <m:t>)</m:t>
        </m:r>
      </m:oMath>
      <w:ins w:id="20885" w:author="PR Preview" w:date="2026-01-01T00:00:00Z">
        <w:r>
          <w:t xml:space="preserve"> </w:t>
        </w:r>
      </w:ins>
      <w:ins w:id="20886" w:author="PR Preview" w:date="2026-01-01T00:00:00Z">
        <w:r>
          <w:t xml:space="preserve">and</w:t>
        </w:r>
      </w:ins>
      <w:ins w:id="20887" w:author="PR Preview" w:date="2026-01-01T00:00:00Z">
        <w:r>
          <w:t xml:space="preserve"> </w:t>
        </w:r>
      </w:ins>
      <m:oMath>
        <m:r>
          <m:rPr>
            <m:sty m:val="p"/>
          </m:rPr>
          <m:t>(</m:t>
        </m:r>
        <m:r>
          <m:t>1</m:t>
        </m:r>
        <m:r>
          <m:rPr>
            <m:sty m:val="p"/>
          </m:rPr>
          <m:t>,</m:t>
        </m:r>
        <m:r>
          <m:rPr>
            <m:sty m:val="p"/>
          </m:rPr>
          <m:t>−</m:t>
        </m:r>
        <m:r>
          <m:t>1</m:t>
        </m:r>
        <m:r>
          <m:rPr>
            <m:sty m:val="p"/>
          </m:rPr>
          <m:t>)</m:t>
        </m:r>
      </m:oMath>
      <w:ins w:id="20888" w:author="PR Preview" w:date="2026-01-01T00:00:00Z">
        <w:r>
          <w:t xml:space="preserve"> </w:t>
        </w:r>
      </w:ins>
      <w:ins w:id="20889" w:author="PR Preview" w:date="2026-01-01T00:00:00Z">
        <w:r>
          <w:t xml:space="preserve">to</w:t>
        </w:r>
      </w:ins>
      <w:ins w:id="20890" w:author="PR Preview" w:date="2026-01-01T00:00:00Z">
        <w:r>
          <w:t xml:space="preserve"> </w:t>
        </w:r>
      </w:ins>
      <m:oMath>
        <m:r>
          <m:rPr>
            <m:sty m:val="p"/>
          </m:rPr>
          <m:t>(</m:t>
        </m:r>
        <m:r>
          <m:t>0</m:t>
        </m:r>
        <m:r>
          <m:rPr>
            <m:sty m:val="p"/>
          </m:rPr>
          <m:t>,</m:t>
        </m:r>
        <m:r>
          <m:t>0</m:t>
        </m:r>
        <m:r>
          <m:rPr>
            <m:sty m:val="p"/>
          </m:rPr>
          <m:t>)</m:t>
        </m:r>
      </m:oMath>
      <w:ins w:id="20891" w:author="PR Preview" w:date="2026-01-01T00:00:00Z">
        <w:r>
          <w:t xml:space="preserve">: eigenvalues</w:t>
        </w:r>
      </w:ins>
      <w:ins w:id="20892" w:author="PR Preview" w:date="2026-01-01T00:00:00Z">
        <w:r>
          <w:t xml:space="preserve"> </w:t>
        </w:r>
      </w:ins>
      <m:oMath>
        <m:r>
          <m:t>1</m:t>
        </m:r>
      </m:oMath>
      <w:ins w:id="20893" w:author="PR Preview" w:date="2026-01-01T00:00:00Z">
        <w:r>
          <w:t xml:space="preserve"> </w:t>
        </w:r>
      </w:ins>
      <w:ins w:id="20894" w:author="PR Preview" w:date="2026-01-01T00:00:00Z">
        <w:r>
          <w:t xml:space="preserve">and</w:t>
        </w:r>
      </w:ins>
      <w:ins w:id="20895" w:author="PR Preview" w:date="2026-01-01T00:00:00Z">
        <w:r>
          <w:t xml:space="preserve"> </w:t>
        </w:r>
      </w:ins>
      <m:oMath>
        <m:r>
          <m:t>0</m:t>
        </m:r>
      </m:oMath>
      <w:ins w:id="20896" w:author="PR Preview" w:date="2026-01-01T00:00:00Z">
        <w:r>
          <w:t xml:space="preserve">.</w:t>
        </w:r>
      </w:ins>
    </w:p>
    <w:p>
      <w:pPr>
        <w:numPr>
          <w:ilvl w:val="0"/>
          <w:numId w:val="1102"/>
        </w:numPr>
      </w:pPr>
      <w:ins w:id="20897" w:author="PR Preview" w:date="2026-01-01T00:00:00Z">
        <w:r>
          <w:t xml:space="preserve">The matrix</w:t>
        </w:r>
      </w:ins>
      <w:ins w:id="2089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0899" w:author="PR Preview" w:date="2026-01-01T00:00:00Z">
        <w:r>
          <w:t xml:space="preserve">, which swaps the two entries,</w:t>
        </w:r>
      </w:ins>
      <w:ins w:id="20900" w:author="PR Preview" w:date="2026-01-01T00:00:00Z">
        <w:r>
          <w:t xml:space="preserve"> </w:t>
        </w:r>
      </w:ins>
      <w:ins w:id="20901" w:author="PR Preview" w:date="2026-01-01T00:00:00Z">
        <w:r>
          <w:t xml:space="preserve">is orthogonal: its columns</w:t>
        </w:r>
      </w:ins>
      <w:ins w:id="20902" w:author="PR Preview" w:date="2026-01-01T00:00:00Z">
        <w:r>
          <w:t xml:space="preserve"> </w:t>
        </w:r>
      </w:ins>
      <m:oMath>
        <m:r>
          <m:rPr>
            <m:sty m:val="p"/>
          </m:rPr>
          <m:t>(</m:t>
        </m:r>
        <m:r>
          <m:t>0</m:t>
        </m:r>
        <m:r>
          <m:rPr>
            <m:sty m:val="p"/>
          </m:rPr>
          <m:t>,</m:t>
        </m:r>
        <m:r>
          <m:t>1</m:t>
        </m:r>
        <m:r>
          <m:rPr>
            <m:sty m:val="p"/>
          </m:rPr>
          <m:t>)</m:t>
        </m:r>
      </m:oMath>
      <w:ins w:id="20903" w:author="PR Preview" w:date="2026-01-01T00:00:00Z">
        <w:r>
          <w:t xml:space="preserve"> </w:t>
        </w:r>
      </w:ins>
      <w:ins w:id="20904" w:author="PR Preview" w:date="2026-01-01T00:00:00Z">
        <w:r>
          <w:t xml:space="preserve">and</w:t>
        </w:r>
      </w:ins>
      <w:ins w:id="20905" w:author="PR Preview" w:date="2026-01-01T00:00:00Z">
        <w:r>
          <w:t xml:space="preserve"> </w:t>
        </w:r>
      </w:ins>
      <m:oMath>
        <m:r>
          <m:rPr>
            <m:sty m:val="p"/>
          </m:rPr>
          <m:t>(</m:t>
        </m:r>
        <m:r>
          <m:t>1</m:t>
        </m:r>
        <m:r>
          <m:rPr>
            <m:sty m:val="p"/>
          </m:rPr>
          <m:t>,</m:t>
        </m:r>
        <m:r>
          <m:t>0</m:t>
        </m:r>
        <m:r>
          <m:rPr>
            <m:sty m:val="p"/>
          </m:rPr>
          <m:t>)</m:t>
        </m:r>
      </m:oMath>
      <w:ins w:id="20906" w:author="PR Preview" w:date="2026-01-01T00:00:00Z">
        <w:r>
          <w:t xml:space="preserve"> </w:t>
        </w:r>
      </w:ins>
      <w:ins w:id="20907" w:author="PR Preview" w:date="2026-01-01T00:00:00Z">
        <w:r>
          <w:t xml:space="preserve">are orthonormal (</w:t>
        </w:r>
      </w:ins>
      <w:hyperlink w:anchor="rem-orthogonal-matrix-columns">
        <w:ins w:id="20908" w:author="PR Preview" w:date="2026-01-01T00:00:00Z">
          <w:r>
            <w:rPr>
              <w:rStyle w:val="Hyperlink"/>
            </w:rPr>
            <w:t xml:space="preserve">Remark 32</w:t>
          </w:r>
        </w:ins>
      </w:hyperlink>
      <w:ins w:id="20909" w:author="PR Preview" w:date="2026-01-01T00:00:00Z">
        <w:r>
          <w:t xml:space="preserve">).</w:t>
        </w:r>
      </w:ins>
      <w:ins w:id="20910" w:author="PR Preview" w:date="2026-01-01T00:00:00Z">
        <w:r>
          <w:t xml:space="preserve"> </w:t>
        </w:r>
      </w:ins>
      <w:ins w:id="20911" w:author="PR Preview" w:date="2026-01-01T00:00:00Z">
        <w:r>
          <w:t xml:space="preserve">It sends</w:t>
        </w:r>
      </w:ins>
      <w:ins w:id="20912" w:author="PR Preview" w:date="2026-01-01T00:00:00Z">
        <w:r>
          <w:t xml:space="preserve"> </w:t>
        </w:r>
      </w:ins>
      <m:oMath>
        <m:r>
          <m:rPr>
            <m:sty m:val="p"/>
          </m:rPr>
          <m:t>(</m:t>
        </m:r>
        <m:r>
          <m:t>1</m:t>
        </m:r>
        <m:r>
          <m:rPr>
            <m:sty m:val="p"/>
          </m:rPr>
          <m:t>,</m:t>
        </m:r>
        <m:r>
          <m:t>1</m:t>
        </m:r>
        <m:r>
          <m:rPr>
            <m:sty m:val="p"/>
          </m:rPr>
          <m:t>)</m:t>
        </m:r>
      </m:oMath>
      <w:ins w:id="20913" w:author="PR Preview" w:date="2026-01-01T00:00:00Z">
        <w:r>
          <w:t xml:space="preserve"> </w:t>
        </w:r>
      </w:ins>
      <w:ins w:id="20914" w:author="PR Preview" w:date="2026-01-01T00:00:00Z">
        <w:r>
          <w:t xml:space="preserve">to</w:t>
        </w:r>
      </w:ins>
      <w:ins w:id="20915" w:author="PR Preview" w:date="2026-01-01T00:00:00Z">
        <w:r>
          <w:t xml:space="preserve"> </w:t>
        </w:r>
      </w:ins>
      <m:oMath>
        <m:r>
          <m:rPr>
            <m:sty m:val="p"/>
          </m:rPr>
          <m:t>(</m:t>
        </m:r>
        <m:r>
          <m:t>1</m:t>
        </m:r>
        <m:r>
          <m:rPr>
            <m:sty m:val="p"/>
          </m:rPr>
          <m:t>,</m:t>
        </m:r>
        <m:r>
          <m:t>1</m:t>
        </m:r>
        <m:r>
          <m:rPr>
            <m:sty m:val="p"/>
          </m:rPr>
          <m:t>)</m:t>
        </m:r>
      </m:oMath>
      <w:ins w:id="20916" w:author="PR Preview" w:date="2026-01-01T00:00:00Z">
        <w:r>
          <w:t xml:space="preserve"> </w:t>
        </w:r>
      </w:ins>
      <w:ins w:id="20917" w:author="PR Preview" w:date="2026-01-01T00:00:00Z">
        <w:r>
          <w:t xml:space="preserve">and</w:t>
        </w:r>
      </w:ins>
      <w:ins w:id="20918" w:author="PR Preview" w:date="2026-01-01T00:00:00Z">
        <w:r>
          <w:t xml:space="preserve"> </w:t>
        </w:r>
      </w:ins>
      <m:oMath>
        <m:r>
          <m:rPr>
            <m:sty m:val="p"/>
          </m:rPr>
          <m:t>(</m:t>
        </m:r>
        <m:r>
          <m:t>1</m:t>
        </m:r>
        <m:r>
          <m:rPr>
            <m:sty m:val="p"/>
          </m:rPr>
          <m:t>,</m:t>
        </m:r>
        <m:r>
          <m:rPr>
            <m:sty m:val="p"/>
          </m:rPr>
          <m:t>−</m:t>
        </m:r>
        <m:r>
          <m:t>1</m:t>
        </m:r>
        <m:r>
          <m:rPr>
            <m:sty m:val="p"/>
          </m:rPr>
          <m:t>)</m:t>
        </m:r>
      </m:oMath>
      <w:ins w:id="20919" w:author="PR Preview" w:date="2026-01-01T00:00:00Z">
        <w:r>
          <w:t xml:space="preserve"> </w:t>
        </w:r>
      </w:ins>
      <w:ins w:id="20920" w:author="PR Preview" w:date="2026-01-01T00:00:00Z">
        <w:r>
          <w:t xml:space="preserve">to</w:t>
        </w:r>
      </w:ins>
      <w:ins w:id="20921" w:author="PR Preview" w:date="2026-01-01T00:00:00Z">
        <w:r>
          <w:t xml:space="preserve"> </w:t>
        </w:r>
      </w:ins>
      <m:oMath>
        <m:r>
          <m:rPr>
            <m:sty m:val="p"/>
          </m:rPr>
          <m:t>(</m:t>
        </m:r>
        <m:r>
          <m:rPr>
            <m:sty m:val="p"/>
          </m:rPr>
          <m:t>−</m:t>
        </m:r>
        <m:r>
          <m:t>1</m:t>
        </m:r>
        <m:r>
          <m:rPr>
            <m:sty m:val="p"/>
          </m:rPr>
          <m:t>,</m:t>
        </m:r>
        <m:r>
          <m:t>1</m:t>
        </m:r>
        <m:r>
          <m:rPr>
            <m:sty m:val="p"/>
          </m:rPr>
          <m:t>)</m:t>
        </m:r>
      </m:oMath>
      <w:ins w:id="20922" w:author="PR Preview" w:date="2026-01-01T00:00:00Z">
        <w:r>
          <w:t xml:space="preserve">:</w:t>
        </w:r>
      </w:ins>
      <w:ins w:id="20923" w:author="PR Preview" w:date="2026-01-01T00:00:00Z">
        <w:r>
          <w:t xml:space="preserve"> </w:t>
        </w:r>
      </w:ins>
      <w:ins w:id="20924" w:author="PR Preview" w:date="2026-01-01T00:00:00Z">
        <w:r>
          <w:t xml:space="preserve">eigenvalues</w:t>
        </w:r>
      </w:ins>
      <w:ins w:id="20925" w:author="PR Preview" w:date="2026-01-01T00:00:00Z">
        <w:r>
          <w:t xml:space="preserve"> </w:t>
        </w:r>
      </w:ins>
      <m:oMath>
        <m:r>
          <m:t>1</m:t>
        </m:r>
      </m:oMath>
      <w:ins w:id="20926" w:author="PR Preview" w:date="2026-01-01T00:00:00Z">
        <w:r>
          <w:t xml:space="preserve"> </w:t>
        </w:r>
      </w:ins>
      <w:ins w:id="20927" w:author="PR Preview" w:date="2026-01-01T00:00:00Z">
        <w:r>
          <w:t xml:space="preserve">and</w:t>
        </w:r>
      </w:ins>
      <w:ins w:id="20928" w:author="PR Preview" w:date="2026-01-01T00:00:00Z">
        <w:r>
          <w:t xml:space="preserve"> </w:t>
        </w:r>
      </w:ins>
      <m:oMath>
        <m:r>
          <m:rPr>
            <m:sty m:val="p"/>
          </m:rPr>
          <m:t>−</m:t>
        </m:r>
        <m:r>
          <m:t>1</m:t>
        </m:r>
      </m:oMath>
      <w:ins w:id="20929" w:author="PR Preview" w:date="2026-01-01T00:00:00Z">
        <w:r>
          <w:t xml:space="preserve">.</w:t>
        </w:r>
      </w:ins>
    </w:p>
    <w:p>
      <w:pPr>
        <w:numPr>
          <w:ilvl w:val="0"/>
          <w:numId w:val="1102"/>
        </w:numPr>
      </w:pPr>
      <w:ins w:id="20930" w:author="PR Preview" w:date="2026-01-01T00:00:00Z">
        <w:r>
          <w:t xml:space="preserve">The rotation</w:t>
        </w:r>
      </w:ins>
      <w:ins w:id="20931" w:author="PR Preview" w:date="2026-01-01T00:00:00Z">
        <w:r>
          <w:t xml:space="preserve"> </w:t>
        </w:r>
      </w:ins>
      <m:oMath>
        <m:r>
          <m:rPr>
            <m:sty m:val="bi"/>
          </m:rPr>
          <m:t>Q</m:t>
        </m:r>
      </m:oMath>
      <w:ins w:id="20932" w:author="PR Preview" w:date="2026-01-01T00:00:00Z">
        <w:r>
          <w:t xml:space="preserve"> </w:t>
        </w:r>
      </w:ins>
      <w:ins w:id="20933" w:author="PR Preview" w:date="2026-01-01T00:00:00Z">
        <w:r>
          <w:t xml:space="preserve">of</w:t>
        </w:r>
      </w:ins>
      <w:ins w:id="20934" w:author="PR Preview" w:date="2026-01-01T00:00:00Z">
        <w:r>
          <w:t xml:space="preserve"> </w:t>
        </w:r>
      </w:ins>
      <w:hyperlink w:anchor="exm-orthogonal-matrix">
        <w:ins w:id="20935" w:author="PR Preview" w:date="2026-01-01T00:00:00Z">
          <w:r>
            <w:rPr>
              <w:rStyle w:val="Hyperlink"/>
            </w:rPr>
            <w:t xml:space="preserve">Example 137</w:t>
          </w:r>
        </w:ins>
      </w:hyperlink>
      <w:ins w:id="20936" w:author="PR Preview" w:date="2026-01-01T00:00:00Z">
        <w:r>
          <w:t xml:space="preserve"> </w:t>
        </w:r>
      </w:ins>
      <w:ins w:id="20937" w:author="PR Preview" w:date="2026-01-01T00:00:00Z">
        <w:r>
          <w:t xml:space="preserve">has no real eigenvalue.</w:t>
        </w:r>
      </w:ins>
      <w:ins w:id="20938" w:author="PR Preview" w:date="2026-01-01T00:00:00Z">
        <w:r>
          <w:t xml:space="preserve"> </w:t>
        </w:r>
      </w:ins>
      <w:ins w:id="20939" w:author="PR Preview" w:date="2026-01-01T00:00:00Z">
        <w:r>
          <w:t xml:space="preserve">By part 2 the only candidates are</w:t>
        </w:r>
      </w:ins>
      <w:ins w:id="20940" w:author="PR Preview" w:date="2026-01-01T00:00:00Z">
        <w:r>
          <w:t xml:space="preserve"> </w:t>
        </w:r>
      </w:ins>
      <m:oMath>
        <m:r>
          <m:rPr>
            <m:sty m:val="p"/>
          </m:rPr>
          <m:t>±</m:t>
        </m:r>
        <m:r>
          <m:t>1</m:t>
        </m:r>
      </m:oMath>
      <w:ins w:id="20941" w:author="PR Preview" w:date="2026-01-01T00:00:00Z">
        <w:r>
          <w:t xml:space="preserve">.</w:t>
        </w:r>
      </w:ins>
      <w:ins w:id="20942" w:author="PR Preview" w:date="2026-01-01T00:00:00Z">
        <w:r>
          <w:t xml:space="preserve"> </w:t>
        </w:r>
      </w:ins>
      <w:ins w:id="20943" w:author="PR Preview" w:date="2026-01-01T00:00:00Z">
        <w:r>
          <w:t xml:space="preserve">$\mathbf{Q} \mathord{\smash[b]{\underset{\raise.3ex\hbox{$\scriptstyle\sim$}}{v}}\vphantom{v}} = \mathord{\smash[b]{\underset{\raise.3ex\hbox{$\scriptstyle\sim$}}{v}}\vphantom{v}}$</w:t>
        </w:r>
      </w:ins>
      <w:ins w:id="20944" w:author="PR Preview" w:date="2026-01-01T00:00:00Z">
        <w:r>
          <w:t xml:space="preserve"> </w:t>
        </w:r>
      </w:ins>
      <w:ins w:id="20945" w:author="PR Preview" w:date="2026-01-01T00:00:00Z">
        <w:r>
          <w:t xml:space="preserve">reads</w:t>
        </w:r>
      </w:ins>
      <w:ins w:id="20946"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20947" w:author="PR Preview" w:date="2026-01-01T00:00:00Z">
        <w:r>
          <w:t xml:space="preserve"> </w:t>
        </w:r>
      </w:ins>
      <w:ins w:id="20948" w:author="PR Preview" w:date="2026-01-01T00:00:00Z">
        <w:r>
          <w:t xml:space="preserve">and</w:t>
        </w:r>
      </w:ins>
      <w:ins w:id="20949"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20950" w:author="PR Preview" w:date="2026-01-01T00:00:00Z">
        <w:r>
          <w:t xml:space="preserve">,</w:t>
        </w:r>
      </w:ins>
      <w:ins w:id="20951" w:author="PR Preview" w:date="2026-01-01T00:00:00Z">
        <w:r>
          <w:t xml:space="preserve"> </w:t>
        </w:r>
      </w:ins>
      <w:ins w:id="20952" w:author="PR Preview" w:date="2026-01-01T00:00:00Z">
        <w:r>
          <w:t xml:space="preserve">so</w:t>
        </w:r>
      </w:ins>
      <w:ins w:id="20953" w:author="PR Preview" w:date="2026-01-01T00:00:00Z">
        <w:r>
          <w:t xml:space="preserve"> </w:t>
        </w:r>
      </w:ins>
      <m:oMath>
        <m:sSub>
          <m:e>
            <m:r>
              <m:t>v</m:t>
            </m:r>
          </m:e>
          <m:sub>
            <m:r>
              <m:t>1</m:t>
            </m:r>
          </m:sub>
        </m:sSub>
        <m:r>
          <m:rPr>
            <m:sty m:val="p"/>
          </m:rPr>
          <m:t>=</m:t>
        </m:r>
        <m:r>
          <m:rPr>
            <m:sty m:val="p"/>
          </m:rPr>
          <m:t>−</m:t>
        </m:r>
        <m:r>
          <m:t>2</m:t>
        </m:r>
        <m:sSub>
          <m:e>
            <m:r>
              <m:t>v</m:t>
            </m:r>
          </m:e>
          <m:sub>
            <m:r>
              <m:t>2</m:t>
            </m:r>
          </m:sub>
        </m:sSub>
      </m:oMath>
      <w:ins w:id="20954" w:author="PR Preview" w:date="2026-01-01T00:00:00Z">
        <w:r>
          <w:t xml:space="preserve"> </w:t>
        </w:r>
      </w:ins>
      <w:ins w:id="20955"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8"/>
    <w:bookmarkStart w:id="639" w:name="def-similar"/>
    <w:p>
      <w:pPr>
        <w:pStyle w:val="FirstParagraph"/>
      </w:pPr>
      <w:del w:id="20956" w:author="PR Preview" w:date="2026-01-01T00:00:00Z">
        <w:r>
          <w:rPr>
            <w:b/>
            <w:bCs/>
          </w:rPr>
          <w:delText xml:space="preserve">Definition 120 (Similar matrices)</w:delText>
        </w:r>
      </w:del>
      <w:del w:id="20957" w:author="PR Preview" w:date="2026-01-01T00:00:00Z">
        <w:r>
          <w:delText xml:space="preserve"> </w:delText>
        </w:r>
      </w:del>
      <w:del w:id="20958" w:author="PR Preview" w:date="2026-01-01T00:00:00Z">
        <w:r>
          <w:delText xml:space="preserve">Two</w:delText>
        </w:r>
      </w:del>
      <w:del w:id="20959" w:author="PR Preview" w:date="2026-01-01T00:00:00Z">
        <w:r>
          <w:delText xml:space="preserve"> </w:delText>
        </w:r>
      </w:del>
      <m:oMath>
        <m:r>
          <m:t>p</m:t>
        </m:r>
        <m:r>
          <m:rPr>
            <m:sty m:val="p"/>
          </m:rPr>
          <m:t>×</m:t>
        </m:r>
        <m:r>
          <m:t>p</m:t>
        </m:r>
      </m:oMath>
      <w:del w:id="20960" w:author="PR Preview" w:date="2026-01-01T00:00:00Z">
        <w:r>
          <w:delText xml:space="preserve"> </w:delText>
        </w:r>
      </w:del>
      <w:del w:id="20961" w:author="PR Preview" w:date="2026-01-01T00:00:00Z">
        <w:r>
          <w:delText xml:space="preserve">matrices</w:delText>
        </w:r>
      </w:del>
      <w:del w:id="20962" w:author="PR Preview" w:date="2026-01-01T00:00:00Z">
        <w:r>
          <w:delText xml:space="preserve"> </w:delText>
        </w:r>
      </w:del>
      <m:oMath>
        <m:r>
          <m:rPr>
            <m:sty m:val="bi"/>
          </m:rPr>
          <m:t>A</m:t>
        </m:r>
      </m:oMath>
      <w:del w:id="20963" w:author="PR Preview" w:date="2026-01-01T00:00:00Z">
        <w:r>
          <w:delText xml:space="preserve"> </w:delText>
        </w:r>
      </w:del>
      <w:del w:id="20964" w:author="PR Preview" w:date="2026-01-01T00:00:00Z">
        <w:r>
          <w:delText xml:space="preserve">and</w:delText>
        </w:r>
      </w:del>
      <w:del w:id="20965" w:author="PR Preview" w:date="2026-01-01T00:00:00Z">
        <w:r>
          <w:delText xml:space="preserve"> </w:delText>
        </w:r>
      </w:del>
      <m:oMath>
        <m:r>
          <m:rPr>
            <m:sty m:val="bi"/>
          </m:rPr>
          <m:t>B</m:t>
        </m:r>
      </m:oMath>
      <w:del w:id="20966" w:author="PR Preview" w:date="2026-01-01T00:00:00Z">
        <w:r>
          <w:delText xml:space="preserve"> </w:delText>
        </w:r>
      </w:del>
      <w:del w:id="20967" w:author="PR Preview" w:date="2026-01-01T00:00:00Z">
        <w:r>
          <w:delText xml:space="preserve">are</w:delText>
        </w:r>
      </w:del>
      <w:del w:id="20968" w:author="PR Preview" w:date="2026-01-01T00:00:00Z">
        <w:r>
          <w:delText xml:space="preserve"> </w:delText>
        </w:r>
      </w:del>
      <w:del w:id="20969" w:author="PR Preview" w:date="2026-01-01T00:00:00Z">
        <w:r>
          <w:rPr>
            <w:b/>
            <w:bCs/>
          </w:rPr>
          <w:delText xml:space="preserve">similar</w:delText>
        </w:r>
      </w:del>
      <w:del w:id="20970" w:author="PR Preview" w:date="2026-01-01T00:00:00Z">
        <w:r>
          <w:delText xml:space="preserve"> </w:delText>
        </w:r>
      </w:del>
      <w:del w:id="20971" w:author="PR Preview" w:date="2026-01-01T00:00:00Z">
        <w:r>
          <w:delText xml:space="preserve">if</w:delText>
        </w:r>
      </w:del>
      <w:del w:id="20972"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0973" w:author="PR Preview" w:date="2026-01-01T00:00:00Z">
        <w:r>
          <w:delText xml:space="preserve"> </w:delText>
        </w:r>
      </w:del>
      <w:del w:id="20974" w:author="PR Preview" w:date="2026-01-01T00:00:00Z">
        <w:r>
          <w:delText xml:space="preserve">for some invertible</w:delText>
        </w:r>
      </w:del>
      <w:del w:id="20975" w:author="PR Preview" w:date="2026-01-01T00:00:00Z">
        <w:r>
          <w:delText xml:space="preserve"> </w:delText>
        </w:r>
      </w:del>
      <m:oMath>
        <m:r>
          <m:t>p</m:t>
        </m:r>
        <m:r>
          <m:rPr>
            <m:sty m:val="p"/>
          </m:rPr>
          <m:t>×</m:t>
        </m:r>
        <m:r>
          <m:t>p</m:t>
        </m:r>
      </m:oMath>
      <w:del w:id="20976" w:author="PR Preview" w:date="2026-01-01T00:00:00Z">
        <w:r>
          <w:delText xml:space="preserve"> </w:delText>
        </w:r>
      </w:del>
      <w:del w:id="20977" w:author="PR Preview" w:date="2026-01-01T00:00:00Z">
        <w:r>
          <w:delText xml:space="preserve">matrix</w:delText>
        </w:r>
      </w:del>
      <w:del w:id="20978" w:author="PR Preview" w:date="2026-01-01T00:00:00Z">
        <w:r>
          <w:delText xml:space="preserve"> </w:delText>
        </w:r>
      </w:del>
      <m:oMath>
        <m:r>
          <m:rPr>
            <m:sty m:val="bi"/>
          </m:rPr>
          <m:t>P</m:t>
        </m:r>
      </m:oMath>
      <w:del w:id="20979" w:author="PR Preview" w:date="2026-01-01T00:00:00Z">
        <w:r>
          <w:delText xml:space="preserve"> </w:delText>
        </w:r>
      </w:del>
      <w:del w:id="20980" w:author="PR Preview" w:date="2026-01-01T00:00:00Z">
        <w:r>
          <w:delText xml:space="preserve">(</w:delText>
        </w:r>
      </w:del>
      <w:hyperlink w:anchor="def-invertible-matrix">
        <w:del w:id="20981" w:author="PR Preview" w:date="2026-01-01T00:00:00Z">
          <w:r>
            <w:rPr>
              <w:rStyle w:val="Hyperlink"/>
            </w:rPr>
            <w:delText xml:space="preserve">Definition 85</w:delText>
          </w:r>
        </w:del>
      </w:hyperlink>
      <w:del w:id="20982" w:author="PR Preview" w:date="2026-01-01T00:00:00Z">
        <w:r>
          <w:delText xml:space="preserve">).</w:delText>
        </w:r>
      </w:del>
    </w:p>
    <w:p>
      <w:pPr>
        <w:pStyle w:val="BodyText"/>
      </w:pPr>
      <w:del w:id="20983" w:author="PR Preview" w:date="2026-01-01T00:00:00Z">
        <w:r>
          <w:rPr>
            <w:i/>
            <w:iCs/>
          </w:rPr>
          <w:delText xml:space="preserve">Remark 50</w:delText>
        </w:r>
      </w:del>
      <w:del w:id="20984" w:author="PR Preview" w:date="2026-01-01T00:00:00Z">
        <w:r>
          <w:delText xml:space="preserve"> (Similarity read both ways). </w:delText>
        </w:r>
      </w:del>
      <w:del w:id="20985" w:author="PR Preview" w:date="2026-01-01T00:00:00Z">
        <w:r>
          <w:delText xml:space="preserve">If</w:delText>
        </w:r>
      </w:del>
      <w:del w:id="20986" w:author="PR Preview" w:date="2026-01-01T00:00:00Z">
        <w:r>
          <w:delText xml:space="preserve"> </w:delText>
        </w:r>
      </w:del>
      <m:oMath>
        <m:r>
          <m:rPr>
            <m:sty m:val="bi"/>
          </m:rPr>
          <m:t>P</m:t>
        </m:r>
      </m:oMath>
      <w:del w:id="20987" w:author="PR Preview" w:date="2026-01-01T00:00:00Z">
        <w:r>
          <w:delText xml:space="preserve"> </w:delText>
        </w:r>
      </w:del>
      <w:del w:id="20988" w:author="PR Preview" w:date="2026-01-01T00:00:00Z">
        <w:r>
          <w:delText xml:space="preserve">is invertible, then</w:delText>
        </w:r>
      </w:del>
      <w:del w:id="20989" w:author="PR Preview" w:date="2026-01-01T00:00:00Z">
        <w:r>
          <w:delText xml:space="preserve"> </w:delText>
        </w:r>
      </w:del>
      <m:oMath>
        <m:sSup>
          <m:e>
            <m:r>
              <m:rPr>
                <m:sty m:val="bi"/>
              </m:rPr>
              <m:t>P</m:t>
            </m:r>
          </m:e>
          <m:sup>
            <m:r>
              <m:rPr>
                <m:sty m:val="p"/>
              </m:rPr>
              <m:t>−</m:t>
            </m:r>
            <m:r>
              <m:t>1</m:t>
            </m:r>
          </m:sup>
        </m:sSup>
      </m:oMath>
      <w:del w:id="20990" w:author="PR Preview" w:date="2026-01-01T00:00:00Z">
        <w:r>
          <w:delText xml:space="preserve"> </w:delText>
        </w:r>
      </w:del>
      <w:del w:id="20991" w:author="PR Preview" w:date="2026-01-01T00:00:00Z">
        <w:r>
          <w:delText xml:space="preserve">is invertible with inverse</w:delText>
        </w:r>
      </w:del>
      <w:del w:id="20992" w:author="PR Preview" w:date="2026-01-01T00:00:00Z">
        <w:r>
          <w:delText xml:space="preserve"> </w:delText>
        </w:r>
      </w:del>
      <m:oMath>
        <m:r>
          <m:rPr>
            <m:sty m:val="bi"/>
          </m:rPr>
          <m:t>P</m:t>
        </m:r>
      </m:oMath>
      <w:del w:id="20993" w:author="PR Preview" w:date="2026-01-01T00:00:00Z">
        <w:r>
          <w:delText xml:space="preserve">:</w:delText>
        </w:r>
      </w:del>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del w:id="20994" w:author="PR Preview" w:date="2026-01-01T00:00:00Z">
        <w:r>
          <w:delText xml:space="preserve">is the condition of</w:delText>
        </w:r>
      </w:del>
      <w:del w:id="20995" w:author="PR Preview" w:date="2026-01-01T00:00:00Z">
        <w:r>
          <w:delText xml:space="preserve"> </w:delText>
        </w:r>
      </w:del>
      <w:hyperlink w:anchor="def-invertible-matrix">
        <w:del w:id="20996" w:author="PR Preview" w:date="2026-01-01T00:00:00Z">
          <w:r>
            <w:rPr>
              <w:rStyle w:val="Hyperlink"/>
            </w:rPr>
            <w:delText xml:space="preserve">Definition 85</w:delText>
          </w:r>
        </w:del>
      </w:hyperlink>
      <w:del w:id="20997" w:author="PR Preview" w:date="2026-01-01T00:00:00Z">
        <w:r>
          <w:delText xml:space="preserve"> </w:delText>
        </w:r>
      </w:del>
      <w:del w:id="20998" w:author="PR Preview" w:date="2026-01-01T00:00:00Z">
        <w:r>
          <w:delText xml:space="preserve">for</w:delText>
        </w:r>
      </w:del>
      <w:del w:id="20999" w:author="PR Preview" w:date="2026-01-01T00:00:00Z">
        <w:r>
          <w:delText xml:space="preserve"> </w:delText>
        </w:r>
      </w:del>
      <m:oMath>
        <m:sSup>
          <m:e>
            <m:r>
              <m:rPr>
                <m:sty m:val="bi"/>
              </m:rPr>
              <m:t>P</m:t>
            </m:r>
          </m:e>
          <m:sup>
            <m:r>
              <m:rPr>
                <m:sty m:val="p"/>
              </m:rPr>
              <m:t>−</m:t>
            </m:r>
            <m:r>
              <m:t>1</m:t>
            </m:r>
          </m:sup>
        </m:sSup>
      </m:oMath>
      <w:del w:id="21000" w:author="PR Preview" w:date="2026-01-01T00:00:00Z">
        <w:r>
          <w:delText xml:space="preserve"> </w:delText>
        </w:r>
      </w:del>
      <w:del w:id="21001" w:author="PR Preview" w:date="2026-01-01T00:00:00Z">
        <w:r>
          <w:delText xml:space="preserve">with</w:delText>
        </w:r>
      </w:del>
      <w:del w:id="21002" w:author="PR Preview" w:date="2026-01-01T00:00:00Z">
        <w:r>
          <w:delText xml:space="preserve"> </w:delText>
        </w:r>
      </w:del>
      <m:oMath>
        <m:r>
          <m:rPr>
            <m:sty m:val="bi"/>
          </m:rPr>
          <m:t>P</m:t>
        </m:r>
      </m:oMath>
      <w:del w:id="21003" w:author="PR Preview" w:date="2026-01-01T00:00:00Z">
        <w:r>
          <w:delText xml:space="preserve"> </w:delText>
        </w:r>
      </w:del>
      <w:del w:id="21004" w:author="PR Preview" w:date="2026-01-01T00:00:00Z">
        <w:r>
          <w:delText xml:space="preserve">as the other factor,</w:delText>
        </w:r>
      </w:del>
      <w:del w:id="21005" w:author="PR Preview" w:date="2026-01-01T00:00:00Z">
        <w:r>
          <w:delText xml:space="preserve"> </w:delText>
        </w:r>
      </w:del>
      <w:del w:id="21006" w:author="PR Preview" w:date="2026-01-01T00:00:00Z">
        <w:r>
          <w:delText xml:space="preserve">and that factor is unique (</w:delText>
        </w:r>
      </w:del>
      <w:hyperlink w:anchor="rem-invertible-inverse">
        <w:del w:id="21007" w:author="PR Preview" w:date="2026-01-01T00:00:00Z">
          <w:r>
            <w:rPr>
              <w:rStyle w:val="Hyperlink"/>
            </w:rPr>
            <w:delText xml:space="preserve">Remark 28</w:delText>
          </w:r>
        </w:del>
      </w:hyperlink>
      <w:del w:id="21008" w:author="PR Preview" w:date="2026-01-01T00:00:00Z">
        <w:r>
          <w:delText xml:space="preserve">).</w:delText>
        </w:r>
      </w:del>
      <w:del w:id="21009" w:author="PR Preview" w:date="2026-01-01T00:00:00Z">
        <w:r>
          <w:delText xml:space="preserve"> </w:delText>
        </w:r>
      </w:del>
      <w:del w:id="21010" w:author="PR Preview" w:date="2026-01-01T00:00:00Z">
        <w:r>
          <w:delText xml:space="preserve">If</w:delText>
        </w:r>
      </w:del>
      <w:del w:id="21011"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1012" w:author="PR Preview" w:date="2026-01-01T00:00:00Z">
        <w:r>
          <w:delText xml:space="preserve">, then</w:delText>
        </w:r>
      </w:del>
    </w:p>
    <w:p>
      <w:pPr>
        <w:pStyle w:val="FirstParagraph"/>
      </w:pPr>
      <w:ins w:id="21013" w:author="PR Preview" w:date="2026-01-01T00:00:00Z">
        <w:r>
          <w:rPr>
            <w:b/>
            <w:bCs/>
          </w:rPr>
          <w:t xml:space="preserve">Definition 120 (Similar matrices)</w:t>
        </w:r>
      </w:ins>
      <w:ins w:id="21014" w:author="PR Preview" w:date="2026-01-01T00:00:00Z">
        <w:r>
          <w:t xml:space="preserve"> </w:t>
        </w:r>
      </w:ins>
      <w:ins w:id="21015" w:author="PR Preview" w:date="2026-01-01T00:00:00Z">
        <w:r>
          <w:t xml:space="preserve">Two</w:t>
        </w:r>
      </w:ins>
      <w:ins w:id="21016" w:author="PR Preview" w:date="2026-01-01T00:00:00Z">
        <w:r>
          <w:t xml:space="preserve"> </w:t>
        </w:r>
      </w:ins>
      <m:oMath>
        <m:r>
          <m:t>p</m:t>
        </m:r>
        <m:r>
          <m:rPr>
            <m:sty m:val="p"/>
          </m:rPr>
          <m:t>×</m:t>
        </m:r>
        <m:r>
          <m:t>p</m:t>
        </m:r>
      </m:oMath>
      <w:ins w:id="21017" w:author="PR Preview" w:date="2026-01-01T00:00:00Z">
        <w:r>
          <w:t xml:space="preserve"> </w:t>
        </w:r>
      </w:ins>
      <w:ins w:id="21018" w:author="PR Preview" w:date="2026-01-01T00:00:00Z">
        <w:r>
          <w:t xml:space="preserve">matrices</w:t>
        </w:r>
      </w:ins>
      <w:ins w:id="21019" w:author="PR Preview" w:date="2026-01-01T00:00:00Z">
        <w:r>
          <w:t xml:space="preserve"> </w:t>
        </w:r>
      </w:ins>
      <m:oMath>
        <m:r>
          <m:rPr>
            <m:sty m:val="bi"/>
          </m:rPr>
          <m:t>A</m:t>
        </m:r>
      </m:oMath>
      <w:ins w:id="21020" w:author="PR Preview" w:date="2026-01-01T00:00:00Z">
        <w:r>
          <w:t xml:space="preserve"> </w:t>
        </w:r>
      </w:ins>
      <w:ins w:id="21021" w:author="PR Preview" w:date="2026-01-01T00:00:00Z">
        <w:r>
          <w:t xml:space="preserve">and</w:t>
        </w:r>
      </w:ins>
      <w:ins w:id="21022" w:author="PR Preview" w:date="2026-01-01T00:00:00Z">
        <w:r>
          <w:t xml:space="preserve"> </w:t>
        </w:r>
      </w:ins>
      <m:oMath>
        <m:r>
          <m:rPr>
            <m:sty m:val="bi"/>
          </m:rPr>
          <m:t>B</m:t>
        </m:r>
      </m:oMath>
      <w:ins w:id="21023" w:author="PR Preview" w:date="2026-01-01T00:00:00Z">
        <w:r>
          <w:t xml:space="preserve"> </w:t>
        </w:r>
      </w:ins>
      <w:ins w:id="21024" w:author="PR Preview" w:date="2026-01-01T00:00:00Z">
        <w:r>
          <w:t xml:space="preserve">are</w:t>
        </w:r>
      </w:ins>
      <w:ins w:id="21025" w:author="PR Preview" w:date="2026-01-01T00:00:00Z">
        <w:r>
          <w:t xml:space="preserve"> </w:t>
        </w:r>
      </w:ins>
      <w:ins w:id="21026" w:author="PR Preview" w:date="2026-01-01T00:00:00Z">
        <w:r>
          <w:rPr>
            <w:b/>
            <w:bCs/>
          </w:rPr>
          <w:t xml:space="preserve">similar</w:t>
        </w:r>
      </w:ins>
      <w:ins w:id="21027" w:author="PR Preview" w:date="2026-01-01T00:00:00Z">
        <w:r>
          <w:t xml:space="preserve"> </w:t>
        </w:r>
      </w:ins>
      <w:ins w:id="21028" w:author="PR Preview" w:date="2026-01-01T00:00:00Z">
        <w:r>
          <w:t xml:space="preserve">[86]</w:t>
        </w:r>
      </w:ins>
      <w:ins w:id="21029" w:author="PR Preview" w:date="2026-01-01T00:00:00Z">
        <w:r>
          <w:t xml:space="preserve"> </w:t>
        </w:r>
      </w:ins>
      <w:ins w:id="21030" w:author="PR Preview" w:date="2026-01-01T00:00:00Z">
        <w:r>
          <w:t xml:space="preserve">if</w:t>
        </w:r>
      </w:ins>
      <w:ins w:id="21031"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1032" w:author="PR Preview" w:date="2026-01-01T00:00:00Z">
        <w:r>
          <w:t xml:space="preserve"> </w:t>
        </w:r>
      </w:ins>
      <w:ins w:id="21033" w:author="PR Preview" w:date="2026-01-01T00:00:00Z">
        <w:r>
          <w:t xml:space="preserve">for some invertible</w:t>
        </w:r>
      </w:ins>
      <w:ins w:id="21034" w:author="PR Preview" w:date="2026-01-01T00:00:00Z">
        <w:r>
          <w:t xml:space="preserve"> </w:t>
        </w:r>
      </w:ins>
      <m:oMath>
        <m:r>
          <m:t>p</m:t>
        </m:r>
        <m:r>
          <m:rPr>
            <m:sty m:val="p"/>
          </m:rPr>
          <m:t>×</m:t>
        </m:r>
        <m:r>
          <m:t>p</m:t>
        </m:r>
      </m:oMath>
      <w:ins w:id="21035" w:author="PR Preview" w:date="2026-01-01T00:00:00Z">
        <w:r>
          <w:t xml:space="preserve"> </w:t>
        </w:r>
      </w:ins>
      <w:ins w:id="21036" w:author="PR Preview" w:date="2026-01-01T00:00:00Z">
        <w:r>
          <w:t xml:space="preserve">matrix</w:t>
        </w:r>
      </w:ins>
      <w:ins w:id="21037" w:author="PR Preview" w:date="2026-01-01T00:00:00Z">
        <w:r>
          <w:t xml:space="preserve"> </w:t>
        </w:r>
      </w:ins>
      <m:oMath>
        <m:r>
          <m:rPr>
            <m:sty m:val="bi"/>
          </m:rPr>
          <m:t>P</m:t>
        </m:r>
      </m:oMath>
      <w:ins w:id="21038" w:author="PR Preview" w:date="2026-01-01T00:00:00Z">
        <w:r>
          <w:t xml:space="preserve"> </w:t>
        </w:r>
      </w:ins>
      <w:ins w:id="21039" w:author="PR Preview" w:date="2026-01-01T00:00:00Z">
        <w:r>
          <w:t xml:space="preserve">(</w:t>
        </w:r>
      </w:ins>
      <w:hyperlink w:anchor="def-invertible-matrix">
        <w:ins w:id="21040" w:author="PR Preview" w:date="2026-01-01T00:00:00Z">
          <w:r>
            <w:rPr>
              <w:rStyle w:val="Hyperlink"/>
            </w:rPr>
            <w:t xml:space="preserve">Definition 85</w:t>
          </w:r>
        </w:ins>
      </w:hyperlink>
      <w:ins w:id="21041" w:author="PR Preview" w:date="2026-01-01T00:00:00Z">
        <w:r>
          <w:t xml:space="preserve">).</w:t>
        </w:r>
      </w:ins>
    </w:p>
    <w:bookmarkEnd w:id="639"/>
    <w:bookmarkStart w:id="640" w:name="rem-similar-both-ways"/>
    <w:p>
      <w:pPr>
        <w:pStyle w:val="BodyText"/>
      </w:pPr>
      <w:ins w:id="21042" w:author="PR Preview" w:date="2026-01-01T00:00:00Z">
        <w:r>
          <w:rPr>
            <w:i/>
            <w:iCs/>
          </w:rPr>
          <w:t xml:space="preserve">Remark 51</w:t>
        </w:r>
      </w:ins>
      <w:ins w:id="21043" w:author="PR Preview" w:date="2026-01-01T00:00:00Z">
        <w:r>
          <w:t xml:space="preserve"> (Similarity read both ways). </w:t>
        </w:r>
      </w:ins>
      <w:ins w:id="21044" w:author="PR Preview" w:date="2026-01-01T00:00:00Z">
        <w:r>
          <w:t xml:space="preserve">If</w:t>
        </w:r>
      </w:ins>
      <w:ins w:id="21045" w:author="PR Preview" w:date="2026-01-01T00:00:00Z">
        <w:r>
          <w:t xml:space="preserve"> </w:t>
        </w:r>
      </w:ins>
      <m:oMath>
        <m:r>
          <m:rPr>
            <m:sty m:val="bi"/>
          </m:rPr>
          <m:t>P</m:t>
        </m:r>
      </m:oMath>
      <w:ins w:id="21046" w:author="PR Preview" w:date="2026-01-01T00:00:00Z">
        <w:r>
          <w:t xml:space="preserve"> </w:t>
        </w:r>
      </w:ins>
      <w:ins w:id="21047" w:author="PR Preview" w:date="2026-01-01T00:00:00Z">
        <w:r>
          <w:t xml:space="preserve">is invertible, then</w:t>
        </w:r>
      </w:ins>
      <w:ins w:id="21048" w:author="PR Preview" w:date="2026-01-01T00:00:00Z">
        <w:r>
          <w:t xml:space="preserve"> </w:t>
        </w:r>
      </w:ins>
      <m:oMath>
        <m:sSup>
          <m:e>
            <m:r>
              <m:rPr>
                <m:sty m:val="bi"/>
              </m:rPr>
              <m:t>P</m:t>
            </m:r>
          </m:e>
          <m:sup>
            <m:r>
              <m:rPr>
                <m:sty m:val="p"/>
              </m:rPr>
              <m:t>−</m:t>
            </m:r>
            <m:r>
              <m:t>1</m:t>
            </m:r>
          </m:sup>
        </m:sSup>
      </m:oMath>
      <w:ins w:id="21049" w:author="PR Preview" w:date="2026-01-01T00:00:00Z">
        <w:r>
          <w:t xml:space="preserve"> </w:t>
        </w:r>
      </w:ins>
      <w:ins w:id="21050" w:author="PR Preview" w:date="2026-01-01T00:00:00Z">
        <w:r>
          <w:t xml:space="preserve">is invertible with inverse</w:t>
        </w:r>
      </w:ins>
      <w:ins w:id="21051" w:author="PR Preview" w:date="2026-01-01T00:00:00Z">
        <w:r>
          <w:t xml:space="preserve"> </w:t>
        </w:r>
      </w:ins>
      <m:oMath>
        <m:r>
          <m:rPr>
            <m:sty m:val="bi"/>
          </m:rPr>
          <m:t>P</m:t>
        </m:r>
      </m:oMath>
      <w:ins w:id="21052" w:author="PR Preview" w:date="2026-01-01T00:00:00Z">
        <w:r>
          <w:t xml:space="preserve">:</w:t>
        </w:r>
      </w:ins>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ins w:id="21053" w:author="PR Preview" w:date="2026-01-01T00:00:00Z">
        <w:r>
          <w:t xml:space="preserve">is the condition of</w:t>
        </w:r>
      </w:ins>
      <w:ins w:id="21054" w:author="PR Preview" w:date="2026-01-01T00:00:00Z">
        <w:r>
          <w:t xml:space="preserve"> </w:t>
        </w:r>
      </w:ins>
      <w:hyperlink w:anchor="def-invertible-matrix">
        <w:ins w:id="21055" w:author="PR Preview" w:date="2026-01-01T00:00:00Z">
          <w:r>
            <w:rPr>
              <w:rStyle w:val="Hyperlink"/>
            </w:rPr>
            <w:t xml:space="preserve">Definition 85</w:t>
          </w:r>
        </w:ins>
      </w:hyperlink>
      <w:ins w:id="21056" w:author="PR Preview" w:date="2026-01-01T00:00:00Z">
        <w:r>
          <w:t xml:space="preserve"> </w:t>
        </w:r>
      </w:ins>
      <w:ins w:id="21057" w:author="PR Preview" w:date="2026-01-01T00:00:00Z">
        <w:r>
          <w:t xml:space="preserve">for</w:t>
        </w:r>
      </w:ins>
      <w:ins w:id="21058" w:author="PR Preview" w:date="2026-01-01T00:00:00Z">
        <w:r>
          <w:t xml:space="preserve"> </w:t>
        </w:r>
      </w:ins>
      <m:oMath>
        <m:sSup>
          <m:e>
            <m:r>
              <m:rPr>
                <m:sty m:val="bi"/>
              </m:rPr>
              <m:t>P</m:t>
            </m:r>
          </m:e>
          <m:sup>
            <m:r>
              <m:rPr>
                <m:sty m:val="p"/>
              </m:rPr>
              <m:t>−</m:t>
            </m:r>
            <m:r>
              <m:t>1</m:t>
            </m:r>
          </m:sup>
        </m:sSup>
      </m:oMath>
      <w:ins w:id="21059" w:author="PR Preview" w:date="2026-01-01T00:00:00Z">
        <w:r>
          <w:t xml:space="preserve"> </w:t>
        </w:r>
      </w:ins>
      <w:ins w:id="21060" w:author="PR Preview" w:date="2026-01-01T00:00:00Z">
        <w:r>
          <w:t xml:space="preserve">with</w:t>
        </w:r>
      </w:ins>
      <w:ins w:id="21061" w:author="PR Preview" w:date="2026-01-01T00:00:00Z">
        <w:r>
          <w:t xml:space="preserve"> </w:t>
        </w:r>
      </w:ins>
      <m:oMath>
        <m:r>
          <m:rPr>
            <m:sty m:val="bi"/>
          </m:rPr>
          <m:t>P</m:t>
        </m:r>
      </m:oMath>
      <w:ins w:id="21062" w:author="PR Preview" w:date="2026-01-01T00:00:00Z">
        <w:r>
          <w:t xml:space="preserve"> </w:t>
        </w:r>
      </w:ins>
      <w:ins w:id="21063" w:author="PR Preview" w:date="2026-01-01T00:00:00Z">
        <w:r>
          <w:t xml:space="preserve">as the other factor,</w:t>
        </w:r>
      </w:ins>
      <w:ins w:id="21064" w:author="PR Preview" w:date="2026-01-01T00:00:00Z">
        <w:r>
          <w:t xml:space="preserve"> </w:t>
        </w:r>
      </w:ins>
      <w:ins w:id="21065" w:author="PR Preview" w:date="2026-01-01T00:00:00Z">
        <w:r>
          <w:t xml:space="preserve">and that factor is unique (</w:t>
        </w:r>
      </w:ins>
      <w:hyperlink w:anchor="rem-invertible-inverse">
        <w:ins w:id="21066" w:author="PR Preview" w:date="2026-01-01T00:00:00Z">
          <w:r>
            <w:rPr>
              <w:rStyle w:val="Hyperlink"/>
            </w:rPr>
            <w:t xml:space="preserve">Remark 29</w:t>
          </w:r>
        </w:ins>
      </w:hyperlink>
      <w:ins w:id="21067" w:author="PR Preview" w:date="2026-01-01T00:00:00Z">
        <w:r>
          <w:t xml:space="preserve">).</w:t>
        </w:r>
      </w:ins>
      <w:ins w:id="21068" w:author="PR Preview" w:date="2026-01-01T00:00:00Z">
        <w:r>
          <w:t xml:space="preserve"> </w:t>
        </w:r>
      </w:ins>
      <w:ins w:id="21069" w:author="PR Preview" w:date="2026-01-01T00:00:00Z">
        <w:r>
          <w:t xml:space="preserve">If</w:t>
        </w:r>
      </w:ins>
      <w:ins w:id="2107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1071" w:author="PR Preview" w:date="2026-01-01T00:00:00Z">
        <w:r>
          <w:t xml:space="preserve">, then</w:t>
        </w:r>
      </w:ins>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0"/>
    <w:bookmarkStart w:id="641" w:name="exm-similar"/>
    <w:p>
      <w:pPr>
        <w:pStyle w:val="BodyText"/>
      </w:pPr>
      <w:del w:id="21072" w:author="PR Preview" w:date="2026-01-01T00:00:00Z">
        <w:r>
          <w:rPr>
            <w:b/>
            <w:bCs/>
          </w:rPr>
          <w:delText xml:space="preserve">Example 201 (A matrix similar to a diagonal one)</w:delText>
        </w:r>
      </w:del>
      <w:del w:id="21073" w:author="PR Preview" w:date="2026-01-01T00:00:00Z">
        <w:r>
          <w:delText xml:space="preserve"> </w:delText>
        </w:r>
      </w:del>
      <w:del w:id="21074" w:author="PR Preview" w:date="2026-01-01T00:00:00Z">
        <w:r>
          <w:delText xml:space="preserve">Let</w:delText>
        </w:r>
      </w:del>
      <w:del w:id="2107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1076" w:author="PR Preview" w:date="2026-01-01T00:00:00Z">
        <w:r>
          <w:delText xml:space="preserve"> </w:delText>
        </w:r>
      </w:del>
      <w:del w:id="21077" w:author="PR Preview" w:date="2026-01-01T00:00:00Z">
        <w:r>
          <w:delText xml:space="preserve">and</w:delText>
        </w:r>
      </w:del>
      <w:del w:id="2107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1079" w:author="PR Preview" w:date="2026-01-01T00:00:00Z">
        <w:r>
          <w:delText xml:space="preserve">.</w:delText>
        </w:r>
      </w:del>
      <w:del w:id="21080" w:author="PR Preview" w:date="2026-01-01T00:00:00Z">
        <w:r>
          <w:delText xml:space="preserve"> </w:delText>
        </w:r>
      </w:del>
      <w:del w:id="21081" w:author="PR Preview" w:date="2026-01-01T00:00:00Z">
        <w:r>
          <w:delText xml:space="preserve">Then</w:delText>
        </w:r>
      </w:del>
    </w:p>
    <w:p>
      <w:pPr>
        <w:pStyle w:val="BodyText"/>
      </w:pPr>
      <w:ins w:id="21082" w:author="PR Preview" w:date="2026-01-01T00:00:00Z">
        <w:r>
          <w:rPr>
            <w:b/>
            <w:bCs/>
          </w:rPr>
          <w:t xml:space="preserve">Example 203 (A matrix similar to a diagonal one)</w:t>
        </w:r>
      </w:ins>
      <w:ins w:id="21083" w:author="PR Preview" w:date="2026-01-01T00:00:00Z">
        <w:r>
          <w:t xml:space="preserve"> </w:t>
        </w:r>
      </w:ins>
      <w:ins w:id="21084" w:author="PR Preview" w:date="2026-01-01T00:00:00Z">
        <w:r>
          <w:t xml:space="preserve">Let</w:t>
        </w:r>
      </w:ins>
      <w:ins w:id="2108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1086" w:author="PR Preview" w:date="2026-01-01T00:00:00Z">
        <w:r>
          <w:t xml:space="preserve"> </w:t>
        </w:r>
      </w:ins>
      <w:ins w:id="21087" w:author="PR Preview" w:date="2026-01-01T00:00:00Z">
        <w:r>
          <w:t xml:space="preserve">and</w:t>
        </w:r>
      </w:ins>
      <w:ins w:id="21088"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1089" w:author="PR Preview" w:date="2026-01-01T00:00:00Z">
        <w:r>
          <w:t xml:space="preserve">.</w:t>
        </w:r>
      </w:ins>
      <w:ins w:id="21090" w:author="PR Preview" w:date="2026-01-01T00:00:00Z">
        <w:r>
          <w:t xml:space="preserve"> </w:t>
        </w:r>
      </w:ins>
      <w:ins w:id="21091"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21092" w:author="PR Preview" w:date="2026-01-01T00:00:00Z">
        <w:r>
          <w:delText xml:space="preserve">and likewise</w:delText>
        </w:r>
      </w:del>
      <w:del w:id="21093"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21094" w:author="PR Preview" w:date="2026-01-01T00:00:00Z">
        <w:r>
          <w:delText xml:space="preserve"> </w:delText>
        </w:r>
      </w:del>
      <w:del w:id="21095" w:author="PR Preview" w:date="2026-01-01T00:00:00Z">
        <w:r>
          <w:delText xml:space="preserve">(</w:delText>
        </w:r>
      </w:del>
      <w:hyperlink w:anchor="thm-scalar-matmul">
        <w:del w:id="21096" w:author="PR Preview" w:date="2026-01-01T00:00:00Z">
          <w:r>
            <w:rPr>
              <w:rStyle w:val="Hyperlink"/>
            </w:rPr>
            <w:delText xml:space="preserve">Theorem 94</w:delText>
          </w:r>
        </w:del>
      </w:hyperlink>
      <w:del w:id="21097" w:author="PR Preview" w:date="2026-01-01T00:00:00Z">
        <w:r>
          <w:delText xml:space="preserve">):</w:delText>
        </w:r>
      </w:del>
      <w:del w:id="21098"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21099" w:author="PR Preview" w:date="2026-01-01T00:00:00Z">
        <w:r>
          <w:delText xml:space="preserve"> </w:delText>
        </w:r>
      </w:del>
      <w:del w:id="21100" w:author="PR Preview" w:date="2026-01-01T00:00:00Z">
        <w:r>
          <w:delText xml:space="preserve">(5). Then</w:delText>
        </w:r>
      </w:del>
    </w:p>
    <w:p>
      <w:pPr>
        <w:pStyle w:val="FirstParagraph"/>
      </w:pPr>
      <w:ins w:id="21101" w:author="PR Preview" w:date="2026-01-01T00:00:00Z">
        <w:r>
          <w:t xml:space="preserve">and likewise</w:t>
        </w:r>
      </w:ins>
      <w:ins w:id="21102"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21103" w:author="PR Preview" w:date="2026-01-01T00:00:00Z">
        <w:r>
          <w:t xml:space="preserve"> </w:t>
        </w:r>
      </w:ins>
      <w:ins w:id="21104" w:author="PR Preview" w:date="2026-01-01T00:00:00Z">
        <w:r>
          <w:t xml:space="preserve">(</w:t>
        </w:r>
      </w:ins>
      <w:hyperlink w:anchor="thm-scalar-matmul">
        <w:ins w:id="21105" w:author="PR Preview" w:date="2026-01-01T00:00:00Z">
          <w:r>
            <w:rPr>
              <w:rStyle w:val="Hyperlink"/>
            </w:rPr>
            <w:t xml:space="preserve">Theorem 95</w:t>
          </w:r>
        </w:ins>
      </w:hyperlink>
      <w:ins w:id="21106" w:author="PR Preview" w:date="2026-01-01T00:00:00Z">
        <w:r>
          <w:t xml:space="preserve">):</w:t>
        </w:r>
      </w:ins>
      <w:ins w:id="21107"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21108" w:author="PR Preview" w:date="2026-01-01T00:00:00Z">
        <w:r>
          <w:t xml:space="preserve"> </w:t>
        </w:r>
      </w:ins>
      <w:ins w:id="21109"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41"/>
    <w:bookmarkStart w:id="642" w:name="thm-similar-eigenvalues"/>
    <w:p>
      <w:pPr>
        <w:pStyle w:val="BodyText"/>
      </w:pPr>
      <w:del w:id="21110" w:author="PR Preview" w:date="2026-01-01T00:00:00Z">
        <w:r>
          <w:rPr>
            <w:b/>
            <w:bCs/>
          </w:rPr>
          <w:delText xml:space="preserve">Theorem 113 (Similar matrices have the same eigenvalues)</w:delText>
        </w:r>
      </w:del>
      <w:del w:id="21111" w:author="PR Preview" w:date="2026-01-01T00:00:00Z">
        <w:r>
          <w:delText xml:space="preserve"> </w:delText>
        </w:r>
      </w:del>
      <w:del w:id="21112" w:author="PR Preview" w:date="2026-01-01T00:00:00Z">
        <w:r>
          <w:delText xml:space="preserve">If</w:delText>
        </w:r>
      </w:del>
      <w:del w:id="21113"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1114" w:author="PR Preview" w:date="2026-01-01T00:00:00Z">
        <w:r>
          <w:delText xml:space="preserve"> </w:delText>
        </w:r>
      </w:del>
      <w:del w:id="21115" w:author="PR Preview" w:date="2026-01-01T00:00:00Z">
        <w:r>
          <w:delText xml:space="preserve">(</w:delText>
        </w:r>
      </w:del>
      <w:hyperlink w:anchor="def-similar">
        <w:del w:id="21116" w:author="PR Preview" w:date="2026-01-01T00:00:00Z">
          <w:r>
            <w:rPr>
              <w:rStyle w:val="Hyperlink"/>
            </w:rPr>
            <w:delText xml:space="preserve">Definition 120</w:delText>
          </w:r>
        </w:del>
      </w:hyperlink>
      <w:del w:id="21117" w:author="PR Preview" w:date="2026-01-01T00:00:00Z">
        <w:r>
          <w:delText xml:space="preserve">),</w:delText>
        </w:r>
      </w:del>
      <w:del w:id="21118" w:author="PR Preview" w:date="2026-01-01T00:00:00Z">
        <w:r>
          <w:delText xml:space="preserve"> </w:delText>
        </w:r>
      </w:del>
      <w:del w:id="21119" w:author="PR Preview" w:date="2026-01-01T00:00:00Z">
        <w:r>
          <w:delText xml:space="preserve">then</w:delText>
        </w:r>
      </w:del>
      <w:del w:id="21120" w:author="PR Preview" w:date="2026-01-01T00:00:00Z">
        <w:r>
          <w:delText xml:space="preserve"> </w:delText>
        </w:r>
      </w:del>
      <w:del w:id="21121" w:author="PR Preview" w:date="2026-01-01T00:00:00Z">
        <w:r>
          <w:delText xml:space="preserve">$\mathord{\smash[b]{\underset{\raise.3ex\hbox{$\scriptstyle\sim$}}{v}}\vphantom{v}}$</w:delText>
        </w:r>
      </w:del>
      <w:del w:id="21122" w:author="PR Preview" w:date="2026-01-01T00:00:00Z">
        <w:r>
          <w:delText xml:space="preserve"> </w:delText>
        </w:r>
      </w:del>
      <w:del w:id="21123" w:author="PR Preview" w:date="2026-01-01T00:00:00Z">
        <w:r>
          <w:delText xml:space="preserve">is an eigenvector of</w:delText>
        </w:r>
      </w:del>
      <w:del w:id="21124" w:author="PR Preview" w:date="2026-01-01T00:00:00Z">
        <w:r>
          <w:delText xml:space="preserve"> </w:delText>
        </w:r>
      </w:del>
      <m:oMath>
        <m:r>
          <m:rPr>
            <m:sty m:val="bi"/>
          </m:rPr>
          <m:t>A</m:t>
        </m:r>
      </m:oMath>
      <w:del w:id="21125" w:author="PR Preview" w:date="2026-01-01T00:00:00Z">
        <w:r>
          <w:delText xml:space="preserve"> </w:delText>
        </w:r>
      </w:del>
      <w:del w:id="21126" w:author="PR Preview" w:date="2026-01-01T00:00:00Z">
        <w:r>
          <w:delText xml:space="preserve">for</w:delText>
        </w:r>
      </w:del>
      <w:del w:id="21127" w:author="PR Preview" w:date="2026-01-01T00:00:00Z">
        <w:r>
          <w:delText xml:space="preserve"> </w:delText>
        </w:r>
      </w:del>
      <m:oMath>
        <m:r>
          <m:t>λ</m:t>
        </m:r>
      </m:oMath>
      <w:del w:id="21128" w:author="PR Preview" w:date="2026-01-01T00:00:00Z">
        <w:r>
          <w:delText xml:space="preserve"> </w:delText>
        </w:r>
      </w:del>
      <w:del w:id="21129" w:author="PR Preview" w:date="2026-01-01T00:00:00Z">
        <w:r>
          <w:delText xml:space="preserve">exactly when</w:delText>
        </w:r>
      </w:del>
      <w:del w:id="21130" w:author="PR Preview" w:date="2026-01-01T00:00:00Z">
        <w:r>
          <w:delText xml:space="preserve"> </w:delText>
        </w:r>
      </w:del>
      <w:del w:id="21131" w:author="PR Preview" w:date="2026-01-01T00:00:00Z">
        <w:r>
          <w:delText xml:space="preserve">$\mathbf{P}^{-1} \mathord{\smash[b]{\underset{\raise.3ex\hbox{$\scriptstyle\sim$}}{v}}\vphantom{v}}$</w:delText>
        </w:r>
      </w:del>
      <w:del w:id="21132" w:author="PR Preview" w:date="2026-01-01T00:00:00Z">
        <w:r>
          <w:delText xml:space="preserve"> </w:delText>
        </w:r>
      </w:del>
      <w:del w:id="21133" w:author="PR Preview" w:date="2026-01-01T00:00:00Z">
        <w:r>
          <w:delText xml:space="preserve">is an eigenvector of</w:delText>
        </w:r>
      </w:del>
      <w:del w:id="21134" w:author="PR Preview" w:date="2026-01-01T00:00:00Z">
        <w:r>
          <w:delText xml:space="preserve"> </w:delText>
        </w:r>
      </w:del>
      <m:oMath>
        <m:r>
          <m:rPr>
            <m:sty m:val="bi"/>
          </m:rPr>
          <m:t>B</m:t>
        </m:r>
      </m:oMath>
      <w:del w:id="21135" w:author="PR Preview" w:date="2026-01-01T00:00:00Z">
        <w:r>
          <w:delText xml:space="preserve"> </w:delText>
        </w:r>
      </w:del>
      <w:del w:id="21136" w:author="PR Preview" w:date="2026-01-01T00:00:00Z">
        <w:r>
          <w:delText xml:space="preserve">for</w:delText>
        </w:r>
      </w:del>
      <w:del w:id="21137" w:author="PR Preview" w:date="2026-01-01T00:00:00Z">
        <w:r>
          <w:delText xml:space="preserve"> </w:delText>
        </w:r>
      </w:del>
      <m:oMath>
        <m:r>
          <m:t>λ</m:t>
        </m:r>
      </m:oMath>
      <w:del w:id="21138" w:author="PR Preview" w:date="2026-01-01T00:00:00Z">
        <w:r>
          <w:delText xml:space="preserve">.</w:delText>
        </w:r>
      </w:del>
      <w:del w:id="21139" w:author="PR Preview" w:date="2026-01-01T00:00:00Z">
        <w:r>
          <w:delText xml:space="preserve"> </w:delText>
        </w:r>
      </w:del>
      <w:del w:id="21140" w:author="PR Preview" w:date="2026-01-01T00:00:00Z">
        <w:r>
          <w:delText xml:space="preserve">So</w:delText>
        </w:r>
      </w:del>
      <w:del w:id="21141" w:author="PR Preview" w:date="2026-01-01T00:00:00Z">
        <w:r>
          <w:delText xml:space="preserve"> </w:delText>
        </w:r>
      </w:del>
      <m:oMath>
        <m:r>
          <m:rPr>
            <m:sty m:val="bi"/>
          </m:rPr>
          <m:t>A</m:t>
        </m:r>
      </m:oMath>
      <w:del w:id="21142" w:author="PR Preview" w:date="2026-01-01T00:00:00Z">
        <w:r>
          <w:delText xml:space="preserve"> </w:delText>
        </w:r>
      </w:del>
      <w:del w:id="21143" w:author="PR Preview" w:date="2026-01-01T00:00:00Z">
        <w:r>
          <w:delText xml:space="preserve">and</w:delText>
        </w:r>
      </w:del>
      <w:del w:id="21144" w:author="PR Preview" w:date="2026-01-01T00:00:00Z">
        <w:r>
          <w:delText xml:space="preserve"> </w:delText>
        </w:r>
      </w:del>
      <m:oMath>
        <m:r>
          <m:rPr>
            <m:sty m:val="bi"/>
          </m:rPr>
          <m:t>B</m:t>
        </m:r>
      </m:oMath>
      <w:del w:id="21145" w:author="PR Preview" w:date="2026-01-01T00:00:00Z">
        <w:r>
          <w:delText xml:space="preserve"> </w:delText>
        </w:r>
      </w:del>
      <w:del w:id="21146" w:author="PR Preview" w:date="2026-01-01T00:00:00Z">
        <w:r>
          <w:delText xml:space="preserve">have the same eigenvalues.</w:delText>
        </w:r>
      </w:del>
    </w:p>
    <w:p>
      <w:pPr>
        <w:pStyle w:val="BodyText"/>
      </w:pPr>
      <w:ins w:id="21147" w:author="PR Preview" w:date="2026-01-01T00:00:00Z">
        <w:r>
          <w:rPr>
            <w:b/>
            <w:bCs/>
          </w:rPr>
          <w:t xml:space="preserve">Theorem 114 (Similar matrices have the same eigenvalues)</w:t>
        </w:r>
      </w:ins>
      <w:ins w:id="21148" w:author="PR Preview" w:date="2026-01-01T00:00:00Z">
        <w:r>
          <w:t xml:space="preserve"> </w:t>
        </w:r>
      </w:ins>
      <w:ins w:id="21149" w:author="PR Preview" w:date="2026-01-01T00:00:00Z">
        <w:r>
          <w:t xml:space="preserve">If</w:t>
        </w:r>
      </w:ins>
      <w:ins w:id="21150"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1151" w:author="PR Preview" w:date="2026-01-01T00:00:00Z">
        <w:r>
          <w:t xml:space="preserve"> </w:t>
        </w:r>
      </w:ins>
      <w:ins w:id="21152" w:author="PR Preview" w:date="2026-01-01T00:00:00Z">
        <w:r>
          <w:t xml:space="preserve">(</w:t>
        </w:r>
      </w:ins>
      <w:hyperlink w:anchor="def-similar">
        <w:ins w:id="21153" w:author="PR Preview" w:date="2026-01-01T00:00:00Z">
          <w:r>
            <w:rPr>
              <w:rStyle w:val="Hyperlink"/>
            </w:rPr>
            <w:t xml:space="preserve">Definition 120</w:t>
          </w:r>
        </w:ins>
      </w:hyperlink>
      <w:ins w:id="21154" w:author="PR Preview" w:date="2026-01-01T00:00:00Z">
        <w:r>
          <w:t xml:space="preserve">),</w:t>
        </w:r>
      </w:ins>
      <w:ins w:id="21155" w:author="PR Preview" w:date="2026-01-01T00:00:00Z">
        <w:r>
          <w:t xml:space="preserve"> </w:t>
        </w:r>
      </w:ins>
      <w:ins w:id="21156" w:author="PR Preview" w:date="2026-01-01T00:00:00Z">
        <w:r>
          <w:t xml:space="preserve">then</w:t>
        </w:r>
      </w:ins>
      <w:ins w:id="21157" w:author="PR Preview" w:date="2026-01-01T00:00:00Z">
        <w:r>
          <w:t xml:space="preserve"> </w:t>
        </w:r>
      </w:ins>
      <w:ins w:id="21158" w:author="PR Preview" w:date="2026-01-01T00:00:00Z">
        <w:r>
          <w:t xml:space="preserve">$\mathord{\smash[b]{\underset{\raise.3ex\hbox{$\scriptstyle\sim$}}{v}}\vphantom{v}}$</w:t>
        </w:r>
      </w:ins>
      <w:ins w:id="21159" w:author="PR Preview" w:date="2026-01-01T00:00:00Z">
        <w:r>
          <w:t xml:space="preserve"> </w:t>
        </w:r>
      </w:ins>
      <w:ins w:id="21160" w:author="PR Preview" w:date="2026-01-01T00:00:00Z">
        <w:r>
          <w:t xml:space="preserve">is an eigenvector of</w:t>
        </w:r>
      </w:ins>
      <w:ins w:id="21161" w:author="PR Preview" w:date="2026-01-01T00:00:00Z">
        <w:r>
          <w:t xml:space="preserve"> </w:t>
        </w:r>
      </w:ins>
      <m:oMath>
        <m:r>
          <m:rPr>
            <m:sty m:val="bi"/>
          </m:rPr>
          <m:t>A</m:t>
        </m:r>
      </m:oMath>
      <w:ins w:id="21162" w:author="PR Preview" w:date="2026-01-01T00:00:00Z">
        <w:r>
          <w:t xml:space="preserve"> </w:t>
        </w:r>
      </w:ins>
      <w:ins w:id="21163" w:author="PR Preview" w:date="2026-01-01T00:00:00Z">
        <w:r>
          <w:t xml:space="preserve">for</w:t>
        </w:r>
      </w:ins>
      <w:ins w:id="21164" w:author="PR Preview" w:date="2026-01-01T00:00:00Z">
        <w:r>
          <w:t xml:space="preserve"> </w:t>
        </w:r>
      </w:ins>
      <m:oMath>
        <m:r>
          <m:t>λ</m:t>
        </m:r>
      </m:oMath>
      <w:ins w:id="21165" w:author="PR Preview" w:date="2026-01-01T00:00:00Z">
        <w:r>
          <w:t xml:space="preserve"> </w:t>
        </w:r>
      </w:ins>
      <w:ins w:id="21166" w:author="PR Preview" w:date="2026-01-01T00:00:00Z">
        <w:r>
          <w:t xml:space="preserve">exactly when</w:t>
        </w:r>
      </w:ins>
      <w:ins w:id="21167" w:author="PR Preview" w:date="2026-01-01T00:00:00Z">
        <w:r>
          <w:t xml:space="preserve"> </w:t>
        </w:r>
      </w:ins>
      <w:ins w:id="21168" w:author="PR Preview" w:date="2026-01-01T00:00:00Z">
        <w:r>
          <w:t xml:space="preserve">$\mathbf{P}^{-1} \mathord{\smash[b]{\underset{\raise.3ex\hbox{$\scriptstyle\sim$}}{v}}\vphantom{v}}$</w:t>
        </w:r>
      </w:ins>
      <w:ins w:id="21169" w:author="PR Preview" w:date="2026-01-01T00:00:00Z">
        <w:r>
          <w:t xml:space="preserve"> </w:t>
        </w:r>
      </w:ins>
      <w:ins w:id="21170" w:author="PR Preview" w:date="2026-01-01T00:00:00Z">
        <w:r>
          <w:t xml:space="preserve">is an eigenvector of</w:t>
        </w:r>
      </w:ins>
      <w:ins w:id="21171" w:author="PR Preview" w:date="2026-01-01T00:00:00Z">
        <w:r>
          <w:t xml:space="preserve"> </w:t>
        </w:r>
      </w:ins>
      <m:oMath>
        <m:r>
          <m:rPr>
            <m:sty m:val="bi"/>
          </m:rPr>
          <m:t>B</m:t>
        </m:r>
      </m:oMath>
      <w:ins w:id="21172" w:author="PR Preview" w:date="2026-01-01T00:00:00Z">
        <w:r>
          <w:t xml:space="preserve"> </w:t>
        </w:r>
      </w:ins>
      <w:ins w:id="21173" w:author="PR Preview" w:date="2026-01-01T00:00:00Z">
        <w:r>
          <w:t xml:space="preserve">for</w:t>
        </w:r>
      </w:ins>
      <w:ins w:id="21174" w:author="PR Preview" w:date="2026-01-01T00:00:00Z">
        <w:r>
          <w:t xml:space="preserve"> </w:t>
        </w:r>
      </w:ins>
      <m:oMath>
        <m:r>
          <m:t>λ</m:t>
        </m:r>
      </m:oMath>
      <w:ins w:id="21175" w:author="PR Preview" w:date="2026-01-01T00:00:00Z">
        <w:r>
          <w:t xml:space="preserve">.</w:t>
        </w:r>
      </w:ins>
      <w:ins w:id="21176" w:author="PR Preview" w:date="2026-01-01T00:00:00Z">
        <w:r>
          <w:t xml:space="preserve"> </w:t>
        </w:r>
      </w:ins>
      <w:ins w:id="21177" w:author="PR Preview" w:date="2026-01-01T00:00:00Z">
        <w:r>
          <w:t xml:space="preserve">So</w:t>
        </w:r>
      </w:ins>
      <w:ins w:id="21178" w:author="PR Preview" w:date="2026-01-01T00:00:00Z">
        <w:r>
          <w:t xml:space="preserve"> </w:t>
        </w:r>
      </w:ins>
      <m:oMath>
        <m:r>
          <m:rPr>
            <m:sty m:val="bi"/>
          </m:rPr>
          <m:t>A</m:t>
        </m:r>
      </m:oMath>
      <w:ins w:id="21179" w:author="PR Preview" w:date="2026-01-01T00:00:00Z">
        <w:r>
          <w:t xml:space="preserve"> </w:t>
        </w:r>
      </w:ins>
      <w:ins w:id="21180" w:author="PR Preview" w:date="2026-01-01T00:00:00Z">
        <w:r>
          <w:t xml:space="preserve">and</w:t>
        </w:r>
      </w:ins>
      <w:ins w:id="21181" w:author="PR Preview" w:date="2026-01-01T00:00:00Z">
        <w:r>
          <w:t xml:space="preserve"> </w:t>
        </w:r>
      </w:ins>
      <m:oMath>
        <m:r>
          <m:rPr>
            <m:sty m:val="bi"/>
          </m:rPr>
          <m:t>B</m:t>
        </m:r>
      </m:oMath>
      <w:ins w:id="21182" w:author="PR Preview" w:date="2026-01-01T00:00:00Z">
        <w:r>
          <w:t xml:space="preserve"> </w:t>
        </w:r>
      </w:ins>
      <w:ins w:id="21183" w:author="PR Preview" w:date="2026-01-01T00:00:00Z">
        <w:r>
          <w:t xml:space="preserve">have the same eigenvalues.</w:t>
        </w:r>
      </w:ins>
    </w:p>
    <w:bookmarkEnd w:id="64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del w:id="21184" w:author="PR Preview" w:date="2026-01-01T00:00:00Z">
        <w:r>
          <w:delTex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delText>
        </w:r>
      </w:del>
    </w:p>
    <w:p>
      <w:pPr>
        <w:pStyle w:val="BodyText"/>
      </w:pPr>
      <w:ins w:id="21185"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\text{(}\text{Theorem~95}\text{)}
    \end{aligned}
    $$</w:t>
        </w:r>
      </w:ins>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del w:id="21186" w:author="PR Preview" w:date="2026-01-01T00:00:00Z">
        <w:r>
          <w:rPr>
            <w:b/>
            <w:bCs/>
          </w:rPr>
          <w:delText xml:space="preserve">From</w:delText>
        </w:r>
      </w:del>
      <w:del w:id="21187" w:author="PR Preview" w:date="2026-01-01T00:00:00Z">
        <w:r>
          <w:rPr>
            <w:b/>
            <w:bCs/>
          </w:rPr>
          <w:delText xml:space="preserve"> </w:delText>
        </w:r>
      </w:del>
      <m:oMath>
        <m:r>
          <m:rPr>
            <m:sty m:val="bi"/>
          </m:rPr>
          <m:t>B</m:t>
        </m:r>
      </m:oMath>
      <w:del w:id="21188" w:author="PR Preview" w:date="2026-01-01T00:00:00Z">
        <w:r>
          <w:rPr>
            <w:b/>
            <w:bCs/>
          </w:rPr>
          <w:delText xml:space="preserve"> </w:delText>
        </w:r>
      </w:del>
      <w:del w:id="21189" w:author="PR Preview" w:date="2026-01-01T00:00:00Z">
        <w:r>
          <w:rPr>
            <w:b/>
            <w:bCs/>
          </w:rPr>
          <w:delText xml:space="preserve">to</w:delText>
        </w:r>
      </w:del>
      <w:del w:id="21190" w:author="PR Preview" w:date="2026-01-01T00:00:00Z">
        <w:r>
          <w:rPr>
            <w:b/>
            <w:bCs/>
          </w:rPr>
          <w:delText xml:space="preserve"> </w:delText>
        </w:r>
      </w:del>
      <m:oMath>
        <m:r>
          <m:rPr>
            <m:sty m:val="bi"/>
          </m:rPr>
          <m:t>A</m:t>
        </m:r>
      </m:oMath>
      <w:del w:id="21191" w:author="PR Preview" w:date="2026-01-01T00:00:00Z">
        <w:r>
          <w:rPr>
            <w:b/>
            <w:bCs/>
          </w:rPr>
          <w:delText xml:space="preserve">.</w:delText>
        </w:r>
      </w:del>
      <w:del w:id="21192" w:author="PR Preview" w:date="2026-01-01T00:00:00Z">
        <w:r>
          <w:delText xml:space="preserve"> </w:delText>
        </w:r>
      </w:del>
      <w:del w:id="21193" w:author="PR Preview" w:date="2026-01-01T00:00:00Z">
        <w:r>
          <w:delText xml:space="preserve">By</w:delText>
        </w:r>
      </w:del>
      <w:del w:id="21194" w:author="PR Preview" w:date="2026-01-01T00:00:00Z">
        <w:r>
          <w:delText xml:space="preserve"> </w:delText>
        </w:r>
      </w:del>
      <w:hyperlink w:anchor="rem-similar-both-ways">
        <w:del w:id="21195" w:author="PR Preview" w:date="2026-01-01T00:00:00Z">
          <w:r>
            <w:rPr>
              <w:rStyle w:val="Hyperlink"/>
            </w:rPr>
            <w:delText xml:space="preserve">Remark 50</w:delText>
          </w:r>
        </w:del>
      </w:hyperlink>
      <w:del w:id="21196" w:author="PR Preview" w:date="2026-01-01T00:00:00Z">
        <w:r>
          <w:delText xml:space="preserve">,</w:delText>
        </w:r>
      </w:del>
    </w:p>
    <w:p>
      <w:pPr>
        <w:pStyle w:val="BodyText"/>
      </w:pPr>
      <w:ins w:id="21197" w:author="PR Preview" w:date="2026-01-01T00:00:00Z">
        <w:r>
          <w:rPr>
            <w:b/>
            <w:bCs/>
          </w:rPr>
          <w:t xml:space="preserve">From</w:t>
        </w:r>
      </w:ins>
      <w:ins w:id="21198" w:author="PR Preview" w:date="2026-01-01T00:00:00Z">
        <w:r>
          <w:rPr>
            <w:b/>
            <w:bCs/>
          </w:rPr>
          <w:t xml:space="preserve"> </w:t>
        </w:r>
      </w:ins>
      <m:oMath>
        <m:r>
          <m:rPr>
            <m:sty m:val="bi"/>
          </m:rPr>
          <m:t>B</m:t>
        </m:r>
      </m:oMath>
      <w:ins w:id="21199" w:author="PR Preview" w:date="2026-01-01T00:00:00Z">
        <w:r>
          <w:rPr>
            <w:b/>
            <w:bCs/>
          </w:rPr>
          <w:t xml:space="preserve"> </w:t>
        </w:r>
      </w:ins>
      <w:ins w:id="21200" w:author="PR Preview" w:date="2026-01-01T00:00:00Z">
        <w:r>
          <w:rPr>
            <w:b/>
            <w:bCs/>
          </w:rPr>
          <w:t xml:space="preserve">to</w:t>
        </w:r>
      </w:ins>
      <w:ins w:id="21201" w:author="PR Preview" w:date="2026-01-01T00:00:00Z">
        <w:r>
          <w:rPr>
            <w:b/>
            <w:bCs/>
          </w:rPr>
          <w:t xml:space="preserve"> </w:t>
        </w:r>
      </w:ins>
      <m:oMath>
        <m:r>
          <m:rPr>
            <m:sty m:val="bi"/>
          </m:rPr>
          <m:t>A</m:t>
        </m:r>
      </m:oMath>
      <w:ins w:id="21202" w:author="PR Preview" w:date="2026-01-01T00:00:00Z">
        <w:r>
          <w:rPr>
            <w:b/>
            <w:bCs/>
          </w:rPr>
          <w:t xml:space="preserve">.</w:t>
        </w:r>
      </w:ins>
      <w:ins w:id="21203" w:author="PR Preview" w:date="2026-01-01T00:00:00Z">
        <w:r>
          <w:t xml:space="preserve"> </w:t>
        </w:r>
      </w:ins>
      <w:ins w:id="21204" w:author="PR Preview" w:date="2026-01-01T00:00:00Z">
        <w:r>
          <w:t xml:space="preserve">By</w:t>
        </w:r>
      </w:ins>
      <w:ins w:id="21205" w:author="PR Preview" w:date="2026-01-01T00:00:00Z">
        <w:r>
          <w:t xml:space="preserve"> </w:t>
        </w:r>
      </w:ins>
      <w:hyperlink w:anchor="rem-similar-both-ways">
        <w:ins w:id="21206" w:author="PR Preview" w:date="2026-01-01T00:00:00Z">
          <w:r>
            <w:rPr>
              <w:rStyle w:val="Hyperlink"/>
            </w:rPr>
            <w:t xml:space="preserve">Remark 51</w:t>
          </w:r>
        </w:ins>
      </w:hyperlink>
      <w:ins w:id="21207" w:author="PR Preview" w:date="2026-01-01T00:00:00Z">
        <w:r>
          <w:t xml:space="preserve">,</w:t>
        </w:r>
      </w:ins>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43" w:name="exm-similar-eigenvalues"/>
    <w:p>
      <w:pPr>
        <w:pStyle w:val="BodyText"/>
      </w:pPr>
      <w:del w:id="21208" w:author="PR Preview" w:date="2026-01-01T00:00:00Z">
        <w:r>
          <w:rPr>
            <w:b/>
            <w:bCs/>
          </w:rPr>
          <w:delText xml:space="preserve">Example 202 (Eigenvectors carried across a similarity)</w:delText>
        </w:r>
      </w:del>
      <w:del w:id="21209" w:author="PR Preview" w:date="2026-01-01T00:00:00Z">
        <w:r>
          <w:delText xml:space="preserve"> </w:delText>
        </w:r>
      </w:del>
      <w:del w:id="21210" w:author="PR Preview" w:date="2026-01-01T00:00:00Z">
        <w:r>
          <w:delText xml:space="preserve">In</w:delText>
        </w:r>
      </w:del>
      <w:del w:id="21211" w:author="PR Preview" w:date="2026-01-01T00:00:00Z">
        <w:r>
          <w:delText xml:space="preserve"> </w:delText>
        </w:r>
      </w:del>
      <w:hyperlink w:anchor="exm-similar">
        <w:del w:id="21212" w:author="PR Preview" w:date="2026-01-01T00:00:00Z">
          <w:r>
            <w:rPr>
              <w:rStyle w:val="Hyperlink"/>
            </w:rPr>
            <w:delText xml:space="preserve">Example 201</w:delText>
          </w:r>
        </w:del>
      </w:hyperlink>
      <w:del w:id="21213" w:author="PR Preview" w:date="2026-01-01T00:00:00Z">
        <w:r>
          <w:delText xml:space="preserve">,</w:delText>
        </w:r>
      </w:del>
      <w:del w:id="21214"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21215" w:author="PR Preview" w:date="2026-01-01T00:00:00Z">
        <w:r>
          <w:delText xml:space="preserve"> </w:delText>
        </w:r>
      </w:del>
      <w:del w:id="21216" w:author="PR Preview" w:date="2026-01-01T00:00:00Z">
        <w:r>
          <w:delText xml:space="preserve">has eigenvectors</w:delText>
        </w:r>
      </w:del>
      <w:del w:id="21217" w:author="PR Preview" w:date="2026-01-01T00:00:00Z">
        <w:r>
          <w:delText xml:space="preserve"> </w:delText>
        </w:r>
      </w:del>
      <m:oMath>
        <m:r>
          <m:rPr>
            <m:sty m:val="p"/>
          </m:rPr>
          <m:t>(</m:t>
        </m:r>
        <m:r>
          <m:t>1</m:t>
        </m:r>
        <m:r>
          <m:rPr>
            <m:sty m:val="p"/>
          </m:rPr>
          <m:t>,</m:t>
        </m:r>
        <m:r>
          <m:t>0</m:t>
        </m:r>
        <m:r>
          <m:rPr>
            <m:sty m:val="p"/>
          </m:rPr>
          <m:t>)</m:t>
        </m:r>
      </m:oMath>
      <w:del w:id="21218" w:author="PR Preview" w:date="2026-01-01T00:00:00Z">
        <w:r>
          <w:delText xml:space="preserve"> </w:delText>
        </w:r>
      </w:del>
      <w:del w:id="21219" w:author="PR Preview" w:date="2026-01-01T00:00:00Z">
        <w:r>
          <w:delText xml:space="preserve">for</w:delText>
        </w:r>
      </w:del>
      <w:del w:id="21220" w:author="PR Preview" w:date="2026-01-01T00:00:00Z">
        <w:r>
          <w:delText xml:space="preserve"> </w:delText>
        </w:r>
      </w:del>
      <m:oMath>
        <m:r>
          <m:t>3</m:t>
        </m:r>
      </m:oMath>
      <w:del w:id="21221" w:author="PR Preview" w:date="2026-01-01T00:00:00Z">
        <w:r>
          <w:delText xml:space="preserve"> </w:delText>
        </w:r>
      </w:del>
      <w:del w:id="21222" w:author="PR Preview" w:date="2026-01-01T00:00:00Z">
        <w:r>
          <w:delText xml:space="preserve">and</w:delText>
        </w:r>
      </w:del>
      <w:del w:id="21223" w:author="PR Preview" w:date="2026-01-01T00:00:00Z">
        <w:r>
          <w:delText xml:space="preserve"> </w:delText>
        </w:r>
      </w:del>
      <m:oMath>
        <m:r>
          <m:rPr>
            <m:sty m:val="p"/>
          </m:rPr>
          <m:t>(</m:t>
        </m:r>
        <m:r>
          <m:t>0</m:t>
        </m:r>
        <m:r>
          <m:rPr>
            <m:sty m:val="p"/>
          </m:rPr>
          <m:t>,</m:t>
        </m:r>
        <m:r>
          <m:t>1</m:t>
        </m:r>
        <m:r>
          <m:rPr>
            <m:sty m:val="p"/>
          </m:rPr>
          <m:t>)</m:t>
        </m:r>
      </m:oMath>
      <w:del w:id="21224" w:author="PR Preview" w:date="2026-01-01T00:00:00Z">
        <w:r>
          <w:delText xml:space="preserve"> </w:delText>
        </w:r>
      </w:del>
      <w:del w:id="21225" w:author="PR Preview" w:date="2026-01-01T00:00:00Z">
        <w:r>
          <w:delText xml:space="preserve">for</w:delText>
        </w:r>
      </w:del>
      <w:del w:id="21226" w:author="PR Preview" w:date="2026-01-01T00:00:00Z">
        <w:r>
          <w:delText xml:space="preserve"> </w:delText>
        </w:r>
      </w:del>
      <m:oMath>
        <m:r>
          <m:t>1</m:t>
        </m:r>
      </m:oMath>
      <w:del w:id="21227" w:author="PR Preview" w:date="2026-01-01T00:00:00Z">
        <w:r>
          <w:delText xml:space="preserve">:</w:delText>
        </w:r>
      </w:del>
      <w:del w:id="21228"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21229" w:author="PR Preview" w:date="2026-01-01T00:00:00Z">
        <w:r>
          <w:delText xml:space="preserve"> </w:delText>
        </w:r>
      </w:del>
      <w:del w:id="21230" w:author="PR Preview" w:date="2026-01-01T00:00:00Z">
        <w:r>
          <w:delText xml:space="preserve">and</w:delText>
        </w:r>
      </w:del>
      <w:del w:id="21231"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21232" w:author="PR Preview" w:date="2026-01-01T00:00:00Z">
        <w:r>
          <w:delText xml:space="preserve">.</w:delText>
        </w:r>
      </w:del>
      <w:del w:id="21233"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21234" w:author="PR Preview" w:date="2026-01-01T00:00:00Z">
        <w:r>
          <w:delText xml:space="preserve"> </w:delText>
        </w:r>
      </w:del>
      <w:del w:id="21235" w:author="PR Preview" w:date="2026-01-01T00:00:00Z">
        <w:r>
          <w:delText xml:space="preserve">and</w:delText>
        </w:r>
      </w:del>
      <w:del w:id="21236"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21237" w:author="PR Preview" w:date="2026-01-01T00:00:00Z">
        <w:r>
          <w:delText xml:space="preserve"> </w:delText>
        </w:r>
      </w:del>
      <w:del w:id="21238" w:author="PR Preview" w:date="2026-01-01T00:00:00Z">
        <w:r>
          <w:delText xml:space="preserve">are the eigenvectors of</w:delText>
        </w:r>
      </w:del>
      <w:del w:id="21239" w:author="PR Preview" w:date="2026-01-01T00:00:00Z">
        <w:r>
          <w:delText xml:space="preserve"> </w:delText>
        </w:r>
      </w:del>
      <m:oMath>
        <m:r>
          <m:rPr>
            <m:sty m:val="bi"/>
          </m:rPr>
          <m:t>A</m:t>
        </m:r>
      </m:oMath>
      <w:del w:id="21240" w:author="PR Preview" w:date="2026-01-01T00:00:00Z">
        <w:r>
          <w:delText xml:space="preserve"> </w:delText>
        </w:r>
      </w:del>
      <w:del w:id="21241" w:author="PR Preview" w:date="2026-01-01T00:00:00Z">
        <w:r>
          <w:delText xml:space="preserve">for</w:delText>
        </w:r>
      </w:del>
      <w:del w:id="21242" w:author="PR Preview" w:date="2026-01-01T00:00:00Z">
        <w:r>
          <w:delText xml:space="preserve"> </w:delText>
        </w:r>
      </w:del>
      <m:oMath>
        <m:r>
          <m:t>3</m:t>
        </m:r>
      </m:oMath>
      <w:del w:id="21243" w:author="PR Preview" w:date="2026-01-01T00:00:00Z">
        <w:r>
          <w:delText xml:space="preserve"> </w:delText>
        </w:r>
      </w:del>
      <w:del w:id="21244" w:author="PR Preview" w:date="2026-01-01T00:00:00Z">
        <w:r>
          <w:delText xml:space="preserve">and</w:delText>
        </w:r>
      </w:del>
      <w:del w:id="21245" w:author="PR Preview" w:date="2026-01-01T00:00:00Z">
        <w:r>
          <w:delText xml:space="preserve"> </w:delText>
        </w:r>
      </w:del>
      <m:oMath>
        <m:r>
          <m:t>1</m:t>
        </m:r>
      </m:oMath>
      <w:del w:id="21246" w:author="PR Preview" w:date="2026-01-01T00:00:00Z">
        <w:r>
          <w:delText xml:space="preserve"> </w:delText>
        </w:r>
      </w:del>
      <w:del w:id="21247" w:author="PR Preview" w:date="2026-01-01T00:00:00Z">
        <w:r>
          <w:delText xml:space="preserve">found in</w:delText>
        </w:r>
      </w:del>
      <w:del w:id="21248" w:author="PR Preview" w:date="2026-01-01T00:00:00Z">
        <w:r>
          <w:delText xml:space="preserve"> </w:delText>
        </w:r>
      </w:del>
      <w:hyperlink w:anchor="exm-eigenvalue">
        <w:del w:id="21249" w:author="PR Preview" w:date="2026-01-01T00:00:00Z">
          <w:r>
            <w:rPr>
              <w:rStyle w:val="Hyperlink"/>
            </w:rPr>
            <w:delText xml:space="preserve">Example 146</w:delText>
          </w:r>
        </w:del>
      </w:hyperlink>
      <w:del w:id="21250" w:author="PR Preview" w:date="2026-01-01T00:00:00Z">
        <w:r>
          <w:delText xml:space="preserve">.</w:delText>
        </w:r>
      </w:del>
    </w:p>
    <w:p>
      <w:pPr>
        <w:pStyle w:val="BodyText"/>
      </w:pPr>
      <w:del w:id="21251" w:author="PR Preview" w:date="2026-01-01T00:00:00Z">
        <w:r>
          <w:rPr>
            <w:b/>
            <w:bCs/>
          </w:rPr>
          <w:delText xml:space="preserve">Theorem 114 (Eigenvectors for distinct eigenvalues are linearly independent)</w:delText>
        </w:r>
      </w:del>
      <w:del w:id="21252" w:author="PR Preview" w:date="2026-01-01T00:00:00Z">
        <w:r>
          <w:delText xml:space="preserve"> </w:delText>
        </w:r>
      </w:del>
      <w:del w:id="21253" w:author="PR Preview" w:date="2026-01-01T00:00:00Z">
        <w:r>
          <w:delText xml:space="preserve">If</w:delText>
        </w:r>
      </w:del>
      <w:del w:id="21254" w:author="PR Preview" w:date="2026-01-01T00:00:00Z">
        <w:r>
          <w:delText xml:space="preserve"> </w:delText>
        </w:r>
      </w:del>
      <w:del w:id="21255" w:author="PR Preview" w:date="2026-01-01T00:00:00Z">
        <w:r>
          <w:delText xml:space="preserve">$\mathord{\smash[b]{\underset{\raise.3ex\hbox{$\scriptstyle\sim$}}{v}}\vphantom{v}}_1, \ldots, \mathord{\smash[b]{\underset{\raise.3ex\hbox{$\scriptstyle\sim$}}{v}}\vphantom{v}}_k$</w:delText>
        </w:r>
      </w:del>
      <w:del w:id="21256" w:author="PR Preview" w:date="2026-01-01T00:00:00Z">
        <w:r>
          <w:delText xml:space="preserve"> </w:delText>
        </w:r>
      </w:del>
      <w:del w:id="21257" w:author="PR Preview" w:date="2026-01-01T00:00:00Z">
        <w:r>
          <w:delText xml:space="preserve">are eigenvectors of a</w:delText>
        </w:r>
      </w:del>
      <w:del w:id="21258" w:author="PR Preview" w:date="2026-01-01T00:00:00Z">
        <w:r>
          <w:delText xml:space="preserve"> </w:delText>
        </w:r>
      </w:del>
      <m:oMath>
        <m:r>
          <m:t>p</m:t>
        </m:r>
        <m:r>
          <m:rPr>
            <m:sty m:val="p"/>
          </m:rPr>
          <m:t>×</m:t>
        </m:r>
        <m:r>
          <m:t>p</m:t>
        </m:r>
      </m:oMath>
      <w:del w:id="21259" w:author="PR Preview" w:date="2026-01-01T00:00:00Z">
        <w:r>
          <w:delText xml:space="preserve"> </w:delText>
        </w:r>
      </w:del>
      <w:del w:id="21260" w:author="PR Preview" w:date="2026-01-01T00:00:00Z">
        <w:r>
          <w:delText xml:space="preserve">matrix</w:delText>
        </w:r>
      </w:del>
      <w:del w:id="21261" w:author="PR Preview" w:date="2026-01-01T00:00:00Z">
        <w:r>
          <w:delText xml:space="preserve"> </w:delText>
        </w:r>
      </w:del>
      <m:oMath>
        <m:r>
          <m:rPr>
            <m:sty m:val="bi"/>
          </m:rPr>
          <m:t>A</m:t>
        </m:r>
      </m:oMath>
      <w:del w:id="21262" w:author="PR Preview" w:date="2026-01-01T00:00:00Z">
        <w:r>
          <w:delText xml:space="preserve"> </w:delText>
        </w:r>
      </w:del>
      <w:del w:id="21263" w:author="PR Preview" w:date="2026-01-01T00:00:00Z">
        <w:r>
          <w:delText xml:space="preserve">for eigenvalues</w:delText>
        </w:r>
      </w:del>
      <w:del w:id="21264"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21265" w:author="PR Preview" w:date="2026-01-01T00:00:00Z">
        <w:r>
          <w:delText xml:space="preserve"> </w:delText>
        </w:r>
      </w:del>
      <w:del w:id="21266" w:author="PR Preview" w:date="2026-01-01T00:00:00Z">
        <w:r>
          <w:delText xml:space="preserve">that are all different,</w:delText>
        </w:r>
      </w:del>
      <w:del w:id="21267" w:author="PR Preview" w:date="2026-01-01T00:00:00Z">
        <w:r>
          <w:delText xml:space="preserve"> </w:delText>
        </w:r>
      </w:del>
      <w:del w:id="21268" w:author="PR Preview" w:date="2026-01-01T00:00:00Z">
        <w:r>
          <w:delText xml:space="preserve">then</w:delText>
        </w:r>
      </w:del>
      <w:del w:id="21269" w:author="PR Preview" w:date="2026-01-01T00:00:00Z">
        <w:r>
          <w:delText xml:space="preserve"> </w:delText>
        </w:r>
      </w:del>
      <w:del w:id="21270" w:author="PR Preview" w:date="2026-01-01T00:00:00Z">
        <w:r>
          <w:delText xml:space="preserve">$\mathord{\smash[b]{\underset{\raise.3ex\hbox{$\scriptstyle\sim$}}{v}}\vphantom{v}}_1, \ldots, \mathord{\smash[b]{\underset{\raise.3ex\hbox{$\scriptstyle\sim$}}{v}}\vphantom{v}}_k$</w:delText>
        </w:r>
      </w:del>
      <w:del w:id="21271" w:author="PR Preview" w:date="2026-01-01T00:00:00Z">
        <w:r>
          <w:delText xml:space="preserve"> </w:delText>
        </w:r>
      </w:del>
      <w:del w:id="21272" w:author="PR Preview" w:date="2026-01-01T00:00:00Z">
        <w:r>
          <w:delText xml:space="preserve">are linearly independent (</w:delText>
        </w:r>
      </w:del>
      <w:hyperlink w:anchor="def-linearly-independent">
        <w:del w:id="21273" w:author="PR Preview" w:date="2026-01-01T00:00:00Z">
          <w:r>
            <w:rPr>
              <w:rStyle w:val="Hyperlink"/>
            </w:rPr>
            <w:delText xml:space="preserve">Definition 43</w:delText>
          </w:r>
        </w:del>
      </w:hyperlink>
      <w:del w:id="21274" w:author="PR Preview" w:date="2026-01-01T00:00:00Z">
        <w:r>
          <w:delText xml:space="preserve">).</w:delText>
        </w:r>
      </w:del>
    </w:p>
    <w:p>
      <w:pPr>
        <w:pStyle w:val="BodyText"/>
      </w:pPr>
      <w:ins w:id="21275" w:author="PR Preview" w:date="2026-01-01T00:00:00Z">
        <w:r>
          <w:rPr>
            <w:b/>
            <w:bCs/>
          </w:rPr>
          <w:t xml:space="preserve">Example 204 (Eigenvectors carried across a similarity)</w:t>
        </w:r>
      </w:ins>
      <w:ins w:id="21276" w:author="PR Preview" w:date="2026-01-01T00:00:00Z">
        <w:r>
          <w:t xml:space="preserve"> </w:t>
        </w:r>
      </w:ins>
      <w:ins w:id="21277" w:author="PR Preview" w:date="2026-01-01T00:00:00Z">
        <w:r>
          <w:t xml:space="preserve">In</w:t>
        </w:r>
      </w:ins>
      <w:ins w:id="21278" w:author="PR Preview" w:date="2026-01-01T00:00:00Z">
        <w:r>
          <w:t xml:space="preserve"> </w:t>
        </w:r>
      </w:ins>
      <w:hyperlink w:anchor="exm-similar">
        <w:ins w:id="21279" w:author="PR Preview" w:date="2026-01-01T00:00:00Z">
          <w:r>
            <w:rPr>
              <w:rStyle w:val="Hyperlink"/>
            </w:rPr>
            <w:t xml:space="preserve">Example 203</w:t>
          </w:r>
        </w:ins>
      </w:hyperlink>
      <w:ins w:id="21280" w:author="PR Preview" w:date="2026-01-01T00:00:00Z">
        <w:r>
          <w:t xml:space="preserve">,</w:t>
        </w:r>
      </w:ins>
      <w:ins w:id="21281"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21282" w:author="PR Preview" w:date="2026-01-01T00:00:00Z">
        <w:r>
          <w:t xml:space="preserve"> </w:t>
        </w:r>
      </w:ins>
      <w:ins w:id="21283" w:author="PR Preview" w:date="2026-01-01T00:00:00Z">
        <w:r>
          <w:t xml:space="preserve">has eigenvectors</w:t>
        </w:r>
      </w:ins>
      <w:ins w:id="21284" w:author="PR Preview" w:date="2026-01-01T00:00:00Z">
        <w:r>
          <w:t xml:space="preserve"> </w:t>
        </w:r>
      </w:ins>
      <m:oMath>
        <m:r>
          <m:rPr>
            <m:sty m:val="p"/>
          </m:rPr>
          <m:t>(</m:t>
        </m:r>
        <m:r>
          <m:t>1</m:t>
        </m:r>
        <m:r>
          <m:rPr>
            <m:sty m:val="p"/>
          </m:rPr>
          <m:t>,</m:t>
        </m:r>
        <m:r>
          <m:t>0</m:t>
        </m:r>
        <m:r>
          <m:rPr>
            <m:sty m:val="p"/>
          </m:rPr>
          <m:t>)</m:t>
        </m:r>
      </m:oMath>
      <w:ins w:id="21285" w:author="PR Preview" w:date="2026-01-01T00:00:00Z">
        <w:r>
          <w:t xml:space="preserve"> </w:t>
        </w:r>
      </w:ins>
      <w:ins w:id="21286" w:author="PR Preview" w:date="2026-01-01T00:00:00Z">
        <w:r>
          <w:t xml:space="preserve">for</w:t>
        </w:r>
      </w:ins>
      <w:ins w:id="21287" w:author="PR Preview" w:date="2026-01-01T00:00:00Z">
        <w:r>
          <w:t xml:space="preserve"> </w:t>
        </w:r>
      </w:ins>
      <m:oMath>
        <m:r>
          <m:t>3</m:t>
        </m:r>
      </m:oMath>
      <w:ins w:id="21288" w:author="PR Preview" w:date="2026-01-01T00:00:00Z">
        <w:r>
          <w:t xml:space="preserve"> </w:t>
        </w:r>
      </w:ins>
      <w:ins w:id="21289" w:author="PR Preview" w:date="2026-01-01T00:00:00Z">
        <w:r>
          <w:t xml:space="preserve">and</w:t>
        </w:r>
      </w:ins>
      <w:ins w:id="21290" w:author="PR Preview" w:date="2026-01-01T00:00:00Z">
        <w:r>
          <w:t xml:space="preserve"> </w:t>
        </w:r>
      </w:ins>
      <m:oMath>
        <m:r>
          <m:rPr>
            <m:sty m:val="p"/>
          </m:rPr>
          <m:t>(</m:t>
        </m:r>
        <m:r>
          <m:t>0</m:t>
        </m:r>
        <m:r>
          <m:rPr>
            <m:sty m:val="p"/>
          </m:rPr>
          <m:t>,</m:t>
        </m:r>
        <m:r>
          <m:t>1</m:t>
        </m:r>
        <m:r>
          <m:rPr>
            <m:sty m:val="p"/>
          </m:rPr>
          <m:t>)</m:t>
        </m:r>
      </m:oMath>
      <w:ins w:id="21291" w:author="PR Preview" w:date="2026-01-01T00:00:00Z">
        <w:r>
          <w:t xml:space="preserve"> </w:t>
        </w:r>
      </w:ins>
      <w:ins w:id="21292" w:author="PR Preview" w:date="2026-01-01T00:00:00Z">
        <w:r>
          <w:t xml:space="preserve">for</w:t>
        </w:r>
      </w:ins>
      <w:ins w:id="21293" w:author="PR Preview" w:date="2026-01-01T00:00:00Z">
        <w:r>
          <w:t xml:space="preserve"> </w:t>
        </w:r>
      </w:ins>
      <m:oMath>
        <m:r>
          <m:t>1</m:t>
        </m:r>
      </m:oMath>
      <w:ins w:id="21294" w:author="PR Preview" w:date="2026-01-01T00:00:00Z">
        <w:r>
          <w:t xml:space="preserve">:</w:t>
        </w:r>
      </w:ins>
      <w:ins w:id="21295"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21296" w:author="PR Preview" w:date="2026-01-01T00:00:00Z">
        <w:r>
          <w:t xml:space="preserve"> </w:t>
        </w:r>
      </w:ins>
      <w:ins w:id="21297" w:author="PR Preview" w:date="2026-01-01T00:00:00Z">
        <w:r>
          <w:t xml:space="preserve">and</w:t>
        </w:r>
      </w:ins>
      <w:ins w:id="21298"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21299" w:author="PR Preview" w:date="2026-01-01T00:00:00Z">
        <w:r>
          <w:t xml:space="preserve">.</w:t>
        </w:r>
      </w:ins>
      <w:ins w:id="21300"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21301" w:author="PR Preview" w:date="2026-01-01T00:00:00Z">
        <w:r>
          <w:t xml:space="preserve"> </w:t>
        </w:r>
      </w:ins>
      <w:ins w:id="21302" w:author="PR Preview" w:date="2026-01-01T00:00:00Z">
        <w:r>
          <w:t xml:space="preserve">and</w:t>
        </w:r>
      </w:ins>
      <w:ins w:id="21303"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21304" w:author="PR Preview" w:date="2026-01-01T00:00:00Z">
        <w:r>
          <w:t xml:space="preserve"> </w:t>
        </w:r>
      </w:ins>
      <w:ins w:id="21305" w:author="PR Preview" w:date="2026-01-01T00:00:00Z">
        <w:r>
          <w:t xml:space="preserve">are the eigenvectors of</w:t>
        </w:r>
      </w:ins>
      <w:ins w:id="21306" w:author="PR Preview" w:date="2026-01-01T00:00:00Z">
        <w:r>
          <w:t xml:space="preserve"> </w:t>
        </w:r>
      </w:ins>
      <m:oMath>
        <m:r>
          <m:rPr>
            <m:sty m:val="bi"/>
          </m:rPr>
          <m:t>A</m:t>
        </m:r>
      </m:oMath>
      <w:ins w:id="21307" w:author="PR Preview" w:date="2026-01-01T00:00:00Z">
        <w:r>
          <w:t xml:space="preserve"> </w:t>
        </w:r>
      </w:ins>
      <w:ins w:id="21308" w:author="PR Preview" w:date="2026-01-01T00:00:00Z">
        <w:r>
          <w:t xml:space="preserve">for</w:t>
        </w:r>
      </w:ins>
      <w:ins w:id="21309" w:author="PR Preview" w:date="2026-01-01T00:00:00Z">
        <w:r>
          <w:t xml:space="preserve"> </w:t>
        </w:r>
      </w:ins>
      <m:oMath>
        <m:r>
          <m:t>3</m:t>
        </m:r>
      </m:oMath>
      <w:ins w:id="21310" w:author="PR Preview" w:date="2026-01-01T00:00:00Z">
        <w:r>
          <w:t xml:space="preserve"> </w:t>
        </w:r>
      </w:ins>
      <w:ins w:id="21311" w:author="PR Preview" w:date="2026-01-01T00:00:00Z">
        <w:r>
          <w:t xml:space="preserve">and</w:t>
        </w:r>
      </w:ins>
      <w:ins w:id="21312" w:author="PR Preview" w:date="2026-01-01T00:00:00Z">
        <w:r>
          <w:t xml:space="preserve"> </w:t>
        </w:r>
      </w:ins>
      <m:oMath>
        <m:r>
          <m:t>1</m:t>
        </m:r>
      </m:oMath>
      <w:ins w:id="21313" w:author="PR Preview" w:date="2026-01-01T00:00:00Z">
        <w:r>
          <w:t xml:space="preserve"> </w:t>
        </w:r>
      </w:ins>
      <w:ins w:id="21314" w:author="PR Preview" w:date="2026-01-01T00:00:00Z">
        <w:r>
          <w:t xml:space="preserve">found in</w:t>
        </w:r>
      </w:ins>
      <w:ins w:id="21315" w:author="PR Preview" w:date="2026-01-01T00:00:00Z">
        <w:r>
          <w:t xml:space="preserve"> </w:t>
        </w:r>
      </w:ins>
      <w:hyperlink w:anchor="exm-eigenvalue">
        <w:ins w:id="21316" w:author="PR Preview" w:date="2026-01-01T00:00:00Z">
          <w:r>
            <w:rPr>
              <w:rStyle w:val="Hyperlink"/>
            </w:rPr>
            <w:t xml:space="preserve">Example 148</w:t>
          </w:r>
        </w:ins>
      </w:hyperlink>
      <w:ins w:id="21317" w:author="PR Preview" w:date="2026-01-01T00:00:00Z">
        <w:r>
          <w:t xml:space="preserve">.</w:t>
        </w:r>
      </w:ins>
    </w:p>
    <w:bookmarkEnd w:id="643"/>
    <w:bookmarkStart w:id="644" w:name="thm-eigenvectors-independent"/>
    <w:p>
      <w:pPr>
        <w:pStyle w:val="BodyText"/>
      </w:pPr>
      <w:ins w:id="21318" w:author="PR Preview" w:date="2026-01-01T00:00:00Z">
        <w:r>
          <w:rPr>
            <w:b/>
            <w:bCs/>
          </w:rPr>
          <w:t xml:space="preserve">Theorem 115 (Eigenvectors for distinct eigenvalues are linearly independent)</w:t>
        </w:r>
      </w:ins>
      <w:ins w:id="21319" w:author="PR Preview" w:date="2026-01-01T00:00:00Z">
        <w:r>
          <w:t xml:space="preserve"> </w:t>
        </w:r>
      </w:ins>
      <w:ins w:id="21320" w:author="PR Preview" w:date="2026-01-01T00:00:00Z">
        <w:r>
          <w:t xml:space="preserve">If</w:t>
        </w:r>
      </w:ins>
      <w:ins w:id="21321" w:author="PR Preview" w:date="2026-01-01T00:00:00Z">
        <w:r>
          <w:t xml:space="preserve"> </w:t>
        </w:r>
      </w:ins>
      <w:ins w:id="21322" w:author="PR Preview" w:date="2026-01-01T00:00:00Z">
        <w:r>
          <w:t xml:space="preserve">$\mathord{\smash[b]{\underset{\raise.3ex\hbox{$\scriptstyle\sim$}}{v}}\vphantom{v}}_1, \ldots, \mathord{\smash[b]{\underset{\raise.3ex\hbox{$\scriptstyle\sim$}}{v}}\vphantom{v}}_k$</w:t>
        </w:r>
      </w:ins>
      <w:ins w:id="21323" w:author="PR Preview" w:date="2026-01-01T00:00:00Z">
        <w:r>
          <w:t xml:space="preserve"> </w:t>
        </w:r>
      </w:ins>
      <w:ins w:id="21324" w:author="PR Preview" w:date="2026-01-01T00:00:00Z">
        <w:r>
          <w:t xml:space="preserve">are eigenvectors of a</w:t>
        </w:r>
      </w:ins>
      <w:ins w:id="21325" w:author="PR Preview" w:date="2026-01-01T00:00:00Z">
        <w:r>
          <w:t xml:space="preserve"> </w:t>
        </w:r>
      </w:ins>
      <m:oMath>
        <m:r>
          <m:t>p</m:t>
        </m:r>
        <m:r>
          <m:rPr>
            <m:sty m:val="p"/>
          </m:rPr>
          <m:t>×</m:t>
        </m:r>
        <m:r>
          <m:t>p</m:t>
        </m:r>
      </m:oMath>
      <w:ins w:id="21326" w:author="PR Preview" w:date="2026-01-01T00:00:00Z">
        <w:r>
          <w:t xml:space="preserve"> </w:t>
        </w:r>
      </w:ins>
      <w:ins w:id="21327" w:author="PR Preview" w:date="2026-01-01T00:00:00Z">
        <w:r>
          <w:t xml:space="preserve">matrix</w:t>
        </w:r>
      </w:ins>
      <w:ins w:id="21328" w:author="PR Preview" w:date="2026-01-01T00:00:00Z">
        <w:r>
          <w:t xml:space="preserve"> </w:t>
        </w:r>
      </w:ins>
      <m:oMath>
        <m:r>
          <m:rPr>
            <m:sty m:val="bi"/>
          </m:rPr>
          <m:t>A</m:t>
        </m:r>
      </m:oMath>
      <w:ins w:id="21329" w:author="PR Preview" w:date="2026-01-01T00:00:00Z">
        <w:r>
          <w:t xml:space="preserve"> </w:t>
        </w:r>
      </w:ins>
      <w:ins w:id="21330" w:author="PR Preview" w:date="2026-01-01T00:00:00Z">
        <w:r>
          <w:t xml:space="preserve">for eigenvalues</w:t>
        </w:r>
      </w:ins>
      <w:ins w:id="21331"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21332" w:author="PR Preview" w:date="2026-01-01T00:00:00Z">
        <w:r>
          <w:t xml:space="preserve"> </w:t>
        </w:r>
      </w:ins>
      <w:ins w:id="21333" w:author="PR Preview" w:date="2026-01-01T00:00:00Z">
        <w:r>
          <w:t xml:space="preserve">that are all different,</w:t>
        </w:r>
      </w:ins>
      <w:ins w:id="21334" w:author="PR Preview" w:date="2026-01-01T00:00:00Z">
        <w:r>
          <w:t xml:space="preserve"> </w:t>
        </w:r>
      </w:ins>
      <w:ins w:id="21335" w:author="PR Preview" w:date="2026-01-01T00:00:00Z">
        <w:r>
          <w:t xml:space="preserve">then</w:t>
        </w:r>
      </w:ins>
      <w:ins w:id="21336" w:author="PR Preview" w:date="2026-01-01T00:00:00Z">
        <w:r>
          <w:t xml:space="preserve"> </w:t>
        </w:r>
      </w:ins>
      <w:ins w:id="21337" w:author="PR Preview" w:date="2026-01-01T00:00:00Z">
        <w:r>
          <w:t xml:space="preserve">$\mathord{\smash[b]{\underset{\raise.3ex\hbox{$\scriptstyle\sim$}}{v}}\vphantom{v}}_1, \ldots, \mathord{\smash[b]{\underset{\raise.3ex\hbox{$\scriptstyle\sim$}}{v}}\vphantom{v}}_k$</w:t>
        </w:r>
      </w:ins>
      <w:ins w:id="21338" w:author="PR Preview" w:date="2026-01-01T00:00:00Z">
        <w:r>
          <w:t xml:space="preserve"> </w:t>
        </w:r>
      </w:ins>
      <w:ins w:id="21339" w:author="PR Preview" w:date="2026-01-01T00:00:00Z">
        <w:r>
          <w:t xml:space="preserve">are linearly independent (</w:t>
        </w:r>
      </w:ins>
      <w:hyperlink w:anchor="def-linearly-independent">
        <w:ins w:id="21340" w:author="PR Preview" w:date="2026-01-01T00:00:00Z">
          <w:r>
            <w:rPr>
              <w:rStyle w:val="Hyperlink"/>
            </w:rPr>
            <w:t xml:space="preserve">Definition 43</w:t>
          </w:r>
        </w:ins>
      </w:hyperlink>
      <w:ins w:id="21341" w:author="PR Preview" w:date="2026-01-01T00:00:00Z">
        <w:r>
          <w:t xml:space="preserve">).</w:t>
        </w:r>
      </w:ins>
    </w:p>
    <w:bookmarkEnd w:id="644"/>
    <w:p>
      <w:pPr>
        <w:pStyle w:val="BodyText"/>
      </w:pPr>
      <w:r>
        <w:rPr>
          <w:i/>
          <w:iCs/>
        </w:rPr>
        <w:t xml:space="preserve">Proof</w:t>
      </w:r>
      <w:r>
        <w:t xml:space="preserve">. </w:t>
      </w:r>
      <w:r>
        <w:t xml:space="preserve">By</w:t>
      </w:r>
      <w:r>
        <w:t xml:space="preserve"> </w:t>
      </w:r>
      <w:hyperlink r:id="rId144">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del w:id="21342" w:author="PR Preview" w:date="2026-01-01T00:00:00Z">
        <w:r>
          <w:delTex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delText>
        </w:r>
      </w:del>
    </w:p>
    <w:p>
      <w:pPr>
        <w:pStyle w:val="BodyText"/>
      </w:pPr>
      <w:ins w:id="21343"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\text{(}\text{Theorem~111}\text{,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5" w:name="exm-eigenvectors-independent"/>
    <w:p>
      <w:pPr>
        <w:pStyle w:val="BodyText"/>
      </w:pPr>
      <w:del w:id="21344" w:author="PR Preview" w:date="2026-01-01T00:00:00Z">
        <w:r>
          <w:rPr>
            <w:b/>
            <w:bCs/>
          </w:rPr>
          <w:delText xml:space="preserve">Example 203 (Independent eigenvectors)</w:delText>
        </w:r>
      </w:del>
      <w:del w:id="21345" w:author="PR Preview" w:date="2026-01-01T00:00:00Z">
        <w:r>
          <w:delText xml:space="preserve"> </w:delText>
        </w:r>
      </w:del>
      <w:del w:id="21346" w:author="PR Preview" w:date="2026-01-01T00:00:00Z">
        <w:r>
          <w:delText xml:space="preserve">The eigenvectors</w:delText>
        </w:r>
      </w:del>
      <w:del w:id="21347" w:author="PR Preview" w:date="2026-01-01T00:00:00Z">
        <w:r>
          <w:delText xml:space="preserve"> </w:delText>
        </w:r>
      </w:del>
      <m:oMath>
        <m:r>
          <m:rPr>
            <m:sty m:val="p"/>
          </m:rPr>
          <m:t>(</m:t>
        </m:r>
        <m:r>
          <m:t>1</m:t>
        </m:r>
        <m:r>
          <m:rPr>
            <m:sty m:val="p"/>
          </m:rPr>
          <m:t>,</m:t>
        </m:r>
        <m:r>
          <m:t>1</m:t>
        </m:r>
        <m:r>
          <m:rPr>
            <m:sty m:val="p"/>
          </m:rPr>
          <m:t>)</m:t>
        </m:r>
      </m:oMath>
      <w:del w:id="21348" w:author="PR Preview" w:date="2026-01-01T00:00:00Z">
        <w:r>
          <w:delText xml:space="preserve"> </w:delText>
        </w:r>
      </w:del>
      <w:del w:id="21349" w:author="PR Preview" w:date="2026-01-01T00:00:00Z">
        <w:r>
          <w:delText xml:space="preserve">for</w:delText>
        </w:r>
      </w:del>
      <w:del w:id="21350" w:author="PR Preview" w:date="2026-01-01T00:00:00Z">
        <w:r>
          <w:delText xml:space="preserve"> </w:delText>
        </w:r>
      </w:del>
      <m:oMath>
        <m:r>
          <m:t>3</m:t>
        </m:r>
      </m:oMath>
      <w:del w:id="21351" w:author="PR Preview" w:date="2026-01-01T00:00:00Z">
        <w:r>
          <w:delText xml:space="preserve"> </w:delText>
        </w:r>
      </w:del>
      <w:del w:id="21352" w:author="PR Preview" w:date="2026-01-01T00:00:00Z">
        <w:r>
          <w:delText xml:space="preserve">and</w:delText>
        </w:r>
      </w:del>
      <w:del w:id="21353" w:author="PR Preview" w:date="2026-01-01T00:00:00Z">
        <w:r>
          <w:delText xml:space="preserve"> </w:delText>
        </w:r>
      </w:del>
      <m:oMath>
        <m:r>
          <m:rPr>
            <m:sty m:val="p"/>
          </m:rPr>
          <m:t>(</m:t>
        </m:r>
        <m:r>
          <m:t>1</m:t>
        </m:r>
        <m:r>
          <m:rPr>
            <m:sty m:val="p"/>
          </m:rPr>
          <m:t>,</m:t>
        </m:r>
        <m:r>
          <m:rPr>
            <m:sty m:val="p"/>
          </m:rPr>
          <m:t>−</m:t>
        </m:r>
        <m:r>
          <m:t>1</m:t>
        </m:r>
        <m:r>
          <m:rPr>
            <m:sty m:val="p"/>
          </m:rPr>
          <m:t>)</m:t>
        </m:r>
      </m:oMath>
      <w:del w:id="21354" w:author="PR Preview" w:date="2026-01-01T00:00:00Z">
        <w:r>
          <w:delText xml:space="preserve"> </w:delText>
        </w:r>
      </w:del>
      <w:del w:id="21355" w:author="PR Preview" w:date="2026-01-01T00:00:00Z">
        <w:r>
          <w:delText xml:space="preserve">for</w:delText>
        </w:r>
      </w:del>
      <w:del w:id="21356" w:author="PR Preview" w:date="2026-01-01T00:00:00Z">
        <w:r>
          <w:delText xml:space="preserve"> </w:delText>
        </w:r>
      </w:del>
      <m:oMath>
        <m:r>
          <m:t>1</m:t>
        </m:r>
      </m:oMath>
      <w:del w:id="21357" w:author="PR Preview" w:date="2026-01-01T00:00:00Z">
        <w:r>
          <w:delText xml:space="preserve"> </w:delText>
        </w:r>
      </w:del>
      <w:del w:id="21358" w:author="PR Preview" w:date="2026-01-01T00:00:00Z">
        <w:r>
          <w:delText xml:space="preserve">of</w:delText>
        </w:r>
      </w:del>
      <w:del w:id="21359" w:author="PR Preview" w:date="2026-01-01T00:00:00Z">
        <w:r>
          <w:delText xml:space="preserve"> </w:delText>
        </w:r>
      </w:del>
      <w:hyperlink w:anchor="exm-eigenvalue">
        <w:del w:id="21360" w:author="PR Preview" w:date="2026-01-01T00:00:00Z">
          <w:r>
            <w:rPr>
              <w:rStyle w:val="Hyperlink"/>
            </w:rPr>
            <w:delText xml:space="preserve">Example 146</w:delText>
          </w:r>
        </w:del>
      </w:hyperlink>
      <w:del w:id="21361" w:author="PR Preview" w:date="2026-01-01T00:00:00Z">
        <w:r>
          <w:delText xml:space="preserve"> </w:delText>
        </w:r>
      </w:del>
      <w:del w:id="21362" w:author="PR Preview" w:date="2026-01-01T00:00:00Z">
        <w:r>
          <w:delText xml:space="preserve">are linearly independent, as</w:delText>
        </w:r>
      </w:del>
      <w:del w:id="21363" w:author="PR Preview" w:date="2026-01-01T00:00:00Z">
        <w:r>
          <w:delText xml:space="preserve"> </w:delText>
        </w:r>
      </w:del>
      <w:hyperlink w:anchor="thm-eigenvectors-independent">
        <w:del w:id="21364" w:author="PR Preview" w:date="2026-01-01T00:00:00Z">
          <w:r>
            <w:rPr>
              <w:rStyle w:val="Hyperlink"/>
            </w:rPr>
            <w:delText xml:space="preserve">Theorem 114</w:delText>
          </w:r>
        </w:del>
      </w:hyperlink>
      <w:del w:id="21365" w:author="PR Preview" w:date="2026-01-01T00:00:00Z">
        <w:r>
          <w:delText xml:space="preserve"> </w:delText>
        </w:r>
      </w:del>
      <w:del w:id="21366" w:author="PR Preview" w:date="2026-01-01T00:00:00Z">
        <w:r>
          <w:delText xml:space="preserve">says they must be:</w:delText>
        </w:r>
      </w:del>
      <w:del w:id="21367"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21368" w:author="PR Preview" w:date="2026-01-01T00:00:00Z">
        <w:r>
          <w:delText xml:space="preserve"> </w:delText>
        </w:r>
      </w:del>
      <w:del w:id="21369" w:author="PR Preview" w:date="2026-01-01T00:00:00Z">
        <w:r>
          <w:delText xml:space="preserve">is</w:delText>
        </w:r>
      </w:del>
      <w:del w:id="21370" w:author="PR Preview" w:date="2026-01-01T00:00:00Z">
        <w:r>
          <w:delText xml:space="preserve"> </w:delText>
        </w:r>
      </w:del>
      <w:del w:id="21371" w:author="PR Preview" w:date="2026-01-01T00:00:00Z">
        <w:r>
          <w:delText xml:space="preserve">$\mathord{\smash[b]{\underset{\raise.3ex\hbox{$\scriptstyle\sim$}}{0}}\vphantom{0}}$</w:delText>
        </w:r>
      </w:del>
      <w:del w:id="21372" w:author="PR Preview" w:date="2026-01-01T00:00:00Z">
        <w:r>
          <w:delText xml:space="preserve"> </w:delText>
        </w:r>
      </w:del>
      <w:del w:id="21373" w:author="PR Preview" w:date="2026-01-01T00:00:00Z">
        <w:r>
          <w:delText xml:space="preserve">only if</w:delText>
        </w:r>
      </w:del>
    </w:p>
    <w:p>
      <w:pPr>
        <w:pStyle w:val="BodyText"/>
      </w:pPr>
      <w:ins w:id="21374" w:author="PR Preview" w:date="2026-01-01T00:00:00Z">
        <w:r>
          <w:rPr>
            <w:b/>
            <w:bCs/>
          </w:rPr>
          <w:t xml:space="preserve">Example 205 (Independent eigenvectors)</w:t>
        </w:r>
      </w:ins>
      <w:ins w:id="21375" w:author="PR Preview" w:date="2026-01-01T00:00:00Z">
        <w:r>
          <w:t xml:space="preserve"> </w:t>
        </w:r>
      </w:ins>
      <w:ins w:id="21376" w:author="PR Preview" w:date="2026-01-01T00:00:00Z">
        <w:r>
          <w:t xml:space="preserve">The eigenvectors</w:t>
        </w:r>
      </w:ins>
      <w:ins w:id="21377" w:author="PR Preview" w:date="2026-01-01T00:00:00Z">
        <w:r>
          <w:t xml:space="preserve"> </w:t>
        </w:r>
      </w:ins>
      <m:oMath>
        <m:r>
          <m:rPr>
            <m:sty m:val="p"/>
          </m:rPr>
          <m:t>(</m:t>
        </m:r>
        <m:r>
          <m:t>1</m:t>
        </m:r>
        <m:r>
          <m:rPr>
            <m:sty m:val="p"/>
          </m:rPr>
          <m:t>,</m:t>
        </m:r>
        <m:r>
          <m:t>1</m:t>
        </m:r>
        <m:r>
          <m:rPr>
            <m:sty m:val="p"/>
          </m:rPr>
          <m:t>)</m:t>
        </m:r>
      </m:oMath>
      <w:ins w:id="21378" w:author="PR Preview" w:date="2026-01-01T00:00:00Z">
        <w:r>
          <w:t xml:space="preserve"> </w:t>
        </w:r>
      </w:ins>
      <w:ins w:id="21379" w:author="PR Preview" w:date="2026-01-01T00:00:00Z">
        <w:r>
          <w:t xml:space="preserve">for</w:t>
        </w:r>
      </w:ins>
      <w:ins w:id="21380" w:author="PR Preview" w:date="2026-01-01T00:00:00Z">
        <w:r>
          <w:t xml:space="preserve"> </w:t>
        </w:r>
      </w:ins>
      <m:oMath>
        <m:r>
          <m:t>3</m:t>
        </m:r>
      </m:oMath>
      <w:ins w:id="21381" w:author="PR Preview" w:date="2026-01-01T00:00:00Z">
        <w:r>
          <w:t xml:space="preserve"> </w:t>
        </w:r>
      </w:ins>
      <w:ins w:id="21382" w:author="PR Preview" w:date="2026-01-01T00:00:00Z">
        <w:r>
          <w:t xml:space="preserve">and</w:t>
        </w:r>
      </w:ins>
      <w:ins w:id="21383" w:author="PR Preview" w:date="2026-01-01T00:00:00Z">
        <w:r>
          <w:t xml:space="preserve"> </w:t>
        </w:r>
      </w:ins>
      <m:oMath>
        <m:r>
          <m:rPr>
            <m:sty m:val="p"/>
          </m:rPr>
          <m:t>(</m:t>
        </m:r>
        <m:r>
          <m:t>1</m:t>
        </m:r>
        <m:r>
          <m:rPr>
            <m:sty m:val="p"/>
          </m:rPr>
          <m:t>,</m:t>
        </m:r>
        <m:r>
          <m:rPr>
            <m:sty m:val="p"/>
          </m:rPr>
          <m:t>−</m:t>
        </m:r>
        <m:r>
          <m:t>1</m:t>
        </m:r>
        <m:r>
          <m:rPr>
            <m:sty m:val="p"/>
          </m:rPr>
          <m:t>)</m:t>
        </m:r>
      </m:oMath>
      <w:ins w:id="21384" w:author="PR Preview" w:date="2026-01-01T00:00:00Z">
        <w:r>
          <w:t xml:space="preserve"> </w:t>
        </w:r>
      </w:ins>
      <w:ins w:id="21385" w:author="PR Preview" w:date="2026-01-01T00:00:00Z">
        <w:r>
          <w:t xml:space="preserve">for</w:t>
        </w:r>
      </w:ins>
      <w:ins w:id="21386" w:author="PR Preview" w:date="2026-01-01T00:00:00Z">
        <w:r>
          <w:t xml:space="preserve"> </w:t>
        </w:r>
      </w:ins>
      <m:oMath>
        <m:r>
          <m:t>1</m:t>
        </m:r>
      </m:oMath>
      <w:ins w:id="21387" w:author="PR Preview" w:date="2026-01-01T00:00:00Z">
        <w:r>
          <w:t xml:space="preserve"> </w:t>
        </w:r>
      </w:ins>
      <w:ins w:id="21388" w:author="PR Preview" w:date="2026-01-01T00:00:00Z">
        <w:r>
          <w:t xml:space="preserve">of</w:t>
        </w:r>
      </w:ins>
      <w:ins w:id="21389" w:author="PR Preview" w:date="2026-01-01T00:00:00Z">
        <w:r>
          <w:t xml:space="preserve"> </w:t>
        </w:r>
      </w:ins>
      <w:hyperlink w:anchor="exm-eigenvalue">
        <w:ins w:id="21390" w:author="PR Preview" w:date="2026-01-01T00:00:00Z">
          <w:r>
            <w:rPr>
              <w:rStyle w:val="Hyperlink"/>
            </w:rPr>
            <w:t xml:space="preserve">Example 148</w:t>
          </w:r>
        </w:ins>
      </w:hyperlink>
      <w:ins w:id="21391" w:author="PR Preview" w:date="2026-01-01T00:00:00Z">
        <w:r>
          <w:t xml:space="preserve"> </w:t>
        </w:r>
      </w:ins>
      <w:ins w:id="21392" w:author="PR Preview" w:date="2026-01-01T00:00:00Z">
        <w:r>
          <w:t xml:space="preserve">are linearly independent, as</w:t>
        </w:r>
      </w:ins>
      <w:ins w:id="21393" w:author="PR Preview" w:date="2026-01-01T00:00:00Z">
        <w:r>
          <w:t xml:space="preserve"> </w:t>
        </w:r>
      </w:ins>
      <w:hyperlink w:anchor="thm-eigenvectors-independent">
        <w:ins w:id="21394" w:author="PR Preview" w:date="2026-01-01T00:00:00Z">
          <w:r>
            <w:rPr>
              <w:rStyle w:val="Hyperlink"/>
            </w:rPr>
            <w:t xml:space="preserve">Theorem 115</w:t>
          </w:r>
        </w:ins>
      </w:hyperlink>
      <w:ins w:id="21395" w:author="PR Preview" w:date="2026-01-01T00:00:00Z">
        <w:r>
          <w:t xml:space="preserve"> </w:t>
        </w:r>
      </w:ins>
      <w:ins w:id="21396" w:author="PR Preview" w:date="2026-01-01T00:00:00Z">
        <w:r>
          <w:t xml:space="preserve">says they must be:</w:t>
        </w:r>
      </w:ins>
      <w:ins w:id="21397"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21398" w:author="PR Preview" w:date="2026-01-01T00:00:00Z">
        <w:r>
          <w:t xml:space="preserve"> </w:t>
        </w:r>
      </w:ins>
      <w:ins w:id="21399" w:author="PR Preview" w:date="2026-01-01T00:00:00Z">
        <w:r>
          <w:t xml:space="preserve">is</w:t>
        </w:r>
      </w:ins>
      <w:ins w:id="21400" w:author="PR Preview" w:date="2026-01-01T00:00:00Z">
        <w:r>
          <w:t xml:space="preserve"> </w:t>
        </w:r>
      </w:ins>
      <w:ins w:id="21401" w:author="PR Preview" w:date="2026-01-01T00:00:00Z">
        <w:r>
          <w:t xml:space="preserve">$\mathord{\smash[b]{\underset{\raise.3ex\hbox{$\scriptstyle\sim$}}{0}}\vphantom{0}}$</w:t>
        </w:r>
      </w:ins>
      <w:ins w:id="21402" w:author="PR Preview" w:date="2026-01-01T00:00:00Z">
        <w:r>
          <w:t xml:space="preserve"> </w:t>
        </w:r>
      </w:ins>
      <w:ins w:id="21403"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5"/>
    <w:bookmarkStart w:id="646" w:name="def-diagonalizable"/>
    <w:p>
      <w:pPr>
        <w:pStyle w:val="BodyText"/>
      </w:pPr>
      <w:del w:id="21404" w:author="PR Preview" w:date="2026-01-01T00:00:00Z">
        <w:r>
          <w:rPr>
            <w:b/>
            <w:bCs/>
          </w:rPr>
          <w:delText xml:space="preserve">Definition 121 (Diagonalizable matrix)</w:delText>
        </w:r>
      </w:del>
      <w:del w:id="21405" w:author="PR Preview" w:date="2026-01-01T00:00:00Z">
        <w:r>
          <w:delText xml:space="preserve"> </w:delText>
        </w:r>
      </w:del>
      <w:del w:id="21406" w:author="PR Preview" w:date="2026-01-01T00:00:00Z">
        <w:r>
          <w:delText xml:space="preserve">A</w:delText>
        </w:r>
      </w:del>
      <w:del w:id="21407" w:author="PR Preview" w:date="2026-01-01T00:00:00Z">
        <w:r>
          <w:delText xml:space="preserve"> </w:delText>
        </w:r>
      </w:del>
      <m:oMath>
        <m:r>
          <m:t>p</m:t>
        </m:r>
        <m:r>
          <m:rPr>
            <m:sty m:val="p"/>
          </m:rPr>
          <m:t>×</m:t>
        </m:r>
        <m:r>
          <m:t>p</m:t>
        </m:r>
      </m:oMath>
      <w:del w:id="21408" w:author="PR Preview" w:date="2026-01-01T00:00:00Z">
        <w:r>
          <w:delText xml:space="preserve"> </w:delText>
        </w:r>
      </w:del>
      <w:del w:id="21409" w:author="PR Preview" w:date="2026-01-01T00:00:00Z">
        <w:r>
          <w:delText xml:space="preserve">matrix</w:delText>
        </w:r>
      </w:del>
      <w:del w:id="21410" w:author="PR Preview" w:date="2026-01-01T00:00:00Z">
        <w:r>
          <w:delText xml:space="preserve"> </w:delText>
        </w:r>
      </w:del>
      <m:oMath>
        <m:r>
          <m:rPr>
            <m:sty m:val="bi"/>
          </m:rPr>
          <m:t>A</m:t>
        </m:r>
      </m:oMath>
      <w:del w:id="21411" w:author="PR Preview" w:date="2026-01-01T00:00:00Z">
        <w:r>
          <w:delText xml:space="preserve"> </w:delText>
        </w:r>
      </w:del>
      <w:del w:id="21412" w:author="PR Preview" w:date="2026-01-01T00:00:00Z">
        <w:r>
          <w:delText xml:space="preserve">is</w:delText>
        </w:r>
      </w:del>
      <w:del w:id="21413" w:author="PR Preview" w:date="2026-01-01T00:00:00Z">
        <w:r>
          <w:delText xml:space="preserve"> </w:delText>
        </w:r>
      </w:del>
      <w:del w:id="21414" w:author="PR Preview" w:date="2026-01-01T00:00:00Z">
        <w:r>
          <w:rPr>
            <w:b/>
            <w:bCs/>
          </w:rPr>
          <w:delText xml:space="preserve">diagonalizable</w:delText>
        </w:r>
      </w:del>
      <w:del w:id="21415" w:author="PR Preview" w:date="2026-01-01T00:00:00Z">
        <w:r>
          <w:delText xml:space="preserve"> </w:delText>
        </w:r>
      </w:del>
      <w:del w:id="21416" w:author="PR Preview" w:date="2026-01-01T00:00:00Z">
        <w:r>
          <w:delText xml:space="preserve">if</w:delText>
        </w:r>
      </w:del>
      <w:del w:id="21417"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1418" w:author="PR Preview" w:date="2026-01-01T00:00:00Z">
        <w:r>
          <w:delText xml:space="preserve"> </w:delText>
        </w:r>
      </w:del>
      <w:del w:id="21419" w:author="PR Preview" w:date="2026-01-01T00:00:00Z">
        <w:r>
          <w:delText xml:space="preserve">for some invertible</w:delText>
        </w:r>
      </w:del>
      <w:del w:id="21420" w:author="PR Preview" w:date="2026-01-01T00:00:00Z">
        <w:r>
          <w:delText xml:space="preserve"> </w:delText>
        </w:r>
      </w:del>
      <m:oMath>
        <m:r>
          <m:t>p</m:t>
        </m:r>
        <m:r>
          <m:rPr>
            <m:sty m:val="p"/>
          </m:rPr>
          <m:t>×</m:t>
        </m:r>
        <m:r>
          <m:t>p</m:t>
        </m:r>
      </m:oMath>
      <w:del w:id="21421" w:author="PR Preview" w:date="2026-01-01T00:00:00Z">
        <w:r>
          <w:delText xml:space="preserve"> </w:delText>
        </w:r>
      </w:del>
      <w:del w:id="21422" w:author="PR Preview" w:date="2026-01-01T00:00:00Z">
        <w:r>
          <w:delText xml:space="preserve">matrix</w:delText>
        </w:r>
      </w:del>
      <w:del w:id="21423" w:author="PR Preview" w:date="2026-01-01T00:00:00Z">
        <w:r>
          <w:delText xml:space="preserve"> </w:delText>
        </w:r>
      </w:del>
      <m:oMath>
        <m:r>
          <m:rPr>
            <m:sty m:val="bi"/>
          </m:rPr>
          <m:t>X</m:t>
        </m:r>
      </m:oMath>
      <w:del w:id="21424" w:author="PR Preview" w:date="2026-01-01T00:00:00Z">
        <w:r>
          <w:delText xml:space="preserve"> </w:delText>
        </w:r>
      </w:del>
      <w:del w:id="21425" w:author="PR Preview" w:date="2026-01-01T00:00:00Z">
        <w:r>
          <w:delText xml:space="preserve">and diagonal</w:delText>
        </w:r>
      </w:del>
      <w:del w:id="21426" w:author="PR Preview" w:date="2026-01-01T00:00:00Z">
        <w:r>
          <w:delText xml:space="preserve"> </w:delText>
        </w:r>
      </w:del>
      <m:oMath>
        <m:r>
          <m:t>p</m:t>
        </m:r>
        <m:r>
          <m:rPr>
            <m:sty m:val="p"/>
          </m:rPr>
          <m:t>×</m:t>
        </m:r>
        <m:r>
          <m:t>p</m:t>
        </m:r>
      </m:oMath>
      <w:del w:id="21427" w:author="PR Preview" w:date="2026-01-01T00:00:00Z">
        <w:r>
          <w:delText xml:space="preserve"> </w:delText>
        </w:r>
      </w:del>
      <w:del w:id="21428" w:author="PR Preview" w:date="2026-01-01T00:00:00Z">
        <w:r>
          <w:delText xml:space="preserve">matrix</w:delText>
        </w:r>
      </w:del>
      <w:del w:id="21429" w:author="PR Preview" w:date="2026-01-01T00:00:00Z">
        <w:r>
          <w:delText xml:space="preserve"> </w:delText>
        </w:r>
      </w:del>
      <m:oMath>
        <m:r>
          <m:rPr>
            <m:sty m:val="b"/>
          </m:rPr>
          <m:t>Λ</m:t>
        </m:r>
      </m:oMath>
      <w:del w:id="21430" w:author="PR Preview" w:date="2026-01-01T00:00:00Z">
        <w:r>
          <w:delText xml:space="preserve"> </w:delText>
        </w:r>
      </w:del>
      <w:del w:id="21431" w:author="PR Preview" w:date="2026-01-01T00:00:00Z">
        <w:r>
          <w:delText xml:space="preserve">(</w:delText>
        </w:r>
      </w:del>
      <w:hyperlink w:anchor="def-diagonal-matrix">
        <w:del w:id="21432" w:author="PR Preview" w:date="2026-01-01T00:00:00Z">
          <w:r>
            <w:rPr>
              <w:rStyle w:val="Hyperlink"/>
            </w:rPr>
            <w:delText xml:space="preserve">Definition 83</w:delText>
          </w:r>
        </w:del>
      </w:hyperlink>
      <w:del w:id="21433" w:author="PR Preview" w:date="2026-01-01T00:00:00Z">
        <w:r>
          <w:delText xml:space="preserve">);</w:delText>
        </w:r>
      </w:del>
      <w:del w:id="21434" w:author="PR Preview" w:date="2026-01-01T00:00:00Z">
        <w:r>
          <w:delText xml:space="preserve"> </w:delText>
        </w:r>
      </w:del>
      <w:del w:id="21435" w:author="PR Preview" w:date="2026-01-01T00:00:00Z">
        <w:r>
          <w:delText xml:space="preserve">by</w:delText>
        </w:r>
      </w:del>
      <w:del w:id="21436" w:author="PR Preview" w:date="2026-01-01T00:00:00Z">
        <w:r>
          <w:delText xml:space="preserve"> </w:delText>
        </w:r>
      </w:del>
      <w:hyperlink w:anchor="rem-similar-both-ways">
        <w:del w:id="21437" w:author="PR Preview" w:date="2026-01-01T00:00:00Z">
          <w:r>
            <w:rPr>
              <w:rStyle w:val="Hyperlink"/>
            </w:rPr>
            <w:delText xml:space="preserve">Remark 50</w:delText>
          </w:r>
        </w:del>
      </w:hyperlink>
      <w:del w:id="21438" w:author="PR Preview" w:date="2026-01-01T00:00:00Z">
        <w:r>
          <w:delText xml:space="preserve">, that is the same as</w:delText>
        </w:r>
      </w:del>
      <w:del w:id="21439"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A</m:t>
        </m:r>
        <m:r>
          <m:rPr>
            <m:sty m:val="bi"/>
          </m:rPr>
          <m:t>X</m:t>
        </m:r>
      </m:oMath>
      <w:del w:id="21440" w:author="PR Preview" w:date="2026-01-01T00:00:00Z">
        <w:r>
          <w:delText xml:space="preserve">,</w:delText>
        </w:r>
      </w:del>
      <w:del w:id="21441" w:author="PR Preview" w:date="2026-01-01T00:00:00Z">
        <w:r>
          <w:delText xml:space="preserve"> </w:delText>
        </w:r>
      </w:del>
      <w:del w:id="21442" w:author="PR Preview" w:date="2026-01-01T00:00:00Z">
        <w:r>
          <w:delText xml:space="preserve">so a diagonalizable matrix is one similar to a diagonal matrix (</w:delText>
        </w:r>
      </w:del>
      <w:hyperlink w:anchor="def-similar">
        <w:del w:id="21443" w:author="PR Preview" w:date="2026-01-01T00:00:00Z">
          <w:r>
            <w:rPr>
              <w:rStyle w:val="Hyperlink"/>
            </w:rPr>
            <w:delText xml:space="preserve">Definition 120</w:delText>
          </w:r>
        </w:del>
      </w:hyperlink>
      <w:del w:id="21444" w:author="PR Preview" w:date="2026-01-01T00:00:00Z">
        <w:r>
          <w:delText xml:space="preserve">).</w:delText>
        </w:r>
      </w:del>
    </w:p>
    <w:p>
      <w:pPr>
        <w:pStyle w:val="BodyText"/>
      </w:pPr>
      <w:del w:id="21445" w:author="PR Preview" w:date="2026-01-01T00:00:00Z">
        <w:r>
          <w:rPr>
            <w:b/>
            <w:bCs/>
          </w:rPr>
          <w:delText xml:space="preserve">Example 204 (Diagonalizable and not)</w:delText>
        </w:r>
      </w:del>
      <w:del w:id="21446" w:author="PR Preview" w:date="2026-01-01T00:00:00Z">
        <w:r>
          <w:delText xml:space="preserve"> </w:delText>
        </w:r>
      </w:del>
      <w:del w:id="21447" w:author="PR Preview" w:date="2026-01-01T00:00:00Z">
        <w:r>
          <w:delText xml:space="preserve"> </w:delText>
        </w:r>
      </w:del>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1448" w:author="PR Preview" w:date="2026-01-01T00:00:00Z">
        <w:r>
          <w:delText xml:space="preserve"> </w:delText>
        </w:r>
      </w:del>
      <w:del w:id="21449" w:author="PR Preview" w:date="2026-01-01T00:00:00Z">
        <w:r>
          <w:delText xml:space="preserve">is diagonalizable:</w:delText>
        </w:r>
      </w:del>
      <w:del w:id="21450" w:author="PR Preview" w:date="2026-01-01T00:00:00Z">
        <w:r>
          <w:delText xml:space="preserve"> </w:delText>
        </w:r>
      </w:del>
      <w:del w:id="21451" w:author="PR Preview" w:date="2026-01-01T00:00:00Z">
        <w:r>
          <w:delText xml:space="preserve">with</w:delText>
        </w:r>
      </w:del>
      <w:del w:id="21452" w:author="PR Preview" w:date="2026-01-01T00:00:00Z">
        <w:r>
          <w:delText xml:space="preserve"> </w:delText>
        </w:r>
      </w:del>
      <m:oMath>
        <m:r>
          <m:rPr>
            <m:sty m:val="bi"/>
          </m:rPr>
          <m:t>P</m:t>
        </m:r>
      </m:oMath>
      <w:del w:id="21453" w:author="PR Preview" w:date="2026-01-01T00:00:00Z">
        <w:r>
          <w:delText xml:space="preserve"> </w:delText>
        </w:r>
      </w:del>
      <w:del w:id="21454" w:author="PR Preview" w:date="2026-01-01T00:00:00Z">
        <w:r>
          <w:delText xml:space="preserve">as in</w:delText>
        </w:r>
      </w:del>
      <w:del w:id="21455" w:author="PR Preview" w:date="2026-01-01T00:00:00Z">
        <w:r>
          <w:delText xml:space="preserve"> </w:delText>
        </w:r>
      </w:del>
      <w:hyperlink w:anchor="exm-similar">
        <w:del w:id="21456" w:author="PR Preview" w:date="2026-01-01T00:00:00Z">
          <w:r>
            <w:rPr>
              <w:rStyle w:val="Hyperlink"/>
            </w:rPr>
            <w:delText xml:space="preserve">Example 201</w:delText>
          </w:r>
        </w:del>
      </w:hyperlink>
      <w:del w:id="21457" w:author="PR Preview" w:date="2026-01-01T00:00:00Z">
        <w:r>
          <w:delText xml:space="preserve">,</w:delText>
        </w:r>
      </w:del>
      <w:del w:id="21458"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21459" w:author="PR Preview" w:date="2026-01-01T00:00:00Z">
        <w:r>
          <w:delText xml:space="preserve">.</w:delText>
        </w:r>
      </w:del>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21460" w:author="PR Preview" w:date="2026-01-01T00:00:00Z">
        <w:r>
          <w:delText xml:space="preserve"> </w:delText>
        </w:r>
      </w:del>
      <w:del w:id="21461" w:author="PR Preview" w:date="2026-01-01T00:00:00Z">
        <w:r>
          <w:delText xml:space="preserve">is not.</w:delText>
        </w:r>
      </w:del>
      <w:del w:id="21462" w:author="PR Preview" w:date="2026-01-01T00:00:00Z">
        <w:r>
          <w:delText xml:space="preserve"> </w:delText>
        </w:r>
      </w:del>
      <w:del w:id="21463" w:author="PR Preview" w:date="2026-01-01T00:00:00Z">
        <w:r>
          <w:delText xml:space="preserve">Suppose</w:delText>
        </w:r>
      </w:del>
      <w:del w:id="21464"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21465" w:author="PR Preview" w:date="2026-01-01T00:00:00Z">
        <w:r>
          <w:delText xml:space="preserve">,</w:delText>
        </w:r>
      </w:del>
      <w:del w:id="21466" w:author="PR Preview" w:date="2026-01-01T00:00:00Z">
        <w:r>
          <w:delText xml:space="preserve"> </w:delText>
        </w:r>
      </w:del>
      <w:del w:id="21467" w:author="PR Preview" w:date="2026-01-01T00:00:00Z">
        <w:r>
          <w:delText xml:space="preserve">so</w:delText>
        </w:r>
      </w:del>
      <w:del w:id="21468"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21469" w:author="PR Preview" w:date="2026-01-01T00:00:00Z">
        <w:r>
          <w:delText xml:space="preserve"> </w:delText>
        </w:r>
      </w:del>
      <w:del w:id="21470" w:author="PR Preview" w:date="2026-01-01T00:00:00Z">
        <w:r>
          <w:delText xml:space="preserve">(</w:delText>
        </w:r>
      </w:del>
      <w:hyperlink w:anchor="rem-similar-both-ways">
        <w:del w:id="21471" w:author="PR Preview" w:date="2026-01-01T00:00:00Z">
          <w:r>
            <w:rPr>
              <w:rStyle w:val="Hyperlink"/>
            </w:rPr>
            <w:delText xml:space="preserve">Remark 50</w:delText>
          </w:r>
        </w:del>
      </w:hyperlink>
      <w:del w:id="21472" w:author="PR Preview" w:date="2026-01-01T00:00:00Z">
        <w:r>
          <w:delText xml:space="preserve">).</w:delText>
        </w:r>
      </w:del>
      <w:del w:id="21473" w:author="PR Preview" w:date="2026-01-01T00:00:00Z">
        <w:r>
          <w:delText xml:space="preserve"> </w:delText>
        </w:r>
      </w:del>
      <w:del w:id="21474" w:author="PR Preview" w:date="2026-01-01T00:00:00Z">
        <w:r>
          <w:delText xml:space="preserve">The eigenvalues of</w:delText>
        </w:r>
      </w:del>
      <w:del w:id="21475" w:author="PR Preview" w:date="2026-01-01T00:00:00Z">
        <w:r>
          <w:delText xml:space="preserve"> </w:delText>
        </w:r>
      </w:del>
      <m:oMath>
        <m:r>
          <m:rPr>
            <m:sty m:val="b"/>
          </m:rPr>
          <m:t>Λ</m:t>
        </m:r>
      </m:oMath>
      <w:del w:id="21476" w:author="PR Preview" w:date="2026-01-01T00:00:00Z">
        <w:r>
          <w:delText xml:space="preserve"> </w:delText>
        </w:r>
      </w:del>
      <w:del w:id="21477" w:author="PR Preview" w:date="2026-01-01T00:00:00Z">
        <w:r>
          <w:delText xml:space="preserve">are its diagonal entries (</w:delText>
        </w:r>
      </w:del>
      <w:hyperlink w:anchor="thm-eigen-triangular">
        <w:del w:id="21478" w:author="PR Preview" w:date="2026-01-01T00:00:00Z">
          <w:r>
            <w:rPr>
              <w:rStyle w:val="Hyperlink"/>
            </w:rPr>
            <w:delText xml:space="preserve">Theorem 111</w:delText>
          </w:r>
        </w:del>
      </w:hyperlink>
      <w:del w:id="21479" w:author="PR Preview" w:date="2026-01-01T00:00:00Z">
        <w:r>
          <w:delText xml:space="preserve">,</w:delText>
        </w:r>
      </w:del>
      <w:del w:id="21480" w:author="PR Preview" w:date="2026-01-01T00:00:00Z">
        <w:r>
          <w:delText xml:space="preserve"> </w:delText>
        </w:r>
      </w:del>
      <w:del w:id="21481" w:author="PR Preview" w:date="2026-01-01T00:00:00Z">
        <w:r>
          <w:delText xml:space="preserve">since a diagonal matrix is upper triangular)</w:delText>
        </w:r>
      </w:del>
      <w:del w:id="21482" w:author="PR Preview" w:date="2026-01-01T00:00:00Z">
        <w:r>
          <w:delText xml:space="preserve"> </w:delText>
        </w:r>
      </w:del>
      <w:del w:id="21483" w:author="PR Preview" w:date="2026-01-01T00:00:00Z">
        <w:r>
          <w:delText xml:space="preserve">and are the eigenvalues of</w:delText>
        </w:r>
      </w:del>
      <w:del w:id="21484" w:author="PR Preview" w:date="2026-01-01T00:00:00Z">
        <w:r>
          <w:delText xml:space="preserve"> </w:delText>
        </w:r>
      </w:del>
      <m:oMath>
        <m:r>
          <m:rPr>
            <m:sty m:val="bi"/>
          </m:rPr>
          <m:t>J</m:t>
        </m:r>
      </m:oMath>
      <w:del w:id="21485" w:author="PR Preview" w:date="2026-01-01T00:00:00Z">
        <w:r>
          <w:delText xml:space="preserve"> </w:delText>
        </w:r>
      </w:del>
      <w:del w:id="21486" w:author="PR Preview" w:date="2026-01-01T00:00:00Z">
        <w:r>
          <w:delText xml:space="preserve">(</w:delText>
        </w:r>
      </w:del>
      <w:hyperlink w:anchor="thm-similar-eigenvalues">
        <w:del w:id="21487" w:author="PR Preview" w:date="2026-01-01T00:00:00Z">
          <w:r>
            <w:rPr>
              <w:rStyle w:val="Hyperlink"/>
            </w:rPr>
            <w:delText xml:space="preserve">Theorem 113</w:delText>
          </w:r>
        </w:del>
      </w:hyperlink>
      <w:del w:id="21488" w:author="PR Preview" w:date="2026-01-01T00:00:00Z">
        <w:r>
          <w:delText xml:space="preserve">),</w:delText>
        </w:r>
      </w:del>
      <w:del w:id="21489" w:author="PR Preview" w:date="2026-01-01T00:00:00Z">
        <w:r>
          <w:delText xml:space="preserve"> </w:delText>
        </w:r>
      </w:del>
      <w:del w:id="21490" w:author="PR Preview" w:date="2026-01-01T00:00:00Z">
        <w:r>
          <w:delText xml:space="preserve">of which</w:delText>
        </w:r>
      </w:del>
      <w:del w:id="21491" w:author="PR Preview" w:date="2026-01-01T00:00:00Z">
        <w:r>
          <w:delText xml:space="preserve"> </w:delText>
        </w:r>
      </w:del>
      <m:oMath>
        <m:r>
          <m:t>0</m:t>
        </m:r>
      </m:oMath>
      <w:del w:id="21492" w:author="PR Preview" w:date="2026-01-01T00:00:00Z">
        <w:r>
          <w:delText xml:space="preserve"> </w:delText>
        </w:r>
      </w:del>
      <w:del w:id="21493" w:author="PR Preview" w:date="2026-01-01T00:00:00Z">
        <w:r>
          <w:delText xml:space="preserve">is the only one (</w:delText>
        </w:r>
      </w:del>
      <w:hyperlink w:anchor="exm-eigenspace">
        <w:del w:id="21494" w:author="PR Preview" w:date="2026-01-01T00:00:00Z">
          <w:r>
            <w:rPr>
              <w:rStyle w:val="Hyperlink"/>
            </w:rPr>
            <w:delText xml:space="preserve">Example 195</w:delText>
          </w:r>
        </w:del>
      </w:hyperlink>
      <w:del w:id="21495" w:author="PR Preview" w:date="2026-01-01T00:00:00Z">
        <w:r>
          <w:delText xml:space="preserve">).</w:delText>
        </w:r>
      </w:del>
      <w:del w:id="21496" w:author="PR Preview" w:date="2026-01-01T00:00:00Z">
        <w:r>
          <w:delText xml:space="preserve"> </w:delText>
        </w:r>
      </w:del>
      <w:del w:id="21497" w:author="PR Preview" w:date="2026-01-01T00:00:00Z">
        <w:r>
          <w:delText xml:space="preserve">So</w:delText>
        </w:r>
      </w:del>
      <w:del w:id="21498"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21499" w:author="PR Preview" w:date="2026-01-01T00:00:00Z">
        <w:r>
          <w:delText xml:space="preserve">,</w:delText>
        </w:r>
      </w:del>
      <w:del w:id="21500" w:author="PR Preview" w:date="2026-01-01T00:00:00Z">
        <w:r>
          <w:delText xml:space="preserve"> </w:delText>
        </w:r>
      </w:del>
      <w:del w:id="21501" w:author="PR Preview" w:date="2026-01-01T00:00:00Z">
        <w:r>
          <w:delText xml:space="preserve">and then</w:delText>
        </w:r>
      </w:del>
    </w:p>
    <w:p>
      <w:pPr>
        <w:pStyle w:val="BodyText"/>
      </w:pPr>
      <w:ins w:id="21502" w:author="PR Preview" w:date="2026-01-01T00:00:00Z">
        <w:r>
          <w:rPr>
            <w:b/>
            <w:bCs/>
          </w:rPr>
          <w:t xml:space="preserve">Definition 121 (Diagonalizable matrix)</w:t>
        </w:r>
      </w:ins>
      <w:ins w:id="21503" w:author="PR Preview" w:date="2026-01-01T00:00:00Z">
        <w:r>
          <w:t xml:space="preserve"> </w:t>
        </w:r>
      </w:ins>
      <w:ins w:id="21504" w:author="PR Preview" w:date="2026-01-01T00:00:00Z">
        <w:r>
          <w:t xml:space="preserve">A</w:t>
        </w:r>
      </w:ins>
      <w:ins w:id="21505" w:author="PR Preview" w:date="2026-01-01T00:00:00Z">
        <w:r>
          <w:t xml:space="preserve"> </w:t>
        </w:r>
      </w:ins>
      <m:oMath>
        <m:r>
          <m:t>p</m:t>
        </m:r>
        <m:r>
          <m:rPr>
            <m:sty m:val="p"/>
          </m:rPr>
          <m:t>×</m:t>
        </m:r>
        <m:r>
          <m:t>p</m:t>
        </m:r>
      </m:oMath>
      <w:ins w:id="21506" w:author="PR Preview" w:date="2026-01-01T00:00:00Z">
        <w:r>
          <w:t xml:space="preserve"> </w:t>
        </w:r>
      </w:ins>
      <w:ins w:id="21507" w:author="PR Preview" w:date="2026-01-01T00:00:00Z">
        <w:r>
          <w:t xml:space="preserve">matrix</w:t>
        </w:r>
      </w:ins>
      <w:ins w:id="21508" w:author="PR Preview" w:date="2026-01-01T00:00:00Z">
        <w:r>
          <w:t xml:space="preserve"> </w:t>
        </w:r>
      </w:ins>
      <m:oMath>
        <m:r>
          <m:rPr>
            <m:sty m:val="bi"/>
          </m:rPr>
          <m:t>A</m:t>
        </m:r>
      </m:oMath>
      <w:ins w:id="21509" w:author="PR Preview" w:date="2026-01-01T00:00:00Z">
        <w:r>
          <w:t xml:space="preserve"> </w:t>
        </w:r>
      </w:ins>
      <w:ins w:id="21510" w:author="PR Preview" w:date="2026-01-01T00:00:00Z">
        <w:r>
          <w:t xml:space="preserve">is</w:t>
        </w:r>
      </w:ins>
      <w:ins w:id="21511" w:author="PR Preview" w:date="2026-01-01T00:00:00Z">
        <w:r>
          <w:t xml:space="preserve"> </w:t>
        </w:r>
      </w:ins>
      <w:ins w:id="21512" w:author="PR Preview" w:date="2026-01-01T00:00:00Z">
        <w:r>
          <w:rPr>
            <w:b/>
            <w:bCs/>
          </w:rPr>
          <w:t xml:space="preserve">diagonalizable</w:t>
        </w:r>
      </w:ins>
      <w:ins w:id="21513" w:author="PR Preview" w:date="2026-01-01T00:00:00Z">
        <w:r>
          <w:t xml:space="preserve"> </w:t>
        </w:r>
      </w:ins>
      <w:ins w:id="21514" w:author="PR Preview" w:date="2026-01-01T00:00:00Z">
        <w:r>
          <w:t xml:space="preserve">[87]</w:t>
        </w:r>
      </w:ins>
      <w:ins w:id="21515" w:author="PR Preview" w:date="2026-01-01T00:00:00Z">
        <w:r>
          <w:t xml:space="preserve"> </w:t>
        </w:r>
      </w:ins>
      <w:ins w:id="21516" w:author="PR Preview" w:date="2026-01-01T00:00:00Z">
        <w:r>
          <w:t xml:space="preserve">if</w:t>
        </w:r>
      </w:ins>
      <w:ins w:id="21517"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1518" w:author="PR Preview" w:date="2026-01-01T00:00:00Z">
        <w:r>
          <w:t xml:space="preserve"> </w:t>
        </w:r>
      </w:ins>
      <w:ins w:id="21519" w:author="PR Preview" w:date="2026-01-01T00:00:00Z">
        <w:r>
          <w:t xml:space="preserve">for some invertible</w:t>
        </w:r>
      </w:ins>
      <w:ins w:id="21520" w:author="PR Preview" w:date="2026-01-01T00:00:00Z">
        <w:r>
          <w:t xml:space="preserve"> </w:t>
        </w:r>
      </w:ins>
      <m:oMath>
        <m:r>
          <m:t>p</m:t>
        </m:r>
        <m:r>
          <m:rPr>
            <m:sty m:val="p"/>
          </m:rPr>
          <m:t>×</m:t>
        </m:r>
        <m:r>
          <m:t>p</m:t>
        </m:r>
      </m:oMath>
      <w:ins w:id="21521" w:author="PR Preview" w:date="2026-01-01T00:00:00Z">
        <w:r>
          <w:t xml:space="preserve"> </w:t>
        </w:r>
      </w:ins>
      <w:ins w:id="21522" w:author="PR Preview" w:date="2026-01-01T00:00:00Z">
        <w:r>
          <w:t xml:space="preserve">matrix</w:t>
        </w:r>
      </w:ins>
      <w:ins w:id="21523" w:author="PR Preview" w:date="2026-01-01T00:00:00Z">
        <w:r>
          <w:t xml:space="preserve"> </w:t>
        </w:r>
      </w:ins>
      <m:oMath>
        <m:r>
          <m:rPr>
            <m:sty m:val="bi"/>
          </m:rPr>
          <m:t>X</m:t>
        </m:r>
      </m:oMath>
      <w:ins w:id="21524" w:author="PR Preview" w:date="2026-01-01T00:00:00Z">
        <w:r>
          <w:t xml:space="preserve"> </w:t>
        </w:r>
      </w:ins>
      <w:ins w:id="21525" w:author="PR Preview" w:date="2026-01-01T00:00:00Z">
        <w:r>
          <w:t xml:space="preserve">and diagonal</w:t>
        </w:r>
      </w:ins>
      <w:ins w:id="21526" w:author="PR Preview" w:date="2026-01-01T00:00:00Z">
        <w:r>
          <w:t xml:space="preserve"> </w:t>
        </w:r>
      </w:ins>
      <m:oMath>
        <m:r>
          <m:t>p</m:t>
        </m:r>
        <m:r>
          <m:rPr>
            <m:sty m:val="p"/>
          </m:rPr>
          <m:t>×</m:t>
        </m:r>
        <m:r>
          <m:t>p</m:t>
        </m:r>
      </m:oMath>
      <w:ins w:id="21527" w:author="PR Preview" w:date="2026-01-01T00:00:00Z">
        <w:r>
          <w:t xml:space="preserve"> </w:t>
        </w:r>
      </w:ins>
      <w:ins w:id="21528" w:author="PR Preview" w:date="2026-01-01T00:00:00Z">
        <w:r>
          <w:t xml:space="preserve">matrix</w:t>
        </w:r>
      </w:ins>
      <w:ins w:id="21529" w:author="PR Preview" w:date="2026-01-01T00:00:00Z">
        <w:r>
          <w:t xml:space="preserve"> </w:t>
        </w:r>
      </w:ins>
      <m:oMath>
        <m:r>
          <m:rPr>
            <m:sty m:val="b"/>
          </m:rPr>
          <m:t>Λ</m:t>
        </m:r>
      </m:oMath>
      <w:ins w:id="21530" w:author="PR Preview" w:date="2026-01-01T00:00:00Z">
        <w:r>
          <w:t xml:space="preserve"> </w:t>
        </w:r>
      </w:ins>
      <w:ins w:id="21531" w:author="PR Preview" w:date="2026-01-01T00:00:00Z">
        <w:r>
          <w:t xml:space="preserve">(</w:t>
        </w:r>
      </w:ins>
      <w:hyperlink w:anchor="def-diagonal-matrix">
        <w:ins w:id="21532" w:author="PR Preview" w:date="2026-01-01T00:00:00Z">
          <w:r>
            <w:rPr>
              <w:rStyle w:val="Hyperlink"/>
            </w:rPr>
            <w:t xml:space="preserve">Definition 83</w:t>
          </w:r>
        </w:ins>
      </w:hyperlink>
      <w:ins w:id="21533" w:author="PR Preview" w:date="2026-01-01T00:00:00Z">
        <w:r>
          <w:t xml:space="preserve">);</w:t>
        </w:r>
      </w:ins>
      <w:ins w:id="21534" w:author="PR Preview" w:date="2026-01-01T00:00:00Z">
        <w:r>
          <w:t xml:space="preserve"> </w:t>
        </w:r>
      </w:ins>
      <w:ins w:id="21535" w:author="PR Preview" w:date="2026-01-01T00:00:00Z">
        <w:r>
          <w:t xml:space="preserve">by</w:t>
        </w:r>
      </w:ins>
      <w:ins w:id="21536" w:author="PR Preview" w:date="2026-01-01T00:00:00Z">
        <w:r>
          <w:t xml:space="preserve"> </w:t>
        </w:r>
      </w:ins>
      <w:hyperlink w:anchor="rem-similar-both-ways">
        <w:ins w:id="21537" w:author="PR Preview" w:date="2026-01-01T00:00:00Z">
          <w:r>
            <w:rPr>
              <w:rStyle w:val="Hyperlink"/>
            </w:rPr>
            <w:t xml:space="preserve">Remark 51</w:t>
          </w:r>
        </w:ins>
      </w:hyperlink>
      <w:ins w:id="21538" w:author="PR Preview" w:date="2026-01-01T00:00:00Z">
        <w:r>
          <w:t xml:space="preserve">, that is the same as</w:t>
        </w:r>
      </w:ins>
      <w:ins w:id="21539"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A</m:t>
        </m:r>
        <m:r>
          <m:rPr>
            <m:sty m:val="bi"/>
          </m:rPr>
          <m:t>X</m:t>
        </m:r>
      </m:oMath>
      <w:ins w:id="21540" w:author="PR Preview" w:date="2026-01-01T00:00:00Z">
        <w:r>
          <w:t xml:space="preserve">,</w:t>
        </w:r>
      </w:ins>
      <w:ins w:id="21541" w:author="PR Preview" w:date="2026-01-01T00:00:00Z">
        <w:r>
          <w:t xml:space="preserve"> </w:t>
        </w:r>
      </w:ins>
      <w:ins w:id="21542" w:author="PR Preview" w:date="2026-01-01T00:00:00Z">
        <w:r>
          <w:t xml:space="preserve">so a diagonalizable matrix is one similar to a diagonal matrix (</w:t>
        </w:r>
      </w:ins>
      <w:hyperlink w:anchor="def-similar">
        <w:ins w:id="21543" w:author="PR Preview" w:date="2026-01-01T00:00:00Z">
          <w:r>
            <w:rPr>
              <w:rStyle w:val="Hyperlink"/>
            </w:rPr>
            <w:t xml:space="preserve">Definition 120</w:t>
          </w:r>
        </w:ins>
      </w:hyperlink>
      <w:ins w:id="21544" w:author="PR Preview" w:date="2026-01-01T00:00:00Z">
        <w:r>
          <w:t xml:space="preserve">).</w:t>
        </w:r>
      </w:ins>
    </w:p>
    <w:bookmarkEnd w:id="646"/>
    <w:bookmarkStart w:id="647" w:name="exm-diagonalizable"/>
    <w:p>
      <w:pPr>
        <w:pStyle w:val="BodyText"/>
      </w:pPr>
      <w:ins w:id="21545" w:author="PR Preview" w:date="2026-01-01T00:00:00Z">
        <w:r>
          <w:rPr>
            <w:b/>
            <w:bCs/>
          </w:rPr>
          <w:t xml:space="preserve">Example 206 (Diagonalizable and not)</w:t>
        </w:r>
      </w:ins>
      <w:ins w:id="21546" w:author="PR Preview" w:date="2026-01-01T00:00:00Z">
        <w:r>
          <w:t xml:space="preserve"> </w:t>
        </w:r>
      </w:ins>
      <w:ins w:id="21547" w:author="PR Preview" w:date="2026-01-01T00:00:00Z">
        <w:r>
          <w:t xml:space="preserve"> </w:t>
        </w:r>
      </w:ins>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1548" w:author="PR Preview" w:date="2026-01-01T00:00:00Z">
        <w:r>
          <w:t xml:space="preserve"> </w:t>
        </w:r>
      </w:ins>
      <w:ins w:id="21549" w:author="PR Preview" w:date="2026-01-01T00:00:00Z">
        <w:r>
          <w:t xml:space="preserve">is diagonalizable:</w:t>
        </w:r>
      </w:ins>
      <w:ins w:id="21550" w:author="PR Preview" w:date="2026-01-01T00:00:00Z">
        <w:r>
          <w:t xml:space="preserve"> </w:t>
        </w:r>
      </w:ins>
      <w:ins w:id="21551" w:author="PR Preview" w:date="2026-01-01T00:00:00Z">
        <w:r>
          <w:t xml:space="preserve">with</w:t>
        </w:r>
      </w:ins>
      <w:ins w:id="21552" w:author="PR Preview" w:date="2026-01-01T00:00:00Z">
        <w:r>
          <w:t xml:space="preserve"> </w:t>
        </w:r>
      </w:ins>
      <m:oMath>
        <m:r>
          <m:rPr>
            <m:sty m:val="bi"/>
          </m:rPr>
          <m:t>P</m:t>
        </m:r>
      </m:oMath>
      <w:ins w:id="21553" w:author="PR Preview" w:date="2026-01-01T00:00:00Z">
        <w:r>
          <w:t xml:space="preserve"> </w:t>
        </w:r>
      </w:ins>
      <w:ins w:id="21554" w:author="PR Preview" w:date="2026-01-01T00:00:00Z">
        <w:r>
          <w:t xml:space="preserve">as in</w:t>
        </w:r>
      </w:ins>
      <w:ins w:id="21555" w:author="PR Preview" w:date="2026-01-01T00:00:00Z">
        <w:r>
          <w:t xml:space="preserve"> </w:t>
        </w:r>
      </w:ins>
      <w:hyperlink w:anchor="exm-similar">
        <w:ins w:id="21556" w:author="PR Preview" w:date="2026-01-01T00:00:00Z">
          <w:r>
            <w:rPr>
              <w:rStyle w:val="Hyperlink"/>
            </w:rPr>
            <w:t xml:space="preserve">Example 203</w:t>
          </w:r>
        </w:ins>
      </w:hyperlink>
      <w:ins w:id="21557" w:author="PR Preview" w:date="2026-01-01T00:00:00Z">
        <w:r>
          <w:t xml:space="preserve">,</w:t>
        </w:r>
      </w:ins>
      <w:ins w:id="21558"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21559" w:author="PR Preview" w:date="2026-01-01T00:00:00Z">
        <w:r>
          <w:t xml:space="preserve">.</w:t>
        </w:r>
      </w:ins>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21560" w:author="PR Preview" w:date="2026-01-01T00:00:00Z">
        <w:r>
          <w:t xml:space="preserve"> </w:t>
        </w:r>
      </w:ins>
      <w:ins w:id="21561" w:author="PR Preview" w:date="2026-01-01T00:00:00Z">
        <w:r>
          <w:t xml:space="preserve">is not.</w:t>
        </w:r>
      </w:ins>
      <w:ins w:id="21562" w:author="PR Preview" w:date="2026-01-01T00:00:00Z">
        <w:r>
          <w:t xml:space="preserve"> </w:t>
        </w:r>
      </w:ins>
      <w:ins w:id="21563" w:author="PR Preview" w:date="2026-01-01T00:00:00Z">
        <w:r>
          <w:t xml:space="preserve">Suppose</w:t>
        </w:r>
      </w:ins>
      <w:ins w:id="21564"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21565" w:author="PR Preview" w:date="2026-01-01T00:00:00Z">
        <w:r>
          <w:t xml:space="preserve">,</w:t>
        </w:r>
      </w:ins>
      <w:ins w:id="21566" w:author="PR Preview" w:date="2026-01-01T00:00:00Z">
        <w:r>
          <w:t xml:space="preserve"> </w:t>
        </w:r>
      </w:ins>
      <w:ins w:id="21567" w:author="PR Preview" w:date="2026-01-01T00:00:00Z">
        <w:r>
          <w:t xml:space="preserve">so</w:t>
        </w:r>
      </w:ins>
      <w:ins w:id="21568"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21569" w:author="PR Preview" w:date="2026-01-01T00:00:00Z">
        <w:r>
          <w:t xml:space="preserve"> </w:t>
        </w:r>
      </w:ins>
      <w:ins w:id="21570" w:author="PR Preview" w:date="2026-01-01T00:00:00Z">
        <w:r>
          <w:t xml:space="preserve">(</w:t>
        </w:r>
      </w:ins>
      <w:hyperlink w:anchor="rem-similar-both-ways">
        <w:ins w:id="21571" w:author="PR Preview" w:date="2026-01-01T00:00:00Z">
          <w:r>
            <w:rPr>
              <w:rStyle w:val="Hyperlink"/>
            </w:rPr>
            <w:t xml:space="preserve">Remark 51</w:t>
          </w:r>
        </w:ins>
      </w:hyperlink>
      <w:ins w:id="21572" w:author="PR Preview" w:date="2026-01-01T00:00:00Z">
        <w:r>
          <w:t xml:space="preserve">).</w:t>
        </w:r>
      </w:ins>
      <w:ins w:id="21573" w:author="PR Preview" w:date="2026-01-01T00:00:00Z">
        <w:r>
          <w:t xml:space="preserve"> </w:t>
        </w:r>
      </w:ins>
      <w:ins w:id="21574" w:author="PR Preview" w:date="2026-01-01T00:00:00Z">
        <w:r>
          <w:t xml:space="preserve">The eigenvalues of</w:t>
        </w:r>
      </w:ins>
      <w:ins w:id="21575" w:author="PR Preview" w:date="2026-01-01T00:00:00Z">
        <w:r>
          <w:t xml:space="preserve"> </w:t>
        </w:r>
      </w:ins>
      <m:oMath>
        <m:r>
          <m:rPr>
            <m:sty m:val="b"/>
          </m:rPr>
          <m:t>Λ</m:t>
        </m:r>
      </m:oMath>
      <w:ins w:id="21576" w:author="PR Preview" w:date="2026-01-01T00:00:00Z">
        <w:r>
          <w:t xml:space="preserve"> </w:t>
        </w:r>
      </w:ins>
      <w:ins w:id="21577" w:author="PR Preview" w:date="2026-01-01T00:00:00Z">
        <w:r>
          <w:t xml:space="preserve">are its diagonal entries (</w:t>
        </w:r>
      </w:ins>
      <w:hyperlink w:anchor="thm-eigen-triangular">
        <w:ins w:id="21578" w:author="PR Preview" w:date="2026-01-01T00:00:00Z">
          <w:r>
            <w:rPr>
              <w:rStyle w:val="Hyperlink"/>
            </w:rPr>
            <w:t xml:space="preserve">Theorem 112</w:t>
          </w:r>
        </w:ins>
      </w:hyperlink>
      <w:ins w:id="21579" w:author="PR Preview" w:date="2026-01-01T00:00:00Z">
        <w:r>
          <w:t xml:space="preserve">,</w:t>
        </w:r>
      </w:ins>
      <w:ins w:id="21580" w:author="PR Preview" w:date="2026-01-01T00:00:00Z">
        <w:r>
          <w:t xml:space="preserve"> </w:t>
        </w:r>
      </w:ins>
      <w:ins w:id="21581" w:author="PR Preview" w:date="2026-01-01T00:00:00Z">
        <w:r>
          <w:t xml:space="preserve">since a diagonal matrix is upper triangular)</w:t>
        </w:r>
      </w:ins>
      <w:ins w:id="21582" w:author="PR Preview" w:date="2026-01-01T00:00:00Z">
        <w:r>
          <w:t xml:space="preserve"> </w:t>
        </w:r>
      </w:ins>
      <w:ins w:id="21583" w:author="PR Preview" w:date="2026-01-01T00:00:00Z">
        <w:r>
          <w:t xml:space="preserve">and are the eigenvalues of</w:t>
        </w:r>
      </w:ins>
      <w:ins w:id="21584" w:author="PR Preview" w:date="2026-01-01T00:00:00Z">
        <w:r>
          <w:t xml:space="preserve"> </w:t>
        </w:r>
      </w:ins>
      <m:oMath>
        <m:r>
          <m:rPr>
            <m:sty m:val="bi"/>
          </m:rPr>
          <m:t>J</m:t>
        </m:r>
      </m:oMath>
      <w:ins w:id="21585" w:author="PR Preview" w:date="2026-01-01T00:00:00Z">
        <w:r>
          <w:t xml:space="preserve"> </w:t>
        </w:r>
      </w:ins>
      <w:ins w:id="21586" w:author="PR Preview" w:date="2026-01-01T00:00:00Z">
        <w:r>
          <w:t xml:space="preserve">(</w:t>
        </w:r>
      </w:ins>
      <w:hyperlink w:anchor="thm-similar-eigenvalues">
        <w:ins w:id="21587" w:author="PR Preview" w:date="2026-01-01T00:00:00Z">
          <w:r>
            <w:rPr>
              <w:rStyle w:val="Hyperlink"/>
            </w:rPr>
            <w:t xml:space="preserve">Theorem 114</w:t>
          </w:r>
        </w:ins>
      </w:hyperlink>
      <w:ins w:id="21588" w:author="PR Preview" w:date="2026-01-01T00:00:00Z">
        <w:r>
          <w:t xml:space="preserve">),</w:t>
        </w:r>
      </w:ins>
      <w:ins w:id="21589" w:author="PR Preview" w:date="2026-01-01T00:00:00Z">
        <w:r>
          <w:t xml:space="preserve"> </w:t>
        </w:r>
      </w:ins>
      <w:ins w:id="21590" w:author="PR Preview" w:date="2026-01-01T00:00:00Z">
        <w:r>
          <w:t xml:space="preserve">of which</w:t>
        </w:r>
      </w:ins>
      <w:ins w:id="21591" w:author="PR Preview" w:date="2026-01-01T00:00:00Z">
        <w:r>
          <w:t xml:space="preserve"> </w:t>
        </w:r>
      </w:ins>
      <m:oMath>
        <m:r>
          <m:t>0</m:t>
        </m:r>
      </m:oMath>
      <w:ins w:id="21592" w:author="PR Preview" w:date="2026-01-01T00:00:00Z">
        <w:r>
          <w:t xml:space="preserve"> </w:t>
        </w:r>
      </w:ins>
      <w:ins w:id="21593" w:author="PR Preview" w:date="2026-01-01T00:00:00Z">
        <w:r>
          <w:t xml:space="preserve">is the only one (</w:t>
        </w:r>
      </w:ins>
      <w:hyperlink w:anchor="exm-eigenspace">
        <w:ins w:id="21594" w:author="PR Preview" w:date="2026-01-01T00:00:00Z">
          <w:r>
            <w:rPr>
              <w:rStyle w:val="Hyperlink"/>
            </w:rPr>
            <w:t xml:space="preserve">Example 197</w:t>
          </w:r>
        </w:ins>
      </w:hyperlink>
      <w:ins w:id="21595" w:author="PR Preview" w:date="2026-01-01T00:00:00Z">
        <w:r>
          <w:t xml:space="preserve">).</w:t>
        </w:r>
      </w:ins>
      <w:ins w:id="21596" w:author="PR Preview" w:date="2026-01-01T00:00:00Z">
        <w:r>
          <w:t xml:space="preserve"> </w:t>
        </w:r>
      </w:ins>
      <w:ins w:id="21597" w:author="PR Preview" w:date="2026-01-01T00:00:00Z">
        <w:r>
          <w:t xml:space="preserve">So</w:t>
        </w:r>
      </w:ins>
      <w:ins w:id="21598"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21599" w:author="PR Preview" w:date="2026-01-01T00:00:00Z">
        <w:r>
          <w:t xml:space="preserve">,</w:t>
        </w:r>
      </w:ins>
      <w:ins w:id="21600" w:author="PR Preview" w:date="2026-01-01T00:00:00Z">
        <w:r>
          <w:t xml:space="preserve"> </w:t>
        </w:r>
      </w:ins>
      <w:ins w:id="21601"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7"/>
    <w:bookmarkStart w:id="648" w:name="thm-diagonalizable"/>
    <w:p>
      <w:pPr>
        <w:pStyle w:val="FirstParagraph"/>
      </w:pPr>
      <w:del w:id="21602" w:author="PR Preview" w:date="2026-01-01T00:00:00Z">
        <w:r>
          <w:rPr>
            <w:b/>
            <w:bCs/>
          </w:rPr>
          <w:delText xml:space="preserve">Theorem 115 (Diagonalizable means a basis of eigenvectors)</w:delText>
        </w:r>
      </w:del>
      <w:del w:id="21603" w:author="PR Preview" w:date="2026-01-01T00:00:00Z">
        <w:r>
          <w:delText xml:space="preserve"> </w:delText>
        </w:r>
      </w:del>
      <w:del w:id="21604" w:author="PR Preview" w:date="2026-01-01T00:00:00Z">
        <w:r>
          <w:delText xml:space="preserve">A</w:delText>
        </w:r>
      </w:del>
      <w:del w:id="21605" w:author="PR Preview" w:date="2026-01-01T00:00:00Z">
        <w:r>
          <w:delText xml:space="preserve"> </w:delText>
        </w:r>
      </w:del>
      <m:oMath>
        <m:r>
          <m:t>p</m:t>
        </m:r>
        <m:r>
          <m:rPr>
            <m:sty m:val="p"/>
          </m:rPr>
          <m:t>×</m:t>
        </m:r>
        <m:r>
          <m:t>p</m:t>
        </m:r>
      </m:oMath>
      <w:del w:id="21606" w:author="PR Preview" w:date="2026-01-01T00:00:00Z">
        <w:r>
          <w:delText xml:space="preserve"> </w:delText>
        </w:r>
      </w:del>
      <w:del w:id="21607" w:author="PR Preview" w:date="2026-01-01T00:00:00Z">
        <w:r>
          <w:delText xml:space="preserve">matrix</w:delText>
        </w:r>
      </w:del>
      <w:del w:id="21608" w:author="PR Preview" w:date="2026-01-01T00:00:00Z">
        <w:r>
          <w:delText xml:space="preserve"> </w:delText>
        </w:r>
      </w:del>
      <m:oMath>
        <m:r>
          <m:rPr>
            <m:sty m:val="bi"/>
          </m:rPr>
          <m:t>A</m:t>
        </m:r>
      </m:oMath>
      <w:del w:id="21609" w:author="PR Preview" w:date="2026-01-01T00:00:00Z">
        <w:r>
          <w:delText xml:space="preserve"> </w:delText>
        </w:r>
      </w:del>
      <w:del w:id="21610" w:author="PR Preview" w:date="2026-01-01T00:00:00Z">
        <w:r>
          <w:delText xml:space="preserve">is diagonalizable (</w:delText>
        </w:r>
      </w:del>
      <w:hyperlink w:anchor="def-diagonalizable">
        <w:del w:id="21611" w:author="PR Preview" w:date="2026-01-01T00:00:00Z">
          <w:r>
            <w:rPr>
              <w:rStyle w:val="Hyperlink"/>
            </w:rPr>
            <w:delText xml:space="preserve">Definition 121</w:delText>
          </w:r>
        </w:del>
      </w:hyperlink>
      <w:del w:id="21612" w:author="PR Preview" w:date="2026-01-01T00:00:00Z">
        <w:r>
          <w:delText xml:space="preserve">)</w:delText>
        </w:r>
      </w:del>
      <w:del w:id="21613" w:author="PR Preview" w:date="2026-01-01T00:00:00Z">
        <w:r>
          <w:delText xml:space="preserve"> </w:delText>
        </w:r>
      </w:del>
      <w:del w:id="21614" w:author="PR Preview" w:date="2026-01-01T00:00:00Z">
        <w:r>
          <w:delText xml:space="preserve">exactly when it has</w:delText>
        </w:r>
      </w:del>
      <w:del w:id="21615" w:author="PR Preview" w:date="2026-01-01T00:00:00Z">
        <w:r>
          <w:delText xml:space="preserve"> </w:delText>
        </w:r>
      </w:del>
      <m:oMath>
        <m:r>
          <m:t>p</m:t>
        </m:r>
      </m:oMath>
      <w:del w:id="21616" w:author="PR Preview" w:date="2026-01-01T00:00:00Z">
        <w:r>
          <w:delText xml:space="preserve"> </w:delText>
        </w:r>
      </w:del>
      <w:del w:id="21617" w:author="PR Preview" w:date="2026-01-01T00:00:00Z">
        <w:r>
          <w:delText xml:space="preserve">linearly independent eigenvectors.</w:delText>
        </w:r>
      </w:del>
      <w:del w:id="21618" w:author="PR Preview" w:date="2026-01-01T00:00:00Z">
        <w:r>
          <w:delText xml:space="preserve"> </w:delText>
        </w:r>
      </w:del>
      <w:del w:id="21619" w:author="PR Preview" w:date="2026-01-01T00:00:00Z">
        <w:r>
          <w:delText xml:space="preserve">Then</w:delText>
        </w:r>
      </w:del>
      <w:del w:id="21620"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1621" w:author="PR Preview" w:date="2026-01-01T00:00:00Z">
        <w:r>
          <w:delText xml:space="preserve"> </w:delText>
        </w:r>
      </w:del>
      <w:del w:id="21622" w:author="PR Preview" w:date="2026-01-01T00:00:00Z">
        <w:r>
          <w:delText xml:space="preserve">with the eigenvectors as the columns of</w:delText>
        </w:r>
      </w:del>
      <w:del w:id="21623" w:author="PR Preview" w:date="2026-01-01T00:00:00Z">
        <w:r>
          <w:delText xml:space="preserve"> </w:delText>
        </w:r>
      </w:del>
      <m:oMath>
        <m:r>
          <m:rPr>
            <m:sty m:val="bi"/>
          </m:rPr>
          <m:t>X</m:t>
        </m:r>
      </m:oMath>
      <w:del w:id="21624" w:author="PR Preview" w:date="2026-01-01T00:00:00Z">
        <w:r>
          <w:delText xml:space="preserve"> </w:delText>
        </w:r>
      </w:del>
      <w:del w:id="21625" w:author="PR Preview" w:date="2026-01-01T00:00:00Z">
        <w:r>
          <w:delText xml:space="preserve">and their eigenvalues, in the same order, on the diagonal of</w:delText>
        </w:r>
      </w:del>
      <w:del w:id="21626" w:author="PR Preview" w:date="2026-01-01T00:00:00Z">
        <w:r>
          <w:delText xml:space="preserve"> </w:delText>
        </w:r>
      </w:del>
      <m:oMath>
        <m:r>
          <m:rPr>
            <m:sty m:val="b"/>
          </m:rPr>
          <m:t>Λ</m:t>
        </m:r>
      </m:oMath>
      <w:del w:id="21627" w:author="PR Preview" w:date="2026-01-01T00:00:00Z">
        <w:r>
          <w:delText xml:space="preserve">.</w:delText>
        </w:r>
      </w:del>
    </w:p>
    <w:p>
      <w:pPr>
        <w:pStyle w:val="FirstParagraph"/>
      </w:pPr>
      <w:ins w:id="21628" w:author="PR Preview" w:date="2026-01-01T00:00:00Z">
        <w:r>
          <w:rPr>
            <w:b/>
            <w:bCs/>
          </w:rPr>
          <w:t xml:space="preserve">Theorem 116 (Diagonalizable means a basis of eigenvectors)</w:t>
        </w:r>
      </w:ins>
      <w:ins w:id="21629" w:author="PR Preview" w:date="2026-01-01T00:00:00Z">
        <w:r>
          <w:t xml:space="preserve"> </w:t>
        </w:r>
      </w:ins>
      <w:ins w:id="21630" w:author="PR Preview" w:date="2026-01-01T00:00:00Z">
        <w:r>
          <w:t xml:space="preserve">A</w:t>
        </w:r>
      </w:ins>
      <w:ins w:id="21631" w:author="PR Preview" w:date="2026-01-01T00:00:00Z">
        <w:r>
          <w:t xml:space="preserve"> </w:t>
        </w:r>
      </w:ins>
      <m:oMath>
        <m:r>
          <m:t>p</m:t>
        </m:r>
        <m:r>
          <m:rPr>
            <m:sty m:val="p"/>
          </m:rPr>
          <m:t>×</m:t>
        </m:r>
        <m:r>
          <m:t>p</m:t>
        </m:r>
      </m:oMath>
      <w:ins w:id="21632" w:author="PR Preview" w:date="2026-01-01T00:00:00Z">
        <w:r>
          <w:t xml:space="preserve"> </w:t>
        </w:r>
      </w:ins>
      <w:ins w:id="21633" w:author="PR Preview" w:date="2026-01-01T00:00:00Z">
        <w:r>
          <w:t xml:space="preserve">matrix</w:t>
        </w:r>
      </w:ins>
      <w:ins w:id="21634" w:author="PR Preview" w:date="2026-01-01T00:00:00Z">
        <w:r>
          <w:t xml:space="preserve"> </w:t>
        </w:r>
      </w:ins>
      <m:oMath>
        <m:r>
          <m:rPr>
            <m:sty m:val="bi"/>
          </m:rPr>
          <m:t>A</m:t>
        </m:r>
      </m:oMath>
      <w:ins w:id="21635" w:author="PR Preview" w:date="2026-01-01T00:00:00Z">
        <w:r>
          <w:t xml:space="preserve"> </w:t>
        </w:r>
      </w:ins>
      <w:ins w:id="21636" w:author="PR Preview" w:date="2026-01-01T00:00:00Z">
        <w:r>
          <w:t xml:space="preserve">is diagonalizable (</w:t>
        </w:r>
      </w:ins>
      <w:hyperlink w:anchor="def-diagonalizable">
        <w:ins w:id="21637" w:author="PR Preview" w:date="2026-01-01T00:00:00Z">
          <w:r>
            <w:rPr>
              <w:rStyle w:val="Hyperlink"/>
            </w:rPr>
            <w:t xml:space="preserve">Definition 121</w:t>
          </w:r>
        </w:ins>
      </w:hyperlink>
      <w:ins w:id="21638" w:author="PR Preview" w:date="2026-01-01T00:00:00Z">
        <w:r>
          <w:t xml:space="preserve">)</w:t>
        </w:r>
      </w:ins>
      <w:ins w:id="21639" w:author="PR Preview" w:date="2026-01-01T00:00:00Z">
        <w:r>
          <w:t xml:space="preserve"> </w:t>
        </w:r>
      </w:ins>
      <w:ins w:id="21640" w:author="PR Preview" w:date="2026-01-01T00:00:00Z">
        <w:r>
          <w:t xml:space="preserve">exactly when it has</w:t>
        </w:r>
      </w:ins>
      <w:ins w:id="21641" w:author="PR Preview" w:date="2026-01-01T00:00:00Z">
        <w:r>
          <w:t xml:space="preserve"> </w:t>
        </w:r>
      </w:ins>
      <m:oMath>
        <m:r>
          <m:t>p</m:t>
        </m:r>
      </m:oMath>
      <w:ins w:id="21642" w:author="PR Preview" w:date="2026-01-01T00:00:00Z">
        <w:r>
          <w:t xml:space="preserve"> </w:t>
        </w:r>
      </w:ins>
      <w:ins w:id="21643" w:author="PR Preview" w:date="2026-01-01T00:00:00Z">
        <w:r>
          <w:t xml:space="preserve">linearly independent eigenvectors.</w:t>
        </w:r>
      </w:ins>
      <w:ins w:id="21644" w:author="PR Preview" w:date="2026-01-01T00:00:00Z">
        <w:r>
          <w:t xml:space="preserve"> </w:t>
        </w:r>
      </w:ins>
      <w:ins w:id="21645" w:author="PR Preview" w:date="2026-01-01T00:00:00Z">
        <w:r>
          <w:t xml:space="preserve">Then</w:t>
        </w:r>
      </w:ins>
      <w:ins w:id="21646"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1647" w:author="PR Preview" w:date="2026-01-01T00:00:00Z">
        <w:r>
          <w:t xml:space="preserve"> </w:t>
        </w:r>
      </w:ins>
      <w:ins w:id="21648" w:author="PR Preview" w:date="2026-01-01T00:00:00Z">
        <w:r>
          <w:t xml:space="preserve">with the eigenvectors as the columns of</w:t>
        </w:r>
      </w:ins>
      <w:ins w:id="21649" w:author="PR Preview" w:date="2026-01-01T00:00:00Z">
        <w:r>
          <w:t xml:space="preserve"> </w:t>
        </w:r>
      </w:ins>
      <m:oMath>
        <m:r>
          <m:rPr>
            <m:sty m:val="bi"/>
          </m:rPr>
          <m:t>X</m:t>
        </m:r>
      </m:oMath>
      <w:ins w:id="21650" w:author="PR Preview" w:date="2026-01-01T00:00:00Z">
        <w:r>
          <w:t xml:space="preserve"> </w:t>
        </w:r>
      </w:ins>
      <w:ins w:id="21651" w:author="PR Preview" w:date="2026-01-01T00:00:00Z">
        <w:r>
          <w:t xml:space="preserve">and their eigenvalues, in the same order, on the diagonal of</w:t>
        </w:r>
      </w:ins>
      <w:ins w:id="21652" w:author="PR Preview" w:date="2026-01-01T00:00:00Z">
        <w:r>
          <w:t xml:space="preserve"> </w:t>
        </w:r>
      </w:ins>
      <m:oMath>
        <m:r>
          <m:rPr>
            <m:sty m:val="b"/>
          </m:rPr>
          <m:t>Λ</m:t>
        </m:r>
      </m:oMath>
      <w:ins w:id="21653" w:author="PR Preview" w:date="2026-01-01T00:00:00Z">
        <w:r>
          <w:t xml:space="preserve">.</w:t>
        </w:r>
      </w:ins>
    </w:p>
    <w:bookmarkEnd w:id="64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del w:id="21654" w:author="PR Preview" w:date="2026-01-01T00:00:00Z">
        <w:r>
          <w:delText xml:space="preserve">(</w:delText>
        </w:r>
      </w:del>
      <w:hyperlink w:anchor="thm-scalar-matmul">
        <w:del w:id="21655" w:author="PR Preview" w:date="2026-01-01T00:00:00Z">
          <w:r>
            <w:rPr>
              <w:rStyle w:val="Hyperlink"/>
            </w:rPr>
            <w:delText xml:space="preserve">Theorem 94</w:delText>
          </w:r>
        </w:del>
      </w:hyperlink>
      <w:del w:id="21656" w:author="PR Preview" w:date="2026-01-01T00:00:00Z">
        <w:r>
          <w:delText xml:space="preserve">,</w:delText>
        </w:r>
      </w:del>
      <w:del w:id="21657" w:author="PR Preview" w:date="2026-01-01T00:00:00Z">
        <w:r>
          <w:delText xml:space="preserve"> </w:delText>
        </w:r>
      </w:del>
      <w:hyperlink w:anchor="thm-matvec-columns">
        <w:del w:id="21658" w:author="PR Preview" w:date="2026-01-01T00:00:00Z">
          <w:r>
            <w:rPr>
              <w:rStyle w:val="Hyperlink"/>
            </w:rPr>
            <w:delText xml:space="preserve">Theorem 23</w:delText>
          </w:r>
        </w:del>
      </w:hyperlink>
      <w:del w:id="21659" w:author="PR Preview" w:date="2026-01-01T00:00:00Z">
        <w:r>
          <w:delText xml:space="preserve">),</w:delText>
        </w:r>
      </w:del>
      <w:del w:id="21660" w:author="PR Preview" w:date="2026-01-01T00:00:00Z">
        <w:r>
          <w:delText xml:space="preserve"> </w:delText>
        </w:r>
      </w:del>
      <w:del w:id="21661" w:author="PR Preview" w:date="2026-01-01T00:00:00Z">
        <w:r>
          <w:delText xml:space="preserve">so</w:delText>
        </w:r>
      </w:del>
    </w:p>
    <w:p>
      <w:pPr>
        <w:pStyle w:val="FirstParagraph"/>
      </w:pPr>
      <w:ins w:id="21662" w:author="PR Preview" w:date="2026-01-01T00:00:00Z">
        <w:r>
          <w:t xml:space="preserve">(</w:t>
        </w:r>
      </w:ins>
      <w:hyperlink w:anchor="thm-scalar-matmul">
        <w:ins w:id="21663" w:author="PR Preview" w:date="2026-01-01T00:00:00Z">
          <w:r>
            <w:rPr>
              <w:rStyle w:val="Hyperlink"/>
            </w:rPr>
            <w:t xml:space="preserve">Theorem 95</w:t>
          </w:r>
        </w:ins>
      </w:hyperlink>
      <w:ins w:id="21664" w:author="PR Preview" w:date="2026-01-01T00:00:00Z">
        <w:r>
          <w:t xml:space="preserve">,</w:t>
        </w:r>
      </w:ins>
      <w:ins w:id="21665" w:author="PR Preview" w:date="2026-01-01T00:00:00Z">
        <w:r>
          <w:t xml:space="preserve"> </w:t>
        </w:r>
      </w:ins>
      <w:hyperlink w:anchor="thm-matvec-columns">
        <w:ins w:id="21666" w:author="PR Preview" w:date="2026-01-01T00:00:00Z">
          <w:r>
            <w:rPr>
              <w:rStyle w:val="Hyperlink"/>
            </w:rPr>
            <w:t xml:space="preserve">Theorem 23</w:t>
          </w:r>
        </w:ins>
      </w:hyperlink>
      <w:ins w:id="21667" w:author="PR Preview" w:date="2026-01-01T00:00:00Z">
        <w:r>
          <w:t xml:space="preserve">),</w:t>
        </w:r>
      </w:ins>
      <w:ins w:id="21668" w:author="PR Preview" w:date="2026-01-01T00:00:00Z">
        <w:r>
          <w:t xml:space="preserve"> </w:t>
        </w:r>
      </w:ins>
      <w:ins w:id="21669" w:author="PR Preview" w:date="2026-01-01T00:00:00Z">
        <w:r>
          <w:t xml:space="preserve">so</w:t>
        </w:r>
      </w:ins>
    </w:p>
    <w:p>
      <w:pPr>
        <w:pStyle w:val="BodyText"/>
      </w:pPr>
      <w:bookmarkStart w:id="649" w:name="eq-ax-xlambda"/>
      <w:r>
        <w:t xml:space="preserve">$$
    \mathbf{A} \mathbf{X} = \mathbf{X} \mathbf{\Lambda}
    \iff \mathbf{A} \mathord{\smash[b]{\underset{\raise.3ex\hbox{$\scriptstyle\sim$}}{x}}\vphantom{x}}_j = \lambda_j \mathord{\smash[b]{\underset{\raise.3ex\hbox{$\scriptstyle\sim$}}{x}}\vphantom{x}}_j \text{ for every } j.
     \qquad(7)$$</w:t>
      </w:r>
      <w:bookmarkEnd w:id="649"/>
    </w:p>
    <w:p>
      <w:pPr>
        <w:pStyle w:val="FirstParagraph"/>
      </w:pPr>
      <w:del w:id="21670" w:author="PR Preview" w:date="2026-01-01T00:00:00Z">
        <w:r>
          <w:delText xml:space="preserve">Also,</w:delText>
        </w:r>
      </w:del>
      <w:del w:id="21671" w:author="PR Preview" w:date="2026-01-01T00:00:00Z">
        <w:r>
          <w:delText xml:space="preserve"> </w:delText>
        </w:r>
      </w:del>
      <m:oMath>
        <m:r>
          <m:rPr>
            <m:sty m:val="bi"/>
          </m:rPr>
          <m:t>X</m:t>
        </m:r>
      </m:oMath>
      <w:del w:id="21672" w:author="PR Preview" w:date="2026-01-01T00:00:00Z">
        <w:r>
          <w:delText xml:space="preserve"> </w:delText>
        </w:r>
      </w:del>
      <w:del w:id="21673" w:author="PR Preview" w:date="2026-01-01T00:00:00Z">
        <w:r>
          <w:delText xml:space="preserve">has rank</w:delText>
        </w:r>
      </w:del>
      <w:del w:id="21674" w:author="PR Preview" w:date="2026-01-01T00:00:00Z">
        <w:r>
          <w:delText xml:space="preserve"> </w:delText>
        </w:r>
      </w:del>
      <m:oMath>
        <m:r>
          <m:t>p</m:t>
        </m:r>
      </m:oMath>
      <w:del w:id="21675" w:author="PR Preview" w:date="2026-01-01T00:00:00Z">
        <w:r>
          <w:delText xml:space="preserve"> </w:delText>
        </w:r>
      </w:del>
      <w:del w:id="21676" w:author="PR Preview" w:date="2026-01-01T00:00:00Z">
        <w:r>
          <w:delText xml:space="preserve">exactly when its</w:delText>
        </w:r>
      </w:del>
      <w:del w:id="21677" w:author="PR Preview" w:date="2026-01-01T00:00:00Z">
        <w:r>
          <w:delText xml:space="preserve"> </w:delText>
        </w:r>
      </w:del>
      <m:oMath>
        <m:r>
          <m:t>p</m:t>
        </m:r>
      </m:oMath>
      <w:del w:id="21678" w:author="PR Preview" w:date="2026-01-01T00:00:00Z">
        <w:r>
          <w:delText xml:space="preserve"> </w:delText>
        </w:r>
      </w:del>
      <w:del w:id="21679" w:author="PR Preview" w:date="2026-01-01T00:00:00Z">
        <w:r>
          <w:delText xml:space="preserve">columns are linearly independent (</w:delText>
        </w:r>
      </w:del>
      <w:hyperlink w:anchor="def-rank">
        <w:del w:id="21680" w:author="PR Preview" w:date="2026-01-01T00:00:00Z">
          <w:r>
            <w:rPr>
              <w:rStyle w:val="Hyperlink"/>
            </w:rPr>
            <w:delText xml:space="preserve">Definition 44</w:delText>
          </w:r>
        </w:del>
      </w:hyperlink>
      <w:del w:id="21681" w:author="PR Preview" w:date="2026-01-01T00:00:00Z">
        <w:r>
          <w:delText xml:space="preserve">),</w:delText>
        </w:r>
      </w:del>
      <w:del w:id="21682" w:author="PR Preview" w:date="2026-01-01T00:00:00Z">
        <w:r>
          <w:delText xml:space="preserve"> </w:delText>
        </w:r>
      </w:del>
      <w:del w:id="21683" w:author="PR Preview" w:date="2026-01-01T00:00:00Z">
        <w:r>
          <w:delText xml:space="preserve">which by</w:delText>
        </w:r>
      </w:del>
      <w:del w:id="21684" w:author="PR Preview" w:date="2026-01-01T00:00:00Z">
        <w:r>
          <w:delText xml:space="preserve"> </w:delText>
        </w:r>
      </w:del>
      <w:hyperlink w:anchor="thm-invertible-rank">
        <w:del w:id="21685" w:author="PR Preview" w:date="2026-01-01T00:00:00Z">
          <w:r>
            <w:rPr>
              <w:rStyle w:val="Hyperlink"/>
            </w:rPr>
            <w:delText xml:space="preserve">Theorem 108</w:delText>
          </w:r>
        </w:del>
      </w:hyperlink>
      <w:del w:id="21686" w:author="PR Preview" w:date="2026-01-01T00:00:00Z">
        <w:r>
          <w:delText xml:space="preserve"> </w:delText>
        </w:r>
      </w:del>
      <w:del w:id="21687" w:author="PR Preview" w:date="2026-01-01T00:00:00Z">
        <w:r>
          <w:delText xml:space="preserve">is exactly when</w:delText>
        </w:r>
      </w:del>
      <w:del w:id="21688" w:author="PR Preview" w:date="2026-01-01T00:00:00Z">
        <w:r>
          <w:delText xml:space="preserve"> </w:delText>
        </w:r>
      </w:del>
      <m:oMath>
        <m:r>
          <m:rPr>
            <m:sty m:val="bi"/>
          </m:rPr>
          <m:t>X</m:t>
        </m:r>
      </m:oMath>
      <w:del w:id="21689" w:author="PR Preview" w:date="2026-01-01T00:00:00Z">
        <w:r>
          <w:delText xml:space="preserve"> </w:delText>
        </w:r>
      </w:del>
      <w:del w:id="21690" w:author="PR Preview" w:date="2026-01-01T00:00:00Z">
        <w:r>
          <w:delText xml:space="preserve">is invertible.</w:delText>
        </w:r>
      </w:del>
    </w:p>
    <w:p>
      <w:pPr>
        <w:pStyle w:val="FirstParagraph"/>
      </w:pPr>
      <w:ins w:id="21691" w:author="PR Preview" w:date="2026-01-01T00:00:00Z">
        <w:r>
          <w:t xml:space="preserve">Also,</w:t>
        </w:r>
      </w:ins>
      <w:ins w:id="21692" w:author="PR Preview" w:date="2026-01-01T00:00:00Z">
        <w:r>
          <w:t xml:space="preserve"> </w:t>
        </w:r>
      </w:ins>
      <m:oMath>
        <m:r>
          <m:rPr>
            <m:sty m:val="bi"/>
          </m:rPr>
          <m:t>X</m:t>
        </m:r>
      </m:oMath>
      <w:ins w:id="21693" w:author="PR Preview" w:date="2026-01-01T00:00:00Z">
        <w:r>
          <w:t xml:space="preserve"> </w:t>
        </w:r>
      </w:ins>
      <w:ins w:id="21694" w:author="PR Preview" w:date="2026-01-01T00:00:00Z">
        <w:r>
          <w:t xml:space="preserve">has rank</w:t>
        </w:r>
      </w:ins>
      <w:ins w:id="21695" w:author="PR Preview" w:date="2026-01-01T00:00:00Z">
        <w:r>
          <w:t xml:space="preserve"> </w:t>
        </w:r>
      </w:ins>
      <m:oMath>
        <m:r>
          <m:t>p</m:t>
        </m:r>
      </m:oMath>
      <w:ins w:id="21696" w:author="PR Preview" w:date="2026-01-01T00:00:00Z">
        <w:r>
          <w:t xml:space="preserve"> </w:t>
        </w:r>
      </w:ins>
      <w:ins w:id="21697" w:author="PR Preview" w:date="2026-01-01T00:00:00Z">
        <w:r>
          <w:t xml:space="preserve">exactly when its</w:t>
        </w:r>
      </w:ins>
      <w:ins w:id="21698" w:author="PR Preview" w:date="2026-01-01T00:00:00Z">
        <w:r>
          <w:t xml:space="preserve"> </w:t>
        </w:r>
      </w:ins>
      <m:oMath>
        <m:r>
          <m:t>p</m:t>
        </m:r>
      </m:oMath>
      <w:ins w:id="21699" w:author="PR Preview" w:date="2026-01-01T00:00:00Z">
        <w:r>
          <w:t xml:space="preserve"> </w:t>
        </w:r>
      </w:ins>
      <w:ins w:id="21700" w:author="PR Preview" w:date="2026-01-01T00:00:00Z">
        <w:r>
          <w:t xml:space="preserve">columns are linearly independent (</w:t>
        </w:r>
      </w:ins>
      <w:hyperlink w:anchor="def-rank">
        <w:ins w:id="21701" w:author="PR Preview" w:date="2026-01-01T00:00:00Z">
          <w:r>
            <w:rPr>
              <w:rStyle w:val="Hyperlink"/>
            </w:rPr>
            <w:t xml:space="preserve">Definition 44</w:t>
          </w:r>
        </w:ins>
      </w:hyperlink>
      <w:ins w:id="21702" w:author="PR Preview" w:date="2026-01-01T00:00:00Z">
        <w:r>
          <w:t xml:space="preserve">),</w:t>
        </w:r>
      </w:ins>
      <w:ins w:id="21703" w:author="PR Preview" w:date="2026-01-01T00:00:00Z">
        <w:r>
          <w:t xml:space="preserve"> </w:t>
        </w:r>
      </w:ins>
      <w:ins w:id="21704" w:author="PR Preview" w:date="2026-01-01T00:00:00Z">
        <w:r>
          <w:t xml:space="preserve">which by</w:t>
        </w:r>
      </w:ins>
      <w:ins w:id="21705" w:author="PR Preview" w:date="2026-01-01T00:00:00Z">
        <w:r>
          <w:t xml:space="preserve"> </w:t>
        </w:r>
      </w:ins>
      <w:hyperlink w:anchor="thm-invertible-rank">
        <w:ins w:id="21706" w:author="PR Preview" w:date="2026-01-01T00:00:00Z">
          <w:r>
            <w:rPr>
              <w:rStyle w:val="Hyperlink"/>
            </w:rPr>
            <w:t xml:space="preserve">Theorem 109</w:t>
          </w:r>
        </w:ins>
      </w:hyperlink>
      <w:ins w:id="21707" w:author="PR Preview" w:date="2026-01-01T00:00:00Z">
        <w:r>
          <w:t xml:space="preserve"> </w:t>
        </w:r>
      </w:ins>
      <w:ins w:id="21708" w:author="PR Preview" w:date="2026-01-01T00:00:00Z">
        <w:r>
          <w:t xml:space="preserve">is exactly when</w:t>
        </w:r>
      </w:ins>
      <w:ins w:id="21709" w:author="PR Preview" w:date="2026-01-01T00:00:00Z">
        <w:r>
          <w:t xml:space="preserve"> </w:t>
        </w:r>
      </w:ins>
      <m:oMath>
        <m:r>
          <m:rPr>
            <m:sty m:val="bi"/>
          </m:rPr>
          <m:t>X</m:t>
        </m:r>
      </m:oMath>
      <w:ins w:id="21710" w:author="PR Preview" w:date="2026-01-01T00:00:00Z">
        <w:r>
          <w:t xml:space="preserve"> </w:t>
        </w:r>
      </w:ins>
      <w:ins w:id="21711"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0" w:name="exm-thm-diagonalizable"/>
    <w:p>
      <w:pPr>
        <w:pStyle w:val="BodyText"/>
      </w:pPr>
      <w:del w:id="21712" w:author="PR Preview" w:date="2026-01-01T00:00:00Z">
        <w:r>
          <w:rPr>
            <w:b/>
            <w:bCs/>
          </w:rPr>
          <w:delText xml:space="preserve">Example 205 (Building the diagonalization from eigenvectors)</w:delText>
        </w:r>
      </w:del>
      <w:del w:id="21713" w:author="PR Preview" w:date="2026-01-01T00:00:00Z">
        <w:r>
          <w:delText xml:space="preserve"> </w:delText>
        </w:r>
      </w:del>
      <w:del w:id="21714" w:author="PR Preview" w:date="2026-01-01T00:00:00Z">
        <w:r>
          <w:delText xml:space="preserve">The eigenvectors</w:delText>
        </w:r>
      </w:del>
      <w:del w:id="21715" w:author="PR Preview" w:date="2026-01-01T00:00:00Z">
        <w:r>
          <w:delText xml:space="preserve"> </w:delText>
        </w:r>
      </w:del>
      <m:oMath>
        <m:r>
          <m:rPr>
            <m:sty m:val="p"/>
          </m:rPr>
          <m:t>(</m:t>
        </m:r>
        <m:r>
          <m:t>1</m:t>
        </m:r>
        <m:r>
          <m:rPr>
            <m:sty m:val="p"/>
          </m:rPr>
          <m:t>,</m:t>
        </m:r>
        <m:r>
          <m:t>1</m:t>
        </m:r>
        <m:r>
          <m:rPr>
            <m:sty m:val="p"/>
          </m:rPr>
          <m:t>)</m:t>
        </m:r>
      </m:oMath>
      <w:del w:id="21716" w:author="PR Preview" w:date="2026-01-01T00:00:00Z">
        <w:r>
          <w:delText xml:space="preserve"> </w:delText>
        </w:r>
      </w:del>
      <w:del w:id="21717" w:author="PR Preview" w:date="2026-01-01T00:00:00Z">
        <w:r>
          <w:delText xml:space="preserve">and</w:delText>
        </w:r>
      </w:del>
      <w:del w:id="21718" w:author="PR Preview" w:date="2026-01-01T00:00:00Z">
        <w:r>
          <w:delText xml:space="preserve"> </w:delText>
        </w:r>
      </w:del>
      <m:oMath>
        <m:r>
          <m:rPr>
            <m:sty m:val="p"/>
          </m:rPr>
          <m:t>(</m:t>
        </m:r>
        <m:r>
          <m:t>1</m:t>
        </m:r>
        <m:r>
          <m:rPr>
            <m:sty m:val="p"/>
          </m:rPr>
          <m:t>,</m:t>
        </m:r>
        <m:r>
          <m:rPr>
            <m:sty m:val="p"/>
          </m:rPr>
          <m:t>−</m:t>
        </m:r>
        <m:r>
          <m:t>1</m:t>
        </m:r>
        <m:r>
          <m:rPr>
            <m:sty m:val="p"/>
          </m:rPr>
          <m:t>)</m:t>
        </m:r>
      </m:oMath>
      <w:del w:id="21719" w:author="PR Preview" w:date="2026-01-01T00:00:00Z">
        <w:r>
          <w:delText xml:space="preserve"> </w:delText>
        </w:r>
      </w:del>
      <w:del w:id="21720" w:author="PR Preview" w:date="2026-01-01T00:00:00Z">
        <w:r>
          <w:delText xml:space="preserve">of</w:delText>
        </w:r>
      </w:del>
      <w:del w:id="2172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1722" w:author="PR Preview" w:date="2026-01-01T00:00:00Z">
        <w:r>
          <w:delText xml:space="preserve"> </w:delText>
        </w:r>
      </w:del>
      <w:del w:id="21723" w:author="PR Preview" w:date="2026-01-01T00:00:00Z">
        <w:r>
          <w:delText xml:space="preserve">are linearly independent (</w:delText>
        </w:r>
      </w:del>
      <w:hyperlink w:anchor="exm-eigenvectors-independent">
        <w:del w:id="21724" w:author="PR Preview" w:date="2026-01-01T00:00:00Z">
          <w:r>
            <w:rPr>
              <w:rStyle w:val="Hyperlink"/>
            </w:rPr>
            <w:delText xml:space="preserve">Example 203</w:delText>
          </w:r>
        </w:del>
      </w:hyperlink>
      <w:del w:id="21725" w:author="PR Preview" w:date="2026-01-01T00:00:00Z">
        <w:r>
          <w:delText xml:space="preserve">),</w:delText>
        </w:r>
      </w:del>
      <w:del w:id="21726" w:author="PR Preview" w:date="2026-01-01T00:00:00Z">
        <w:r>
          <w:delText xml:space="preserve"> </w:delText>
        </w:r>
      </w:del>
      <w:del w:id="21727" w:author="PR Preview" w:date="2026-01-01T00:00:00Z">
        <w:r>
          <w:delText xml:space="preserve">so with</w:delText>
        </w:r>
      </w:del>
      <w:del w:id="2172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21729" w:author="PR Preview" w:date="2026-01-01T00:00:00Z">
        <w:r>
          <w:delText xml:space="preserve"> </w:delText>
        </w:r>
      </w:del>
      <w:del w:id="21730" w:author="PR Preview" w:date="2026-01-01T00:00:00Z">
        <w:r>
          <w:delText xml:space="preserve">and</w:delText>
        </w:r>
      </w:del>
      <w:del w:id="21731"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21732" w:author="PR Preview" w:date="2026-01-01T00:00:00Z">
        <w:r>
          <w:delText xml:space="preserve">,</w:delText>
        </w:r>
      </w:del>
      <w:del w:id="21733"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1734" w:author="PR Preview" w:date="2026-01-01T00:00:00Z">
        <w:r>
          <w:delText xml:space="preserve">;</w:delText>
        </w:r>
      </w:del>
      <w:del w:id="21735" w:author="PR Preview" w:date="2026-01-01T00:00:00Z">
        <w:r>
          <w:delText xml:space="preserve"> </w:delText>
        </w:r>
      </w:del>
      <w:del w:id="21736" w:author="PR Preview" w:date="2026-01-01T00:00:00Z">
        <w:r>
          <w:delText xml:space="preserve">by</w:delText>
        </w:r>
      </w:del>
      <w:del w:id="21737" w:author="PR Preview" w:date="2026-01-01T00:00:00Z">
        <w:r>
          <w:delText xml:space="preserve"> </w:delText>
        </w:r>
      </w:del>
      <w:hyperlink w:anchor="rem-similar-both-ways">
        <w:del w:id="21738" w:author="PR Preview" w:date="2026-01-01T00:00:00Z">
          <w:r>
            <w:rPr>
              <w:rStyle w:val="Hyperlink"/>
            </w:rPr>
            <w:delText xml:space="preserve">Remark 50</w:delText>
          </w:r>
        </w:del>
      </w:hyperlink>
      <w:del w:id="21739" w:author="PR Preview" w:date="2026-01-01T00:00:00Z">
        <w:r>
          <w:delText xml:space="preserve"> </w:delText>
        </w:r>
      </w:del>
      <w:del w:id="21740" w:author="PR Preview" w:date="2026-01-01T00:00:00Z">
        <w:r>
          <w:delText xml:space="preserve">this is the similarity of</w:delText>
        </w:r>
      </w:del>
      <w:del w:id="21741" w:author="PR Preview" w:date="2026-01-01T00:00:00Z">
        <w:r>
          <w:delText xml:space="preserve"> </w:delText>
        </w:r>
      </w:del>
      <w:hyperlink w:anchor="exm-similar">
        <w:del w:id="21742" w:author="PR Preview" w:date="2026-01-01T00:00:00Z">
          <w:r>
            <w:rPr>
              <w:rStyle w:val="Hyperlink"/>
            </w:rPr>
            <w:delText xml:space="preserve">Example 201</w:delText>
          </w:r>
        </w:del>
      </w:hyperlink>
      <w:del w:id="21743" w:author="PR Preview" w:date="2026-01-01T00:00:00Z">
        <w:r>
          <w:delText xml:space="preserve">, with</w:delText>
        </w:r>
      </w:del>
      <w:del w:id="21744" w:author="PR Preview" w:date="2026-01-01T00:00:00Z">
        <w:r>
          <w:delText xml:space="preserve"> </w:delText>
        </w:r>
      </w:del>
      <m:oMath>
        <m:r>
          <m:rPr>
            <m:sty m:val="bi"/>
          </m:rPr>
          <m:t>X</m:t>
        </m:r>
        <m:r>
          <m:rPr>
            <m:sty m:val="p"/>
          </m:rPr>
          <m:t>=</m:t>
        </m:r>
        <m:r>
          <m:rPr>
            <m:sty m:val="bi"/>
          </m:rPr>
          <m:t>P</m:t>
        </m:r>
      </m:oMath>
      <w:del w:id="21745" w:author="PR Preview" w:date="2026-01-01T00:00:00Z">
        <w:r>
          <w:delText xml:space="preserve">.</w:delText>
        </w:r>
      </w:del>
      <w:del w:id="21746" w:author="PR Preview" w:date="2026-01-01T00:00:00Z">
        <w:r>
          <w:delText xml:space="preserve"> </w:delText>
        </w:r>
      </w:del>
      <w:del w:id="21747" w:author="PR Preview" w:date="2026-01-01T00:00:00Z">
        <w:r>
          <w:delText xml:space="preserve">Because</w:delText>
        </w:r>
      </w:del>
      <w:del w:id="21748" w:author="PR Preview" w:date="2026-01-01T00:00:00Z">
        <w:r>
          <w:delText xml:space="preserve"> </w:delText>
        </w:r>
      </w:del>
      <m:oMath>
        <m:r>
          <m:rPr>
            <m:sty m:val="bi"/>
          </m:rPr>
          <m:t>A</m:t>
        </m:r>
      </m:oMath>
      <w:del w:id="21749" w:author="PR Preview" w:date="2026-01-01T00:00:00Z">
        <w:r>
          <w:delText xml:space="preserve"> </w:delText>
        </w:r>
      </w:del>
      <w:del w:id="21750" w:author="PR Preview" w:date="2026-01-01T00:00:00Z">
        <w:r>
          <w:delText xml:space="preserve">is symmetric,</w:delText>
        </w:r>
      </w:del>
      <w:del w:id="21751" w:author="PR Preview" w:date="2026-01-01T00:00:00Z">
        <w:r>
          <w:delText xml:space="preserve"> </w:delText>
        </w:r>
      </w:del>
      <w:hyperlink w:anchor="thm-spectral">
        <w:del w:id="21752" w:author="PR Preview" w:date="2026-01-01T00:00:00Z">
          <w:r>
            <w:rPr>
              <w:rStyle w:val="Hyperlink"/>
            </w:rPr>
            <w:delText xml:space="preserve">Theorem 78</w:delText>
          </w:r>
        </w:del>
      </w:hyperlink>
      <w:del w:id="21753" w:author="PR Preview" w:date="2026-01-01T00:00:00Z">
        <w:r>
          <w:delText xml:space="preserve"> </w:delText>
        </w:r>
      </w:del>
      <w:del w:id="21754" w:author="PR Preview" w:date="2026-01-01T00:00:00Z">
        <w:r>
          <w:delText xml:space="preserve">even gives such a factorization with orthonormal eigenvectors</w:delText>
        </w:r>
      </w:del>
      <w:del w:id="21755" w:author="PR Preview" w:date="2026-01-01T00:00:00Z">
        <w:r>
          <w:delText xml:space="preserve"> </w:delText>
        </w:r>
      </w:del>
      <w:del w:id="21756" w:author="PR Preview" w:date="2026-01-01T00:00:00Z">
        <w:r>
          <w:delText xml:space="preserve">(</w:delText>
        </w:r>
      </w:del>
      <w:hyperlink w:anchor="def-eigendecomposition">
        <w:del w:id="21757" w:author="PR Preview" w:date="2026-01-01T00:00:00Z">
          <w:r>
            <w:rPr>
              <w:rStyle w:val="Hyperlink"/>
            </w:rPr>
            <w:delText xml:space="preserve">Definition 97</w:delText>
          </w:r>
        </w:del>
      </w:hyperlink>
      <w:del w:id="21758" w:author="PR Preview" w:date="2026-01-01T00:00:00Z">
        <w:r>
          <w:delText xml:space="preserve">):</w:delText>
        </w:r>
      </w:del>
      <w:del w:id="21759" w:author="PR Preview" w:date="2026-01-01T00:00:00Z">
        <w:r>
          <w:delText xml:space="preserve"> </w:delText>
        </w:r>
      </w:del>
      <w:del w:id="21760" w:author="PR Preview" w:date="2026-01-01T00:00:00Z">
        <w:r>
          <w:delText xml:space="preserve">dividing each column of</w:delText>
        </w:r>
      </w:del>
      <w:del w:id="21761" w:author="PR Preview" w:date="2026-01-01T00:00:00Z">
        <w:r>
          <w:delText xml:space="preserve"> </w:delText>
        </w:r>
      </w:del>
      <m:oMath>
        <m:r>
          <m:rPr>
            <m:sty m:val="bi"/>
          </m:rPr>
          <m:t>X</m:t>
        </m:r>
      </m:oMath>
      <w:del w:id="21762" w:author="PR Preview" w:date="2026-01-01T00:00:00Z">
        <w:r>
          <w:delText xml:space="preserve"> </w:delText>
        </w:r>
      </w:del>
      <w:del w:id="21763" w:author="PR Preview" w:date="2026-01-01T00:00:00Z">
        <w:r>
          <w:delText xml:space="preserve">by its length</w:delText>
        </w:r>
      </w:del>
      <w:del w:id="21764" w:author="PR Preview" w:date="2026-01-01T00:00:00Z">
        <w:r>
          <w:delText xml:space="preserve"> </w:delText>
        </w:r>
      </w:del>
      <m:oMath>
        <m:rad>
          <m:radPr>
            <m:degHide m:val="on"/>
          </m:radPr>
          <m:deg/>
          <m:e>
            <m:r>
              <m:t>2</m:t>
            </m:r>
          </m:e>
        </m:rad>
      </m:oMath>
      <w:del w:id="21765" w:author="PR Preview" w:date="2026-01-01T00:00:00Z">
        <w:r>
          <w:delText xml:space="preserve"> </w:delText>
        </w:r>
      </w:del>
      <w:del w:id="21766" w:author="PR Preview" w:date="2026-01-01T00:00:00Z">
        <w:r>
          <w:delText xml:space="preserve">gives one.</w:delText>
        </w:r>
      </w:del>
      <w:del w:id="21767" w:author="PR Preview" w:date="2026-01-01T00:00:00Z">
        <w:r>
          <w:delText xml:space="preserve"> </w:delText>
        </w:r>
      </w:del>
      <w:del w:id="21768" w:author="PR Preview" w:date="2026-01-01T00:00:00Z">
        <w:r>
          <w:delText xml:space="preserve">By contrast, every eigenvector of</w:delText>
        </w:r>
      </w:del>
      <w:del w:id="21769" w:author="PR Preview" w:date="2026-01-01T00:00:00Z">
        <w:r>
          <w:delText xml:space="preserve"> </w:delText>
        </w:r>
      </w:del>
      <m:oMath>
        <m:r>
          <m:rPr>
            <m:sty m:val="bi"/>
          </m:rPr>
          <m:t>J</m:t>
        </m:r>
      </m:oMath>
      <w:del w:id="21770" w:author="PR Preview" w:date="2026-01-01T00:00:00Z">
        <w:r>
          <w:delText xml:space="preserve"> </w:delText>
        </w:r>
      </w:del>
      <w:del w:id="21771" w:author="PR Preview" w:date="2026-01-01T00:00:00Z">
        <w:r>
          <w:delText xml:space="preserve">in</w:delText>
        </w:r>
      </w:del>
      <w:del w:id="21772" w:author="PR Preview" w:date="2026-01-01T00:00:00Z">
        <w:r>
          <w:delText xml:space="preserve"> </w:delText>
        </w:r>
      </w:del>
      <w:hyperlink w:anchor="exm-eigenspace">
        <w:del w:id="21773" w:author="PR Preview" w:date="2026-01-01T00:00:00Z">
          <w:r>
            <w:rPr>
              <w:rStyle w:val="Hyperlink"/>
            </w:rPr>
            <w:delText xml:space="preserve">Example 195</w:delText>
          </w:r>
        </w:del>
      </w:hyperlink>
      <w:del w:id="21774" w:author="PR Preview" w:date="2026-01-01T00:00:00Z">
        <w:r>
          <w:delText xml:space="preserve"> </w:delText>
        </w:r>
      </w:del>
      <w:del w:id="21775" w:author="PR Preview" w:date="2026-01-01T00:00:00Z">
        <w:r>
          <w:delText xml:space="preserve">has the form</w:delText>
        </w:r>
      </w:del>
      <w:del w:id="21776" w:author="PR Preview" w:date="2026-01-01T00:00:00Z">
        <w:r>
          <w:delText xml:space="preserve"> </w:delText>
        </w:r>
      </w:del>
      <m:oMath>
        <m:r>
          <m:rPr>
            <m:sty m:val="p"/>
          </m:rPr>
          <m:t>(</m:t>
        </m:r>
        <m:r>
          <m:t>t</m:t>
        </m:r>
        <m:r>
          <m:rPr>
            <m:sty m:val="p"/>
          </m:rPr>
          <m:t>,</m:t>
        </m:r>
        <m:r>
          <m:t>0</m:t>
        </m:r>
        <m:r>
          <m:rPr>
            <m:sty m:val="p"/>
          </m:rPr>
          <m:t>)</m:t>
        </m:r>
      </m:oMath>
      <w:del w:id="21777" w:author="PR Preview" w:date="2026-01-01T00:00:00Z">
        <w:r>
          <w:delText xml:space="preserve">,</w:delText>
        </w:r>
      </w:del>
      <w:del w:id="21778" w:author="PR Preview" w:date="2026-01-01T00:00:00Z">
        <w:r>
          <w:delText xml:space="preserve"> </w:delText>
        </w:r>
      </w:del>
      <w:del w:id="21779" w:author="PR Preview" w:date="2026-01-01T00:00:00Z">
        <w:r>
          <w:delText xml:space="preserve">so any two of them are multiples of each other,</w:delText>
        </w:r>
      </w:del>
      <w:del w:id="21780" w:author="PR Preview" w:date="2026-01-01T00:00:00Z">
        <w:r>
          <w:delText xml:space="preserve"> </w:delText>
        </w:r>
      </w:del>
      <w:del w:id="21781" w:author="PR Preview" w:date="2026-01-01T00:00:00Z">
        <w:r>
          <w:delText xml:space="preserve">and</w:delText>
        </w:r>
      </w:del>
      <w:del w:id="21782" w:author="PR Preview" w:date="2026-01-01T00:00:00Z">
        <w:r>
          <w:delText xml:space="preserve"> </w:delText>
        </w:r>
      </w:del>
      <m:oMath>
        <m:r>
          <m:rPr>
            <m:sty m:val="bi"/>
          </m:rPr>
          <m:t>J</m:t>
        </m:r>
      </m:oMath>
      <w:del w:id="21783" w:author="PR Preview" w:date="2026-01-01T00:00:00Z">
        <w:r>
          <w:delText xml:space="preserve"> </w:delText>
        </w:r>
      </w:del>
      <w:del w:id="21784" w:author="PR Preview" w:date="2026-01-01T00:00:00Z">
        <w:r>
          <w:delText xml:space="preserve">has no two linearly independent eigenvectors:</w:delText>
        </w:r>
      </w:del>
      <w:del w:id="21785" w:author="PR Preview" w:date="2026-01-01T00:00:00Z">
        <w:r>
          <w:delText xml:space="preserve"> </w:delText>
        </w:r>
      </w:del>
      <w:del w:id="21786" w:author="PR Preview" w:date="2026-01-01T00:00:00Z">
        <w:r>
          <w:delText xml:space="preserve">another way to see that it is not diagonalizable.</w:delText>
        </w:r>
      </w:del>
    </w:p>
    <w:p>
      <w:pPr>
        <w:pStyle w:val="BodyText"/>
      </w:pPr>
      <w:del w:id="21787" w:author="PR Preview" w:date="2026-01-01T00:00:00Z">
        <w:r>
          <w:rPr>
            <w:b/>
            <w:bCs/>
          </w:rPr>
          <w:delText xml:space="preserve">Corollary 14 (Distinct eigenvalues make a matrix diagonalizable)</w:delText>
        </w:r>
      </w:del>
      <w:del w:id="21788" w:author="PR Preview" w:date="2026-01-01T00:00:00Z">
        <w:r>
          <w:delText xml:space="preserve"> </w:delText>
        </w:r>
      </w:del>
      <w:del w:id="21789" w:author="PR Preview" w:date="2026-01-01T00:00:00Z">
        <w:r>
          <w:delText xml:space="preserve">A</w:delText>
        </w:r>
      </w:del>
      <w:del w:id="21790" w:author="PR Preview" w:date="2026-01-01T00:00:00Z">
        <w:r>
          <w:delText xml:space="preserve"> </w:delText>
        </w:r>
      </w:del>
      <m:oMath>
        <m:r>
          <m:t>p</m:t>
        </m:r>
        <m:r>
          <m:rPr>
            <m:sty m:val="p"/>
          </m:rPr>
          <m:t>×</m:t>
        </m:r>
        <m:r>
          <m:t>p</m:t>
        </m:r>
      </m:oMath>
      <w:del w:id="21791" w:author="PR Preview" w:date="2026-01-01T00:00:00Z">
        <w:r>
          <w:delText xml:space="preserve"> </w:delText>
        </w:r>
      </w:del>
      <w:del w:id="21792" w:author="PR Preview" w:date="2026-01-01T00:00:00Z">
        <w:r>
          <w:delText xml:space="preserve">matrix with</w:delText>
        </w:r>
      </w:del>
      <w:del w:id="21793" w:author="PR Preview" w:date="2026-01-01T00:00:00Z">
        <w:r>
          <w:delText xml:space="preserve"> </w:delText>
        </w:r>
      </w:del>
      <m:oMath>
        <m:r>
          <m:t>p</m:t>
        </m:r>
      </m:oMath>
      <w:del w:id="21794" w:author="PR Preview" w:date="2026-01-01T00:00:00Z">
        <w:r>
          <w:delText xml:space="preserve"> </w:delText>
        </w:r>
      </w:del>
      <w:del w:id="21795" w:author="PR Preview" w:date="2026-01-01T00:00:00Z">
        <w:r>
          <w:delText xml:space="preserve">different eigenvalues is diagonalizable.</w:delText>
        </w:r>
      </w:del>
    </w:p>
    <w:p>
      <w:pPr>
        <w:pStyle w:val="BodyText"/>
      </w:pPr>
      <w:del w:id="21796" w:author="PR Preview" w:date="2026-01-01T00:00:00Z">
        <w:r>
          <w:rPr>
            <w:i/>
            <w:iCs/>
          </w:rPr>
          <w:delText xml:space="preserve">Proof</w:delText>
        </w:r>
      </w:del>
      <w:del w:id="21797" w:author="PR Preview" w:date="2026-01-01T00:00:00Z">
        <w:r>
          <w:delText xml:space="preserve">. </w:delText>
        </w:r>
      </w:del>
      <w:del w:id="21798" w:author="PR Preview" w:date="2026-01-01T00:00:00Z">
        <w:r>
          <w:delText xml:space="preserve">Choose one eigenvector for each eigenvalue.</w:delText>
        </w:r>
      </w:del>
      <w:del w:id="21799" w:author="PR Preview" w:date="2026-01-01T00:00:00Z">
        <w:r>
          <w:delText xml:space="preserve"> </w:delText>
        </w:r>
      </w:del>
      <w:del w:id="21800" w:author="PR Preview" w:date="2026-01-01T00:00:00Z">
        <w:r>
          <w:delText xml:space="preserve">These</w:delText>
        </w:r>
      </w:del>
      <w:del w:id="21801" w:author="PR Preview" w:date="2026-01-01T00:00:00Z">
        <w:r>
          <w:delText xml:space="preserve"> </w:delText>
        </w:r>
      </w:del>
      <m:oMath>
        <m:r>
          <m:t>p</m:t>
        </m:r>
      </m:oMath>
      <w:del w:id="21802" w:author="PR Preview" w:date="2026-01-01T00:00:00Z">
        <w:r>
          <w:delText xml:space="preserve"> </w:delText>
        </w:r>
      </w:del>
      <w:del w:id="21803" w:author="PR Preview" w:date="2026-01-01T00:00:00Z">
        <w:r>
          <w:delText xml:space="preserve">eigenvectors are linearly independent (</w:delText>
        </w:r>
      </w:del>
      <w:hyperlink w:anchor="thm-eigenvectors-independent">
        <w:del w:id="21804" w:author="PR Preview" w:date="2026-01-01T00:00:00Z">
          <w:r>
            <w:rPr>
              <w:rStyle w:val="Hyperlink"/>
            </w:rPr>
            <w:delText xml:space="preserve">Theorem 114</w:delText>
          </w:r>
        </w:del>
      </w:hyperlink>
      <w:del w:id="21805" w:author="PR Preview" w:date="2026-01-01T00:00:00Z">
        <w:r>
          <w:delText xml:space="preserve">),</w:delText>
        </w:r>
      </w:del>
      <w:del w:id="21806" w:author="PR Preview" w:date="2026-01-01T00:00:00Z">
        <w:r>
          <w:delText xml:space="preserve"> </w:delText>
        </w:r>
      </w:del>
      <w:del w:id="21807" w:author="PR Preview" w:date="2026-01-01T00:00:00Z">
        <w:r>
          <w:delText xml:space="preserve">so the matrix is diagonalizable (</w:delText>
        </w:r>
      </w:del>
      <w:hyperlink w:anchor="thm-diagonalizable">
        <w:del w:id="21808" w:author="PR Preview" w:date="2026-01-01T00:00:00Z">
          <w:r>
            <w:rPr>
              <w:rStyle w:val="Hyperlink"/>
            </w:rPr>
            <w:delText xml:space="preserve">Theorem 115</w:delText>
          </w:r>
        </w:del>
      </w:hyperlink>
      <w:del w:id="21809" w:author="PR Preview" w:date="2026-01-01T00:00:00Z">
        <w:r>
          <w:delText xml:space="preserve">).</w:delText>
        </w:r>
      </w:del>
    </w:p>
    <w:p>
      <w:pPr>
        <w:pStyle w:val="BodyText"/>
      </w:pPr>
      <w:del w:id="21810" w:author="PR Preview" w:date="2026-01-01T00:00:00Z">
        <w:r>
          <w:rPr>
            <w:b/>
            <w:bCs/>
          </w:rPr>
          <w:delText xml:space="preserve">Example 206 (A triangular matrix with distinct diagonal entries)</w:delText>
        </w:r>
      </w:del>
      <w:del w:id="21811" w:author="PR Preview" w:date="2026-01-01T00:00:00Z">
        <w:r>
          <w:delText xml:space="preserve"> </w:delText>
        </w:r>
      </w:del>
      <m:oMath>
        <m:r>
          <m:rPr>
            <m:sty m:val="bi"/>
          </m:rPr>
          <m:t>U</m:t>
        </m:r>
      </m:oMath>
      <w:del w:id="21812" w:author="PR Preview" w:date="2026-01-01T00:00:00Z">
        <w:r>
          <w:delText xml:space="preserve"> </w:delText>
        </w:r>
      </w:del>
      <w:del w:id="21813" w:author="PR Preview" w:date="2026-01-01T00:00:00Z">
        <w:r>
          <w:delText xml:space="preserve">of</w:delText>
        </w:r>
      </w:del>
      <w:del w:id="21814" w:author="PR Preview" w:date="2026-01-01T00:00:00Z">
        <w:r>
          <w:delText xml:space="preserve"> </w:delText>
        </w:r>
      </w:del>
      <w:hyperlink w:anchor="exm-eigen-triangular">
        <w:del w:id="21815" w:author="PR Preview" w:date="2026-01-01T00:00:00Z">
          <w:r>
            <w:rPr>
              <w:rStyle w:val="Hyperlink"/>
            </w:rPr>
            <w:delText xml:space="preserve">Example 199</w:delText>
          </w:r>
        </w:del>
      </w:hyperlink>
      <w:del w:id="21816" w:author="PR Preview" w:date="2026-01-01T00:00:00Z">
        <w:r>
          <w:delText xml:space="preserve"> </w:delText>
        </w:r>
      </w:del>
      <w:del w:id="21817" w:author="PR Preview" w:date="2026-01-01T00:00:00Z">
        <w:r>
          <w:delText xml:space="preserve">has the three different eigenvalues</w:delText>
        </w:r>
      </w:del>
      <w:del w:id="21818" w:author="PR Preview" w:date="2026-01-01T00:00:00Z">
        <w:r>
          <w:delText xml:space="preserve"> </w:delText>
        </w:r>
      </w:del>
      <m:oMath>
        <m:r>
          <m:t>2</m:t>
        </m:r>
      </m:oMath>
      <w:del w:id="21819" w:author="PR Preview" w:date="2026-01-01T00:00:00Z">
        <w:r>
          <w:delText xml:space="preserve">,</w:delText>
        </w:r>
      </w:del>
      <w:del w:id="21820" w:author="PR Preview" w:date="2026-01-01T00:00:00Z">
        <w:r>
          <w:delText xml:space="preserve"> </w:delText>
        </w:r>
      </w:del>
      <m:oMath>
        <m:f>
          <m:fPr>
            <m:type m:val="lin"/>
          </m:fPr>
          <m:num>
            <m:r>
              <m:t>1</m:t>
            </m:r>
          </m:num>
          <m:den>
            <m:r>
              <m:t>2</m:t>
            </m:r>
          </m:den>
        </m:f>
      </m:oMath>
      <w:del w:id="21821" w:author="PR Preview" w:date="2026-01-01T00:00:00Z">
        <w:r>
          <w:delText xml:space="preserve"> </w:delText>
        </w:r>
      </w:del>
      <w:del w:id="21822" w:author="PR Preview" w:date="2026-01-01T00:00:00Z">
        <w:r>
          <w:delText xml:space="preserve">and</w:delText>
        </w:r>
      </w:del>
      <w:del w:id="21823" w:author="PR Preview" w:date="2026-01-01T00:00:00Z">
        <w:r>
          <w:delText xml:space="preserve"> </w:delText>
        </w:r>
      </w:del>
      <m:oMath>
        <m:r>
          <m:rPr>
            <m:sty m:val="p"/>
          </m:rPr>
          <m:t>−</m:t>
        </m:r>
        <m:r>
          <m:t>1</m:t>
        </m:r>
      </m:oMath>
      <w:del w:id="21824" w:author="PR Preview" w:date="2026-01-01T00:00:00Z">
        <w:r>
          <w:delText xml:space="preserve"> </w:delText>
        </w:r>
      </w:del>
      <w:del w:id="21825" w:author="PR Preview" w:date="2026-01-01T00:00:00Z">
        <w:r>
          <w:delText xml:space="preserve">(</w:delText>
        </w:r>
      </w:del>
      <w:hyperlink w:anchor="thm-eigen-triangular">
        <w:del w:id="21826" w:author="PR Preview" w:date="2026-01-01T00:00:00Z">
          <w:r>
            <w:rPr>
              <w:rStyle w:val="Hyperlink"/>
            </w:rPr>
            <w:delText xml:space="preserve">Theorem 111</w:delText>
          </w:r>
        </w:del>
      </w:hyperlink>
      <w:del w:id="21827" w:author="PR Preview" w:date="2026-01-01T00:00:00Z">
        <w:r>
          <w:delText xml:space="preserve">), so it is diagonalizable,</w:delText>
        </w:r>
      </w:del>
      <w:del w:id="21828" w:author="PR Preview" w:date="2026-01-01T00:00:00Z">
        <w:r>
          <w:delText xml:space="preserve"> </w:delText>
        </w:r>
      </w:del>
      <w:del w:id="21829" w:author="PR Preview" w:date="2026-01-01T00:00:00Z">
        <w:r>
          <w:delText xml:space="preserve">even though it is not symmetric, so</w:delText>
        </w:r>
      </w:del>
      <w:del w:id="21830" w:author="PR Preview" w:date="2026-01-01T00:00:00Z">
        <w:r>
          <w:delText xml:space="preserve"> </w:delText>
        </w:r>
      </w:del>
      <w:hyperlink w:anchor="thm-spectral">
        <w:del w:id="21831" w:author="PR Preview" w:date="2026-01-01T00:00:00Z">
          <w:r>
            <w:rPr>
              <w:rStyle w:val="Hyperlink"/>
            </w:rPr>
            <w:delText xml:space="preserve">Theorem 78</w:delText>
          </w:r>
        </w:del>
      </w:hyperlink>
      <w:del w:id="21832" w:author="PR Preview" w:date="2026-01-01T00:00:00Z">
        <w:r>
          <w:delText xml:space="preserve"> </w:delText>
        </w:r>
      </w:del>
      <w:del w:id="21833" w:author="PR Preview" w:date="2026-01-01T00:00:00Z">
        <w:r>
          <w:delText xml:space="preserve">does not apply to it.</w:delText>
        </w:r>
      </w:del>
      <w:del w:id="21834" w:author="PR Preview" w:date="2026-01-01T00:00:00Z">
        <w:r>
          <w:delText xml:space="preserve"> </w:delText>
        </w:r>
      </w:del>
      <w:del w:id="21835" w:author="PR Preview" w:date="2026-01-01T00:00:00Z">
        <w:r>
          <w:delText xml:space="preserve">The converse fails:</w:delText>
        </w:r>
      </w:del>
      <w:del w:id="21836" w:author="PR Preview" w:date="2026-01-01T00:00:00Z">
        <w:r>
          <w:delText xml:space="preserve"> </w:delText>
        </w:r>
      </w:del>
      <m:oMath>
        <m:sSub>
          <m:e>
            <m:r>
              <m:rPr>
                <m:sty m:val="bi"/>
              </m:rPr>
              <m:t>I</m:t>
            </m:r>
          </m:e>
          <m:sub>
            <m:r>
              <m:t>2</m:t>
            </m:r>
          </m:sub>
        </m:sSub>
      </m:oMath>
      <w:del w:id="21837" w:author="PR Preview" w:date="2026-01-01T00:00:00Z">
        <w:r>
          <w:delText xml:space="preserve"> </w:delText>
        </w:r>
      </w:del>
      <w:del w:id="21838" w:author="PR Preview" w:date="2026-01-01T00:00:00Z">
        <w:r>
          <w:delText xml:space="preserve">is diagonal, hence diagonalizable</w:delText>
        </w:r>
      </w:del>
      <w:del w:id="21839" w:author="PR Preview" w:date="2026-01-01T00:00:00Z">
        <w:r>
          <w:delText xml:space="preserve"> </w:delText>
        </w:r>
      </w:del>
      <w:del w:id="21840"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21841" w:author="PR Preview" w:date="2026-01-01T00:00:00Z">
        <w:r>
          <w:delText xml:space="preserve">),</w:delText>
        </w:r>
      </w:del>
      <w:del w:id="21842" w:author="PR Preview" w:date="2026-01-01T00:00:00Z">
        <w:r>
          <w:delText xml:space="preserve"> </w:delText>
        </w:r>
      </w:del>
      <w:del w:id="21843" w:author="PR Preview" w:date="2026-01-01T00:00:00Z">
        <w:r>
          <w:delText xml:space="preserve">but has only the eigenvalue</w:delText>
        </w:r>
      </w:del>
      <w:del w:id="21844" w:author="PR Preview" w:date="2026-01-01T00:00:00Z">
        <w:r>
          <w:delText xml:space="preserve"> </w:delText>
        </w:r>
      </w:del>
      <m:oMath>
        <m:r>
          <m:t>1</m:t>
        </m:r>
      </m:oMath>
      <w:del w:id="21845" w:author="PR Preview" w:date="2026-01-01T00:00:00Z">
        <w:r>
          <w:delText xml:space="preserve">.</w:delText>
        </w:r>
      </w:del>
    </w:p>
    <w:p>
      <w:pPr>
        <w:pStyle w:val="BodyText"/>
      </w:pPr>
      <w:del w:id="21846" w:author="PR Preview" w:date="2026-01-01T00:00:00Z">
        <w:r>
          <w:rPr>
            <w:b/>
            <w:bCs/>
          </w:rPr>
          <w:delText xml:space="preserve">Theorem 116 (Powers of a diagonalizable matrix)</w:delText>
        </w:r>
      </w:del>
      <w:del w:id="21847" w:author="PR Preview" w:date="2026-01-01T00:00:00Z">
        <w:r>
          <w:delText xml:space="preserve"> </w:delText>
        </w:r>
      </w:del>
      <w:del w:id="21848" w:author="PR Preview" w:date="2026-01-01T00:00:00Z">
        <w:r>
          <w:delText xml:space="preserve">If</w:delText>
        </w:r>
      </w:del>
      <w:del w:id="2184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21850" w:author="PR Preview" w:date="2026-01-01T00:00:00Z">
        <w:r>
          <w:delText xml:space="preserve"> </w:delText>
        </w:r>
      </w:del>
      <w:del w:id="21851" w:author="PR Preview" w:date="2026-01-01T00:00:00Z">
        <w:r>
          <w:delText xml:space="preserve">(</w:delText>
        </w:r>
      </w:del>
      <w:hyperlink w:anchor="def-diagonalizable">
        <w:del w:id="21852" w:author="PR Preview" w:date="2026-01-01T00:00:00Z">
          <w:r>
            <w:rPr>
              <w:rStyle w:val="Hyperlink"/>
            </w:rPr>
            <w:delText xml:space="preserve">Definition 121</w:delText>
          </w:r>
        </w:del>
      </w:hyperlink>
      <w:del w:id="21853" w:author="PR Preview" w:date="2026-01-01T00:00:00Z">
        <w:r>
          <w:delText xml:space="preserve">)</w:delText>
        </w:r>
      </w:del>
      <w:del w:id="21854" w:author="PR Preview" w:date="2026-01-01T00:00:00Z">
        <w:r>
          <w:delText xml:space="preserve"> </w:delText>
        </w:r>
      </w:del>
      <w:del w:id="21855" w:author="PR Preview" w:date="2026-01-01T00:00:00Z">
        <w:r>
          <w:delText xml:space="preserve">with</w:delText>
        </w:r>
      </w:del>
      <w:del w:id="21856"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21857" w:author="PR Preview" w:date="2026-01-01T00:00:00Z">
        <w:r>
          <w:delText xml:space="preserve">,</w:delText>
        </w:r>
      </w:del>
      <w:del w:id="21858" w:author="PR Preview" w:date="2026-01-01T00:00:00Z">
        <w:r>
          <w:delText xml:space="preserve"> </w:delText>
        </w:r>
      </w:del>
      <w:del w:id="21859" w:author="PR Preview" w:date="2026-01-01T00:00:00Z">
        <w:r>
          <w:delText xml:space="preserve">then for every positive integer</w:delText>
        </w:r>
      </w:del>
      <w:del w:id="21860" w:author="PR Preview" w:date="2026-01-01T00:00:00Z">
        <w:r>
          <w:delText xml:space="preserve"> </w:delText>
        </w:r>
      </w:del>
      <m:oMath>
        <m:r>
          <m:t>k</m:t>
        </m:r>
      </m:oMath>
      <w:del w:id="21861" w:author="PR Preview" w:date="2026-01-01T00:00:00Z">
        <w:r>
          <w:delText xml:space="preserve">,</w:delText>
        </w:r>
      </w:del>
      <w:del w:id="21862"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21863" w:author="PR Preview" w:date="2026-01-01T00:00:00Z">
        <w:r>
          <w:delText xml:space="preserve"> </w:delText>
        </w:r>
      </w:del>
      <w:del w:id="21864" w:author="PR Preview" w:date="2026-01-01T00:00:00Z">
        <w:r>
          <w:delText xml:space="preserve">and</w:delText>
        </w:r>
      </w:del>
      <w:del w:id="21865"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21866" w:author="PR Preview" w:date="2026-01-01T00:00:00Z">
        <w:r>
          <w:delText xml:space="preserve">.</w:delText>
        </w:r>
      </w:del>
    </w:p>
    <w:p>
      <w:pPr>
        <w:pStyle w:val="BodyText"/>
      </w:pPr>
      <w:ins w:id="21867" w:author="PR Preview" w:date="2026-01-01T00:00:00Z">
        <w:r>
          <w:rPr>
            <w:b/>
            <w:bCs/>
          </w:rPr>
          <w:t xml:space="preserve">Example 207 (Building the diagonalization from eigenvectors)</w:t>
        </w:r>
      </w:ins>
      <w:ins w:id="21868" w:author="PR Preview" w:date="2026-01-01T00:00:00Z">
        <w:r>
          <w:t xml:space="preserve"> </w:t>
        </w:r>
      </w:ins>
      <w:ins w:id="21869" w:author="PR Preview" w:date="2026-01-01T00:00:00Z">
        <w:r>
          <w:t xml:space="preserve">The eigenvectors</w:t>
        </w:r>
      </w:ins>
      <w:ins w:id="21870" w:author="PR Preview" w:date="2026-01-01T00:00:00Z">
        <w:r>
          <w:t xml:space="preserve"> </w:t>
        </w:r>
      </w:ins>
      <m:oMath>
        <m:r>
          <m:rPr>
            <m:sty m:val="p"/>
          </m:rPr>
          <m:t>(</m:t>
        </m:r>
        <m:r>
          <m:t>1</m:t>
        </m:r>
        <m:r>
          <m:rPr>
            <m:sty m:val="p"/>
          </m:rPr>
          <m:t>,</m:t>
        </m:r>
        <m:r>
          <m:t>1</m:t>
        </m:r>
        <m:r>
          <m:rPr>
            <m:sty m:val="p"/>
          </m:rPr>
          <m:t>)</m:t>
        </m:r>
      </m:oMath>
      <w:ins w:id="21871" w:author="PR Preview" w:date="2026-01-01T00:00:00Z">
        <w:r>
          <w:t xml:space="preserve"> </w:t>
        </w:r>
      </w:ins>
      <w:ins w:id="21872" w:author="PR Preview" w:date="2026-01-01T00:00:00Z">
        <w:r>
          <w:t xml:space="preserve">and</w:t>
        </w:r>
      </w:ins>
      <w:ins w:id="21873" w:author="PR Preview" w:date="2026-01-01T00:00:00Z">
        <w:r>
          <w:t xml:space="preserve"> </w:t>
        </w:r>
      </w:ins>
      <m:oMath>
        <m:r>
          <m:rPr>
            <m:sty m:val="p"/>
          </m:rPr>
          <m:t>(</m:t>
        </m:r>
        <m:r>
          <m:t>1</m:t>
        </m:r>
        <m:r>
          <m:rPr>
            <m:sty m:val="p"/>
          </m:rPr>
          <m:t>,</m:t>
        </m:r>
        <m:r>
          <m:rPr>
            <m:sty m:val="p"/>
          </m:rPr>
          <m:t>−</m:t>
        </m:r>
        <m:r>
          <m:t>1</m:t>
        </m:r>
        <m:r>
          <m:rPr>
            <m:sty m:val="p"/>
          </m:rPr>
          <m:t>)</m:t>
        </m:r>
      </m:oMath>
      <w:ins w:id="21874" w:author="PR Preview" w:date="2026-01-01T00:00:00Z">
        <w:r>
          <w:t xml:space="preserve"> </w:t>
        </w:r>
      </w:ins>
      <w:ins w:id="21875" w:author="PR Preview" w:date="2026-01-01T00:00:00Z">
        <w:r>
          <w:t xml:space="preserve">of</w:t>
        </w:r>
      </w:ins>
      <w:ins w:id="2187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1877" w:author="PR Preview" w:date="2026-01-01T00:00:00Z">
        <w:r>
          <w:t xml:space="preserve"> </w:t>
        </w:r>
      </w:ins>
      <w:ins w:id="21878" w:author="PR Preview" w:date="2026-01-01T00:00:00Z">
        <w:r>
          <w:t xml:space="preserve">are linearly independent (</w:t>
        </w:r>
      </w:ins>
      <w:hyperlink w:anchor="exm-eigenvectors-independent">
        <w:ins w:id="21879" w:author="PR Preview" w:date="2026-01-01T00:00:00Z">
          <w:r>
            <w:rPr>
              <w:rStyle w:val="Hyperlink"/>
            </w:rPr>
            <w:t xml:space="preserve">Example 205</w:t>
          </w:r>
        </w:ins>
      </w:hyperlink>
      <w:ins w:id="21880" w:author="PR Preview" w:date="2026-01-01T00:00:00Z">
        <w:r>
          <w:t xml:space="preserve">),</w:t>
        </w:r>
      </w:ins>
      <w:ins w:id="21881" w:author="PR Preview" w:date="2026-01-01T00:00:00Z">
        <w:r>
          <w:t xml:space="preserve"> </w:t>
        </w:r>
      </w:ins>
      <w:ins w:id="21882" w:author="PR Preview" w:date="2026-01-01T00:00:00Z">
        <w:r>
          <w:t xml:space="preserve">so with</w:t>
        </w:r>
      </w:ins>
      <w:ins w:id="2188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21884" w:author="PR Preview" w:date="2026-01-01T00:00:00Z">
        <w:r>
          <w:t xml:space="preserve"> </w:t>
        </w:r>
      </w:ins>
      <w:ins w:id="21885" w:author="PR Preview" w:date="2026-01-01T00:00:00Z">
        <w:r>
          <w:t xml:space="preserve">and</w:t>
        </w:r>
      </w:ins>
      <w:ins w:id="21886"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21887" w:author="PR Preview" w:date="2026-01-01T00:00:00Z">
        <w:r>
          <w:t xml:space="preserve">,</w:t>
        </w:r>
      </w:ins>
      <w:ins w:id="21888"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1889" w:author="PR Preview" w:date="2026-01-01T00:00:00Z">
        <w:r>
          <w:t xml:space="preserve">;</w:t>
        </w:r>
      </w:ins>
      <w:ins w:id="21890" w:author="PR Preview" w:date="2026-01-01T00:00:00Z">
        <w:r>
          <w:t xml:space="preserve"> </w:t>
        </w:r>
      </w:ins>
      <w:ins w:id="21891" w:author="PR Preview" w:date="2026-01-01T00:00:00Z">
        <w:r>
          <w:t xml:space="preserve">by</w:t>
        </w:r>
      </w:ins>
      <w:ins w:id="21892" w:author="PR Preview" w:date="2026-01-01T00:00:00Z">
        <w:r>
          <w:t xml:space="preserve"> </w:t>
        </w:r>
      </w:ins>
      <w:hyperlink w:anchor="rem-similar-both-ways">
        <w:ins w:id="21893" w:author="PR Preview" w:date="2026-01-01T00:00:00Z">
          <w:r>
            <w:rPr>
              <w:rStyle w:val="Hyperlink"/>
            </w:rPr>
            <w:t xml:space="preserve">Remark 51</w:t>
          </w:r>
        </w:ins>
      </w:hyperlink>
      <w:ins w:id="21894" w:author="PR Preview" w:date="2026-01-01T00:00:00Z">
        <w:r>
          <w:t xml:space="preserve"> </w:t>
        </w:r>
      </w:ins>
      <w:ins w:id="21895" w:author="PR Preview" w:date="2026-01-01T00:00:00Z">
        <w:r>
          <w:t xml:space="preserve">this is the similarity of</w:t>
        </w:r>
      </w:ins>
      <w:ins w:id="21896" w:author="PR Preview" w:date="2026-01-01T00:00:00Z">
        <w:r>
          <w:t xml:space="preserve"> </w:t>
        </w:r>
      </w:ins>
      <w:hyperlink w:anchor="exm-similar">
        <w:ins w:id="21897" w:author="PR Preview" w:date="2026-01-01T00:00:00Z">
          <w:r>
            <w:rPr>
              <w:rStyle w:val="Hyperlink"/>
            </w:rPr>
            <w:t xml:space="preserve">Example 203</w:t>
          </w:r>
        </w:ins>
      </w:hyperlink>
      <w:ins w:id="21898" w:author="PR Preview" w:date="2026-01-01T00:00:00Z">
        <w:r>
          <w:t xml:space="preserve">, with</w:t>
        </w:r>
      </w:ins>
      <w:ins w:id="21899" w:author="PR Preview" w:date="2026-01-01T00:00:00Z">
        <w:r>
          <w:t xml:space="preserve"> </w:t>
        </w:r>
      </w:ins>
      <m:oMath>
        <m:r>
          <m:rPr>
            <m:sty m:val="bi"/>
          </m:rPr>
          <m:t>X</m:t>
        </m:r>
        <m:r>
          <m:rPr>
            <m:sty m:val="p"/>
          </m:rPr>
          <m:t>=</m:t>
        </m:r>
        <m:r>
          <m:rPr>
            <m:sty m:val="bi"/>
          </m:rPr>
          <m:t>P</m:t>
        </m:r>
      </m:oMath>
      <w:ins w:id="21900" w:author="PR Preview" w:date="2026-01-01T00:00:00Z">
        <w:r>
          <w:t xml:space="preserve">.</w:t>
        </w:r>
      </w:ins>
      <w:ins w:id="21901" w:author="PR Preview" w:date="2026-01-01T00:00:00Z">
        <w:r>
          <w:t xml:space="preserve"> </w:t>
        </w:r>
      </w:ins>
      <w:ins w:id="21902" w:author="PR Preview" w:date="2026-01-01T00:00:00Z">
        <w:r>
          <w:t xml:space="preserve">Because</w:t>
        </w:r>
      </w:ins>
      <w:ins w:id="21903" w:author="PR Preview" w:date="2026-01-01T00:00:00Z">
        <w:r>
          <w:t xml:space="preserve"> </w:t>
        </w:r>
      </w:ins>
      <m:oMath>
        <m:r>
          <m:rPr>
            <m:sty m:val="bi"/>
          </m:rPr>
          <m:t>A</m:t>
        </m:r>
      </m:oMath>
      <w:ins w:id="21904" w:author="PR Preview" w:date="2026-01-01T00:00:00Z">
        <w:r>
          <w:t xml:space="preserve"> </w:t>
        </w:r>
      </w:ins>
      <w:ins w:id="21905" w:author="PR Preview" w:date="2026-01-01T00:00:00Z">
        <w:r>
          <w:t xml:space="preserve">is symmetric,</w:t>
        </w:r>
      </w:ins>
      <w:ins w:id="21906" w:author="PR Preview" w:date="2026-01-01T00:00:00Z">
        <w:r>
          <w:t xml:space="preserve"> </w:t>
        </w:r>
      </w:ins>
      <w:hyperlink w:anchor="thm-spectral">
        <w:ins w:id="21907" w:author="PR Preview" w:date="2026-01-01T00:00:00Z">
          <w:r>
            <w:rPr>
              <w:rStyle w:val="Hyperlink"/>
            </w:rPr>
            <w:t xml:space="preserve">Theorem 79</w:t>
          </w:r>
        </w:ins>
      </w:hyperlink>
      <w:ins w:id="21908" w:author="PR Preview" w:date="2026-01-01T00:00:00Z">
        <w:r>
          <w:t xml:space="preserve"> </w:t>
        </w:r>
      </w:ins>
      <w:ins w:id="21909" w:author="PR Preview" w:date="2026-01-01T00:00:00Z">
        <w:r>
          <w:t xml:space="preserve">even gives such a factorization with orthonormal eigenvectors</w:t>
        </w:r>
      </w:ins>
      <w:ins w:id="21910" w:author="PR Preview" w:date="2026-01-01T00:00:00Z">
        <w:r>
          <w:t xml:space="preserve"> </w:t>
        </w:r>
      </w:ins>
      <w:ins w:id="21911" w:author="PR Preview" w:date="2026-01-01T00:00:00Z">
        <w:r>
          <w:t xml:space="preserve">(</w:t>
        </w:r>
      </w:ins>
      <w:hyperlink w:anchor="def-eigendecomposition">
        <w:ins w:id="21912" w:author="PR Preview" w:date="2026-01-01T00:00:00Z">
          <w:r>
            <w:rPr>
              <w:rStyle w:val="Hyperlink"/>
            </w:rPr>
            <w:t xml:space="preserve">Definition 97</w:t>
          </w:r>
        </w:ins>
      </w:hyperlink>
      <w:ins w:id="21913" w:author="PR Preview" w:date="2026-01-01T00:00:00Z">
        <w:r>
          <w:t xml:space="preserve">):</w:t>
        </w:r>
      </w:ins>
      <w:ins w:id="21914" w:author="PR Preview" w:date="2026-01-01T00:00:00Z">
        <w:r>
          <w:t xml:space="preserve"> </w:t>
        </w:r>
      </w:ins>
      <w:ins w:id="21915" w:author="PR Preview" w:date="2026-01-01T00:00:00Z">
        <w:r>
          <w:t xml:space="preserve">dividing each column of</w:t>
        </w:r>
      </w:ins>
      <w:ins w:id="21916" w:author="PR Preview" w:date="2026-01-01T00:00:00Z">
        <w:r>
          <w:t xml:space="preserve"> </w:t>
        </w:r>
      </w:ins>
      <m:oMath>
        <m:r>
          <m:rPr>
            <m:sty m:val="bi"/>
          </m:rPr>
          <m:t>X</m:t>
        </m:r>
      </m:oMath>
      <w:ins w:id="21917" w:author="PR Preview" w:date="2026-01-01T00:00:00Z">
        <w:r>
          <w:t xml:space="preserve"> </w:t>
        </w:r>
      </w:ins>
      <w:ins w:id="21918" w:author="PR Preview" w:date="2026-01-01T00:00:00Z">
        <w:r>
          <w:t xml:space="preserve">by its length</w:t>
        </w:r>
      </w:ins>
      <w:ins w:id="21919" w:author="PR Preview" w:date="2026-01-01T00:00:00Z">
        <w:r>
          <w:t xml:space="preserve"> </w:t>
        </w:r>
      </w:ins>
      <m:oMath>
        <m:rad>
          <m:radPr>
            <m:degHide m:val="on"/>
          </m:radPr>
          <m:deg/>
          <m:e>
            <m:r>
              <m:t>2</m:t>
            </m:r>
          </m:e>
        </m:rad>
      </m:oMath>
      <w:ins w:id="21920" w:author="PR Preview" w:date="2026-01-01T00:00:00Z">
        <w:r>
          <w:t xml:space="preserve"> </w:t>
        </w:r>
      </w:ins>
      <w:ins w:id="21921" w:author="PR Preview" w:date="2026-01-01T00:00:00Z">
        <w:r>
          <w:t xml:space="preserve">gives one.</w:t>
        </w:r>
      </w:ins>
      <w:ins w:id="21922" w:author="PR Preview" w:date="2026-01-01T00:00:00Z">
        <w:r>
          <w:t xml:space="preserve"> </w:t>
        </w:r>
      </w:ins>
      <w:ins w:id="21923" w:author="PR Preview" w:date="2026-01-01T00:00:00Z">
        <w:r>
          <w:t xml:space="preserve">By contrast, every eigenvector of</w:t>
        </w:r>
      </w:ins>
      <w:ins w:id="21924" w:author="PR Preview" w:date="2026-01-01T00:00:00Z">
        <w:r>
          <w:t xml:space="preserve"> </w:t>
        </w:r>
      </w:ins>
      <m:oMath>
        <m:r>
          <m:rPr>
            <m:sty m:val="bi"/>
          </m:rPr>
          <m:t>J</m:t>
        </m:r>
      </m:oMath>
      <w:ins w:id="21925" w:author="PR Preview" w:date="2026-01-01T00:00:00Z">
        <w:r>
          <w:t xml:space="preserve"> </w:t>
        </w:r>
      </w:ins>
      <w:ins w:id="21926" w:author="PR Preview" w:date="2026-01-01T00:00:00Z">
        <w:r>
          <w:t xml:space="preserve">in</w:t>
        </w:r>
      </w:ins>
      <w:ins w:id="21927" w:author="PR Preview" w:date="2026-01-01T00:00:00Z">
        <w:r>
          <w:t xml:space="preserve"> </w:t>
        </w:r>
      </w:ins>
      <w:hyperlink w:anchor="exm-eigenspace">
        <w:ins w:id="21928" w:author="PR Preview" w:date="2026-01-01T00:00:00Z">
          <w:r>
            <w:rPr>
              <w:rStyle w:val="Hyperlink"/>
            </w:rPr>
            <w:t xml:space="preserve">Example 197</w:t>
          </w:r>
        </w:ins>
      </w:hyperlink>
      <w:ins w:id="21929" w:author="PR Preview" w:date="2026-01-01T00:00:00Z">
        <w:r>
          <w:t xml:space="preserve"> </w:t>
        </w:r>
      </w:ins>
      <w:ins w:id="21930" w:author="PR Preview" w:date="2026-01-01T00:00:00Z">
        <w:r>
          <w:t xml:space="preserve">has the form</w:t>
        </w:r>
      </w:ins>
      <w:ins w:id="21931" w:author="PR Preview" w:date="2026-01-01T00:00:00Z">
        <w:r>
          <w:t xml:space="preserve"> </w:t>
        </w:r>
      </w:ins>
      <m:oMath>
        <m:r>
          <m:rPr>
            <m:sty m:val="p"/>
          </m:rPr>
          <m:t>(</m:t>
        </m:r>
        <m:r>
          <m:t>t</m:t>
        </m:r>
        <m:r>
          <m:rPr>
            <m:sty m:val="p"/>
          </m:rPr>
          <m:t>,</m:t>
        </m:r>
        <m:r>
          <m:t>0</m:t>
        </m:r>
        <m:r>
          <m:rPr>
            <m:sty m:val="p"/>
          </m:rPr>
          <m:t>)</m:t>
        </m:r>
      </m:oMath>
      <w:ins w:id="21932" w:author="PR Preview" w:date="2026-01-01T00:00:00Z">
        <w:r>
          <w:t xml:space="preserve">,</w:t>
        </w:r>
      </w:ins>
      <w:ins w:id="21933" w:author="PR Preview" w:date="2026-01-01T00:00:00Z">
        <w:r>
          <w:t xml:space="preserve"> </w:t>
        </w:r>
      </w:ins>
      <w:ins w:id="21934" w:author="PR Preview" w:date="2026-01-01T00:00:00Z">
        <w:r>
          <w:t xml:space="preserve">so any two of them are multiples of each other,</w:t>
        </w:r>
      </w:ins>
      <w:ins w:id="21935" w:author="PR Preview" w:date="2026-01-01T00:00:00Z">
        <w:r>
          <w:t xml:space="preserve"> </w:t>
        </w:r>
      </w:ins>
      <w:ins w:id="21936" w:author="PR Preview" w:date="2026-01-01T00:00:00Z">
        <w:r>
          <w:t xml:space="preserve">and</w:t>
        </w:r>
      </w:ins>
      <w:ins w:id="21937" w:author="PR Preview" w:date="2026-01-01T00:00:00Z">
        <w:r>
          <w:t xml:space="preserve"> </w:t>
        </w:r>
      </w:ins>
      <m:oMath>
        <m:r>
          <m:rPr>
            <m:sty m:val="bi"/>
          </m:rPr>
          <m:t>J</m:t>
        </m:r>
      </m:oMath>
      <w:ins w:id="21938" w:author="PR Preview" w:date="2026-01-01T00:00:00Z">
        <w:r>
          <w:t xml:space="preserve"> </w:t>
        </w:r>
      </w:ins>
      <w:ins w:id="21939" w:author="PR Preview" w:date="2026-01-01T00:00:00Z">
        <w:r>
          <w:t xml:space="preserve">has no two linearly independent eigenvectors:</w:t>
        </w:r>
      </w:ins>
      <w:ins w:id="21940" w:author="PR Preview" w:date="2026-01-01T00:00:00Z">
        <w:r>
          <w:t xml:space="preserve"> </w:t>
        </w:r>
      </w:ins>
      <w:ins w:id="21941" w:author="PR Preview" w:date="2026-01-01T00:00:00Z">
        <w:r>
          <w:t xml:space="preserve">another way to see that it is not diagonalizable.</w:t>
        </w:r>
      </w:ins>
    </w:p>
    <w:bookmarkEnd w:id="650"/>
    <w:bookmarkStart w:id="651" w:name="cor-distinct-diagonalizable"/>
    <w:p>
      <w:pPr>
        <w:pStyle w:val="BodyText"/>
      </w:pPr>
      <w:ins w:id="21942" w:author="PR Preview" w:date="2026-01-01T00:00:00Z">
        <w:r>
          <w:rPr>
            <w:b/>
            <w:bCs/>
          </w:rPr>
          <w:t xml:space="preserve">Corollary 15 (Distinct eigenvalues make a matrix diagonalizable)</w:t>
        </w:r>
      </w:ins>
      <w:ins w:id="21943" w:author="PR Preview" w:date="2026-01-01T00:00:00Z">
        <w:r>
          <w:t xml:space="preserve"> </w:t>
        </w:r>
      </w:ins>
      <w:ins w:id="21944" w:author="PR Preview" w:date="2026-01-01T00:00:00Z">
        <w:r>
          <w:t xml:space="preserve">A</w:t>
        </w:r>
      </w:ins>
      <w:ins w:id="21945" w:author="PR Preview" w:date="2026-01-01T00:00:00Z">
        <w:r>
          <w:t xml:space="preserve"> </w:t>
        </w:r>
      </w:ins>
      <m:oMath>
        <m:r>
          <m:t>p</m:t>
        </m:r>
        <m:r>
          <m:rPr>
            <m:sty m:val="p"/>
          </m:rPr>
          <m:t>×</m:t>
        </m:r>
        <m:r>
          <m:t>p</m:t>
        </m:r>
      </m:oMath>
      <w:ins w:id="21946" w:author="PR Preview" w:date="2026-01-01T00:00:00Z">
        <w:r>
          <w:t xml:space="preserve"> </w:t>
        </w:r>
      </w:ins>
      <w:ins w:id="21947" w:author="PR Preview" w:date="2026-01-01T00:00:00Z">
        <w:r>
          <w:t xml:space="preserve">matrix with</w:t>
        </w:r>
      </w:ins>
      <w:ins w:id="21948" w:author="PR Preview" w:date="2026-01-01T00:00:00Z">
        <w:r>
          <w:t xml:space="preserve"> </w:t>
        </w:r>
      </w:ins>
      <m:oMath>
        <m:r>
          <m:t>p</m:t>
        </m:r>
      </m:oMath>
      <w:ins w:id="21949" w:author="PR Preview" w:date="2026-01-01T00:00:00Z">
        <w:r>
          <w:t xml:space="preserve"> </w:t>
        </w:r>
      </w:ins>
      <w:ins w:id="21950" w:author="PR Preview" w:date="2026-01-01T00:00:00Z">
        <w:r>
          <w:t xml:space="preserve">different eigenvalues is diagonalizable.</w:t>
        </w:r>
      </w:ins>
    </w:p>
    <w:bookmarkEnd w:id="651"/>
    <w:p>
      <w:pPr>
        <w:pStyle w:val="BodyText"/>
      </w:pPr>
      <w:ins w:id="21951" w:author="PR Preview" w:date="2026-01-01T00:00:00Z">
        <w:r>
          <w:rPr>
            <w:i/>
            <w:iCs/>
          </w:rPr>
          <w:t xml:space="preserve">Proof</w:t>
        </w:r>
      </w:ins>
      <w:ins w:id="21952" w:author="PR Preview" w:date="2026-01-01T00:00:00Z">
        <w:r>
          <w:t xml:space="preserve">. </w:t>
        </w:r>
      </w:ins>
      <w:ins w:id="21953" w:author="PR Preview" w:date="2026-01-01T00:00:00Z">
        <w:r>
          <w:t xml:space="preserve">Choose one eigenvector for each eigenvalue.</w:t>
        </w:r>
      </w:ins>
      <w:ins w:id="21954" w:author="PR Preview" w:date="2026-01-01T00:00:00Z">
        <w:r>
          <w:t xml:space="preserve"> </w:t>
        </w:r>
      </w:ins>
      <w:ins w:id="21955" w:author="PR Preview" w:date="2026-01-01T00:00:00Z">
        <w:r>
          <w:t xml:space="preserve">These</w:t>
        </w:r>
      </w:ins>
      <w:ins w:id="21956" w:author="PR Preview" w:date="2026-01-01T00:00:00Z">
        <w:r>
          <w:t xml:space="preserve"> </w:t>
        </w:r>
      </w:ins>
      <m:oMath>
        <m:r>
          <m:t>p</m:t>
        </m:r>
      </m:oMath>
      <w:ins w:id="21957" w:author="PR Preview" w:date="2026-01-01T00:00:00Z">
        <w:r>
          <w:t xml:space="preserve"> </w:t>
        </w:r>
      </w:ins>
      <w:ins w:id="21958" w:author="PR Preview" w:date="2026-01-01T00:00:00Z">
        <w:r>
          <w:t xml:space="preserve">eigenvectors are linearly independent (</w:t>
        </w:r>
      </w:ins>
      <w:hyperlink w:anchor="thm-eigenvectors-independent">
        <w:ins w:id="21959" w:author="PR Preview" w:date="2026-01-01T00:00:00Z">
          <w:r>
            <w:rPr>
              <w:rStyle w:val="Hyperlink"/>
            </w:rPr>
            <w:t xml:space="preserve">Theorem 115</w:t>
          </w:r>
        </w:ins>
      </w:hyperlink>
      <w:ins w:id="21960" w:author="PR Preview" w:date="2026-01-01T00:00:00Z">
        <w:r>
          <w:t xml:space="preserve">),</w:t>
        </w:r>
      </w:ins>
      <w:ins w:id="21961" w:author="PR Preview" w:date="2026-01-01T00:00:00Z">
        <w:r>
          <w:t xml:space="preserve"> </w:t>
        </w:r>
      </w:ins>
      <w:ins w:id="21962" w:author="PR Preview" w:date="2026-01-01T00:00:00Z">
        <w:r>
          <w:t xml:space="preserve">so the matrix is diagonalizable (</w:t>
        </w:r>
      </w:ins>
      <w:hyperlink w:anchor="thm-diagonalizable">
        <w:ins w:id="21963" w:author="PR Preview" w:date="2026-01-01T00:00:00Z">
          <w:r>
            <w:rPr>
              <w:rStyle w:val="Hyperlink"/>
            </w:rPr>
            <w:t xml:space="preserve">Theorem 116</w:t>
          </w:r>
        </w:ins>
      </w:hyperlink>
      <w:ins w:id="21964" w:author="PR Preview" w:date="2026-01-01T00:00:00Z">
        <w:r>
          <w:t xml:space="preserve">).</w:t>
        </w:r>
      </w:ins>
    </w:p>
    <w:bookmarkStart w:id="652" w:name="exm-distinct-diagonalizable"/>
    <w:p>
      <w:pPr>
        <w:pStyle w:val="BodyText"/>
      </w:pPr>
      <w:ins w:id="21965" w:author="PR Preview" w:date="2026-01-01T00:00:00Z">
        <w:r>
          <w:rPr>
            <w:b/>
            <w:bCs/>
          </w:rPr>
          <w:t xml:space="preserve">Example 208 (A triangular matrix with distinct diagonal entries)</w:t>
        </w:r>
      </w:ins>
      <w:ins w:id="21966" w:author="PR Preview" w:date="2026-01-01T00:00:00Z">
        <w:r>
          <w:t xml:space="preserve"> </w:t>
        </w:r>
      </w:ins>
      <m:oMath>
        <m:r>
          <m:rPr>
            <m:sty m:val="bi"/>
          </m:rPr>
          <m:t>U</m:t>
        </m:r>
      </m:oMath>
      <w:ins w:id="21967" w:author="PR Preview" w:date="2026-01-01T00:00:00Z">
        <w:r>
          <w:t xml:space="preserve"> </w:t>
        </w:r>
      </w:ins>
      <w:ins w:id="21968" w:author="PR Preview" w:date="2026-01-01T00:00:00Z">
        <w:r>
          <w:t xml:space="preserve">of</w:t>
        </w:r>
      </w:ins>
      <w:ins w:id="21969" w:author="PR Preview" w:date="2026-01-01T00:00:00Z">
        <w:r>
          <w:t xml:space="preserve"> </w:t>
        </w:r>
      </w:ins>
      <w:hyperlink w:anchor="exm-eigen-triangular">
        <w:ins w:id="21970" w:author="PR Preview" w:date="2026-01-01T00:00:00Z">
          <w:r>
            <w:rPr>
              <w:rStyle w:val="Hyperlink"/>
            </w:rPr>
            <w:t xml:space="preserve">Example 201</w:t>
          </w:r>
        </w:ins>
      </w:hyperlink>
      <w:ins w:id="21971" w:author="PR Preview" w:date="2026-01-01T00:00:00Z">
        <w:r>
          <w:t xml:space="preserve"> </w:t>
        </w:r>
      </w:ins>
      <w:ins w:id="21972" w:author="PR Preview" w:date="2026-01-01T00:00:00Z">
        <w:r>
          <w:t xml:space="preserve">has the three different eigenvalues</w:t>
        </w:r>
      </w:ins>
      <w:ins w:id="21973" w:author="PR Preview" w:date="2026-01-01T00:00:00Z">
        <w:r>
          <w:t xml:space="preserve"> </w:t>
        </w:r>
      </w:ins>
      <m:oMath>
        <m:r>
          <m:t>2</m:t>
        </m:r>
      </m:oMath>
      <w:ins w:id="21974" w:author="PR Preview" w:date="2026-01-01T00:00:00Z">
        <w:r>
          <w:t xml:space="preserve">,</w:t>
        </w:r>
      </w:ins>
      <w:ins w:id="21975" w:author="PR Preview" w:date="2026-01-01T00:00:00Z">
        <w:r>
          <w:t xml:space="preserve"> </w:t>
        </w:r>
      </w:ins>
      <m:oMath>
        <m:f>
          <m:fPr>
            <m:type m:val="lin"/>
          </m:fPr>
          <m:num>
            <m:r>
              <m:t>1</m:t>
            </m:r>
          </m:num>
          <m:den>
            <m:r>
              <m:t>2</m:t>
            </m:r>
          </m:den>
        </m:f>
      </m:oMath>
      <w:ins w:id="21976" w:author="PR Preview" w:date="2026-01-01T00:00:00Z">
        <w:r>
          <w:t xml:space="preserve"> </w:t>
        </w:r>
      </w:ins>
      <w:ins w:id="21977" w:author="PR Preview" w:date="2026-01-01T00:00:00Z">
        <w:r>
          <w:t xml:space="preserve">and</w:t>
        </w:r>
      </w:ins>
      <w:ins w:id="21978" w:author="PR Preview" w:date="2026-01-01T00:00:00Z">
        <w:r>
          <w:t xml:space="preserve"> </w:t>
        </w:r>
      </w:ins>
      <m:oMath>
        <m:r>
          <m:rPr>
            <m:sty m:val="p"/>
          </m:rPr>
          <m:t>−</m:t>
        </m:r>
        <m:r>
          <m:t>1</m:t>
        </m:r>
      </m:oMath>
      <w:ins w:id="21979" w:author="PR Preview" w:date="2026-01-01T00:00:00Z">
        <w:r>
          <w:t xml:space="preserve"> </w:t>
        </w:r>
      </w:ins>
      <w:ins w:id="21980" w:author="PR Preview" w:date="2026-01-01T00:00:00Z">
        <w:r>
          <w:t xml:space="preserve">(</w:t>
        </w:r>
      </w:ins>
      <w:hyperlink w:anchor="thm-eigen-triangular">
        <w:ins w:id="21981" w:author="PR Preview" w:date="2026-01-01T00:00:00Z">
          <w:r>
            <w:rPr>
              <w:rStyle w:val="Hyperlink"/>
            </w:rPr>
            <w:t xml:space="preserve">Theorem 112</w:t>
          </w:r>
        </w:ins>
      </w:hyperlink>
      <w:ins w:id="21982" w:author="PR Preview" w:date="2026-01-01T00:00:00Z">
        <w:r>
          <w:t xml:space="preserve">), so it is diagonalizable,</w:t>
        </w:r>
      </w:ins>
      <w:ins w:id="21983" w:author="PR Preview" w:date="2026-01-01T00:00:00Z">
        <w:r>
          <w:t xml:space="preserve"> </w:t>
        </w:r>
      </w:ins>
      <w:ins w:id="21984" w:author="PR Preview" w:date="2026-01-01T00:00:00Z">
        <w:r>
          <w:t xml:space="preserve">even though it is not symmetric, so</w:t>
        </w:r>
      </w:ins>
      <w:ins w:id="21985" w:author="PR Preview" w:date="2026-01-01T00:00:00Z">
        <w:r>
          <w:t xml:space="preserve"> </w:t>
        </w:r>
      </w:ins>
      <w:hyperlink w:anchor="thm-spectral">
        <w:ins w:id="21986" w:author="PR Preview" w:date="2026-01-01T00:00:00Z">
          <w:r>
            <w:rPr>
              <w:rStyle w:val="Hyperlink"/>
            </w:rPr>
            <w:t xml:space="preserve">Theorem 79</w:t>
          </w:r>
        </w:ins>
      </w:hyperlink>
      <w:ins w:id="21987" w:author="PR Preview" w:date="2026-01-01T00:00:00Z">
        <w:r>
          <w:t xml:space="preserve"> </w:t>
        </w:r>
      </w:ins>
      <w:ins w:id="21988" w:author="PR Preview" w:date="2026-01-01T00:00:00Z">
        <w:r>
          <w:t xml:space="preserve">does not apply to it.</w:t>
        </w:r>
      </w:ins>
      <w:ins w:id="21989" w:author="PR Preview" w:date="2026-01-01T00:00:00Z">
        <w:r>
          <w:t xml:space="preserve"> </w:t>
        </w:r>
      </w:ins>
      <w:ins w:id="21990" w:author="PR Preview" w:date="2026-01-01T00:00:00Z">
        <w:r>
          <w:t xml:space="preserve">The converse fails:</w:t>
        </w:r>
      </w:ins>
      <w:ins w:id="21991" w:author="PR Preview" w:date="2026-01-01T00:00:00Z">
        <w:r>
          <w:t xml:space="preserve"> </w:t>
        </w:r>
      </w:ins>
      <m:oMath>
        <m:sSub>
          <m:e>
            <m:r>
              <m:rPr>
                <m:sty m:val="bi"/>
              </m:rPr>
              <m:t>I</m:t>
            </m:r>
          </m:e>
          <m:sub>
            <m:r>
              <m:t>2</m:t>
            </m:r>
          </m:sub>
        </m:sSub>
      </m:oMath>
      <w:ins w:id="21992" w:author="PR Preview" w:date="2026-01-01T00:00:00Z">
        <w:r>
          <w:t xml:space="preserve"> </w:t>
        </w:r>
      </w:ins>
      <w:ins w:id="21993" w:author="PR Preview" w:date="2026-01-01T00:00:00Z">
        <w:r>
          <w:t xml:space="preserve">is diagonal, hence diagonalizable</w:t>
        </w:r>
      </w:ins>
      <w:ins w:id="21994" w:author="PR Preview" w:date="2026-01-01T00:00:00Z">
        <w:r>
          <w:t xml:space="preserve"> </w:t>
        </w:r>
      </w:ins>
      <w:ins w:id="21995"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21996" w:author="PR Preview" w:date="2026-01-01T00:00:00Z">
        <w:r>
          <w:t xml:space="preserve">),</w:t>
        </w:r>
      </w:ins>
      <w:ins w:id="21997" w:author="PR Preview" w:date="2026-01-01T00:00:00Z">
        <w:r>
          <w:t xml:space="preserve"> </w:t>
        </w:r>
      </w:ins>
      <w:ins w:id="21998" w:author="PR Preview" w:date="2026-01-01T00:00:00Z">
        <w:r>
          <w:t xml:space="preserve">but has only the eigenvalue</w:t>
        </w:r>
      </w:ins>
      <w:ins w:id="21999" w:author="PR Preview" w:date="2026-01-01T00:00:00Z">
        <w:r>
          <w:t xml:space="preserve"> </w:t>
        </w:r>
      </w:ins>
      <m:oMath>
        <m:r>
          <m:t>1</m:t>
        </m:r>
      </m:oMath>
      <w:ins w:id="22000" w:author="PR Preview" w:date="2026-01-01T00:00:00Z">
        <w:r>
          <w:t xml:space="preserve">.</w:t>
        </w:r>
      </w:ins>
    </w:p>
    <w:bookmarkEnd w:id="652"/>
    <w:bookmarkStart w:id="653" w:name="thm-diagonalizable-powers"/>
    <w:p>
      <w:pPr>
        <w:pStyle w:val="BodyText"/>
      </w:pPr>
      <w:ins w:id="22001" w:author="PR Preview" w:date="2026-01-01T00:00:00Z">
        <w:r>
          <w:rPr>
            <w:b/>
            <w:bCs/>
          </w:rPr>
          <w:t xml:space="preserve">Theorem 117 (Powers of a diagonalizable matrix)</w:t>
        </w:r>
      </w:ins>
      <w:ins w:id="22002" w:author="PR Preview" w:date="2026-01-01T00:00:00Z">
        <w:r>
          <w:t xml:space="preserve"> </w:t>
        </w:r>
      </w:ins>
      <w:ins w:id="22003" w:author="PR Preview" w:date="2026-01-01T00:00:00Z">
        <w:r>
          <w:t xml:space="preserve">If</w:t>
        </w:r>
      </w:ins>
      <w:ins w:id="22004"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22005" w:author="PR Preview" w:date="2026-01-01T00:00:00Z">
        <w:r>
          <w:t xml:space="preserve"> </w:t>
        </w:r>
      </w:ins>
      <w:ins w:id="22006" w:author="PR Preview" w:date="2026-01-01T00:00:00Z">
        <w:r>
          <w:t xml:space="preserve">(</w:t>
        </w:r>
      </w:ins>
      <w:hyperlink w:anchor="def-diagonalizable">
        <w:ins w:id="22007" w:author="PR Preview" w:date="2026-01-01T00:00:00Z">
          <w:r>
            <w:rPr>
              <w:rStyle w:val="Hyperlink"/>
            </w:rPr>
            <w:t xml:space="preserve">Definition 121</w:t>
          </w:r>
        </w:ins>
      </w:hyperlink>
      <w:ins w:id="22008" w:author="PR Preview" w:date="2026-01-01T00:00:00Z">
        <w:r>
          <w:t xml:space="preserve">)</w:t>
        </w:r>
      </w:ins>
      <w:ins w:id="22009" w:author="PR Preview" w:date="2026-01-01T00:00:00Z">
        <w:r>
          <w:t xml:space="preserve"> </w:t>
        </w:r>
      </w:ins>
      <w:ins w:id="22010" w:author="PR Preview" w:date="2026-01-01T00:00:00Z">
        <w:r>
          <w:t xml:space="preserve">with</w:t>
        </w:r>
      </w:ins>
      <w:ins w:id="22011"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22012" w:author="PR Preview" w:date="2026-01-01T00:00:00Z">
        <w:r>
          <w:t xml:space="preserve">,</w:t>
        </w:r>
      </w:ins>
      <w:ins w:id="22013" w:author="PR Preview" w:date="2026-01-01T00:00:00Z">
        <w:r>
          <w:t xml:space="preserve"> </w:t>
        </w:r>
      </w:ins>
      <w:ins w:id="22014" w:author="PR Preview" w:date="2026-01-01T00:00:00Z">
        <w:r>
          <w:t xml:space="preserve">then for every positive integer</w:t>
        </w:r>
      </w:ins>
      <w:ins w:id="22015" w:author="PR Preview" w:date="2026-01-01T00:00:00Z">
        <w:r>
          <w:t xml:space="preserve"> </w:t>
        </w:r>
      </w:ins>
      <m:oMath>
        <m:r>
          <m:t>k</m:t>
        </m:r>
      </m:oMath>
      <w:ins w:id="22016" w:author="PR Preview" w:date="2026-01-01T00:00:00Z">
        <w:r>
          <w:t xml:space="preserve">,</w:t>
        </w:r>
      </w:ins>
      <w:ins w:id="22017"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22018" w:author="PR Preview" w:date="2026-01-01T00:00:00Z">
        <w:r>
          <w:t xml:space="preserve"> </w:t>
        </w:r>
      </w:ins>
      <w:ins w:id="22019" w:author="PR Preview" w:date="2026-01-01T00:00:00Z">
        <w:r>
          <w:t xml:space="preserve">and</w:t>
        </w:r>
      </w:ins>
      <w:ins w:id="22020"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22021" w:author="PR Preview" w:date="2026-01-01T00:00:00Z">
        <w:r>
          <w:t xml:space="preserve">.</w:t>
        </w:r>
      </w:ins>
    </w:p>
    <w:bookmarkEnd w:id="65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4">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4" w:name="exm-diagonalizable-powers"/>
    <w:p>
      <w:pPr>
        <w:pStyle w:val="FirstParagraph"/>
      </w:pPr>
      <w:del w:id="22022" w:author="PR Preview" w:date="2026-01-01T00:00:00Z">
        <w:r>
          <w:rPr>
            <w:b/>
            <w:bCs/>
          </w:rPr>
          <w:delText xml:space="preserve">Example 207 (A closed form for the powers)</w:delText>
        </w:r>
      </w:del>
      <w:del w:id="22023" w:author="PR Preview" w:date="2026-01-01T00:00:00Z">
        <w:r>
          <w:delText xml:space="preserve"> </w:delText>
        </w:r>
      </w:del>
      <w:del w:id="22024" w:author="PR Preview" w:date="2026-01-01T00:00:00Z">
        <w:r>
          <w:delText xml:space="preserve">For</w:delText>
        </w:r>
      </w:del>
      <w:del w:id="220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026" w:author="PR Preview" w:date="2026-01-01T00:00:00Z">
        <w:r>
          <w:delText xml:space="preserve">,</w:delText>
        </w:r>
      </w:del>
      <w:del w:id="22027" w:author="PR Preview" w:date="2026-01-01T00:00:00Z">
        <w:r>
          <w:delText xml:space="preserve"> </w:delText>
        </w:r>
      </w:del>
      <w:del w:id="22028" w:author="PR Preview" w:date="2026-01-01T00:00:00Z">
        <w:r>
          <w:delText xml:space="preserve">with</w:delText>
        </w:r>
      </w:del>
      <w:del w:id="22029" w:author="PR Preview" w:date="2026-01-01T00:00:00Z">
        <w:r>
          <w:delText xml:space="preserve"> </w:delText>
        </w:r>
      </w:del>
      <m:oMath>
        <m:r>
          <m:rPr>
            <m:sty m:val="bi"/>
          </m:rPr>
          <m:t>X</m:t>
        </m:r>
      </m:oMath>
      <w:del w:id="22030" w:author="PR Preview" w:date="2026-01-01T00:00:00Z">
        <w:r>
          <w:delText xml:space="preserve"> </w:delText>
        </w:r>
      </w:del>
      <w:del w:id="22031" w:author="PR Preview" w:date="2026-01-01T00:00:00Z">
        <w:r>
          <w:delText xml:space="preserve">as in</w:delText>
        </w:r>
      </w:del>
      <w:del w:id="22032" w:author="PR Preview" w:date="2026-01-01T00:00:00Z">
        <w:r>
          <w:delText xml:space="preserve"> </w:delText>
        </w:r>
      </w:del>
      <w:hyperlink w:anchor="exm-thm-diagonalizable">
        <w:del w:id="22033" w:author="PR Preview" w:date="2026-01-01T00:00:00Z">
          <w:r>
            <w:rPr>
              <w:rStyle w:val="Hyperlink"/>
            </w:rPr>
            <w:delText xml:space="preserve">Example 205</w:delText>
          </w:r>
        </w:del>
      </w:hyperlink>
      <w:del w:id="22034" w:author="PR Preview" w:date="2026-01-01T00:00:00Z">
        <w:r>
          <w:delText xml:space="preserve"> </w:delText>
        </w:r>
      </w:del>
      <w:del w:id="22035" w:author="PR Preview" w:date="2026-01-01T00:00:00Z">
        <w:r>
          <w:delText xml:space="preserve">and</w:delText>
        </w:r>
      </w:del>
      <w:del w:id="22036"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22037" w:author="PR Preview" w:date="2026-01-01T00:00:00Z">
        <w:r>
          <w:delText xml:space="preserve"> </w:delText>
        </w:r>
      </w:del>
      <w:del w:id="22038" w:author="PR Preview" w:date="2026-01-01T00:00:00Z">
        <w:r>
          <w:delText xml:space="preserve">(</w:delText>
        </w:r>
      </w:del>
      <w:hyperlink w:anchor="exm-similar">
        <w:del w:id="22039" w:author="PR Preview" w:date="2026-01-01T00:00:00Z">
          <w:r>
            <w:rPr>
              <w:rStyle w:val="Hyperlink"/>
            </w:rPr>
            <w:delText xml:space="preserve">Example 201</w:delText>
          </w:r>
        </w:del>
      </w:hyperlink>
      <w:del w:id="22040"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del w:id="22041" w:author="PR Preview" w:date="2026-01-01T00:00:00Z">
        <w:r>
          <w:delText xml:space="preserve">For</w:delText>
        </w:r>
      </w:del>
      <w:del w:id="22042" w:author="PR Preview" w:date="2026-01-01T00:00:00Z">
        <w:r>
          <w:delText xml:space="preserve"> </w:delText>
        </w:r>
      </w:del>
      <m:oMath>
        <m:r>
          <m:t>k</m:t>
        </m:r>
        <m:r>
          <m:rPr>
            <m:sty m:val="p"/>
          </m:rPr>
          <m:t>=</m:t>
        </m:r>
        <m:r>
          <m:t>2</m:t>
        </m:r>
      </m:oMath>
      <w:del w:id="22043" w:author="PR Preview" w:date="2026-01-01T00:00:00Z">
        <w:r>
          <w:delText xml:space="preserve"> </w:delText>
        </w:r>
      </w:del>
      <w:del w:id="22044" w:author="PR Preview" w:date="2026-01-01T00:00:00Z">
        <w:r>
          <w:delText xml:space="preserve">this gives</w:delText>
        </w:r>
      </w:del>
      <w:del w:id="22045"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2046" w:author="PR Preview" w:date="2026-01-01T00:00:00Z">
        <w:r>
          <w:delText xml:space="preserve">,</w:delText>
        </w:r>
      </w:del>
      <w:del w:id="22047" w:author="PR Preview" w:date="2026-01-01T00:00:00Z">
        <w:r>
          <w:delText xml:space="preserve"> </w:delText>
        </w:r>
      </w:del>
      <w:del w:id="22048" w:author="PR Preview" w:date="2026-01-01T00:00:00Z">
        <w:r>
          <w:delText xml:space="preserve">which matches</w:delText>
        </w:r>
      </w:del>
      <w:del w:id="22049" w:author="PR Preview" w:date="2026-01-01T00:00:00Z">
        <w:r>
          <w:delText xml:space="preserve"> </w:delText>
        </w:r>
      </w:del>
      <m:oMath>
        <m:sSup>
          <m:e>
            <m:r>
              <m:rPr>
                <m:sty m:val="bi"/>
              </m:rPr>
              <m:t>A</m:t>
            </m:r>
          </m:e>
          <m:sup>
            <m:r>
              <m:t>2</m:t>
            </m:r>
          </m:sup>
        </m:sSup>
      </m:oMath>
      <w:del w:id="22050" w:author="PR Preview" w:date="2026-01-01T00:00:00Z">
        <w:r>
          <w:delText xml:space="preserve"> </w:delText>
        </w:r>
      </w:del>
      <w:del w:id="22051" w:author="PR Preview" w:date="2026-01-01T00:00:00Z">
        <w:r>
          <w:delText xml:space="preserve">in</w:delText>
        </w:r>
      </w:del>
      <w:del w:id="22052" w:author="PR Preview" w:date="2026-01-01T00:00:00Z">
        <w:r>
          <w:delText xml:space="preserve"> </w:delText>
        </w:r>
      </w:del>
      <w:hyperlink w:anchor="exm-eigen-shift-power">
        <w:del w:id="22053" w:author="PR Preview" w:date="2026-01-01T00:00:00Z">
          <w:r>
            <w:rPr>
              <w:rStyle w:val="Hyperlink"/>
            </w:rPr>
            <w:delText xml:space="preserve">Example 198</w:delText>
          </w:r>
        </w:del>
      </w:hyperlink>
      <w:del w:id="22054" w:author="PR Preview" w:date="2026-01-01T00:00:00Z">
        <w:r>
          <w:delText xml:space="preserve">.</w:delText>
        </w:r>
      </w:del>
    </w:p>
    <w:p>
      <w:pPr>
        <w:pStyle w:val="FirstParagraph"/>
      </w:pPr>
      <w:ins w:id="22055" w:author="PR Preview" w:date="2026-01-01T00:00:00Z">
        <w:r>
          <w:rPr>
            <w:b/>
            <w:bCs/>
          </w:rPr>
          <w:t xml:space="preserve">Example 209 (A closed form for the powers)</w:t>
        </w:r>
      </w:ins>
      <w:ins w:id="22056" w:author="PR Preview" w:date="2026-01-01T00:00:00Z">
        <w:r>
          <w:t xml:space="preserve"> </w:t>
        </w:r>
      </w:ins>
      <w:ins w:id="22057" w:author="PR Preview" w:date="2026-01-01T00:00:00Z">
        <w:r>
          <w:t xml:space="preserve">For</w:t>
        </w:r>
      </w:ins>
      <w:ins w:id="2205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059" w:author="PR Preview" w:date="2026-01-01T00:00:00Z">
        <w:r>
          <w:t xml:space="preserve">,</w:t>
        </w:r>
      </w:ins>
      <w:ins w:id="22060" w:author="PR Preview" w:date="2026-01-01T00:00:00Z">
        <w:r>
          <w:t xml:space="preserve"> </w:t>
        </w:r>
      </w:ins>
      <w:ins w:id="22061" w:author="PR Preview" w:date="2026-01-01T00:00:00Z">
        <w:r>
          <w:t xml:space="preserve">with</w:t>
        </w:r>
      </w:ins>
      <w:ins w:id="22062" w:author="PR Preview" w:date="2026-01-01T00:00:00Z">
        <w:r>
          <w:t xml:space="preserve"> </w:t>
        </w:r>
      </w:ins>
      <m:oMath>
        <m:r>
          <m:rPr>
            <m:sty m:val="bi"/>
          </m:rPr>
          <m:t>X</m:t>
        </m:r>
      </m:oMath>
      <w:ins w:id="22063" w:author="PR Preview" w:date="2026-01-01T00:00:00Z">
        <w:r>
          <w:t xml:space="preserve"> </w:t>
        </w:r>
      </w:ins>
      <w:ins w:id="22064" w:author="PR Preview" w:date="2026-01-01T00:00:00Z">
        <w:r>
          <w:t xml:space="preserve">as in</w:t>
        </w:r>
      </w:ins>
      <w:ins w:id="22065" w:author="PR Preview" w:date="2026-01-01T00:00:00Z">
        <w:r>
          <w:t xml:space="preserve"> </w:t>
        </w:r>
      </w:ins>
      <w:hyperlink w:anchor="exm-thm-diagonalizable">
        <w:ins w:id="22066" w:author="PR Preview" w:date="2026-01-01T00:00:00Z">
          <w:r>
            <w:rPr>
              <w:rStyle w:val="Hyperlink"/>
            </w:rPr>
            <w:t xml:space="preserve">Example 207</w:t>
          </w:r>
        </w:ins>
      </w:hyperlink>
      <w:ins w:id="22067" w:author="PR Preview" w:date="2026-01-01T00:00:00Z">
        <w:r>
          <w:t xml:space="preserve"> </w:t>
        </w:r>
      </w:ins>
      <w:ins w:id="22068" w:author="PR Preview" w:date="2026-01-01T00:00:00Z">
        <w:r>
          <w:t xml:space="preserve">and</w:t>
        </w:r>
      </w:ins>
      <w:ins w:id="22069"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22070" w:author="PR Preview" w:date="2026-01-01T00:00:00Z">
        <w:r>
          <w:t xml:space="preserve"> </w:t>
        </w:r>
      </w:ins>
      <w:ins w:id="22071" w:author="PR Preview" w:date="2026-01-01T00:00:00Z">
        <w:r>
          <w:t xml:space="preserve">(</w:t>
        </w:r>
      </w:ins>
      <w:hyperlink w:anchor="exm-similar">
        <w:ins w:id="22072" w:author="PR Preview" w:date="2026-01-01T00:00:00Z">
          <w:r>
            <w:rPr>
              <w:rStyle w:val="Hyperlink"/>
            </w:rPr>
            <w:t xml:space="preserve">Example 203</w:t>
          </w:r>
        </w:ins>
      </w:hyperlink>
      <w:ins w:id="22073"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117</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ins w:id="22074" w:author="PR Preview" w:date="2026-01-01T00:00:00Z">
        <w:r>
          <w:t xml:space="preserve">For</w:t>
        </w:r>
      </w:ins>
      <w:ins w:id="22075" w:author="PR Preview" w:date="2026-01-01T00:00:00Z">
        <w:r>
          <w:t xml:space="preserve"> </w:t>
        </w:r>
      </w:ins>
      <m:oMath>
        <m:r>
          <m:t>k</m:t>
        </m:r>
        <m:r>
          <m:rPr>
            <m:sty m:val="p"/>
          </m:rPr>
          <m:t>=</m:t>
        </m:r>
        <m:r>
          <m:t>2</m:t>
        </m:r>
      </m:oMath>
      <w:ins w:id="22076" w:author="PR Preview" w:date="2026-01-01T00:00:00Z">
        <w:r>
          <w:t xml:space="preserve"> </w:t>
        </w:r>
      </w:ins>
      <w:ins w:id="22077" w:author="PR Preview" w:date="2026-01-01T00:00:00Z">
        <w:r>
          <w:t xml:space="preserve">this gives</w:t>
        </w:r>
      </w:ins>
      <w:ins w:id="22078"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2079" w:author="PR Preview" w:date="2026-01-01T00:00:00Z">
        <w:r>
          <w:t xml:space="preserve">,</w:t>
        </w:r>
      </w:ins>
      <w:ins w:id="22080" w:author="PR Preview" w:date="2026-01-01T00:00:00Z">
        <w:r>
          <w:t xml:space="preserve"> </w:t>
        </w:r>
      </w:ins>
      <w:ins w:id="22081" w:author="PR Preview" w:date="2026-01-01T00:00:00Z">
        <w:r>
          <w:t xml:space="preserve">which matches</w:t>
        </w:r>
      </w:ins>
      <w:ins w:id="22082" w:author="PR Preview" w:date="2026-01-01T00:00:00Z">
        <w:r>
          <w:t xml:space="preserve"> </w:t>
        </w:r>
      </w:ins>
      <m:oMath>
        <m:sSup>
          <m:e>
            <m:r>
              <m:rPr>
                <m:sty m:val="bi"/>
              </m:rPr>
              <m:t>A</m:t>
            </m:r>
          </m:e>
          <m:sup>
            <m:r>
              <m:t>2</m:t>
            </m:r>
          </m:sup>
        </m:sSup>
      </m:oMath>
      <w:ins w:id="22083" w:author="PR Preview" w:date="2026-01-01T00:00:00Z">
        <w:r>
          <w:t xml:space="preserve"> </w:t>
        </w:r>
      </w:ins>
      <w:ins w:id="22084" w:author="PR Preview" w:date="2026-01-01T00:00:00Z">
        <w:r>
          <w:t xml:space="preserve">in</w:t>
        </w:r>
      </w:ins>
      <w:ins w:id="22085" w:author="PR Preview" w:date="2026-01-01T00:00:00Z">
        <w:r>
          <w:t xml:space="preserve"> </w:t>
        </w:r>
      </w:ins>
      <w:hyperlink w:anchor="exm-eigen-shift-power">
        <w:ins w:id="22086" w:author="PR Preview" w:date="2026-01-01T00:00:00Z">
          <w:r>
            <w:rPr>
              <w:rStyle w:val="Hyperlink"/>
            </w:rPr>
            <w:t xml:space="preserve">Example 200</w:t>
          </w:r>
        </w:ins>
      </w:hyperlink>
      <w:ins w:id="22087" w:author="PR Preview" w:date="2026-01-01T00:00:00Z">
        <w:r>
          <w:t xml:space="preserve">.</w:t>
        </w:r>
      </w:ins>
    </w:p>
    <w:bookmarkEnd w:id="654"/>
    <w:bookmarkEnd w:id="655"/>
    <w:bookmarkStart w:id="68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9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[88]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82</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8" w:name="thm-pd-gram"/>
    <w:p>
      <w:pPr>
        <w:pStyle w:val="BodyText"/>
      </w:pPr>
      <w:del w:id="22088" w:author="PR Preview" w:date="2026-01-01T00:00:00Z">
        <w:r>
          <w:rPr>
            <w:b/>
            <w:bCs/>
          </w:rPr>
          <w:delText xml:space="preserve">Theorem 117 (Definite matrices are Gram matrices)</w:delText>
        </w:r>
      </w:del>
      <w:del w:id="22089" w:author="PR Preview" w:date="2026-01-01T00:00:00Z">
        <w:r>
          <w:delText xml:space="preserve"> </w:delText>
        </w:r>
      </w:del>
      <w:del w:id="22090" w:author="PR Preview" w:date="2026-01-01T00:00:00Z">
        <w:r>
          <w:delText xml:space="preserve">Let</w:delText>
        </w:r>
      </w:del>
      <w:del w:id="22091" w:author="PR Preview" w:date="2026-01-01T00:00:00Z">
        <w:r>
          <w:delText xml:space="preserve"> </w:delText>
        </w:r>
      </w:del>
      <m:oMath>
        <m:r>
          <m:rPr>
            <m:sty m:val="bi"/>
          </m:rPr>
          <m:t>A</m:t>
        </m:r>
      </m:oMath>
      <w:del w:id="22092" w:author="PR Preview" w:date="2026-01-01T00:00:00Z">
        <w:r>
          <w:delText xml:space="preserve"> </w:delText>
        </w:r>
      </w:del>
      <w:del w:id="22093" w:author="PR Preview" w:date="2026-01-01T00:00:00Z">
        <w:r>
          <w:delText xml:space="preserve">be a</w:delText>
        </w:r>
      </w:del>
      <w:del w:id="22094" w:author="PR Preview" w:date="2026-01-01T00:00:00Z">
        <w:r>
          <w:delText xml:space="preserve"> </w:delText>
        </w:r>
      </w:del>
      <m:oMath>
        <m:r>
          <m:t>p</m:t>
        </m:r>
        <m:r>
          <m:rPr>
            <m:sty m:val="p"/>
          </m:rPr>
          <m:t>×</m:t>
        </m:r>
        <m:r>
          <m:t>p</m:t>
        </m:r>
      </m:oMath>
      <w:del w:id="22095" w:author="PR Preview" w:date="2026-01-01T00:00:00Z">
        <w:r>
          <w:delText xml:space="preserve"> </w:delText>
        </w:r>
      </w:del>
      <w:del w:id="22096" w:author="PR Preview" w:date="2026-01-01T00:00:00Z">
        <w:r>
          <w:delText xml:space="preserve">matrix.</w:delText>
        </w:r>
      </w:del>
    </w:p>
    <w:p>
      <w:pPr>
        <w:pStyle w:val="BodyText"/>
      </w:pPr>
      <w:ins w:id="22097" w:author="PR Preview" w:date="2026-01-01T00:00:00Z">
        <w:r>
          <w:rPr>
            <w:b/>
            <w:bCs/>
          </w:rPr>
          <w:t xml:space="preserve">Theorem 118 (Definite matrices are Gram matrices)</w:t>
        </w:r>
      </w:ins>
      <w:ins w:id="22098" w:author="PR Preview" w:date="2026-01-01T00:00:00Z">
        <w:r>
          <w:t xml:space="preserve"> </w:t>
        </w:r>
      </w:ins>
      <w:ins w:id="22099" w:author="PR Preview" w:date="2026-01-01T00:00:00Z">
        <w:r>
          <w:t xml:space="preserve">Let</w:t>
        </w:r>
      </w:ins>
      <w:ins w:id="22100" w:author="PR Preview" w:date="2026-01-01T00:00:00Z">
        <w:r>
          <w:t xml:space="preserve"> </w:t>
        </w:r>
      </w:ins>
      <m:oMath>
        <m:r>
          <m:rPr>
            <m:sty m:val="bi"/>
          </m:rPr>
          <m:t>A</m:t>
        </m:r>
      </m:oMath>
      <w:ins w:id="22101" w:author="PR Preview" w:date="2026-01-01T00:00:00Z">
        <w:r>
          <w:t xml:space="preserve"> </w:t>
        </w:r>
      </w:ins>
      <w:ins w:id="22102" w:author="PR Preview" w:date="2026-01-01T00:00:00Z">
        <w:r>
          <w:t xml:space="preserve">be a</w:t>
        </w:r>
      </w:ins>
      <w:ins w:id="22103" w:author="PR Preview" w:date="2026-01-01T00:00:00Z">
        <w:r>
          <w:t xml:space="preserve"> </w:t>
        </w:r>
      </w:ins>
      <m:oMath>
        <m:r>
          <m:t>p</m:t>
        </m:r>
        <m:r>
          <m:rPr>
            <m:sty m:val="p"/>
          </m:rPr>
          <m:t>×</m:t>
        </m:r>
        <m:r>
          <m:t>p</m:t>
        </m:r>
      </m:oMath>
      <w:ins w:id="22104" w:author="PR Preview" w:date="2026-01-01T00:00:00Z">
        <w:r>
          <w:t xml:space="preserve"> </w:t>
        </w:r>
      </w:ins>
      <w:ins w:id="22105" w:author="PR Preview" w:date="2026-01-01T00:00:00Z">
        <w:r>
          <w:t xml:space="preserve">matrix.</w:t>
        </w:r>
      </w:ins>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del w:id="22106" w:author="PR Preview" w:date="2026-01-01T00:00:00Z">
        <w:r>
          <w:delTex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delText>
        </w:r>
      </w:del>
    </w:p>
    <w:p>
      <w:pPr>
        <w:pStyle w:val="FirstParagraph"/>
      </w:pPr>
      <w:del w:id="22107" w:author="PR Preview" w:date="2026-01-01T00:00:00Z">
        <w:r>
          <w:delText xml:space="preserve">If the columns of</w:delText>
        </w:r>
      </w:del>
      <w:del w:id="22108" w:author="PR Preview" w:date="2026-01-01T00:00:00Z">
        <w:r>
          <w:delText xml:space="preserve"> </w:delText>
        </w:r>
      </w:del>
      <m:oMath>
        <m:r>
          <m:rPr>
            <m:sty m:val="bi"/>
          </m:rPr>
          <m:t>B</m:t>
        </m:r>
      </m:oMath>
      <w:del w:id="22109" w:author="PR Preview" w:date="2026-01-01T00:00:00Z">
        <w:r>
          <w:delText xml:space="preserve"> </w:delText>
        </w:r>
      </w:del>
      <w:del w:id="22110" w:author="PR Preview" w:date="2026-01-01T00:00:00Z">
        <w:r>
          <w:delText xml:space="preserve">are linearly independent,</w:delText>
        </w:r>
      </w:del>
      <w:del w:id="22111" w:author="PR Preview" w:date="2026-01-01T00:00:00Z">
        <w:r>
          <w:delText xml:space="preserve"> </w:delText>
        </w:r>
      </w:del>
      <w:del w:id="22112" w:author="PR Preview" w:date="2026-01-01T00:00:00Z">
        <w:r>
          <w:delText xml:space="preserve">then</w:delText>
        </w:r>
      </w:del>
      <w:del w:id="22113" w:author="PR Preview" w:date="2026-01-01T00:00:00Z">
        <w:r>
          <w:delText xml:space="preserve"> </w:delText>
        </w:r>
      </w:del>
      <w:del w:id="22114" w:author="PR Preview" w:date="2026-01-01T00:00:00Z">
        <w:r>
          <w:delText xml:space="preserve">$\mathcal{N}(\mathbf{B}) = \mathopen{}\left\{\mathord{\smash[b]{\underset{\raise.3ex\hbox{$\scriptstyle\sim$}}{0}}\vphantom{0}}\right\}\mathclose{}$</w:delText>
        </w:r>
      </w:del>
      <w:del w:id="22115" w:author="PR Preview" w:date="2026-01-01T00:00:00Z">
        <w:r>
          <w:delText xml:space="preserve"> </w:delText>
        </w:r>
      </w:del>
      <w:del w:id="22116" w:author="PR Preview" w:date="2026-01-01T00:00:00Z">
        <w:r>
          <w:delText xml:space="preserve">(</w:delText>
        </w:r>
      </w:del>
      <w:del w:id="22117" w:author="PR Preview" w:date="2026-01-01T00:00:00Z">
        <w:r>
          <w:delText xml:space="preserve">$\mathbf{B} \mathord{\smash[b]{\underset{\raise.3ex\hbox{$\scriptstyle\sim$}}{x}}\vphantom{x}}$</w:delText>
        </w:r>
      </w:del>
      <w:del w:id="22118" w:author="PR Preview" w:date="2026-01-01T00:00:00Z">
        <w:r>
          <w:delText xml:space="preserve"> </w:delText>
        </w:r>
      </w:del>
      <w:del w:id="22119" w:author="PR Preview" w:date="2026-01-01T00:00:00Z">
        <w:r>
          <w:delText xml:space="preserve">is the combination of the columns with coefficients</w:delText>
        </w:r>
      </w:del>
      <w:del w:id="22120" w:author="PR Preview" w:date="2026-01-01T00:00:00Z">
        <w:r>
          <w:delText xml:space="preserve"> </w:delText>
        </w:r>
      </w:del>
      <m:oMath>
        <m:sSub>
          <m:e>
            <m:r>
              <m:t>x</m:t>
            </m:r>
          </m:e>
          <m:sub>
            <m:r>
              <m:t>j</m:t>
            </m:r>
          </m:sub>
        </m:sSub>
      </m:oMath>
      <w:del w:id="22121" w:author="PR Preview" w:date="2026-01-01T00:00:00Z">
        <w:r>
          <w:delText xml:space="preserve">,</w:delText>
        </w:r>
      </w:del>
      <w:del w:id="22122" w:author="PR Preview" w:date="2026-01-01T00:00:00Z">
        <w:r>
          <w:delText xml:space="preserve"> </w:delText>
        </w:r>
      </w:del>
      <w:hyperlink w:anchor="thm-matvec-columns">
        <w:del w:id="22123" w:author="PR Preview" w:date="2026-01-01T00:00:00Z">
          <w:r>
            <w:rPr>
              <w:rStyle w:val="Hyperlink"/>
            </w:rPr>
            <w:delText xml:space="preserve">Theorem 23</w:delText>
          </w:r>
        </w:del>
      </w:hyperlink>
      <w:del w:id="22124" w:author="PR Preview" w:date="2026-01-01T00:00:00Z">
        <w:r>
          <w:delText xml:space="preserve">,</w:delText>
        </w:r>
      </w:del>
      <w:del w:id="22125" w:author="PR Preview" w:date="2026-01-01T00:00:00Z">
        <w:r>
          <w:delText xml:space="preserve"> </w:delText>
        </w:r>
      </w:del>
      <w:del w:id="22126" w:author="PR Preview" w:date="2026-01-01T00:00:00Z">
        <w:r>
          <w:delText xml:space="preserve">and only the zero combination is</w:delText>
        </w:r>
      </w:del>
      <w:del w:id="22127" w:author="PR Preview" w:date="2026-01-01T00:00:00Z">
        <w:r>
          <w:delText xml:space="preserve"> </w:delText>
        </w:r>
      </w:del>
      <w:del w:id="22128" w:author="PR Preview" w:date="2026-01-01T00:00:00Z">
        <w:r>
          <w:delText xml:space="preserve">$\mathord{\smash[b]{\underset{\raise.3ex\hbox{$\scriptstyle\sim$}}{0}}\vphantom{0}}$</w:delText>
        </w:r>
      </w:del>
      <w:del w:id="22129" w:author="PR Preview" w:date="2026-01-01T00:00:00Z">
        <w:r>
          <w:delText xml:space="preserve">,</w:delText>
        </w:r>
      </w:del>
      <w:del w:id="22130" w:author="PR Preview" w:date="2026-01-01T00:00:00Z">
        <w:r>
          <w:delText xml:space="preserve"> </w:delText>
        </w:r>
      </w:del>
      <w:hyperlink w:anchor="def-linearly-independent">
        <w:del w:id="22131" w:author="PR Preview" w:date="2026-01-01T00:00:00Z">
          <w:r>
            <w:rPr>
              <w:rStyle w:val="Hyperlink"/>
            </w:rPr>
            <w:delText xml:space="preserve">Definition 43</w:delText>
          </w:r>
        </w:del>
      </w:hyperlink>
      <w:del w:id="22132" w:author="PR Preview" w:date="2026-01-01T00:00:00Z">
        <w:r>
          <w:delText xml:space="preserve">),</w:delText>
        </w:r>
      </w:del>
      <w:del w:id="22133" w:author="PR Preview" w:date="2026-01-01T00:00:00Z">
        <w:r>
          <w:delText xml:space="preserve"> </w:delText>
        </w:r>
      </w:del>
      <w:del w:id="22134" w:author="PR Preview" w:date="2026-01-01T00:00:00Z">
        <w:r>
          <w:delText xml:space="preserve">so for</w:delText>
        </w:r>
      </w:del>
      <w:del w:id="22135" w:author="PR Preview" w:date="2026-01-01T00:00:00Z">
        <w:r>
          <w:delText xml:space="preserve"> </w:delText>
        </w:r>
      </w:del>
      <w:del w:id="22136" w:author="PR Preview" w:date="2026-01-01T00:00:00Z">
        <w:r>
          <w:delText xml:space="preserve">$\mathord{\smash[b]{\underset{\raise.3ex\hbox{$\scriptstyle\sim$}}{x}}\vphantom{x}}\ne \mathord{\smash[b]{\underset{\raise.3ex\hbox{$\scriptstyle\sim$}}{0}}\vphantom{0}}$</w:delText>
        </w:r>
      </w:del>
      <w:del w:id="22137" w:author="PR Preview" w:date="2026-01-01T00:00:00Z">
        <w:r>
          <w:delText xml:space="preserve">,</w:delText>
        </w:r>
      </w:del>
      <w:del w:id="22138" w:author="PR Preview" w:date="2026-01-01T00:00:00Z">
        <w:r>
          <w:delText xml:space="preserve"> </w:delText>
        </w:r>
      </w:del>
      <w:del w:id="22139" w:author="PR Preview" w:date="2026-01-01T00:00:00Z">
        <w:r>
          <w:delText xml:space="preserve">$\mathbf{B} \mathord{\smash[b]{\underset{\raise.3ex\hbox{$\scriptstyle\sim$}}{x}}\vphantom{x}}\ne \mathord{\smash[b]{\underset{\raise.3ex\hbox{$\scriptstyle\sim$}}{0}}\vphantom{0}}$</w:delText>
        </w:r>
      </w:del>
      <w:del w:id="22140" w:author="PR Preview" w:date="2026-01-01T00:00:00Z">
        <w:r>
          <w:delText xml:space="preserve"> </w:delText>
        </w:r>
      </w:del>
      <w:del w:id="22141" w:author="PR Preview" w:date="2026-01-01T00:00:00Z">
        <w:r>
          <w:delText xml:space="preserve">and</w:delText>
        </w:r>
      </w:del>
      <w:del w:id="22142" w:author="PR Preview" w:date="2026-01-01T00:00:00Z">
        <w:r>
          <w:delText xml:space="preserve"> </w:delText>
        </w:r>
      </w:del>
      <w:del w:id="22143" w:author="PR Preview" w:date="2026-01-01T00:00:00Z">
        <w:r>
          <w:delText xml:space="preserve">$\mathopen{}\left\lVert\mathbf{B} \mathord{\smash[b]{\underset{\raise.3ex\hbox{$\scriptstyle\sim$}}{x}}\vphantom{x}}\right\rVert\mathclose{}^2 &gt; 0$</w:delText>
        </w:r>
      </w:del>
      <w:del w:id="22144" w:author="PR Preview" w:date="2026-01-01T00:00:00Z">
        <w:r>
          <w:delText xml:space="preserve"> </w:delText>
        </w:r>
      </w:del>
      <w:del w:id="22145" w:author="PR Preview" w:date="2026-01-01T00:00:00Z">
        <w:r>
          <w:delText xml:space="preserve">(</w:delText>
        </w:r>
      </w:del>
      <w:hyperlink w:anchor="thm-norm-properties">
        <w:del w:id="22146" w:author="PR Preview" w:date="2026-01-01T00:00:00Z">
          <w:r>
            <w:rPr>
              <w:rStyle w:val="Hyperlink"/>
            </w:rPr>
            <w:delText xml:space="preserve">Theorem 56</w:delText>
          </w:r>
        </w:del>
      </w:hyperlink>
      <w:del w:id="22147" w:author="PR Preview" w:date="2026-01-01T00:00:00Z">
        <w:r>
          <w:delText xml:space="preserve">, part 1).</w:delText>
        </w:r>
      </w:del>
    </w:p>
    <w:p>
      <w:pPr>
        <w:pStyle w:val="BodyText"/>
      </w:pPr>
      <w:del w:id="22148" w:author="PR Preview" w:date="2026-01-01T00:00:00Z">
        <w:r>
          <w:rPr>
            <w:b/>
            <w:bCs/>
          </w:rPr>
          <w:delText xml:space="preserve">Only if.</w:delText>
        </w:r>
      </w:del>
      <w:del w:id="22149" w:author="PR Preview" w:date="2026-01-01T00:00:00Z">
        <w:r>
          <w:delText xml:space="preserve"> </w:delText>
        </w:r>
      </w:del>
      <w:del w:id="22150" w:author="PR Preview" w:date="2026-01-01T00:00:00Z">
        <w:r>
          <w:delText xml:space="preserve">Let</w:delText>
        </w:r>
      </w:del>
      <w:del w:id="22151" w:author="PR Preview" w:date="2026-01-01T00:00:00Z">
        <w:r>
          <w:delText xml:space="preserve"> </w:delText>
        </w:r>
      </w:del>
      <m:oMath>
        <m:r>
          <m:rPr>
            <m:sty m:val="bi"/>
          </m:rPr>
          <m:t>A</m:t>
        </m:r>
      </m:oMath>
      <w:del w:id="22152" w:author="PR Preview" w:date="2026-01-01T00:00:00Z">
        <w:r>
          <w:delText xml:space="preserve"> </w:delText>
        </w:r>
      </w:del>
      <w:del w:id="22153" w:author="PR Preview" w:date="2026-01-01T00:00:00Z">
        <w:r>
          <w:delText xml:space="preserve">be positive semidefinite.</w:delText>
        </w:r>
      </w:del>
      <w:del w:id="22154" w:author="PR Preview" w:date="2026-01-01T00:00:00Z">
        <w:r>
          <w:delText xml:space="preserve"> </w:delText>
        </w:r>
      </w:del>
      <w:del w:id="22155" w:author="PR Preview" w:date="2026-01-01T00:00:00Z">
        <w:r>
          <w:delText xml:space="preserve">It is symmetric, so</w:delText>
        </w:r>
      </w:del>
      <w:del w:id="22156"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22157" w:author="PR Preview" w:date="2026-01-01T00:00:00Z">
        <w:r>
          <w:delText xml:space="preserve"> </w:delText>
        </w:r>
      </w:del>
      <w:del w:id="22158" w:author="PR Preview" w:date="2026-01-01T00:00:00Z">
        <w:r>
          <w:delText xml:space="preserve">(</w:delText>
        </w:r>
      </w:del>
      <w:hyperlink w:anchor="thm-spectral">
        <w:del w:id="22159" w:author="PR Preview" w:date="2026-01-01T00:00:00Z">
          <w:r>
            <w:rPr>
              <w:rStyle w:val="Hyperlink"/>
            </w:rPr>
            <w:delText xml:space="preserve">Theorem 78</w:delText>
          </w:r>
        </w:del>
      </w:hyperlink>
      <w:del w:id="22160" w:author="PR Preview" w:date="2026-01-01T00:00:00Z">
        <w:r>
          <w:delText xml:space="preserve">),</w:delText>
        </w:r>
      </w:del>
      <w:del w:id="22161" w:author="PR Preview" w:date="2026-01-01T00:00:00Z">
        <w:r>
          <w:delText xml:space="preserve"> </w:delText>
        </w:r>
      </w:del>
      <w:del w:id="22162" w:author="PR Preview" w:date="2026-01-01T00:00:00Z">
        <w:r>
          <w:delText xml:space="preserve">and every</w:delText>
        </w:r>
      </w:del>
      <w:del w:id="22163" w:author="PR Preview" w:date="2026-01-01T00:00:00Z">
        <w:r>
          <w:delText xml:space="preserve"> </w:delText>
        </w:r>
      </w:del>
      <m:oMath>
        <m:sSub>
          <m:e>
            <m:r>
              <m:t>λ</m:t>
            </m:r>
          </m:e>
          <m:sub>
            <m:r>
              <m:t>i</m:t>
            </m:r>
          </m:sub>
        </m:sSub>
        <m:r>
          <m:rPr>
            <m:sty m:val="p"/>
          </m:rPr>
          <m:t>≥</m:t>
        </m:r>
        <m:r>
          <m:t>0</m:t>
        </m:r>
      </m:oMath>
      <w:del w:id="22164" w:author="PR Preview" w:date="2026-01-01T00:00:00Z">
        <w:r>
          <w:delText xml:space="preserve"> </w:delText>
        </w:r>
      </w:del>
      <w:del w:id="22165" w:author="PR Preview" w:date="2026-01-01T00:00:00Z">
        <w:r>
          <w:delText xml:space="preserve">(</w:delText>
        </w:r>
      </w:del>
      <w:hyperlink w:anchor="thm-definite-eigenvalues">
        <w:del w:id="22166" w:author="PR Preview" w:date="2026-01-01T00:00:00Z">
          <w:r>
            <w:rPr>
              <w:rStyle w:val="Hyperlink"/>
            </w:rPr>
            <w:delText xml:space="preserve">Theorem 81</w:delText>
          </w:r>
        </w:del>
      </w:hyperlink>
      <w:del w:id="22167" w:author="PR Preview" w:date="2026-01-01T00:00:00Z">
        <w:r>
          <w:delText xml:space="preserve">).</w:delText>
        </w:r>
      </w:del>
      <w:del w:id="22168" w:author="PR Preview" w:date="2026-01-01T00:00:00Z">
        <w:r>
          <w:delText xml:space="preserve"> </w:delText>
        </w:r>
      </w:del>
      <w:del w:id="22169" w:author="PR Preview" w:date="2026-01-01T00:00:00Z">
        <w:r>
          <w:delText xml:space="preserve">Let</w:delText>
        </w:r>
      </w:del>
      <w:del w:id="22170"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22171" w:author="PR Preview" w:date="2026-01-01T00:00:00Z">
        <w:r>
          <w:delText xml:space="preserve">,</w:delText>
        </w:r>
      </w:del>
      <w:del w:id="22172" w:author="PR Preview" w:date="2026-01-01T00:00:00Z">
        <w:r>
          <w:delText xml:space="preserve"> </w:delText>
        </w:r>
      </w:del>
      <w:del w:id="22173" w:author="PR Preview" w:date="2026-01-01T00:00:00Z">
        <w:r>
          <w:delText xml:space="preserve">which is symmetric, with</w:delText>
        </w:r>
      </w:del>
      <w:del w:id="22174"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22175" w:author="PR Preview" w:date="2026-01-01T00:00:00Z">
        <w:r>
          <w:delText xml:space="preserve"> </w:delText>
        </w:r>
      </w:del>
      <w:del w:id="22176" w:author="PR Preview" w:date="2026-01-01T00:00:00Z">
        <w:r>
          <w:delText xml:space="preserve">(the product of diagonal matrices multiplies their diagonals, as in the proof of</w:delText>
        </w:r>
      </w:del>
      <w:del w:id="22177" w:author="PR Preview" w:date="2026-01-01T00:00:00Z">
        <w:r>
          <w:delText xml:space="preserve"> </w:delText>
        </w:r>
      </w:del>
      <w:hyperlink w:anchor="thm-diagonalizable-powers">
        <w:del w:id="22178" w:author="PR Preview" w:date="2026-01-01T00:00:00Z">
          <w:r>
            <w:rPr>
              <w:rStyle w:val="Hyperlink"/>
            </w:rPr>
            <w:delText xml:space="preserve">Theorem 116</w:delText>
          </w:r>
        </w:del>
      </w:hyperlink>
      <w:del w:id="22179" w:author="PR Preview" w:date="2026-01-01T00:00:00Z">
        <w:r>
          <w:delText xml:space="preserve">),</w:delText>
        </w:r>
      </w:del>
      <w:del w:id="22180" w:author="PR Preview" w:date="2026-01-01T00:00:00Z">
        <w:r>
          <w:delText xml:space="preserve"> </w:delText>
        </w:r>
      </w:del>
      <w:del w:id="22181" w:author="PR Preview" w:date="2026-01-01T00:00:00Z">
        <w:r>
          <w:delText xml:space="preserve">and let</w:delText>
        </w:r>
      </w:del>
      <w:del w:id="22182"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22183"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del w:id="22184" w:author="PR Preview" w:date="2026-01-01T00:00:00Z">
        <w:r>
          <w:delText xml:space="preserve">If</w:delText>
        </w:r>
      </w:del>
      <w:del w:id="22185" w:author="PR Preview" w:date="2026-01-01T00:00:00Z">
        <w:r>
          <w:delText xml:space="preserve"> </w:delText>
        </w:r>
      </w:del>
      <m:oMath>
        <m:r>
          <m:rPr>
            <m:sty m:val="bi"/>
          </m:rPr>
          <m:t>A</m:t>
        </m:r>
      </m:oMath>
      <w:del w:id="22186" w:author="PR Preview" w:date="2026-01-01T00:00:00Z">
        <w:r>
          <w:delText xml:space="preserve"> </w:delText>
        </w:r>
      </w:del>
      <w:del w:id="22187" w:author="PR Preview" w:date="2026-01-01T00:00:00Z">
        <w:r>
          <w:delText xml:space="preserve">is positive definite, it is positive semidefinite (</w:delText>
        </w:r>
      </w:del>
      <w:hyperlink w:anchor="rem-positive-definite-symmetry">
        <w:del w:id="22188" w:author="PR Preview" w:date="2026-01-01T00:00:00Z">
          <w:r>
            <w:rPr>
              <w:rStyle w:val="Hyperlink"/>
            </w:rPr>
            <w:delText xml:space="preserve">Remark 44</w:delText>
          </w:r>
        </w:del>
      </w:hyperlink>
      <w:del w:id="22189" w:author="PR Preview" w:date="2026-01-01T00:00:00Z">
        <w:r>
          <w:delText xml:space="preserve">),</w:delText>
        </w:r>
      </w:del>
      <w:del w:id="22190" w:author="PR Preview" w:date="2026-01-01T00:00:00Z">
        <w:r>
          <w:delText xml:space="preserve"> </w:delText>
        </w:r>
      </w:del>
      <w:del w:id="22191" w:author="PR Preview" w:date="2026-01-01T00:00:00Z">
        <w:r>
          <w:delText xml:space="preserve">so the same</w:delText>
        </w:r>
      </w:del>
      <w:del w:id="22192" w:author="PR Preview" w:date="2026-01-01T00:00:00Z">
        <w:r>
          <w:delText xml:space="preserve"> </w:delText>
        </w:r>
      </w:del>
      <m:oMath>
        <m:r>
          <m:rPr>
            <m:sty m:val="bi"/>
          </m:rPr>
          <m:t>B</m:t>
        </m:r>
      </m:oMath>
      <w:del w:id="22193" w:author="PR Preview" w:date="2026-01-01T00:00:00Z">
        <w:r>
          <w:delText xml:space="preserve"> </w:delText>
        </w:r>
      </w:del>
      <w:del w:id="22194" w:author="PR Preview" w:date="2026-01-01T00:00:00Z">
        <w:r>
          <w:delText xml:space="preserve">gives</w:delText>
        </w:r>
      </w:del>
      <w:del w:id="22195"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22196" w:author="PR Preview" w:date="2026-01-01T00:00:00Z">
        <w:r>
          <w:delText xml:space="preserve">; and every</w:delText>
        </w:r>
      </w:del>
      <w:del w:id="22197" w:author="PR Preview" w:date="2026-01-01T00:00:00Z">
        <w:r>
          <w:delText xml:space="preserve"> </w:delText>
        </w:r>
      </w:del>
      <m:oMath>
        <m:sSub>
          <m:e>
            <m:r>
              <m:t>λ</m:t>
            </m:r>
          </m:e>
          <m:sub>
            <m:r>
              <m:t>i</m:t>
            </m:r>
          </m:sub>
        </m:sSub>
        <m:r>
          <m:rPr>
            <m:sty m:val="p"/>
          </m:rPr>
          <m:t>&gt;</m:t>
        </m:r>
        <m:r>
          <m:t>0</m:t>
        </m:r>
      </m:oMath>
      <w:del w:id="22198" w:author="PR Preview" w:date="2026-01-01T00:00:00Z">
        <w:r>
          <w:delText xml:space="preserve"> </w:delText>
        </w:r>
      </w:del>
      <w:del w:id="22199" w:author="PR Preview" w:date="2026-01-01T00:00:00Z">
        <w:r>
          <w:delText xml:space="preserve">(</w:delText>
        </w:r>
      </w:del>
      <w:hyperlink w:anchor="thm-definite-eigenvalues">
        <w:del w:id="22200" w:author="PR Preview" w:date="2026-01-01T00:00:00Z">
          <w:r>
            <w:rPr>
              <w:rStyle w:val="Hyperlink"/>
            </w:rPr>
            <w:delText xml:space="preserve">Theorem 81</w:delText>
          </w:r>
        </w:del>
      </w:hyperlink>
      <w:del w:id="22201" w:author="PR Preview" w:date="2026-01-01T00:00:00Z">
        <w:r>
          <w:delText xml:space="preserve">),</w:delText>
        </w:r>
      </w:del>
      <w:del w:id="22202" w:author="PR Preview" w:date="2026-01-01T00:00:00Z">
        <w:r>
          <w:delText xml:space="preserve"> </w:delText>
        </w:r>
      </w:del>
      <w:del w:id="22203" w:author="PR Preview" w:date="2026-01-01T00:00:00Z">
        <w:r>
          <w:delText xml:space="preserve">so</w:delText>
        </w:r>
      </w:del>
      <w:del w:id="22204" w:author="PR Preview" w:date="2026-01-01T00:00:00Z">
        <w:r>
          <w:delText xml:space="preserve"> </w:delText>
        </w:r>
      </w:del>
      <m:oMath>
        <m:sSup>
          <m:e>
            <m:r>
              <m:rPr>
                <m:sty m:val="b"/>
              </m:rPr>
              <m:t>Λ</m:t>
            </m:r>
          </m:e>
          <m:sup>
            <m:r>
              <m:t>1</m:t>
            </m:r>
            <m:r>
              <m:rPr>
                <m:sty m:val="p"/>
              </m:rPr>
              <m:t>/</m:t>
            </m:r>
            <m:r>
              <m:t>2</m:t>
            </m:r>
          </m:sup>
        </m:sSup>
      </m:oMath>
      <w:del w:id="22205" w:author="PR Preview" w:date="2026-01-01T00:00:00Z">
        <w:r>
          <w:delText xml:space="preserve"> </w:delText>
        </w:r>
      </w:del>
      <w:del w:id="22206" w:author="PR Preview" w:date="2026-01-01T00:00:00Z">
        <w:r>
          <w:delText xml:space="preserve">is diagonal with nonzero diagonal, and invertible</w:delText>
        </w:r>
      </w:del>
      <w:del w:id="22207" w:author="PR Preview" w:date="2026-01-01T00:00:00Z">
        <w:r>
          <w:delText xml:space="preserve"> </w:delText>
        </w:r>
      </w:del>
      <w:del w:id="22208" w:author="PR Preview" w:date="2026-01-01T00:00:00Z">
        <w:r>
          <w:delText xml:space="preserve">(its inverse is</w:delText>
        </w:r>
      </w:del>
      <w:del w:id="22209"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22210" w:author="PR Preview" w:date="2026-01-01T00:00:00Z">
        <w:r>
          <w:delText xml:space="preserve">);</w:delText>
        </w:r>
      </w:del>
      <w:del w:id="22211" w:author="PR Preview" w:date="2026-01-01T00:00:00Z">
        <w:r>
          <w:delText xml:space="preserve"> </w:delText>
        </w:r>
      </w:del>
      <m:oMath>
        <m:sSup>
          <m:e>
            <m:r>
              <m:rPr>
                <m:sty m:val="bi"/>
              </m:rPr>
              <m:t>Q</m:t>
            </m:r>
          </m:e>
          <m:sup>
            <m:r>
              <m:rPr>
                <m:sty m:val="p"/>
              </m:rPr>
              <m:t>⊤</m:t>
            </m:r>
          </m:sup>
        </m:sSup>
      </m:oMath>
      <w:del w:id="22212" w:author="PR Preview" w:date="2026-01-01T00:00:00Z">
        <w:r>
          <w:delText xml:space="preserve"> </w:delText>
        </w:r>
      </w:del>
      <w:del w:id="22213" w:author="PR Preview" w:date="2026-01-01T00:00:00Z">
        <w:r>
          <w:delText xml:space="preserve">is invertible with inverse</w:delText>
        </w:r>
      </w:del>
      <w:del w:id="22214" w:author="PR Preview" w:date="2026-01-01T00:00:00Z">
        <w:r>
          <w:delText xml:space="preserve"> </w:delText>
        </w:r>
      </w:del>
      <m:oMath>
        <m:r>
          <m:rPr>
            <m:sty m:val="bi"/>
          </m:rPr>
          <m:t>Q</m:t>
        </m:r>
      </m:oMath>
      <w:del w:id="22215" w:author="PR Preview" w:date="2026-01-01T00:00:00Z">
        <w:r>
          <w:delText xml:space="preserve"> </w:delText>
        </w:r>
      </w:del>
      <w:del w:id="22216" w:author="PR Preview" w:date="2026-01-01T00:00:00Z">
        <w:r>
          <w:delText xml:space="preserve">(</w:delText>
        </w:r>
      </w:del>
      <w:hyperlink w:anchor="rem-orthogonal-matrix-columns">
        <w:del w:id="22217" w:author="PR Preview" w:date="2026-01-01T00:00:00Z">
          <w:r>
            <w:rPr>
              <w:rStyle w:val="Hyperlink"/>
            </w:rPr>
            <w:delText xml:space="preserve">Remark 31</w:delText>
          </w:r>
        </w:del>
      </w:hyperlink>
      <w:del w:id="22218" w:author="PR Preview" w:date="2026-01-01T00:00:00Z">
        <w:r>
          <w:delText xml:space="preserve">).</w:delText>
        </w:r>
      </w:del>
      <w:del w:id="22219" w:author="PR Preview" w:date="2026-01-01T00:00:00Z">
        <w:r>
          <w:delText xml:space="preserve"> </w:delText>
        </w:r>
      </w:del>
      <w:del w:id="22220" w:author="PR Preview" w:date="2026-01-01T00:00:00Z">
        <w:r>
          <w:delText xml:space="preserve">So</w:delText>
        </w:r>
      </w:del>
      <w:del w:id="22221" w:author="PR Preview" w:date="2026-01-01T00:00:00Z">
        <w:r>
          <w:delText xml:space="preserve"> </w:delText>
        </w:r>
      </w:del>
      <m:oMath>
        <m:r>
          <m:rPr>
            <m:sty m:val="bi"/>
          </m:rPr>
          <m:t>B</m:t>
        </m:r>
      </m:oMath>
      <w:del w:id="22222" w:author="PR Preview" w:date="2026-01-01T00:00:00Z">
        <w:r>
          <w:delText xml:space="preserve"> </w:delText>
        </w:r>
      </w:del>
      <w:del w:id="22223" w:author="PR Preview" w:date="2026-01-01T00:00:00Z">
        <w:r>
          <w:delText xml:space="preserve">is invertible (</w:delText>
        </w:r>
      </w:del>
      <w:hyperlink w:anchor="thm-inverse-product">
        <w:del w:id="22224" w:author="PR Preview" w:date="2026-01-01T00:00:00Z">
          <w:r>
            <w:rPr>
              <w:rStyle w:val="Hyperlink"/>
            </w:rPr>
            <w:delText xml:space="preserve">Theorem 67</w:delText>
          </w:r>
        </w:del>
      </w:hyperlink>
      <w:del w:id="22225" w:author="PR Preview" w:date="2026-01-01T00:00:00Z">
        <w:r>
          <w:delText xml:space="preserve">),</w:delText>
        </w:r>
      </w:del>
      <w:del w:id="22226" w:author="PR Preview" w:date="2026-01-01T00:00:00Z">
        <w:r>
          <w:delText xml:space="preserve"> </w:delText>
        </w:r>
      </w:del>
      <w:del w:id="22227" w:author="PR Preview" w:date="2026-01-01T00:00:00Z">
        <w:r>
          <w:delText xml:space="preserve">and its</w:delText>
        </w:r>
      </w:del>
      <w:del w:id="22228" w:author="PR Preview" w:date="2026-01-01T00:00:00Z">
        <w:r>
          <w:delText xml:space="preserve"> </w:delText>
        </w:r>
      </w:del>
      <m:oMath>
        <m:r>
          <m:t>p</m:t>
        </m:r>
      </m:oMath>
      <w:del w:id="22229" w:author="PR Preview" w:date="2026-01-01T00:00:00Z">
        <w:r>
          <w:delText xml:space="preserve"> </w:delText>
        </w:r>
      </w:del>
      <w:del w:id="22230" w:author="PR Preview" w:date="2026-01-01T00:00:00Z">
        <w:r>
          <w:delText xml:space="preserve">columns are linearly independent (</w:delText>
        </w:r>
      </w:del>
      <w:hyperlink w:anchor="thm-invertible-rank">
        <w:del w:id="22231" w:author="PR Preview" w:date="2026-01-01T00:00:00Z">
          <w:r>
            <w:rPr>
              <w:rStyle w:val="Hyperlink"/>
            </w:rPr>
            <w:delText xml:space="preserve">Theorem 108</w:delText>
          </w:r>
        </w:del>
      </w:hyperlink>
      <w:del w:id="22232" w:author="PR Preview" w:date="2026-01-01T00:00:00Z">
        <w:r>
          <w:delText xml:space="preserve">,</w:delText>
        </w:r>
      </w:del>
      <w:del w:id="22233" w:author="PR Preview" w:date="2026-01-01T00:00:00Z">
        <w:r>
          <w:delText xml:space="preserve"> </w:delText>
        </w:r>
      </w:del>
      <w:hyperlink w:anchor="def-rank">
        <w:del w:id="22234" w:author="PR Preview" w:date="2026-01-01T00:00:00Z">
          <w:r>
            <w:rPr>
              <w:rStyle w:val="Hyperlink"/>
            </w:rPr>
            <w:delText xml:space="preserve">Definition 44</w:delText>
          </w:r>
        </w:del>
      </w:hyperlink>
      <w:del w:id="22235" w:author="PR Preview" w:date="2026-01-01T00:00:00Z">
        <w:r>
          <w:delText xml:space="preserve">).</w:delText>
        </w:r>
      </w:del>
    </w:p>
    <w:p>
      <w:pPr>
        <w:pStyle w:val="BodyText"/>
      </w:pPr>
      <w:del w:id="22236" w:author="PR Preview" w:date="2026-01-01T00:00:00Z">
        <w:r>
          <w:rPr>
            <w:b/>
            <w:bCs/>
          </w:rPr>
          <w:delText xml:space="preserve">Example 208 (Gram factorizations)</w:delText>
        </w:r>
      </w:del>
      <w:del w:id="22237" w:author="PR Preview" w:date="2026-01-01T00:00:00Z">
        <w:r>
          <w:delText xml:space="preserve"> </w:delText>
        </w:r>
      </w:del>
      <w:del w:id="22238" w:author="PR Preview" w:date="2026-01-01T00:00:00Z">
        <w:r>
          <w:delText xml:space="preserve"> </w:delText>
        </w:r>
      </w:del>
    </w:p>
    <w:p>
      <w:pPr>
        <w:pStyle w:val="Compact"/>
        <w:numPr>
          <w:ilvl w:val="0"/>
          <w:numId w:val="1106"/>
        </w:numPr>
      </w:pPr>
      <w:del w:id="22239" w:author="PR Preview" w:date="2026-01-01T00:00:00Z">
        <w:r>
          <w:delText xml:space="preserve">With</w:delText>
        </w:r>
      </w:del>
      <w:del w:id="2224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22241" w:author="PR Preview" w:date="2026-01-01T00:00:00Z">
        <w:r>
          <w:delText xml:space="preserve"> </w:delText>
        </w:r>
      </w:del>
      <w:del w:id="22242" w:author="PR Preview" w:date="2026-01-01T00:00:00Z">
        <w:r>
          <w:delText xml:space="preserve">(</w:delText>
        </w:r>
      </w:del>
      <m:oMath>
        <m:r>
          <m:t>1</m:t>
        </m:r>
        <m:r>
          <m:rPr>
            <m:sty m:val="p"/>
          </m:rPr>
          <m:t>×</m:t>
        </m:r>
        <m:r>
          <m:t>2</m:t>
        </m:r>
      </m:oMath>
      <w:del w:id="22243" w:author="PR Preview" w:date="2026-01-01T00:00:00Z">
        <w:r>
          <w:delText xml:space="preserve">),</w:delText>
        </w:r>
      </w:del>
      <w:del w:id="22244"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22245" w:author="PR Preview" w:date="2026-01-01T00:00:00Z">
        <w:r>
          <w:delText xml:space="preserve">,</w:delText>
        </w:r>
      </w:del>
      <w:del w:id="22246" w:author="PR Preview" w:date="2026-01-01T00:00:00Z">
        <w:r>
          <w:delText xml:space="preserve"> </w:delText>
        </w:r>
      </w:del>
      <w:del w:id="22247" w:author="PR Preview" w:date="2026-01-01T00:00:00Z">
        <w:r>
          <w:delText xml:space="preserve">the positive semidefinite matrix of</w:delText>
        </w:r>
      </w:del>
      <w:del w:id="22248" w:author="PR Preview" w:date="2026-01-01T00:00:00Z">
        <w:r>
          <w:delText xml:space="preserve"> </w:delText>
        </w:r>
      </w:del>
      <w:hyperlink w:anchor="exm-positive-semidefinite">
        <w:del w:id="22249" w:author="PR Preview" w:date="2026-01-01T00:00:00Z">
          <w:r>
            <w:rPr>
              <w:rStyle w:val="Hyperlink"/>
            </w:rPr>
            <w:delText xml:space="preserve">Example 151</w:delText>
          </w:r>
        </w:del>
      </w:hyperlink>
      <w:del w:id="22250" w:author="PR Preview" w:date="2026-01-01T00:00:00Z">
        <w:r>
          <w:delText xml:space="preserve">;</w:delText>
        </w:r>
      </w:del>
      <w:del w:id="22251" w:author="PR Preview" w:date="2026-01-01T00:00:00Z">
        <w:r>
          <w:delText xml:space="preserve"> </w:delText>
        </w:r>
      </w:del>
      <w:del w:id="22252" w:author="PR Preview" w:date="2026-01-01T00:00:00Z">
        <w:r>
          <w:delText xml:space="preserve">the two columns of</w:delText>
        </w:r>
      </w:del>
      <w:del w:id="22253" w:author="PR Preview" w:date="2026-01-01T00:00:00Z">
        <w:r>
          <w:delText xml:space="preserve"> </w:delText>
        </w:r>
      </w:del>
      <m:oMath>
        <m:r>
          <m:rPr>
            <m:sty m:val="bi"/>
          </m:rPr>
          <m:t>R</m:t>
        </m:r>
      </m:oMath>
      <w:del w:id="22254" w:author="PR Preview" w:date="2026-01-01T00:00:00Z">
        <w:r>
          <w:delText xml:space="preserve">,</w:delText>
        </w:r>
      </w:del>
      <w:del w:id="22255" w:author="PR Preview" w:date="2026-01-01T00:00:00Z">
        <w:r>
          <w:delText xml:space="preserve"> </w:delText>
        </w:r>
      </w:del>
      <m:oMath>
        <m:r>
          <m:t>1</m:t>
        </m:r>
      </m:oMath>
      <w:del w:id="22256" w:author="PR Preview" w:date="2026-01-01T00:00:00Z">
        <w:r>
          <w:delText xml:space="preserve"> </w:delText>
        </w:r>
      </w:del>
      <w:del w:id="22257" w:author="PR Preview" w:date="2026-01-01T00:00:00Z">
        <w:r>
          <w:delText xml:space="preserve">and</w:delText>
        </w:r>
      </w:del>
      <w:del w:id="22258" w:author="PR Preview" w:date="2026-01-01T00:00:00Z">
        <w:r>
          <w:delText xml:space="preserve"> </w:delText>
        </w:r>
      </w:del>
      <m:oMath>
        <m:r>
          <m:t>1</m:t>
        </m:r>
      </m:oMath>
      <w:del w:id="22259" w:author="PR Preview" w:date="2026-01-01T00:00:00Z">
        <w:r>
          <w:delText xml:space="preserve">, are dependent, so part 2 does not apply to</w:delText>
        </w:r>
      </w:del>
      <w:del w:id="22260" w:author="PR Preview" w:date="2026-01-01T00:00:00Z">
        <w:r>
          <w:delText xml:space="preserve"> </w:delText>
        </w:r>
      </w:del>
      <m:oMath>
        <m:r>
          <m:rPr>
            <m:sty m:val="bi"/>
          </m:rPr>
          <m:t>R</m:t>
        </m:r>
      </m:oMath>
      <w:del w:id="22261" w:author="PR Preview" w:date="2026-01-01T00:00:00Z">
        <w:r>
          <w:delText xml:space="preserve">;</w:delText>
        </w:r>
      </w:del>
      <w:del w:id="22262" w:author="PR Preview" w:date="2026-01-01T00:00:00Z">
        <w:r>
          <w:delText xml:space="preserve"> </w:delText>
        </w:r>
      </w:del>
      <m:oMath>
        <m:sSup>
          <m:e>
            <m:r>
              <m:rPr>
                <m:sty m:val="bi"/>
              </m:rPr>
              <m:t>R</m:t>
            </m:r>
          </m:e>
          <m:sup>
            <m:r>
              <m:rPr>
                <m:sty m:val="p"/>
              </m:rPr>
              <m:t>⊤</m:t>
            </m:r>
          </m:sup>
        </m:sSup>
        <m:r>
          <m:rPr>
            <m:sty m:val="bi"/>
          </m:rPr>
          <m:t>R</m:t>
        </m:r>
      </m:oMath>
      <w:del w:id="22263" w:author="PR Preview" w:date="2026-01-01T00:00:00Z">
        <w:r>
          <w:delText xml:space="preserve"> </w:delText>
        </w:r>
      </w:del>
      <w:del w:id="22264" w:author="PR Preview" w:date="2026-01-01T00:00:00Z">
        <w:r>
          <w:delText xml:space="preserve">is in fact not positive definite (</w:delText>
        </w:r>
      </w:del>
      <w:hyperlink w:anchor="exm-positive-definite">
        <w:del w:id="22265" w:author="PR Preview" w:date="2026-01-01T00:00:00Z">
          <w:r>
            <w:rPr>
              <w:rStyle w:val="Hyperlink"/>
            </w:rPr>
            <w:delText xml:space="preserve">Example 152</w:delText>
          </w:r>
        </w:del>
      </w:hyperlink>
      <w:del w:id="22266" w:author="PR Preview" w:date="2026-01-01T00:00:00Z">
        <w:r>
          <w:delText xml:space="preserve">).</w:delText>
        </w:r>
      </w:del>
    </w:p>
    <w:p>
      <w:pPr>
        <w:pStyle w:val="Compact"/>
        <w:numPr>
          <w:ilvl w:val="0"/>
          <w:numId w:val="1106"/>
        </w:numPr>
      </w:pPr>
      <w:del w:id="22267" w:author="PR Preview" w:date="2026-01-01T00:00:00Z">
        <w:r>
          <w:delText xml:space="preserve">With</w:delText>
        </w:r>
      </w:del>
      <w:del w:id="2226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2269" w:author="PR Preview" w:date="2026-01-01T00:00:00Z">
        <w:r>
          <w:delText xml:space="preserve">, whose columns are independent (</w:delText>
        </w:r>
      </w:del>
      <w:hyperlink w:anchor="exm-rank">
        <w:del w:id="22270" w:author="PR Preview" w:date="2026-01-01T00:00:00Z">
          <w:r>
            <w:rPr>
              <w:rStyle w:val="Hyperlink"/>
            </w:rPr>
            <w:delText xml:space="preserve">Example 36</w:delText>
          </w:r>
        </w:del>
      </w:hyperlink>
      <w:del w:id="22271" w:author="PR Preview" w:date="2026-01-01T00:00:00Z">
        <w:r>
          <w:delText xml:space="preserve">),</w:delText>
        </w:r>
      </w:del>
      <w:del w:id="22272"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2273" w:author="PR Preview" w:date="2026-01-01T00:00:00Z">
        <w:r>
          <w:delText xml:space="preserve"> </w:delText>
        </w:r>
      </w:del>
      <w:del w:id="22274" w:author="PR Preview" w:date="2026-01-01T00:00:00Z">
        <w:r>
          <w:delText xml:space="preserve">(</w:delText>
        </w:r>
      </w:del>
      <w:hyperlink w:anchor="exm-gram-invertible">
        <w:del w:id="22275" w:author="PR Preview" w:date="2026-01-01T00:00:00Z">
          <w:r>
            <w:rPr>
              <w:rStyle w:val="Hyperlink"/>
            </w:rPr>
            <w:delText xml:space="preserve">Example 162</w:delText>
          </w:r>
        </w:del>
      </w:hyperlink>
      <w:del w:id="22276" w:author="PR Preview" w:date="2026-01-01T00:00:00Z">
        <w:r>
          <w:delText xml:space="preserve">)</w:delText>
        </w:r>
      </w:del>
      <w:del w:id="22277" w:author="PR Preview" w:date="2026-01-01T00:00:00Z">
        <w:r>
          <w:delText xml:space="preserve"> </w:delText>
        </w:r>
      </w:del>
      <w:del w:id="22278" w:author="PR Preview" w:date="2026-01-01T00:00:00Z">
        <w:r>
          <w:delText xml:space="preserve">is positive definite.</w:delText>
        </w:r>
      </w:del>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2279" w:author="PR Preview" w:date="2026-01-01T00:00:00Z">
        <w:r>
          <w:delText xml:space="preserve"> </w:delText>
        </w:r>
      </w:del>
      <w:del w:id="22280" w:author="PR Preview" w:date="2026-01-01T00:00:00Z">
        <w:r>
          <w:delText xml:space="preserve">of</w:delText>
        </w:r>
      </w:del>
      <w:del w:id="22281" w:author="PR Preview" w:date="2026-01-01T00:00:00Z">
        <w:r>
          <w:delText xml:space="preserve"> </w:delText>
        </w:r>
      </w:del>
      <w:hyperlink w:anchor="exm-positive-definite">
        <w:del w:id="22282" w:author="PR Preview" w:date="2026-01-01T00:00:00Z">
          <w:r>
            <w:rPr>
              <w:rStyle w:val="Hyperlink"/>
            </w:rPr>
            <w:delText xml:space="preserve">Example 152</w:delText>
          </w:r>
        </w:del>
      </w:hyperlink>
      <w:del w:id="22283" w:author="PR Preview" w:date="2026-01-01T00:00:00Z">
        <w:r>
          <w:delText xml:space="preserve"> </w:delText>
        </w:r>
      </w:del>
      <w:del w:id="22284" w:author="PR Preview" w:date="2026-01-01T00:00:00Z">
        <w:r>
          <w:delText xml:space="preserve">is symmetric</w:delText>
        </w:r>
      </w:del>
      <w:del w:id="22285" w:author="PR Preview" w:date="2026-01-01T00:00:00Z">
        <w:r>
          <w:delText xml:space="preserve"> </w:delText>
        </w:r>
      </w:del>
      <w:del w:id="22286" w:author="PR Preview" w:date="2026-01-01T00:00:00Z">
        <w:r>
          <w:delText xml:space="preserve">but not positive semidefinite, so by part 1 it is not</w:delText>
        </w:r>
      </w:del>
      <w:del w:id="22287" w:author="PR Preview" w:date="2026-01-01T00:00:00Z">
        <w:r>
          <w:delText xml:space="preserve"> </w:delText>
        </w:r>
      </w:del>
      <m:oMath>
        <m:sSup>
          <m:e>
            <m:r>
              <m:rPr>
                <m:sty m:val="bi"/>
              </m:rPr>
              <m:t>B</m:t>
            </m:r>
          </m:e>
          <m:sup>
            <m:r>
              <m:rPr>
                <m:sty m:val="p"/>
              </m:rPr>
              <m:t>⊤</m:t>
            </m:r>
          </m:sup>
        </m:sSup>
        <m:r>
          <m:rPr>
            <m:sty m:val="bi"/>
          </m:rPr>
          <m:t>B</m:t>
        </m:r>
      </m:oMath>
      <w:del w:id="22288" w:author="PR Preview" w:date="2026-01-01T00:00:00Z">
        <w:r>
          <w:delText xml:space="preserve"> </w:delText>
        </w:r>
      </w:del>
      <w:del w:id="22289" w:author="PR Preview" w:date="2026-01-01T00:00:00Z">
        <w:r>
          <w:delText xml:space="preserve">for any</w:delText>
        </w:r>
      </w:del>
      <w:del w:id="22290" w:author="PR Preview" w:date="2026-01-01T00:00:00Z">
        <w:r>
          <w:delText xml:space="preserve"> </w:delText>
        </w:r>
      </w:del>
      <m:oMath>
        <m:r>
          <m:rPr>
            <m:sty m:val="bi"/>
          </m:rPr>
          <m:t>B</m:t>
        </m:r>
      </m:oMath>
      <w:del w:id="22291" w:author="PR Preview" w:date="2026-01-01T00:00:00Z">
        <w:r>
          <w:delText xml:space="preserve">.</w:delText>
        </w:r>
      </w:del>
    </w:p>
    <w:p>
      <w:pPr>
        <w:pStyle w:val="FirstParagraph"/>
      </w:pPr>
      <w:del w:id="22292" w:author="PR Preview" w:date="2026-01-01T00:00:00Z">
        <w:r>
          <w:rPr>
            <w:b/>
            <w:bCs/>
          </w:rPr>
          <w:delText xml:space="preserve">Theorem 118 (Operations that preserve definiteness)</w:delText>
        </w:r>
      </w:del>
      <w:del w:id="22293" w:author="PR Preview" w:date="2026-01-01T00:00:00Z">
        <w:r>
          <w:delText xml:space="preserve"> </w:delText>
        </w:r>
      </w:del>
      <w:del w:id="22294" w:author="PR Preview" w:date="2026-01-01T00:00:00Z">
        <w:r>
          <w:delText xml:space="preserve"> </w:delText>
        </w:r>
      </w:del>
    </w:p>
    <w:p>
      <w:pPr>
        <w:pStyle w:val="BodyText"/>
      </w:pPr>
      <w:ins w:id="22295"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\text{(}\text{Theorem~57}\text{)}
    \end{aligned}
    $$</w:t>
        </w:r>
      </w:ins>
    </w:p>
    <w:p>
      <w:pPr>
        <w:pStyle w:val="FirstParagraph"/>
      </w:pPr>
      <w:ins w:id="22296" w:author="PR Preview" w:date="2026-01-01T00:00:00Z">
        <w:r>
          <w:t xml:space="preserve">If the columns of</w:t>
        </w:r>
      </w:ins>
      <w:ins w:id="22297" w:author="PR Preview" w:date="2026-01-01T00:00:00Z">
        <w:r>
          <w:t xml:space="preserve"> </w:t>
        </w:r>
      </w:ins>
      <m:oMath>
        <m:r>
          <m:rPr>
            <m:sty m:val="bi"/>
          </m:rPr>
          <m:t>B</m:t>
        </m:r>
      </m:oMath>
      <w:ins w:id="22298" w:author="PR Preview" w:date="2026-01-01T00:00:00Z">
        <w:r>
          <w:t xml:space="preserve"> </w:t>
        </w:r>
      </w:ins>
      <w:ins w:id="22299" w:author="PR Preview" w:date="2026-01-01T00:00:00Z">
        <w:r>
          <w:t xml:space="preserve">are linearly independent,</w:t>
        </w:r>
      </w:ins>
      <w:ins w:id="22300" w:author="PR Preview" w:date="2026-01-01T00:00:00Z">
        <w:r>
          <w:t xml:space="preserve"> </w:t>
        </w:r>
      </w:ins>
      <w:ins w:id="22301" w:author="PR Preview" w:date="2026-01-01T00:00:00Z">
        <w:r>
          <w:t xml:space="preserve">then</w:t>
        </w:r>
      </w:ins>
      <w:ins w:id="22302" w:author="PR Preview" w:date="2026-01-01T00:00:00Z">
        <w:r>
          <w:t xml:space="preserve"> </w:t>
        </w:r>
      </w:ins>
      <w:ins w:id="22303" w:author="PR Preview" w:date="2026-01-01T00:00:00Z">
        <w:r>
          <w:t xml:space="preserve">$\mathcal{N}(\mathbf{B}) = \mathopen{}\left\{\mathord{\smash[b]{\underset{\raise.3ex\hbox{$\scriptstyle\sim$}}{0}}\vphantom{0}}\right\}\mathclose{}$</w:t>
        </w:r>
      </w:ins>
      <w:ins w:id="22304" w:author="PR Preview" w:date="2026-01-01T00:00:00Z">
        <w:r>
          <w:t xml:space="preserve"> </w:t>
        </w:r>
      </w:ins>
      <w:ins w:id="22305" w:author="PR Preview" w:date="2026-01-01T00:00:00Z">
        <w:r>
          <w:t xml:space="preserve">(</w:t>
        </w:r>
      </w:ins>
      <w:ins w:id="22306" w:author="PR Preview" w:date="2026-01-01T00:00:00Z">
        <w:r>
          <w:t xml:space="preserve">$\mathbf{B} \mathord{\smash[b]{\underset{\raise.3ex\hbox{$\scriptstyle\sim$}}{x}}\vphantom{x}}$</w:t>
        </w:r>
      </w:ins>
      <w:ins w:id="22307" w:author="PR Preview" w:date="2026-01-01T00:00:00Z">
        <w:r>
          <w:t xml:space="preserve"> </w:t>
        </w:r>
      </w:ins>
      <w:ins w:id="22308" w:author="PR Preview" w:date="2026-01-01T00:00:00Z">
        <w:r>
          <w:t xml:space="preserve">is the combination of the columns with coefficients</w:t>
        </w:r>
      </w:ins>
      <w:ins w:id="22309" w:author="PR Preview" w:date="2026-01-01T00:00:00Z">
        <w:r>
          <w:t xml:space="preserve"> </w:t>
        </w:r>
      </w:ins>
      <m:oMath>
        <m:sSub>
          <m:e>
            <m:r>
              <m:t>x</m:t>
            </m:r>
          </m:e>
          <m:sub>
            <m:r>
              <m:t>j</m:t>
            </m:r>
          </m:sub>
        </m:sSub>
      </m:oMath>
      <w:ins w:id="22310" w:author="PR Preview" w:date="2026-01-01T00:00:00Z">
        <w:r>
          <w:t xml:space="preserve">,</w:t>
        </w:r>
      </w:ins>
      <w:ins w:id="22311" w:author="PR Preview" w:date="2026-01-01T00:00:00Z">
        <w:r>
          <w:t xml:space="preserve"> </w:t>
        </w:r>
      </w:ins>
      <w:hyperlink w:anchor="thm-matvec-columns">
        <w:ins w:id="22312" w:author="PR Preview" w:date="2026-01-01T00:00:00Z">
          <w:r>
            <w:rPr>
              <w:rStyle w:val="Hyperlink"/>
            </w:rPr>
            <w:t xml:space="preserve">Theorem 23</w:t>
          </w:r>
        </w:ins>
      </w:hyperlink>
      <w:ins w:id="22313" w:author="PR Preview" w:date="2026-01-01T00:00:00Z">
        <w:r>
          <w:t xml:space="preserve">,</w:t>
        </w:r>
      </w:ins>
      <w:ins w:id="22314" w:author="PR Preview" w:date="2026-01-01T00:00:00Z">
        <w:r>
          <w:t xml:space="preserve"> </w:t>
        </w:r>
      </w:ins>
      <w:ins w:id="22315" w:author="PR Preview" w:date="2026-01-01T00:00:00Z">
        <w:r>
          <w:t xml:space="preserve">and only the zero combination is</w:t>
        </w:r>
      </w:ins>
      <w:ins w:id="22316" w:author="PR Preview" w:date="2026-01-01T00:00:00Z">
        <w:r>
          <w:t xml:space="preserve"> </w:t>
        </w:r>
      </w:ins>
      <w:ins w:id="22317" w:author="PR Preview" w:date="2026-01-01T00:00:00Z">
        <w:r>
          <w:t xml:space="preserve">$\mathord{\smash[b]{\underset{\raise.3ex\hbox{$\scriptstyle\sim$}}{0}}\vphantom{0}}$</w:t>
        </w:r>
      </w:ins>
      <w:ins w:id="22318" w:author="PR Preview" w:date="2026-01-01T00:00:00Z">
        <w:r>
          <w:t xml:space="preserve">,</w:t>
        </w:r>
      </w:ins>
      <w:ins w:id="22319" w:author="PR Preview" w:date="2026-01-01T00:00:00Z">
        <w:r>
          <w:t xml:space="preserve"> </w:t>
        </w:r>
      </w:ins>
      <w:hyperlink w:anchor="def-linearly-independent">
        <w:ins w:id="22320" w:author="PR Preview" w:date="2026-01-01T00:00:00Z">
          <w:r>
            <w:rPr>
              <w:rStyle w:val="Hyperlink"/>
            </w:rPr>
            <w:t xml:space="preserve">Definition 43</w:t>
          </w:r>
        </w:ins>
      </w:hyperlink>
      <w:ins w:id="22321" w:author="PR Preview" w:date="2026-01-01T00:00:00Z">
        <w:r>
          <w:t xml:space="preserve">),</w:t>
        </w:r>
      </w:ins>
      <w:ins w:id="22322" w:author="PR Preview" w:date="2026-01-01T00:00:00Z">
        <w:r>
          <w:t xml:space="preserve"> </w:t>
        </w:r>
      </w:ins>
      <w:ins w:id="22323" w:author="PR Preview" w:date="2026-01-01T00:00:00Z">
        <w:r>
          <w:t xml:space="preserve">so for</w:t>
        </w:r>
      </w:ins>
      <w:ins w:id="22324" w:author="PR Preview" w:date="2026-01-01T00:00:00Z">
        <w:r>
          <w:t xml:space="preserve"> </w:t>
        </w:r>
      </w:ins>
      <w:ins w:id="22325" w:author="PR Preview" w:date="2026-01-01T00:00:00Z">
        <w:r>
          <w:t xml:space="preserve">$\mathord{\smash[b]{\underset{\raise.3ex\hbox{$\scriptstyle\sim$}}{x}}\vphantom{x}}\ne \mathord{\smash[b]{\underset{\raise.3ex\hbox{$\scriptstyle\sim$}}{0}}\vphantom{0}}$</w:t>
        </w:r>
      </w:ins>
      <w:ins w:id="22326" w:author="PR Preview" w:date="2026-01-01T00:00:00Z">
        <w:r>
          <w:t xml:space="preserve">,</w:t>
        </w:r>
      </w:ins>
      <w:ins w:id="22327" w:author="PR Preview" w:date="2026-01-01T00:00:00Z">
        <w:r>
          <w:t xml:space="preserve"> </w:t>
        </w:r>
      </w:ins>
      <w:ins w:id="22328" w:author="PR Preview" w:date="2026-01-01T00:00:00Z">
        <w:r>
          <w:t xml:space="preserve">$\mathbf{B} \mathord{\smash[b]{\underset{\raise.3ex\hbox{$\scriptstyle\sim$}}{x}}\vphantom{x}}\ne \mathord{\smash[b]{\underset{\raise.3ex\hbox{$\scriptstyle\sim$}}{0}}\vphantom{0}}$</w:t>
        </w:r>
      </w:ins>
      <w:ins w:id="22329" w:author="PR Preview" w:date="2026-01-01T00:00:00Z">
        <w:r>
          <w:t xml:space="preserve"> </w:t>
        </w:r>
      </w:ins>
      <w:ins w:id="22330" w:author="PR Preview" w:date="2026-01-01T00:00:00Z">
        <w:r>
          <w:t xml:space="preserve">and</w:t>
        </w:r>
      </w:ins>
      <w:ins w:id="22331" w:author="PR Preview" w:date="2026-01-01T00:00:00Z">
        <w:r>
          <w:t xml:space="preserve"> </w:t>
        </w:r>
      </w:ins>
      <w:ins w:id="22332" w:author="PR Preview" w:date="2026-01-01T00:00:00Z">
        <w:r>
          <w:t xml:space="preserve">$\mathopen{}\left\lVert\mathbf{B} \mathord{\smash[b]{\underset{\raise.3ex\hbox{$\scriptstyle\sim$}}{x}}\vphantom{x}}\right\rVert\mathclose{}^2 &gt; 0$</w:t>
        </w:r>
      </w:ins>
      <w:ins w:id="22333" w:author="PR Preview" w:date="2026-01-01T00:00:00Z">
        <w:r>
          <w:t xml:space="preserve"> </w:t>
        </w:r>
      </w:ins>
      <w:ins w:id="22334" w:author="PR Preview" w:date="2026-01-01T00:00:00Z">
        <w:r>
          <w:t xml:space="preserve">(</w:t>
        </w:r>
      </w:ins>
      <w:hyperlink w:anchor="thm-norm-properties">
        <w:ins w:id="22335" w:author="PR Preview" w:date="2026-01-01T00:00:00Z">
          <w:r>
            <w:rPr>
              <w:rStyle w:val="Hyperlink"/>
            </w:rPr>
            <w:t xml:space="preserve">Theorem 57</w:t>
          </w:r>
        </w:ins>
      </w:hyperlink>
      <w:ins w:id="22336" w:author="PR Preview" w:date="2026-01-01T00:00:00Z">
        <w:r>
          <w:t xml:space="preserve">, part 1).</w:t>
        </w:r>
      </w:ins>
    </w:p>
    <w:p>
      <w:pPr>
        <w:pStyle w:val="BodyText"/>
      </w:pPr>
      <w:ins w:id="22337" w:author="PR Preview" w:date="2026-01-01T00:00:00Z">
        <w:r>
          <w:rPr>
            <w:b/>
            <w:bCs/>
          </w:rPr>
          <w:t xml:space="preserve">Only if.</w:t>
        </w:r>
      </w:ins>
      <w:ins w:id="22338" w:author="PR Preview" w:date="2026-01-01T00:00:00Z">
        <w:r>
          <w:t xml:space="preserve"> </w:t>
        </w:r>
      </w:ins>
      <w:ins w:id="22339" w:author="PR Preview" w:date="2026-01-01T00:00:00Z">
        <w:r>
          <w:t xml:space="preserve">Let</w:t>
        </w:r>
      </w:ins>
      <w:ins w:id="22340" w:author="PR Preview" w:date="2026-01-01T00:00:00Z">
        <w:r>
          <w:t xml:space="preserve"> </w:t>
        </w:r>
      </w:ins>
      <m:oMath>
        <m:r>
          <m:rPr>
            <m:sty m:val="bi"/>
          </m:rPr>
          <m:t>A</m:t>
        </m:r>
      </m:oMath>
      <w:ins w:id="22341" w:author="PR Preview" w:date="2026-01-01T00:00:00Z">
        <w:r>
          <w:t xml:space="preserve"> </w:t>
        </w:r>
      </w:ins>
      <w:ins w:id="22342" w:author="PR Preview" w:date="2026-01-01T00:00:00Z">
        <w:r>
          <w:t xml:space="preserve">be positive semidefinite.</w:t>
        </w:r>
      </w:ins>
      <w:ins w:id="22343" w:author="PR Preview" w:date="2026-01-01T00:00:00Z">
        <w:r>
          <w:t xml:space="preserve"> </w:t>
        </w:r>
      </w:ins>
      <w:ins w:id="22344" w:author="PR Preview" w:date="2026-01-01T00:00:00Z">
        <w:r>
          <w:t xml:space="preserve">It is symmetric, so</w:t>
        </w:r>
      </w:ins>
      <w:ins w:id="22345"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22346" w:author="PR Preview" w:date="2026-01-01T00:00:00Z">
        <w:r>
          <w:t xml:space="preserve"> </w:t>
        </w:r>
      </w:ins>
      <w:ins w:id="22347" w:author="PR Preview" w:date="2026-01-01T00:00:00Z">
        <w:r>
          <w:t xml:space="preserve">(</w:t>
        </w:r>
      </w:ins>
      <w:hyperlink w:anchor="thm-spectral">
        <w:ins w:id="22348" w:author="PR Preview" w:date="2026-01-01T00:00:00Z">
          <w:r>
            <w:rPr>
              <w:rStyle w:val="Hyperlink"/>
            </w:rPr>
            <w:t xml:space="preserve">Theorem 79</w:t>
          </w:r>
        </w:ins>
      </w:hyperlink>
      <w:ins w:id="22349" w:author="PR Preview" w:date="2026-01-01T00:00:00Z">
        <w:r>
          <w:t xml:space="preserve">),</w:t>
        </w:r>
      </w:ins>
      <w:ins w:id="22350" w:author="PR Preview" w:date="2026-01-01T00:00:00Z">
        <w:r>
          <w:t xml:space="preserve"> </w:t>
        </w:r>
      </w:ins>
      <w:ins w:id="22351" w:author="PR Preview" w:date="2026-01-01T00:00:00Z">
        <w:r>
          <w:t xml:space="preserve">and every</w:t>
        </w:r>
      </w:ins>
      <w:ins w:id="22352" w:author="PR Preview" w:date="2026-01-01T00:00:00Z">
        <w:r>
          <w:t xml:space="preserve"> </w:t>
        </w:r>
      </w:ins>
      <m:oMath>
        <m:sSub>
          <m:e>
            <m:r>
              <m:t>λ</m:t>
            </m:r>
          </m:e>
          <m:sub>
            <m:r>
              <m:t>i</m:t>
            </m:r>
          </m:sub>
        </m:sSub>
        <m:r>
          <m:rPr>
            <m:sty m:val="p"/>
          </m:rPr>
          <m:t>≥</m:t>
        </m:r>
        <m:r>
          <m:t>0</m:t>
        </m:r>
      </m:oMath>
      <w:ins w:id="22353" w:author="PR Preview" w:date="2026-01-01T00:00:00Z">
        <w:r>
          <w:t xml:space="preserve"> </w:t>
        </w:r>
      </w:ins>
      <w:ins w:id="22354" w:author="PR Preview" w:date="2026-01-01T00:00:00Z">
        <w:r>
          <w:t xml:space="preserve">(</w:t>
        </w:r>
      </w:ins>
      <w:hyperlink w:anchor="thm-definite-eigenvalues">
        <w:ins w:id="22355" w:author="PR Preview" w:date="2026-01-01T00:00:00Z">
          <w:r>
            <w:rPr>
              <w:rStyle w:val="Hyperlink"/>
            </w:rPr>
            <w:t xml:space="preserve">Theorem 82</w:t>
          </w:r>
        </w:ins>
      </w:hyperlink>
      <w:ins w:id="22356" w:author="PR Preview" w:date="2026-01-01T00:00:00Z">
        <w:r>
          <w:t xml:space="preserve">).</w:t>
        </w:r>
      </w:ins>
      <w:ins w:id="22357" w:author="PR Preview" w:date="2026-01-01T00:00:00Z">
        <w:r>
          <w:t xml:space="preserve"> </w:t>
        </w:r>
      </w:ins>
      <w:ins w:id="22358" w:author="PR Preview" w:date="2026-01-01T00:00:00Z">
        <w:r>
          <w:t xml:space="preserve">Let</w:t>
        </w:r>
      </w:ins>
      <w:ins w:id="22359"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22360" w:author="PR Preview" w:date="2026-01-01T00:00:00Z">
        <w:r>
          <w:t xml:space="preserve">,</w:t>
        </w:r>
      </w:ins>
      <w:ins w:id="22361" w:author="PR Preview" w:date="2026-01-01T00:00:00Z">
        <w:r>
          <w:t xml:space="preserve"> </w:t>
        </w:r>
      </w:ins>
      <w:ins w:id="22362" w:author="PR Preview" w:date="2026-01-01T00:00:00Z">
        <w:r>
          <w:t xml:space="preserve">which is symmetric, with</w:t>
        </w:r>
      </w:ins>
      <w:ins w:id="22363"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22364" w:author="PR Preview" w:date="2026-01-01T00:00:00Z">
        <w:r>
          <w:t xml:space="preserve"> </w:t>
        </w:r>
      </w:ins>
      <w:ins w:id="22365" w:author="PR Preview" w:date="2026-01-01T00:00:00Z">
        <w:r>
          <w:t xml:space="preserve">(the product of diagonal matrices multiplies their diagonals, as in the proof of</w:t>
        </w:r>
      </w:ins>
      <w:ins w:id="22366" w:author="PR Preview" w:date="2026-01-01T00:00:00Z">
        <w:r>
          <w:t xml:space="preserve"> </w:t>
        </w:r>
      </w:ins>
      <w:hyperlink w:anchor="thm-diagonalizable-powers">
        <w:ins w:id="22367" w:author="PR Preview" w:date="2026-01-01T00:00:00Z">
          <w:r>
            <w:rPr>
              <w:rStyle w:val="Hyperlink"/>
            </w:rPr>
            <w:t xml:space="preserve">Theorem 117</w:t>
          </w:r>
        </w:ins>
      </w:hyperlink>
      <w:ins w:id="22368" w:author="PR Preview" w:date="2026-01-01T00:00:00Z">
        <w:r>
          <w:t xml:space="preserve">),</w:t>
        </w:r>
      </w:ins>
      <w:ins w:id="22369" w:author="PR Preview" w:date="2026-01-01T00:00:00Z">
        <w:r>
          <w:t xml:space="preserve"> </w:t>
        </w:r>
      </w:ins>
      <w:ins w:id="22370" w:author="PR Preview" w:date="2026-01-01T00:00:00Z">
        <w:r>
          <w:t xml:space="preserve">and let</w:t>
        </w:r>
      </w:ins>
      <w:ins w:id="22371"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22372"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79</m:t>
              </m:r>
              <m:r>
                <m:rPr>
                  <m:nor/>
                  <m:sty m:val="p"/>
                </m:rPr>
                <m:t>)</m:t>
              </m:r>
            </m:e>
          </m:eqArr>
        </m:oMath>
      </m:oMathPara>
    </w:p>
    <w:p>
      <w:pPr>
        <w:pStyle w:val="FirstParagraph"/>
      </w:pPr>
      <w:ins w:id="22373" w:author="PR Preview" w:date="2026-01-01T00:00:00Z">
        <w:r>
          <w:t xml:space="preserve">If</w:t>
        </w:r>
      </w:ins>
      <w:ins w:id="22374" w:author="PR Preview" w:date="2026-01-01T00:00:00Z">
        <w:r>
          <w:t xml:space="preserve"> </w:t>
        </w:r>
      </w:ins>
      <m:oMath>
        <m:r>
          <m:rPr>
            <m:sty m:val="bi"/>
          </m:rPr>
          <m:t>A</m:t>
        </m:r>
      </m:oMath>
      <w:ins w:id="22375" w:author="PR Preview" w:date="2026-01-01T00:00:00Z">
        <w:r>
          <w:t xml:space="preserve"> </w:t>
        </w:r>
      </w:ins>
      <w:ins w:id="22376" w:author="PR Preview" w:date="2026-01-01T00:00:00Z">
        <w:r>
          <w:t xml:space="preserve">is positive definite, it is positive semidefinite (</w:t>
        </w:r>
      </w:ins>
      <w:hyperlink w:anchor="rem-positive-definite-symmetry">
        <w:ins w:id="22377" w:author="PR Preview" w:date="2026-01-01T00:00:00Z">
          <w:r>
            <w:rPr>
              <w:rStyle w:val="Hyperlink"/>
            </w:rPr>
            <w:t xml:space="preserve">Remark 45</w:t>
          </w:r>
        </w:ins>
      </w:hyperlink>
      <w:ins w:id="22378" w:author="PR Preview" w:date="2026-01-01T00:00:00Z">
        <w:r>
          <w:t xml:space="preserve">),</w:t>
        </w:r>
      </w:ins>
      <w:ins w:id="22379" w:author="PR Preview" w:date="2026-01-01T00:00:00Z">
        <w:r>
          <w:t xml:space="preserve"> </w:t>
        </w:r>
      </w:ins>
      <w:ins w:id="22380" w:author="PR Preview" w:date="2026-01-01T00:00:00Z">
        <w:r>
          <w:t xml:space="preserve">so the same</w:t>
        </w:r>
      </w:ins>
      <w:ins w:id="22381" w:author="PR Preview" w:date="2026-01-01T00:00:00Z">
        <w:r>
          <w:t xml:space="preserve"> </w:t>
        </w:r>
      </w:ins>
      <m:oMath>
        <m:r>
          <m:rPr>
            <m:sty m:val="bi"/>
          </m:rPr>
          <m:t>B</m:t>
        </m:r>
      </m:oMath>
      <w:ins w:id="22382" w:author="PR Preview" w:date="2026-01-01T00:00:00Z">
        <w:r>
          <w:t xml:space="preserve"> </w:t>
        </w:r>
      </w:ins>
      <w:ins w:id="22383" w:author="PR Preview" w:date="2026-01-01T00:00:00Z">
        <w:r>
          <w:t xml:space="preserve">gives</w:t>
        </w:r>
      </w:ins>
      <w:ins w:id="22384"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22385" w:author="PR Preview" w:date="2026-01-01T00:00:00Z">
        <w:r>
          <w:t xml:space="preserve">; and every</w:t>
        </w:r>
      </w:ins>
      <w:ins w:id="22386" w:author="PR Preview" w:date="2026-01-01T00:00:00Z">
        <w:r>
          <w:t xml:space="preserve"> </w:t>
        </w:r>
      </w:ins>
      <m:oMath>
        <m:sSub>
          <m:e>
            <m:r>
              <m:t>λ</m:t>
            </m:r>
          </m:e>
          <m:sub>
            <m:r>
              <m:t>i</m:t>
            </m:r>
          </m:sub>
        </m:sSub>
        <m:r>
          <m:rPr>
            <m:sty m:val="p"/>
          </m:rPr>
          <m:t>&gt;</m:t>
        </m:r>
        <m:r>
          <m:t>0</m:t>
        </m:r>
      </m:oMath>
      <w:ins w:id="22387" w:author="PR Preview" w:date="2026-01-01T00:00:00Z">
        <w:r>
          <w:t xml:space="preserve"> </w:t>
        </w:r>
      </w:ins>
      <w:ins w:id="22388" w:author="PR Preview" w:date="2026-01-01T00:00:00Z">
        <w:r>
          <w:t xml:space="preserve">(</w:t>
        </w:r>
      </w:ins>
      <w:hyperlink w:anchor="thm-definite-eigenvalues">
        <w:ins w:id="22389" w:author="PR Preview" w:date="2026-01-01T00:00:00Z">
          <w:r>
            <w:rPr>
              <w:rStyle w:val="Hyperlink"/>
            </w:rPr>
            <w:t xml:space="preserve">Theorem 82</w:t>
          </w:r>
        </w:ins>
      </w:hyperlink>
      <w:ins w:id="22390" w:author="PR Preview" w:date="2026-01-01T00:00:00Z">
        <w:r>
          <w:t xml:space="preserve">),</w:t>
        </w:r>
      </w:ins>
      <w:ins w:id="22391" w:author="PR Preview" w:date="2026-01-01T00:00:00Z">
        <w:r>
          <w:t xml:space="preserve"> </w:t>
        </w:r>
      </w:ins>
      <w:ins w:id="22392" w:author="PR Preview" w:date="2026-01-01T00:00:00Z">
        <w:r>
          <w:t xml:space="preserve">so</w:t>
        </w:r>
      </w:ins>
      <w:ins w:id="22393" w:author="PR Preview" w:date="2026-01-01T00:00:00Z">
        <w:r>
          <w:t xml:space="preserve"> </w:t>
        </w:r>
      </w:ins>
      <m:oMath>
        <m:sSup>
          <m:e>
            <m:r>
              <m:rPr>
                <m:sty m:val="b"/>
              </m:rPr>
              <m:t>Λ</m:t>
            </m:r>
          </m:e>
          <m:sup>
            <m:r>
              <m:t>1</m:t>
            </m:r>
            <m:r>
              <m:rPr>
                <m:sty m:val="p"/>
              </m:rPr>
              <m:t>/</m:t>
            </m:r>
            <m:r>
              <m:t>2</m:t>
            </m:r>
          </m:sup>
        </m:sSup>
      </m:oMath>
      <w:ins w:id="22394" w:author="PR Preview" w:date="2026-01-01T00:00:00Z">
        <w:r>
          <w:t xml:space="preserve"> </w:t>
        </w:r>
      </w:ins>
      <w:ins w:id="22395" w:author="PR Preview" w:date="2026-01-01T00:00:00Z">
        <w:r>
          <w:t xml:space="preserve">is diagonal with nonzero diagonal, and invertible</w:t>
        </w:r>
      </w:ins>
      <w:ins w:id="22396" w:author="PR Preview" w:date="2026-01-01T00:00:00Z">
        <w:r>
          <w:t xml:space="preserve"> </w:t>
        </w:r>
      </w:ins>
      <w:ins w:id="22397" w:author="PR Preview" w:date="2026-01-01T00:00:00Z">
        <w:r>
          <w:t xml:space="preserve">(its inverse is</w:t>
        </w:r>
      </w:ins>
      <w:ins w:id="22398"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22399" w:author="PR Preview" w:date="2026-01-01T00:00:00Z">
        <w:r>
          <w:t xml:space="preserve">);</w:t>
        </w:r>
      </w:ins>
      <w:ins w:id="22400" w:author="PR Preview" w:date="2026-01-01T00:00:00Z">
        <w:r>
          <w:t xml:space="preserve"> </w:t>
        </w:r>
      </w:ins>
      <m:oMath>
        <m:sSup>
          <m:e>
            <m:r>
              <m:rPr>
                <m:sty m:val="bi"/>
              </m:rPr>
              <m:t>Q</m:t>
            </m:r>
          </m:e>
          <m:sup>
            <m:r>
              <m:rPr>
                <m:sty m:val="p"/>
              </m:rPr>
              <m:t>⊤</m:t>
            </m:r>
          </m:sup>
        </m:sSup>
      </m:oMath>
      <w:ins w:id="22401" w:author="PR Preview" w:date="2026-01-01T00:00:00Z">
        <w:r>
          <w:t xml:space="preserve"> </w:t>
        </w:r>
      </w:ins>
      <w:ins w:id="22402" w:author="PR Preview" w:date="2026-01-01T00:00:00Z">
        <w:r>
          <w:t xml:space="preserve">is invertible with inverse</w:t>
        </w:r>
      </w:ins>
      <w:ins w:id="22403" w:author="PR Preview" w:date="2026-01-01T00:00:00Z">
        <w:r>
          <w:t xml:space="preserve"> </w:t>
        </w:r>
      </w:ins>
      <m:oMath>
        <m:r>
          <m:rPr>
            <m:sty m:val="bi"/>
          </m:rPr>
          <m:t>Q</m:t>
        </m:r>
      </m:oMath>
      <w:ins w:id="22404" w:author="PR Preview" w:date="2026-01-01T00:00:00Z">
        <w:r>
          <w:t xml:space="preserve"> </w:t>
        </w:r>
      </w:ins>
      <w:ins w:id="22405" w:author="PR Preview" w:date="2026-01-01T00:00:00Z">
        <w:r>
          <w:t xml:space="preserve">(</w:t>
        </w:r>
      </w:ins>
      <w:hyperlink w:anchor="rem-orthogonal-matrix-columns">
        <w:ins w:id="22406" w:author="PR Preview" w:date="2026-01-01T00:00:00Z">
          <w:r>
            <w:rPr>
              <w:rStyle w:val="Hyperlink"/>
            </w:rPr>
            <w:t xml:space="preserve">Remark 32</w:t>
          </w:r>
        </w:ins>
      </w:hyperlink>
      <w:ins w:id="22407" w:author="PR Preview" w:date="2026-01-01T00:00:00Z">
        <w:r>
          <w:t xml:space="preserve">).</w:t>
        </w:r>
      </w:ins>
      <w:ins w:id="22408" w:author="PR Preview" w:date="2026-01-01T00:00:00Z">
        <w:r>
          <w:t xml:space="preserve"> </w:t>
        </w:r>
      </w:ins>
      <w:ins w:id="22409" w:author="PR Preview" w:date="2026-01-01T00:00:00Z">
        <w:r>
          <w:t xml:space="preserve">So</w:t>
        </w:r>
      </w:ins>
      <w:ins w:id="22410" w:author="PR Preview" w:date="2026-01-01T00:00:00Z">
        <w:r>
          <w:t xml:space="preserve"> </w:t>
        </w:r>
      </w:ins>
      <m:oMath>
        <m:r>
          <m:rPr>
            <m:sty m:val="bi"/>
          </m:rPr>
          <m:t>B</m:t>
        </m:r>
      </m:oMath>
      <w:ins w:id="22411" w:author="PR Preview" w:date="2026-01-01T00:00:00Z">
        <w:r>
          <w:t xml:space="preserve"> </w:t>
        </w:r>
      </w:ins>
      <w:ins w:id="22412" w:author="PR Preview" w:date="2026-01-01T00:00:00Z">
        <w:r>
          <w:t xml:space="preserve">is invertible (</w:t>
        </w:r>
      </w:ins>
      <w:hyperlink w:anchor="thm-inverse-product">
        <w:ins w:id="22413" w:author="PR Preview" w:date="2026-01-01T00:00:00Z">
          <w:r>
            <w:rPr>
              <w:rStyle w:val="Hyperlink"/>
            </w:rPr>
            <w:t xml:space="preserve">Theorem 68</w:t>
          </w:r>
        </w:ins>
      </w:hyperlink>
      <w:ins w:id="22414" w:author="PR Preview" w:date="2026-01-01T00:00:00Z">
        <w:r>
          <w:t xml:space="preserve">),</w:t>
        </w:r>
      </w:ins>
      <w:ins w:id="22415" w:author="PR Preview" w:date="2026-01-01T00:00:00Z">
        <w:r>
          <w:t xml:space="preserve"> </w:t>
        </w:r>
      </w:ins>
      <w:ins w:id="22416" w:author="PR Preview" w:date="2026-01-01T00:00:00Z">
        <w:r>
          <w:t xml:space="preserve">and its</w:t>
        </w:r>
      </w:ins>
      <w:ins w:id="22417" w:author="PR Preview" w:date="2026-01-01T00:00:00Z">
        <w:r>
          <w:t xml:space="preserve"> </w:t>
        </w:r>
      </w:ins>
      <m:oMath>
        <m:r>
          <m:t>p</m:t>
        </m:r>
      </m:oMath>
      <w:ins w:id="22418" w:author="PR Preview" w:date="2026-01-01T00:00:00Z">
        <w:r>
          <w:t xml:space="preserve"> </w:t>
        </w:r>
      </w:ins>
      <w:ins w:id="22419" w:author="PR Preview" w:date="2026-01-01T00:00:00Z">
        <w:r>
          <w:t xml:space="preserve">columns are linearly independent (</w:t>
        </w:r>
      </w:ins>
      <w:hyperlink w:anchor="thm-invertible-rank">
        <w:ins w:id="22420" w:author="PR Preview" w:date="2026-01-01T00:00:00Z">
          <w:r>
            <w:rPr>
              <w:rStyle w:val="Hyperlink"/>
            </w:rPr>
            <w:t xml:space="preserve">Theorem 109</w:t>
          </w:r>
        </w:ins>
      </w:hyperlink>
      <w:ins w:id="22421" w:author="PR Preview" w:date="2026-01-01T00:00:00Z">
        <w:r>
          <w:t xml:space="preserve">,</w:t>
        </w:r>
      </w:ins>
      <w:ins w:id="22422" w:author="PR Preview" w:date="2026-01-01T00:00:00Z">
        <w:r>
          <w:t xml:space="preserve"> </w:t>
        </w:r>
      </w:ins>
      <w:hyperlink w:anchor="def-rank">
        <w:ins w:id="22423" w:author="PR Preview" w:date="2026-01-01T00:00:00Z">
          <w:r>
            <w:rPr>
              <w:rStyle w:val="Hyperlink"/>
            </w:rPr>
            <w:t xml:space="preserve">Definition 44</w:t>
          </w:r>
        </w:ins>
      </w:hyperlink>
      <w:ins w:id="22424" w:author="PR Preview" w:date="2026-01-01T00:00:00Z">
        <w:r>
          <w:t xml:space="preserve">).</w:t>
        </w:r>
      </w:ins>
    </w:p>
    <w:bookmarkStart w:id="659" w:name="exm-pd-gram"/>
    <w:p>
      <w:pPr>
        <w:pStyle w:val="BodyText"/>
      </w:pPr>
      <w:ins w:id="22425" w:author="PR Preview" w:date="2026-01-01T00:00:00Z">
        <w:r>
          <w:rPr>
            <w:b/>
            <w:bCs/>
          </w:rPr>
          <w:t xml:space="preserve">Example 210 (Gram factorizations)</w:t>
        </w:r>
      </w:ins>
      <w:ins w:id="22426" w:author="PR Preview" w:date="2026-01-01T00:00:00Z">
        <w:r>
          <w:t xml:space="preserve"> </w:t>
        </w:r>
      </w:ins>
      <w:ins w:id="22427" w:author="PR Preview" w:date="2026-01-01T00:00:00Z">
        <w:r>
          <w:t xml:space="preserve"> </w:t>
        </w:r>
      </w:ins>
    </w:p>
    <w:p>
      <w:pPr>
        <w:pStyle w:val="Compact"/>
        <w:numPr>
          <w:ilvl w:val="0"/>
          <w:numId w:val="1106"/>
        </w:numPr>
      </w:pPr>
      <w:ins w:id="22428" w:author="PR Preview" w:date="2026-01-01T00:00:00Z">
        <w:r>
          <w:t xml:space="preserve">With</w:t>
        </w:r>
      </w:ins>
      <w:ins w:id="22429"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22430" w:author="PR Preview" w:date="2026-01-01T00:00:00Z">
        <w:r>
          <w:t xml:space="preserve"> </w:t>
        </w:r>
      </w:ins>
      <w:ins w:id="22431" w:author="PR Preview" w:date="2026-01-01T00:00:00Z">
        <w:r>
          <w:t xml:space="preserve">(</w:t>
        </w:r>
      </w:ins>
      <m:oMath>
        <m:r>
          <m:t>1</m:t>
        </m:r>
        <m:r>
          <m:rPr>
            <m:sty m:val="p"/>
          </m:rPr>
          <m:t>×</m:t>
        </m:r>
        <m:r>
          <m:t>2</m:t>
        </m:r>
      </m:oMath>
      <w:ins w:id="22432" w:author="PR Preview" w:date="2026-01-01T00:00:00Z">
        <w:r>
          <w:t xml:space="preserve">),</w:t>
        </w:r>
      </w:ins>
      <w:ins w:id="22433"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2434" w:author="PR Preview" w:date="2026-01-01T00:00:00Z">
        <w:r>
          <w:t xml:space="preserve">,</w:t>
        </w:r>
      </w:ins>
      <w:ins w:id="22435" w:author="PR Preview" w:date="2026-01-01T00:00:00Z">
        <w:r>
          <w:t xml:space="preserve"> </w:t>
        </w:r>
      </w:ins>
      <w:ins w:id="22436" w:author="PR Preview" w:date="2026-01-01T00:00:00Z">
        <w:r>
          <w:t xml:space="preserve">the positive semidefinite matrix of</w:t>
        </w:r>
      </w:ins>
      <w:ins w:id="22437" w:author="PR Preview" w:date="2026-01-01T00:00:00Z">
        <w:r>
          <w:t xml:space="preserve"> </w:t>
        </w:r>
      </w:ins>
      <w:hyperlink w:anchor="exm-positive-semidefinite">
        <w:ins w:id="22438" w:author="PR Preview" w:date="2026-01-01T00:00:00Z">
          <w:r>
            <w:rPr>
              <w:rStyle w:val="Hyperlink"/>
            </w:rPr>
            <w:t xml:space="preserve">Example 153</w:t>
          </w:r>
        </w:ins>
      </w:hyperlink>
      <w:ins w:id="22439" w:author="PR Preview" w:date="2026-01-01T00:00:00Z">
        <w:r>
          <w:t xml:space="preserve">;</w:t>
        </w:r>
      </w:ins>
      <w:ins w:id="22440" w:author="PR Preview" w:date="2026-01-01T00:00:00Z">
        <w:r>
          <w:t xml:space="preserve"> </w:t>
        </w:r>
      </w:ins>
      <w:ins w:id="22441" w:author="PR Preview" w:date="2026-01-01T00:00:00Z">
        <w:r>
          <w:t xml:space="preserve">the two columns of</w:t>
        </w:r>
      </w:ins>
      <w:ins w:id="22442" w:author="PR Preview" w:date="2026-01-01T00:00:00Z">
        <w:r>
          <w:t xml:space="preserve"> </w:t>
        </w:r>
      </w:ins>
      <m:oMath>
        <m:r>
          <m:rPr>
            <m:sty m:val="bi"/>
          </m:rPr>
          <m:t>R</m:t>
        </m:r>
      </m:oMath>
      <w:ins w:id="22443" w:author="PR Preview" w:date="2026-01-01T00:00:00Z">
        <w:r>
          <w:t xml:space="preserve">,</w:t>
        </w:r>
      </w:ins>
      <w:ins w:id="22444" w:author="PR Preview" w:date="2026-01-01T00:00:00Z">
        <w:r>
          <w:t xml:space="preserve"> </w:t>
        </w:r>
      </w:ins>
      <m:oMath>
        <m:r>
          <m:t>1</m:t>
        </m:r>
      </m:oMath>
      <w:ins w:id="22445" w:author="PR Preview" w:date="2026-01-01T00:00:00Z">
        <w:r>
          <w:t xml:space="preserve"> </w:t>
        </w:r>
      </w:ins>
      <w:ins w:id="22446" w:author="PR Preview" w:date="2026-01-01T00:00:00Z">
        <w:r>
          <w:t xml:space="preserve">and</w:t>
        </w:r>
      </w:ins>
      <w:ins w:id="22447" w:author="PR Preview" w:date="2026-01-01T00:00:00Z">
        <w:r>
          <w:t xml:space="preserve"> </w:t>
        </w:r>
      </w:ins>
      <m:oMath>
        <m:r>
          <m:t>1</m:t>
        </m:r>
      </m:oMath>
      <w:ins w:id="22448" w:author="PR Preview" w:date="2026-01-01T00:00:00Z">
        <w:r>
          <w:t xml:space="preserve">, are dependent, so part 2 does not apply to</w:t>
        </w:r>
      </w:ins>
      <w:ins w:id="22449" w:author="PR Preview" w:date="2026-01-01T00:00:00Z">
        <w:r>
          <w:t xml:space="preserve"> </w:t>
        </w:r>
      </w:ins>
      <m:oMath>
        <m:r>
          <m:rPr>
            <m:sty m:val="bi"/>
          </m:rPr>
          <m:t>R</m:t>
        </m:r>
      </m:oMath>
      <w:ins w:id="22450" w:author="PR Preview" w:date="2026-01-01T00:00:00Z">
        <w:r>
          <w:t xml:space="preserve">;</w:t>
        </w:r>
      </w:ins>
      <w:ins w:id="22451" w:author="PR Preview" w:date="2026-01-01T00:00:00Z">
        <w:r>
          <w:t xml:space="preserve"> </w:t>
        </w:r>
      </w:ins>
      <m:oMath>
        <m:sSup>
          <m:e>
            <m:r>
              <m:rPr>
                <m:sty m:val="bi"/>
              </m:rPr>
              <m:t>R</m:t>
            </m:r>
          </m:e>
          <m:sup>
            <m:r>
              <m:rPr>
                <m:sty m:val="p"/>
              </m:rPr>
              <m:t>⊤</m:t>
            </m:r>
          </m:sup>
        </m:sSup>
        <m:r>
          <m:rPr>
            <m:sty m:val="bi"/>
          </m:rPr>
          <m:t>R</m:t>
        </m:r>
      </m:oMath>
      <w:ins w:id="22452" w:author="PR Preview" w:date="2026-01-01T00:00:00Z">
        <w:r>
          <w:t xml:space="preserve"> </w:t>
        </w:r>
      </w:ins>
      <w:ins w:id="22453" w:author="PR Preview" w:date="2026-01-01T00:00:00Z">
        <w:r>
          <w:t xml:space="preserve">is in fact not positive definite (</w:t>
        </w:r>
      </w:ins>
      <w:hyperlink w:anchor="exm-positive-definite">
        <w:ins w:id="22454" w:author="PR Preview" w:date="2026-01-01T00:00:00Z">
          <w:r>
            <w:rPr>
              <w:rStyle w:val="Hyperlink"/>
            </w:rPr>
            <w:t xml:space="preserve">Example 154</w:t>
          </w:r>
        </w:ins>
      </w:hyperlink>
      <w:ins w:id="22455" w:author="PR Preview" w:date="2026-01-01T00:00:00Z">
        <w:r>
          <w:t xml:space="preserve">).</w:t>
        </w:r>
      </w:ins>
    </w:p>
    <w:p>
      <w:pPr>
        <w:pStyle w:val="Compact"/>
        <w:numPr>
          <w:ilvl w:val="0"/>
          <w:numId w:val="1106"/>
        </w:numPr>
      </w:pPr>
      <w:ins w:id="22456" w:author="PR Preview" w:date="2026-01-01T00:00:00Z">
        <w:r>
          <w:t xml:space="preserve">With</w:t>
        </w:r>
      </w:ins>
      <w:ins w:id="2245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2458" w:author="PR Preview" w:date="2026-01-01T00:00:00Z">
        <w:r>
          <w:t xml:space="preserve">, whose columns are independent (</w:t>
        </w:r>
      </w:ins>
      <w:hyperlink w:anchor="exm-rank">
        <w:ins w:id="22459" w:author="PR Preview" w:date="2026-01-01T00:00:00Z">
          <w:r>
            <w:rPr>
              <w:rStyle w:val="Hyperlink"/>
            </w:rPr>
            <w:t xml:space="preserve">Example 36</w:t>
          </w:r>
        </w:ins>
      </w:hyperlink>
      <w:ins w:id="22460" w:author="PR Preview" w:date="2026-01-01T00:00:00Z">
        <w:r>
          <w:t xml:space="preserve">),</w:t>
        </w:r>
      </w:ins>
      <w:ins w:id="22461"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2462" w:author="PR Preview" w:date="2026-01-01T00:00:00Z">
        <w:r>
          <w:t xml:space="preserve"> </w:t>
        </w:r>
      </w:ins>
      <w:ins w:id="22463" w:author="PR Preview" w:date="2026-01-01T00:00:00Z">
        <w:r>
          <w:t xml:space="preserve">(</w:t>
        </w:r>
      </w:ins>
      <w:hyperlink w:anchor="exm-gram-invertible">
        <w:ins w:id="22464" w:author="PR Preview" w:date="2026-01-01T00:00:00Z">
          <w:r>
            <w:rPr>
              <w:rStyle w:val="Hyperlink"/>
            </w:rPr>
            <w:t xml:space="preserve">Example 164</w:t>
          </w:r>
        </w:ins>
      </w:hyperlink>
      <w:ins w:id="22465" w:author="PR Preview" w:date="2026-01-01T00:00:00Z">
        <w:r>
          <w:t xml:space="preserve">)</w:t>
        </w:r>
      </w:ins>
      <w:ins w:id="22466" w:author="PR Preview" w:date="2026-01-01T00:00:00Z">
        <w:r>
          <w:t xml:space="preserve"> </w:t>
        </w:r>
      </w:ins>
      <w:ins w:id="22467" w:author="PR Preview" w:date="2026-01-01T00:00:00Z">
        <w:r>
          <w:t xml:space="preserve">is positive definite.</w:t>
        </w:r>
      </w:ins>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2468" w:author="PR Preview" w:date="2026-01-01T00:00:00Z">
        <w:r>
          <w:t xml:space="preserve"> </w:t>
        </w:r>
      </w:ins>
      <w:ins w:id="22469" w:author="PR Preview" w:date="2026-01-01T00:00:00Z">
        <w:r>
          <w:t xml:space="preserve">of</w:t>
        </w:r>
      </w:ins>
      <w:ins w:id="22470" w:author="PR Preview" w:date="2026-01-01T00:00:00Z">
        <w:r>
          <w:t xml:space="preserve"> </w:t>
        </w:r>
      </w:ins>
      <w:hyperlink w:anchor="exm-positive-definite">
        <w:ins w:id="22471" w:author="PR Preview" w:date="2026-01-01T00:00:00Z">
          <w:r>
            <w:rPr>
              <w:rStyle w:val="Hyperlink"/>
            </w:rPr>
            <w:t xml:space="preserve">Example 154</w:t>
          </w:r>
        </w:ins>
      </w:hyperlink>
      <w:ins w:id="22472" w:author="PR Preview" w:date="2026-01-01T00:00:00Z">
        <w:r>
          <w:t xml:space="preserve"> </w:t>
        </w:r>
      </w:ins>
      <w:ins w:id="22473" w:author="PR Preview" w:date="2026-01-01T00:00:00Z">
        <w:r>
          <w:t xml:space="preserve">is symmetric</w:t>
        </w:r>
      </w:ins>
      <w:ins w:id="22474" w:author="PR Preview" w:date="2026-01-01T00:00:00Z">
        <w:r>
          <w:t xml:space="preserve"> </w:t>
        </w:r>
      </w:ins>
      <w:ins w:id="22475" w:author="PR Preview" w:date="2026-01-01T00:00:00Z">
        <w:r>
          <w:t xml:space="preserve">but not positive semidefinite, so by part 1 it is not</w:t>
        </w:r>
      </w:ins>
      <w:ins w:id="22476" w:author="PR Preview" w:date="2026-01-01T00:00:00Z">
        <w:r>
          <w:t xml:space="preserve"> </w:t>
        </w:r>
      </w:ins>
      <m:oMath>
        <m:sSup>
          <m:e>
            <m:r>
              <m:rPr>
                <m:sty m:val="bi"/>
              </m:rPr>
              <m:t>B</m:t>
            </m:r>
          </m:e>
          <m:sup>
            <m:r>
              <m:rPr>
                <m:sty m:val="p"/>
              </m:rPr>
              <m:t>⊤</m:t>
            </m:r>
          </m:sup>
        </m:sSup>
        <m:r>
          <m:rPr>
            <m:sty m:val="bi"/>
          </m:rPr>
          <m:t>B</m:t>
        </m:r>
      </m:oMath>
      <w:ins w:id="22477" w:author="PR Preview" w:date="2026-01-01T00:00:00Z">
        <w:r>
          <w:t xml:space="preserve"> </w:t>
        </w:r>
      </w:ins>
      <w:ins w:id="22478" w:author="PR Preview" w:date="2026-01-01T00:00:00Z">
        <w:r>
          <w:t xml:space="preserve">for any</w:t>
        </w:r>
      </w:ins>
      <w:ins w:id="22479" w:author="PR Preview" w:date="2026-01-01T00:00:00Z">
        <w:r>
          <w:t xml:space="preserve"> </w:t>
        </w:r>
      </w:ins>
      <m:oMath>
        <m:r>
          <m:rPr>
            <m:sty m:val="bi"/>
          </m:rPr>
          <m:t>B</m:t>
        </m:r>
      </m:oMath>
      <w:ins w:id="22480" w:author="PR Preview" w:date="2026-01-01T00:00:00Z">
        <w:r>
          <w:t xml:space="preserve">.</w:t>
        </w:r>
      </w:ins>
    </w:p>
    <w:bookmarkEnd w:id="659"/>
    <w:bookmarkStart w:id="660" w:name="thm-pd-operations"/>
    <w:p>
      <w:pPr>
        <w:pStyle w:val="FirstParagraph"/>
      </w:pPr>
      <w:ins w:id="22481" w:author="PR Preview" w:date="2026-01-01T00:00:00Z">
        <w:r>
          <w:rPr>
            <w:b/>
            <w:bCs/>
          </w:rPr>
          <w:t xml:space="preserve">Theorem 119 (Operations that preserve definiteness)</w:t>
        </w:r>
      </w:ins>
      <w:ins w:id="22482" w:author="PR Preview" w:date="2026-01-01T00:00:00Z">
        <w:r>
          <w:t xml:space="preserve"> </w:t>
        </w:r>
      </w:ins>
      <w:ins w:id="22483" w:author="PR Preview" w:date="2026-01-01T00:00:00Z">
        <w:r>
          <w:t xml:space="preserve"> </w:t>
        </w:r>
      </w:ins>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del w:id="22484" w:author="PR Preview" w:date="2026-01-01T00:00:00Z">
        <w:r>
          <w:delTex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delText>
        </w:r>
      </w:del>
    </w:p>
    <w:p>
      <w:pPr>
        <w:pStyle w:val="FirstParagraph"/>
      </w:pPr>
      <w:del w:id="22485" w:author="PR Preview" w:date="2026-01-01T00:00:00Z">
        <w:r>
          <w:rPr>
            <w:b/>
            <w:bCs/>
          </w:rPr>
          <w:delText xml:space="preserve">Example 209 (Building positive definite matrices)</w:delText>
        </w:r>
      </w:del>
      <w:del w:id="22486" w:author="PR Preview" w:date="2026-01-01T00:00:00Z">
        <w:r>
          <w:delText xml:space="preserve"> </w:delText>
        </w:r>
      </w:del>
      <w:del w:id="22487" w:author="PR Preview" w:date="2026-01-01T00:00:00Z">
        <w:r>
          <w:delText xml:space="preserve"> </w:delText>
        </w:r>
      </w:del>
    </w:p>
    <w:p>
      <w:pPr>
        <w:numPr>
          <w:ilvl w:val="0"/>
          <w:numId w:val="1108"/>
        </w:numPr>
      </w:pPr>
      <w:del w:id="22488" w:author="PR Preview" w:date="2026-01-01T00:00:00Z">
        <w:r>
          <w:delText xml:space="preserve">With</w:delText>
        </w:r>
      </w:del>
      <w:del w:id="22489" w:author="PR Preview" w:date="2026-01-01T00:00:00Z">
        <w:r>
          <w:delText xml:space="preserve"> </w:delText>
        </w:r>
      </w:del>
      <m:oMath>
        <m:r>
          <m:rPr>
            <m:sty m:val="bi"/>
          </m:rPr>
          <m:t>C</m:t>
        </m:r>
        <m:r>
          <m:rPr>
            <m:sty m:val="p"/>
          </m:rPr>
          <m:t>=</m:t>
        </m:r>
        <m:sSub>
          <m:e>
            <m:r>
              <m:rPr>
                <m:sty m:val="bi"/>
              </m:rPr>
              <m:t>I</m:t>
            </m:r>
          </m:e>
          <m:sub>
            <m:r>
              <m:t>3</m:t>
            </m:r>
          </m:sub>
        </m:sSub>
      </m:oMath>
      <w:del w:id="22490" w:author="PR Preview" w:date="2026-01-01T00:00:00Z">
        <w:r>
          <w:delText xml:space="preserve"> </w:delText>
        </w:r>
      </w:del>
      <w:del w:id="22491" w:author="PR Preview" w:date="2026-01-01T00:00:00Z">
        <w:r>
          <w:delText xml:space="preserve">and</w:delText>
        </w:r>
      </w:del>
      <w:del w:id="22492" w:author="PR Preview" w:date="2026-01-01T00:00:00Z">
        <w:r>
          <w:delText xml:space="preserve"> </w:delText>
        </w:r>
      </w:del>
      <m:oMath>
        <m:r>
          <m:rPr>
            <m:sty m:val="bi"/>
          </m:rPr>
          <m:t>X</m:t>
        </m:r>
      </m:oMath>
      <w:del w:id="22493" w:author="PR Preview" w:date="2026-01-01T00:00:00Z">
        <w:r>
          <w:delText xml:space="preserve"> </w:delText>
        </w:r>
      </w:del>
      <w:del w:id="22494" w:author="PR Preview" w:date="2026-01-01T00:00:00Z">
        <w:r>
          <w:delText xml:space="preserve">of</w:delText>
        </w:r>
      </w:del>
      <w:del w:id="22495" w:author="PR Preview" w:date="2026-01-01T00:00:00Z">
        <w:r>
          <w:delText xml:space="preserve"> </w:delText>
        </w:r>
      </w:del>
      <w:hyperlink w:anchor="exm-pd-gram">
        <w:del w:id="22496" w:author="PR Preview" w:date="2026-01-01T00:00:00Z">
          <w:r>
            <w:rPr>
              <w:rStyle w:val="Hyperlink"/>
            </w:rPr>
            <w:delText xml:space="preserve">Example 208</w:delText>
          </w:r>
        </w:del>
      </w:hyperlink>
      <w:del w:id="22497" w:author="PR Preview" w:date="2026-01-01T00:00:00Z">
        <w:r>
          <w:delText xml:space="preserve">,</w:delText>
        </w:r>
      </w:del>
      <w:del w:id="22498" w:author="PR Preview" w:date="2026-01-01T00:00:00Z">
        <w:r>
          <w:delText xml:space="preserve"> </w:delText>
        </w:r>
      </w:del>
      <w:del w:id="22499" w:author="PR Preview" w:date="2026-01-01T00:00:00Z">
        <w:r>
          <w:delText xml:space="preserve">part 1 gives again that</w:delText>
        </w:r>
      </w:del>
      <w:del w:id="22500" w:author="PR Preview" w:date="2026-01-01T00:00:00Z">
        <w:r>
          <w:delText xml:space="preserve"> </w:delText>
        </w:r>
      </w:del>
      <m:oMath>
        <m:sSup>
          <m:e>
            <m:r>
              <m:rPr>
                <m:sty m:val="bi"/>
              </m:rPr>
              <m:t>X</m:t>
            </m:r>
          </m:e>
          <m:sup>
            <m:r>
              <m:rPr>
                <m:sty m:val="p"/>
              </m:rPr>
              <m:t>⊤</m:t>
            </m:r>
          </m:sup>
        </m:sSup>
        <m:r>
          <m:rPr>
            <m:sty m:val="bi"/>
          </m:rPr>
          <m:t>X</m:t>
        </m:r>
      </m:oMath>
      <w:del w:id="22501" w:author="PR Preview" w:date="2026-01-01T00:00:00Z">
        <w:r>
          <w:delText xml:space="preserve"> </w:delText>
        </w:r>
      </w:del>
      <w:del w:id="22502" w:author="PR Preview" w:date="2026-01-01T00:00:00Z">
        <w:r>
          <w:delText xml:space="preserve">is positive definite.</w:delText>
        </w:r>
      </w:del>
    </w:p>
    <w:p>
      <w:pPr>
        <w:numPr>
          <w:ilvl w:val="0"/>
          <w:numId w:val="1108"/>
        </w:numPr>
      </w:pPr>
      <w:del w:id="22503" w:author="PR Preview" w:date="2026-01-01T00:00:00Z">
        <w:r>
          <w:delText xml:space="preserve">With</w:delText>
        </w:r>
      </w:del>
      <w:del w:id="22504" w:author="PR Preview" w:date="2026-01-01T00:00:00Z">
        <w:r>
          <w:delText xml:space="preserve"> </w:delText>
        </w:r>
      </w:del>
      <m:oMath>
        <m:sSub>
          <m:e>
            <m:r>
              <m:t>α</m:t>
            </m:r>
          </m:e>
          <m:sub>
            <m:r>
              <m:t>1</m:t>
            </m:r>
          </m:sub>
        </m:sSub>
        <m:r>
          <m:rPr>
            <m:sty m:val="p"/>
          </m:rPr>
          <m:t>=</m:t>
        </m:r>
        <m:r>
          <m:t>2</m:t>
        </m:r>
      </m:oMath>
      <w:del w:id="22505" w:author="PR Preview" w:date="2026-01-01T00:00:00Z">
        <w:r>
          <w:delText xml:space="preserve">,</w:delText>
        </w:r>
      </w:del>
      <w:del w:id="22506"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22507" w:author="PR Preview" w:date="2026-01-01T00:00:00Z">
        <w:r>
          <w:delText xml:space="preserve"> </w:delText>
        </w:r>
      </w:del>
      <w:del w:id="22508" w:author="PR Preview" w:date="2026-01-01T00:00:00Z">
        <w:r>
          <w:delText xml:space="preserve">(</w:delText>
        </w:r>
      </w:del>
      <w:hyperlink w:anchor="exm-positive-definite">
        <w:del w:id="22509" w:author="PR Preview" w:date="2026-01-01T00:00:00Z">
          <w:r>
            <w:rPr>
              <w:rStyle w:val="Hyperlink"/>
            </w:rPr>
            <w:delText xml:space="preserve">Example 152</w:delText>
          </w:r>
        </w:del>
      </w:hyperlink>
      <w:del w:id="22510" w:author="PR Preview" w:date="2026-01-01T00:00:00Z">
        <w:r>
          <w:delText xml:space="preserve">),</w:delText>
        </w:r>
      </w:del>
      <w:del w:id="22511" w:author="PR Preview" w:date="2026-01-01T00:00:00Z">
        <w:r>
          <w:delText xml:space="preserve"> </w:delText>
        </w:r>
      </w:del>
      <m:oMath>
        <m:sSub>
          <m:e>
            <m:r>
              <m:t>α</m:t>
            </m:r>
          </m:e>
          <m:sub>
            <m:r>
              <m:t>2</m:t>
            </m:r>
          </m:sub>
        </m:sSub>
        <m:r>
          <m:rPr>
            <m:sty m:val="p"/>
          </m:rPr>
          <m:t>=</m:t>
        </m:r>
        <m:r>
          <m:t>1</m:t>
        </m:r>
      </m:oMath>
      <w:del w:id="22512" w:author="PR Preview" w:date="2026-01-01T00:00:00Z">
        <w:r>
          <w:delText xml:space="preserve"> </w:delText>
        </w:r>
      </w:del>
      <w:del w:id="22513"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22514" w:author="PR Preview" w:date="2026-01-01T00:00:00Z">
        <w:r>
          <w:delText xml:space="preserve">(</w:delText>
        </w:r>
      </w:del>
      <w:hyperlink w:anchor="exm-pd-gram">
        <w:del w:id="22515" w:author="PR Preview" w:date="2026-01-01T00:00:00Z">
          <w:r>
            <w:rPr>
              <w:rStyle w:val="Hyperlink"/>
            </w:rPr>
            <w:delText xml:space="preserve">Example 208</w:delText>
          </w:r>
        </w:del>
      </w:hyperlink>
      <w:del w:id="22516" w:author="PR Preview" w:date="2026-01-01T00:00:00Z">
        <w:r>
          <w:delText xml:space="preserve">),</w:delText>
        </w:r>
      </w:del>
      <w:del w:id="22517" w:author="PR Preview" w:date="2026-01-01T00:00:00Z">
        <w:r>
          <w:delText xml:space="preserve"> </w:delText>
        </w:r>
      </w:del>
      <w:del w:id="22518" w:author="PR Preview" w:date="2026-01-01T00:00:00Z">
        <w:r>
          <w:delText xml:space="preserve">part 2 gives that</w:delText>
        </w:r>
      </w:del>
      <w:del w:id="22519"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22520" w:author="PR Preview" w:date="2026-01-01T00:00:00Z">
        <w:r>
          <w:delText xml:space="preserve"> </w:delText>
        </w:r>
      </w:del>
      <w:del w:id="22521" w:author="PR Preview" w:date="2026-01-01T00:00:00Z">
        <w:r>
          <w:delText xml:space="preserve">is positive definite.</w:delText>
        </w:r>
      </w:del>
    </w:p>
    <w:p>
      <w:pPr>
        <w:numPr>
          <w:ilvl w:val="0"/>
          <w:numId w:val="1108"/>
        </w:numPr>
      </w:pPr>
      <w:del w:id="22522" w:author="PR Preview" w:date="2026-01-01T00:00:00Z">
        <w:r>
          <w:delText xml:space="preserve">An aside beyond part 2:</w:delText>
        </w:r>
      </w:del>
      <w:del w:id="22523"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2524" w:author="PR Preview" w:date="2026-01-01T00:00:00Z">
        <w:r>
          <w:delText xml:space="preserve"> </w:delText>
        </w:r>
      </w:del>
      <w:del w:id="22525" w:author="PR Preview" w:date="2026-01-01T00:00:00Z">
        <w:r>
          <w:delText xml:space="preserve">is positive definite plus positive semidefinite;</w:delText>
        </w:r>
      </w:del>
      <w:del w:id="22526" w:author="PR Preview" w:date="2026-01-01T00:00:00Z">
        <w:r>
          <w:delText xml:space="preserve"> </w:delText>
        </w:r>
      </w:del>
      <w:del w:id="22527" w:author="PR Preview" w:date="2026-01-01T00:00:00Z">
        <w:r>
          <w:delText xml:space="preserve">its quadratic form is</w:delText>
        </w:r>
      </w:del>
      <w:del w:id="22528"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22529" w:author="PR Preview" w:date="2026-01-01T00:00:00Z">
        <w:r>
          <w:delText xml:space="preserve"> </w:delText>
        </w:r>
      </w:del>
      <w:del w:id="22530" w:author="PR Preview" w:date="2026-01-01T00:00:00Z">
        <w:r>
          <w:delText xml:space="preserve">for</w:delText>
        </w:r>
      </w:del>
      <w:del w:id="22531" w:author="PR Preview" w:date="2026-01-01T00:00:00Z">
        <w:r>
          <w:delText xml:space="preserve"> </w:delText>
        </w:r>
      </w:del>
      <w:del w:id="22532" w:author="PR Preview" w:date="2026-01-01T00:00:00Z">
        <w:r>
          <w:delText xml:space="preserve">$\mathord{\smash[b]{\underset{\raise.3ex\hbox{$\scriptstyle\sim$}}{x}}\vphantom{x}}\ne \mathord{\smash[b]{\underset{\raise.3ex\hbox{$\scriptstyle\sim$}}{0}}\vphantom{0}}$</w:delText>
        </w:r>
      </w:del>
      <w:del w:id="22533" w:author="PR Preview" w:date="2026-01-01T00:00:00Z">
        <w:r>
          <w:delText xml:space="preserve">,</w:delText>
        </w:r>
      </w:del>
      <w:del w:id="22534" w:author="PR Preview" w:date="2026-01-01T00:00:00Z">
        <w:r>
          <w:delText xml:space="preserve"> </w:delText>
        </w:r>
      </w:del>
      <w:del w:id="22535" w:author="PR Preview" w:date="2026-01-01T00:00:00Z">
        <w:r>
          <w:delText xml:space="preserve">so it is positive definite, in line with its eigenvalues</w:delText>
        </w:r>
      </w:del>
      <w:del w:id="22536" w:author="PR Preview" w:date="2026-01-01T00:00:00Z">
        <w:r>
          <w:delText xml:space="preserve"> </w:delText>
        </w:r>
      </w:del>
      <m:oMath>
        <m:r>
          <m:t>3</m:t>
        </m:r>
      </m:oMath>
      <w:del w:id="22537" w:author="PR Preview" w:date="2026-01-01T00:00:00Z">
        <w:r>
          <w:delText xml:space="preserve"> </w:delText>
        </w:r>
      </w:del>
      <w:del w:id="22538" w:author="PR Preview" w:date="2026-01-01T00:00:00Z">
        <w:r>
          <w:delText xml:space="preserve">and</w:delText>
        </w:r>
      </w:del>
      <w:del w:id="22539" w:author="PR Preview" w:date="2026-01-01T00:00:00Z">
        <w:r>
          <w:delText xml:space="preserve"> </w:delText>
        </w:r>
      </w:del>
      <m:oMath>
        <m:r>
          <m:t>1</m:t>
        </m:r>
      </m:oMath>
      <w:del w:id="22540" w:author="PR Preview" w:date="2026-01-01T00:00:00Z">
        <w:r>
          <w:delText xml:space="preserve"> </w:delText>
        </w:r>
      </w:del>
      <w:del w:id="22541" w:author="PR Preview" w:date="2026-01-01T00:00:00Z">
        <w:r>
          <w:delText xml:space="preserve">(</w:delText>
        </w:r>
      </w:del>
      <w:hyperlink w:anchor="exm-eigenvalue">
        <w:del w:id="22542" w:author="PR Preview" w:date="2026-01-01T00:00:00Z">
          <w:r>
            <w:rPr>
              <w:rStyle w:val="Hyperlink"/>
            </w:rPr>
            <w:delText xml:space="preserve">Example 146</w:delText>
          </w:r>
        </w:del>
      </w:hyperlink>
      <w:del w:id="22543" w:author="PR Preview" w:date="2026-01-01T00:00:00Z">
        <w:r>
          <w:delText xml:space="preserve">).</w:delText>
        </w:r>
      </w:del>
    </w:p>
    <w:p>
      <w:pPr>
        <w:pStyle w:val="BodyText"/>
      </w:pPr>
      <w:ins w:id="22544"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\text{(}\text{Theorem~95}\text{)}
    \\
    &amp;&gt; 0.
    &amp;&amp; \text{(each term is positive)}
    \end{aligned}
    $$</w:t>
        </w:r>
      </w:ins>
    </w:p>
    <w:bookmarkStart w:id="661" w:name="exm-pd-operations"/>
    <w:p>
      <w:pPr>
        <w:pStyle w:val="FirstParagraph"/>
      </w:pPr>
      <w:ins w:id="22545" w:author="PR Preview" w:date="2026-01-01T00:00:00Z">
        <w:r>
          <w:rPr>
            <w:b/>
            <w:bCs/>
          </w:rPr>
          <w:t xml:space="preserve">Example 211 (Building positive definite matrices)</w:t>
        </w:r>
      </w:ins>
      <w:ins w:id="22546" w:author="PR Preview" w:date="2026-01-01T00:00:00Z">
        <w:r>
          <w:t xml:space="preserve"> </w:t>
        </w:r>
      </w:ins>
      <w:ins w:id="22547" w:author="PR Preview" w:date="2026-01-01T00:00:00Z">
        <w:r>
          <w:t xml:space="preserve"> </w:t>
        </w:r>
      </w:ins>
    </w:p>
    <w:p>
      <w:pPr>
        <w:numPr>
          <w:ilvl w:val="0"/>
          <w:numId w:val="1108"/>
        </w:numPr>
      </w:pPr>
      <w:ins w:id="22548" w:author="PR Preview" w:date="2026-01-01T00:00:00Z">
        <w:r>
          <w:t xml:space="preserve">With</w:t>
        </w:r>
      </w:ins>
      <w:ins w:id="22549" w:author="PR Preview" w:date="2026-01-01T00:00:00Z">
        <w:r>
          <w:t xml:space="preserve"> </w:t>
        </w:r>
      </w:ins>
      <m:oMath>
        <m:r>
          <m:rPr>
            <m:sty m:val="bi"/>
          </m:rPr>
          <m:t>C</m:t>
        </m:r>
        <m:r>
          <m:rPr>
            <m:sty m:val="p"/>
          </m:rPr>
          <m:t>=</m:t>
        </m:r>
        <m:sSub>
          <m:e>
            <m:r>
              <m:rPr>
                <m:sty m:val="bi"/>
              </m:rPr>
              <m:t>I</m:t>
            </m:r>
          </m:e>
          <m:sub>
            <m:r>
              <m:t>3</m:t>
            </m:r>
          </m:sub>
        </m:sSub>
      </m:oMath>
      <w:ins w:id="22550" w:author="PR Preview" w:date="2026-01-01T00:00:00Z">
        <w:r>
          <w:t xml:space="preserve"> </w:t>
        </w:r>
      </w:ins>
      <w:ins w:id="22551" w:author="PR Preview" w:date="2026-01-01T00:00:00Z">
        <w:r>
          <w:t xml:space="preserve">and</w:t>
        </w:r>
      </w:ins>
      <w:ins w:id="22552" w:author="PR Preview" w:date="2026-01-01T00:00:00Z">
        <w:r>
          <w:t xml:space="preserve"> </w:t>
        </w:r>
      </w:ins>
      <m:oMath>
        <m:r>
          <m:rPr>
            <m:sty m:val="bi"/>
          </m:rPr>
          <m:t>X</m:t>
        </m:r>
      </m:oMath>
      <w:ins w:id="22553" w:author="PR Preview" w:date="2026-01-01T00:00:00Z">
        <w:r>
          <w:t xml:space="preserve"> </w:t>
        </w:r>
      </w:ins>
      <w:ins w:id="22554" w:author="PR Preview" w:date="2026-01-01T00:00:00Z">
        <w:r>
          <w:t xml:space="preserve">of</w:t>
        </w:r>
      </w:ins>
      <w:ins w:id="22555" w:author="PR Preview" w:date="2026-01-01T00:00:00Z">
        <w:r>
          <w:t xml:space="preserve"> </w:t>
        </w:r>
      </w:ins>
      <w:hyperlink w:anchor="exm-pd-gram">
        <w:ins w:id="22556" w:author="PR Preview" w:date="2026-01-01T00:00:00Z">
          <w:r>
            <w:rPr>
              <w:rStyle w:val="Hyperlink"/>
            </w:rPr>
            <w:t xml:space="preserve">Example 210</w:t>
          </w:r>
        </w:ins>
      </w:hyperlink>
      <w:ins w:id="22557" w:author="PR Preview" w:date="2026-01-01T00:00:00Z">
        <w:r>
          <w:t xml:space="preserve">,</w:t>
        </w:r>
      </w:ins>
      <w:ins w:id="22558" w:author="PR Preview" w:date="2026-01-01T00:00:00Z">
        <w:r>
          <w:t xml:space="preserve"> </w:t>
        </w:r>
      </w:ins>
      <w:ins w:id="22559" w:author="PR Preview" w:date="2026-01-01T00:00:00Z">
        <w:r>
          <w:t xml:space="preserve">part 1 gives again that</w:t>
        </w:r>
      </w:ins>
      <w:ins w:id="22560" w:author="PR Preview" w:date="2026-01-01T00:00:00Z">
        <w:r>
          <w:t xml:space="preserve"> </w:t>
        </w:r>
      </w:ins>
      <m:oMath>
        <m:sSup>
          <m:e>
            <m:r>
              <m:rPr>
                <m:sty m:val="bi"/>
              </m:rPr>
              <m:t>X</m:t>
            </m:r>
          </m:e>
          <m:sup>
            <m:r>
              <m:rPr>
                <m:sty m:val="p"/>
              </m:rPr>
              <m:t>⊤</m:t>
            </m:r>
          </m:sup>
        </m:sSup>
        <m:r>
          <m:rPr>
            <m:sty m:val="bi"/>
          </m:rPr>
          <m:t>X</m:t>
        </m:r>
      </m:oMath>
      <w:ins w:id="22561" w:author="PR Preview" w:date="2026-01-01T00:00:00Z">
        <w:r>
          <w:t xml:space="preserve"> </w:t>
        </w:r>
      </w:ins>
      <w:ins w:id="22562" w:author="PR Preview" w:date="2026-01-01T00:00:00Z">
        <w:r>
          <w:t xml:space="preserve">is positive definite.</w:t>
        </w:r>
      </w:ins>
    </w:p>
    <w:p>
      <w:pPr>
        <w:numPr>
          <w:ilvl w:val="0"/>
          <w:numId w:val="1108"/>
        </w:numPr>
      </w:pPr>
      <w:ins w:id="22563" w:author="PR Preview" w:date="2026-01-01T00:00:00Z">
        <w:r>
          <w:t xml:space="preserve">With</w:t>
        </w:r>
      </w:ins>
      <w:ins w:id="22564" w:author="PR Preview" w:date="2026-01-01T00:00:00Z">
        <w:r>
          <w:t xml:space="preserve"> </w:t>
        </w:r>
      </w:ins>
      <m:oMath>
        <m:sSub>
          <m:e>
            <m:r>
              <m:t>α</m:t>
            </m:r>
          </m:e>
          <m:sub>
            <m:r>
              <m:t>1</m:t>
            </m:r>
          </m:sub>
        </m:sSub>
        <m:r>
          <m:rPr>
            <m:sty m:val="p"/>
          </m:rPr>
          <m:t>=</m:t>
        </m:r>
        <m:r>
          <m:t>2</m:t>
        </m:r>
      </m:oMath>
      <w:ins w:id="22565" w:author="PR Preview" w:date="2026-01-01T00:00:00Z">
        <w:r>
          <w:t xml:space="preserve">,</w:t>
        </w:r>
      </w:ins>
      <w:ins w:id="22566" w:author="PR Preview" w:date="2026-01-01T00:00:00Z">
        <w:r>
          <w:t xml:space="preserve"> </w:t>
        </w:r>
      </w:ins>
      <m:oMath>
        <m:sSub>
          <m:e>
            <m:r>
              <m:rPr>
                <m:sty m:val="bi"/>
              </m:rPr>
              <m:t>A</m:t>
            </m:r>
          </m:e>
          <m:sub>
            <m:r>
              <m:t>1</m:t>
            </m:r>
          </m:sub>
        </m:sSub>
        <m:r>
          <m:rPr>
            <m:sty m:val="p"/>
          </m:rPr>
          <m:t>=</m:t>
        </m:r>
        <m:sSub>
          <m:e>
            <m:r>
              <m:rPr>
                <m:sty m:val="bi"/>
              </m:rPr>
              <m:t>I</m:t>
            </m:r>
          </m:e>
          <m:sub>
            <m:r>
              <m:t>2</m:t>
            </m:r>
          </m:sub>
        </m:sSub>
      </m:oMath>
      <w:ins w:id="22567" w:author="PR Preview" w:date="2026-01-01T00:00:00Z">
        <w:r>
          <w:t xml:space="preserve"> </w:t>
        </w:r>
      </w:ins>
      <w:ins w:id="22568" w:author="PR Preview" w:date="2026-01-01T00:00:00Z">
        <w:r>
          <w:t xml:space="preserve">(</w:t>
        </w:r>
      </w:ins>
      <w:hyperlink w:anchor="exm-positive-definite">
        <w:ins w:id="22569" w:author="PR Preview" w:date="2026-01-01T00:00:00Z">
          <w:r>
            <w:rPr>
              <w:rStyle w:val="Hyperlink"/>
            </w:rPr>
            <w:t xml:space="preserve">Example 154</w:t>
          </w:r>
        </w:ins>
      </w:hyperlink>
      <w:ins w:id="22570" w:author="PR Preview" w:date="2026-01-01T00:00:00Z">
        <w:r>
          <w:t xml:space="preserve">),</w:t>
        </w:r>
      </w:ins>
      <w:ins w:id="22571" w:author="PR Preview" w:date="2026-01-01T00:00:00Z">
        <w:r>
          <w:t xml:space="preserve"> </w:t>
        </w:r>
      </w:ins>
      <m:oMath>
        <m:sSub>
          <m:e>
            <m:r>
              <m:t>α</m:t>
            </m:r>
          </m:e>
          <m:sub>
            <m:r>
              <m:t>2</m:t>
            </m:r>
          </m:sub>
        </m:sSub>
        <m:r>
          <m:rPr>
            <m:sty m:val="p"/>
          </m:rPr>
          <m:t>=</m:t>
        </m:r>
        <m:r>
          <m:t>1</m:t>
        </m:r>
      </m:oMath>
      <w:ins w:id="22572" w:author="PR Preview" w:date="2026-01-01T00:00:00Z">
        <w:r>
          <w:t xml:space="preserve"> </w:t>
        </w:r>
      </w:ins>
      <w:ins w:id="22573"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22574" w:author="PR Preview" w:date="2026-01-01T00:00:00Z">
        <w:r>
          <w:t xml:space="preserve">(</w:t>
        </w:r>
      </w:ins>
      <w:hyperlink w:anchor="exm-pd-gram">
        <w:ins w:id="22575" w:author="PR Preview" w:date="2026-01-01T00:00:00Z">
          <w:r>
            <w:rPr>
              <w:rStyle w:val="Hyperlink"/>
            </w:rPr>
            <w:t xml:space="preserve">Example 210</w:t>
          </w:r>
        </w:ins>
      </w:hyperlink>
      <w:ins w:id="22576" w:author="PR Preview" w:date="2026-01-01T00:00:00Z">
        <w:r>
          <w:t xml:space="preserve">),</w:t>
        </w:r>
      </w:ins>
      <w:ins w:id="22577" w:author="PR Preview" w:date="2026-01-01T00:00:00Z">
        <w:r>
          <w:t xml:space="preserve"> </w:t>
        </w:r>
      </w:ins>
      <w:ins w:id="22578" w:author="PR Preview" w:date="2026-01-01T00:00:00Z">
        <w:r>
          <w:t xml:space="preserve">part 2 gives that</w:t>
        </w:r>
      </w:ins>
      <w:ins w:id="22579"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22580" w:author="PR Preview" w:date="2026-01-01T00:00:00Z">
        <w:r>
          <w:t xml:space="preserve"> </w:t>
        </w:r>
      </w:ins>
      <w:ins w:id="22581" w:author="PR Preview" w:date="2026-01-01T00:00:00Z">
        <w:r>
          <w:t xml:space="preserve">is positive definite.</w:t>
        </w:r>
      </w:ins>
    </w:p>
    <w:p>
      <w:pPr>
        <w:numPr>
          <w:ilvl w:val="0"/>
          <w:numId w:val="1108"/>
        </w:numPr>
      </w:pPr>
      <w:ins w:id="22582" w:author="PR Preview" w:date="2026-01-01T00:00:00Z">
        <w:r>
          <w:t xml:space="preserve">An aside beyond part 2:</w:t>
        </w:r>
      </w:ins>
      <w:ins w:id="22583"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584" w:author="PR Preview" w:date="2026-01-01T00:00:00Z">
        <w:r>
          <w:t xml:space="preserve"> </w:t>
        </w:r>
      </w:ins>
      <w:ins w:id="22585" w:author="PR Preview" w:date="2026-01-01T00:00:00Z">
        <w:r>
          <w:t xml:space="preserve">is positive definite plus positive semidefinite;</w:t>
        </w:r>
      </w:ins>
      <w:ins w:id="22586" w:author="PR Preview" w:date="2026-01-01T00:00:00Z">
        <w:r>
          <w:t xml:space="preserve"> </w:t>
        </w:r>
      </w:ins>
      <w:ins w:id="22587" w:author="PR Preview" w:date="2026-01-01T00:00:00Z">
        <w:r>
          <w:t xml:space="preserve">its quadratic form is</w:t>
        </w:r>
      </w:ins>
      <w:ins w:id="22588"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22589" w:author="PR Preview" w:date="2026-01-01T00:00:00Z">
        <w:r>
          <w:t xml:space="preserve"> </w:t>
        </w:r>
      </w:ins>
      <w:ins w:id="22590" w:author="PR Preview" w:date="2026-01-01T00:00:00Z">
        <w:r>
          <w:t xml:space="preserve">for</w:t>
        </w:r>
      </w:ins>
      <w:ins w:id="22591" w:author="PR Preview" w:date="2026-01-01T00:00:00Z">
        <w:r>
          <w:t xml:space="preserve"> </w:t>
        </w:r>
      </w:ins>
      <w:ins w:id="22592" w:author="PR Preview" w:date="2026-01-01T00:00:00Z">
        <w:r>
          <w:t xml:space="preserve">$\mathord{\smash[b]{\underset{\raise.3ex\hbox{$\scriptstyle\sim$}}{x}}\vphantom{x}}\ne \mathord{\smash[b]{\underset{\raise.3ex\hbox{$\scriptstyle\sim$}}{0}}\vphantom{0}}$</w:t>
        </w:r>
      </w:ins>
      <w:ins w:id="22593" w:author="PR Preview" w:date="2026-01-01T00:00:00Z">
        <w:r>
          <w:t xml:space="preserve">,</w:t>
        </w:r>
      </w:ins>
      <w:ins w:id="22594" w:author="PR Preview" w:date="2026-01-01T00:00:00Z">
        <w:r>
          <w:t xml:space="preserve"> </w:t>
        </w:r>
      </w:ins>
      <w:ins w:id="22595" w:author="PR Preview" w:date="2026-01-01T00:00:00Z">
        <w:r>
          <w:t xml:space="preserve">so it is positive definite, in line with its eigenvalues</w:t>
        </w:r>
      </w:ins>
      <w:ins w:id="22596" w:author="PR Preview" w:date="2026-01-01T00:00:00Z">
        <w:r>
          <w:t xml:space="preserve"> </w:t>
        </w:r>
      </w:ins>
      <m:oMath>
        <m:r>
          <m:t>3</m:t>
        </m:r>
      </m:oMath>
      <w:ins w:id="22597" w:author="PR Preview" w:date="2026-01-01T00:00:00Z">
        <w:r>
          <w:t xml:space="preserve"> </w:t>
        </w:r>
      </w:ins>
      <w:ins w:id="22598" w:author="PR Preview" w:date="2026-01-01T00:00:00Z">
        <w:r>
          <w:t xml:space="preserve">and</w:t>
        </w:r>
      </w:ins>
      <w:ins w:id="22599" w:author="PR Preview" w:date="2026-01-01T00:00:00Z">
        <w:r>
          <w:t xml:space="preserve"> </w:t>
        </w:r>
      </w:ins>
      <m:oMath>
        <m:r>
          <m:t>1</m:t>
        </m:r>
      </m:oMath>
      <w:ins w:id="22600" w:author="PR Preview" w:date="2026-01-01T00:00:00Z">
        <w:r>
          <w:t xml:space="preserve"> </w:t>
        </w:r>
      </w:ins>
      <w:ins w:id="22601" w:author="PR Preview" w:date="2026-01-01T00:00:00Z">
        <w:r>
          <w:t xml:space="preserve">(</w:t>
        </w:r>
      </w:ins>
      <w:hyperlink w:anchor="exm-eigenvalue">
        <w:ins w:id="22602" w:author="PR Preview" w:date="2026-01-01T00:00:00Z">
          <w:r>
            <w:rPr>
              <w:rStyle w:val="Hyperlink"/>
            </w:rPr>
            <w:t xml:space="preserve">Example 148</w:t>
          </w:r>
        </w:ins>
      </w:hyperlink>
      <w:ins w:id="22603" w:author="PR Preview" w:date="2026-01-01T00:00:00Z">
        <w:r>
          <w:t xml:space="preserve">).</w:t>
        </w:r>
      </w:ins>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1"/>
    <w:bookmarkStart w:id="662" w:name="thm-pd-invertible"/>
    <w:p>
      <w:pPr>
        <w:pStyle w:val="FirstParagraph"/>
      </w:pPr>
      <w:ins w:id="22604" w:author="PR Preview" w:date="2026-01-01T00:00:00Z">
        <w:r>
          <w:rPr>
            <w:b/>
            <w:bCs/>
          </w:rPr>
          <w:t xml:space="preserve">Theorem 120 (A positive definite matrix is invertible)</w:t>
        </w:r>
      </w:ins>
      <w:ins w:id="22605" w:author="PR Preview" w:date="2026-01-01T00:00:00Z">
        <w:r>
          <w:t xml:space="preserve"> </w:t>
        </w:r>
      </w:ins>
      <w:ins w:id="22606" w:author="PR Preview" w:date="2026-01-01T00:00:00Z">
        <w:r>
          <w:t xml:space="preserve">Every positive definite matrix (</w:t>
        </w:r>
      </w:ins>
      <w:hyperlink w:anchor="def-positive-definite">
        <w:ins w:id="22607" w:author="PR Preview" w:date="2026-01-01T00:00:00Z">
          <w:r>
            <w:rPr>
              <w:rStyle w:val="Hyperlink"/>
            </w:rPr>
            <w:t xml:space="preserve">Definition 101</w:t>
          </w:r>
        </w:ins>
      </w:hyperlink>
      <w:ins w:id="22608" w:author="PR Preview" w:date="2026-01-01T00:00:00Z">
        <w:r>
          <w:t xml:space="preserve">) is invertible (</w:t>
        </w:r>
      </w:ins>
      <w:hyperlink w:anchor="def-invertible-matrix">
        <w:ins w:id="22609" w:author="PR Preview" w:date="2026-01-01T00:00:00Z">
          <w:r>
            <w:rPr>
              <w:rStyle w:val="Hyperlink"/>
            </w:rPr>
            <w:t xml:space="preserve">Definition 85</w:t>
          </w:r>
        </w:ins>
      </w:hyperlink>
      <w:ins w:id="22610" w:author="PR Preview" w:date="2026-01-01T00:00:00Z">
        <w:r>
          <w:t xml:space="preserve">).</w:t>
        </w:r>
      </w:ins>
    </w:p>
    <w:bookmarkEnd w:id="662"/>
    <w:p>
      <w:pPr>
        <w:pStyle w:val="BodyText"/>
      </w:pPr>
      <w:ins w:id="22611" w:author="PR Preview" w:date="2026-01-01T00:00:00Z">
        <w:r>
          <w:rPr>
            <w:i/>
            <w:iCs/>
          </w:rPr>
          <w:t xml:space="preserve">Proof</w:t>
        </w:r>
      </w:ins>
      <w:ins w:id="22612" w:author="PR Preview" w:date="2026-01-01T00:00:00Z">
        <w:r>
          <w:t xml:space="preserve">. </w:t>
        </w:r>
      </w:ins>
      <w:ins w:id="22613" w:author="PR Preview" w:date="2026-01-01T00:00:00Z">
        <w:r>
          <w:t xml:space="preserve">Let</w:t>
        </w:r>
      </w:ins>
      <w:ins w:id="22614" w:author="PR Preview" w:date="2026-01-01T00:00:00Z">
        <w:r>
          <w:t xml:space="preserve"> </w:t>
        </w:r>
      </w:ins>
      <m:oMath>
        <m:r>
          <m:rPr>
            <m:sty m:val="bi"/>
          </m:rPr>
          <m:t>A</m:t>
        </m:r>
      </m:oMath>
      <w:ins w:id="22615" w:author="PR Preview" w:date="2026-01-01T00:00:00Z">
        <w:r>
          <w:t xml:space="preserve"> </w:t>
        </w:r>
      </w:ins>
      <w:ins w:id="22616" w:author="PR Preview" w:date="2026-01-01T00:00:00Z">
        <w:r>
          <w:t xml:space="preserve">be a</w:t>
        </w:r>
      </w:ins>
      <w:ins w:id="22617" w:author="PR Preview" w:date="2026-01-01T00:00:00Z">
        <w:r>
          <w:t xml:space="preserve"> </w:t>
        </w:r>
      </w:ins>
      <m:oMath>
        <m:r>
          <m:t>p</m:t>
        </m:r>
        <m:r>
          <m:rPr>
            <m:sty m:val="p"/>
          </m:rPr>
          <m:t>×</m:t>
        </m:r>
        <m:r>
          <m:t>p</m:t>
        </m:r>
      </m:oMath>
      <w:ins w:id="22618" w:author="PR Preview" w:date="2026-01-01T00:00:00Z">
        <w:r>
          <w:t xml:space="preserve"> </w:t>
        </w:r>
      </w:ins>
      <w:ins w:id="22619" w:author="PR Preview" w:date="2026-01-01T00:00:00Z">
        <w:r>
          <w:t xml:space="preserve">positive definite matrix,</w:t>
        </w:r>
      </w:ins>
      <w:ins w:id="22620" w:author="PR Preview" w:date="2026-01-01T00:00:00Z">
        <w:r>
          <w:t xml:space="preserve"> </w:t>
        </w:r>
      </w:ins>
      <w:ins w:id="22621" w:author="PR Preview" w:date="2026-01-01T00:00:00Z">
        <w:r>
          <w:t xml:space="preserve">and let</w:t>
        </w:r>
      </w:ins>
      <w:ins w:id="22622" w:author="PR Preview" w:date="2026-01-01T00:00:00Z">
        <w:r>
          <w:t xml:space="preserve"> </w:t>
        </w:r>
      </w:ins>
      <w:ins w:id="22623" w:author="PR Preview" w:date="2026-01-01T00:00:00Z">
        <w:r>
          <w:t xml:space="preserve">$\mathord{\smash[b]{\underset{\raise.3ex\hbox{$\scriptstyle\sim$}}{x}}\vphantom{x}}$</w:t>
        </w:r>
      </w:ins>
      <w:ins w:id="22624" w:author="PR Preview" w:date="2026-01-01T00:00:00Z">
        <w:r>
          <w:t xml:space="preserve"> </w:t>
        </w:r>
      </w:ins>
      <w:ins w:id="22625" w:author="PR Preview" w:date="2026-01-01T00:00:00Z">
        <w:r>
          <w:t xml:space="preserve">be a vector of length</w:t>
        </w:r>
      </w:ins>
      <w:ins w:id="22626" w:author="PR Preview" w:date="2026-01-01T00:00:00Z">
        <w:r>
          <w:t xml:space="preserve"> </w:t>
        </w:r>
      </w:ins>
      <m:oMath>
        <m:r>
          <m:t>p</m:t>
        </m:r>
      </m:oMath>
      <w:ins w:id="22627" w:author="PR Preview" w:date="2026-01-01T00:00:00Z">
        <w:r>
          <w:t xml:space="preserve"> </w:t>
        </w:r>
      </w:ins>
      <w:ins w:id="22628" w:author="PR Preview" w:date="2026-01-01T00:00:00Z">
        <w:r>
          <w:t xml:space="preserve">with</w:t>
        </w:r>
      </w:ins>
      <w:ins w:id="22629" w:author="PR Preview" w:date="2026-01-01T00:00:00Z">
        <w:r>
          <w:t xml:space="preserve"> </w:t>
        </w:r>
      </w:ins>
      <w:ins w:id="22630" w:author="PR Preview" w:date="2026-01-01T00:00:00Z">
        <w:r>
          <w:t xml:space="preserve">$\mathbf{A} \mathord{\smash[b]{\underset{\raise.3ex\hbox{$\scriptstyle\sim$}}{x}}\vphantom{x}}= \mathord{\smash[b]{\underset{\raise.3ex\hbox{$\scriptstyle\sim$}}{0}}\vphantom{0}}_p$</w:t>
        </w:r>
      </w:ins>
      <w:ins w:id="22631" w:author="PR Preview" w:date="2026-01-01T00:00:00Z">
        <w:r>
          <w:t xml:space="preserve">.</w:t>
        </w:r>
      </w:ins>
      <w:ins w:id="22632" w:author="PR Preview" w:date="2026-01-01T00:00:00Z">
        <w:r>
          <w:t xml:space="preserve"> </w:t>
        </w:r>
      </w:ins>
      <w:ins w:id="22633" w:author="PR Preview" w:date="2026-01-01T00:00:00Z">
        <w:r>
          <w:t xml:space="preserve">Then</w:t>
        </w:r>
      </w:ins>
    </w:p>
    <w:p>
      <w:pPr>
        <w:pStyle w:val="BodyText"/>
      </w:pPr>
      <w:ins w:id="22634" w:author="PR Preview" w:date="2026-01-01T00:00:00Z">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ins>
    </w:p>
    <w:p>
      <w:pPr>
        <w:pStyle w:val="FirstParagraph"/>
      </w:pPr>
      <w:ins w:id="22635" w:author="PR Preview" w:date="2026-01-01T00:00:00Z">
        <w:r>
          <w:t xml:space="preserve">If</w:t>
        </w:r>
      </w:ins>
      <w:ins w:id="22636" w:author="PR Preview" w:date="2026-01-01T00:00:00Z">
        <w:r>
          <w:t xml:space="preserve"> </w:t>
        </w:r>
      </w:ins>
      <w:ins w:id="22637" w:author="PR Preview" w:date="2026-01-01T00:00:00Z">
        <w:r>
          <w:t xml:space="preserve">$\mathord{\smash[b]{\underset{\raise.3ex\hbox{$\scriptstyle\sim$}}{x}}\vphantom{x}}\ne \mathord{\smash[b]{\underset{\raise.3ex\hbox{$\scriptstyle\sim$}}{0}}\vphantom{0}}_p$</w:t>
        </w:r>
      </w:ins>
      <w:ins w:id="22638" w:author="PR Preview" w:date="2026-01-01T00:00:00Z">
        <w:r>
          <w:t xml:space="preserve">, then</w:t>
        </w:r>
      </w:ins>
      <w:ins w:id="22639" w:author="PR Preview" w:date="2026-01-01T00:00:00Z">
        <w:r>
          <w:t xml:space="preserve"> </w:t>
        </w:r>
      </w:ins>
      <w:ins w:id="22640" w:author="PR Preview" w:date="2026-01-01T00:00:00Z">
        <w:r>
          <w:t xml:space="preserve">${\mathord{\smash[b]{\underset{\raise.3ex\hbox{$\scriptstyle\sim$}}{x}}\vphantom{x}}}^{\top} \mathbf{A} \mathord{\smash[b]{\underset{\raise.3ex\hbox{$\scriptstyle\sim$}}{x}}\vphantom{x}} &gt; 0$</w:t>
        </w:r>
      </w:ins>
      <w:ins w:id="22641" w:author="PR Preview" w:date="2026-01-01T00:00:00Z">
        <w:r>
          <w:t xml:space="preserve"> </w:t>
        </w:r>
      </w:ins>
      <w:ins w:id="22642" w:author="PR Preview" w:date="2026-01-01T00:00:00Z">
        <w:r>
          <w:t xml:space="preserve">because</w:t>
        </w:r>
      </w:ins>
      <w:ins w:id="22643" w:author="PR Preview" w:date="2026-01-01T00:00:00Z">
        <w:r>
          <w:t xml:space="preserve"> </w:t>
        </w:r>
      </w:ins>
      <m:oMath>
        <m:r>
          <m:rPr>
            <m:sty m:val="bi"/>
          </m:rPr>
          <m:t>A</m:t>
        </m:r>
      </m:oMath>
      <w:ins w:id="22644" w:author="PR Preview" w:date="2026-01-01T00:00:00Z">
        <w:r>
          <w:t xml:space="preserve"> </w:t>
        </w:r>
      </w:ins>
      <w:ins w:id="22645" w:author="PR Preview" w:date="2026-01-01T00:00:00Z">
        <w:r>
          <w:t xml:space="preserve">is positive definite,</w:t>
        </w:r>
      </w:ins>
      <w:ins w:id="22646" w:author="PR Preview" w:date="2026-01-01T00:00:00Z">
        <w:r>
          <w:t xml:space="preserve"> </w:t>
        </w:r>
      </w:ins>
      <w:ins w:id="22647" w:author="PR Preview" w:date="2026-01-01T00:00:00Z">
        <w:r>
          <w:t xml:space="preserve">which contradicts</w:t>
        </w:r>
      </w:ins>
      <w:ins w:id="22648" w:author="PR Preview" w:date="2026-01-01T00:00:00Z">
        <w:r>
          <w:t xml:space="preserve"> </w:t>
        </w:r>
      </w:ins>
      <w:ins w:id="22649" w:author="PR Preview" w:date="2026-01-01T00:00:00Z">
        <w:r>
          <w:t xml:space="preserve">${\mathord{\smash[b]{\underset{\raise.3ex\hbox{$\scriptstyle\sim$}}{x}}\vphantom{x}}}^{\top} \mathbf{A} \mathord{\smash[b]{\underset{\raise.3ex\hbox{$\scriptstyle\sim$}}{x}}\vphantom{x}} = 0$</w:t>
        </w:r>
      </w:ins>
      <w:ins w:id="22650" w:author="PR Preview" w:date="2026-01-01T00:00:00Z">
        <w:r>
          <w:t xml:space="preserve">.</w:t>
        </w:r>
      </w:ins>
      <w:ins w:id="22651" w:author="PR Preview" w:date="2026-01-01T00:00:00Z">
        <w:r>
          <w:t xml:space="preserve"> </w:t>
        </w:r>
      </w:ins>
      <w:ins w:id="22652" w:author="PR Preview" w:date="2026-01-01T00:00:00Z">
        <w:r>
          <w:t xml:space="preserve">So</w:t>
        </w:r>
      </w:ins>
      <w:ins w:id="22653" w:author="PR Preview" w:date="2026-01-01T00:00:00Z">
        <w:r>
          <w:t xml:space="preserve"> </w:t>
        </w:r>
      </w:ins>
      <w:ins w:id="22654" w:author="PR Preview" w:date="2026-01-01T00:00:00Z">
        <w:r>
          <w:t xml:space="preserve">$\mathord{\smash[b]{\underset{\raise.3ex\hbox{$\scriptstyle\sim$}}{x}}\vphantom{x}}= \mathord{\smash[b]{\underset{\raise.3ex\hbox{$\scriptstyle\sim$}}{0}}\vphantom{0}}_p$</w:t>
        </w:r>
      </w:ins>
      <w:ins w:id="22655" w:author="PR Preview" w:date="2026-01-01T00:00:00Z">
        <w:r>
          <w:t xml:space="preserve">, the null space</w:t>
        </w:r>
      </w:ins>
      <w:ins w:id="22656" w:author="PR Preview" w:date="2026-01-01T00:00:00Z">
        <w:r>
          <w:t xml:space="preserve"> </w:t>
        </w:r>
      </w:ins>
      <m:oMath>
        <m:r>
          <m:rPr>
            <m:scr m:val="script"/>
            <m:sty m:val="p"/>
          </m:rPr>
          <m:t>N</m:t>
        </m:r>
        <m:r>
          <m:rPr>
            <m:sty m:val="p"/>
          </m:rPr>
          <m:t>(</m:t>
        </m:r>
        <m:r>
          <m:rPr>
            <m:sty m:val="bi"/>
          </m:rPr>
          <m:t>A</m:t>
        </m:r>
        <m:r>
          <m:rPr>
            <m:sty m:val="p"/>
          </m:rPr>
          <m:t>)</m:t>
        </m:r>
      </m:oMath>
      <w:ins w:id="22657" w:author="PR Preview" w:date="2026-01-01T00:00:00Z">
        <w:r>
          <w:t xml:space="preserve"> </w:t>
        </w:r>
      </w:ins>
      <w:ins w:id="22658" w:author="PR Preview" w:date="2026-01-01T00:00:00Z">
        <w:r>
          <w:t xml:space="preserve">is</w:t>
        </w:r>
      </w:ins>
      <w:ins w:id="22659" w:author="PR Preview" w:date="2026-01-01T00:00:00Z">
        <w:r>
          <w:t xml:space="preserve"> </w:t>
        </w:r>
      </w:ins>
      <w:ins w:id="22660" w:author="PR Preview" w:date="2026-01-01T00:00:00Z">
        <w:r>
          <w:t xml:space="preserve">$\mathopen{}\left\{\mathord{\smash[b]{\underset{\raise.3ex\hbox{$\scriptstyle\sim$}}{0}}\vphantom{0}}_p\right\}\mathclose{}$</w:t>
        </w:r>
      </w:ins>
      <w:ins w:id="22661" w:author="PR Preview" w:date="2026-01-01T00:00:00Z">
        <w:r>
          <w:t xml:space="preserve">,</w:t>
        </w:r>
      </w:ins>
      <w:ins w:id="22662" w:author="PR Preview" w:date="2026-01-01T00:00:00Z">
        <w:r>
          <w:t xml:space="preserve"> </w:t>
        </w:r>
      </w:ins>
      <w:ins w:id="22663" w:author="PR Preview" w:date="2026-01-01T00:00:00Z">
        <w:r>
          <w:t xml:space="preserve">and</w:t>
        </w:r>
      </w:ins>
      <w:ins w:id="22664" w:author="PR Preview" w:date="2026-01-01T00:00:00Z">
        <w:r>
          <w:t xml:space="preserve"> </w:t>
        </w:r>
      </w:ins>
      <m:oMath>
        <m:r>
          <m:rPr>
            <m:sty m:val="bi"/>
          </m:rPr>
          <m:t>A</m:t>
        </m:r>
      </m:oMath>
      <w:ins w:id="22665" w:author="PR Preview" w:date="2026-01-01T00:00:00Z">
        <w:r>
          <w:t xml:space="preserve"> </w:t>
        </w:r>
      </w:ins>
      <w:ins w:id="22666" w:author="PR Preview" w:date="2026-01-01T00:00:00Z">
        <w:r>
          <w:t xml:space="preserve">is invertible by</w:t>
        </w:r>
      </w:ins>
      <w:ins w:id="22667" w:author="PR Preview" w:date="2026-01-01T00:00:00Z">
        <w:r>
          <w:t xml:space="preserve"> </w:t>
        </w:r>
      </w:ins>
      <w:hyperlink w:anchor="thm-invertible-rank">
        <w:ins w:id="22668" w:author="PR Preview" w:date="2026-01-01T00:00:00Z">
          <w:r>
            <w:rPr>
              <w:rStyle w:val="Hyperlink"/>
            </w:rPr>
            <w:t xml:space="preserve">Theorem 109</w:t>
          </w:r>
        </w:ins>
      </w:hyperlink>
      <w:ins w:id="22669" w:author="PR Preview" w:date="2026-01-01T00:00:00Z">
        <w:r>
          <w:t xml:space="preserve">.</w:t>
        </w:r>
      </w:ins>
    </w:p>
    <w:bookmarkStart w:id="663" w:name="exm-pd-invertible"/>
    <w:p>
      <w:pPr>
        <w:pStyle w:val="BodyText"/>
      </w:pPr>
      <w:ins w:id="22670" w:author="PR Preview" w:date="2026-01-01T00:00:00Z">
        <w:r>
          <w:rPr>
            <w:b/>
            <w:bCs/>
          </w:rPr>
          <w:t xml:space="preserve">Example 212 (Positive definite matrices are invertible; the converse fails)</w:t>
        </w:r>
      </w:ins>
      <w:ins w:id="226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2672" w:author="PR Preview" w:date="2026-01-01T00:00:00Z">
        <w:r>
          <w:t xml:space="preserve"> </w:t>
        </w:r>
      </w:ins>
      <w:ins w:id="22673" w:author="PR Preview" w:date="2026-01-01T00:00:00Z">
        <w:r>
          <w:t xml:space="preserve">is positive definite, since</w:t>
        </w:r>
      </w:ins>
    </w:p>
    <w:p>
      <w:pPr>
        <w:pStyle w:val="BodyText"/>
      </w:pPr>
      <w:ins w:id="22674" w:author="PR Preview" w:date="2026-01-01T00:00:00Z">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ins>
    </w:p>
    <w:p>
      <w:pPr>
        <w:pStyle w:val="FirstParagraph"/>
      </w:pPr>
      <w:ins w:id="22675" w:author="PR Preview" w:date="2026-01-01T00:00:00Z">
        <w:r>
          <w:t xml:space="preserve">which is</w:t>
        </w:r>
      </w:ins>
      <w:ins w:id="22676" w:author="PR Preview" w:date="2026-01-01T00:00:00Z">
        <w:r>
          <w:t xml:space="preserve"> </w:t>
        </w:r>
      </w:ins>
      <m:oMath>
        <m:r>
          <m:t>0</m:t>
        </m:r>
      </m:oMath>
      <w:ins w:id="22677" w:author="PR Preview" w:date="2026-01-01T00:00:00Z">
        <w:r>
          <w:t xml:space="preserve"> </w:t>
        </w:r>
      </w:ins>
      <w:ins w:id="22678" w:author="PR Preview" w:date="2026-01-01T00:00:00Z">
        <w:r>
          <w:t xml:space="preserve">only when</w:t>
        </w:r>
      </w:ins>
      <w:ins w:id="22679" w:author="PR Preview" w:date="2026-01-01T00:00:00Z">
        <w:r>
          <w:t xml:space="preserve"> </w:t>
        </w:r>
      </w:ins>
      <m:oMath>
        <m:sSub>
          <m:e>
            <m:r>
              <m:t>x</m:t>
            </m:r>
          </m:e>
          <m:sub>
            <m:r>
              <m:t>1</m:t>
            </m:r>
          </m:sub>
        </m:sSub>
        <m:r>
          <m:rPr>
            <m:sty m:val="p"/>
          </m:rPr>
          <m:t>=</m:t>
        </m:r>
        <m:sSub>
          <m:e>
            <m:r>
              <m:t>x</m:t>
            </m:r>
          </m:e>
          <m:sub>
            <m:r>
              <m:t>2</m:t>
            </m:r>
          </m:sub>
        </m:sSub>
        <m:r>
          <m:rPr>
            <m:sty m:val="p"/>
          </m:rPr>
          <m:t>=</m:t>
        </m:r>
        <m:r>
          <m:t>0</m:t>
        </m:r>
      </m:oMath>
      <w:ins w:id="22680" w:author="PR Preview" w:date="2026-01-01T00:00:00Z">
        <w:r>
          <w:t xml:space="preserve">.</w:t>
        </w:r>
      </w:ins>
      <w:ins w:id="22681" w:author="PR Preview" w:date="2026-01-01T00:00:00Z">
        <w:r>
          <w:t xml:space="preserve"> </w:t>
        </w:r>
      </w:ins>
      <w:ins w:id="22682" w:author="PR Preview" w:date="2026-01-01T00:00:00Z">
        <w:r>
          <w:t xml:space="preserve">It is invertible, with</w:t>
        </w:r>
      </w:ins>
      <w:ins w:id="22683" w:author="PR Preview" w:date="2026-01-01T00:00:00Z">
        <w:r>
          <w:t xml:space="preserve"> </w:t>
        </w:r>
      </w:ins>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ins w:id="22684" w:author="PR Preview" w:date="2026-01-01T00:00:00Z">
        <w:r>
          <w:t xml:space="preserve">.</w:t>
        </w:r>
      </w:ins>
    </w:p>
    <w:p>
      <w:pPr>
        <w:pStyle w:val="BodyText"/>
      </w:pPr>
      <w:ins w:id="22685" w:author="PR Preview" w:date="2026-01-01T00:00:00Z">
        <w:r>
          <w:t xml:space="preserve">The converse fails.</w:t>
        </w:r>
      </w:ins>
      <w:ins w:id="2268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2687" w:author="PR Preview" w:date="2026-01-01T00:00:00Z">
        <w:r>
          <w:t xml:space="preserve"> </w:t>
        </w:r>
      </w:ins>
      <w:ins w:id="22688" w:author="PR Preview" w:date="2026-01-01T00:00:00Z">
        <w:r>
          <w:t xml:space="preserve">of</w:t>
        </w:r>
      </w:ins>
      <w:ins w:id="22689" w:author="PR Preview" w:date="2026-01-01T00:00:00Z">
        <w:r>
          <w:t xml:space="preserve"> </w:t>
        </w:r>
      </w:ins>
      <w:hyperlink w:anchor="exm-positive-definite">
        <w:ins w:id="22690" w:author="PR Preview" w:date="2026-01-01T00:00:00Z">
          <w:r>
            <w:rPr>
              <w:rStyle w:val="Hyperlink"/>
            </w:rPr>
            <w:t xml:space="preserve">Example 154</w:t>
          </w:r>
        </w:ins>
      </w:hyperlink>
      <w:ins w:id="22691" w:author="PR Preview" w:date="2026-01-01T00:00:00Z">
        <w:r>
          <w:t xml:space="preserve"> </w:t>
        </w:r>
      </w:ins>
      <w:ins w:id="22692" w:author="PR Preview" w:date="2026-01-01T00:00:00Z">
        <w:r>
          <w:t xml:space="preserve">is not positive definite,</w:t>
        </w:r>
      </w:ins>
      <w:ins w:id="22693" w:author="PR Preview" w:date="2026-01-01T00:00:00Z">
        <w:r>
          <w:t xml:space="preserve"> </w:t>
        </w:r>
      </w:ins>
      <w:ins w:id="22694" w:author="PR Preview" w:date="2026-01-01T00:00:00Z">
        <w:r>
          <w:t xml:space="preserve">yet it is invertible:</w:t>
        </w:r>
      </w:ins>
      <w:ins w:id="22695" w:author="PR Preview" w:date="2026-01-01T00:00:00Z">
        <w:r>
          <w:t xml:space="preserve"> </w:t>
        </w:r>
      </w:ins>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ins w:id="22696" w:author="PR Preview" w:date="2026-01-01T00:00:00Z">
        <w:r>
          <w:t xml:space="preserve">.</w:t>
        </w:r>
      </w:ins>
    </w:p>
    <w:bookmarkEnd w:id="663"/>
    <w:bookmarkStart w:id="664" w:name="thm-psd-plus-multiple-identity"/>
    <w:p>
      <w:pPr>
        <w:pStyle w:val="BodyText"/>
      </w:pPr>
      <w:ins w:id="22697" w:author="PR Preview" w:date="2026-01-01T00:00:00Z">
        <w:r>
          <w:rPr>
            <w:b/>
            <w:bCs/>
          </w:rPr>
          <w:t xml:space="preserve">Theorem 121 (Adding a positive multiple of the identity makes a matrix positive definite)</w:t>
        </w:r>
      </w:ins>
      <w:ins w:id="22698" w:author="PR Preview" w:date="2026-01-01T00:00:00Z">
        <w:r>
          <w:t xml:space="preserve"> </w:t>
        </w:r>
      </w:ins>
      <w:ins w:id="22699" w:author="PR Preview" w:date="2026-01-01T00:00:00Z">
        <w:r>
          <w:t xml:space="preserve">Let</w:t>
        </w:r>
      </w:ins>
      <w:ins w:id="22700" w:author="PR Preview" w:date="2026-01-01T00:00:00Z">
        <w:r>
          <w:t xml:space="preserve"> </w:t>
        </w:r>
      </w:ins>
      <m:oMath>
        <m:r>
          <m:rPr>
            <m:sty m:val="bi"/>
          </m:rPr>
          <m:t>A</m:t>
        </m:r>
      </m:oMath>
      <w:ins w:id="22701" w:author="PR Preview" w:date="2026-01-01T00:00:00Z">
        <w:r>
          <w:t xml:space="preserve"> </w:t>
        </w:r>
      </w:ins>
      <w:ins w:id="22702" w:author="PR Preview" w:date="2026-01-01T00:00:00Z">
        <w:r>
          <w:t xml:space="preserve">be a</w:t>
        </w:r>
      </w:ins>
      <w:ins w:id="22703" w:author="PR Preview" w:date="2026-01-01T00:00:00Z">
        <w:r>
          <w:t xml:space="preserve"> </w:t>
        </w:r>
      </w:ins>
      <m:oMath>
        <m:r>
          <m:t>p</m:t>
        </m:r>
        <m:r>
          <m:rPr>
            <m:sty m:val="p"/>
          </m:rPr>
          <m:t>×</m:t>
        </m:r>
        <m:r>
          <m:t>p</m:t>
        </m:r>
      </m:oMath>
      <w:ins w:id="22704" w:author="PR Preview" w:date="2026-01-01T00:00:00Z">
        <w:r>
          <w:t xml:space="preserve"> </w:t>
        </w:r>
      </w:ins>
      <w:ins w:id="22705" w:author="PR Preview" w:date="2026-01-01T00:00:00Z">
        <w:r>
          <w:t xml:space="preserve">positive semidefinite matrix (</w:t>
        </w:r>
      </w:ins>
      <w:hyperlink w:anchor="def-positive-semidefinite">
        <w:ins w:id="22706" w:author="PR Preview" w:date="2026-01-01T00:00:00Z">
          <w:r>
            <w:rPr>
              <w:rStyle w:val="Hyperlink"/>
            </w:rPr>
            <w:t xml:space="preserve">Definition 100</w:t>
          </w:r>
        </w:ins>
      </w:hyperlink>
      <w:ins w:id="22707" w:author="PR Preview" w:date="2026-01-01T00:00:00Z">
        <w:r>
          <w:t xml:space="preserve">)</w:t>
        </w:r>
      </w:ins>
      <w:ins w:id="22708" w:author="PR Preview" w:date="2026-01-01T00:00:00Z">
        <w:r>
          <w:t xml:space="preserve"> </w:t>
        </w:r>
      </w:ins>
      <w:ins w:id="22709" w:author="PR Preview" w:date="2026-01-01T00:00:00Z">
        <w:r>
          <w:t xml:space="preserve">and let</w:t>
        </w:r>
      </w:ins>
      <w:ins w:id="22710" w:author="PR Preview" w:date="2026-01-01T00:00:00Z">
        <w:r>
          <w:t xml:space="preserve"> </w:t>
        </w:r>
      </w:ins>
      <m:oMath>
        <m:r>
          <m:t>α</m:t>
        </m:r>
        <m:r>
          <m:rPr>
            <m:sty m:val="p"/>
          </m:rPr>
          <m:t>&gt;</m:t>
        </m:r>
        <m:r>
          <m:t>0</m:t>
        </m:r>
      </m:oMath>
      <w:ins w:id="22711" w:author="PR Preview" w:date="2026-01-01T00:00:00Z">
        <w:r>
          <w:t xml:space="preserve">.</w:t>
        </w:r>
      </w:ins>
      <w:ins w:id="22712" w:author="PR Preview" w:date="2026-01-01T00:00:00Z">
        <w:r>
          <w:t xml:space="preserve"> </w:t>
        </w:r>
      </w:ins>
      <w:ins w:id="22713" w:author="PR Preview" w:date="2026-01-01T00:00:00Z">
        <w:r>
          <w:t xml:space="preserve">Then</w:t>
        </w:r>
      </w:ins>
      <w:ins w:id="22714" w:author="PR Preview" w:date="2026-01-01T00:00:00Z">
        <w:r>
          <w:t xml:space="preserve"> </w:t>
        </w:r>
      </w:ins>
      <m:oMath>
        <m:r>
          <m:rPr>
            <m:sty m:val="bi"/>
          </m:rPr>
          <m:t>A</m:t>
        </m:r>
        <m:r>
          <m:rPr>
            <m:sty m:val="p"/>
          </m:rPr>
          <m:t>+</m:t>
        </m:r>
        <m:r>
          <m:t>α</m:t>
        </m:r>
        <m:sSub>
          <m:e>
            <m:r>
              <m:rPr>
                <m:sty m:val="bi"/>
              </m:rPr>
              <m:t>I</m:t>
            </m:r>
          </m:e>
          <m:sub>
            <m:r>
              <m:t>p</m:t>
            </m:r>
          </m:sub>
        </m:sSub>
      </m:oMath>
      <w:ins w:id="22715" w:author="PR Preview" w:date="2026-01-01T00:00:00Z">
        <w:r>
          <w:t xml:space="preserve"> </w:t>
        </w:r>
      </w:ins>
      <w:ins w:id="22716" w:author="PR Preview" w:date="2026-01-01T00:00:00Z">
        <w:r>
          <w:t xml:space="preserve">is positive definite (</w:t>
        </w:r>
      </w:ins>
      <w:hyperlink w:anchor="def-positive-definite">
        <w:ins w:id="22717" w:author="PR Preview" w:date="2026-01-01T00:00:00Z">
          <w:r>
            <w:rPr>
              <w:rStyle w:val="Hyperlink"/>
            </w:rPr>
            <w:t xml:space="preserve">Definition 101</w:t>
          </w:r>
        </w:ins>
      </w:hyperlink>
      <w:ins w:id="22718" w:author="PR Preview" w:date="2026-01-01T00:00:00Z">
        <w:r>
          <w:t xml:space="preserve">),</w:t>
        </w:r>
      </w:ins>
      <w:ins w:id="22719" w:author="PR Preview" w:date="2026-01-01T00:00:00Z">
        <w:r>
          <w:t xml:space="preserve"> </w:t>
        </w:r>
      </w:ins>
      <w:ins w:id="22720" w:author="PR Preview" w:date="2026-01-01T00:00:00Z">
        <w:r>
          <w:t xml:space="preserve">so it is invertible (</w:t>
        </w:r>
      </w:ins>
      <w:hyperlink w:anchor="thm-pd-invertible">
        <w:ins w:id="22721" w:author="PR Preview" w:date="2026-01-01T00:00:00Z">
          <w:r>
            <w:rPr>
              <w:rStyle w:val="Hyperlink"/>
            </w:rPr>
            <w:t xml:space="preserve">Theorem 120</w:t>
          </w:r>
        </w:ins>
      </w:hyperlink>
      <w:ins w:id="22722" w:author="PR Preview" w:date="2026-01-01T00:00:00Z">
        <w:r>
          <w:t xml:space="preserve">).</w:t>
        </w:r>
      </w:ins>
    </w:p>
    <w:bookmarkEnd w:id="664"/>
    <w:p>
      <w:pPr>
        <w:pStyle w:val="BodyText"/>
      </w:pPr>
      <w:ins w:id="22723" w:author="PR Preview" w:date="2026-01-01T00:00:00Z">
        <w:r>
          <w:rPr>
            <w:i/>
            <w:iCs/>
          </w:rPr>
          <w:t xml:space="preserve">Proof</w:t>
        </w:r>
      </w:ins>
      <w:ins w:id="22724" w:author="PR Preview" w:date="2026-01-01T00:00:00Z">
        <w:r>
          <w:t xml:space="preserve">. </w:t>
        </w:r>
      </w:ins>
      <m:oMath>
        <m:r>
          <m:rPr>
            <m:sty m:val="bi"/>
          </m:rPr>
          <m:t>A</m:t>
        </m:r>
        <m:r>
          <m:rPr>
            <m:sty m:val="p"/>
          </m:rPr>
          <m:t>+</m:t>
        </m:r>
        <m:r>
          <m:t>α</m:t>
        </m:r>
        <m:sSub>
          <m:e>
            <m:r>
              <m:rPr>
                <m:sty m:val="bi"/>
              </m:rPr>
              <m:t>I</m:t>
            </m:r>
          </m:e>
          <m:sub>
            <m:r>
              <m:t>p</m:t>
            </m:r>
          </m:sub>
        </m:sSub>
      </m:oMath>
      <w:ins w:id="22725" w:author="PR Preview" w:date="2026-01-01T00:00:00Z">
        <w:r>
          <w:t xml:space="preserve"> </w:t>
        </w:r>
      </w:ins>
      <w:ins w:id="22726" w:author="PR Preview" w:date="2026-01-01T00:00:00Z">
        <w:r>
          <w:t xml:space="preserve">is symmetric:</w:t>
        </w:r>
      </w:ins>
      <w:ins w:id="22727" w:author="PR Preview" w:date="2026-01-01T00:00:00Z">
        <w:r>
          <w:t xml:space="preserve"> </w:t>
        </w:r>
      </w:ins>
      <w:ins w:id="22728" w:author="PR Preview" w:date="2026-01-01T00:00:00Z">
        <w:r>
          <w:t xml:space="preserve">its transpose is</w:t>
        </w:r>
      </w:ins>
      <w:ins w:id="22729" w:author="PR Preview" w:date="2026-01-01T00:00:00Z">
        <w:r>
          <w:t xml:space="preserve"> </w:t>
        </w:r>
      </w:ins>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ins w:id="22730" w:author="PR Preview" w:date="2026-01-01T00:00:00Z">
        <w:r>
          <w:t xml:space="preserve"> </w:t>
        </w:r>
      </w:ins>
      <w:ins w:id="22731" w:author="PR Preview" w:date="2026-01-01T00:00:00Z">
        <w:r>
          <w:t xml:space="preserve">(</w:t>
        </w:r>
      </w:ins>
      <w:hyperlink w:anchor="thm-transpose-sum">
        <w:ins w:id="22732" w:author="PR Preview" w:date="2026-01-01T00:00:00Z">
          <w:r>
            <w:rPr>
              <w:rStyle w:val="Hyperlink"/>
            </w:rPr>
            <w:t xml:space="preserve">Theorem 18</w:t>
          </w:r>
        </w:ins>
      </w:hyperlink>
      <w:ins w:id="22733" w:author="PR Preview" w:date="2026-01-01T00:00:00Z">
        <w:r>
          <w:t xml:space="preserve">,</w:t>
        </w:r>
      </w:ins>
      <w:ins w:id="22734" w:author="PR Preview" w:date="2026-01-01T00:00:00Z">
        <w:r>
          <w:t xml:space="preserve"> </w:t>
        </w:r>
      </w:ins>
      <w:hyperlink w:anchor="def-scalar-mult">
        <w:ins w:id="22735" w:author="PR Preview" w:date="2026-01-01T00:00:00Z">
          <w:r>
            <w:rPr>
              <w:rStyle w:val="Hyperlink"/>
            </w:rPr>
            <w:t xml:space="preserve">Definition 25</w:t>
          </w:r>
        </w:ins>
      </w:hyperlink>
      <w:ins w:id="22736" w:author="PR Preview" w:date="2026-01-01T00:00:00Z">
        <w:r>
          <w:t xml:space="preserve">,</w:t>
        </w:r>
      </w:ins>
      <w:ins w:id="22737" w:author="PR Preview" w:date="2026-01-01T00:00:00Z">
        <w:r>
          <w:t xml:space="preserve"> </w:t>
        </w:r>
      </w:ins>
      <w:hyperlink w:anchor="def-matrix-transpose">
        <w:ins w:id="22738" w:author="PR Preview" w:date="2026-01-01T00:00:00Z">
          <w:r>
            <w:rPr>
              <w:rStyle w:val="Hyperlink"/>
            </w:rPr>
            <w:t xml:space="preserve">Definition 22</w:t>
          </w:r>
        </w:ins>
      </w:hyperlink>
      <w:ins w:id="22739" w:author="PR Preview" w:date="2026-01-01T00:00:00Z">
        <w:r>
          <w:t xml:space="preserve">).</w:t>
        </w:r>
      </w:ins>
      <w:ins w:id="22740" w:author="PR Preview" w:date="2026-01-01T00:00:00Z">
        <w:r>
          <w:t xml:space="preserve"> </w:t>
        </w:r>
      </w:ins>
      <w:ins w:id="22741" w:author="PR Preview" w:date="2026-01-01T00:00:00Z">
        <w:r>
          <w:t xml:space="preserve">For</w:t>
        </w:r>
      </w:ins>
      <w:ins w:id="22742" w:author="PR Preview" w:date="2026-01-01T00:00:00Z">
        <w:r>
          <w:t xml:space="preserve"> </w:t>
        </w:r>
      </w:ins>
      <w:ins w:id="22743" w:author="PR Preview" w:date="2026-01-01T00:00:00Z">
        <w:r>
          <w:t xml:space="preserve">$\mathord{\smash[b]{\underset{\raise.3ex\hbox{$\scriptstyle\sim$}}{x}}\vphantom{x}}\ne \mathord{\smash[b]{\underset{\raise.3ex\hbox{$\scriptstyle\sim$}}{0}}\vphantom{0}}_p$</w:t>
        </w:r>
      </w:ins>
      <w:ins w:id="22744" w:author="PR Preview" w:date="2026-01-01T00:00:00Z">
        <w:r>
          <w:t xml:space="preserve">,</w:t>
        </w:r>
      </w:ins>
    </w:p>
    <w:p>
      <w:pPr>
        <w:pStyle w:val="BodyText"/>
      </w:pPr>
      <w:ins w:id="22745" w:author="PR Preview" w:date="2026-01-01T00:00:00Z">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}\text{Theorem~95}\text{)}
    \\
    &amp;= {\mathord{\smash[b]{\underset{\raise.3ex\hbox{$\scriptstyle\sim$}}{x}}\vphantom{x}}}^{\top} \mathbf{A} \mathord{\smash[b]{\underset{\raise.3ex\hbox{$\scriptstyle\sim$}}{x}}\vphantom{x}} + \alpha\,\mathopen{}\left\lVert\mathord{\smash[b]{\underset{\raise.3ex\hbox{$\scriptstyle\sim$}}{x}}\vphantom{x}}\right\rVert\mathclose{}^2
    &amp;&amp; \text{(}\text{Theorem~10}\text{,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ins>
    </w:p>
    <w:bookmarkStart w:id="665" w:name="exm-psd-plus-multiple-identity"/>
    <w:p>
      <w:pPr>
        <w:pStyle w:val="FirstParagraph"/>
      </w:pPr>
      <w:ins w:id="22746" w:author="PR Preview" w:date="2026-01-01T00:00:00Z">
        <w:r>
          <w:rPr>
            <w:b/>
            <w:bCs/>
          </w:rPr>
          <w:t xml:space="preserve">Example 213 (Repairing a singular matrix)</w:t>
        </w:r>
      </w:ins>
      <w:ins w:id="22747"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22748" w:author="PR Preview" w:date="2026-01-01T00:00:00Z">
        <w:r>
          <w:t xml:space="preserve"> </w:t>
        </w:r>
      </w:ins>
      <w:ins w:id="22749" w:author="PR Preview" w:date="2026-01-01T00:00:00Z">
        <w:r>
          <w:t xml:space="preserve">of</w:t>
        </w:r>
      </w:ins>
      <w:ins w:id="22750" w:author="PR Preview" w:date="2026-01-01T00:00:00Z">
        <w:r>
          <w:t xml:space="preserve"> </w:t>
        </w:r>
      </w:ins>
      <w:hyperlink w:anchor="exm-positive-semidefinite">
        <w:ins w:id="22751" w:author="PR Preview" w:date="2026-01-01T00:00:00Z">
          <w:r>
            <w:rPr>
              <w:rStyle w:val="Hyperlink"/>
            </w:rPr>
            <w:t xml:space="preserve">Example 153</w:t>
          </w:r>
        </w:ins>
      </w:hyperlink>
      <w:ins w:id="22752" w:author="PR Preview" w:date="2026-01-01T00:00:00Z">
        <w:r>
          <w:t xml:space="preserve"> </w:t>
        </w:r>
      </w:ins>
      <w:ins w:id="22753" w:author="PR Preview" w:date="2026-01-01T00:00:00Z">
        <w:r>
          <w:t xml:space="preserve">is positive semidefinite and singular:</w:t>
        </w:r>
      </w:ins>
      <w:ins w:id="22754" w:author="PR Preview" w:date="2026-01-01T00:00:00Z">
        <w:r>
          <w:t xml:space="preserve"> </w:t>
        </w:r>
      </w:ins>
      <w:ins w:id="22755" w:author="PR Preview" w:date="2026-01-01T00:00:00Z">
        <w:r>
          <w:t xml:space="preserve">$\mathbf{B} (1, -1) = \mathord{\smash[b]{\underset{\raise.3ex\hbox{$\scriptstyle\sim$}}{0}}\vphantom{0}}_2$</w:t>
        </w:r>
      </w:ins>
      <w:ins w:id="22756" w:author="PR Preview" w:date="2026-01-01T00:00:00Z">
        <w:r>
          <w:t xml:space="preserve">.</w:t>
        </w:r>
      </w:ins>
      <w:ins w:id="22757" w:author="PR Preview" w:date="2026-01-01T00:00:00Z">
        <w:r>
          <w:t xml:space="preserve"> </w:t>
        </w:r>
      </w:ins>
      <w:ins w:id="22758" w:author="PR Preview" w:date="2026-01-01T00:00:00Z">
        <w:r>
          <w:t xml:space="preserve">With</w:t>
        </w:r>
      </w:ins>
      <w:ins w:id="22759" w:author="PR Preview" w:date="2026-01-01T00:00:00Z">
        <w:r>
          <w:t xml:space="preserve"> </w:t>
        </w:r>
      </w:ins>
      <m:oMath>
        <m:r>
          <m:t>α</m:t>
        </m:r>
        <m:r>
          <m:rPr>
            <m:sty m:val="p"/>
          </m:rPr>
          <m:t>=</m:t>
        </m:r>
        <m:r>
          <m:t>1</m:t>
        </m:r>
      </m:oMath>
      <w:ins w:id="22760" w:author="PR Preview" w:date="2026-01-01T00:00:00Z">
        <w:r>
          <w:t xml:space="preserve">,</w:t>
        </w:r>
      </w:ins>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22761" w:author="PR Preview" w:date="2026-01-01T00:00:00Z">
        <w:r>
          <w:t xml:space="preserve">which is positive definite and invertible by</w:t>
        </w:r>
      </w:ins>
      <w:ins w:id="22762" w:author="PR Preview" w:date="2026-01-01T00:00:00Z">
        <w:r>
          <w:t xml:space="preserve"> </w:t>
        </w:r>
      </w:ins>
      <w:hyperlink w:anchor="exm-pd-invertible">
        <w:ins w:id="22763" w:author="PR Preview" w:date="2026-01-01T00:00:00Z">
          <w:r>
            <w:rPr>
              <w:rStyle w:val="Hyperlink"/>
            </w:rPr>
            <w:t xml:space="preserve">Example 212</w:t>
          </w:r>
        </w:ins>
      </w:hyperlink>
      <w:ins w:id="22764" w:author="PR Preview" w:date="2026-01-01T00:00:00Z">
        <w:r>
          <w:t xml:space="preserve">.</w:t>
        </w:r>
      </w:ins>
    </w:p>
    <w:bookmarkEnd w:id="665"/>
    <w:bookmarkStart w:id="666" w:name="cor-gram-invertible-iff"/>
    <w:p>
      <w:pPr>
        <w:pStyle w:val="BodyText"/>
      </w:pPr>
      <w:ins w:id="22765" w:author="PR Preview" w:date="2026-01-01T00:00:00Z">
        <w:r>
          <w:rPr>
            <w:b/>
            <w:bCs/>
          </w:rPr>
          <w:t xml:space="preserve">Corollary 16 (</w:t>
        </w:r>
      </w:ins>
      <m:oMath>
        <m:sSup>
          <m:e>
            <m:r>
              <m:rPr>
                <m:sty m:val="bi"/>
              </m:rPr>
              <m:t>X</m:t>
            </m:r>
          </m:e>
          <m:sup>
            <m:r>
              <m:rPr>
                <m:sty m:val="p"/>
              </m:rPr>
              <m:t>⊤</m:t>
            </m:r>
          </m:sup>
        </m:sSup>
        <m:r>
          <m:rPr>
            <m:sty m:val="bi"/>
          </m:rPr>
          <m:t>X</m:t>
        </m:r>
      </m:oMath>
      <w:ins w:id="22766" w:author="PR Preview" w:date="2026-01-01T00:00:00Z">
        <w:r>
          <w:rPr>
            <w:b/>
            <w:bCs/>
          </w:rPr>
          <w:t xml:space="preserve"> </w:t>
        </w:r>
      </w:ins>
      <w:ins w:id="22767" w:author="PR Preview" w:date="2026-01-01T00:00:00Z">
        <w:r>
          <w:rPr>
            <w:b/>
            <w:bCs/>
          </w:rPr>
          <w:t xml:space="preserve">is invertible exactly when</w:t>
        </w:r>
      </w:ins>
      <w:ins w:id="22768" w:author="PR Preview" w:date="2026-01-01T00:00:00Z">
        <w:r>
          <w:rPr>
            <w:b/>
            <w:bCs/>
          </w:rPr>
          <w:t xml:space="preserve"> </w:t>
        </w:r>
      </w:ins>
      <m:oMath>
        <m:r>
          <m:rPr>
            <m:sty m:val="bi"/>
          </m:rPr>
          <m:t>X</m:t>
        </m:r>
      </m:oMath>
      <w:ins w:id="22769" w:author="PR Preview" w:date="2026-01-01T00:00:00Z">
        <w:r>
          <w:rPr>
            <w:b/>
            <w:bCs/>
          </w:rPr>
          <w:t xml:space="preserve"> </w:t>
        </w:r>
      </w:ins>
      <w:ins w:id="22770" w:author="PR Preview" w:date="2026-01-01T00:00:00Z">
        <w:r>
          <w:rPr>
            <w:b/>
            <w:bCs/>
          </w:rPr>
          <w:t xml:space="preserve">has full column rank)</w:t>
        </w:r>
      </w:ins>
      <w:ins w:id="22771" w:author="PR Preview" w:date="2026-01-01T00:00:00Z">
        <w:r>
          <w:t xml:space="preserve"> </w:t>
        </w:r>
      </w:ins>
      <w:ins w:id="22772" w:author="PR Preview" w:date="2026-01-01T00:00:00Z">
        <w:r>
          <w:t xml:space="preserve">For an</w:t>
        </w:r>
      </w:ins>
      <w:ins w:id="22773" w:author="PR Preview" w:date="2026-01-01T00:00:00Z">
        <w:r>
          <w:t xml:space="preserve"> </w:t>
        </w:r>
      </w:ins>
      <m:oMath>
        <m:r>
          <m:t>n</m:t>
        </m:r>
        <m:r>
          <m:rPr>
            <m:sty m:val="p"/>
          </m:rPr>
          <m:t>×</m:t>
        </m:r>
        <m:r>
          <m:t>p</m:t>
        </m:r>
      </m:oMath>
      <w:ins w:id="22774" w:author="PR Preview" w:date="2026-01-01T00:00:00Z">
        <w:r>
          <w:t xml:space="preserve"> </w:t>
        </w:r>
      </w:ins>
      <w:ins w:id="22775" w:author="PR Preview" w:date="2026-01-01T00:00:00Z">
        <w:r>
          <w:t xml:space="preserve">matrix</w:t>
        </w:r>
      </w:ins>
      <w:ins w:id="22776" w:author="PR Preview" w:date="2026-01-01T00:00:00Z">
        <w:r>
          <w:t xml:space="preserve"> </w:t>
        </w:r>
      </w:ins>
      <m:oMath>
        <m:r>
          <m:rPr>
            <m:sty m:val="bi"/>
          </m:rPr>
          <m:t>X</m:t>
        </m:r>
      </m:oMath>
      <w:ins w:id="22777" w:author="PR Preview" w:date="2026-01-01T00:00:00Z">
        <w:r>
          <w:t xml:space="preserve">, the</w:t>
        </w:r>
      </w:ins>
      <w:ins w:id="22778" w:author="PR Preview" w:date="2026-01-01T00:00:00Z">
        <w:r>
          <w:t xml:space="preserve"> </w:t>
        </w:r>
      </w:ins>
      <m:oMath>
        <m:r>
          <m:t>p</m:t>
        </m:r>
        <m:r>
          <m:rPr>
            <m:sty m:val="p"/>
          </m:rPr>
          <m:t>×</m:t>
        </m:r>
        <m:r>
          <m:t>p</m:t>
        </m:r>
      </m:oMath>
      <w:ins w:id="22779" w:author="PR Preview" w:date="2026-01-01T00:00:00Z">
        <w:r>
          <w:t xml:space="preserve"> </w:t>
        </w:r>
      </w:ins>
      <w:ins w:id="22780" w:author="PR Preview" w:date="2026-01-01T00:00:00Z">
        <w:r>
          <w:t xml:space="preserve">matrix</w:t>
        </w:r>
      </w:ins>
      <w:ins w:id="22781" w:author="PR Preview" w:date="2026-01-01T00:00:00Z">
        <w:r>
          <w:t xml:space="preserve"> </w:t>
        </w:r>
      </w:ins>
      <m:oMath>
        <m:sSup>
          <m:e>
            <m:r>
              <m:rPr>
                <m:sty m:val="bi"/>
              </m:rPr>
              <m:t>X</m:t>
            </m:r>
          </m:e>
          <m:sup>
            <m:r>
              <m:rPr>
                <m:sty m:val="p"/>
              </m:rPr>
              <m:t>⊤</m:t>
            </m:r>
          </m:sup>
        </m:sSup>
        <m:r>
          <m:rPr>
            <m:sty m:val="bi"/>
          </m:rPr>
          <m:t>X</m:t>
        </m:r>
      </m:oMath>
      <w:ins w:id="22782" w:author="PR Preview" w:date="2026-01-01T00:00:00Z">
        <w:r>
          <w:t xml:space="preserve"> </w:t>
        </w:r>
      </w:ins>
      <w:ins w:id="22783" w:author="PR Preview" w:date="2026-01-01T00:00:00Z">
        <w:r>
          <w:t xml:space="preserve">is invertible (</w:t>
        </w:r>
      </w:ins>
      <w:hyperlink w:anchor="def-invertible-matrix">
        <w:ins w:id="22784" w:author="PR Preview" w:date="2026-01-01T00:00:00Z">
          <w:r>
            <w:rPr>
              <w:rStyle w:val="Hyperlink"/>
            </w:rPr>
            <w:t xml:space="preserve">Definition 85</w:t>
          </w:r>
        </w:ins>
      </w:hyperlink>
      <w:ins w:id="22785" w:author="PR Preview" w:date="2026-01-01T00:00:00Z">
        <w:r>
          <w:t xml:space="preserve">)</w:t>
        </w:r>
      </w:ins>
      <w:ins w:id="22786" w:author="PR Preview" w:date="2026-01-01T00:00:00Z">
        <w:r>
          <w:t xml:space="preserve"> </w:t>
        </w:r>
      </w:ins>
      <w:ins w:id="22787" w:author="PR Preview" w:date="2026-01-01T00:00:00Z">
        <w:r>
          <w:t xml:space="preserve">exactly when</w:t>
        </w:r>
      </w:ins>
      <w:ins w:id="22788" w:author="PR Preview" w:date="2026-01-01T00:00:00Z">
        <w:r>
          <w:t xml:space="preserve"> </w:t>
        </w:r>
      </w:ins>
      <m:oMath>
        <m:r>
          <m:rPr>
            <m:sty m:val="p"/>
          </m:rPr>
          <m:t>rank</m:t>
        </m:r>
        <m:r>
          <m:rPr>
            <m:sty m:val="p"/>
          </m:rPr>
          <m:t>(</m:t>
        </m:r>
        <m:r>
          <m:rPr>
            <m:sty m:val="bi"/>
          </m:rPr>
          <m:t>X</m:t>
        </m:r>
        <m:r>
          <m:rPr>
            <m:sty m:val="p"/>
          </m:rPr>
          <m:t>)</m:t>
        </m:r>
        <m:r>
          <m:rPr>
            <m:sty m:val="p"/>
          </m:rPr>
          <m:t>=</m:t>
        </m:r>
        <m:r>
          <m:t>p</m:t>
        </m:r>
      </m:oMath>
      <w:ins w:id="22789" w:author="PR Preview" w:date="2026-01-01T00:00:00Z">
        <w:r>
          <w:t xml:space="preserve"> </w:t>
        </w:r>
      </w:ins>
      <w:ins w:id="22790" w:author="PR Preview" w:date="2026-01-01T00:00:00Z">
        <w:r>
          <w:t xml:space="preserve">(</w:t>
        </w:r>
      </w:ins>
      <w:hyperlink w:anchor="def-full-column-rank">
        <w:ins w:id="22791" w:author="PR Preview" w:date="2026-01-01T00:00:00Z">
          <w:r>
            <w:rPr>
              <w:rStyle w:val="Hyperlink"/>
            </w:rPr>
            <w:t xml:space="preserve">Definition 45</w:t>
          </w:r>
        </w:ins>
      </w:hyperlink>
      <w:ins w:id="22792" w:author="PR Preview" w:date="2026-01-01T00:00:00Z">
        <w:r>
          <w:t xml:space="preserve">).</w:t>
        </w:r>
      </w:ins>
    </w:p>
    <w:bookmarkEnd w:id="666"/>
    <w:p>
      <w:pPr>
        <w:pStyle w:val="BodyText"/>
      </w:pPr>
      <w:ins w:id="22793" w:author="PR Preview" w:date="2026-01-01T00:00:00Z">
        <w:r>
          <w:rPr>
            <w:i/>
            <w:iCs/>
          </w:rPr>
          <w:t xml:space="preserve">Proof</w:t>
        </w:r>
      </w:ins>
      <w:ins w:id="22794" w:author="PR Preview" w:date="2026-01-01T00:00:00Z">
        <w:r>
          <w:t xml:space="preserve">. </w:t>
        </w:r>
      </w:ins>
      <w:ins w:id="22795" w:author="PR Preview" w:date="2026-01-01T00:00:00Z">
        <w:r>
          <w:t xml:space="preserve">The following statements are equivalent:</w:t>
        </w:r>
      </w:ins>
    </w:p>
    <w:p>
      <w:pPr>
        <w:pStyle w:val="BodyText"/>
      </w:pPr>
      <w:ins w:id="22796" w:author="PR Preview" w:date="2026-01-01T00:00:00Z">
        <w:r>
          <w:t xml:space="preserve">$$
    \begin{aligned}
    {\mathbf{X}}^{\top}\mathbf{X}\text{ is invertible}
    &amp;\iff \mathcal{N}({\mathbf{X}}^{\top}\mathbf{X}) = \mathopen{}\left\{\mathord{\smash[b]{\underset{\raise.3ex\hbox{$\scriptstyle\sim$}}{0}}\vphantom{0}}_p\right\}\mathclose{}
    &amp;&amp; \text{(}\text{Theorem~109}\text{)}
    \\
    &amp;\iff \mathcal{N}(\mathbf{X}) = \mathopen{}\left\{\mathord{\smash[b]{\underset{\raise.3ex\hbox{$\scriptstyle\sim$}}{0}}\vphantom{0}}_p\right\}\mathclose{}
    &amp;&amp; \text{(}\text{Theorem~37}\text{)}
    \\
    &amp;\iff \mathbf{X}\text{ has full column rank.}
    &amp;&amp; \text{(}\text{Theorem~34}\text{)}
    \end{aligned}
    $$</w:t>
        </w:r>
      </w:ins>
    </w:p>
    <w:bookmarkStart w:id="667" w:name="exm-gram-invertible-iff"/>
    <w:p>
      <w:pPr>
        <w:pStyle w:val="FirstParagraph"/>
      </w:pPr>
      <w:ins w:id="22797" w:author="PR Preview" w:date="2026-01-01T00:00:00Z">
        <w:r>
          <w:rPr>
            <w:b/>
            <w:bCs/>
          </w:rPr>
          <w:t xml:space="preserve">Example 214 (A design matrix with a repeated column)</w:t>
        </w:r>
      </w:ins>
      <w:ins w:id="2279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2799" w:author="PR Preview" w:date="2026-01-01T00:00:00Z">
        <w:r>
          <w:t xml:space="preserve"> </w:t>
        </w:r>
      </w:ins>
      <w:ins w:id="22800" w:author="PR Preview" w:date="2026-01-01T00:00:00Z">
        <w:r>
          <w:t xml:space="preserve">of</w:t>
        </w:r>
      </w:ins>
      <w:ins w:id="22801" w:author="PR Preview" w:date="2026-01-01T00:00:00Z">
        <w:r>
          <w:t xml:space="preserve"> </w:t>
        </w:r>
      </w:ins>
      <w:hyperlink w:anchor="exm-rank">
        <w:ins w:id="22802" w:author="PR Preview" w:date="2026-01-01T00:00:00Z">
          <w:r>
            <w:rPr>
              <w:rStyle w:val="Hyperlink"/>
            </w:rPr>
            <w:t xml:space="preserve">Example 36</w:t>
          </w:r>
        </w:ins>
      </w:hyperlink>
      <w:ins w:id="22803" w:author="PR Preview" w:date="2026-01-01T00:00:00Z">
        <w:r>
          <w:t xml:space="preserve"> </w:t>
        </w:r>
      </w:ins>
      <w:ins w:id="22804" w:author="PR Preview" w:date="2026-01-01T00:00:00Z">
        <w:r>
          <w:t xml:space="preserve">has rank</w:t>
        </w:r>
      </w:ins>
      <w:ins w:id="22805" w:author="PR Preview" w:date="2026-01-01T00:00:00Z">
        <w:r>
          <w:t xml:space="preserve"> </w:t>
        </w:r>
      </w:ins>
      <m:oMath>
        <m:r>
          <m:t>1</m:t>
        </m:r>
        <m:r>
          <m:rPr>
            <m:sty m:val="p"/>
          </m:rPr>
          <m:t>&lt;</m:t>
        </m:r>
        <m:r>
          <m:t>2</m:t>
        </m:r>
      </m:oMath>
      <w:ins w:id="22806" w:author="PR Preview" w:date="2026-01-01T00:00:00Z">
        <w:r>
          <w:t xml:space="preserve">.</w:t>
        </w:r>
      </w:ins>
      <w:ins w:id="22807" w:author="PR Preview" w:date="2026-01-01T00:00:00Z">
        <w:r>
          <w:t xml:space="preserve"> </w:t>
        </w:r>
      </w:ins>
      <w:ins w:id="22808" w:author="PR Preview" w:date="2026-01-01T00:00:00Z">
        <w:r>
          <w:t xml:space="preserve">Its cross-product matrix is</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ins w:id="22809" w:author="PR Preview" w:date="2026-01-01T00:00:00Z">
        <w:r>
          <w:t xml:space="preserve">which is singular:</w:t>
        </w:r>
      </w:ins>
      <w:ins w:id="22810" w:author="PR Preview" w:date="2026-01-01T00:00:00Z">
        <w:r>
          <w:t xml:space="preserve"> </w:t>
        </w:r>
      </w:ins>
      <m:oMath>
        <m:r>
          <m:rPr>
            <m:sty m:val="p"/>
          </m:rPr>
          <m:t>(</m:t>
        </m:r>
        <m:r>
          <m:t>2</m:t>
        </m:r>
        <m:r>
          <m:rPr>
            <m:sty m:val="p"/>
          </m:rPr>
          <m:t>,</m:t>
        </m:r>
        <m:r>
          <m:rPr>
            <m:sty m:val="p"/>
          </m:rPr>
          <m:t>−</m:t>
        </m:r>
        <m:r>
          <m:t>1</m:t>
        </m:r>
        <m:r>
          <m:rPr>
            <m:sty m:val="p"/>
          </m:rPr>
          <m:t>)</m:t>
        </m:r>
      </m:oMath>
      <w:ins w:id="22811" w:author="PR Preview" w:date="2026-01-01T00:00:00Z">
        <w:r>
          <w:t xml:space="preserve"> </w:t>
        </w:r>
      </w:ins>
      <w:ins w:id="22812" w:author="PR Preview" w:date="2026-01-01T00:00:00Z">
        <w:r>
          <w:t xml:space="preserve">is in its null space,</w:t>
        </w:r>
      </w:ins>
      <w:ins w:id="22813" w:author="PR Preview" w:date="2026-01-01T00:00:00Z">
        <w:r>
          <w:t xml:space="preserve"> </w:t>
        </w:r>
      </w:ins>
      <w:ins w:id="22814" w:author="PR Preview" w:date="2026-01-01T00:00:00Z">
        <w:r>
          <w:t xml:space="preserve">because</w:t>
        </w:r>
      </w:ins>
      <w:ins w:id="22815" w:author="PR Preview" w:date="2026-01-01T00:00:00Z">
        <w:r>
          <w:t xml:space="preserve"> </w:t>
        </w:r>
      </w:ins>
      <w:ins w:id="22816" w:author="PR Preview" w:date="2026-01-01T00:00:00Z">
        <w:r>
          <w:t xml:space="preserve">$\mathbf{X}(2, -1) = \mathord{\smash[b]{\underset{\raise.3ex\hbox{$\scriptstyle\sim$}}{0}}\vphantom{0}}_3$</w:t>
        </w:r>
      </w:ins>
      <w:ins w:id="22817" w:author="PR Preview" w:date="2026-01-01T00:00:00Z">
        <w:r>
          <w:t xml:space="preserve"> </w:t>
        </w:r>
      </w:ins>
      <w:ins w:id="22818" w:author="PR Preview" w:date="2026-01-01T00:00:00Z">
        <w:r>
          <w:t xml:space="preserve">(</w:t>
        </w:r>
      </w:ins>
      <w:hyperlink w:anchor="exm-independent-null-space">
        <w:ins w:id="22819" w:author="PR Preview" w:date="2026-01-01T00:00:00Z">
          <w:r>
            <w:rPr>
              <w:rStyle w:val="Hyperlink"/>
            </w:rPr>
            <w:t xml:space="preserve">Example 60</w:t>
          </w:r>
        </w:ins>
      </w:hyperlink>
      <w:ins w:id="22820" w:author="PR Preview" w:date="2026-01-01T00:00:00Z">
        <w:r>
          <w:t xml:space="preserve">).</w:t>
        </w:r>
      </w:ins>
      <w:ins w:id="22821" w:author="PR Preview" w:date="2026-01-01T00:00:00Z">
        <w:r>
          <w:t xml:space="preserve"> </w:t>
        </w:r>
      </w:ins>
      <w:ins w:id="22822" w:author="PR Preview" w:date="2026-01-01T00:00:00Z">
        <w:r>
          <w:t xml:space="preserve">For the full-column-rank matrix of</w:t>
        </w:r>
      </w:ins>
      <w:ins w:id="22823" w:author="PR Preview" w:date="2026-01-01T00:00:00Z">
        <w:r>
          <w:t xml:space="preserve"> </w:t>
        </w:r>
      </w:ins>
      <w:hyperlink w:anchor="exm-gram-invertible">
        <w:ins w:id="22824" w:author="PR Preview" w:date="2026-01-01T00:00:00Z">
          <w:r>
            <w:rPr>
              <w:rStyle w:val="Hyperlink"/>
            </w:rPr>
            <w:t xml:space="preserve">Example 164</w:t>
          </w:r>
        </w:ins>
      </w:hyperlink>
      <w:ins w:id="22825" w:author="PR Preview" w:date="2026-01-01T00:00:00Z">
        <w:r>
          <w:t xml:space="preserve">,</w:t>
        </w:r>
      </w:ins>
      <w:ins w:id="22826" w:author="PR Preview" w:date="2026-01-01T00:00:00Z">
        <w:r>
          <w:t xml:space="preserve"> </w:t>
        </w:r>
      </w:ins>
      <m:oMath>
        <m:sSup>
          <m:e>
            <m:r>
              <m:rPr>
                <m:sty m:val="bi"/>
              </m:rPr>
              <m:t>X</m:t>
            </m:r>
          </m:e>
          <m:sup>
            <m:r>
              <m:rPr>
                <m:sty m:val="p"/>
              </m:rPr>
              <m:t>⊤</m:t>
            </m:r>
          </m:sup>
        </m:sSup>
        <m:r>
          <m:rPr>
            <m:sty m:val="bi"/>
          </m:rPr>
          <m:t>X</m:t>
        </m:r>
      </m:oMath>
      <w:ins w:id="22827" w:author="PR Preview" w:date="2026-01-01T00:00:00Z">
        <w:r>
          <w:t xml:space="preserve"> </w:t>
        </w:r>
      </w:ins>
      <w:ins w:id="22828" w:author="PR Preview" w:date="2026-01-01T00:00:00Z">
        <w:r>
          <w:t xml:space="preserve">is invertible.</w:t>
        </w:r>
      </w:ins>
    </w:p>
    <w:bookmarkEnd w:id="667"/>
    <w:bookmarkStart w:id="668"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del w:id="22829" w:author="PR Preview" w:date="2026-01-01T00:00:00Z">
        <w:r>
          <w:delText xml:space="preserve">where</w:delText>
        </w:r>
      </w:del>
      <w:del w:id="22830" w:author="PR Preview" w:date="2026-01-01T00:00:00Z">
        <w:r>
          <w:delText xml:space="preserve"> </w:delText>
        </w:r>
      </w:del>
      <m:oMath>
        <m:r>
          <m:rPr>
            <m:sty m:val="bi"/>
          </m:rPr>
          <m:t>A</m:t>
        </m:r>
      </m:oMath>
      <w:del w:id="22831" w:author="PR Preview" w:date="2026-01-01T00:00:00Z">
        <w:r>
          <w:delText xml:space="preserve"> </w:delText>
        </w:r>
      </w:del>
      <w:del w:id="22832" w:author="PR Preview" w:date="2026-01-01T00:00:00Z">
        <w:r>
          <w:delText xml:space="preserve">(</w:delText>
        </w:r>
      </w:del>
      <m:oMath>
        <m:r>
          <m:t>k</m:t>
        </m:r>
        <m:r>
          <m:rPr>
            <m:sty m:val="p"/>
          </m:rPr>
          <m:t>×</m:t>
        </m:r>
        <m:r>
          <m:t>l</m:t>
        </m:r>
      </m:oMath>
      <w:del w:id="22833" w:author="PR Preview" w:date="2026-01-01T00:00:00Z">
        <w:r>
          <w:delText xml:space="preserve">) holds the entries</w:delText>
        </w:r>
      </w:del>
      <w:del w:id="22834" w:author="PR Preview" w:date="2026-01-01T00:00:00Z">
        <w:r>
          <w:delText xml:space="preserve"> </w:delText>
        </w:r>
      </w:del>
      <m:oMath>
        <m:sSub>
          <m:e>
            <m:r>
              <m:t>x</m:t>
            </m:r>
          </m:e>
          <m:sub>
            <m:r>
              <m:t>i</m:t>
            </m:r>
            <m:r>
              <m:t>j</m:t>
            </m:r>
          </m:sub>
        </m:sSub>
      </m:oMath>
      <w:del w:id="22835" w:author="PR Preview" w:date="2026-01-01T00:00:00Z">
        <w:r>
          <w:delText xml:space="preserve"> </w:delText>
        </w:r>
      </w:del>
      <w:del w:id="22836" w:author="PR Preview" w:date="2026-01-01T00:00:00Z">
        <w:r>
          <w:delText xml:space="preserve">with</w:delText>
        </w:r>
      </w:del>
      <w:del w:id="22837" w:author="PR Preview" w:date="2026-01-01T00:00:00Z">
        <w:r>
          <w:delText xml:space="preserve"> </w:delText>
        </w:r>
      </w:del>
      <m:oMath>
        <m:r>
          <m:t>i</m:t>
        </m:r>
        <m:r>
          <m:rPr>
            <m:sty m:val="p"/>
          </m:rPr>
          <m:t>≤</m:t>
        </m:r>
        <m:r>
          <m:t>k</m:t>
        </m:r>
      </m:oMath>
      <w:del w:id="22838" w:author="PR Preview" w:date="2026-01-01T00:00:00Z">
        <w:r>
          <w:delText xml:space="preserve"> </w:delText>
        </w:r>
      </w:del>
      <w:del w:id="22839" w:author="PR Preview" w:date="2026-01-01T00:00:00Z">
        <w:r>
          <w:delText xml:space="preserve">and</w:delText>
        </w:r>
      </w:del>
      <w:del w:id="22840" w:author="PR Preview" w:date="2026-01-01T00:00:00Z">
        <w:r>
          <w:delText xml:space="preserve"> </w:delText>
        </w:r>
      </w:del>
      <m:oMath>
        <m:r>
          <m:t>j</m:t>
        </m:r>
        <m:r>
          <m:rPr>
            <m:sty m:val="p"/>
          </m:rPr>
          <m:t>≤</m:t>
        </m:r>
        <m:r>
          <m:t>l</m:t>
        </m:r>
      </m:oMath>
      <w:del w:id="22841" w:author="PR Preview" w:date="2026-01-01T00:00:00Z">
        <w:r>
          <w:delText xml:space="preserve">,</w:delText>
        </w:r>
      </w:del>
      <w:del w:id="22842" w:author="PR Preview" w:date="2026-01-01T00:00:00Z">
        <w:r>
          <w:delText xml:space="preserve"> </w:delText>
        </w:r>
      </w:del>
      <m:oMath>
        <m:r>
          <m:rPr>
            <m:sty m:val="bi"/>
          </m:rPr>
          <m:t>B</m:t>
        </m:r>
      </m:oMath>
      <w:del w:id="22843" w:author="PR Preview" w:date="2026-01-01T00:00:00Z">
        <w:r>
          <w:delText xml:space="preserve"> </w:delText>
        </w:r>
      </w:del>
      <w:del w:id="22844" w:author="PR Preview" w:date="2026-01-01T00:00:00Z">
        <w:r>
          <w:delText xml:space="preserve">(</w:delText>
        </w:r>
      </w:del>
      <m:oMath>
        <m:r>
          <m:t>k</m:t>
        </m:r>
        <m:r>
          <m:rPr>
            <m:sty m:val="p"/>
          </m:rPr>
          <m:t>×</m:t>
        </m:r>
        <m:r>
          <m:rPr>
            <m:sty m:val="p"/>
          </m:rPr>
          <m:t>(</m:t>
        </m:r>
        <m:r>
          <m:t>n</m:t>
        </m:r>
        <m:r>
          <m:rPr>
            <m:sty m:val="p"/>
          </m:rPr>
          <m:t>−</m:t>
        </m:r>
        <m:r>
          <m:t>l</m:t>
        </m:r>
        <m:r>
          <m:rPr>
            <m:sty m:val="p"/>
          </m:rPr>
          <m:t>)</m:t>
        </m:r>
      </m:oMath>
      <w:del w:id="22845" w:author="PR Preview" w:date="2026-01-01T00:00:00Z">
        <w:r>
          <w:delText xml:space="preserve">) those with</w:delText>
        </w:r>
      </w:del>
      <w:del w:id="22846" w:author="PR Preview" w:date="2026-01-01T00:00:00Z">
        <w:r>
          <w:delText xml:space="preserve"> </w:delText>
        </w:r>
      </w:del>
      <m:oMath>
        <m:r>
          <m:t>i</m:t>
        </m:r>
        <m:r>
          <m:rPr>
            <m:sty m:val="p"/>
          </m:rPr>
          <m:t>≤</m:t>
        </m:r>
        <m:r>
          <m:t>k</m:t>
        </m:r>
      </m:oMath>
      <w:del w:id="22847" w:author="PR Preview" w:date="2026-01-01T00:00:00Z">
        <w:r>
          <w:delText xml:space="preserve"> </w:delText>
        </w:r>
      </w:del>
      <w:del w:id="22848" w:author="PR Preview" w:date="2026-01-01T00:00:00Z">
        <w:r>
          <w:delText xml:space="preserve">and</w:delText>
        </w:r>
      </w:del>
      <w:del w:id="22849" w:author="PR Preview" w:date="2026-01-01T00:00:00Z">
        <w:r>
          <w:delText xml:space="preserve"> </w:delText>
        </w:r>
      </w:del>
      <m:oMath>
        <m:r>
          <m:t>j</m:t>
        </m:r>
        <m:r>
          <m:rPr>
            <m:sty m:val="p"/>
          </m:rPr>
          <m:t>&gt;</m:t>
        </m:r>
        <m:r>
          <m:t>l</m:t>
        </m:r>
      </m:oMath>
      <w:del w:id="22850" w:author="PR Preview" w:date="2026-01-01T00:00:00Z">
        <w:r>
          <w:delText xml:space="preserve">,</w:delText>
        </w:r>
      </w:del>
      <w:del w:id="22851" w:author="PR Preview" w:date="2026-01-01T00:00:00Z">
        <w:r>
          <w:delText xml:space="preserve"> </w:delText>
        </w:r>
      </w:del>
      <m:oMath>
        <m:r>
          <m:rPr>
            <m:sty m:val="bi"/>
          </m:rPr>
          <m:t>C</m:t>
        </m:r>
      </m:oMath>
      <w:del w:id="22852" w:author="PR Preview" w:date="2026-01-01T00:00:00Z">
        <w:r>
          <w:delText xml:space="preserve"> </w:delText>
        </w:r>
      </w:del>
      <w:del w:id="22853" w:author="PR Preview" w:date="2026-01-01T00:00:00Z">
        <w:r>
          <w:delText xml:space="preserve">(</w:delText>
        </w:r>
      </w:del>
      <m:oMath>
        <m:r>
          <m:rPr>
            <m:sty m:val="p"/>
          </m:rPr>
          <m:t>(</m:t>
        </m:r>
        <m:r>
          <m:t>m</m:t>
        </m:r>
        <m:r>
          <m:rPr>
            <m:sty m:val="p"/>
          </m:rPr>
          <m:t>−</m:t>
        </m:r>
        <m:r>
          <m:t>k</m:t>
        </m:r>
        <m:r>
          <m:rPr>
            <m:sty m:val="p"/>
          </m:rPr>
          <m:t>)</m:t>
        </m:r>
        <m:r>
          <m:rPr>
            <m:sty m:val="p"/>
          </m:rPr>
          <m:t>×</m:t>
        </m:r>
        <m:r>
          <m:t>l</m:t>
        </m:r>
      </m:oMath>
      <w:del w:id="22854" w:author="PR Preview" w:date="2026-01-01T00:00:00Z">
        <w:r>
          <w:delText xml:space="preserve">) those with</w:delText>
        </w:r>
      </w:del>
      <w:del w:id="22855" w:author="PR Preview" w:date="2026-01-01T00:00:00Z">
        <w:r>
          <w:delText xml:space="preserve"> </w:delText>
        </w:r>
      </w:del>
      <m:oMath>
        <m:r>
          <m:t>i</m:t>
        </m:r>
        <m:r>
          <m:rPr>
            <m:sty m:val="p"/>
          </m:rPr>
          <m:t>&gt;</m:t>
        </m:r>
        <m:r>
          <m:t>k</m:t>
        </m:r>
      </m:oMath>
      <w:del w:id="22856" w:author="PR Preview" w:date="2026-01-01T00:00:00Z">
        <w:r>
          <w:delText xml:space="preserve"> </w:delText>
        </w:r>
      </w:del>
      <w:del w:id="22857" w:author="PR Preview" w:date="2026-01-01T00:00:00Z">
        <w:r>
          <w:delText xml:space="preserve">and</w:delText>
        </w:r>
      </w:del>
      <w:del w:id="22858" w:author="PR Preview" w:date="2026-01-01T00:00:00Z">
        <w:r>
          <w:delText xml:space="preserve"> </w:delText>
        </w:r>
      </w:del>
      <m:oMath>
        <m:r>
          <m:t>j</m:t>
        </m:r>
        <m:r>
          <m:rPr>
            <m:sty m:val="p"/>
          </m:rPr>
          <m:t>≤</m:t>
        </m:r>
        <m:r>
          <m:t>l</m:t>
        </m:r>
      </m:oMath>
      <w:del w:id="22859" w:author="PR Preview" w:date="2026-01-01T00:00:00Z">
        <w:r>
          <w:delText xml:space="preserve">,</w:delText>
        </w:r>
      </w:del>
      <w:del w:id="22860" w:author="PR Preview" w:date="2026-01-01T00:00:00Z">
        <w:r>
          <w:delText xml:space="preserve"> </w:delText>
        </w:r>
      </w:del>
      <w:del w:id="22861" w:author="PR Preview" w:date="2026-01-01T00:00:00Z">
        <w:r>
          <w:delText xml:space="preserve">and</w:delText>
        </w:r>
      </w:del>
      <w:del w:id="22862" w:author="PR Preview" w:date="2026-01-01T00:00:00Z">
        <w:r>
          <w:delText xml:space="preserve"> </w:delText>
        </w:r>
      </w:del>
      <m:oMath>
        <m:r>
          <m:rPr>
            <m:sty m:val="bi"/>
          </m:rPr>
          <m:t>D</m:t>
        </m:r>
      </m:oMath>
      <w:del w:id="22863" w:author="PR Preview" w:date="2026-01-01T00:00:00Z">
        <w:r>
          <w:delText xml:space="preserve"> </w:delText>
        </w:r>
      </w:del>
      <w:del w:id="22864" w:author="PR Preview" w:date="2026-01-01T00:00:00Z">
        <w:r>
          <w:delText xml:space="preserve">(</w:delText>
        </w:r>
      </w:del>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del w:id="22865" w:author="PR Preview" w:date="2026-01-01T00:00:00Z">
        <w:r>
          <w:delText xml:space="preserve">) those with</w:delText>
        </w:r>
      </w:del>
      <w:del w:id="22866" w:author="PR Preview" w:date="2026-01-01T00:00:00Z">
        <w:r>
          <w:delText xml:space="preserve"> </w:delText>
        </w:r>
      </w:del>
      <m:oMath>
        <m:r>
          <m:t>i</m:t>
        </m:r>
        <m:r>
          <m:rPr>
            <m:sty m:val="p"/>
          </m:rPr>
          <m:t>&gt;</m:t>
        </m:r>
        <m:r>
          <m:t>k</m:t>
        </m:r>
      </m:oMath>
      <w:del w:id="22867" w:author="PR Preview" w:date="2026-01-01T00:00:00Z">
        <w:r>
          <w:delText xml:space="preserve"> </w:delText>
        </w:r>
      </w:del>
      <w:del w:id="22868" w:author="PR Preview" w:date="2026-01-01T00:00:00Z">
        <w:r>
          <w:delText xml:space="preserve">and</w:delText>
        </w:r>
      </w:del>
      <w:del w:id="22869" w:author="PR Preview" w:date="2026-01-01T00:00:00Z">
        <w:r>
          <w:delText xml:space="preserve"> </w:delText>
        </w:r>
      </w:del>
      <m:oMath>
        <m:r>
          <m:t>j</m:t>
        </m:r>
        <m:r>
          <m:rPr>
            <m:sty m:val="p"/>
          </m:rPr>
          <m:t>&gt;</m:t>
        </m:r>
        <m:r>
          <m:t>l</m:t>
        </m:r>
      </m:oMath>
      <w:del w:id="22870" w:author="PR Preview" w:date="2026-01-01T00:00:00Z">
        <w:r>
          <w:delText xml:space="preserve">,</w:delText>
        </w:r>
      </w:del>
      <w:del w:id="22871" w:author="PR Preview" w:date="2026-01-01T00:00:00Z">
        <w:r>
          <w:delText xml:space="preserve"> </w:delText>
        </w:r>
      </w:del>
      <w:del w:id="22872" w:author="PR Preview" w:date="2026-01-01T00:00:00Z">
        <w:r>
          <w:delText xml:space="preserve">each in its original order.</w:delText>
        </w:r>
      </w:del>
      <w:del w:id="22873" w:author="PR Preview" w:date="2026-01-01T00:00:00Z">
        <w:r>
          <w:delText xml:space="preserve"> </w:delText>
        </w:r>
      </w:del>
      <w:del w:id="22874" w:author="PR Preview" w:date="2026-01-01T00:00:00Z">
        <w:r>
          <w:delText xml:space="preserve">A matrix written this way is a</w:delText>
        </w:r>
      </w:del>
      <w:del w:id="22875" w:author="PR Preview" w:date="2026-01-01T00:00:00Z">
        <w:r>
          <w:delText xml:space="preserve"> </w:delText>
        </w:r>
      </w:del>
      <w:del w:id="22876" w:author="PR Preview" w:date="2026-01-01T00:00:00Z">
        <w:r>
          <w:rPr>
            <w:b/>
            <w:bCs/>
          </w:rPr>
          <w:delText xml:space="preserve">block matrix</w:delText>
        </w:r>
      </w:del>
      <w:del w:id="22877" w:author="PR Preview" w:date="2026-01-01T00:00:00Z">
        <w:r>
          <w:delText xml:space="preserve">.</w:delText>
        </w:r>
      </w:del>
    </w:p>
    <w:p>
      <w:pPr>
        <w:pStyle w:val="BodyText"/>
      </w:pPr>
      <w:del w:id="22878" w:author="PR Preview" w:date="2026-01-01T00:00:00Z">
        <w:r>
          <w:rPr>
            <w:b/>
            <w:bCs/>
          </w:rPr>
          <w:delText xml:space="preserve">Example 210 (Cutting a</w:delText>
        </w:r>
      </w:del>
      <w:del w:id="22879" w:author="PR Preview" w:date="2026-01-01T00:00:00Z">
        <w:r>
          <w:rPr>
            <w:b/>
            <w:bCs/>
          </w:rPr>
          <w:delText xml:space="preserve"> </w:delText>
        </w:r>
      </w:del>
      <m:oMath>
        <m:r>
          <m:t>3</m:t>
        </m:r>
        <m:r>
          <m:rPr>
            <m:sty m:val="p"/>
          </m:rPr>
          <m:t>×</m:t>
        </m:r>
        <m:r>
          <m:t>3</m:t>
        </m:r>
      </m:oMath>
      <w:del w:id="22880" w:author="PR Preview" w:date="2026-01-01T00:00:00Z">
        <w:r>
          <w:rPr>
            <w:b/>
            <w:bCs/>
          </w:rPr>
          <w:delText xml:space="preserve"> </w:delText>
        </w:r>
      </w:del>
      <w:del w:id="22881" w:author="PR Preview" w:date="2026-01-01T00:00:00Z">
        <w:r>
          <w:rPr>
            <w:b/>
            <w:bCs/>
          </w:rPr>
          <w:delText xml:space="preserve">matrix into blocks)</w:delText>
        </w:r>
      </w:del>
      <w:del w:id="22882" w:author="PR Preview" w:date="2026-01-01T00:00:00Z">
        <w:r>
          <w:delText xml:space="preserve"> </w:delText>
        </w:r>
      </w:del>
      <w:del w:id="22883" w:author="PR Preview" w:date="2026-01-01T00:00:00Z">
        <w:r>
          <w:delText xml:space="preserve">With</w:delText>
        </w:r>
      </w:del>
    </w:p>
    <w:p>
      <w:pPr>
        <w:pStyle w:val="FirstParagraph"/>
      </w:pPr>
      <w:ins w:id="22884" w:author="PR Preview" w:date="2026-01-01T00:00:00Z">
        <w:r>
          <w:t xml:space="preserve">where</w:t>
        </w:r>
      </w:ins>
      <w:ins w:id="22885" w:author="PR Preview" w:date="2026-01-01T00:00:00Z">
        <w:r>
          <w:t xml:space="preserve"> </w:t>
        </w:r>
      </w:ins>
      <m:oMath>
        <m:r>
          <m:rPr>
            <m:sty m:val="bi"/>
          </m:rPr>
          <m:t>A</m:t>
        </m:r>
      </m:oMath>
      <w:ins w:id="22886" w:author="PR Preview" w:date="2026-01-01T00:00:00Z">
        <w:r>
          <w:t xml:space="preserve"> </w:t>
        </w:r>
      </w:ins>
      <w:ins w:id="22887" w:author="PR Preview" w:date="2026-01-01T00:00:00Z">
        <w:r>
          <w:t xml:space="preserve">(</w:t>
        </w:r>
      </w:ins>
      <m:oMath>
        <m:r>
          <m:t>k</m:t>
        </m:r>
        <m:r>
          <m:rPr>
            <m:sty m:val="p"/>
          </m:rPr>
          <m:t>×</m:t>
        </m:r>
        <m:r>
          <m:t>l</m:t>
        </m:r>
      </m:oMath>
      <w:ins w:id="22888" w:author="PR Preview" w:date="2026-01-01T00:00:00Z">
        <w:r>
          <w:t xml:space="preserve">) holds the entries</w:t>
        </w:r>
      </w:ins>
      <w:ins w:id="22889" w:author="PR Preview" w:date="2026-01-01T00:00:00Z">
        <w:r>
          <w:t xml:space="preserve"> </w:t>
        </w:r>
      </w:ins>
      <m:oMath>
        <m:sSub>
          <m:e>
            <m:r>
              <m:t>x</m:t>
            </m:r>
          </m:e>
          <m:sub>
            <m:r>
              <m:t>i</m:t>
            </m:r>
            <m:r>
              <m:t>j</m:t>
            </m:r>
          </m:sub>
        </m:sSub>
      </m:oMath>
      <w:ins w:id="22890" w:author="PR Preview" w:date="2026-01-01T00:00:00Z">
        <w:r>
          <w:t xml:space="preserve"> </w:t>
        </w:r>
      </w:ins>
      <w:ins w:id="22891" w:author="PR Preview" w:date="2026-01-01T00:00:00Z">
        <w:r>
          <w:t xml:space="preserve">with</w:t>
        </w:r>
      </w:ins>
      <w:ins w:id="22892" w:author="PR Preview" w:date="2026-01-01T00:00:00Z">
        <w:r>
          <w:t xml:space="preserve"> </w:t>
        </w:r>
      </w:ins>
      <m:oMath>
        <m:r>
          <m:t>i</m:t>
        </m:r>
        <m:r>
          <m:rPr>
            <m:sty m:val="p"/>
          </m:rPr>
          <m:t>≤</m:t>
        </m:r>
        <m:r>
          <m:t>k</m:t>
        </m:r>
      </m:oMath>
      <w:ins w:id="22893" w:author="PR Preview" w:date="2026-01-01T00:00:00Z">
        <w:r>
          <w:t xml:space="preserve"> </w:t>
        </w:r>
      </w:ins>
      <w:ins w:id="22894" w:author="PR Preview" w:date="2026-01-01T00:00:00Z">
        <w:r>
          <w:t xml:space="preserve">and</w:t>
        </w:r>
      </w:ins>
      <w:ins w:id="22895" w:author="PR Preview" w:date="2026-01-01T00:00:00Z">
        <w:r>
          <w:t xml:space="preserve"> </w:t>
        </w:r>
      </w:ins>
      <m:oMath>
        <m:r>
          <m:t>j</m:t>
        </m:r>
        <m:r>
          <m:rPr>
            <m:sty m:val="p"/>
          </m:rPr>
          <m:t>≤</m:t>
        </m:r>
        <m:r>
          <m:t>l</m:t>
        </m:r>
      </m:oMath>
      <w:ins w:id="22896" w:author="PR Preview" w:date="2026-01-01T00:00:00Z">
        <w:r>
          <w:t xml:space="preserve">,</w:t>
        </w:r>
      </w:ins>
      <w:ins w:id="22897" w:author="PR Preview" w:date="2026-01-01T00:00:00Z">
        <w:r>
          <w:t xml:space="preserve"> </w:t>
        </w:r>
      </w:ins>
      <m:oMath>
        <m:r>
          <m:rPr>
            <m:sty m:val="bi"/>
          </m:rPr>
          <m:t>B</m:t>
        </m:r>
      </m:oMath>
      <w:ins w:id="22898" w:author="PR Preview" w:date="2026-01-01T00:00:00Z">
        <w:r>
          <w:t xml:space="preserve"> </w:t>
        </w:r>
      </w:ins>
      <w:ins w:id="22899" w:author="PR Preview" w:date="2026-01-01T00:00:00Z">
        <w:r>
          <w:t xml:space="preserve">(</w:t>
        </w:r>
      </w:ins>
      <m:oMath>
        <m:r>
          <m:t>k</m:t>
        </m:r>
        <m:r>
          <m:rPr>
            <m:sty m:val="p"/>
          </m:rPr>
          <m:t>×</m:t>
        </m:r>
        <m:r>
          <m:rPr>
            <m:sty m:val="p"/>
          </m:rPr>
          <m:t>(</m:t>
        </m:r>
        <m:r>
          <m:t>n</m:t>
        </m:r>
        <m:r>
          <m:rPr>
            <m:sty m:val="p"/>
          </m:rPr>
          <m:t>−</m:t>
        </m:r>
        <m:r>
          <m:t>l</m:t>
        </m:r>
        <m:r>
          <m:rPr>
            <m:sty m:val="p"/>
          </m:rPr>
          <m:t>)</m:t>
        </m:r>
      </m:oMath>
      <w:ins w:id="22900" w:author="PR Preview" w:date="2026-01-01T00:00:00Z">
        <w:r>
          <w:t xml:space="preserve">) those with</w:t>
        </w:r>
      </w:ins>
      <w:ins w:id="22901" w:author="PR Preview" w:date="2026-01-01T00:00:00Z">
        <w:r>
          <w:t xml:space="preserve"> </w:t>
        </w:r>
      </w:ins>
      <m:oMath>
        <m:r>
          <m:t>i</m:t>
        </m:r>
        <m:r>
          <m:rPr>
            <m:sty m:val="p"/>
          </m:rPr>
          <m:t>≤</m:t>
        </m:r>
        <m:r>
          <m:t>k</m:t>
        </m:r>
      </m:oMath>
      <w:ins w:id="22902" w:author="PR Preview" w:date="2026-01-01T00:00:00Z">
        <w:r>
          <w:t xml:space="preserve"> </w:t>
        </w:r>
      </w:ins>
      <w:ins w:id="22903" w:author="PR Preview" w:date="2026-01-01T00:00:00Z">
        <w:r>
          <w:t xml:space="preserve">and</w:t>
        </w:r>
      </w:ins>
      <w:ins w:id="22904" w:author="PR Preview" w:date="2026-01-01T00:00:00Z">
        <w:r>
          <w:t xml:space="preserve"> </w:t>
        </w:r>
      </w:ins>
      <m:oMath>
        <m:r>
          <m:t>j</m:t>
        </m:r>
        <m:r>
          <m:rPr>
            <m:sty m:val="p"/>
          </m:rPr>
          <m:t>&gt;</m:t>
        </m:r>
        <m:r>
          <m:t>l</m:t>
        </m:r>
      </m:oMath>
      <w:ins w:id="22905" w:author="PR Preview" w:date="2026-01-01T00:00:00Z">
        <w:r>
          <w:t xml:space="preserve">,</w:t>
        </w:r>
      </w:ins>
      <w:ins w:id="22906" w:author="PR Preview" w:date="2026-01-01T00:00:00Z">
        <w:r>
          <w:t xml:space="preserve"> </w:t>
        </w:r>
      </w:ins>
      <m:oMath>
        <m:r>
          <m:rPr>
            <m:sty m:val="bi"/>
          </m:rPr>
          <m:t>C</m:t>
        </m:r>
      </m:oMath>
      <w:ins w:id="22907" w:author="PR Preview" w:date="2026-01-01T00:00:00Z">
        <w:r>
          <w:t xml:space="preserve"> </w:t>
        </w:r>
      </w:ins>
      <w:ins w:id="22908" w:author="PR Preview" w:date="2026-01-01T00:00:00Z">
        <w:r>
          <w:t xml:space="preserve">(</w:t>
        </w:r>
      </w:ins>
      <m:oMath>
        <m:r>
          <m:rPr>
            <m:sty m:val="p"/>
          </m:rPr>
          <m:t>(</m:t>
        </m:r>
        <m:r>
          <m:t>m</m:t>
        </m:r>
        <m:r>
          <m:rPr>
            <m:sty m:val="p"/>
          </m:rPr>
          <m:t>−</m:t>
        </m:r>
        <m:r>
          <m:t>k</m:t>
        </m:r>
        <m:r>
          <m:rPr>
            <m:sty m:val="p"/>
          </m:rPr>
          <m:t>)</m:t>
        </m:r>
        <m:r>
          <m:rPr>
            <m:sty m:val="p"/>
          </m:rPr>
          <m:t>×</m:t>
        </m:r>
        <m:r>
          <m:t>l</m:t>
        </m:r>
      </m:oMath>
      <w:ins w:id="22909" w:author="PR Preview" w:date="2026-01-01T00:00:00Z">
        <w:r>
          <w:t xml:space="preserve">) those with</w:t>
        </w:r>
      </w:ins>
      <w:ins w:id="22910" w:author="PR Preview" w:date="2026-01-01T00:00:00Z">
        <w:r>
          <w:t xml:space="preserve"> </w:t>
        </w:r>
      </w:ins>
      <m:oMath>
        <m:r>
          <m:t>i</m:t>
        </m:r>
        <m:r>
          <m:rPr>
            <m:sty m:val="p"/>
          </m:rPr>
          <m:t>&gt;</m:t>
        </m:r>
        <m:r>
          <m:t>k</m:t>
        </m:r>
      </m:oMath>
      <w:ins w:id="22911" w:author="PR Preview" w:date="2026-01-01T00:00:00Z">
        <w:r>
          <w:t xml:space="preserve"> </w:t>
        </w:r>
      </w:ins>
      <w:ins w:id="22912" w:author="PR Preview" w:date="2026-01-01T00:00:00Z">
        <w:r>
          <w:t xml:space="preserve">and</w:t>
        </w:r>
      </w:ins>
      <w:ins w:id="22913" w:author="PR Preview" w:date="2026-01-01T00:00:00Z">
        <w:r>
          <w:t xml:space="preserve"> </w:t>
        </w:r>
      </w:ins>
      <m:oMath>
        <m:r>
          <m:t>j</m:t>
        </m:r>
        <m:r>
          <m:rPr>
            <m:sty m:val="p"/>
          </m:rPr>
          <m:t>≤</m:t>
        </m:r>
        <m:r>
          <m:t>l</m:t>
        </m:r>
      </m:oMath>
      <w:ins w:id="22914" w:author="PR Preview" w:date="2026-01-01T00:00:00Z">
        <w:r>
          <w:t xml:space="preserve">,</w:t>
        </w:r>
      </w:ins>
      <w:ins w:id="22915" w:author="PR Preview" w:date="2026-01-01T00:00:00Z">
        <w:r>
          <w:t xml:space="preserve"> </w:t>
        </w:r>
      </w:ins>
      <w:ins w:id="22916" w:author="PR Preview" w:date="2026-01-01T00:00:00Z">
        <w:r>
          <w:t xml:space="preserve">and</w:t>
        </w:r>
      </w:ins>
      <w:ins w:id="22917" w:author="PR Preview" w:date="2026-01-01T00:00:00Z">
        <w:r>
          <w:t xml:space="preserve"> </w:t>
        </w:r>
      </w:ins>
      <m:oMath>
        <m:r>
          <m:rPr>
            <m:sty m:val="bi"/>
          </m:rPr>
          <m:t>D</m:t>
        </m:r>
      </m:oMath>
      <w:ins w:id="22918" w:author="PR Preview" w:date="2026-01-01T00:00:00Z">
        <w:r>
          <w:t xml:space="preserve"> </w:t>
        </w:r>
      </w:ins>
      <w:ins w:id="22919" w:author="PR Preview" w:date="2026-01-01T00:00:00Z">
        <w:r>
          <w:t xml:space="preserve">(</w:t>
        </w:r>
      </w:ins>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ins w:id="22920" w:author="PR Preview" w:date="2026-01-01T00:00:00Z">
        <w:r>
          <w:t xml:space="preserve">) those with</w:t>
        </w:r>
      </w:ins>
      <w:ins w:id="22921" w:author="PR Preview" w:date="2026-01-01T00:00:00Z">
        <w:r>
          <w:t xml:space="preserve"> </w:t>
        </w:r>
      </w:ins>
      <m:oMath>
        <m:r>
          <m:t>i</m:t>
        </m:r>
        <m:r>
          <m:rPr>
            <m:sty m:val="p"/>
          </m:rPr>
          <m:t>&gt;</m:t>
        </m:r>
        <m:r>
          <m:t>k</m:t>
        </m:r>
      </m:oMath>
      <w:ins w:id="22922" w:author="PR Preview" w:date="2026-01-01T00:00:00Z">
        <w:r>
          <w:t xml:space="preserve"> </w:t>
        </w:r>
      </w:ins>
      <w:ins w:id="22923" w:author="PR Preview" w:date="2026-01-01T00:00:00Z">
        <w:r>
          <w:t xml:space="preserve">and</w:t>
        </w:r>
      </w:ins>
      <w:ins w:id="22924" w:author="PR Preview" w:date="2026-01-01T00:00:00Z">
        <w:r>
          <w:t xml:space="preserve"> </w:t>
        </w:r>
      </w:ins>
      <m:oMath>
        <m:r>
          <m:t>j</m:t>
        </m:r>
        <m:r>
          <m:rPr>
            <m:sty m:val="p"/>
          </m:rPr>
          <m:t>&gt;</m:t>
        </m:r>
        <m:r>
          <m:t>l</m:t>
        </m:r>
      </m:oMath>
      <w:ins w:id="22925" w:author="PR Preview" w:date="2026-01-01T00:00:00Z">
        <w:r>
          <w:t xml:space="preserve">,</w:t>
        </w:r>
      </w:ins>
      <w:ins w:id="22926" w:author="PR Preview" w:date="2026-01-01T00:00:00Z">
        <w:r>
          <w:t xml:space="preserve"> </w:t>
        </w:r>
      </w:ins>
      <w:ins w:id="22927" w:author="PR Preview" w:date="2026-01-01T00:00:00Z">
        <w:r>
          <w:t xml:space="preserve">each in its original order.</w:t>
        </w:r>
      </w:ins>
      <w:ins w:id="22928" w:author="PR Preview" w:date="2026-01-01T00:00:00Z">
        <w:r>
          <w:t xml:space="preserve"> </w:t>
        </w:r>
      </w:ins>
      <w:ins w:id="22929" w:author="PR Preview" w:date="2026-01-01T00:00:00Z">
        <w:r>
          <w:t xml:space="preserve">A matrix written this way is a</w:t>
        </w:r>
      </w:ins>
      <w:ins w:id="22930" w:author="PR Preview" w:date="2026-01-01T00:00:00Z">
        <w:r>
          <w:t xml:space="preserve"> </w:t>
        </w:r>
      </w:ins>
      <w:ins w:id="22931" w:author="PR Preview" w:date="2026-01-01T00:00:00Z">
        <w:r>
          <w:rPr>
            <w:b/>
            <w:bCs/>
          </w:rPr>
          <w:t xml:space="preserve">block matrix</w:t>
        </w:r>
      </w:ins>
      <w:ins w:id="22932" w:author="PR Preview" w:date="2026-01-01T00:00:00Z">
        <w:r>
          <w:t xml:space="preserve"> </w:t>
        </w:r>
      </w:ins>
      <w:ins w:id="22933" w:author="PR Preview" w:date="2026-01-01T00:00:00Z">
        <w:r>
          <w:t xml:space="preserve">[89]</w:t>
        </w:r>
      </w:ins>
      <w:ins w:id="22934" w:author="PR Preview" w:date="2026-01-01T00:00:00Z">
        <w:r>
          <w:t xml:space="preserve">.</w:t>
        </w:r>
      </w:ins>
    </w:p>
    <w:bookmarkEnd w:id="668"/>
    <w:bookmarkStart w:id="669" w:name="exm-block-matrix"/>
    <w:p>
      <w:pPr>
        <w:pStyle w:val="BodyText"/>
      </w:pPr>
      <w:ins w:id="22935" w:author="PR Preview" w:date="2026-01-01T00:00:00Z">
        <w:r>
          <w:rPr>
            <w:b/>
            <w:bCs/>
          </w:rPr>
          <w:t xml:space="preserve">Example 215 (Cutting a</w:t>
        </w:r>
      </w:ins>
      <w:ins w:id="22936" w:author="PR Preview" w:date="2026-01-01T00:00:00Z">
        <w:r>
          <w:rPr>
            <w:b/>
            <w:bCs/>
          </w:rPr>
          <w:t xml:space="preserve"> </w:t>
        </w:r>
      </w:ins>
      <m:oMath>
        <m:r>
          <m:t>3</m:t>
        </m:r>
        <m:r>
          <m:rPr>
            <m:sty m:val="p"/>
          </m:rPr>
          <m:t>×</m:t>
        </m:r>
        <m:r>
          <m:t>3</m:t>
        </m:r>
      </m:oMath>
      <w:ins w:id="22937" w:author="PR Preview" w:date="2026-01-01T00:00:00Z">
        <w:r>
          <w:rPr>
            <w:b/>
            <w:bCs/>
          </w:rPr>
          <w:t xml:space="preserve"> </w:t>
        </w:r>
      </w:ins>
      <w:ins w:id="22938" w:author="PR Preview" w:date="2026-01-01T00:00:00Z">
        <w:r>
          <w:rPr>
            <w:b/>
            <w:bCs/>
          </w:rPr>
          <w:t xml:space="preserve">matrix into blocks)</w:t>
        </w:r>
      </w:ins>
      <w:ins w:id="22939" w:author="PR Preview" w:date="2026-01-01T00:00:00Z">
        <w:r>
          <w:t xml:space="preserve"> </w:t>
        </w:r>
      </w:ins>
      <w:ins w:id="22940"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69"/>
    <w:bookmarkStart w:id="67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0"/>
    <w:bookmarkStart w:id="671" w:name="thm-pd-submatrix"/>
    <w:p>
      <w:pPr>
        <w:pStyle w:val="BodyText"/>
      </w:pPr>
      <w:del w:id="22941" w:author="PR Preview" w:date="2026-01-01T00:00:00Z">
        <w:r>
          <w:rPr>
            <w:b/>
            <w:bCs/>
          </w:rPr>
          <w:delText xml:space="preserve">Theorem 119 (Leading blocks of a positive definite matrix are positive definite)</w:delText>
        </w:r>
      </w:del>
      <w:del w:id="22942" w:author="PR Preview" w:date="2026-01-01T00:00:00Z">
        <w:r>
          <w:delText xml:space="preserve"> </w:delText>
        </w:r>
      </w:del>
      <w:del w:id="22943" w:author="PR Preview" w:date="2026-01-01T00:00:00Z">
        <w:r>
          <w:delText xml:space="preserve">Let</w:delText>
        </w:r>
      </w:del>
      <w:del w:id="22944" w:author="PR Preview" w:date="2026-01-01T00:00:00Z">
        <w:r>
          <w:delText xml:space="preserve"> </w:delText>
        </w:r>
      </w:del>
      <m:oMath>
        <m:r>
          <m:rPr>
            <m:sty m:val="bi"/>
          </m:rPr>
          <m:t>X</m:t>
        </m:r>
      </m:oMath>
      <w:del w:id="22945" w:author="PR Preview" w:date="2026-01-01T00:00:00Z">
        <w:r>
          <w:delText xml:space="preserve"> </w:delText>
        </w:r>
      </w:del>
      <w:del w:id="22946" w:author="PR Preview" w:date="2026-01-01T00:00:00Z">
        <w:r>
          <w:delText xml:space="preserve">be a</w:delText>
        </w:r>
      </w:del>
      <w:del w:id="22947" w:author="PR Preview" w:date="2026-01-01T00:00:00Z">
        <w:r>
          <w:delText xml:space="preserve"> </w:delText>
        </w:r>
      </w:del>
      <m:oMath>
        <m:r>
          <m:t>p</m:t>
        </m:r>
        <m:r>
          <m:rPr>
            <m:sty m:val="p"/>
          </m:rPr>
          <m:t>×</m:t>
        </m:r>
        <m:r>
          <m:t>p</m:t>
        </m:r>
      </m:oMath>
      <w:del w:id="22948" w:author="PR Preview" w:date="2026-01-01T00:00:00Z">
        <w:r>
          <w:delText xml:space="preserve"> </w:delText>
        </w:r>
      </w:del>
      <w:del w:id="22949" w:author="PR Preview" w:date="2026-01-01T00:00:00Z">
        <w:r>
          <w:delText xml:space="preserve">positive definite matrix (</w:delText>
        </w:r>
      </w:del>
      <w:hyperlink w:anchor="def-positive-definite">
        <w:del w:id="22950" w:author="PR Preview" w:date="2026-01-01T00:00:00Z">
          <w:r>
            <w:rPr>
              <w:rStyle w:val="Hyperlink"/>
            </w:rPr>
            <w:delText xml:space="preserve">Definition 101</w:delText>
          </w:r>
        </w:del>
      </w:hyperlink>
      <w:del w:id="22951" w:author="PR Preview" w:date="2026-01-01T00:00:00Z">
        <w:r>
          <w:delText xml:space="preserve">),</w:delText>
        </w:r>
      </w:del>
      <w:del w:id="22952" w:author="PR Preview" w:date="2026-01-01T00:00:00Z">
        <w:r>
          <w:delText xml:space="preserve"> </w:delText>
        </w:r>
      </w:del>
      <w:del w:id="22953" w:author="PR Preview" w:date="2026-01-01T00:00:00Z">
        <w:r>
          <w:delText xml:space="preserve">and for</w:delText>
        </w:r>
      </w:del>
      <w:del w:id="22954" w:author="PR Preview" w:date="2026-01-01T00:00:00Z">
        <w:r>
          <w:delText xml:space="preserve"> </w:delText>
        </w:r>
      </w:del>
      <m:oMath>
        <m:r>
          <m:t>1</m:t>
        </m:r>
        <m:r>
          <m:rPr>
            <m:sty m:val="p"/>
          </m:rPr>
          <m:t>≤</m:t>
        </m:r>
        <m:r>
          <m:t>k</m:t>
        </m:r>
        <m:r>
          <m:rPr>
            <m:sty m:val="p"/>
          </m:rPr>
          <m:t>≤</m:t>
        </m:r>
        <m:r>
          <m:t>p</m:t>
        </m:r>
      </m:oMath>
      <w:del w:id="22955" w:author="PR Preview" w:date="2026-01-01T00:00:00Z">
        <w:r>
          <w:delText xml:space="preserve"> </w:delText>
        </w:r>
      </w:del>
      <w:del w:id="22956" w:author="PR Preview" w:date="2026-01-01T00:00:00Z">
        <w:r>
          <w:delText xml:space="preserve">let</w:delText>
        </w:r>
      </w:del>
      <w:del w:id="22957" w:author="PR Preview" w:date="2026-01-01T00:00:00Z">
        <w:r>
          <w:delText xml:space="preserve"> </w:delText>
        </w:r>
      </w:del>
      <m:oMath>
        <m:sSub>
          <m:e>
            <m:r>
              <m:rPr>
                <m:sty m:val="bi"/>
              </m:rPr>
              <m:t>X</m:t>
            </m:r>
          </m:e>
          <m:sub>
            <m:r>
              <m:t>k</m:t>
            </m:r>
          </m:sub>
        </m:sSub>
      </m:oMath>
      <w:del w:id="22958" w:author="PR Preview" w:date="2026-01-01T00:00:00Z">
        <w:r>
          <w:delText xml:space="preserve"> </w:delText>
        </w:r>
      </w:del>
      <w:del w:id="22959" w:author="PR Preview" w:date="2026-01-01T00:00:00Z">
        <w:r>
          <w:delText xml:space="preserve">be its leading</w:delText>
        </w:r>
      </w:del>
      <w:del w:id="22960" w:author="PR Preview" w:date="2026-01-01T00:00:00Z">
        <w:r>
          <w:delText xml:space="preserve"> </w:delText>
        </w:r>
      </w:del>
      <m:oMath>
        <m:r>
          <m:t>k</m:t>
        </m:r>
        <m:r>
          <m:rPr>
            <m:sty m:val="p"/>
          </m:rPr>
          <m:t>×</m:t>
        </m:r>
        <m:r>
          <m:t>k</m:t>
        </m:r>
      </m:oMath>
      <w:del w:id="22961" w:author="PR Preview" w:date="2026-01-01T00:00:00Z">
        <w:r>
          <w:delText xml:space="preserve"> </w:delText>
        </w:r>
      </w:del>
      <w:del w:id="22962" w:author="PR Preview" w:date="2026-01-01T00:00:00Z">
        <w:r>
          <w:delText xml:space="preserve">block (</w:delText>
        </w:r>
      </w:del>
      <w:hyperlink w:anchor="def-block-matrix">
        <w:del w:id="22963" w:author="PR Preview" w:date="2026-01-01T00:00:00Z">
          <w:r>
            <w:rPr>
              <w:rStyle w:val="Hyperlink"/>
            </w:rPr>
            <w:delText xml:space="preserve">Definition 122</w:delText>
          </w:r>
        </w:del>
      </w:hyperlink>
      <w:del w:id="22964" w:author="PR Preview" w:date="2026-01-01T00:00:00Z">
        <w:r>
          <w:delText xml:space="preserve">),</w:delText>
        </w:r>
      </w:del>
      <w:del w:id="22965" w:author="PR Preview" w:date="2026-01-01T00:00:00Z">
        <w:r>
          <w:delText xml:space="preserve"> </w:delText>
        </w:r>
      </w:del>
      <w:del w:id="22966" w:author="PR Preview" w:date="2026-01-01T00:00:00Z">
        <w:r>
          <w:delText xml:space="preserve">with entries</w:delText>
        </w:r>
      </w:del>
      <w:del w:id="22967" w:author="PR Preview" w:date="2026-01-01T00:00:00Z">
        <w:r>
          <w:delText xml:space="preserve"> </w:delText>
        </w:r>
      </w:del>
      <m:oMath>
        <m:sSub>
          <m:e>
            <m:r>
              <m:t>x</m:t>
            </m:r>
          </m:e>
          <m:sub>
            <m:r>
              <m:t>i</m:t>
            </m:r>
            <m:r>
              <m:t>j</m:t>
            </m:r>
          </m:sub>
        </m:sSub>
      </m:oMath>
      <w:del w:id="22968" w:author="PR Preview" w:date="2026-01-01T00:00:00Z">
        <w:r>
          <w:delText xml:space="preserve"> </w:delText>
        </w:r>
      </w:del>
      <w:del w:id="22969" w:author="PR Preview" w:date="2026-01-01T00:00:00Z">
        <w:r>
          <w:delText xml:space="preserve">for</w:delText>
        </w:r>
      </w:del>
      <w:del w:id="22970" w:author="PR Preview" w:date="2026-01-01T00:00:00Z">
        <w:r>
          <w:delText xml:space="preserve"> </w:delText>
        </w:r>
      </w:del>
      <m:oMath>
        <m:r>
          <m:t>i</m:t>
        </m:r>
        <m:r>
          <m:rPr>
            <m:sty m:val="p"/>
          </m:rPr>
          <m:t>,</m:t>
        </m:r>
        <m:r>
          <m:t>j</m:t>
        </m:r>
        <m:r>
          <m:rPr>
            <m:sty m:val="p"/>
          </m:rPr>
          <m:t>≤</m:t>
        </m:r>
        <m:r>
          <m:t>k</m:t>
        </m:r>
      </m:oMath>
      <w:del w:id="22971" w:author="PR Preview" w:date="2026-01-01T00:00:00Z">
        <w:r>
          <w:delText xml:space="preserve">.</w:delText>
        </w:r>
      </w:del>
      <w:del w:id="22972" w:author="PR Preview" w:date="2026-01-01T00:00:00Z">
        <w:r>
          <w:delText xml:space="preserve"> </w:delText>
        </w:r>
      </w:del>
      <w:del w:id="22973" w:author="PR Preview" w:date="2026-01-01T00:00:00Z">
        <w:r>
          <w:delText xml:space="preserve">Then</w:delText>
        </w:r>
      </w:del>
      <w:del w:id="22974" w:author="PR Preview" w:date="2026-01-01T00:00:00Z">
        <w:r>
          <w:delText xml:space="preserve"> </w:delText>
        </w:r>
      </w:del>
      <m:oMath>
        <m:sSub>
          <m:e>
            <m:r>
              <m:rPr>
                <m:sty m:val="bi"/>
              </m:rPr>
              <m:t>X</m:t>
            </m:r>
          </m:e>
          <m:sub>
            <m:r>
              <m:t>k</m:t>
            </m:r>
          </m:sub>
        </m:sSub>
      </m:oMath>
      <w:del w:id="22975" w:author="PR Preview" w:date="2026-01-01T00:00:00Z">
        <w:r>
          <w:delText xml:space="preserve"> </w:delText>
        </w:r>
      </w:del>
      <w:del w:id="22976" w:author="PR Preview" w:date="2026-01-01T00:00:00Z">
        <w:r>
          <w:delText xml:space="preserve">is positive definite.</w:delText>
        </w:r>
      </w:del>
      <w:del w:id="22977" w:author="PR Preview" w:date="2026-01-01T00:00:00Z">
        <w:r>
          <w:delText xml:space="preserve"> </w:delText>
        </w:r>
      </w:del>
      <w:del w:id="22978" w:author="PR Preview" w:date="2026-01-01T00:00:00Z">
        <w:r>
          <w:delText xml:space="preserve">Also, every diagonal entry of a positive definite matrix is positive.</w:delText>
        </w:r>
      </w:del>
    </w:p>
    <w:p>
      <w:pPr>
        <w:pStyle w:val="BodyText"/>
      </w:pPr>
      <w:ins w:id="22979" w:author="PR Preview" w:date="2026-01-01T00:00:00Z">
        <w:r>
          <w:rPr>
            <w:b/>
            <w:bCs/>
          </w:rPr>
          <w:t xml:space="preserve">Theorem 122 (Leading blocks of a positive definite matrix are positive definite)</w:t>
        </w:r>
      </w:ins>
      <w:ins w:id="22980" w:author="PR Preview" w:date="2026-01-01T00:00:00Z">
        <w:r>
          <w:t xml:space="preserve"> </w:t>
        </w:r>
      </w:ins>
      <w:ins w:id="22981" w:author="PR Preview" w:date="2026-01-01T00:00:00Z">
        <w:r>
          <w:t xml:space="preserve">Let</w:t>
        </w:r>
      </w:ins>
      <w:ins w:id="22982" w:author="PR Preview" w:date="2026-01-01T00:00:00Z">
        <w:r>
          <w:t xml:space="preserve"> </w:t>
        </w:r>
      </w:ins>
      <m:oMath>
        <m:r>
          <m:rPr>
            <m:sty m:val="bi"/>
          </m:rPr>
          <m:t>X</m:t>
        </m:r>
      </m:oMath>
      <w:ins w:id="22983" w:author="PR Preview" w:date="2026-01-01T00:00:00Z">
        <w:r>
          <w:t xml:space="preserve"> </w:t>
        </w:r>
      </w:ins>
      <w:ins w:id="22984" w:author="PR Preview" w:date="2026-01-01T00:00:00Z">
        <w:r>
          <w:t xml:space="preserve">be a</w:t>
        </w:r>
      </w:ins>
      <w:ins w:id="22985" w:author="PR Preview" w:date="2026-01-01T00:00:00Z">
        <w:r>
          <w:t xml:space="preserve"> </w:t>
        </w:r>
      </w:ins>
      <m:oMath>
        <m:r>
          <m:t>p</m:t>
        </m:r>
        <m:r>
          <m:rPr>
            <m:sty m:val="p"/>
          </m:rPr>
          <m:t>×</m:t>
        </m:r>
        <m:r>
          <m:t>p</m:t>
        </m:r>
      </m:oMath>
      <w:ins w:id="22986" w:author="PR Preview" w:date="2026-01-01T00:00:00Z">
        <w:r>
          <w:t xml:space="preserve"> </w:t>
        </w:r>
      </w:ins>
      <w:ins w:id="22987" w:author="PR Preview" w:date="2026-01-01T00:00:00Z">
        <w:r>
          <w:t xml:space="preserve">positive definite matrix (</w:t>
        </w:r>
      </w:ins>
      <w:hyperlink w:anchor="def-positive-definite">
        <w:ins w:id="22988" w:author="PR Preview" w:date="2026-01-01T00:00:00Z">
          <w:r>
            <w:rPr>
              <w:rStyle w:val="Hyperlink"/>
            </w:rPr>
            <w:t xml:space="preserve">Definition 101</w:t>
          </w:r>
        </w:ins>
      </w:hyperlink>
      <w:ins w:id="22989" w:author="PR Preview" w:date="2026-01-01T00:00:00Z">
        <w:r>
          <w:t xml:space="preserve">),</w:t>
        </w:r>
      </w:ins>
      <w:ins w:id="22990" w:author="PR Preview" w:date="2026-01-01T00:00:00Z">
        <w:r>
          <w:t xml:space="preserve"> </w:t>
        </w:r>
      </w:ins>
      <w:ins w:id="22991" w:author="PR Preview" w:date="2026-01-01T00:00:00Z">
        <w:r>
          <w:t xml:space="preserve">and for</w:t>
        </w:r>
      </w:ins>
      <w:ins w:id="22992" w:author="PR Preview" w:date="2026-01-01T00:00:00Z">
        <w:r>
          <w:t xml:space="preserve"> </w:t>
        </w:r>
      </w:ins>
      <m:oMath>
        <m:r>
          <m:t>1</m:t>
        </m:r>
        <m:r>
          <m:rPr>
            <m:sty m:val="p"/>
          </m:rPr>
          <m:t>≤</m:t>
        </m:r>
        <m:r>
          <m:t>k</m:t>
        </m:r>
        <m:r>
          <m:rPr>
            <m:sty m:val="p"/>
          </m:rPr>
          <m:t>≤</m:t>
        </m:r>
        <m:r>
          <m:t>p</m:t>
        </m:r>
      </m:oMath>
      <w:ins w:id="22993" w:author="PR Preview" w:date="2026-01-01T00:00:00Z">
        <w:r>
          <w:t xml:space="preserve"> </w:t>
        </w:r>
      </w:ins>
      <w:ins w:id="22994" w:author="PR Preview" w:date="2026-01-01T00:00:00Z">
        <w:r>
          <w:t xml:space="preserve">let</w:t>
        </w:r>
      </w:ins>
      <w:ins w:id="22995" w:author="PR Preview" w:date="2026-01-01T00:00:00Z">
        <w:r>
          <w:t xml:space="preserve"> </w:t>
        </w:r>
      </w:ins>
      <m:oMath>
        <m:sSub>
          <m:e>
            <m:r>
              <m:rPr>
                <m:sty m:val="bi"/>
              </m:rPr>
              <m:t>X</m:t>
            </m:r>
          </m:e>
          <m:sub>
            <m:r>
              <m:t>k</m:t>
            </m:r>
          </m:sub>
        </m:sSub>
      </m:oMath>
      <w:ins w:id="22996" w:author="PR Preview" w:date="2026-01-01T00:00:00Z">
        <w:r>
          <w:t xml:space="preserve"> </w:t>
        </w:r>
      </w:ins>
      <w:ins w:id="22997" w:author="PR Preview" w:date="2026-01-01T00:00:00Z">
        <w:r>
          <w:t xml:space="preserve">be its leading</w:t>
        </w:r>
      </w:ins>
      <w:ins w:id="22998" w:author="PR Preview" w:date="2026-01-01T00:00:00Z">
        <w:r>
          <w:t xml:space="preserve"> </w:t>
        </w:r>
      </w:ins>
      <m:oMath>
        <m:r>
          <m:t>k</m:t>
        </m:r>
        <m:r>
          <m:rPr>
            <m:sty m:val="p"/>
          </m:rPr>
          <m:t>×</m:t>
        </m:r>
        <m:r>
          <m:t>k</m:t>
        </m:r>
      </m:oMath>
      <w:ins w:id="22999" w:author="PR Preview" w:date="2026-01-01T00:00:00Z">
        <w:r>
          <w:t xml:space="preserve"> </w:t>
        </w:r>
      </w:ins>
      <w:ins w:id="23000" w:author="PR Preview" w:date="2026-01-01T00:00:00Z">
        <w:r>
          <w:t xml:space="preserve">block (</w:t>
        </w:r>
      </w:ins>
      <w:hyperlink w:anchor="def-block-matrix">
        <w:ins w:id="23001" w:author="PR Preview" w:date="2026-01-01T00:00:00Z">
          <w:r>
            <w:rPr>
              <w:rStyle w:val="Hyperlink"/>
            </w:rPr>
            <w:t xml:space="preserve">Definition 122</w:t>
          </w:r>
        </w:ins>
      </w:hyperlink>
      <w:ins w:id="23002" w:author="PR Preview" w:date="2026-01-01T00:00:00Z">
        <w:r>
          <w:t xml:space="preserve">),</w:t>
        </w:r>
      </w:ins>
      <w:ins w:id="23003" w:author="PR Preview" w:date="2026-01-01T00:00:00Z">
        <w:r>
          <w:t xml:space="preserve"> </w:t>
        </w:r>
      </w:ins>
      <w:ins w:id="23004" w:author="PR Preview" w:date="2026-01-01T00:00:00Z">
        <w:r>
          <w:t xml:space="preserve">with entries</w:t>
        </w:r>
      </w:ins>
      <w:ins w:id="23005" w:author="PR Preview" w:date="2026-01-01T00:00:00Z">
        <w:r>
          <w:t xml:space="preserve"> </w:t>
        </w:r>
      </w:ins>
      <m:oMath>
        <m:sSub>
          <m:e>
            <m:r>
              <m:t>x</m:t>
            </m:r>
          </m:e>
          <m:sub>
            <m:r>
              <m:t>i</m:t>
            </m:r>
            <m:r>
              <m:t>j</m:t>
            </m:r>
          </m:sub>
        </m:sSub>
      </m:oMath>
      <w:ins w:id="23006" w:author="PR Preview" w:date="2026-01-01T00:00:00Z">
        <w:r>
          <w:t xml:space="preserve"> </w:t>
        </w:r>
      </w:ins>
      <w:ins w:id="23007" w:author="PR Preview" w:date="2026-01-01T00:00:00Z">
        <w:r>
          <w:t xml:space="preserve">for</w:t>
        </w:r>
      </w:ins>
      <w:ins w:id="23008" w:author="PR Preview" w:date="2026-01-01T00:00:00Z">
        <w:r>
          <w:t xml:space="preserve"> </w:t>
        </w:r>
      </w:ins>
      <m:oMath>
        <m:r>
          <m:t>i</m:t>
        </m:r>
        <m:r>
          <m:rPr>
            <m:sty m:val="p"/>
          </m:rPr>
          <m:t>,</m:t>
        </m:r>
        <m:r>
          <m:t>j</m:t>
        </m:r>
        <m:r>
          <m:rPr>
            <m:sty m:val="p"/>
          </m:rPr>
          <m:t>≤</m:t>
        </m:r>
        <m:r>
          <m:t>k</m:t>
        </m:r>
      </m:oMath>
      <w:ins w:id="23009" w:author="PR Preview" w:date="2026-01-01T00:00:00Z">
        <w:r>
          <w:t xml:space="preserve">.</w:t>
        </w:r>
      </w:ins>
      <w:ins w:id="23010" w:author="PR Preview" w:date="2026-01-01T00:00:00Z">
        <w:r>
          <w:t xml:space="preserve"> </w:t>
        </w:r>
      </w:ins>
      <w:ins w:id="23011" w:author="PR Preview" w:date="2026-01-01T00:00:00Z">
        <w:r>
          <w:t xml:space="preserve">Then</w:t>
        </w:r>
      </w:ins>
      <w:ins w:id="23012" w:author="PR Preview" w:date="2026-01-01T00:00:00Z">
        <w:r>
          <w:t xml:space="preserve"> </w:t>
        </w:r>
      </w:ins>
      <m:oMath>
        <m:sSub>
          <m:e>
            <m:r>
              <m:rPr>
                <m:sty m:val="bi"/>
              </m:rPr>
              <m:t>X</m:t>
            </m:r>
          </m:e>
          <m:sub>
            <m:r>
              <m:t>k</m:t>
            </m:r>
          </m:sub>
        </m:sSub>
      </m:oMath>
      <w:ins w:id="23013" w:author="PR Preview" w:date="2026-01-01T00:00:00Z">
        <w:r>
          <w:t xml:space="preserve"> </w:t>
        </w:r>
      </w:ins>
      <w:ins w:id="23014" w:author="PR Preview" w:date="2026-01-01T00:00:00Z">
        <w:r>
          <w:t xml:space="preserve">is positive definite.</w:t>
        </w:r>
      </w:ins>
      <w:ins w:id="23015" w:author="PR Preview" w:date="2026-01-01T00:00:00Z">
        <w:r>
          <w:t xml:space="preserve"> </w:t>
        </w:r>
      </w:ins>
      <w:ins w:id="23016" w:author="PR Preview" w:date="2026-01-01T00:00:00Z">
        <w:r>
          <w:t xml:space="preserve">Also, every diagonal entry of a positive definite matrix is positive.</w:t>
        </w:r>
      </w:ins>
    </w:p>
    <w:bookmarkEnd w:id="67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2" w:name="exm-pd-submatrix"/>
    <w:p>
      <w:pPr>
        <w:pStyle w:val="FirstParagraph"/>
      </w:pPr>
      <w:del w:id="23017" w:author="PR Preview" w:date="2026-01-01T00:00:00Z">
        <w:r>
          <w:rPr>
            <w:b/>
            <w:bCs/>
          </w:rPr>
          <w:delText xml:space="preserve">Example 211 (A quick necessary test)</w:delText>
        </w:r>
      </w:del>
      <w:del w:id="23018"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3019" w:author="PR Preview" w:date="2026-01-01T00:00:00Z">
        <w:r>
          <w:delText xml:space="preserve"> </w:delText>
        </w:r>
      </w:del>
      <w:del w:id="23020" w:author="PR Preview" w:date="2026-01-01T00:00:00Z">
        <w:r>
          <w:delText xml:space="preserve">is positive definite (</w:delText>
        </w:r>
      </w:del>
      <w:hyperlink w:anchor="exm-pd-operations">
        <w:del w:id="23021" w:author="PR Preview" w:date="2026-01-01T00:00:00Z">
          <w:r>
            <w:rPr>
              <w:rStyle w:val="Hyperlink"/>
            </w:rPr>
            <w:delText xml:space="preserve">Example 209</w:delText>
          </w:r>
        </w:del>
      </w:hyperlink>
      <w:del w:id="23022" w:author="PR Preview" w:date="2026-01-01T00:00:00Z">
        <w:r>
          <w:delText xml:space="preserve">),</w:delText>
        </w:r>
      </w:del>
      <w:del w:id="23023" w:author="PR Preview" w:date="2026-01-01T00:00:00Z">
        <w:r>
          <w:delText xml:space="preserve"> </w:delText>
        </w:r>
      </w:del>
      <w:del w:id="23024" w:author="PR Preview" w:date="2026-01-01T00:00:00Z">
        <w:r>
          <w:delText xml:space="preserve">and its diagonal entries</w:delText>
        </w:r>
      </w:del>
      <w:del w:id="23025" w:author="PR Preview" w:date="2026-01-01T00:00:00Z">
        <w:r>
          <w:delText xml:space="preserve"> </w:delText>
        </w:r>
      </w:del>
      <m:oMath>
        <m:r>
          <m:t>2</m:t>
        </m:r>
        <m:r>
          <m:rPr>
            <m:sty m:val="p"/>
          </m:rPr>
          <m:t>,</m:t>
        </m:r>
        <m:r>
          <m:t>2</m:t>
        </m:r>
      </m:oMath>
      <w:del w:id="23026" w:author="PR Preview" w:date="2026-01-01T00:00:00Z">
        <w:r>
          <w:delText xml:space="preserve"> </w:delText>
        </w:r>
      </w:del>
      <w:del w:id="23027" w:author="PR Preview" w:date="2026-01-01T00:00:00Z">
        <w:r>
          <w:delText xml:space="preserve">and its</w:delText>
        </w:r>
      </w:del>
      <w:del w:id="23028" w:author="PR Preview" w:date="2026-01-01T00:00:00Z">
        <w:r>
          <w:delText xml:space="preserve"> </w:delText>
        </w:r>
      </w:del>
      <m:oMath>
        <m:r>
          <m:t>1</m:t>
        </m:r>
        <m:r>
          <m:rPr>
            <m:sty m:val="p"/>
          </m:rPr>
          <m:t>×</m:t>
        </m:r>
        <m:r>
          <m:t>1</m:t>
        </m:r>
      </m:oMath>
      <w:del w:id="23029" w:author="PR Preview" w:date="2026-01-01T00:00:00Z">
        <w:r>
          <w:delText xml:space="preserve"> </w:delText>
        </w:r>
      </w:del>
      <w:del w:id="23030" w:author="PR Preview" w:date="2026-01-01T00:00:00Z">
        <w:r>
          <w:delText xml:space="preserve">leading block</w:delText>
        </w:r>
      </w:del>
      <w:del w:id="23031" w:author="PR Preview" w:date="2026-01-01T00:00:00Z">
        <w:r>
          <w:delText xml:space="preserve"> </w:delText>
        </w:r>
      </w:del>
      <m:oMath>
        <m:r>
          <m:rPr>
            <m:sty m:val="p"/>
          </m:rPr>
          <m:t>[</m:t>
        </m:r>
        <m:r>
          <m:t>2</m:t>
        </m:r>
        <m:r>
          <m:rPr>
            <m:sty m:val="p"/>
          </m:rPr>
          <m:t>]</m:t>
        </m:r>
      </m:oMath>
      <w:del w:id="23032" w:author="PR Preview" w:date="2026-01-01T00:00:00Z">
        <w:r>
          <w:delText xml:space="preserve"> </w:delText>
        </w:r>
      </w:del>
      <w:del w:id="23033" w:author="PR Preview" w:date="2026-01-01T00:00:00Z">
        <w:r>
          <w:delText xml:space="preserve">are positive.</w:delText>
        </w:r>
      </w:del>
      <w:del w:id="23034" w:author="PR Preview" w:date="2026-01-01T00:00:00Z">
        <w:r>
          <w:delText xml:space="preserve"> </w:delText>
        </w:r>
      </w:del>
      <w:del w:id="23035" w:author="PR Preview" w:date="2026-01-01T00:00:00Z">
        <w:r>
          <w:delText xml:space="preserve">The test can only rule matrices out:</w:delText>
        </w:r>
      </w:del>
      <w:del w:id="23036" w:author="PR Preview" w:date="2026-01-01T00:00:00Z">
        <w:r>
          <w:delText xml:space="preserve"> </w:delText>
        </w:r>
      </w:del>
      <m:oMath>
        <m:r>
          <m:rPr>
            <m:sty m:val="p"/>
          </m:rPr>
          <m:t>−</m:t>
        </m:r>
        <m:sSub>
          <m:e>
            <m:r>
              <m:rPr>
                <m:sty m:val="bi"/>
              </m:rPr>
              <m:t>I</m:t>
            </m:r>
          </m:e>
          <m:sub>
            <m:r>
              <m:t>2</m:t>
            </m:r>
          </m:sub>
        </m:sSub>
      </m:oMath>
      <w:del w:id="23037" w:author="PR Preview" w:date="2026-01-01T00:00:00Z">
        <w:r>
          <w:delText xml:space="preserve"> </w:delText>
        </w:r>
      </w:del>
      <w:del w:id="23038" w:author="PR Preview" w:date="2026-01-01T00:00:00Z">
        <w:r>
          <w:delText xml:space="preserve">has negative diagonal entries, so it is not positive definite,</w:delText>
        </w:r>
      </w:del>
      <w:del w:id="23039" w:author="PR Preview" w:date="2026-01-01T00:00:00Z">
        <w:r>
          <w:delText xml:space="preserve"> </w:delText>
        </w:r>
      </w:del>
      <w:del w:id="23040"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23041" w:author="PR Preview" w:date="2026-01-01T00:00:00Z">
        <w:r>
          <w:delText xml:space="preserve">(</w:delText>
        </w:r>
      </w:del>
      <w:hyperlink w:anchor="def-determinant">
        <w:del w:id="23042" w:author="PR Preview" w:date="2026-01-01T00:00:00Z">
          <w:r>
            <w:rPr>
              <w:rStyle w:val="Hyperlink"/>
            </w:rPr>
            <w:delText xml:space="preserve">Definition 105</w:delText>
          </w:r>
        </w:del>
      </w:hyperlink>
      <w:del w:id="23043" w:author="PR Preview" w:date="2026-01-01T00:00:00Z">
        <w:r>
          <w:delText xml:space="preserve">);</w:delText>
        </w:r>
      </w:del>
      <w:del w:id="23044" w:author="PR Preview" w:date="2026-01-01T00:00:00Z">
        <w:r>
          <w:delText xml:space="preserve"> </w:delText>
        </w:r>
      </w:del>
      <w:del w:id="23045" w:author="PR Preview" w:date="2026-01-01T00:00:00Z">
        <w:r>
          <w:delText xml:space="preserve">a positive determinant alone does not make a matrix positive definite.</w:delText>
        </w:r>
      </w:del>
      <w:del w:id="23046" w:author="PR Preview" w:date="2026-01-01T00:00:00Z">
        <w:r>
          <w:delText xml:space="preserve"> </w:delText>
        </w:r>
      </w:del>
      <w:del w:id="23047" w:author="PR Preview" w:date="2026-01-01T00:00:00Z">
        <w:r>
          <w:delText xml:space="preserve">And positive diagonal entries are not enough:</w:delText>
        </w:r>
      </w:del>
      <w:del w:id="23048"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3049" w:author="PR Preview" w:date="2026-01-01T00:00:00Z">
        <w:r>
          <w:delText xml:space="preserve"> </w:delText>
        </w:r>
      </w:del>
      <w:del w:id="23050" w:author="PR Preview" w:date="2026-01-01T00:00:00Z">
        <w:r>
          <w:delText xml:space="preserve">of</w:delText>
        </w:r>
      </w:del>
      <w:del w:id="23051" w:author="PR Preview" w:date="2026-01-01T00:00:00Z">
        <w:r>
          <w:delText xml:space="preserve"> </w:delText>
        </w:r>
      </w:del>
      <w:hyperlink w:anchor="exm-positive-definite">
        <w:del w:id="23052" w:author="PR Preview" w:date="2026-01-01T00:00:00Z">
          <w:r>
            <w:rPr>
              <w:rStyle w:val="Hyperlink"/>
            </w:rPr>
            <w:delText xml:space="preserve">Example 152</w:delText>
          </w:r>
        </w:del>
      </w:hyperlink>
      <w:del w:id="23053" w:author="PR Preview" w:date="2026-01-01T00:00:00Z">
        <w:r>
          <w:delText xml:space="preserve"> </w:delText>
        </w:r>
      </w:del>
      <w:del w:id="23054" w:author="PR Preview" w:date="2026-01-01T00:00:00Z">
        <w:r>
          <w:delText xml:space="preserve">has them</w:delText>
        </w:r>
      </w:del>
      <w:del w:id="23055" w:author="PR Preview" w:date="2026-01-01T00:00:00Z">
        <w:r>
          <w:delText xml:space="preserve"> </w:delText>
        </w:r>
      </w:del>
      <w:del w:id="23056" w:author="PR Preview" w:date="2026-01-01T00:00:00Z">
        <w:r>
          <w:delText xml:space="preserve">but is not positive definite.</w:delText>
        </w:r>
      </w:del>
    </w:p>
    <w:p>
      <w:pPr>
        <w:pStyle w:val="BodyText"/>
      </w:pPr>
      <w:del w:id="23057" w:author="PR Preview" w:date="2026-01-01T00:00:00Z">
        <w:r>
          <w:rPr>
            <w:b/>
            <w:bCs/>
          </w:rPr>
          <w:delText xml:space="preserve">Theorem 120 (The quadratic form of a block matrix)</w:delText>
        </w:r>
      </w:del>
      <w:del w:id="23058" w:author="PR Preview" w:date="2026-01-01T00:00:00Z">
        <w:r>
          <w:delText xml:space="preserve"> </w:delText>
        </w:r>
      </w:del>
      <w:del w:id="23059" w:author="PR Preview" w:date="2026-01-01T00:00:00Z">
        <w:r>
          <w:delText xml:space="preserve">Let</w:delText>
        </w:r>
      </w:del>
      <w:del w:id="23060" w:author="PR Preview" w:date="2026-01-01T00:00:00Z">
        <w:r>
          <w:delText xml:space="preserve"> </w:delText>
        </w:r>
      </w:del>
      <m:oMath>
        <m:r>
          <m:t>k</m:t>
        </m:r>
        <m:r>
          <m:rPr>
            <m:sty m:val="p"/>
          </m:rPr>
          <m:t>,</m:t>
        </m:r>
        <m:r>
          <m:t>m</m:t>
        </m:r>
        <m:r>
          <m:rPr>
            <m:sty m:val="p"/>
          </m:rPr>
          <m:t>≥</m:t>
        </m:r>
        <m:r>
          <m:t>1</m:t>
        </m:r>
      </m:oMath>
      <w:del w:id="23061" w:author="PR Preview" w:date="2026-01-01T00:00:00Z">
        <w:r>
          <w:delText xml:space="preserve">, let</w:delText>
        </w:r>
      </w:del>
      <w:del w:id="23062" w:author="PR Preview" w:date="2026-01-01T00:00:00Z">
        <w:r>
          <w:delText xml:space="preserve"> </w:delText>
        </w:r>
      </w:del>
      <m:oMath>
        <m:r>
          <m:rPr>
            <m:sty m:val="bi"/>
          </m:rPr>
          <m:t>A</m:t>
        </m:r>
      </m:oMath>
      <w:del w:id="23063" w:author="PR Preview" w:date="2026-01-01T00:00:00Z">
        <w:r>
          <w:delText xml:space="preserve"> </w:delText>
        </w:r>
      </w:del>
      <w:del w:id="23064" w:author="PR Preview" w:date="2026-01-01T00:00:00Z">
        <w:r>
          <w:delText xml:space="preserve">be a symmetric</w:delText>
        </w:r>
      </w:del>
      <w:del w:id="23065" w:author="PR Preview" w:date="2026-01-01T00:00:00Z">
        <w:r>
          <w:delText xml:space="preserve"> </w:delText>
        </w:r>
      </w:del>
      <m:oMath>
        <m:r>
          <m:t>k</m:t>
        </m:r>
        <m:r>
          <m:rPr>
            <m:sty m:val="p"/>
          </m:rPr>
          <m:t>×</m:t>
        </m:r>
        <m:r>
          <m:t>k</m:t>
        </m:r>
      </m:oMath>
      <w:del w:id="23066" w:author="PR Preview" w:date="2026-01-01T00:00:00Z">
        <w:r>
          <w:delText xml:space="preserve"> </w:delText>
        </w:r>
      </w:del>
      <w:del w:id="23067" w:author="PR Preview" w:date="2026-01-01T00:00:00Z">
        <w:r>
          <w:delText xml:space="preserve">matrix,</w:delText>
        </w:r>
      </w:del>
      <w:del w:id="23068" w:author="PR Preview" w:date="2026-01-01T00:00:00Z">
        <w:r>
          <w:delText xml:space="preserve"> </w:delText>
        </w:r>
      </w:del>
      <m:oMath>
        <m:r>
          <m:rPr>
            <m:sty m:val="bi"/>
          </m:rPr>
          <m:t>B</m:t>
        </m:r>
      </m:oMath>
      <w:del w:id="23069" w:author="PR Preview" w:date="2026-01-01T00:00:00Z">
        <w:r>
          <w:delText xml:space="preserve"> </w:delText>
        </w:r>
      </w:del>
      <w:del w:id="23070" w:author="PR Preview" w:date="2026-01-01T00:00:00Z">
        <w:r>
          <w:delText xml:space="preserve">a</w:delText>
        </w:r>
      </w:del>
      <w:del w:id="23071" w:author="PR Preview" w:date="2026-01-01T00:00:00Z">
        <w:r>
          <w:delText xml:space="preserve"> </w:delText>
        </w:r>
      </w:del>
      <m:oMath>
        <m:r>
          <m:t>k</m:t>
        </m:r>
        <m:r>
          <m:rPr>
            <m:sty m:val="p"/>
          </m:rPr>
          <m:t>×</m:t>
        </m:r>
        <m:r>
          <m:t>m</m:t>
        </m:r>
      </m:oMath>
      <w:del w:id="23072" w:author="PR Preview" w:date="2026-01-01T00:00:00Z">
        <w:r>
          <w:delText xml:space="preserve"> </w:delText>
        </w:r>
      </w:del>
      <w:del w:id="23073" w:author="PR Preview" w:date="2026-01-01T00:00:00Z">
        <w:r>
          <w:delText xml:space="preserve">matrix and</w:delText>
        </w:r>
      </w:del>
      <w:del w:id="23074" w:author="PR Preview" w:date="2026-01-01T00:00:00Z">
        <w:r>
          <w:delText xml:space="preserve"> </w:delText>
        </w:r>
      </w:del>
      <m:oMath>
        <m:r>
          <m:rPr>
            <m:sty m:val="bi"/>
          </m:rPr>
          <m:t>C</m:t>
        </m:r>
      </m:oMath>
      <w:del w:id="23075" w:author="PR Preview" w:date="2026-01-01T00:00:00Z">
        <w:r>
          <w:delText xml:space="preserve"> </w:delText>
        </w:r>
      </w:del>
      <w:del w:id="23076" w:author="PR Preview" w:date="2026-01-01T00:00:00Z">
        <w:r>
          <w:delText xml:space="preserve">a symmetric</w:delText>
        </w:r>
      </w:del>
      <w:del w:id="23077" w:author="PR Preview" w:date="2026-01-01T00:00:00Z">
        <w:r>
          <w:delText xml:space="preserve"> </w:delText>
        </w:r>
      </w:del>
      <m:oMath>
        <m:r>
          <m:t>m</m:t>
        </m:r>
        <m:r>
          <m:rPr>
            <m:sty m:val="p"/>
          </m:rPr>
          <m:t>×</m:t>
        </m:r>
        <m:r>
          <m:t>m</m:t>
        </m:r>
      </m:oMath>
      <w:del w:id="23078" w:author="PR Preview" w:date="2026-01-01T00:00:00Z">
        <w:r>
          <w:delText xml:space="preserve"> </w:delText>
        </w:r>
      </w:del>
      <w:del w:id="23079" w:author="PR Preview" w:date="2026-01-01T00:00:00Z">
        <w:r>
          <w:delText xml:space="preserve">matrix,</w:delText>
        </w:r>
      </w:del>
      <w:del w:id="23080" w:author="PR Preview" w:date="2026-01-01T00:00:00Z">
        <w:r>
          <w:delText xml:space="preserve"> </w:delText>
        </w:r>
      </w:del>
      <w:del w:id="23081" w:author="PR Preview" w:date="2026-01-01T00:00:00Z">
        <w:r>
          <w:delText xml:space="preserve">and let</w:delText>
        </w:r>
      </w:del>
      <w:del w:id="23082" w:author="PR Preview" w:date="2026-01-01T00:00:00Z">
        <w:r>
          <w:delText xml:space="preserve"> </w:delText>
        </w:r>
      </w:del>
      <m:oMath>
        <m:r>
          <m:rPr>
            <m:sty m:val="bi"/>
          </m:rPr>
          <m:t>X</m:t>
        </m:r>
      </m:oMath>
      <w:del w:id="23083" w:author="PR Preview" w:date="2026-01-01T00:00:00Z">
        <w:r>
          <w:delText xml:space="preserve"> </w:delText>
        </w:r>
      </w:del>
      <w:del w:id="23084" w:author="PR Preview" w:date="2026-01-01T00:00:00Z">
        <w:r>
          <w:delText xml:space="preserve">be the</w:delText>
        </w:r>
      </w:del>
      <w:del w:id="23085"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23086" w:author="PR Preview" w:date="2026-01-01T00:00:00Z">
        <w:r>
          <w:delText xml:space="preserve"> </w:delText>
        </w:r>
      </w:del>
      <w:del w:id="23087" w:author="PR Preview" w:date="2026-01-01T00:00:00Z">
        <w:r>
          <w:delText xml:space="preserve">block matrix (</w:delText>
        </w:r>
      </w:del>
      <w:hyperlink w:anchor="def-block-matrix">
        <w:del w:id="23088" w:author="PR Preview" w:date="2026-01-01T00:00:00Z">
          <w:r>
            <w:rPr>
              <w:rStyle w:val="Hyperlink"/>
            </w:rPr>
            <w:delText xml:space="preserve">Definition 122</w:delText>
          </w:r>
        </w:del>
      </w:hyperlink>
      <w:del w:id="23089" w:author="PR Preview" w:date="2026-01-01T00:00:00Z">
        <w:r>
          <w:delText xml:space="preserve">)</w:delText>
        </w:r>
      </w:del>
    </w:p>
    <w:p>
      <w:pPr>
        <w:pStyle w:val="FirstParagraph"/>
      </w:pPr>
      <w:ins w:id="23090" w:author="PR Preview" w:date="2026-01-01T00:00:00Z">
        <w:r>
          <w:rPr>
            <w:b/>
            <w:bCs/>
          </w:rPr>
          <w:t xml:space="preserve">Example 216 (A quick necessary test)</w:t>
        </w:r>
      </w:ins>
      <w:ins w:id="23091"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3092" w:author="PR Preview" w:date="2026-01-01T00:00:00Z">
        <w:r>
          <w:t xml:space="preserve"> </w:t>
        </w:r>
      </w:ins>
      <w:ins w:id="23093" w:author="PR Preview" w:date="2026-01-01T00:00:00Z">
        <w:r>
          <w:t xml:space="preserve">is positive definite (</w:t>
        </w:r>
      </w:ins>
      <w:hyperlink w:anchor="exm-pd-operations">
        <w:ins w:id="23094" w:author="PR Preview" w:date="2026-01-01T00:00:00Z">
          <w:r>
            <w:rPr>
              <w:rStyle w:val="Hyperlink"/>
            </w:rPr>
            <w:t xml:space="preserve">Example 211</w:t>
          </w:r>
        </w:ins>
      </w:hyperlink>
      <w:ins w:id="23095" w:author="PR Preview" w:date="2026-01-01T00:00:00Z">
        <w:r>
          <w:t xml:space="preserve">),</w:t>
        </w:r>
      </w:ins>
      <w:ins w:id="23096" w:author="PR Preview" w:date="2026-01-01T00:00:00Z">
        <w:r>
          <w:t xml:space="preserve"> </w:t>
        </w:r>
      </w:ins>
      <w:ins w:id="23097" w:author="PR Preview" w:date="2026-01-01T00:00:00Z">
        <w:r>
          <w:t xml:space="preserve">and its diagonal entries</w:t>
        </w:r>
      </w:ins>
      <w:ins w:id="23098" w:author="PR Preview" w:date="2026-01-01T00:00:00Z">
        <w:r>
          <w:t xml:space="preserve"> </w:t>
        </w:r>
      </w:ins>
      <m:oMath>
        <m:r>
          <m:t>2</m:t>
        </m:r>
        <m:r>
          <m:rPr>
            <m:sty m:val="p"/>
          </m:rPr>
          <m:t>,</m:t>
        </m:r>
        <m:r>
          <m:t>2</m:t>
        </m:r>
      </m:oMath>
      <w:ins w:id="23099" w:author="PR Preview" w:date="2026-01-01T00:00:00Z">
        <w:r>
          <w:t xml:space="preserve"> </w:t>
        </w:r>
      </w:ins>
      <w:ins w:id="23100" w:author="PR Preview" w:date="2026-01-01T00:00:00Z">
        <w:r>
          <w:t xml:space="preserve">and its</w:t>
        </w:r>
      </w:ins>
      <w:ins w:id="23101" w:author="PR Preview" w:date="2026-01-01T00:00:00Z">
        <w:r>
          <w:t xml:space="preserve"> </w:t>
        </w:r>
      </w:ins>
      <m:oMath>
        <m:r>
          <m:t>1</m:t>
        </m:r>
        <m:r>
          <m:rPr>
            <m:sty m:val="p"/>
          </m:rPr>
          <m:t>×</m:t>
        </m:r>
        <m:r>
          <m:t>1</m:t>
        </m:r>
      </m:oMath>
      <w:ins w:id="23102" w:author="PR Preview" w:date="2026-01-01T00:00:00Z">
        <w:r>
          <w:t xml:space="preserve"> </w:t>
        </w:r>
      </w:ins>
      <w:ins w:id="23103" w:author="PR Preview" w:date="2026-01-01T00:00:00Z">
        <w:r>
          <w:t xml:space="preserve">leading block</w:t>
        </w:r>
      </w:ins>
      <w:ins w:id="23104" w:author="PR Preview" w:date="2026-01-01T00:00:00Z">
        <w:r>
          <w:t xml:space="preserve"> </w:t>
        </w:r>
      </w:ins>
      <m:oMath>
        <m:r>
          <m:rPr>
            <m:sty m:val="p"/>
          </m:rPr>
          <m:t>[</m:t>
        </m:r>
        <m:r>
          <m:t>2</m:t>
        </m:r>
        <m:r>
          <m:rPr>
            <m:sty m:val="p"/>
          </m:rPr>
          <m:t>]</m:t>
        </m:r>
      </m:oMath>
      <w:ins w:id="23105" w:author="PR Preview" w:date="2026-01-01T00:00:00Z">
        <w:r>
          <w:t xml:space="preserve"> </w:t>
        </w:r>
      </w:ins>
      <w:ins w:id="23106" w:author="PR Preview" w:date="2026-01-01T00:00:00Z">
        <w:r>
          <w:t xml:space="preserve">are positive.</w:t>
        </w:r>
      </w:ins>
      <w:ins w:id="23107" w:author="PR Preview" w:date="2026-01-01T00:00:00Z">
        <w:r>
          <w:t xml:space="preserve"> </w:t>
        </w:r>
      </w:ins>
      <w:ins w:id="23108" w:author="PR Preview" w:date="2026-01-01T00:00:00Z">
        <w:r>
          <w:t xml:space="preserve">The test can only rule matrices out:</w:t>
        </w:r>
      </w:ins>
      <w:ins w:id="23109" w:author="PR Preview" w:date="2026-01-01T00:00:00Z">
        <w:r>
          <w:t xml:space="preserve"> </w:t>
        </w:r>
      </w:ins>
      <m:oMath>
        <m:r>
          <m:rPr>
            <m:sty m:val="p"/>
          </m:rPr>
          <m:t>−</m:t>
        </m:r>
        <m:sSub>
          <m:e>
            <m:r>
              <m:rPr>
                <m:sty m:val="bi"/>
              </m:rPr>
              <m:t>I</m:t>
            </m:r>
          </m:e>
          <m:sub>
            <m:r>
              <m:t>2</m:t>
            </m:r>
          </m:sub>
        </m:sSub>
      </m:oMath>
      <w:ins w:id="23110" w:author="PR Preview" w:date="2026-01-01T00:00:00Z">
        <w:r>
          <w:t xml:space="preserve"> </w:t>
        </w:r>
      </w:ins>
      <w:ins w:id="23111" w:author="PR Preview" w:date="2026-01-01T00:00:00Z">
        <w:r>
          <w:t xml:space="preserve">has negative diagonal entries, so it is not positive definite,</w:t>
        </w:r>
      </w:ins>
      <w:ins w:id="23112" w:author="PR Preview" w:date="2026-01-01T00:00:00Z">
        <w:r>
          <w:t xml:space="preserve"> </w:t>
        </w:r>
      </w:ins>
      <w:ins w:id="23113"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23114" w:author="PR Preview" w:date="2026-01-01T00:00:00Z">
        <w:r>
          <w:t xml:space="preserve">(</w:t>
        </w:r>
      </w:ins>
      <w:hyperlink w:anchor="def-determinant">
        <w:ins w:id="23115" w:author="PR Preview" w:date="2026-01-01T00:00:00Z">
          <w:r>
            <w:rPr>
              <w:rStyle w:val="Hyperlink"/>
            </w:rPr>
            <w:t xml:space="preserve">Definition 105</w:t>
          </w:r>
        </w:ins>
      </w:hyperlink>
      <w:ins w:id="23116" w:author="PR Preview" w:date="2026-01-01T00:00:00Z">
        <w:r>
          <w:t xml:space="preserve">);</w:t>
        </w:r>
      </w:ins>
      <w:ins w:id="23117" w:author="PR Preview" w:date="2026-01-01T00:00:00Z">
        <w:r>
          <w:t xml:space="preserve"> </w:t>
        </w:r>
      </w:ins>
      <w:ins w:id="23118" w:author="PR Preview" w:date="2026-01-01T00:00:00Z">
        <w:r>
          <w:t xml:space="preserve">a positive determinant alone does not make a matrix positive definite.</w:t>
        </w:r>
      </w:ins>
      <w:ins w:id="23119" w:author="PR Preview" w:date="2026-01-01T00:00:00Z">
        <w:r>
          <w:t xml:space="preserve"> </w:t>
        </w:r>
      </w:ins>
      <w:ins w:id="23120" w:author="PR Preview" w:date="2026-01-01T00:00:00Z">
        <w:r>
          <w:t xml:space="preserve">And positive diagonal entries are not enough:</w:t>
        </w:r>
      </w:ins>
      <w:ins w:id="2312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3122" w:author="PR Preview" w:date="2026-01-01T00:00:00Z">
        <w:r>
          <w:t xml:space="preserve"> </w:t>
        </w:r>
      </w:ins>
      <w:ins w:id="23123" w:author="PR Preview" w:date="2026-01-01T00:00:00Z">
        <w:r>
          <w:t xml:space="preserve">of</w:t>
        </w:r>
      </w:ins>
      <w:ins w:id="23124" w:author="PR Preview" w:date="2026-01-01T00:00:00Z">
        <w:r>
          <w:t xml:space="preserve"> </w:t>
        </w:r>
      </w:ins>
      <w:hyperlink w:anchor="exm-positive-definite">
        <w:ins w:id="23125" w:author="PR Preview" w:date="2026-01-01T00:00:00Z">
          <w:r>
            <w:rPr>
              <w:rStyle w:val="Hyperlink"/>
            </w:rPr>
            <w:t xml:space="preserve">Example 154</w:t>
          </w:r>
        </w:ins>
      </w:hyperlink>
      <w:ins w:id="23126" w:author="PR Preview" w:date="2026-01-01T00:00:00Z">
        <w:r>
          <w:t xml:space="preserve"> </w:t>
        </w:r>
      </w:ins>
      <w:ins w:id="23127" w:author="PR Preview" w:date="2026-01-01T00:00:00Z">
        <w:r>
          <w:t xml:space="preserve">has them</w:t>
        </w:r>
      </w:ins>
      <w:ins w:id="23128" w:author="PR Preview" w:date="2026-01-01T00:00:00Z">
        <w:r>
          <w:t xml:space="preserve"> </w:t>
        </w:r>
      </w:ins>
      <w:ins w:id="23129" w:author="PR Preview" w:date="2026-01-01T00:00:00Z">
        <w:r>
          <w:t xml:space="preserve">but is not positive definite.</w:t>
        </w:r>
      </w:ins>
    </w:p>
    <w:bookmarkEnd w:id="672"/>
    <w:bookmarkStart w:id="674" w:name="thm-block-quadratic"/>
    <w:p>
      <w:pPr>
        <w:pStyle w:val="BodyText"/>
      </w:pPr>
      <w:ins w:id="23130" w:author="PR Preview" w:date="2026-01-01T00:00:00Z">
        <w:r>
          <w:rPr>
            <w:b/>
            <w:bCs/>
          </w:rPr>
          <w:t xml:space="preserve">Theorem 123 (The quadratic form of a block matrix)</w:t>
        </w:r>
      </w:ins>
      <w:ins w:id="23131" w:author="PR Preview" w:date="2026-01-01T00:00:00Z">
        <w:r>
          <w:t xml:space="preserve"> </w:t>
        </w:r>
      </w:ins>
      <w:ins w:id="23132" w:author="PR Preview" w:date="2026-01-01T00:00:00Z">
        <w:r>
          <w:t xml:space="preserve">Let</w:t>
        </w:r>
      </w:ins>
      <w:ins w:id="23133" w:author="PR Preview" w:date="2026-01-01T00:00:00Z">
        <w:r>
          <w:t xml:space="preserve"> </w:t>
        </w:r>
      </w:ins>
      <m:oMath>
        <m:r>
          <m:t>k</m:t>
        </m:r>
        <m:r>
          <m:rPr>
            <m:sty m:val="p"/>
          </m:rPr>
          <m:t>,</m:t>
        </m:r>
        <m:r>
          <m:t>m</m:t>
        </m:r>
        <m:r>
          <m:rPr>
            <m:sty m:val="p"/>
          </m:rPr>
          <m:t>≥</m:t>
        </m:r>
        <m:r>
          <m:t>1</m:t>
        </m:r>
      </m:oMath>
      <w:ins w:id="23134" w:author="PR Preview" w:date="2026-01-01T00:00:00Z">
        <w:r>
          <w:t xml:space="preserve">, let</w:t>
        </w:r>
      </w:ins>
      <w:ins w:id="23135" w:author="PR Preview" w:date="2026-01-01T00:00:00Z">
        <w:r>
          <w:t xml:space="preserve"> </w:t>
        </w:r>
      </w:ins>
      <m:oMath>
        <m:r>
          <m:rPr>
            <m:sty m:val="bi"/>
          </m:rPr>
          <m:t>A</m:t>
        </m:r>
      </m:oMath>
      <w:ins w:id="23136" w:author="PR Preview" w:date="2026-01-01T00:00:00Z">
        <w:r>
          <w:t xml:space="preserve"> </w:t>
        </w:r>
      </w:ins>
      <w:ins w:id="23137" w:author="PR Preview" w:date="2026-01-01T00:00:00Z">
        <w:r>
          <w:t xml:space="preserve">be a symmetric</w:t>
        </w:r>
      </w:ins>
      <w:ins w:id="23138" w:author="PR Preview" w:date="2026-01-01T00:00:00Z">
        <w:r>
          <w:t xml:space="preserve"> </w:t>
        </w:r>
      </w:ins>
      <m:oMath>
        <m:r>
          <m:t>k</m:t>
        </m:r>
        <m:r>
          <m:rPr>
            <m:sty m:val="p"/>
          </m:rPr>
          <m:t>×</m:t>
        </m:r>
        <m:r>
          <m:t>k</m:t>
        </m:r>
      </m:oMath>
      <w:ins w:id="23139" w:author="PR Preview" w:date="2026-01-01T00:00:00Z">
        <w:r>
          <w:t xml:space="preserve"> </w:t>
        </w:r>
      </w:ins>
      <w:ins w:id="23140" w:author="PR Preview" w:date="2026-01-01T00:00:00Z">
        <w:r>
          <w:t xml:space="preserve">matrix,</w:t>
        </w:r>
      </w:ins>
      <w:ins w:id="23141" w:author="PR Preview" w:date="2026-01-01T00:00:00Z">
        <w:r>
          <w:t xml:space="preserve"> </w:t>
        </w:r>
      </w:ins>
      <m:oMath>
        <m:r>
          <m:rPr>
            <m:sty m:val="bi"/>
          </m:rPr>
          <m:t>B</m:t>
        </m:r>
      </m:oMath>
      <w:ins w:id="23142" w:author="PR Preview" w:date="2026-01-01T00:00:00Z">
        <w:r>
          <w:t xml:space="preserve"> </w:t>
        </w:r>
      </w:ins>
      <w:ins w:id="23143" w:author="PR Preview" w:date="2026-01-01T00:00:00Z">
        <w:r>
          <w:t xml:space="preserve">a</w:t>
        </w:r>
      </w:ins>
      <w:ins w:id="23144" w:author="PR Preview" w:date="2026-01-01T00:00:00Z">
        <w:r>
          <w:t xml:space="preserve"> </w:t>
        </w:r>
      </w:ins>
      <m:oMath>
        <m:r>
          <m:t>k</m:t>
        </m:r>
        <m:r>
          <m:rPr>
            <m:sty m:val="p"/>
          </m:rPr>
          <m:t>×</m:t>
        </m:r>
        <m:r>
          <m:t>m</m:t>
        </m:r>
      </m:oMath>
      <w:ins w:id="23145" w:author="PR Preview" w:date="2026-01-01T00:00:00Z">
        <w:r>
          <w:t xml:space="preserve"> </w:t>
        </w:r>
      </w:ins>
      <w:ins w:id="23146" w:author="PR Preview" w:date="2026-01-01T00:00:00Z">
        <w:r>
          <w:t xml:space="preserve">matrix and</w:t>
        </w:r>
      </w:ins>
      <w:ins w:id="23147" w:author="PR Preview" w:date="2026-01-01T00:00:00Z">
        <w:r>
          <w:t xml:space="preserve"> </w:t>
        </w:r>
      </w:ins>
      <m:oMath>
        <m:r>
          <m:rPr>
            <m:sty m:val="bi"/>
          </m:rPr>
          <m:t>C</m:t>
        </m:r>
      </m:oMath>
      <w:ins w:id="23148" w:author="PR Preview" w:date="2026-01-01T00:00:00Z">
        <w:r>
          <w:t xml:space="preserve"> </w:t>
        </w:r>
      </w:ins>
      <w:ins w:id="23149" w:author="PR Preview" w:date="2026-01-01T00:00:00Z">
        <w:r>
          <w:t xml:space="preserve">a symmetric</w:t>
        </w:r>
      </w:ins>
      <w:ins w:id="23150" w:author="PR Preview" w:date="2026-01-01T00:00:00Z">
        <w:r>
          <w:t xml:space="preserve"> </w:t>
        </w:r>
      </w:ins>
      <m:oMath>
        <m:r>
          <m:t>m</m:t>
        </m:r>
        <m:r>
          <m:rPr>
            <m:sty m:val="p"/>
          </m:rPr>
          <m:t>×</m:t>
        </m:r>
        <m:r>
          <m:t>m</m:t>
        </m:r>
      </m:oMath>
      <w:ins w:id="23151" w:author="PR Preview" w:date="2026-01-01T00:00:00Z">
        <w:r>
          <w:t xml:space="preserve"> </w:t>
        </w:r>
      </w:ins>
      <w:ins w:id="23152" w:author="PR Preview" w:date="2026-01-01T00:00:00Z">
        <w:r>
          <w:t xml:space="preserve">matrix,</w:t>
        </w:r>
      </w:ins>
      <w:ins w:id="23153" w:author="PR Preview" w:date="2026-01-01T00:00:00Z">
        <w:r>
          <w:t xml:space="preserve"> </w:t>
        </w:r>
      </w:ins>
      <w:ins w:id="23154" w:author="PR Preview" w:date="2026-01-01T00:00:00Z">
        <w:r>
          <w:t xml:space="preserve">and let</w:t>
        </w:r>
      </w:ins>
      <w:ins w:id="23155" w:author="PR Preview" w:date="2026-01-01T00:00:00Z">
        <w:r>
          <w:t xml:space="preserve"> </w:t>
        </w:r>
      </w:ins>
      <m:oMath>
        <m:r>
          <m:rPr>
            <m:sty m:val="bi"/>
          </m:rPr>
          <m:t>X</m:t>
        </m:r>
      </m:oMath>
      <w:ins w:id="23156" w:author="PR Preview" w:date="2026-01-01T00:00:00Z">
        <w:r>
          <w:t xml:space="preserve"> </w:t>
        </w:r>
      </w:ins>
      <w:ins w:id="23157" w:author="PR Preview" w:date="2026-01-01T00:00:00Z">
        <w:r>
          <w:t xml:space="preserve">be the</w:t>
        </w:r>
      </w:ins>
      <w:ins w:id="23158"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23159" w:author="PR Preview" w:date="2026-01-01T00:00:00Z">
        <w:r>
          <w:t xml:space="preserve"> </w:t>
        </w:r>
      </w:ins>
      <w:ins w:id="23160" w:author="PR Preview" w:date="2026-01-01T00:00:00Z">
        <w:r>
          <w:t xml:space="preserve">block matrix (</w:t>
        </w:r>
      </w:ins>
      <w:hyperlink w:anchor="def-block-matrix">
        <w:ins w:id="23161" w:author="PR Preview" w:date="2026-01-01T00:00:00Z">
          <w:r>
            <w:rPr>
              <w:rStyle w:val="Hyperlink"/>
            </w:rPr>
            <w:t xml:space="preserve">Definition 122</w:t>
          </w:r>
        </w:ins>
      </w:hyperlink>
      <w:ins w:id="23162"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del w:id="23163" w:author="PR Preview" w:date="2026-01-01T00:00:00Z">
        <w:r>
          <w:delTex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delText>
        </w:r>
      </w:del>
    </w:p>
    <w:p>
      <w:pPr>
        <w:pStyle w:val="FirstParagraph"/>
      </w:pPr>
      <w:del w:id="23164" w:author="PR Preview" w:date="2026-01-01T00:00:00Z">
        <w:r>
          <w:rPr>
            <w:b/>
            <w:bCs/>
          </w:rPr>
          <w:delText xml:space="preserve">Completing the square.</w:delText>
        </w:r>
      </w:del>
      <w:del w:id="23165" w:author="PR Preview" w:date="2026-01-01T00:00:00Z">
        <w:r>
          <w:delText xml:space="preserve"> </w:delText>
        </w:r>
      </w:del>
      <w:del w:id="23166" w:author="PR Preview" w:date="2026-01-01T00:00:00Z">
        <w:r>
          <w:delText xml:space="preserve">Write</w:delText>
        </w:r>
      </w:del>
      <w:del w:id="23167" w:author="PR Preview" w:date="2026-01-01T00:00:00Z">
        <w:r>
          <w:delText xml:space="preserve"> </w:delText>
        </w:r>
      </w:del>
      <w:del w:id="23168" w:author="PR Preview" w:date="2026-01-01T00:00:00Z">
        <w:r>
          <w:delText xml:space="preserve">$\mathord{\smash[b]{\underset{\raise.3ex\hbox{$\scriptstyle\sim$}}{d}}\vphantom{d}} \stackrel{\text{def}}{=}\mathbf{A}^{-1} \mathbf{B} \mathord{\smash[b]{\underset{\raise.3ex\hbox{$\scriptstyle\sim$}}{w}}\vphantom{w}}$</w:delText>
        </w:r>
      </w:del>
      <w:del w:id="23169" w:author="PR Preview" w:date="2026-01-01T00:00:00Z">
        <w:r>
          <w:delText xml:space="preserve">, so</w:delText>
        </w:r>
      </w:del>
      <w:del w:id="23170" w:author="PR Preview" w:date="2026-01-01T00:00:00Z">
        <w:r>
          <w:delText xml:space="preserve"> </w:delText>
        </w:r>
      </w:del>
      <w:del w:id="23171" w:author="PR Preview" w:date="2026-01-01T00:00:00Z">
        <w:r>
          <w:delText xml:space="preserve">$\mathord{\smash[b]{\underset{\raise.3ex\hbox{$\scriptstyle\sim$}}{z}}\vphantom{z}} = \mathord{\smash[b]{\underset{\raise.3ex\hbox{$\scriptstyle\sim$}}{u}}\vphantom{u}} + \mathord{\smash[b]{\underset{\raise.3ex\hbox{$\scriptstyle\sim$}}{d}}\vphantom{d}}$</w:delText>
        </w:r>
      </w:del>
      <w:del w:id="23172" w:author="PR Preview" w:date="2026-01-01T00:00:00Z">
        <w:r>
          <w:delText xml:space="preserve"> </w:delText>
        </w:r>
      </w:del>
      <w:del w:id="23173" w:author="PR Preview" w:date="2026-01-01T00:00:00Z">
        <w:r>
          <w:delText xml:space="preserve">and</w:delText>
        </w:r>
      </w:del>
      <w:del w:id="23174" w:author="PR Preview" w:date="2026-01-01T00:00:00Z">
        <w:r>
          <w:delText xml:space="preserve"> </w:delText>
        </w:r>
      </w:del>
      <w:del w:id="23175" w:author="PR Preview" w:date="2026-01-01T00:00:00Z">
        <w:r>
          <w:delText xml:space="preserve">$\mathbf{A} \mathord{\smash[b]{\underset{\raise.3ex\hbox{$\scriptstyle\sim$}}{d}}\vphantom{d}} = \mathbf{B} \mathord{\smash[b]{\underset{\raise.3ex\hbox{$\scriptstyle\sim$}}{w}}\vphantom{w}}$</w:delText>
        </w:r>
      </w:del>
      <w:del w:id="23176" w:author="PR Preview" w:date="2026-01-01T00:00:00Z">
        <w:r>
          <w:delText xml:space="preserve"> </w:delText>
        </w:r>
      </w:del>
      <w:del w:id="23177" w:author="PR Preview" w:date="2026-01-01T00:00:00Z">
        <w:r>
          <w:delText xml:space="preserve">(</w:delText>
        </w:r>
      </w:del>
      <w:hyperlink w:anchor="thm-matmul-assoc">
        <w:del w:id="23178" w:author="PR Preview" w:date="2026-01-01T00:00:00Z">
          <w:r>
            <w:rPr>
              <w:rStyle w:val="Hyperlink"/>
            </w:rPr>
            <w:delText xml:space="preserve">Theorem 8</w:delText>
          </w:r>
        </w:del>
      </w:hyperlink>
      <w:del w:id="23179" w:author="PR Preview" w:date="2026-01-01T00:00:00Z">
        <w:r>
          <w:delText xml:space="preserve">, 5,</w:delText>
        </w:r>
      </w:del>
      <w:del w:id="23180" w:author="PR Preview" w:date="2026-01-01T00:00:00Z">
        <w:r>
          <w:delText xml:space="preserve"> </w:delText>
        </w:r>
      </w:del>
      <w:hyperlink w:anchor="thm-identity">
        <w:del w:id="23181" w:author="PR Preview" w:date="2026-01-01T00:00:00Z">
          <w:r>
            <w:rPr>
              <w:rStyle w:val="Hyperlink"/>
            </w:rPr>
            <w:delText xml:space="preserve">Theorem 10</w:delText>
          </w:r>
        </w:del>
      </w:hyperlink>
      <w:del w:id="23182" w:author="PR Preview" w:date="2026-01-01T00:00:00Z">
        <w:r>
          <w:delText xml:space="preserve">);</w:delText>
        </w:r>
      </w:del>
      <w:del w:id="23183" w:author="PR Preview" w:date="2026-01-01T00:00:00Z">
        <w:r>
          <w:delText xml:space="preserve"> </w:delText>
        </w:r>
      </w:del>
      <m:oMath>
        <m:sSup>
          <m:e>
            <m:r>
              <m:rPr>
                <m:sty m:val="bi"/>
              </m:rPr>
              <m:t>A</m:t>
            </m:r>
          </m:e>
          <m:sup>
            <m:r>
              <m:rPr>
                <m:sty m:val="p"/>
              </m:rPr>
              <m:t>−</m:t>
            </m:r>
            <m:r>
              <m:t>1</m:t>
            </m:r>
          </m:sup>
        </m:sSup>
      </m:oMath>
      <w:del w:id="23184" w:author="PR Preview" w:date="2026-01-01T00:00:00Z">
        <w:r>
          <w:delText xml:space="preserve"> </w:delText>
        </w:r>
      </w:del>
      <w:del w:id="23185" w:author="PR Preview" w:date="2026-01-01T00:00:00Z">
        <w:r>
          <w:delText xml:space="preserve">is symmetric (</w:delText>
        </w:r>
      </w:del>
      <w:hyperlink w:anchor="cor-inverse-symmetric">
        <w:del w:id="23186" w:author="PR Preview" w:date="2026-01-01T00:00:00Z">
          <w:r>
            <w:rPr>
              <w:rStyle w:val="Hyperlink"/>
            </w:rPr>
            <w:delText xml:space="preserve">Corollary 9</w:delText>
          </w:r>
        </w:del>
      </w:hyperlink>
      <w:del w:id="23187" w:author="PR Preview" w:date="2026-01-01T00:00:00Z">
        <w:r>
          <w:delText xml:space="preserve">). Then</w:delText>
        </w:r>
      </w:del>
    </w:p>
    <w:p>
      <w:pPr>
        <w:pStyle w:val="BodyText"/>
      </w:pPr>
      <w:del w:id="23188" w:author="PR Preview" w:date="2026-01-01T00:00:00Z">
        <w:r>
          <w:delTex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delText>
        </w:r>
      </w:del>
    </w:p>
    <w:p>
      <w:pPr>
        <w:pStyle w:val="BodyText"/>
      </w:pPr>
      <w:ins w:id="23189"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\text{(}\text{Theorem~51}\text{)}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23190" w:author="PR Preview" w:date="2026-01-01T00:00:00Z">
        <w:r>
          <w:rPr>
            <w:b/>
            <w:bCs/>
          </w:rPr>
          <w:t xml:space="preserve">Completing the square.</w:t>
        </w:r>
      </w:ins>
      <w:ins w:id="23191" w:author="PR Preview" w:date="2026-01-01T00:00:00Z">
        <w:r>
          <w:t xml:space="preserve"> </w:t>
        </w:r>
      </w:ins>
      <w:ins w:id="23192" w:author="PR Preview" w:date="2026-01-01T00:00:00Z">
        <w:r>
          <w:t xml:space="preserve">Write</w:t>
        </w:r>
      </w:ins>
      <w:ins w:id="23193" w:author="PR Preview" w:date="2026-01-01T00:00:00Z">
        <w:r>
          <w:t xml:space="preserve"> </w:t>
        </w:r>
      </w:ins>
      <w:ins w:id="23194" w:author="PR Preview" w:date="2026-01-01T00:00:00Z">
        <w:r>
          <w:t xml:space="preserve">$\mathord{\smash[b]{\underset{\raise.3ex\hbox{$\scriptstyle\sim$}}{d}}\vphantom{d}} \stackrel{\text{def}}{=}\mathbf{A}^{-1} \mathbf{B} \mathord{\smash[b]{\underset{\raise.3ex\hbox{$\scriptstyle\sim$}}{w}}\vphantom{w}}$</w:t>
        </w:r>
      </w:ins>
      <w:ins w:id="23195" w:author="PR Preview" w:date="2026-01-01T00:00:00Z">
        <w:r>
          <w:t xml:space="preserve">, so</w:t>
        </w:r>
      </w:ins>
      <w:ins w:id="23196" w:author="PR Preview" w:date="2026-01-01T00:00:00Z">
        <w:r>
          <w:t xml:space="preserve"> </w:t>
        </w:r>
      </w:ins>
      <w:ins w:id="23197" w:author="PR Preview" w:date="2026-01-01T00:00:00Z">
        <w:r>
          <w:t xml:space="preserve">$\mathord{\smash[b]{\underset{\raise.3ex\hbox{$\scriptstyle\sim$}}{z}}\vphantom{z}} = \mathord{\smash[b]{\underset{\raise.3ex\hbox{$\scriptstyle\sim$}}{u}}\vphantom{u}} + \mathord{\smash[b]{\underset{\raise.3ex\hbox{$\scriptstyle\sim$}}{d}}\vphantom{d}}$</w:t>
        </w:r>
      </w:ins>
      <w:ins w:id="23198" w:author="PR Preview" w:date="2026-01-01T00:00:00Z">
        <w:r>
          <w:t xml:space="preserve"> </w:t>
        </w:r>
      </w:ins>
      <w:ins w:id="23199" w:author="PR Preview" w:date="2026-01-01T00:00:00Z">
        <w:r>
          <w:t xml:space="preserve">and</w:t>
        </w:r>
      </w:ins>
      <w:ins w:id="23200" w:author="PR Preview" w:date="2026-01-01T00:00:00Z">
        <w:r>
          <w:t xml:space="preserve"> </w:t>
        </w:r>
      </w:ins>
      <w:ins w:id="23201" w:author="PR Preview" w:date="2026-01-01T00:00:00Z">
        <w:r>
          <w:t xml:space="preserve">$\mathbf{A} \mathord{\smash[b]{\underset{\raise.3ex\hbox{$\scriptstyle\sim$}}{d}}\vphantom{d}} = \mathbf{B} \mathord{\smash[b]{\underset{\raise.3ex\hbox{$\scriptstyle\sim$}}{w}}\vphantom{w}}$</w:t>
        </w:r>
      </w:ins>
      <w:ins w:id="23202" w:author="PR Preview" w:date="2026-01-01T00:00:00Z">
        <w:r>
          <w:t xml:space="preserve"> </w:t>
        </w:r>
      </w:ins>
      <w:ins w:id="23203" w:author="PR Preview" w:date="2026-01-01T00:00:00Z">
        <w:r>
          <w:t xml:space="preserve">(</w:t>
        </w:r>
      </w:ins>
      <w:hyperlink w:anchor="thm-matmul-assoc">
        <w:ins w:id="23204" w:author="PR Preview" w:date="2026-01-01T00:00:00Z">
          <w:r>
            <w:rPr>
              <w:rStyle w:val="Hyperlink"/>
            </w:rPr>
            <w:t xml:space="preserve">Theorem 8</w:t>
          </w:r>
        </w:ins>
      </w:hyperlink>
      <w:ins w:id="23205" w:author="PR Preview" w:date="2026-01-01T00:00:00Z">
        <w:r>
          <w:t xml:space="preserve">, 5,</w:t>
        </w:r>
      </w:ins>
      <w:ins w:id="23206" w:author="PR Preview" w:date="2026-01-01T00:00:00Z">
        <w:r>
          <w:t xml:space="preserve"> </w:t>
        </w:r>
      </w:ins>
      <w:hyperlink w:anchor="thm-identity">
        <w:ins w:id="23207" w:author="PR Preview" w:date="2026-01-01T00:00:00Z">
          <w:r>
            <w:rPr>
              <w:rStyle w:val="Hyperlink"/>
            </w:rPr>
            <w:t xml:space="preserve">Theorem 10</w:t>
          </w:r>
        </w:ins>
      </w:hyperlink>
      <w:ins w:id="23208" w:author="PR Preview" w:date="2026-01-01T00:00:00Z">
        <w:r>
          <w:t xml:space="preserve">);</w:t>
        </w:r>
      </w:ins>
      <w:ins w:id="23209" w:author="PR Preview" w:date="2026-01-01T00:00:00Z">
        <w:r>
          <w:t xml:space="preserve"> </w:t>
        </w:r>
      </w:ins>
      <m:oMath>
        <m:sSup>
          <m:e>
            <m:r>
              <m:rPr>
                <m:sty m:val="bi"/>
              </m:rPr>
              <m:t>A</m:t>
            </m:r>
          </m:e>
          <m:sup>
            <m:r>
              <m:rPr>
                <m:sty m:val="p"/>
              </m:rPr>
              <m:t>−</m:t>
            </m:r>
            <m:r>
              <m:t>1</m:t>
            </m:r>
          </m:sup>
        </m:sSup>
      </m:oMath>
      <w:ins w:id="23210" w:author="PR Preview" w:date="2026-01-01T00:00:00Z">
        <w:r>
          <w:t xml:space="preserve"> </w:t>
        </w:r>
      </w:ins>
      <w:ins w:id="23211" w:author="PR Preview" w:date="2026-01-01T00:00:00Z">
        <w:r>
          <w:t xml:space="preserve">is symmetric (</w:t>
        </w:r>
      </w:ins>
      <w:hyperlink w:anchor="cor-inverse-symmetric">
        <w:ins w:id="23212" w:author="PR Preview" w:date="2026-01-01T00:00:00Z">
          <w:r>
            <w:rPr>
              <w:rStyle w:val="Hyperlink"/>
            </w:rPr>
            <w:t xml:space="preserve">Corollary 10</w:t>
          </w:r>
        </w:ins>
      </w:hyperlink>
      <w:ins w:id="23213" w:author="PR Preview" w:date="2026-01-01T00:00:00Z">
        <w:r>
          <w:t xml:space="preserve">). Then</w:t>
        </w:r>
      </w:ins>
    </w:p>
    <w:p>
      <w:pPr>
        <w:pStyle w:val="BodyText"/>
      </w:pPr>
      <w:ins w:id="23214"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\text{(}\text{Theorem~51}\text{,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}\text{Corollary~10}\text{)}
    \end{aligned}
    $$</w:t>
        </w:r>
      </w:ins>
    </w:p>
    <w:p>
      <w:pPr>
        <w:pStyle w:val="FirstParagraph"/>
      </w:pPr>
      <w:r>
        <w:t xml:space="preserve">and</w:t>
      </w:r>
    </w:p>
    <w:p>
      <w:pPr>
        <w:pStyle w:val="BodyText"/>
      </w:pPr>
      <w:del w:id="23215" w:author="PR Preview" w:date="2026-01-01T00:00:00Z">
        <w:r>
          <w:delTex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delText>
        </w:r>
      </w:del>
    </w:p>
    <w:p>
      <w:pPr>
        <w:pStyle w:val="BodyText"/>
      </w:pPr>
      <w:ins w:id="23216"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\text{(}\text{Theorem~95}\text{,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\text{(}\text{Theorem~95}\text{, difference rule on the left)}
    \end{aligned}
    $$</w:t>
        </w:r>
      </w:ins>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5" w:name="exm-block-quadratic"/>
    <w:p>
      <w:pPr>
        <w:pStyle w:val="BodyText"/>
      </w:pPr>
      <w:del w:id="23217" w:author="PR Preview" w:date="2026-01-01T00:00:00Z">
        <w:r>
          <w:rPr>
            <w:b/>
            <w:bCs/>
          </w:rPr>
          <w:delText xml:space="preserve">Example 212 (The</w:delText>
        </w:r>
      </w:del>
      <w:del w:id="23218" w:author="PR Preview" w:date="2026-01-01T00:00:00Z">
        <w:r>
          <w:rPr>
            <w:b/>
            <w:bCs/>
          </w:rPr>
          <w:delText xml:space="preserve"> </w:delText>
        </w:r>
      </w:del>
      <m:oMath>
        <m:r>
          <m:t>2</m:t>
        </m:r>
        <m:r>
          <m:rPr>
            <m:sty m:val="p"/>
          </m:rPr>
          <m:t>×</m:t>
        </m:r>
        <m:r>
          <m:t>2</m:t>
        </m:r>
      </m:oMath>
      <w:del w:id="23219" w:author="PR Preview" w:date="2026-01-01T00:00:00Z">
        <w:r>
          <w:rPr>
            <w:b/>
            <w:bCs/>
          </w:rPr>
          <w:delText xml:space="preserve"> </w:delText>
        </w:r>
      </w:del>
      <w:del w:id="23220" w:author="PR Preview" w:date="2026-01-01T00:00:00Z">
        <w:r>
          <w:rPr>
            <w:b/>
            <w:bCs/>
          </w:rPr>
          <w:delText xml:space="preserve">case)</w:delText>
        </w:r>
      </w:del>
      <w:del w:id="23221" w:author="PR Preview" w:date="2026-01-01T00:00:00Z">
        <w:r>
          <w:delText xml:space="preserve"> </w:delText>
        </w:r>
      </w:del>
      <w:del w:id="23222" w:author="PR Preview" w:date="2026-01-01T00:00:00Z">
        <w:r>
          <w:delText xml:space="preserve">For</w:delText>
        </w:r>
      </w:del>
      <w:del w:id="2322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3224" w:author="PR Preview" w:date="2026-01-01T00:00:00Z">
        <w:r>
          <w:delText xml:space="preserve"> </w:delText>
        </w:r>
      </w:del>
      <w:del w:id="23225" w:author="PR Preview" w:date="2026-01-01T00:00:00Z">
        <w:r>
          <w:delText xml:space="preserve">(</w:delText>
        </w:r>
      </w:del>
      <m:oMath>
        <m:r>
          <m:t>k</m:t>
        </m:r>
        <m:r>
          <m:rPr>
            <m:sty m:val="p"/>
          </m:rPr>
          <m:t>=</m:t>
        </m:r>
        <m:r>
          <m:t>1</m:t>
        </m:r>
      </m:oMath>
      <w:del w:id="23226" w:author="PR Preview" w:date="2026-01-01T00:00:00Z">
        <w:r>
          <w:delText xml:space="preserve"> </w:delText>
        </w:r>
      </w:del>
      <w:del w:id="23227" w:author="PR Preview" w:date="2026-01-01T00:00:00Z">
        <w:r>
          <w:delText xml:space="preserve">and</w:delText>
        </w:r>
      </w:del>
      <w:del w:id="23228" w:author="PR Preview" w:date="2026-01-01T00:00:00Z">
        <w:r>
          <w:delText xml:space="preserve"> </w:delText>
        </w:r>
      </w:del>
      <m:oMath>
        <m:r>
          <m:t>m</m:t>
        </m:r>
        <m:r>
          <m:rPr>
            <m:sty m:val="p"/>
          </m:rPr>
          <m:t>=</m:t>
        </m:r>
        <m:r>
          <m:t>1</m:t>
        </m:r>
      </m:oMath>
      <w:del w:id="23229" w:author="PR Preview" w:date="2026-01-01T00:00:00Z">
        <w:r>
          <w:delText xml:space="preserve">) and</w:delText>
        </w:r>
      </w:del>
      <w:del w:id="23230" w:author="PR Preview" w:date="2026-01-01T00:00:00Z">
        <w:r>
          <w:delText xml:space="preserve"> </w:delText>
        </w:r>
      </w:del>
      <m:oMath>
        <m:r>
          <m:t>a</m:t>
        </m:r>
        <m:r>
          <m:rPr>
            <m:sty m:val="p"/>
          </m:rPr>
          <m:t>≠</m:t>
        </m:r>
        <m:r>
          <m:t>0</m:t>
        </m:r>
      </m:oMath>
      <w:del w:id="23231" w:author="PR Preview" w:date="2026-01-01T00:00:00Z">
        <w:r>
          <w:delText xml:space="preserve">,</w:delText>
        </w:r>
      </w:del>
      <w:del w:id="23232" w:author="PR Preview" w:date="2026-01-01T00:00:00Z">
        <w:r>
          <w:delText xml:space="preserve"> </w:delText>
        </w:r>
      </w:del>
      <w:del w:id="23233" w:author="PR Preview" w:date="2026-01-01T00:00:00Z">
        <w:r>
          <w:delText xml:space="preserve">the theorem reads</w:delText>
        </w:r>
      </w:del>
    </w:p>
    <w:p>
      <w:pPr>
        <w:pStyle w:val="BodyText"/>
      </w:pPr>
      <w:ins w:id="23234" w:author="PR Preview" w:date="2026-01-01T00:00:00Z">
        <w:r>
          <w:rPr>
            <w:b/>
            <w:bCs/>
          </w:rPr>
          <w:t xml:space="preserve">Example 217 (The</w:t>
        </w:r>
      </w:ins>
      <w:ins w:id="23235" w:author="PR Preview" w:date="2026-01-01T00:00:00Z">
        <w:r>
          <w:rPr>
            <w:b/>
            <w:bCs/>
          </w:rPr>
          <w:t xml:space="preserve"> </w:t>
        </w:r>
      </w:ins>
      <m:oMath>
        <m:r>
          <m:t>2</m:t>
        </m:r>
        <m:r>
          <m:rPr>
            <m:sty m:val="p"/>
          </m:rPr>
          <m:t>×</m:t>
        </m:r>
        <m:r>
          <m:t>2</m:t>
        </m:r>
      </m:oMath>
      <w:ins w:id="23236" w:author="PR Preview" w:date="2026-01-01T00:00:00Z">
        <w:r>
          <w:rPr>
            <w:b/>
            <w:bCs/>
          </w:rPr>
          <w:t xml:space="preserve"> </w:t>
        </w:r>
      </w:ins>
      <w:ins w:id="23237" w:author="PR Preview" w:date="2026-01-01T00:00:00Z">
        <w:r>
          <w:rPr>
            <w:b/>
            <w:bCs/>
          </w:rPr>
          <w:t xml:space="preserve">case)</w:t>
        </w:r>
      </w:ins>
      <w:ins w:id="23238" w:author="PR Preview" w:date="2026-01-01T00:00:00Z">
        <w:r>
          <w:t xml:space="preserve"> </w:t>
        </w:r>
      </w:ins>
      <w:ins w:id="23239" w:author="PR Preview" w:date="2026-01-01T00:00:00Z">
        <w:r>
          <w:t xml:space="preserve">For</w:t>
        </w:r>
      </w:ins>
      <w:ins w:id="23240"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3241" w:author="PR Preview" w:date="2026-01-01T00:00:00Z">
        <w:r>
          <w:t xml:space="preserve"> </w:t>
        </w:r>
      </w:ins>
      <w:ins w:id="23242" w:author="PR Preview" w:date="2026-01-01T00:00:00Z">
        <w:r>
          <w:t xml:space="preserve">(</w:t>
        </w:r>
      </w:ins>
      <m:oMath>
        <m:r>
          <m:t>k</m:t>
        </m:r>
        <m:r>
          <m:rPr>
            <m:sty m:val="p"/>
          </m:rPr>
          <m:t>=</m:t>
        </m:r>
        <m:r>
          <m:t>1</m:t>
        </m:r>
      </m:oMath>
      <w:ins w:id="23243" w:author="PR Preview" w:date="2026-01-01T00:00:00Z">
        <w:r>
          <w:t xml:space="preserve"> </w:t>
        </w:r>
      </w:ins>
      <w:ins w:id="23244" w:author="PR Preview" w:date="2026-01-01T00:00:00Z">
        <w:r>
          <w:t xml:space="preserve">and</w:t>
        </w:r>
      </w:ins>
      <w:ins w:id="23245" w:author="PR Preview" w:date="2026-01-01T00:00:00Z">
        <w:r>
          <w:t xml:space="preserve"> </w:t>
        </w:r>
      </w:ins>
      <m:oMath>
        <m:r>
          <m:t>m</m:t>
        </m:r>
        <m:r>
          <m:rPr>
            <m:sty m:val="p"/>
          </m:rPr>
          <m:t>=</m:t>
        </m:r>
        <m:r>
          <m:t>1</m:t>
        </m:r>
      </m:oMath>
      <w:ins w:id="23246" w:author="PR Preview" w:date="2026-01-01T00:00:00Z">
        <w:r>
          <w:t xml:space="preserve">) and</w:t>
        </w:r>
      </w:ins>
      <w:ins w:id="23247" w:author="PR Preview" w:date="2026-01-01T00:00:00Z">
        <w:r>
          <w:t xml:space="preserve"> </w:t>
        </w:r>
      </w:ins>
      <m:oMath>
        <m:r>
          <m:t>a</m:t>
        </m:r>
        <m:r>
          <m:rPr>
            <m:sty m:val="p"/>
          </m:rPr>
          <m:t>≠</m:t>
        </m:r>
        <m:r>
          <m:t>0</m:t>
        </m:r>
      </m:oMath>
      <w:ins w:id="23248" w:author="PR Preview" w:date="2026-01-01T00:00:00Z">
        <w:r>
          <w:t xml:space="preserve">,</w:t>
        </w:r>
      </w:ins>
      <w:ins w:id="23249" w:author="PR Preview" w:date="2026-01-01T00:00:00Z">
        <w:r>
          <w:t xml:space="preserve"> </w:t>
        </w:r>
      </w:ins>
      <w:ins w:id="23250"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5"/>
    <w:bookmarkStart w:id="676" w:name="def-schur-complement"/>
    <w:p>
      <w:pPr>
        <w:pStyle w:val="FirstParagraph"/>
      </w:pPr>
      <w:del w:id="23251" w:author="PR Preview" w:date="2026-01-01T00:00:00Z">
        <w:r>
          <w:rPr>
            <w:b/>
            <w:bCs/>
          </w:rPr>
          <w:delText xml:space="preserve">Definition 124 (Schur complement)</w:delText>
        </w:r>
      </w:del>
      <w:del w:id="23252" w:author="PR Preview" w:date="2026-01-01T00:00:00Z">
        <w:r>
          <w:delText xml:space="preserve"> </w:delText>
        </w:r>
      </w:del>
      <w:del w:id="23253" w:author="PR Preview" w:date="2026-01-01T00:00:00Z">
        <w:r>
          <w:delText xml:space="preserve">For a block matrix</w:delText>
        </w:r>
      </w:del>
      <w:del w:id="2325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3255" w:author="PR Preview" w:date="2026-01-01T00:00:00Z">
        <w:r>
          <w:delText xml:space="preserve"> </w:delText>
        </w:r>
      </w:del>
      <w:del w:id="23256" w:author="PR Preview" w:date="2026-01-01T00:00:00Z">
        <w:r>
          <w:delText xml:space="preserve">as in</w:delText>
        </w:r>
      </w:del>
      <w:del w:id="23257" w:author="PR Preview" w:date="2026-01-01T00:00:00Z">
        <w:r>
          <w:delText xml:space="preserve"> </w:delText>
        </w:r>
      </w:del>
      <w:hyperlink w:anchor="thm-block-quadratic">
        <w:del w:id="23258" w:author="PR Preview" w:date="2026-01-01T00:00:00Z">
          <w:r>
            <w:rPr>
              <w:rStyle w:val="Hyperlink"/>
            </w:rPr>
            <w:delText xml:space="preserve">Theorem 120</w:delText>
          </w:r>
        </w:del>
      </w:hyperlink>
      <w:del w:id="23259" w:author="PR Preview" w:date="2026-01-01T00:00:00Z">
        <w:r>
          <w:delText xml:space="preserve"> </w:delText>
        </w:r>
      </w:del>
      <w:del w:id="23260" w:author="PR Preview" w:date="2026-01-01T00:00:00Z">
        <w:r>
          <w:delText xml:space="preserve">with</w:delText>
        </w:r>
      </w:del>
      <w:del w:id="23261" w:author="PR Preview" w:date="2026-01-01T00:00:00Z">
        <w:r>
          <w:delText xml:space="preserve"> </w:delText>
        </w:r>
      </w:del>
      <m:oMath>
        <m:r>
          <m:rPr>
            <m:sty m:val="bi"/>
          </m:rPr>
          <m:t>A</m:t>
        </m:r>
      </m:oMath>
      <w:del w:id="23262" w:author="PR Preview" w:date="2026-01-01T00:00:00Z">
        <w:r>
          <w:delText xml:space="preserve"> </w:delText>
        </w:r>
      </w:del>
      <w:del w:id="23263" w:author="PR Preview" w:date="2026-01-01T00:00:00Z">
        <w:r>
          <w:delText xml:space="preserve">invertible,</w:delText>
        </w:r>
      </w:del>
      <w:del w:id="23264" w:author="PR Preview" w:date="2026-01-01T00:00:00Z">
        <w:r>
          <w:delText xml:space="preserve"> </w:delText>
        </w:r>
      </w:del>
      <w:del w:id="23265" w:author="PR Preview" w:date="2026-01-01T00:00:00Z">
        <w:r>
          <w:delText xml:space="preserve">the</w:delText>
        </w:r>
      </w:del>
      <w:del w:id="23266" w:author="PR Preview" w:date="2026-01-01T00:00:00Z">
        <w:r>
          <w:delText xml:space="preserve"> </w:delText>
        </w:r>
      </w:del>
      <w:del w:id="23267" w:author="PR Preview" w:date="2026-01-01T00:00:00Z">
        <w:r>
          <w:rPr>
            <w:b/>
            <w:bCs/>
          </w:rPr>
          <w:delText xml:space="preserve">Schur complement</w:delText>
        </w:r>
      </w:del>
      <w:del w:id="23268" w:author="PR Preview" w:date="2026-01-01T00:00:00Z">
        <w:r>
          <w:delText xml:space="preserve"> </w:delText>
        </w:r>
      </w:del>
      <w:del w:id="23269" w:author="PR Preview" w:date="2026-01-01T00:00:00Z">
        <w:r>
          <w:delText xml:space="preserve">of</w:delText>
        </w:r>
      </w:del>
      <w:del w:id="23270" w:author="PR Preview" w:date="2026-01-01T00:00:00Z">
        <w:r>
          <w:delText xml:space="preserve"> </w:delText>
        </w:r>
      </w:del>
      <m:oMath>
        <m:r>
          <m:rPr>
            <m:sty m:val="bi"/>
          </m:rPr>
          <m:t>A</m:t>
        </m:r>
      </m:oMath>
      <w:del w:id="23271" w:author="PR Preview" w:date="2026-01-01T00:00:00Z">
        <w:r>
          <w:delText xml:space="preserve"> </w:delText>
        </w:r>
      </w:del>
      <w:del w:id="23272" w:author="PR Preview" w:date="2026-01-01T00:00:00Z">
        <w:r>
          <w:delText xml:space="preserve">in</w:delText>
        </w:r>
      </w:del>
      <w:del w:id="23273" w:author="PR Preview" w:date="2026-01-01T00:00:00Z">
        <w:r>
          <w:delText xml:space="preserve"> </w:delText>
        </w:r>
      </w:del>
      <m:oMath>
        <m:r>
          <m:rPr>
            <m:sty m:val="bi"/>
          </m:rPr>
          <m:t>X</m:t>
        </m:r>
      </m:oMath>
      <w:del w:id="23274" w:author="PR Preview" w:date="2026-01-01T00:00:00Z">
        <w:r>
          <w:delText xml:space="preserve"> </w:delText>
        </w:r>
      </w:del>
      <w:del w:id="23275" w:author="PR Preview" w:date="2026-01-01T00:00:00Z">
        <w:r>
          <w:delText xml:space="preserve">is the</w:delText>
        </w:r>
      </w:del>
      <w:del w:id="23276" w:author="PR Preview" w:date="2026-01-01T00:00:00Z">
        <w:r>
          <w:delText xml:space="preserve"> </w:delText>
        </w:r>
      </w:del>
      <m:oMath>
        <m:r>
          <m:t>m</m:t>
        </m:r>
        <m:r>
          <m:rPr>
            <m:sty m:val="p"/>
          </m:rPr>
          <m:t>×</m:t>
        </m:r>
        <m:r>
          <m:t>m</m:t>
        </m:r>
      </m:oMath>
      <w:del w:id="23277" w:author="PR Preview" w:date="2026-01-01T00:00:00Z">
        <w:r>
          <w:delText xml:space="preserve"> </w:delText>
        </w:r>
      </w:del>
      <w:del w:id="23278" w:author="PR Preview" w:date="2026-01-01T00:00:00Z">
        <w:r>
          <w:delText xml:space="preserve">matrix</w:delText>
        </w:r>
      </w:del>
      <w:del w:id="23279"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3280" w:author="PR Preview" w:date="2026-01-01T00:00:00Z">
        <w:r>
          <w:delText xml:space="preserve"> </w:delText>
        </w:r>
      </w:del>
      <w:del w:id="23281" w:author="PR Preview" w:date="2026-01-01T00:00:00Z">
        <w:r>
          <w:delText xml:space="preserve">defined in</w:delText>
        </w:r>
      </w:del>
      <w:del w:id="23282" w:author="PR Preview" w:date="2026-01-01T00:00:00Z">
        <w:r>
          <w:delText xml:space="preserve"> </w:delText>
        </w:r>
      </w:del>
      <w:hyperlink w:anchor="thm-block-quadratic">
        <w:del w:id="23283" w:author="PR Preview" w:date="2026-01-01T00:00:00Z">
          <w:r>
            <w:rPr>
              <w:rStyle w:val="Hyperlink"/>
            </w:rPr>
            <w:delText xml:space="preserve">Theorem 120</w:delText>
          </w:r>
        </w:del>
      </w:hyperlink>
      <w:del w:id="23284" w:author="PR Preview" w:date="2026-01-01T00:00:00Z">
        <w:r>
          <w:delText xml:space="preserve">.</w:delText>
        </w:r>
      </w:del>
    </w:p>
    <w:p>
      <w:pPr>
        <w:pStyle w:val="BodyText"/>
      </w:pPr>
      <w:del w:id="23285" w:author="PR Preview" w:date="2026-01-01T00:00:00Z">
        <w:r>
          <w:rPr>
            <w:b/>
            <w:bCs/>
          </w:rPr>
          <w:delText xml:space="preserve">Example 213 (Schur complements of</w:delText>
        </w:r>
      </w:del>
      <w:del w:id="23286" w:author="PR Preview" w:date="2026-01-01T00:00:00Z">
        <w:r>
          <w:rPr>
            <w:b/>
            <w:bCs/>
          </w:rPr>
          <w:delText xml:space="preserve"> </w:delText>
        </w:r>
      </w:del>
      <m:oMath>
        <m:r>
          <m:t>2</m:t>
        </m:r>
        <m:r>
          <m:rPr>
            <m:sty m:val="p"/>
          </m:rPr>
          <m:t>×</m:t>
        </m:r>
        <m:r>
          <m:t>2</m:t>
        </m:r>
      </m:oMath>
      <w:del w:id="23287" w:author="PR Preview" w:date="2026-01-01T00:00:00Z">
        <w:r>
          <w:rPr>
            <w:b/>
            <w:bCs/>
          </w:rPr>
          <w:delText xml:space="preserve"> </w:delText>
        </w:r>
      </w:del>
      <w:del w:id="23288" w:author="PR Preview" w:date="2026-01-01T00:00:00Z">
        <w:r>
          <w:rPr>
            <w:b/>
            <w:bCs/>
          </w:rPr>
          <w:delText xml:space="preserve">matrices)</w:delText>
        </w:r>
      </w:del>
      <w:del w:id="23289" w:author="PR Preview" w:date="2026-01-01T00:00:00Z">
        <w:r>
          <w:delText xml:space="preserve"> </w:delText>
        </w:r>
      </w:del>
      <w:del w:id="23290" w:author="PR Preview" w:date="2026-01-01T00:00:00Z">
        <w:r>
          <w:delText xml:space="preserve"> </w:delText>
        </w:r>
      </w:del>
    </w:p>
    <w:p>
      <w:pPr>
        <w:pStyle w:val="FirstParagraph"/>
      </w:pPr>
      <w:ins w:id="23291" w:author="PR Preview" w:date="2026-01-01T00:00:00Z">
        <w:r>
          <w:rPr>
            <w:b/>
            <w:bCs/>
          </w:rPr>
          <w:t xml:space="preserve">Definition 124 (Schur complement)</w:t>
        </w:r>
      </w:ins>
      <w:ins w:id="23292" w:author="PR Preview" w:date="2026-01-01T00:00:00Z">
        <w:r>
          <w:t xml:space="preserve"> </w:t>
        </w:r>
      </w:ins>
      <w:ins w:id="23293" w:author="PR Preview" w:date="2026-01-01T00:00:00Z">
        <w:r>
          <w:t xml:space="preserve">For a block matrix</w:t>
        </w:r>
      </w:ins>
      <w:ins w:id="2329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3295" w:author="PR Preview" w:date="2026-01-01T00:00:00Z">
        <w:r>
          <w:t xml:space="preserve"> </w:t>
        </w:r>
      </w:ins>
      <w:ins w:id="23296" w:author="PR Preview" w:date="2026-01-01T00:00:00Z">
        <w:r>
          <w:t xml:space="preserve">as in</w:t>
        </w:r>
      </w:ins>
      <w:ins w:id="23297" w:author="PR Preview" w:date="2026-01-01T00:00:00Z">
        <w:r>
          <w:t xml:space="preserve"> </w:t>
        </w:r>
      </w:ins>
      <w:hyperlink w:anchor="thm-block-quadratic">
        <w:ins w:id="23298" w:author="PR Preview" w:date="2026-01-01T00:00:00Z">
          <w:r>
            <w:rPr>
              <w:rStyle w:val="Hyperlink"/>
            </w:rPr>
            <w:t xml:space="preserve">Theorem 123</w:t>
          </w:r>
        </w:ins>
      </w:hyperlink>
      <w:ins w:id="23299" w:author="PR Preview" w:date="2026-01-01T00:00:00Z">
        <w:r>
          <w:t xml:space="preserve"> </w:t>
        </w:r>
      </w:ins>
      <w:ins w:id="23300" w:author="PR Preview" w:date="2026-01-01T00:00:00Z">
        <w:r>
          <w:t xml:space="preserve">with</w:t>
        </w:r>
      </w:ins>
      <w:ins w:id="23301" w:author="PR Preview" w:date="2026-01-01T00:00:00Z">
        <w:r>
          <w:t xml:space="preserve"> </w:t>
        </w:r>
      </w:ins>
      <m:oMath>
        <m:r>
          <m:rPr>
            <m:sty m:val="bi"/>
          </m:rPr>
          <m:t>A</m:t>
        </m:r>
      </m:oMath>
      <w:ins w:id="23302" w:author="PR Preview" w:date="2026-01-01T00:00:00Z">
        <w:r>
          <w:t xml:space="preserve"> </w:t>
        </w:r>
      </w:ins>
      <w:ins w:id="23303" w:author="PR Preview" w:date="2026-01-01T00:00:00Z">
        <w:r>
          <w:t xml:space="preserve">invertible,</w:t>
        </w:r>
      </w:ins>
      <w:ins w:id="23304" w:author="PR Preview" w:date="2026-01-01T00:00:00Z">
        <w:r>
          <w:t xml:space="preserve"> </w:t>
        </w:r>
      </w:ins>
      <w:ins w:id="23305" w:author="PR Preview" w:date="2026-01-01T00:00:00Z">
        <w:r>
          <w:t xml:space="preserve">the</w:t>
        </w:r>
      </w:ins>
      <w:ins w:id="23306" w:author="PR Preview" w:date="2026-01-01T00:00:00Z">
        <w:r>
          <w:t xml:space="preserve"> </w:t>
        </w:r>
      </w:ins>
      <w:ins w:id="23307" w:author="PR Preview" w:date="2026-01-01T00:00:00Z">
        <w:r>
          <w:rPr>
            <w:b/>
            <w:bCs/>
          </w:rPr>
          <w:t xml:space="preserve">Schur complement</w:t>
        </w:r>
      </w:ins>
      <w:ins w:id="23308" w:author="PR Preview" w:date="2026-01-01T00:00:00Z">
        <w:r>
          <w:t xml:space="preserve"> </w:t>
        </w:r>
      </w:ins>
      <w:ins w:id="23309" w:author="PR Preview" w:date="2026-01-01T00:00:00Z">
        <w:r>
          <w:t xml:space="preserve">[90]</w:t>
        </w:r>
      </w:ins>
      <w:ins w:id="23310" w:author="PR Preview" w:date="2026-01-01T00:00:00Z">
        <w:r>
          <w:t xml:space="preserve"> </w:t>
        </w:r>
      </w:ins>
      <w:ins w:id="23311" w:author="PR Preview" w:date="2026-01-01T00:00:00Z">
        <w:r>
          <w:t xml:space="preserve">of</w:t>
        </w:r>
      </w:ins>
      <w:ins w:id="23312" w:author="PR Preview" w:date="2026-01-01T00:00:00Z">
        <w:r>
          <w:t xml:space="preserve"> </w:t>
        </w:r>
      </w:ins>
      <m:oMath>
        <m:r>
          <m:rPr>
            <m:sty m:val="bi"/>
          </m:rPr>
          <m:t>A</m:t>
        </m:r>
      </m:oMath>
      <w:ins w:id="23313" w:author="PR Preview" w:date="2026-01-01T00:00:00Z">
        <w:r>
          <w:t xml:space="preserve"> </w:t>
        </w:r>
      </w:ins>
      <w:ins w:id="23314" w:author="PR Preview" w:date="2026-01-01T00:00:00Z">
        <w:r>
          <w:t xml:space="preserve">in</w:t>
        </w:r>
      </w:ins>
      <w:ins w:id="23315" w:author="PR Preview" w:date="2026-01-01T00:00:00Z">
        <w:r>
          <w:t xml:space="preserve"> </w:t>
        </w:r>
      </w:ins>
      <m:oMath>
        <m:r>
          <m:rPr>
            <m:sty m:val="bi"/>
          </m:rPr>
          <m:t>X</m:t>
        </m:r>
      </m:oMath>
      <w:ins w:id="23316" w:author="PR Preview" w:date="2026-01-01T00:00:00Z">
        <w:r>
          <w:t xml:space="preserve"> </w:t>
        </w:r>
      </w:ins>
      <w:ins w:id="23317" w:author="PR Preview" w:date="2026-01-01T00:00:00Z">
        <w:r>
          <w:t xml:space="preserve">is the</w:t>
        </w:r>
      </w:ins>
      <w:ins w:id="23318" w:author="PR Preview" w:date="2026-01-01T00:00:00Z">
        <w:r>
          <w:t xml:space="preserve"> </w:t>
        </w:r>
      </w:ins>
      <m:oMath>
        <m:r>
          <m:t>m</m:t>
        </m:r>
        <m:r>
          <m:rPr>
            <m:sty m:val="p"/>
          </m:rPr>
          <m:t>×</m:t>
        </m:r>
        <m:r>
          <m:t>m</m:t>
        </m:r>
      </m:oMath>
      <w:ins w:id="23319" w:author="PR Preview" w:date="2026-01-01T00:00:00Z">
        <w:r>
          <w:t xml:space="preserve"> </w:t>
        </w:r>
      </w:ins>
      <w:ins w:id="23320" w:author="PR Preview" w:date="2026-01-01T00:00:00Z">
        <w:r>
          <w:t xml:space="preserve">matrix</w:t>
        </w:r>
      </w:ins>
      <w:ins w:id="23321"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3322" w:author="PR Preview" w:date="2026-01-01T00:00:00Z">
        <w:r>
          <w:t xml:space="preserve"> </w:t>
        </w:r>
      </w:ins>
      <w:ins w:id="23323" w:author="PR Preview" w:date="2026-01-01T00:00:00Z">
        <w:r>
          <w:t xml:space="preserve">defined in</w:t>
        </w:r>
      </w:ins>
      <w:ins w:id="23324" w:author="PR Preview" w:date="2026-01-01T00:00:00Z">
        <w:r>
          <w:t xml:space="preserve"> </w:t>
        </w:r>
      </w:ins>
      <w:hyperlink w:anchor="thm-block-quadratic">
        <w:ins w:id="23325" w:author="PR Preview" w:date="2026-01-01T00:00:00Z">
          <w:r>
            <w:rPr>
              <w:rStyle w:val="Hyperlink"/>
            </w:rPr>
            <w:t xml:space="preserve">Theorem 123</w:t>
          </w:r>
        </w:ins>
      </w:hyperlink>
      <w:ins w:id="23326" w:author="PR Preview" w:date="2026-01-01T00:00:00Z">
        <w:r>
          <w:t xml:space="preserve">.</w:t>
        </w:r>
      </w:ins>
    </w:p>
    <w:bookmarkEnd w:id="676"/>
    <w:bookmarkStart w:id="677" w:name="exm-schur-complement"/>
    <w:p>
      <w:pPr>
        <w:pStyle w:val="BodyText"/>
      </w:pPr>
      <w:ins w:id="23327" w:author="PR Preview" w:date="2026-01-01T00:00:00Z">
        <w:r>
          <w:rPr>
            <w:b/>
            <w:bCs/>
          </w:rPr>
          <w:t xml:space="preserve">Example 218 (Schur complements of</w:t>
        </w:r>
      </w:ins>
      <w:ins w:id="23328" w:author="PR Preview" w:date="2026-01-01T00:00:00Z">
        <w:r>
          <w:rPr>
            <w:b/>
            <w:bCs/>
          </w:rPr>
          <w:t xml:space="preserve"> </w:t>
        </w:r>
      </w:ins>
      <m:oMath>
        <m:r>
          <m:t>2</m:t>
        </m:r>
        <m:r>
          <m:rPr>
            <m:sty m:val="p"/>
          </m:rPr>
          <m:t>×</m:t>
        </m:r>
        <m:r>
          <m:t>2</m:t>
        </m:r>
      </m:oMath>
      <w:ins w:id="23329" w:author="PR Preview" w:date="2026-01-01T00:00:00Z">
        <w:r>
          <w:rPr>
            <w:b/>
            <w:bCs/>
          </w:rPr>
          <w:t xml:space="preserve"> </w:t>
        </w:r>
      </w:ins>
      <w:ins w:id="23330" w:author="PR Preview" w:date="2026-01-01T00:00:00Z">
        <w:r>
          <w:rPr>
            <w:b/>
            <w:bCs/>
          </w:rPr>
          <w:t xml:space="preserve">matrices)</w:t>
        </w:r>
      </w:ins>
      <w:ins w:id="23331" w:author="PR Preview" w:date="2026-01-01T00:00:00Z">
        <w:r>
          <w:t xml:space="preserve"> </w:t>
        </w:r>
      </w:ins>
      <w:ins w:id="23332" w:author="PR Preview" w:date="2026-01-01T00:00:00Z">
        <w:r>
          <w:t xml:space="preserve"> </w:t>
        </w:r>
      </w:ins>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7"/>
    <w:bookmarkStart w:id="678" w:name="thm-schur-test"/>
    <w:p>
      <w:pPr>
        <w:pStyle w:val="FirstParagraph"/>
      </w:pPr>
      <w:del w:id="23333" w:author="PR Preview" w:date="2026-01-01T00:00:00Z">
        <w:r>
          <w:rPr>
            <w:b/>
            <w:bCs/>
          </w:rPr>
          <w:delText xml:space="preserve">Theorem 121 (Schur complement test)</w:delText>
        </w:r>
      </w:del>
      <w:del w:id="23334" w:author="PR Preview" w:date="2026-01-01T00:00:00Z">
        <w:r>
          <w:delText xml:space="preserve"> </w:delText>
        </w:r>
      </w:del>
      <w:del w:id="23335" w:author="PR Preview" w:date="2026-01-01T00:00:00Z">
        <w:r>
          <w:delText xml:space="preserve">Let</w:delText>
        </w:r>
      </w:del>
      <w:del w:id="2333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23337" w:author="PR Preview" w:date="2026-01-01T00:00:00Z">
        <w:r>
          <w:delText xml:space="preserve"> </w:delText>
        </w:r>
      </w:del>
      <w:del w:id="23338" w:author="PR Preview" w:date="2026-01-01T00:00:00Z">
        <w:r>
          <w:delText xml:space="preserve">be as in</w:delText>
        </w:r>
      </w:del>
      <w:del w:id="23339" w:author="PR Preview" w:date="2026-01-01T00:00:00Z">
        <w:r>
          <w:delText xml:space="preserve"> </w:delText>
        </w:r>
      </w:del>
      <w:hyperlink w:anchor="thm-block-quadratic">
        <w:del w:id="23340" w:author="PR Preview" w:date="2026-01-01T00:00:00Z">
          <w:r>
            <w:rPr>
              <w:rStyle w:val="Hyperlink"/>
            </w:rPr>
            <w:delText xml:space="preserve">Theorem 120</w:delText>
          </w:r>
        </w:del>
      </w:hyperlink>
      <w:del w:id="23341" w:author="PR Preview" w:date="2026-01-01T00:00:00Z">
        <w:r>
          <w:delText xml:space="preserve">.</w:delText>
        </w:r>
      </w:del>
      <w:del w:id="23342" w:author="PR Preview" w:date="2026-01-01T00:00:00Z">
        <w:r>
          <w:delText xml:space="preserve"> </w:delText>
        </w:r>
      </w:del>
      <w:del w:id="23343" w:author="PR Preview" w:date="2026-01-01T00:00:00Z">
        <w:r>
          <w:delText xml:space="preserve">Then</w:delText>
        </w:r>
      </w:del>
      <w:del w:id="23344" w:author="PR Preview" w:date="2026-01-01T00:00:00Z">
        <w:r>
          <w:delText xml:space="preserve"> </w:delText>
        </w:r>
      </w:del>
      <m:oMath>
        <m:r>
          <m:rPr>
            <m:sty m:val="bi"/>
          </m:rPr>
          <m:t>X</m:t>
        </m:r>
      </m:oMath>
      <w:del w:id="23345" w:author="PR Preview" w:date="2026-01-01T00:00:00Z">
        <w:r>
          <w:delText xml:space="preserve"> </w:delText>
        </w:r>
      </w:del>
      <w:del w:id="23346" w:author="PR Preview" w:date="2026-01-01T00:00:00Z">
        <w:r>
          <w:delText xml:space="preserve">is positive definite (</w:delText>
        </w:r>
      </w:del>
      <w:hyperlink w:anchor="def-positive-definite">
        <w:del w:id="23347" w:author="PR Preview" w:date="2026-01-01T00:00:00Z">
          <w:r>
            <w:rPr>
              <w:rStyle w:val="Hyperlink"/>
            </w:rPr>
            <w:delText xml:space="preserve">Definition 101</w:delText>
          </w:r>
        </w:del>
      </w:hyperlink>
      <w:del w:id="23348" w:author="PR Preview" w:date="2026-01-01T00:00:00Z">
        <w:r>
          <w:delText xml:space="preserve">)</w:delText>
        </w:r>
      </w:del>
      <w:del w:id="23349" w:author="PR Preview" w:date="2026-01-01T00:00:00Z">
        <w:r>
          <w:delText xml:space="preserve"> </w:delText>
        </w:r>
      </w:del>
      <w:del w:id="23350" w:author="PR Preview" w:date="2026-01-01T00:00:00Z">
        <w:r>
          <w:delText xml:space="preserve">exactly when</w:delText>
        </w:r>
      </w:del>
      <w:del w:id="23351" w:author="PR Preview" w:date="2026-01-01T00:00:00Z">
        <w:r>
          <w:delText xml:space="preserve"> </w:delText>
        </w:r>
      </w:del>
      <m:oMath>
        <m:r>
          <m:rPr>
            <m:sty m:val="bi"/>
          </m:rPr>
          <m:t>A</m:t>
        </m:r>
      </m:oMath>
      <w:del w:id="23352" w:author="PR Preview" w:date="2026-01-01T00:00:00Z">
        <w:r>
          <w:delText xml:space="preserve"> </w:delText>
        </w:r>
      </w:del>
      <w:del w:id="23353" w:author="PR Preview" w:date="2026-01-01T00:00:00Z">
        <w:r>
          <w:delText xml:space="preserve">is positive definite</w:delText>
        </w:r>
      </w:del>
      <w:del w:id="23354" w:author="PR Preview" w:date="2026-01-01T00:00:00Z">
        <w:r>
          <w:delText xml:space="preserve"> </w:delText>
        </w:r>
      </w:del>
      <w:del w:id="23355" w:author="PR Preview" w:date="2026-01-01T00:00:00Z">
        <w:r>
          <w:delText xml:space="preserve">and its Schur complement</w:delText>
        </w:r>
      </w:del>
      <w:del w:id="23356" w:author="PR Preview" w:date="2026-01-01T00:00:00Z">
        <w:r>
          <w:delText xml:space="preserve"> </w:delText>
        </w:r>
      </w:del>
      <m:oMath>
        <m:r>
          <m:rPr>
            <m:sty m:val="bi"/>
          </m:rPr>
          <m:t>S</m:t>
        </m:r>
      </m:oMath>
      <w:del w:id="23357" w:author="PR Preview" w:date="2026-01-01T00:00:00Z">
        <w:r>
          <w:delText xml:space="preserve"> </w:delText>
        </w:r>
      </w:del>
      <w:del w:id="23358" w:author="PR Preview" w:date="2026-01-01T00:00:00Z">
        <w:r>
          <w:delText xml:space="preserve">(</w:delText>
        </w:r>
      </w:del>
      <w:hyperlink w:anchor="def-schur-complement">
        <w:del w:id="23359" w:author="PR Preview" w:date="2026-01-01T00:00:00Z">
          <w:r>
            <w:rPr>
              <w:rStyle w:val="Hyperlink"/>
            </w:rPr>
            <w:delText xml:space="preserve">Definition 124</w:delText>
          </w:r>
        </w:del>
      </w:hyperlink>
      <w:del w:id="23360" w:author="PR Preview" w:date="2026-01-01T00:00:00Z">
        <w:r>
          <w:delText xml:space="preserve">) is positive definite.</w:delText>
        </w:r>
      </w:del>
    </w:p>
    <w:p>
      <w:pPr>
        <w:pStyle w:val="BodyText"/>
      </w:pPr>
      <w:del w:id="23361" w:author="PR Preview" w:date="2026-01-01T00:00:00Z">
        <w:r>
          <w:rPr>
            <w:i/>
            <w:iCs/>
          </w:rPr>
          <w:delText xml:space="preserve">Proof</w:delText>
        </w:r>
      </w:del>
      <w:del w:id="23362" w:author="PR Preview" w:date="2026-01-01T00:00:00Z">
        <w:r>
          <w:delText xml:space="preserve">. </w:delText>
        </w:r>
      </w:del>
      <w:del w:id="23363" w:author="PR Preview" w:date="2026-01-01T00:00:00Z">
        <w:r>
          <w:rPr>
            <w:b/>
            <w:bCs/>
          </w:rPr>
          <w:delText xml:space="preserve">If.</w:delText>
        </w:r>
      </w:del>
      <w:del w:id="23364" w:author="PR Preview" w:date="2026-01-01T00:00:00Z">
        <w:r>
          <w:delText xml:space="preserve"> </w:delText>
        </w:r>
      </w:del>
      <m:oMath>
        <m:r>
          <m:rPr>
            <m:sty m:val="bi"/>
          </m:rPr>
          <m:t>A</m:t>
        </m:r>
      </m:oMath>
      <w:del w:id="23365" w:author="PR Preview" w:date="2026-01-01T00:00:00Z">
        <w:r>
          <w:delText xml:space="preserve"> </w:delText>
        </w:r>
      </w:del>
      <w:del w:id="23366" w:author="PR Preview" w:date="2026-01-01T00:00:00Z">
        <w:r>
          <w:delText xml:space="preserve">is positive definite, so invertible (</w:delText>
        </w:r>
      </w:del>
      <w:hyperlink w:anchor="thm-pd-inverse">
        <w:del w:id="23367" w:author="PR Preview" w:date="2026-01-01T00:00:00Z">
          <w:r>
            <w:rPr>
              <w:rStyle w:val="Hyperlink"/>
            </w:rPr>
            <w:delText xml:space="preserve">Theorem 82</w:delText>
          </w:r>
        </w:del>
      </w:hyperlink>
      <w:del w:id="23368" w:author="PR Preview" w:date="2026-01-01T00:00:00Z">
        <w:r>
          <w:delText xml:space="preserve">), and</w:delText>
        </w:r>
      </w:del>
      <w:del w:id="23369" w:author="PR Preview" w:date="2026-01-01T00:00:00Z">
        <w:r>
          <w:delText xml:space="preserve"> </w:delText>
        </w:r>
      </w:del>
      <m:oMath>
        <m:r>
          <m:rPr>
            <m:sty m:val="bi"/>
          </m:rPr>
          <m:t>S</m:t>
        </m:r>
      </m:oMath>
      <w:del w:id="23370" w:author="PR Preview" w:date="2026-01-01T00:00:00Z">
        <w:r>
          <w:delText xml:space="preserve"> </w:delText>
        </w:r>
      </w:del>
      <w:del w:id="23371" w:author="PR Preview" w:date="2026-01-01T00:00:00Z">
        <w:r>
          <w:delText xml:space="preserve">is defined.</w:delText>
        </w:r>
      </w:del>
      <w:del w:id="23372" w:author="PR Preview" w:date="2026-01-01T00:00:00Z">
        <w:r>
          <w:delText xml:space="preserve"> </w:delText>
        </w:r>
      </w:del>
      <m:oMath>
        <m:r>
          <m:rPr>
            <m:sty m:val="bi"/>
          </m:rPr>
          <m:t>X</m:t>
        </m:r>
      </m:oMath>
      <w:del w:id="23373" w:author="PR Preview" w:date="2026-01-01T00:00:00Z">
        <w:r>
          <w:delText xml:space="preserve"> </w:delText>
        </w:r>
      </w:del>
      <w:del w:id="23374" w:author="PR Preview" w:date="2026-01-01T00:00:00Z">
        <w:r>
          <w:delText xml:space="preserve">is symmetric.</w:delText>
        </w:r>
      </w:del>
      <w:del w:id="23375" w:author="PR Preview" w:date="2026-01-01T00:00:00Z">
        <w:r>
          <w:delText xml:space="preserve"> </w:delText>
        </w:r>
      </w:del>
      <w:del w:id="23376" w:author="PR Preview" w:date="2026-01-01T00:00:00Z">
        <w:r>
          <w:delText xml:space="preserve">Let</w:delText>
        </w:r>
      </w:del>
      <w:del w:id="23377" w:author="PR Preview" w:date="2026-01-01T00:00:00Z">
        <w:r>
          <w:delText xml:space="preserve"> </w:delText>
        </w:r>
      </w:del>
      <w:del w:id="23378"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3379" w:author="PR Preview" w:date="2026-01-01T00:00:00Z">
        <w:r>
          <w:delText xml:space="preserve"> </w:delText>
        </w:r>
      </w:del>
      <w:del w:id="23380" w:author="PR Preview" w:date="2026-01-01T00:00:00Z">
        <w:r>
          <w:delText xml:space="preserve">and</w:delText>
        </w:r>
      </w:del>
      <w:del w:id="23381" w:author="PR Preview" w:date="2026-01-01T00:00:00Z">
        <w:r>
          <w:delText xml:space="preserve"> </w:delText>
        </w:r>
      </w:del>
      <w:del w:id="23382" w:author="PR Preview" w:date="2026-01-01T00:00:00Z">
        <w:r>
          <w:delText xml:space="preserve">$\mathord{\smash[b]{\underset{\raise.3ex\hbox{$\scriptstyle\sim$}}{z}}\vphantom{z}} = \mathord{\smash[b]{\underset{\raise.3ex\hbox{$\scriptstyle\sim$}}{u}}\vphantom{u}} + \mathbf{A}^{-1} \mathbf{B} \mathord{\smash[b]{\underset{\raise.3ex\hbox{$\scriptstyle\sim$}}{w}}\vphantom{w}}$</w:delText>
        </w:r>
      </w:del>
      <w:del w:id="23383" w:author="PR Preview" w:date="2026-01-01T00:00:00Z">
        <w:r>
          <w:delText xml:space="preserve">.</w:delText>
        </w:r>
      </w:del>
      <w:del w:id="23384" w:author="PR Preview" w:date="2026-01-01T00:00:00Z">
        <w:r>
          <w:delText xml:space="preserve"> </w:delText>
        </w:r>
      </w:del>
      <w:del w:id="23385" w:author="PR Preview" w:date="2026-01-01T00:00:00Z">
        <w:r>
          <w:delText xml:space="preserve">By</w:delText>
        </w:r>
      </w:del>
      <w:del w:id="23386" w:author="PR Preview" w:date="2026-01-01T00:00:00Z">
        <w:r>
          <w:delText xml:space="preserve"> </w:delText>
        </w:r>
      </w:del>
      <w:hyperlink w:anchor="thm-block-quadratic">
        <w:del w:id="23387" w:author="PR Preview" w:date="2026-01-01T00:00:00Z">
          <w:r>
            <w:rPr>
              <w:rStyle w:val="Hyperlink"/>
            </w:rPr>
            <w:delText xml:space="preserve">Theorem 120</w:delText>
          </w:r>
        </w:del>
      </w:hyperlink>
      <w:del w:id="23388" w:author="PR Preview" w:date="2026-01-01T00:00:00Z">
        <w:r>
          <w:delText xml:space="preserve">,</w:delText>
        </w:r>
      </w:del>
      <w:del w:id="23389" w:author="PR Preview" w:date="2026-01-01T00:00:00Z">
        <w:r>
          <w:delText xml:space="preserve"> </w:delText>
        </w:r>
      </w:del>
      <w:del w:id="23390" w:author="PR Preview" w:date="2026-01-01T00:00:00Z">
        <w:r>
          <w:delTex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delText>
        </w:r>
      </w:del>
      <w:del w:id="23391" w:author="PR Preview" w:date="2026-01-01T00:00:00Z">
        <w:r>
          <w:delText xml:space="preserve">,</w:delText>
        </w:r>
      </w:del>
      <w:del w:id="23392" w:author="PR Preview" w:date="2026-01-01T00:00:00Z">
        <w:r>
          <w:delText xml:space="preserve"> </w:delText>
        </w:r>
      </w:del>
      <w:del w:id="23393" w:author="PR Preview" w:date="2026-01-01T00:00:00Z">
        <w:r>
          <w:delText xml:space="preserve">and both terms are at least</w:delText>
        </w:r>
      </w:del>
      <w:del w:id="23394" w:author="PR Preview" w:date="2026-01-01T00:00:00Z">
        <w:r>
          <w:delText xml:space="preserve"> </w:delText>
        </w:r>
      </w:del>
      <m:oMath>
        <m:r>
          <m:t>0</m:t>
        </m:r>
      </m:oMath>
      <w:del w:id="23395" w:author="PR Preview" w:date="2026-01-01T00:00:00Z">
        <w:r>
          <w:delText xml:space="preserve">.</w:delText>
        </w:r>
      </w:del>
      <w:del w:id="23396" w:author="PR Preview" w:date="2026-01-01T00:00:00Z">
        <w:r>
          <w:delText xml:space="preserve"> </w:delText>
        </w:r>
      </w:del>
      <w:del w:id="23397" w:author="PR Preview" w:date="2026-01-01T00:00:00Z">
        <w:r>
          <w:delText xml:space="preserve">If</w:delText>
        </w:r>
      </w:del>
      <w:del w:id="23398" w:author="PR Preview" w:date="2026-01-01T00:00:00Z">
        <w:r>
          <w:delText xml:space="preserve"> </w:delText>
        </w:r>
      </w:del>
      <w:del w:id="23399" w:author="PR Preview" w:date="2026-01-01T00:00:00Z">
        <w:r>
          <w:delText xml:space="preserve">$\mathord{\smash[b]{\underset{\raise.3ex\hbox{$\scriptstyle\sim$}}{w}}\vphantom{w}} \ne \mathord{\smash[b]{\underset{\raise.3ex\hbox{$\scriptstyle\sim$}}{0}}\vphantom{0}}$</w:delText>
        </w:r>
      </w:del>
      <w:del w:id="23400" w:author="PR Preview" w:date="2026-01-01T00:00:00Z">
        <w:r>
          <w:delText xml:space="preserve">, the second term is positive.</w:delText>
        </w:r>
      </w:del>
      <w:del w:id="23401" w:author="PR Preview" w:date="2026-01-01T00:00:00Z">
        <w:r>
          <w:delText xml:space="preserve"> </w:delText>
        </w:r>
      </w:del>
      <w:del w:id="23402" w:author="PR Preview" w:date="2026-01-01T00:00:00Z">
        <w:r>
          <w:delText xml:space="preserve">If</w:delText>
        </w:r>
      </w:del>
      <w:del w:id="23403" w:author="PR Preview" w:date="2026-01-01T00:00:00Z">
        <w:r>
          <w:delText xml:space="preserve"> </w:delText>
        </w:r>
      </w:del>
      <w:del w:id="23404" w:author="PR Preview" w:date="2026-01-01T00:00:00Z">
        <w:r>
          <w:delText xml:space="preserve">$\mathord{\smash[b]{\underset{\raise.3ex\hbox{$\scriptstyle\sim$}}{w}}\vphantom{w}} = \mathord{\smash[b]{\underset{\raise.3ex\hbox{$\scriptstyle\sim$}}{0}}\vphantom{0}}$</w:delText>
        </w:r>
      </w:del>
      <w:del w:id="23405" w:author="PR Preview" w:date="2026-01-01T00:00:00Z">
        <w:r>
          <w:delText xml:space="preserve">, then</w:delText>
        </w:r>
      </w:del>
      <w:del w:id="23406" w:author="PR Preview" w:date="2026-01-01T00:00:00Z">
        <w:r>
          <w:delText xml:space="preserve"> </w:delText>
        </w:r>
      </w:del>
      <w:del w:id="23407" w:author="PR Preview" w:date="2026-01-01T00:00:00Z">
        <w:r>
          <w:delText xml:space="preserve">$\mathord{\smash[b]{\underset{\raise.3ex\hbox{$\scriptstyle\sim$}}{u}}\vphantom{u}} \ne \mathord{\smash[b]{\underset{\raise.3ex\hbox{$\scriptstyle\sim$}}{0}}\vphantom{0}}$</w:delText>
        </w:r>
      </w:del>
      <w:del w:id="23408" w:author="PR Preview" w:date="2026-01-01T00:00:00Z">
        <w:r>
          <w:delText xml:space="preserve"> </w:delText>
        </w:r>
      </w:del>
      <w:del w:id="23409" w:author="PR Preview" w:date="2026-01-01T00:00:00Z">
        <w:r>
          <w:delText xml:space="preserve">and</w:delText>
        </w:r>
      </w:del>
      <w:del w:id="23410" w:author="PR Preview" w:date="2026-01-01T00:00:00Z">
        <w:r>
          <w:delText xml:space="preserve"> </w:delText>
        </w:r>
      </w:del>
      <w:del w:id="23411" w:author="PR Preview" w:date="2026-01-01T00:00:00Z">
        <w:r>
          <w:delText xml:space="preserve">$\mathord{\smash[b]{\underset{\raise.3ex\hbox{$\scriptstyle\sim$}}{z}}\vphantom{z}} = \mathord{\smash[b]{\underset{\raise.3ex\hbox{$\scriptstyle\sim$}}{u}}\vphantom{u}}$</w:delText>
        </w:r>
      </w:del>
      <w:del w:id="23412" w:author="PR Preview" w:date="2026-01-01T00:00:00Z">
        <w:r>
          <w:delText xml:space="preserve">, so the first term is positive.</w:delText>
        </w:r>
      </w:del>
      <w:del w:id="23413" w:author="PR Preview" w:date="2026-01-01T00:00:00Z">
        <w:r>
          <w:delText xml:space="preserve"> </w:delText>
        </w:r>
      </w:del>
      <w:del w:id="23414" w:author="PR Preview" w:date="2026-01-01T00:00:00Z">
        <w:r>
          <w:delText xml:space="preserve">Either way</w:delText>
        </w:r>
      </w:del>
      <w:del w:id="23415" w:author="PR Preview" w:date="2026-01-01T00:00:00Z">
        <w:r>
          <w:delText xml:space="preserve"> </w:delText>
        </w:r>
      </w:del>
      <w:del w:id="23416" w:author="PR Preview" w:date="2026-01-01T00:00:00Z">
        <w:r>
          <w:delText xml:space="preserve">${\mathord{\smash[b]{\underset{\raise.3ex\hbox{$\scriptstyle\sim$}}{v}}\vphantom{v}}}^{\top} \mathbf{X} \mathord{\smash[b]{\underset{\raise.3ex\hbox{$\scriptstyle\sim$}}{v}}\vphantom{v}} &gt; 0$</w:delText>
        </w:r>
      </w:del>
      <w:del w:id="23417" w:author="PR Preview" w:date="2026-01-01T00:00:00Z">
        <w:r>
          <w:delText xml:space="preserve">.</w:delText>
        </w:r>
      </w:del>
    </w:p>
    <w:p>
      <w:pPr>
        <w:pStyle w:val="BodyText"/>
      </w:pPr>
      <w:del w:id="23418" w:author="PR Preview" w:date="2026-01-01T00:00:00Z">
        <w:r>
          <w:rPr>
            <w:b/>
            <w:bCs/>
          </w:rPr>
          <w:delText xml:space="preserve">Only if.</w:delText>
        </w:r>
      </w:del>
      <w:del w:id="23419" w:author="PR Preview" w:date="2026-01-01T00:00:00Z">
        <w:r>
          <w:delText xml:space="preserve"> </w:delText>
        </w:r>
      </w:del>
      <m:oMath>
        <m:r>
          <m:rPr>
            <m:sty m:val="bi"/>
          </m:rPr>
          <m:t>A</m:t>
        </m:r>
      </m:oMath>
      <w:del w:id="23420" w:author="PR Preview" w:date="2026-01-01T00:00:00Z">
        <w:r>
          <w:delText xml:space="preserve"> </w:delText>
        </w:r>
      </w:del>
      <w:del w:id="23421" w:author="PR Preview" w:date="2026-01-01T00:00:00Z">
        <w:r>
          <w:delText xml:space="preserve">is the top-left</w:delText>
        </w:r>
      </w:del>
      <w:del w:id="23422" w:author="PR Preview" w:date="2026-01-01T00:00:00Z">
        <w:r>
          <w:delText xml:space="preserve"> </w:delText>
        </w:r>
      </w:del>
      <m:oMath>
        <m:r>
          <m:t>k</m:t>
        </m:r>
        <m:r>
          <m:rPr>
            <m:sty m:val="p"/>
          </m:rPr>
          <m:t>×</m:t>
        </m:r>
        <m:r>
          <m:t>k</m:t>
        </m:r>
      </m:oMath>
      <w:del w:id="23423" w:author="PR Preview" w:date="2026-01-01T00:00:00Z">
        <w:r>
          <w:delText xml:space="preserve"> </w:delText>
        </w:r>
      </w:del>
      <w:del w:id="23424" w:author="PR Preview" w:date="2026-01-01T00:00:00Z">
        <w:r>
          <w:delText xml:space="preserve">block of</w:delText>
        </w:r>
      </w:del>
      <w:del w:id="23425" w:author="PR Preview" w:date="2026-01-01T00:00:00Z">
        <w:r>
          <w:delText xml:space="preserve"> </w:delText>
        </w:r>
      </w:del>
      <m:oMath>
        <m:r>
          <m:rPr>
            <m:sty m:val="bi"/>
          </m:rPr>
          <m:t>X</m:t>
        </m:r>
      </m:oMath>
      <w:del w:id="23426" w:author="PR Preview" w:date="2026-01-01T00:00:00Z">
        <w:r>
          <w:delText xml:space="preserve">, so it is positive definite (</w:delText>
        </w:r>
      </w:del>
      <w:hyperlink w:anchor="thm-pd-submatrix">
        <w:del w:id="23427" w:author="PR Preview" w:date="2026-01-01T00:00:00Z">
          <w:r>
            <w:rPr>
              <w:rStyle w:val="Hyperlink"/>
            </w:rPr>
            <w:delText xml:space="preserve">Theorem 119</w:delText>
          </w:r>
        </w:del>
      </w:hyperlink>
      <w:del w:id="23428" w:author="PR Preview" w:date="2026-01-01T00:00:00Z">
        <w:r>
          <w:delText xml:space="preserve">),</w:delText>
        </w:r>
      </w:del>
      <w:del w:id="23429" w:author="PR Preview" w:date="2026-01-01T00:00:00Z">
        <w:r>
          <w:delText xml:space="preserve"> </w:delText>
        </w:r>
      </w:del>
      <w:del w:id="23430" w:author="PR Preview" w:date="2026-01-01T00:00:00Z">
        <w:r>
          <w:delText xml:space="preserve">and invertible (</w:delText>
        </w:r>
      </w:del>
      <w:hyperlink w:anchor="thm-pd-inverse">
        <w:del w:id="23431" w:author="PR Preview" w:date="2026-01-01T00:00:00Z">
          <w:r>
            <w:rPr>
              <w:rStyle w:val="Hyperlink"/>
            </w:rPr>
            <w:delText xml:space="preserve">Theorem 82</w:delText>
          </w:r>
        </w:del>
      </w:hyperlink>
      <w:del w:id="23432" w:author="PR Preview" w:date="2026-01-01T00:00:00Z">
        <w:r>
          <w:delText xml:space="preserve">).</w:delText>
        </w:r>
      </w:del>
      <w:del w:id="23433" w:author="PR Preview" w:date="2026-01-01T00:00:00Z">
        <w:r>
          <w:delText xml:space="preserve"> </w:delText>
        </w:r>
      </w:del>
      <m:oMath>
        <m:r>
          <m:rPr>
            <m:sty m:val="bi"/>
          </m:rPr>
          <m:t>S</m:t>
        </m:r>
      </m:oMath>
      <w:del w:id="23434" w:author="PR Preview" w:date="2026-01-01T00:00:00Z">
        <w:r>
          <w:delText xml:space="preserve"> </w:delText>
        </w:r>
      </w:del>
      <w:del w:id="23435"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23436" w:author="PR Preview" w:date="2026-01-01T00:00:00Z">
        <w:r>
          <w:delText xml:space="preserve">(</w:delText>
        </w:r>
      </w:del>
      <w:hyperlink w:anchor="thm-transpose-product">
        <w:del w:id="23437" w:author="PR Preview" w:date="2026-01-01T00:00:00Z">
          <w:r>
            <w:rPr>
              <w:rStyle w:val="Hyperlink"/>
            </w:rPr>
            <w:delText xml:space="preserve">Theorem 19</w:delText>
          </w:r>
        </w:del>
      </w:hyperlink>
      <w:del w:id="23438" w:author="PR Preview" w:date="2026-01-01T00:00:00Z">
        <w:r>
          <w:delText xml:space="preserve">,</w:delText>
        </w:r>
      </w:del>
      <w:del w:id="23439" w:author="PR Preview" w:date="2026-01-01T00:00:00Z">
        <w:r>
          <w:delText xml:space="preserve"> </w:delText>
        </w:r>
      </w:del>
      <w:hyperlink w:anchor="def-matrix-transpose">
        <w:del w:id="23440" w:author="PR Preview" w:date="2026-01-01T00:00:00Z">
          <w:r>
            <w:rPr>
              <w:rStyle w:val="Hyperlink"/>
            </w:rPr>
            <w:delText xml:space="preserve">Definition 22</w:delText>
          </w:r>
        </w:del>
      </w:hyperlink>
      <w:del w:id="23441" w:author="PR Preview" w:date="2026-01-01T00:00:00Z">
        <w:r>
          <w:delText xml:space="preserve"> </w:delText>
        </w:r>
      </w:del>
      <w:del w:id="23442" w:author="PR Preview" w:date="2026-01-01T00:00:00Z">
        <w:r>
          <w:delText xml:space="preserve">for</w:delText>
        </w:r>
      </w:del>
      <w:del w:id="23443"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23444" w:author="PR Preview" w:date="2026-01-01T00:00:00Z">
        <w:r>
          <w:delText xml:space="preserve">,</w:delText>
        </w:r>
      </w:del>
      <w:del w:id="23445" w:author="PR Preview" w:date="2026-01-01T00:00:00Z">
        <w:r>
          <w:delText xml:space="preserve"> </w:delText>
        </w:r>
      </w:del>
      <w:hyperlink w:anchor="cor-inverse-symmetric">
        <w:del w:id="23446" w:author="PR Preview" w:date="2026-01-01T00:00:00Z">
          <w:r>
            <w:rPr>
              <w:rStyle w:val="Hyperlink"/>
            </w:rPr>
            <w:delText xml:space="preserve">Corollary 9</w:delText>
          </w:r>
        </w:del>
      </w:hyperlink>
      <w:del w:id="23447" w:author="PR Preview" w:date="2026-01-01T00:00:00Z">
        <w:r>
          <w:delText xml:space="preserve">),</w:delText>
        </w:r>
      </w:del>
      <w:del w:id="23448" w:author="PR Preview" w:date="2026-01-01T00:00:00Z">
        <w:r>
          <w:delText xml:space="preserve"> </w:delText>
        </w:r>
      </w:del>
      <w:del w:id="23449" w:author="PR Preview" w:date="2026-01-01T00:00:00Z">
        <w:r>
          <w:delText xml:space="preserve">and</w:delText>
        </w:r>
      </w:del>
      <w:del w:id="23450" w:author="PR Preview" w:date="2026-01-01T00:00:00Z">
        <w:r>
          <w:delText xml:space="preserve"> </w:delText>
        </w:r>
      </w:del>
      <m:oMath>
        <m:r>
          <m:rPr>
            <m:sty m:val="bi"/>
          </m:rPr>
          <m:t>C</m:t>
        </m:r>
      </m:oMath>
      <w:del w:id="23451" w:author="PR Preview" w:date="2026-01-01T00:00:00Z">
        <w:r>
          <w:delText xml:space="preserve"> </w:delText>
        </w:r>
      </w:del>
      <w:del w:id="23452" w:author="PR Preview" w:date="2026-01-01T00:00:00Z">
        <w:r>
          <w:delText xml:space="preserve">is symmetric,</w:delText>
        </w:r>
      </w:del>
      <w:del w:id="23453" w:author="PR Preview" w:date="2026-01-01T00:00:00Z">
        <w:r>
          <w:delText xml:space="preserve"> </w:delText>
        </w:r>
      </w:del>
      <w:del w:id="23454" w:author="PR Preview" w:date="2026-01-01T00:00:00Z">
        <w:r>
          <w:delText xml:space="preserve">so</w:delText>
        </w:r>
      </w:del>
      <w:del w:id="23455"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3456" w:author="PR Preview" w:date="2026-01-01T00:00:00Z">
        <w:r>
          <w:delText xml:space="preserve"> </w:delText>
        </w:r>
      </w:del>
      <w:del w:id="23457" w:author="PR Preview" w:date="2026-01-01T00:00:00Z">
        <w:r>
          <w:delText xml:space="preserve">is symmetric</w:delText>
        </w:r>
      </w:del>
      <w:del w:id="23458" w:author="PR Preview" w:date="2026-01-01T00:00:00Z">
        <w:r>
          <w:delText xml:space="preserve"> </w:delText>
        </w:r>
      </w:del>
      <w:del w:id="23459" w:author="PR Preview" w:date="2026-01-01T00:00:00Z">
        <w:r>
          <w:delText xml:space="preserve">(the transpose of a difference is the difference of the transposes, entry by entry,</w:delText>
        </w:r>
      </w:del>
      <w:del w:id="23460" w:author="PR Preview" w:date="2026-01-01T00:00:00Z">
        <w:r>
          <w:delText xml:space="preserve"> </w:delText>
        </w:r>
      </w:del>
      <w:hyperlink w:anchor="def-matrix-transpose">
        <w:del w:id="23461" w:author="PR Preview" w:date="2026-01-01T00:00:00Z">
          <w:r>
            <w:rPr>
              <w:rStyle w:val="Hyperlink"/>
            </w:rPr>
            <w:delText xml:space="preserve">Definition 22</w:delText>
          </w:r>
        </w:del>
      </w:hyperlink>
      <w:del w:id="23462" w:author="PR Preview" w:date="2026-01-01T00:00:00Z">
        <w:r>
          <w:delText xml:space="preserve">).</w:delText>
        </w:r>
      </w:del>
      <w:del w:id="23463" w:author="PR Preview" w:date="2026-01-01T00:00:00Z">
        <w:r>
          <w:delText xml:space="preserve"> </w:delText>
        </w:r>
      </w:del>
      <w:del w:id="23464" w:author="PR Preview" w:date="2026-01-01T00:00:00Z">
        <w:r>
          <w:delText xml:space="preserve">For</w:delText>
        </w:r>
      </w:del>
      <w:del w:id="23465" w:author="PR Preview" w:date="2026-01-01T00:00:00Z">
        <w:r>
          <w:delText xml:space="preserve"> </w:delText>
        </w:r>
      </w:del>
      <w:del w:id="23466" w:author="PR Preview" w:date="2026-01-01T00:00:00Z">
        <w:r>
          <w:delText xml:space="preserve">$\mathord{\smash[b]{\underset{\raise.3ex\hbox{$\scriptstyle\sim$}}{w}}\vphantom{w}} \ne \mathord{\smash[b]{\underset{\raise.3ex\hbox{$\scriptstyle\sim$}}{0}}\vphantom{0}}$</w:delText>
        </w:r>
      </w:del>
      <w:del w:id="23467" w:author="PR Preview" w:date="2026-01-01T00:00:00Z">
        <w:r>
          <w:delText xml:space="preserve">, take</w:delText>
        </w:r>
      </w:del>
      <w:del w:id="23468" w:author="PR Preview" w:date="2026-01-01T00:00:00Z">
        <w:r>
          <w:delText xml:space="preserve"> </w:delText>
        </w:r>
      </w:del>
      <w:del w:id="23469" w:author="PR Preview" w:date="2026-01-01T00:00:00Z">
        <w:r>
          <w:delText xml:space="preserve">$\mathord{\smash[b]{\underset{\raise.3ex\hbox{$\scriptstyle\sim$}}{u}}\vphantom{u}} = -\mathbf{A}^{-1} \mathbf{B} \mathord{\smash[b]{\underset{\raise.3ex\hbox{$\scriptstyle\sim$}}{w}}\vphantom{w}}$</w:delText>
        </w:r>
      </w:del>
      <w:del w:id="23470" w:author="PR Preview" w:date="2026-01-01T00:00:00Z">
        <w:r>
          <w:delText xml:space="preserve">, so</w:delText>
        </w:r>
      </w:del>
      <w:del w:id="23471" w:author="PR Preview" w:date="2026-01-01T00:00:00Z">
        <w:r>
          <w:delText xml:space="preserve"> </w:delText>
        </w:r>
      </w:del>
      <w:del w:id="23472" w:author="PR Preview" w:date="2026-01-01T00:00:00Z">
        <w:r>
          <w:delText xml:space="preserve">$\mathord{\smash[b]{\underset{\raise.3ex\hbox{$\scriptstyle\sim$}}{z}}\vphantom{z}} = \mathord{\smash[b]{\underset{\raise.3ex\hbox{$\scriptstyle\sim$}}{0}}\vphantom{0}}$</w:delText>
        </w:r>
      </w:del>
      <w:del w:id="23473" w:author="PR Preview" w:date="2026-01-01T00:00:00Z">
        <w:r>
          <w:delText xml:space="preserve"> </w:delText>
        </w:r>
      </w:del>
      <w:del w:id="23474" w:author="PR Preview" w:date="2026-01-01T00:00:00Z">
        <w:r>
          <w:delText xml:space="preserve">and</w:delText>
        </w:r>
      </w:del>
      <w:del w:id="23475" w:author="PR Preview" w:date="2026-01-01T00:00:00Z">
        <w:r>
          <w:delText xml:space="preserve"> </w:delText>
        </w:r>
      </w:del>
      <w:del w:id="23476" w:author="PR Preview" w:date="2026-01-01T00:00:00Z">
        <w:r>
          <w:delText xml:space="preserve">$\mathord{\smash[b]{\underset{\raise.3ex\hbox{$\scriptstyle\sim$}}{v}}\vphantom{v}} = (\mathord{\smash[b]{\underset{\raise.3ex\hbox{$\scriptstyle\sim$}}{u}}\vphantom{u}}, \mathord{\smash[b]{\underset{\raise.3ex\hbox{$\scriptstyle\sim$}}{w}}\vphantom{w}}) \ne \mathord{\smash[b]{\underset{\raise.3ex\hbox{$\scriptstyle\sim$}}{0}}\vphantom{0}}$</w:delText>
        </w:r>
      </w:del>
      <w:del w:id="23477" w:author="PR Preview" w:date="2026-01-01T00:00:00Z">
        <w:r>
          <w:delText xml:space="preserve">; then</w:delText>
        </w:r>
      </w:del>
      <w:del w:id="23478" w:author="PR Preview" w:date="2026-01-01T00:00:00Z">
        <w:r>
          <w:delText xml:space="preserve"> </w:delText>
        </w:r>
      </w:del>
      <w:del w:id="23479" w:author="PR Preview" w:date="2026-01-01T00:00:00Z">
        <w:r>
          <w:delText xml:space="preserve">${\mathord{\smash[b]{\underset{\raise.3ex\hbox{$\scriptstyle\sim$}}{w}}\vphantom{w}}}^{\top} \mathbf{S} \mathord{\smash[b]{\underset{\raise.3ex\hbox{$\scriptstyle\sim$}}{w}}\vphantom{w}} = {\mathord{\smash[b]{\underset{\raise.3ex\hbox{$\scriptstyle\sim$}}{v}}\vphantom{v}}}^{\top} \mathbf{X} \mathord{\smash[b]{\underset{\raise.3ex\hbox{$\scriptstyle\sim$}}{v}}\vphantom{v}} &gt; 0$</w:delText>
        </w:r>
      </w:del>
      <w:del w:id="23480" w:author="PR Preview" w:date="2026-01-01T00:00:00Z">
        <w:r>
          <w:delText xml:space="preserve"> </w:delText>
        </w:r>
      </w:del>
      <w:del w:id="23481" w:author="PR Preview" w:date="2026-01-01T00:00:00Z">
        <w:r>
          <w:delText xml:space="preserve">(</w:delText>
        </w:r>
      </w:del>
      <w:hyperlink w:anchor="thm-block-quadratic">
        <w:del w:id="23482" w:author="PR Preview" w:date="2026-01-01T00:00:00Z">
          <w:r>
            <w:rPr>
              <w:rStyle w:val="Hyperlink"/>
            </w:rPr>
            <w:delText xml:space="preserve">Theorem 120</w:delText>
          </w:r>
        </w:del>
      </w:hyperlink>
      <w:del w:id="23483" w:author="PR Preview" w:date="2026-01-01T00:00:00Z">
        <w:r>
          <w:delText xml:space="preserve">).</w:delText>
        </w:r>
      </w:del>
    </w:p>
    <w:p>
      <w:pPr>
        <w:pStyle w:val="BodyText"/>
      </w:pPr>
      <w:del w:id="23484" w:author="PR Preview" w:date="2026-01-01T00:00:00Z">
        <w:r>
          <w:rPr>
            <w:b/>
            <w:bCs/>
          </w:rPr>
          <w:delText xml:space="preserve">Example 214 (Testing</w:delText>
        </w:r>
      </w:del>
      <w:del w:id="23485" w:author="PR Preview" w:date="2026-01-01T00:00:00Z">
        <w:r>
          <w:rPr>
            <w:b/>
            <w:bCs/>
          </w:rPr>
          <w:delText xml:space="preserve"> </w:delText>
        </w:r>
      </w:del>
      <m:oMath>
        <m:r>
          <m:t>2</m:t>
        </m:r>
        <m:r>
          <m:rPr>
            <m:sty m:val="p"/>
          </m:rPr>
          <m:t>×</m:t>
        </m:r>
        <m:r>
          <m:t>2</m:t>
        </m:r>
      </m:oMath>
      <w:del w:id="23486" w:author="PR Preview" w:date="2026-01-01T00:00:00Z">
        <w:r>
          <w:rPr>
            <w:b/>
            <w:bCs/>
          </w:rPr>
          <w:delText xml:space="preserve"> </w:delText>
        </w:r>
      </w:del>
      <w:del w:id="23487" w:author="PR Preview" w:date="2026-01-01T00:00:00Z">
        <w:r>
          <w:rPr>
            <w:b/>
            <w:bCs/>
          </w:rPr>
          <w:delText xml:space="preserve">matrices)</w:delText>
        </w:r>
      </w:del>
      <w:del w:id="23488" w:author="PR Preview" w:date="2026-01-01T00:00:00Z">
        <w:r>
          <w:delText xml:space="preserve"> </w:delText>
        </w:r>
      </w:del>
      <w:del w:id="23489" w:author="PR Preview" w:date="2026-01-01T00:00:00Z">
        <w:r>
          <w:delText xml:space="preserve">A symmetric</w:delText>
        </w:r>
      </w:del>
      <w:del w:id="2349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23491" w:author="PR Preview" w:date="2026-01-01T00:00:00Z">
        <w:r>
          <w:delText xml:space="preserve"> </w:delText>
        </w:r>
      </w:del>
      <w:del w:id="23492" w:author="PR Preview" w:date="2026-01-01T00:00:00Z">
        <w:r>
          <w:delText xml:space="preserve">is positive definite</w:delText>
        </w:r>
      </w:del>
      <w:del w:id="23493" w:author="PR Preview" w:date="2026-01-01T00:00:00Z">
        <w:r>
          <w:delText xml:space="preserve"> </w:delText>
        </w:r>
      </w:del>
      <w:del w:id="23494" w:author="PR Preview" w:date="2026-01-01T00:00:00Z">
        <w:r>
          <w:delText xml:space="preserve">exactly when</w:delText>
        </w:r>
      </w:del>
      <w:del w:id="23495" w:author="PR Preview" w:date="2026-01-01T00:00:00Z">
        <w:r>
          <w:delText xml:space="preserve"> </w:delText>
        </w:r>
      </w:del>
      <m:oMath>
        <m:r>
          <m:t>a</m:t>
        </m:r>
        <m:r>
          <m:rPr>
            <m:sty m:val="p"/>
          </m:rPr>
          <m:t>&gt;</m:t>
        </m:r>
        <m:r>
          <m:t>0</m:t>
        </m:r>
      </m:oMath>
      <w:del w:id="23496" w:author="PR Preview" w:date="2026-01-01T00:00:00Z">
        <w:r>
          <w:delText xml:space="preserve"> </w:delText>
        </w:r>
      </w:del>
      <w:del w:id="23497" w:author="PR Preview" w:date="2026-01-01T00:00:00Z">
        <w:r>
          <w:delText xml:space="preserve">and</w:delText>
        </w:r>
      </w:del>
      <w:del w:id="23498"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23499" w:author="PR Preview" w:date="2026-01-01T00:00:00Z">
        <w:r>
          <w:delText xml:space="preserve">, that is,</w:delText>
        </w:r>
      </w:del>
      <w:del w:id="23500" w:author="PR Preview" w:date="2026-01-01T00:00:00Z">
        <w:r>
          <w:delText xml:space="preserve"> </w:delText>
        </w:r>
      </w:del>
      <m:oMath>
        <m:r>
          <m:t>a</m:t>
        </m:r>
        <m:r>
          <m:rPr>
            <m:sty m:val="p"/>
          </m:rPr>
          <m:t>&gt;</m:t>
        </m:r>
        <m:r>
          <m:t>0</m:t>
        </m:r>
      </m:oMath>
      <w:del w:id="23501" w:author="PR Preview" w:date="2026-01-01T00:00:00Z">
        <w:r>
          <w:delText xml:space="preserve"> </w:delText>
        </w:r>
      </w:del>
      <w:del w:id="23502" w:author="PR Preview" w:date="2026-01-01T00:00:00Z">
        <w:r>
          <w:delText xml:space="preserve">and</w:delText>
        </w:r>
      </w:del>
      <w:del w:id="23503" w:author="PR Preview" w:date="2026-01-01T00:00:00Z">
        <w:r>
          <w:delText xml:space="preserve"> </w:delText>
        </w:r>
      </w:del>
      <m:oMath>
        <m:r>
          <m:t>a</m:t>
        </m:r>
        <m:r>
          <m:t>c</m:t>
        </m:r>
        <m:r>
          <m:rPr>
            <m:sty m:val="p"/>
          </m:rPr>
          <m:t>&gt;</m:t>
        </m:r>
        <m:sSup>
          <m:e>
            <m:r>
              <m:t>b</m:t>
            </m:r>
          </m:e>
          <m:sup>
            <m:r>
              <m:t>2</m:t>
            </m:r>
          </m:sup>
        </m:sSup>
      </m:oMath>
      <w:del w:id="23504" w:author="PR Preview" w:date="2026-01-01T00:00:00Z">
        <w:r>
          <w:delText xml:space="preserve"> </w:delText>
        </w:r>
      </w:del>
      <w:del w:id="23505" w:author="PR Preview" w:date="2026-01-01T00:00:00Z">
        <w:r>
          <w:delText xml:space="preserve">(a</w:delText>
        </w:r>
      </w:del>
      <w:del w:id="23506" w:author="PR Preview" w:date="2026-01-01T00:00:00Z">
        <w:r>
          <w:delText xml:space="preserve"> </w:delText>
        </w:r>
      </w:del>
      <m:oMath>
        <m:r>
          <m:t>1</m:t>
        </m:r>
        <m:r>
          <m:rPr>
            <m:sty m:val="p"/>
          </m:rPr>
          <m:t>×</m:t>
        </m:r>
        <m:r>
          <m:t>1</m:t>
        </m:r>
      </m:oMath>
      <w:del w:id="23507" w:author="PR Preview" w:date="2026-01-01T00:00:00Z">
        <w:r>
          <w:delText xml:space="preserve"> </w:delText>
        </w:r>
      </w:del>
      <w:del w:id="23508" w:author="PR Preview" w:date="2026-01-01T00:00:00Z">
        <w:r>
          <w:delText xml:space="preserve">matrix</w:delText>
        </w:r>
      </w:del>
      <w:del w:id="23509" w:author="PR Preview" w:date="2026-01-01T00:00:00Z">
        <w:r>
          <w:delText xml:space="preserve"> </w:delText>
        </w:r>
      </w:del>
      <m:oMath>
        <m:r>
          <m:rPr>
            <m:sty m:val="p"/>
          </m:rPr>
          <m:t>[</m:t>
        </m:r>
        <m:r>
          <m:t>s</m:t>
        </m:r>
        <m:r>
          <m:rPr>
            <m:sty m:val="p"/>
          </m:rPr>
          <m:t>]</m:t>
        </m:r>
      </m:oMath>
      <w:del w:id="23510" w:author="PR Preview" w:date="2026-01-01T00:00:00Z">
        <w:r>
          <w:delText xml:space="preserve"> </w:delText>
        </w:r>
      </w:del>
      <w:del w:id="23511" w:author="PR Preview" w:date="2026-01-01T00:00:00Z">
        <w:r>
          <w:delText xml:space="preserve">is positive definite exactly when</w:delText>
        </w:r>
      </w:del>
      <w:del w:id="23512" w:author="PR Preview" w:date="2026-01-01T00:00:00Z">
        <w:r>
          <w:delText xml:space="preserve"> </w:delText>
        </w:r>
      </w:del>
      <m:oMath>
        <m:r>
          <m:t>s</m:t>
        </m:r>
        <m:r>
          <m:rPr>
            <m:sty m:val="p"/>
          </m:rPr>
          <m:t>&gt;</m:t>
        </m:r>
        <m:r>
          <m:t>0</m:t>
        </m:r>
      </m:oMath>
      <w:del w:id="23513" w:author="PR Preview" w:date="2026-01-01T00:00:00Z">
        <w:r>
          <w:delText xml:space="preserve">, since</w:delText>
        </w:r>
      </w:del>
      <w:del w:id="23514"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23515" w:author="PR Preview" w:date="2026-01-01T00:00:00Z">
        <w:r>
          <w:delText xml:space="preserve">).</w:delText>
        </w:r>
      </w:del>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23516" w:author="PR Preview" w:date="2026-01-01T00:00:00Z">
        <w:r>
          <w:delText xml:space="preserve">:</w:delText>
        </w:r>
      </w:del>
      <w:del w:id="23517" w:author="PR Preview" w:date="2026-01-01T00:00:00Z">
        <w:r>
          <w:delText xml:space="preserve"> </w:delText>
        </w:r>
      </w:del>
      <m:oMath>
        <m:r>
          <m:t>5</m:t>
        </m:r>
        <m:r>
          <m:rPr>
            <m:sty m:val="p"/>
          </m:rPr>
          <m:t>&gt;</m:t>
        </m:r>
        <m:r>
          <m:t>0</m:t>
        </m:r>
      </m:oMath>
      <w:del w:id="23518" w:author="PR Preview" w:date="2026-01-01T00:00:00Z">
        <w:r>
          <w:delText xml:space="preserve"> </w:delText>
        </w:r>
      </w:del>
      <w:del w:id="23519" w:author="PR Preview" w:date="2026-01-01T00:00:00Z">
        <w:r>
          <w:delText xml:space="preserve">and</w:delText>
        </w:r>
      </w:del>
      <w:del w:id="23520" w:author="PR Preview" w:date="2026-01-01T00:00:00Z">
        <w:r>
          <w:delText xml:space="preserve"> </w:delText>
        </w:r>
      </w:del>
      <m:oMath>
        <m:f>
          <m:fPr>
            <m:type m:val="lin"/>
          </m:fPr>
          <m:num>
            <m:r>
              <m:t>9</m:t>
            </m:r>
          </m:num>
          <m:den>
            <m:r>
              <m:t>5</m:t>
            </m:r>
          </m:den>
        </m:f>
        <m:r>
          <m:rPr>
            <m:sty m:val="p"/>
          </m:rPr>
          <m:t>&gt;</m:t>
        </m:r>
        <m:r>
          <m:t>0</m:t>
        </m:r>
      </m:oMath>
      <w:del w:id="23521" w:author="PR Preview" w:date="2026-01-01T00:00:00Z">
        <w:r>
          <w:delText xml:space="preserve"> </w:delText>
        </w:r>
      </w:del>
      <w:del w:id="23522" w:author="PR Preview" w:date="2026-01-01T00:00:00Z">
        <w:r>
          <w:delText xml:space="preserve">(</w:delText>
        </w:r>
      </w:del>
      <w:hyperlink w:anchor="exm-schur-complement">
        <w:del w:id="23523" w:author="PR Preview" w:date="2026-01-01T00:00:00Z">
          <w:r>
            <w:rPr>
              <w:rStyle w:val="Hyperlink"/>
            </w:rPr>
            <w:delText xml:space="preserve">Example 213</w:delText>
          </w:r>
        </w:del>
      </w:hyperlink>
      <w:del w:id="23524" w:author="PR Preview" w:date="2026-01-01T00:00:00Z">
        <w:r>
          <w:delText xml:space="preserve">),</w:delText>
        </w:r>
      </w:del>
      <w:del w:id="23525" w:author="PR Preview" w:date="2026-01-01T00:00:00Z">
        <w:r>
          <w:delText xml:space="preserve"> </w:delText>
        </w:r>
      </w:del>
      <w:del w:id="23526" w:author="PR Preview" w:date="2026-01-01T00:00:00Z">
        <w:r>
          <w:delText xml:space="preserve">so it is positive definite.</w:delText>
        </w:r>
      </w:del>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23527" w:author="PR Preview" w:date="2026-01-01T00:00:00Z">
        <w:r>
          <w:delText xml:space="preserve">:</w:delText>
        </w:r>
      </w:del>
      <w:del w:id="23528" w:author="PR Preview" w:date="2026-01-01T00:00:00Z">
        <w:r>
          <w:delText xml:space="preserve"> </w:delText>
        </w:r>
      </w:del>
      <m:oMath>
        <m:r>
          <m:t>1</m:t>
        </m:r>
        <m:r>
          <m:rPr>
            <m:sty m:val="p"/>
          </m:rPr>
          <m:t>&gt;</m:t>
        </m:r>
        <m:r>
          <m:t>0</m:t>
        </m:r>
      </m:oMath>
      <w:del w:id="23529" w:author="PR Preview" w:date="2026-01-01T00:00:00Z">
        <w:r>
          <w:delText xml:space="preserve"> </w:delText>
        </w:r>
      </w:del>
      <w:del w:id="23530" w:author="PR Preview" w:date="2026-01-01T00:00:00Z">
        <w:r>
          <w:delText xml:space="preserve">but</w:delText>
        </w:r>
      </w:del>
      <w:del w:id="23531" w:author="PR Preview" w:date="2026-01-01T00:00:00Z">
        <w:r>
          <w:delText xml:space="preserve"> </w:delText>
        </w:r>
      </w:del>
      <m:oMath>
        <m:r>
          <m:rPr>
            <m:sty m:val="bi"/>
          </m:rPr>
          <m:t>S</m:t>
        </m:r>
        <m:r>
          <m:rPr>
            <m:sty m:val="p"/>
          </m:rPr>
          <m:t>=</m:t>
        </m:r>
        <m:r>
          <m:rPr>
            <m:sty m:val="p"/>
          </m:rPr>
          <m:t>−</m:t>
        </m:r>
        <m:r>
          <m:t>3</m:t>
        </m:r>
      </m:oMath>
      <w:del w:id="23532" w:author="PR Preview" w:date="2026-01-01T00:00:00Z">
        <w:r>
          <w:delText xml:space="preserve">,</w:delText>
        </w:r>
      </w:del>
      <w:del w:id="23533" w:author="PR Preview" w:date="2026-01-01T00:00:00Z">
        <w:r>
          <w:delText xml:space="preserve"> </w:delText>
        </w:r>
      </w:del>
      <w:del w:id="23534" w:author="PR Preview" w:date="2026-01-01T00:00:00Z">
        <w:r>
          <w:delText xml:space="preserve">so it is not, as</w:delText>
        </w:r>
      </w:del>
      <w:del w:id="23535" w:author="PR Preview" w:date="2026-01-01T00:00:00Z">
        <w:r>
          <w:delText xml:space="preserve"> </w:delText>
        </w:r>
      </w:del>
      <w:hyperlink w:anchor="exm-positive-definite">
        <w:del w:id="23536" w:author="PR Preview" w:date="2026-01-01T00:00:00Z">
          <w:r>
            <w:rPr>
              <w:rStyle w:val="Hyperlink"/>
            </w:rPr>
            <w:delText xml:space="preserve">Example 152</w:delText>
          </w:r>
        </w:del>
      </w:hyperlink>
      <w:del w:id="23537" w:author="PR Preview" w:date="2026-01-01T00:00:00Z">
        <w:r>
          <w:delText xml:space="preserve"> </w:delText>
        </w:r>
      </w:del>
      <w:del w:id="23538" w:author="PR Preview" w:date="2026-01-01T00:00:00Z">
        <w:r>
          <w:delText xml:space="preserve">found directly.</w:delText>
        </w:r>
      </w:del>
    </w:p>
    <w:p>
      <w:pPr>
        <w:pStyle w:val="FirstParagraph"/>
      </w:pPr>
      <w:del w:id="23539" w:author="PR Preview" w:date="2026-01-01T00:00:00Z">
        <w:r>
          <w:rPr>
            <w:b/>
            <w:bCs/>
          </w:rPr>
          <w:delText xml:space="preserve">Theorem 122 (Cholesky factorization)</w:delText>
        </w:r>
      </w:del>
      <w:del w:id="23540" w:author="PR Preview" w:date="2026-01-01T00:00:00Z">
        <w:r>
          <w:delText xml:space="preserve"> </w:delText>
        </w:r>
      </w:del>
      <w:del w:id="23541" w:author="PR Preview" w:date="2026-01-01T00:00:00Z">
        <w:r>
          <w:delText xml:space="preserve">A</w:delText>
        </w:r>
      </w:del>
      <w:del w:id="23542" w:author="PR Preview" w:date="2026-01-01T00:00:00Z">
        <w:r>
          <w:delText xml:space="preserve"> </w:delText>
        </w:r>
      </w:del>
      <m:oMath>
        <m:r>
          <m:t>p</m:t>
        </m:r>
        <m:r>
          <m:rPr>
            <m:sty m:val="p"/>
          </m:rPr>
          <m:t>×</m:t>
        </m:r>
        <m:r>
          <m:t>p</m:t>
        </m:r>
      </m:oMath>
      <w:del w:id="23543" w:author="PR Preview" w:date="2026-01-01T00:00:00Z">
        <w:r>
          <w:delText xml:space="preserve"> </w:delText>
        </w:r>
      </w:del>
      <w:del w:id="23544" w:author="PR Preview" w:date="2026-01-01T00:00:00Z">
        <w:r>
          <w:delText xml:space="preserve">matrix</w:delText>
        </w:r>
      </w:del>
      <w:del w:id="23545" w:author="PR Preview" w:date="2026-01-01T00:00:00Z">
        <w:r>
          <w:delText xml:space="preserve"> </w:delText>
        </w:r>
      </w:del>
      <m:oMath>
        <m:r>
          <m:rPr>
            <m:sty m:val="bi"/>
          </m:rPr>
          <m:t>A</m:t>
        </m:r>
      </m:oMath>
      <w:del w:id="23546" w:author="PR Preview" w:date="2026-01-01T00:00:00Z">
        <w:r>
          <w:delText xml:space="preserve"> </w:delText>
        </w:r>
      </w:del>
      <w:del w:id="23547" w:author="PR Preview" w:date="2026-01-01T00:00:00Z">
        <w:r>
          <w:delText xml:space="preserve">is positive definite (</w:delText>
        </w:r>
      </w:del>
      <w:hyperlink w:anchor="def-positive-definite">
        <w:del w:id="23548" w:author="PR Preview" w:date="2026-01-01T00:00:00Z">
          <w:r>
            <w:rPr>
              <w:rStyle w:val="Hyperlink"/>
            </w:rPr>
            <w:delText xml:space="preserve">Definition 101</w:delText>
          </w:r>
        </w:del>
      </w:hyperlink>
      <w:del w:id="23549" w:author="PR Preview" w:date="2026-01-01T00:00:00Z">
        <w:r>
          <w:delText xml:space="preserve">)</w:delText>
        </w:r>
      </w:del>
      <w:del w:id="23550" w:author="PR Preview" w:date="2026-01-01T00:00:00Z">
        <w:r>
          <w:delText xml:space="preserve"> </w:delText>
        </w:r>
      </w:del>
      <w:del w:id="23551" w:author="PR Preview" w:date="2026-01-01T00:00:00Z">
        <w:r>
          <w:delText xml:space="preserve">exactly when</w:delText>
        </w:r>
      </w:del>
      <w:del w:id="23552"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23553" w:author="PR Preview" w:date="2026-01-01T00:00:00Z">
        <w:r>
          <w:delText xml:space="preserve"> </w:delText>
        </w:r>
      </w:del>
      <w:del w:id="23554" w:author="PR Preview" w:date="2026-01-01T00:00:00Z">
        <w:r>
          <w:delText xml:space="preserve">for some lower triangular</w:delText>
        </w:r>
      </w:del>
      <w:del w:id="23555" w:author="PR Preview" w:date="2026-01-01T00:00:00Z">
        <w:r>
          <w:delText xml:space="preserve"> </w:delText>
        </w:r>
      </w:del>
      <m:oMath>
        <m:r>
          <m:rPr>
            <m:sty m:val="bi"/>
          </m:rPr>
          <m:t>L</m:t>
        </m:r>
      </m:oMath>
      <w:del w:id="23556" w:author="PR Preview" w:date="2026-01-01T00:00:00Z">
        <w:r>
          <w:delText xml:space="preserve"> </w:delText>
        </w:r>
      </w:del>
      <w:del w:id="23557" w:author="PR Preview" w:date="2026-01-01T00:00:00Z">
        <w:r>
          <w:delText xml:space="preserve">(</w:delText>
        </w:r>
      </w:del>
      <w:hyperlink w:anchor="def-lower-triangular-matrix">
        <w:del w:id="23558" w:author="PR Preview" w:date="2026-01-01T00:00:00Z">
          <w:r>
            <w:rPr>
              <w:rStyle w:val="Hyperlink"/>
            </w:rPr>
            <w:delText xml:space="preserve">Definition 113</w:delText>
          </w:r>
        </w:del>
      </w:hyperlink>
      <w:del w:id="23559" w:author="PR Preview" w:date="2026-01-01T00:00:00Z">
        <w:r>
          <w:delText xml:space="preserve">) with positive diagonal entries.</w:delText>
        </w:r>
      </w:del>
      <w:del w:id="23560" w:author="PR Preview" w:date="2026-01-01T00:00:00Z">
        <w:r>
          <w:delText xml:space="preserve"> </w:delText>
        </w:r>
      </w:del>
      <w:del w:id="23561" w:author="PR Preview" w:date="2026-01-01T00:00:00Z">
        <w:r>
          <w:delText xml:space="preserve">For a positive definite</w:delText>
        </w:r>
      </w:del>
      <w:del w:id="23562" w:author="PR Preview" w:date="2026-01-01T00:00:00Z">
        <w:r>
          <w:delText xml:space="preserve"> </w:delText>
        </w:r>
      </w:del>
      <m:oMath>
        <m:r>
          <m:rPr>
            <m:sty m:val="bi"/>
          </m:rPr>
          <m:t>A</m:t>
        </m:r>
      </m:oMath>
      <w:del w:id="23563" w:author="PR Preview" w:date="2026-01-01T00:00:00Z">
        <w:r>
          <w:delText xml:space="preserve"> </w:delText>
        </w:r>
      </w:del>
      <w:del w:id="23564" w:author="PR Preview" w:date="2026-01-01T00:00:00Z">
        <w:r>
          <w:delText xml:space="preserve">that</w:delText>
        </w:r>
      </w:del>
      <w:del w:id="23565" w:author="PR Preview" w:date="2026-01-01T00:00:00Z">
        <w:r>
          <w:delText xml:space="preserve"> </w:delText>
        </w:r>
      </w:del>
      <m:oMath>
        <m:r>
          <m:rPr>
            <m:sty m:val="bi"/>
          </m:rPr>
          <m:t>L</m:t>
        </m:r>
      </m:oMath>
      <w:del w:id="23566" w:author="PR Preview" w:date="2026-01-01T00:00:00Z">
        <w:r>
          <w:delText xml:space="preserve"> </w:delText>
        </w:r>
      </w:del>
      <w:del w:id="23567" w:author="PR Preview" w:date="2026-01-01T00:00:00Z">
        <w:r>
          <w:delText xml:space="preserve">is unique;</w:delText>
        </w:r>
      </w:del>
      <w:del w:id="23568" w:author="PR Preview" w:date="2026-01-01T00:00:00Z">
        <w:r>
          <w:delText xml:space="preserve"> </w:delText>
        </w:r>
      </w:del>
      <w:del w:id="23569" w:author="PR Preview" w:date="2026-01-01T00:00:00Z">
        <w:r>
          <w:delText xml:space="preserve">it is the</w:delText>
        </w:r>
      </w:del>
      <w:del w:id="23570" w:author="PR Preview" w:date="2026-01-01T00:00:00Z">
        <w:r>
          <w:delText xml:space="preserve"> </w:delText>
        </w:r>
      </w:del>
      <w:del w:id="23571" w:author="PR Preview" w:date="2026-01-01T00:00:00Z">
        <w:r>
          <w:rPr>
            <w:b/>
            <w:bCs/>
          </w:rPr>
          <w:delText xml:space="preserve">Cholesky factor</w:delText>
        </w:r>
      </w:del>
      <w:del w:id="23572" w:author="PR Preview" w:date="2026-01-01T00:00:00Z">
        <w:r>
          <w:delText xml:space="preserve"> </w:delText>
        </w:r>
      </w:del>
      <w:del w:id="23573" w:author="PR Preview" w:date="2026-01-01T00:00:00Z">
        <w:r>
          <w:delText xml:space="preserve">of</w:delText>
        </w:r>
      </w:del>
      <w:del w:id="23574" w:author="PR Preview" w:date="2026-01-01T00:00:00Z">
        <w:r>
          <w:delText xml:space="preserve"> </w:delText>
        </w:r>
      </w:del>
      <m:oMath>
        <m:r>
          <m:rPr>
            <m:sty m:val="bi"/>
          </m:rPr>
          <m:t>A</m:t>
        </m:r>
      </m:oMath>
      <w:del w:id="23575" w:author="PR Preview" w:date="2026-01-01T00:00:00Z">
        <w:r>
          <w:delText xml:space="preserve">.</w:delText>
        </w:r>
      </w:del>
    </w:p>
    <w:p>
      <w:pPr>
        <w:pStyle w:val="BodyText"/>
      </w:pPr>
      <w:del w:id="23576" w:author="PR Preview" w:date="2026-01-01T00:00:00Z">
        <w:r>
          <w:rPr>
            <w:i/>
            <w:iCs/>
          </w:rPr>
          <w:delText xml:space="preserve">Proof</w:delText>
        </w:r>
      </w:del>
      <w:del w:id="23577" w:author="PR Preview" w:date="2026-01-01T00:00:00Z">
        <w:r>
          <w:delText xml:space="preserve">. </w:delText>
        </w:r>
      </w:del>
      <w:del w:id="23578" w:author="PR Preview" w:date="2026-01-01T00:00:00Z">
        <w:r>
          <w:rPr>
            <w:b/>
            <w:bCs/>
          </w:rPr>
          <w:delText xml:space="preserve">If.</w:delText>
        </w:r>
      </w:del>
      <w:del w:id="23579" w:author="PR Preview" w:date="2026-01-01T00:00:00Z">
        <w:r>
          <w:delText xml:space="preserve"> </w:delText>
        </w:r>
      </w:del>
      <m:oMath>
        <m:sSup>
          <m:e>
            <m:r>
              <m:rPr>
                <m:sty m:val="bi"/>
              </m:rPr>
              <m:t>L</m:t>
            </m:r>
          </m:e>
          <m:sup>
            <m:r>
              <m:rPr>
                <m:sty m:val="p"/>
              </m:rPr>
              <m:t>⊤</m:t>
            </m:r>
          </m:sup>
        </m:sSup>
      </m:oMath>
      <w:del w:id="23580" w:author="PR Preview" w:date="2026-01-01T00:00:00Z">
        <w:r>
          <w:delText xml:space="preserve"> </w:delText>
        </w:r>
      </w:del>
      <w:del w:id="23581" w:author="PR Preview" w:date="2026-01-01T00:00:00Z">
        <w:r>
          <w:delText xml:space="preserve">is upper triangular with positive diagonal (</w:delText>
        </w:r>
      </w:del>
      <w:hyperlink w:anchor="def-matrix-transpose">
        <w:del w:id="23582" w:author="PR Preview" w:date="2026-01-01T00:00:00Z">
          <w:r>
            <w:rPr>
              <w:rStyle w:val="Hyperlink"/>
            </w:rPr>
            <w:delText xml:space="preserve">Definition 22</w:delText>
          </w:r>
        </w:del>
      </w:hyperlink>
      <w:del w:id="23583" w:author="PR Preview" w:date="2026-01-01T00:00:00Z">
        <w:r>
          <w:delText xml:space="preserve">),</w:delText>
        </w:r>
      </w:del>
      <w:del w:id="23584" w:author="PR Preview" w:date="2026-01-01T00:00:00Z">
        <w:r>
          <w:delText xml:space="preserve"> </w:delText>
        </w:r>
      </w:del>
      <w:del w:id="23585" w:author="PR Preview" w:date="2026-01-01T00:00:00Z">
        <w:r>
          <w:delText xml:space="preserve">so</w:delText>
        </w:r>
      </w:del>
      <w:del w:id="23586" w:author="PR Preview" w:date="2026-01-01T00:00:00Z">
        <w:r>
          <w:delText xml:space="preserve"> </w:delText>
        </w:r>
      </w:del>
      <w:del w:id="23587" w:author="PR Preview" w:date="2026-01-01T00:00:00Z">
        <w:r>
          <w:delText xml:space="preserve">${\mathbf{L}}^{\top} \mathord{\smash[b]{\underset{\raise.3ex\hbox{$\scriptstyle\sim$}}{x}}\vphantom{x}}= \mathord{\smash[b]{\underset{\raise.3ex\hbox{$\scriptstyle\sim$}}{0}}\vphantom{0}}$</w:delText>
        </w:r>
      </w:del>
      <w:del w:id="23588" w:author="PR Preview" w:date="2026-01-01T00:00:00Z">
        <w:r>
          <w:delText xml:space="preserve"> </w:delText>
        </w:r>
      </w:del>
      <w:del w:id="23589" w:author="PR Preview" w:date="2026-01-01T00:00:00Z">
        <w:r>
          <w:delText xml:space="preserve">only for</w:delText>
        </w:r>
      </w:del>
      <w:del w:id="23590" w:author="PR Preview" w:date="2026-01-01T00:00:00Z">
        <w:r>
          <w:delText xml:space="preserve"> </w:delText>
        </w:r>
      </w:del>
      <w:del w:id="23591" w:author="PR Preview" w:date="2026-01-01T00:00:00Z">
        <w:r>
          <w:delText xml:space="preserve">$\mathord{\smash[b]{\underset{\raise.3ex\hbox{$\scriptstyle\sim$}}{x}}\vphantom{x}}= \mathord{\smash[b]{\underset{\raise.3ex\hbox{$\scriptstyle\sim$}}{0}}\vphantom{0}}$</w:delText>
        </w:r>
      </w:del>
      <w:del w:id="23592" w:author="PR Preview" w:date="2026-01-01T00:00:00Z">
        <w:r>
          <w:delText xml:space="preserve"> </w:delText>
        </w:r>
      </w:del>
      <w:del w:id="23593" w:author="PR Preview" w:date="2026-01-01T00:00:00Z">
        <w:r>
          <w:delText xml:space="preserve">(</w:delText>
        </w:r>
      </w:del>
      <w:hyperlink w:anchor="thm-back-substitution">
        <w:del w:id="23594" w:author="PR Preview" w:date="2026-01-01T00:00:00Z">
          <w:r>
            <w:rPr>
              <w:rStyle w:val="Hyperlink"/>
            </w:rPr>
            <w:delText xml:space="preserve">Theorem 103</w:delText>
          </w:r>
        </w:del>
      </w:hyperlink>
      <w:del w:id="23595" w:author="PR Preview" w:date="2026-01-01T00:00:00Z">
        <w:r>
          <w:delText xml:space="preserve">),</w:delText>
        </w:r>
      </w:del>
      <w:del w:id="23596" w:author="PR Preview" w:date="2026-01-01T00:00:00Z">
        <w:r>
          <w:delText xml:space="preserve"> </w:delText>
        </w:r>
      </w:del>
      <w:del w:id="23597" w:author="PR Preview" w:date="2026-01-01T00:00:00Z">
        <w:r>
          <w:delText xml:space="preserve">and the columns of</w:delText>
        </w:r>
      </w:del>
      <w:del w:id="23598" w:author="PR Preview" w:date="2026-01-01T00:00:00Z">
        <w:r>
          <w:delText xml:space="preserve"> </w:delText>
        </w:r>
      </w:del>
      <m:oMath>
        <m:sSup>
          <m:e>
            <m:r>
              <m:rPr>
                <m:sty m:val="bi"/>
              </m:rPr>
              <m:t>L</m:t>
            </m:r>
          </m:e>
          <m:sup>
            <m:r>
              <m:rPr>
                <m:sty m:val="p"/>
              </m:rPr>
              <m:t>⊤</m:t>
            </m:r>
          </m:sup>
        </m:sSup>
      </m:oMath>
      <w:del w:id="23599" w:author="PR Preview" w:date="2026-01-01T00:00:00Z">
        <w:r>
          <w:delText xml:space="preserve"> </w:delText>
        </w:r>
      </w:del>
      <w:del w:id="23600" w:author="PR Preview" w:date="2026-01-01T00:00:00Z">
        <w:r>
          <w:delText xml:space="preserve">are linearly independent</w:delText>
        </w:r>
      </w:del>
      <w:del w:id="23601" w:author="PR Preview" w:date="2026-01-01T00:00:00Z">
        <w:r>
          <w:delText xml:space="preserve"> </w:delText>
        </w:r>
      </w:del>
      <w:del w:id="23602" w:author="PR Preview" w:date="2026-01-01T00:00:00Z">
        <w:r>
          <w:delText xml:space="preserve">(</w:delText>
        </w:r>
      </w:del>
      <w:hyperlink w:anchor="thm-matvec-columns">
        <w:del w:id="23603" w:author="PR Preview" w:date="2026-01-01T00:00:00Z">
          <w:r>
            <w:rPr>
              <w:rStyle w:val="Hyperlink"/>
            </w:rPr>
            <w:delText xml:space="preserve">Theorem 23</w:delText>
          </w:r>
        </w:del>
      </w:hyperlink>
      <w:del w:id="23604" w:author="PR Preview" w:date="2026-01-01T00:00:00Z">
        <w:r>
          <w:delText xml:space="preserve">,</w:delText>
        </w:r>
      </w:del>
      <w:del w:id="23605" w:author="PR Preview" w:date="2026-01-01T00:00:00Z">
        <w:r>
          <w:delText xml:space="preserve"> </w:delText>
        </w:r>
      </w:del>
      <w:hyperlink w:anchor="def-linearly-independent">
        <w:del w:id="23606" w:author="PR Preview" w:date="2026-01-01T00:00:00Z">
          <w:r>
            <w:rPr>
              <w:rStyle w:val="Hyperlink"/>
            </w:rPr>
            <w:delText xml:space="preserve">Definition 43</w:delText>
          </w:r>
        </w:del>
      </w:hyperlink>
      <w:del w:id="23607" w:author="PR Preview" w:date="2026-01-01T00:00:00Z">
        <w:r>
          <w:delText xml:space="preserve">).</w:delText>
        </w:r>
      </w:del>
      <w:del w:id="23608" w:author="PR Preview" w:date="2026-01-01T00:00:00Z">
        <w:r>
          <w:delText xml:space="preserve"> </w:delText>
        </w:r>
      </w:del>
      <w:del w:id="23609" w:author="PR Preview" w:date="2026-01-01T00:00:00Z">
        <w:r>
          <w:delText xml:space="preserve">So</w:delText>
        </w:r>
      </w:del>
      <w:del w:id="23610"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23611" w:author="PR Preview" w:date="2026-01-01T00:00:00Z">
        <w:r>
          <w:delText xml:space="preserve"> </w:delText>
        </w:r>
      </w:del>
      <w:del w:id="23612" w:author="PR Preview" w:date="2026-01-01T00:00:00Z">
        <w:r>
          <w:delText xml:space="preserve">(</w:delText>
        </w:r>
      </w:del>
      <w:hyperlink w:anchor="def-matrix-transpose">
        <w:del w:id="23613" w:author="PR Preview" w:date="2026-01-01T00:00:00Z">
          <w:r>
            <w:rPr>
              <w:rStyle w:val="Hyperlink"/>
            </w:rPr>
            <w:delText xml:space="preserve">Definition 22</w:delText>
          </w:r>
        </w:del>
      </w:hyperlink>
      <w:del w:id="23614" w:author="PR Preview" w:date="2026-01-01T00:00:00Z">
        <w:r>
          <w:delText xml:space="preserve">)</w:delText>
        </w:r>
      </w:del>
      <w:del w:id="23615" w:author="PR Preview" w:date="2026-01-01T00:00:00Z">
        <w:r>
          <w:delText xml:space="preserve"> </w:delText>
        </w:r>
      </w:del>
      <w:del w:id="23616" w:author="PR Preview" w:date="2026-01-01T00:00:00Z">
        <w:r>
          <w:delText xml:space="preserve">is positive definite (</w:delText>
        </w:r>
      </w:del>
      <w:hyperlink w:anchor="thm-pd-gram">
        <w:del w:id="23617" w:author="PR Preview" w:date="2026-01-01T00:00:00Z">
          <w:r>
            <w:rPr>
              <w:rStyle w:val="Hyperlink"/>
            </w:rPr>
            <w:delText xml:space="preserve">Theorem 117</w:delText>
          </w:r>
        </w:del>
      </w:hyperlink>
      <w:del w:id="23618" w:author="PR Preview" w:date="2026-01-01T00:00:00Z">
        <w:r>
          <w:delText xml:space="preserve">, part 2).</w:delText>
        </w:r>
      </w:del>
    </w:p>
    <w:p>
      <w:pPr>
        <w:pStyle w:val="BodyText"/>
      </w:pPr>
      <w:del w:id="23619" w:author="PR Preview" w:date="2026-01-01T00:00:00Z">
        <w:r>
          <w:rPr>
            <w:b/>
            <w:bCs/>
          </w:rPr>
          <w:delText xml:space="preserve">Only if, with uniqueness, by</w:delText>
        </w:r>
      </w:del>
      <w:del w:id="23620" w:author="PR Preview" w:date="2026-01-01T00:00:00Z">
        <w:r>
          <w:rPr>
            <w:b/>
            <w:bCs/>
          </w:rPr>
          <w:delText xml:space="preserve"> </w:delText>
        </w:r>
      </w:del>
      <w:hyperlink r:id="rId144">
        <w:del w:id="23621" w:author="PR Preview" w:date="2026-01-01T00:00:00Z">
          <w:r>
            <w:rPr>
              <w:rStyle w:val="Hyperlink"/>
              <w:b/>
              <w:bCs/>
            </w:rPr>
            <w:delText xml:space="preserve">induction</w:delText>
          </w:r>
        </w:del>
      </w:hyperlink>
      <w:del w:id="23622" w:author="PR Preview" w:date="2026-01-01T00:00:00Z">
        <w:r>
          <w:rPr>
            <w:b/>
            <w:bCs/>
          </w:rPr>
          <w:delText xml:space="preserve"> </w:delText>
        </w:r>
      </w:del>
      <w:del w:id="23623" w:author="PR Preview" w:date="2026-01-01T00:00:00Z">
        <w:r>
          <w:rPr>
            <w:b/>
            <w:bCs/>
          </w:rPr>
          <w:delText xml:space="preserve">on</w:delText>
        </w:r>
      </w:del>
      <w:del w:id="23624" w:author="PR Preview" w:date="2026-01-01T00:00:00Z">
        <w:r>
          <w:rPr>
            <w:b/>
            <w:bCs/>
          </w:rPr>
          <w:delText xml:space="preserve"> </w:delText>
        </w:r>
      </w:del>
      <m:oMath>
        <m:r>
          <m:t>p</m:t>
        </m:r>
      </m:oMath>
      <w:del w:id="23625" w:author="PR Preview" w:date="2026-01-01T00:00:00Z">
        <w:r>
          <w:rPr>
            <w:b/>
            <w:bCs/>
          </w:rPr>
          <w:delText xml:space="preserve">.</w:delText>
        </w:r>
      </w:del>
      <w:del w:id="23626" w:author="PR Preview" w:date="2026-01-01T00:00:00Z">
        <w:r>
          <w:delText xml:space="preserve"> </w:delText>
        </w:r>
      </w:del>
      <w:del w:id="23627" w:author="PR Preview" w:date="2026-01-01T00:00:00Z">
        <w:r>
          <w:delText xml:space="preserve">For</w:delText>
        </w:r>
      </w:del>
      <w:del w:id="23628" w:author="PR Preview" w:date="2026-01-01T00:00:00Z">
        <w:r>
          <w:delText xml:space="preserve"> </w:delText>
        </w:r>
      </w:del>
      <m:oMath>
        <m:r>
          <m:t>p</m:t>
        </m:r>
        <m:r>
          <m:rPr>
            <m:sty m:val="p"/>
          </m:rPr>
          <m:t>=</m:t>
        </m:r>
        <m:r>
          <m:t>1</m:t>
        </m:r>
      </m:oMath>
      <w:del w:id="23629" w:author="PR Preview" w:date="2026-01-01T00:00:00Z">
        <w:r>
          <w:delText xml:space="preserve">,</w:delText>
        </w:r>
      </w:del>
      <w:del w:id="23630" w:author="PR Preview" w:date="2026-01-01T00:00:00Z">
        <w:r>
          <w:delText xml:space="preserve"> </w:delText>
        </w:r>
      </w:del>
      <m:oMath>
        <m:r>
          <m:rPr>
            <m:sty m:val="bi"/>
          </m:rPr>
          <m:t>A</m:t>
        </m:r>
        <m:r>
          <m:rPr>
            <m:sty m:val="p"/>
          </m:rPr>
          <m:t>=</m:t>
        </m:r>
        <m:r>
          <m:rPr>
            <m:sty m:val="p"/>
          </m:rPr>
          <m:t>[</m:t>
        </m:r>
        <m:r>
          <m:t>a</m:t>
        </m:r>
        <m:r>
          <m:rPr>
            <m:sty m:val="p"/>
          </m:rPr>
          <m:t>]</m:t>
        </m:r>
      </m:oMath>
      <w:del w:id="23631" w:author="PR Preview" w:date="2026-01-01T00:00:00Z">
        <w:r>
          <w:delText xml:space="preserve"> </w:delText>
        </w:r>
      </w:del>
      <w:del w:id="23632" w:author="PR Preview" w:date="2026-01-01T00:00:00Z">
        <w:r>
          <w:delText xml:space="preserve">with</w:delText>
        </w:r>
      </w:del>
      <w:del w:id="23633" w:author="PR Preview" w:date="2026-01-01T00:00:00Z">
        <w:r>
          <w:delText xml:space="preserve"> </w:delText>
        </w:r>
      </w:del>
      <m:oMath>
        <m:r>
          <m:t>a</m:t>
        </m:r>
        <m:r>
          <m:rPr>
            <m:sty m:val="p"/>
          </m:rPr>
          <m:t>&gt;</m:t>
        </m:r>
        <m:r>
          <m:t>0</m:t>
        </m:r>
      </m:oMath>
      <w:del w:id="23634" w:author="PR Preview" w:date="2026-01-01T00:00:00Z">
        <w:r>
          <w:delText xml:space="preserve"> </w:delText>
        </w:r>
      </w:del>
      <w:del w:id="23635" w:author="PR Preview" w:date="2026-01-01T00:00:00Z">
        <w:r>
          <w:delText xml:space="preserve">(</w:delText>
        </w:r>
      </w:del>
      <w:hyperlink w:anchor="thm-pd-submatrix">
        <w:del w:id="23636" w:author="PR Preview" w:date="2026-01-01T00:00:00Z">
          <w:r>
            <w:rPr>
              <w:rStyle w:val="Hyperlink"/>
            </w:rPr>
            <w:delText xml:space="preserve">Theorem 119</w:delText>
          </w:r>
        </w:del>
      </w:hyperlink>
      <w:del w:id="23637" w:author="PR Preview" w:date="2026-01-01T00:00:00Z">
        <w:r>
          <w:delText xml:space="preserve">),</w:delText>
        </w:r>
      </w:del>
      <w:del w:id="23638" w:author="PR Preview" w:date="2026-01-01T00:00:00Z">
        <w:r>
          <w:delText xml:space="preserve"> </w:delText>
        </w:r>
      </w:del>
      <w:del w:id="23639" w:author="PR Preview" w:date="2026-01-01T00:00:00Z">
        <w:r>
          <w:delText xml:space="preserve">and</w:delText>
        </w:r>
      </w:del>
      <w:del w:id="23640"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23641" w:author="PR Preview" w:date="2026-01-01T00:00:00Z">
        <w:r>
          <w:delText xml:space="preserve"> </w:delText>
        </w:r>
      </w:del>
      <w:del w:id="23642" w:author="PR Preview" w:date="2026-01-01T00:00:00Z">
        <w:r>
          <w:delText xml:space="preserve">with</w:delText>
        </w:r>
      </w:del>
      <w:del w:id="23643" w:author="PR Preview" w:date="2026-01-01T00:00:00Z">
        <w:r>
          <w:delText xml:space="preserve"> </w:delText>
        </w:r>
      </w:del>
      <m:oMath>
        <m:r>
          <m:t>c</m:t>
        </m:r>
        <m:r>
          <m:rPr>
            <m:sty m:val="p"/>
          </m:rPr>
          <m:t>&gt;</m:t>
        </m:r>
        <m:r>
          <m:t>0</m:t>
        </m:r>
      </m:oMath>
      <w:del w:id="23644" w:author="PR Preview" w:date="2026-01-01T00:00:00Z">
        <w:r>
          <w:delText xml:space="preserve"> </w:delText>
        </w:r>
      </w:del>
      <w:del w:id="23645" w:author="PR Preview" w:date="2026-01-01T00:00:00Z">
        <w:r>
          <w:delText xml:space="preserve">holds exactly for</w:delText>
        </w:r>
      </w:del>
      <w:del w:id="23646" w:author="PR Preview" w:date="2026-01-01T00:00:00Z">
        <w:r>
          <w:delText xml:space="preserve"> </w:delText>
        </w:r>
      </w:del>
      <m:oMath>
        <m:r>
          <m:t>c</m:t>
        </m:r>
        <m:r>
          <m:rPr>
            <m:sty m:val="p"/>
          </m:rPr>
          <m:t>=</m:t>
        </m:r>
        <m:rad>
          <m:radPr>
            <m:degHide m:val="on"/>
          </m:radPr>
          <m:deg/>
          <m:e>
            <m:r>
              <m:t>a</m:t>
            </m:r>
          </m:e>
        </m:rad>
      </m:oMath>
      <w:del w:id="23647" w:author="PR Preview" w:date="2026-01-01T00:00:00Z">
        <w:r>
          <w:delText xml:space="preserve">.</w:delText>
        </w:r>
      </w:del>
      <w:del w:id="23648" w:author="PR Preview" w:date="2026-01-01T00:00:00Z">
        <w:r>
          <w:delText xml:space="preserve"> </w:delText>
        </w:r>
      </w:del>
      <w:del w:id="23649" w:author="PR Preview" w:date="2026-01-01T00:00:00Z">
        <w:r>
          <w:delText xml:space="preserve">For</w:delText>
        </w:r>
      </w:del>
      <w:del w:id="23650" w:author="PR Preview" w:date="2026-01-01T00:00:00Z">
        <w:r>
          <w:delText xml:space="preserve"> </w:delText>
        </w:r>
      </w:del>
      <m:oMath>
        <m:r>
          <m:t>p</m:t>
        </m:r>
        <m:r>
          <m:rPr>
            <m:sty m:val="p"/>
          </m:rPr>
          <m:t>&gt;</m:t>
        </m:r>
        <m:r>
          <m:t>1</m:t>
        </m:r>
      </m:oMath>
      <w:del w:id="23651" w:author="PR Preview" w:date="2026-01-01T00:00:00Z">
        <w:r>
          <w:delText xml:space="preserve">, assume every</w:delText>
        </w:r>
      </w:del>
      <w:del w:id="23652"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23653" w:author="PR Preview" w:date="2026-01-01T00:00:00Z">
        <w:r>
          <w:delText xml:space="preserve"> </w:delText>
        </w:r>
      </w:del>
      <w:del w:id="23654" w:author="PR Preview" w:date="2026-01-01T00:00:00Z">
        <w:r>
          <w:delText xml:space="preserve">positive definite matrix</w:delText>
        </w:r>
      </w:del>
      <w:del w:id="23655" w:author="PR Preview" w:date="2026-01-01T00:00:00Z">
        <w:r>
          <w:delText xml:space="preserve"> </w:delText>
        </w:r>
      </w:del>
      <w:del w:id="23656" w:author="PR Preview" w:date="2026-01-01T00:00:00Z">
        <w:r>
          <w:delText xml:space="preserve">has exactly one such factor, and split off the first row and column.</w:delText>
        </w:r>
      </w:del>
      <w:del w:id="23657" w:author="PR Preview" w:date="2026-01-01T00:00:00Z">
        <w:r>
          <w:delText xml:space="preserve"> </w:delText>
        </w:r>
      </w:del>
      <m:oMath>
        <m:r>
          <m:rPr>
            <m:sty m:val="bi"/>
          </m:rPr>
          <m:t>A</m:t>
        </m:r>
      </m:oMath>
      <w:del w:id="23658" w:author="PR Preview" w:date="2026-01-01T00:00:00Z">
        <w:r>
          <w:delText xml:space="preserve"> </w:delText>
        </w:r>
      </w:del>
      <w:del w:id="23659" w:author="PR Preview" w:date="2026-01-01T00:00:00Z">
        <w:r>
          <w:delText xml:space="preserve">is symmetric, so its first row is the transpose of its first column:</w:delText>
        </w:r>
      </w:del>
    </w:p>
    <w:p>
      <w:pPr>
        <w:pStyle w:val="FirstParagraph"/>
      </w:pPr>
      <w:ins w:id="23660" w:author="PR Preview" w:date="2026-01-01T00:00:00Z">
        <w:r>
          <w:rPr>
            <w:b/>
            <w:bCs/>
          </w:rPr>
          <w:t xml:space="preserve">Theorem 124 (Schur complement test)</w:t>
        </w:r>
      </w:ins>
      <w:ins w:id="23661" w:author="PR Preview" w:date="2026-01-01T00:00:00Z">
        <w:r>
          <w:t xml:space="preserve"> </w:t>
        </w:r>
      </w:ins>
      <w:ins w:id="23662" w:author="PR Preview" w:date="2026-01-01T00:00:00Z">
        <w:r>
          <w:t xml:space="preserve">Let</w:t>
        </w:r>
      </w:ins>
      <w:ins w:id="23663"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23664" w:author="PR Preview" w:date="2026-01-01T00:00:00Z">
        <w:r>
          <w:t xml:space="preserve"> </w:t>
        </w:r>
      </w:ins>
      <w:ins w:id="23665" w:author="PR Preview" w:date="2026-01-01T00:00:00Z">
        <w:r>
          <w:t xml:space="preserve">be as in</w:t>
        </w:r>
      </w:ins>
      <w:ins w:id="23666" w:author="PR Preview" w:date="2026-01-01T00:00:00Z">
        <w:r>
          <w:t xml:space="preserve"> </w:t>
        </w:r>
      </w:ins>
      <w:hyperlink w:anchor="thm-block-quadratic">
        <w:ins w:id="23667" w:author="PR Preview" w:date="2026-01-01T00:00:00Z">
          <w:r>
            <w:rPr>
              <w:rStyle w:val="Hyperlink"/>
            </w:rPr>
            <w:t xml:space="preserve">Theorem 123</w:t>
          </w:r>
        </w:ins>
      </w:hyperlink>
      <w:ins w:id="23668" w:author="PR Preview" w:date="2026-01-01T00:00:00Z">
        <w:r>
          <w:t xml:space="preserve">.</w:t>
        </w:r>
      </w:ins>
      <w:ins w:id="23669" w:author="PR Preview" w:date="2026-01-01T00:00:00Z">
        <w:r>
          <w:t xml:space="preserve"> </w:t>
        </w:r>
      </w:ins>
      <w:ins w:id="23670" w:author="PR Preview" w:date="2026-01-01T00:00:00Z">
        <w:r>
          <w:t xml:space="preserve">Then</w:t>
        </w:r>
      </w:ins>
      <w:ins w:id="23671" w:author="PR Preview" w:date="2026-01-01T00:00:00Z">
        <w:r>
          <w:t xml:space="preserve"> </w:t>
        </w:r>
      </w:ins>
      <m:oMath>
        <m:r>
          <m:rPr>
            <m:sty m:val="bi"/>
          </m:rPr>
          <m:t>X</m:t>
        </m:r>
      </m:oMath>
      <w:ins w:id="23672" w:author="PR Preview" w:date="2026-01-01T00:00:00Z">
        <w:r>
          <w:t xml:space="preserve"> </w:t>
        </w:r>
      </w:ins>
      <w:ins w:id="23673" w:author="PR Preview" w:date="2026-01-01T00:00:00Z">
        <w:r>
          <w:t xml:space="preserve">is positive definite (</w:t>
        </w:r>
      </w:ins>
      <w:hyperlink w:anchor="def-positive-definite">
        <w:ins w:id="23674" w:author="PR Preview" w:date="2026-01-01T00:00:00Z">
          <w:r>
            <w:rPr>
              <w:rStyle w:val="Hyperlink"/>
            </w:rPr>
            <w:t xml:space="preserve">Definition 101</w:t>
          </w:r>
        </w:ins>
      </w:hyperlink>
      <w:ins w:id="23675" w:author="PR Preview" w:date="2026-01-01T00:00:00Z">
        <w:r>
          <w:t xml:space="preserve">)</w:t>
        </w:r>
      </w:ins>
      <w:ins w:id="23676" w:author="PR Preview" w:date="2026-01-01T00:00:00Z">
        <w:r>
          <w:t xml:space="preserve"> </w:t>
        </w:r>
      </w:ins>
      <w:ins w:id="23677" w:author="PR Preview" w:date="2026-01-01T00:00:00Z">
        <w:r>
          <w:t xml:space="preserve">exactly when</w:t>
        </w:r>
      </w:ins>
      <w:ins w:id="23678" w:author="PR Preview" w:date="2026-01-01T00:00:00Z">
        <w:r>
          <w:t xml:space="preserve"> </w:t>
        </w:r>
      </w:ins>
      <m:oMath>
        <m:r>
          <m:rPr>
            <m:sty m:val="bi"/>
          </m:rPr>
          <m:t>A</m:t>
        </m:r>
      </m:oMath>
      <w:ins w:id="23679" w:author="PR Preview" w:date="2026-01-01T00:00:00Z">
        <w:r>
          <w:t xml:space="preserve"> </w:t>
        </w:r>
      </w:ins>
      <w:ins w:id="23680" w:author="PR Preview" w:date="2026-01-01T00:00:00Z">
        <w:r>
          <w:t xml:space="preserve">is positive definite</w:t>
        </w:r>
      </w:ins>
      <w:ins w:id="23681" w:author="PR Preview" w:date="2026-01-01T00:00:00Z">
        <w:r>
          <w:t xml:space="preserve"> </w:t>
        </w:r>
      </w:ins>
      <w:ins w:id="23682" w:author="PR Preview" w:date="2026-01-01T00:00:00Z">
        <w:r>
          <w:t xml:space="preserve">and its Schur complement</w:t>
        </w:r>
      </w:ins>
      <w:ins w:id="23683" w:author="PR Preview" w:date="2026-01-01T00:00:00Z">
        <w:r>
          <w:t xml:space="preserve"> </w:t>
        </w:r>
      </w:ins>
      <m:oMath>
        <m:r>
          <m:rPr>
            <m:sty m:val="bi"/>
          </m:rPr>
          <m:t>S</m:t>
        </m:r>
      </m:oMath>
      <w:ins w:id="23684" w:author="PR Preview" w:date="2026-01-01T00:00:00Z">
        <w:r>
          <w:t xml:space="preserve"> </w:t>
        </w:r>
      </w:ins>
      <w:ins w:id="23685" w:author="PR Preview" w:date="2026-01-01T00:00:00Z">
        <w:r>
          <w:t xml:space="preserve">(</w:t>
        </w:r>
      </w:ins>
      <w:hyperlink w:anchor="def-schur-complement">
        <w:ins w:id="23686" w:author="PR Preview" w:date="2026-01-01T00:00:00Z">
          <w:r>
            <w:rPr>
              <w:rStyle w:val="Hyperlink"/>
            </w:rPr>
            <w:t xml:space="preserve">Definition 124</w:t>
          </w:r>
        </w:ins>
      </w:hyperlink>
      <w:ins w:id="23687" w:author="PR Preview" w:date="2026-01-01T00:00:00Z">
        <w:r>
          <w:t xml:space="preserve">) is positive definite.</w:t>
        </w:r>
      </w:ins>
    </w:p>
    <w:bookmarkEnd w:id="678"/>
    <w:p>
      <w:pPr>
        <w:pStyle w:val="BodyText"/>
      </w:pPr>
      <w:ins w:id="23688" w:author="PR Preview" w:date="2026-01-01T00:00:00Z">
        <w:r>
          <w:rPr>
            <w:i/>
            <w:iCs/>
          </w:rPr>
          <w:t xml:space="preserve">Proof</w:t>
        </w:r>
      </w:ins>
      <w:ins w:id="23689" w:author="PR Preview" w:date="2026-01-01T00:00:00Z">
        <w:r>
          <w:t xml:space="preserve">. </w:t>
        </w:r>
      </w:ins>
      <w:ins w:id="23690" w:author="PR Preview" w:date="2026-01-01T00:00:00Z">
        <w:r>
          <w:rPr>
            <w:b/>
            <w:bCs/>
          </w:rPr>
          <w:t xml:space="preserve">If.</w:t>
        </w:r>
      </w:ins>
      <w:ins w:id="23691" w:author="PR Preview" w:date="2026-01-01T00:00:00Z">
        <w:r>
          <w:t xml:space="preserve"> </w:t>
        </w:r>
      </w:ins>
      <m:oMath>
        <m:r>
          <m:rPr>
            <m:sty m:val="bi"/>
          </m:rPr>
          <m:t>A</m:t>
        </m:r>
      </m:oMath>
      <w:ins w:id="23692" w:author="PR Preview" w:date="2026-01-01T00:00:00Z">
        <w:r>
          <w:t xml:space="preserve"> </w:t>
        </w:r>
      </w:ins>
      <w:ins w:id="23693" w:author="PR Preview" w:date="2026-01-01T00:00:00Z">
        <w:r>
          <w:t xml:space="preserve">is positive definite, so invertible (</w:t>
        </w:r>
      </w:ins>
      <w:hyperlink w:anchor="thm-pd-inverse">
        <w:ins w:id="23694" w:author="PR Preview" w:date="2026-01-01T00:00:00Z">
          <w:r>
            <w:rPr>
              <w:rStyle w:val="Hyperlink"/>
            </w:rPr>
            <w:t xml:space="preserve">Theorem 83</w:t>
          </w:r>
        </w:ins>
      </w:hyperlink>
      <w:ins w:id="23695" w:author="PR Preview" w:date="2026-01-01T00:00:00Z">
        <w:r>
          <w:t xml:space="preserve">), and</w:t>
        </w:r>
      </w:ins>
      <w:ins w:id="23696" w:author="PR Preview" w:date="2026-01-01T00:00:00Z">
        <w:r>
          <w:t xml:space="preserve"> </w:t>
        </w:r>
      </w:ins>
      <m:oMath>
        <m:r>
          <m:rPr>
            <m:sty m:val="bi"/>
          </m:rPr>
          <m:t>S</m:t>
        </m:r>
      </m:oMath>
      <w:ins w:id="23697" w:author="PR Preview" w:date="2026-01-01T00:00:00Z">
        <w:r>
          <w:t xml:space="preserve"> </w:t>
        </w:r>
      </w:ins>
      <w:ins w:id="23698" w:author="PR Preview" w:date="2026-01-01T00:00:00Z">
        <w:r>
          <w:t xml:space="preserve">is defined.</w:t>
        </w:r>
      </w:ins>
      <w:ins w:id="23699" w:author="PR Preview" w:date="2026-01-01T00:00:00Z">
        <w:r>
          <w:t xml:space="preserve"> </w:t>
        </w:r>
      </w:ins>
      <m:oMath>
        <m:r>
          <m:rPr>
            <m:sty m:val="bi"/>
          </m:rPr>
          <m:t>X</m:t>
        </m:r>
      </m:oMath>
      <w:ins w:id="23700" w:author="PR Preview" w:date="2026-01-01T00:00:00Z">
        <w:r>
          <w:t xml:space="preserve"> </w:t>
        </w:r>
      </w:ins>
      <w:ins w:id="23701" w:author="PR Preview" w:date="2026-01-01T00:00:00Z">
        <w:r>
          <w:t xml:space="preserve">is symmetric.</w:t>
        </w:r>
      </w:ins>
      <w:ins w:id="23702" w:author="PR Preview" w:date="2026-01-01T00:00:00Z">
        <w:r>
          <w:t xml:space="preserve"> </w:t>
        </w:r>
      </w:ins>
      <w:ins w:id="23703" w:author="PR Preview" w:date="2026-01-01T00:00:00Z">
        <w:r>
          <w:t xml:space="preserve">Let</w:t>
        </w:r>
      </w:ins>
      <w:ins w:id="23704" w:author="PR Preview" w:date="2026-01-01T00:00:00Z">
        <w:r>
          <w:t xml:space="preserve"> </w:t>
        </w:r>
      </w:ins>
      <w:ins w:id="23705"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3706" w:author="PR Preview" w:date="2026-01-01T00:00:00Z">
        <w:r>
          <w:t xml:space="preserve"> </w:t>
        </w:r>
      </w:ins>
      <w:ins w:id="23707" w:author="PR Preview" w:date="2026-01-01T00:00:00Z">
        <w:r>
          <w:t xml:space="preserve">and</w:t>
        </w:r>
      </w:ins>
      <w:ins w:id="23708" w:author="PR Preview" w:date="2026-01-01T00:00:00Z">
        <w:r>
          <w:t xml:space="preserve"> </w:t>
        </w:r>
      </w:ins>
      <w:ins w:id="23709" w:author="PR Preview" w:date="2026-01-01T00:00:00Z">
        <w:r>
          <w:t xml:space="preserve">$\mathord{\smash[b]{\underset{\raise.3ex\hbox{$\scriptstyle\sim$}}{z}}\vphantom{z}} = \mathord{\smash[b]{\underset{\raise.3ex\hbox{$\scriptstyle\sim$}}{u}}\vphantom{u}} + \mathbf{A}^{-1} \mathbf{B} \mathord{\smash[b]{\underset{\raise.3ex\hbox{$\scriptstyle\sim$}}{w}}\vphantom{w}}$</w:t>
        </w:r>
      </w:ins>
      <w:ins w:id="23710" w:author="PR Preview" w:date="2026-01-01T00:00:00Z">
        <w:r>
          <w:t xml:space="preserve">.</w:t>
        </w:r>
      </w:ins>
      <w:ins w:id="23711" w:author="PR Preview" w:date="2026-01-01T00:00:00Z">
        <w:r>
          <w:t xml:space="preserve"> </w:t>
        </w:r>
      </w:ins>
      <w:ins w:id="23712" w:author="PR Preview" w:date="2026-01-01T00:00:00Z">
        <w:r>
          <w:t xml:space="preserve">By</w:t>
        </w:r>
      </w:ins>
      <w:ins w:id="23713" w:author="PR Preview" w:date="2026-01-01T00:00:00Z">
        <w:r>
          <w:t xml:space="preserve"> </w:t>
        </w:r>
      </w:ins>
      <w:hyperlink w:anchor="thm-block-quadratic">
        <w:ins w:id="23714" w:author="PR Preview" w:date="2026-01-01T00:00:00Z">
          <w:r>
            <w:rPr>
              <w:rStyle w:val="Hyperlink"/>
            </w:rPr>
            <w:t xml:space="preserve">Theorem 123</w:t>
          </w:r>
        </w:ins>
      </w:hyperlink>
      <w:ins w:id="23715" w:author="PR Preview" w:date="2026-01-01T00:00:00Z">
        <w:r>
          <w:t xml:space="preserve">,</w:t>
        </w:r>
      </w:ins>
      <w:ins w:id="23716" w:author="PR Preview" w:date="2026-01-01T00:00:00Z">
        <w:r>
          <w:t xml:space="preserve"> </w:t>
        </w:r>
      </w:ins>
      <w:ins w:id="23717"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23718" w:author="PR Preview" w:date="2026-01-01T00:00:00Z">
        <w:r>
          <w:t xml:space="preserve">,</w:t>
        </w:r>
      </w:ins>
      <w:ins w:id="23719" w:author="PR Preview" w:date="2026-01-01T00:00:00Z">
        <w:r>
          <w:t xml:space="preserve"> </w:t>
        </w:r>
      </w:ins>
      <w:ins w:id="23720" w:author="PR Preview" w:date="2026-01-01T00:00:00Z">
        <w:r>
          <w:t xml:space="preserve">and both terms are at least</w:t>
        </w:r>
      </w:ins>
      <w:ins w:id="23721" w:author="PR Preview" w:date="2026-01-01T00:00:00Z">
        <w:r>
          <w:t xml:space="preserve"> </w:t>
        </w:r>
      </w:ins>
      <m:oMath>
        <m:r>
          <m:t>0</m:t>
        </m:r>
      </m:oMath>
      <w:ins w:id="23722" w:author="PR Preview" w:date="2026-01-01T00:00:00Z">
        <w:r>
          <w:t xml:space="preserve">.</w:t>
        </w:r>
      </w:ins>
      <w:ins w:id="23723" w:author="PR Preview" w:date="2026-01-01T00:00:00Z">
        <w:r>
          <w:t xml:space="preserve"> </w:t>
        </w:r>
      </w:ins>
      <w:ins w:id="23724" w:author="PR Preview" w:date="2026-01-01T00:00:00Z">
        <w:r>
          <w:t xml:space="preserve">If</w:t>
        </w:r>
      </w:ins>
      <w:ins w:id="23725" w:author="PR Preview" w:date="2026-01-01T00:00:00Z">
        <w:r>
          <w:t xml:space="preserve"> </w:t>
        </w:r>
      </w:ins>
      <w:ins w:id="23726" w:author="PR Preview" w:date="2026-01-01T00:00:00Z">
        <w:r>
          <w:t xml:space="preserve">$\mathord{\smash[b]{\underset{\raise.3ex\hbox{$\scriptstyle\sim$}}{w}}\vphantom{w}} \ne \mathord{\smash[b]{\underset{\raise.3ex\hbox{$\scriptstyle\sim$}}{0}}\vphantom{0}}$</w:t>
        </w:r>
      </w:ins>
      <w:ins w:id="23727" w:author="PR Preview" w:date="2026-01-01T00:00:00Z">
        <w:r>
          <w:t xml:space="preserve">, the second term is positive.</w:t>
        </w:r>
      </w:ins>
      <w:ins w:id="23728" w:author="PR Preview" w:date="2026-01-01T00:00:00Z">
        <w:r>
          <w:t xml:space="preserve"> </w:t>
        </w:r>
      </w:ins>
      <w:ins w:id="23729" w:author="PR Preview" w:date="2026-01-01T00:00:00Z">
        <w:r>
          <w:t xml:space="preserve">If</w:t>
        </w:r>
      </w:ins>
      <w:ins w:id="23730" w:author="PR Preview" w:date="2026-01-01T00:00:00Z">
        <w:r>
          <w:t xml:space="preserve"> </w:t>
        </w:r>
      </w:ins>
      <w:ins w:id="23731" w:author="PR Preview" w:date="2026-01-01T00:00:00Z">
        <w:r>
          <w:t xml:space="preserve">$\mathord{\smash[b]{\underset{\raise.3ex\hbox{$\scriptstyle\sim$}}{w}}\vphantom{w}} = \mathord{\smash[b]{\underset{\raise.3ex\hbox{$\scriptstyle\sim$}}{0}}\vphantom{0}}$</w:t>
        </w:r>
      </w:ins>
      <w:ins w:id="23732" w:author="PR Preview" w:date="2026-01-01T00:00:00Z">
        <w:r>
          <w:t xml:space="preserve">, then</w:t>
        </w:r>
      </w:ins>
      <w:ins w:id="23733" w:author="PR Preview" w:date="2026-01-01T00:00:00Z">
        <w:r>
          <w:t xml:space="preserve"> </w:t>
        </w:r>
      </w:ins>
      <w:ins w:id="23734" w:author="PR Preview" w:date="2026-01-01T00:00:00Z">
        <w:r>
          <w:t xml:space="preserve">$\mathord{\smash[b]{\underset{\raise.3ex\hbox{$\scriptstyle\sim$}}{u}}\vphantom{u}} \ne \mathord{\smash[b]{\underset{\raise.3ex\hbox{$\scriptstyle\sim$}}{0}}\vphantom{0}}$</w:t>
        </w:r>
      </w:ins>
      <w:ins w:id="23735" w:author="PR Preview" w:date="2026-01-01T00:00:00Z">
        <w:r>
          <w:t xml:space="preserve"> </w:t>
        </w:r>
      </w:ins>
      <w:ins w:id="23736" w:author="PR Preview" w:date="2026-01-01T00:00:00Z">
        <w:r>
          <w:t xml:space="preserve">and</w:t>
        </w:r>
      </w:ins>
      <w:ins w:id="23737" w:author="PR Preview" w:date="2026-01-01T00:00:00Z">
        <w:r>
          <w:t xml:space="preserve"> </w:t>
        </w:r>
      </w:ins>
      <w:ins w:id="23738" w:author="PR Preview" w:date="2026-01-01T00:00:00Z">
        <w:r>
          <w:t xml:space="preserve">$\mathord{\smash[b]{\underset{\raise.3ex\hbox{$\scriptstyle\sim$}}{z}}\vphantom{z}} = \mathord{\smash[b]{\underset{\raise.3ex\hbox{$\scriptstyle\sim$}}{u}}\vphantom{u}}$</w:t>
        </w:r>
      </w:ins>
      <w:ins w:id="23739" w:author="PR Preview" w:date="2026-01-01T00:00:00Z">
        <w:r>
          <w:t xml:space="preserve">, so the first term is positive.</w:t>
        </w:r>
      </w:ins>
      <w:ins w:id="23740" w:author="PR Preview" w:date="2026-01-01T00:00:00Z">
        <w:r>
          <w:t xml:space="preserve"> </w:t>
        </w:r>
      </w:ins>
      <w:ins w:id="23741" w:author="PR Preview" w:date="2026-01-01T00:00:00Z">
        <w:r>
          <w:t xml:space="preserve">Either way</w:t>
        </w:r>
      </w:ins>
      <w:ins w:id="23742" w:author="PR Preview" w:date="2026-01-01T00:00:00Z">
        <w:r>
          <w:t xml:space="preserve"> </w:t>
        </w:r>
      </w:ins>
      <w:ins w:id="23743" w:author="PR Preview" w:date="2026-01-01T00:00:00Z">
        <w:r>
          <w:t xml:space="preserve">${\mathord{\smash[b]{\underset{\raise.3ex\hbox{$\scriptstyle\sim$}}{v}}\vphantom{v}}}^{\top} \mathbf{X} \mathord{\smash[b]{\underset{\raise.3ex\hbox{$\scriptstyle\sim$}}{v}}\vphantom{v}} &gt; 0$</w:t>
        </w:r>
      </w:ins>
      <w:ins w:id="23744" w:author="PR Preview" w:date="2026-01-01T00:00:00Z">
        <w:r>
          <w:t xml:space="preserve">.</w:t>
        </w:r>
      </w:ins>
    </w:p>
    <w:p>
      <w:pPr>
        <w:pStyle w:val="BodyText"/>
      </w:pPr>
      <w:ins w:id="23745" w:author="PR Preview" w:date="2026-01-01T00:00:00Z">
        <w:r>
          <w:rPr>
            <w:b/>
            <w:bCs/>
          </w:rPr>
          <w:t xml:space="preserve">Only if.</w:t>
        </w:r>
      </w:ins>
      <w:ins w:id="23746" w:author="PR Preview" w:date="2026-01-01T00:00:00Z">
        <w:r>
          <w:t xml:space="preserve"> </w:t>
        </w:r>
      </w:ins>
      <m:oMath>
        <m:r>
          <m:rPr>
            <m:sty m:val="bi"/>
          </m:rPr>
          <m:t>A</m:t>
        </m:r>
      </m:oMath>
      <w:ins w:id="23747" w:author="PR Preview" w:date="2026-01-01T00:00:00Z">
        <w:r>
          <w:t xml:space="preserve"> </w:t>
        </w:r>
      </w:ins>
      <w:ins w:id="23748" w:author="PR Preview" w:date="2026-01-01T00:00:00Z">
        <w:r>
          <w:t xml:space="preserve">is the top-left</w:t>
        </w:r>
      </w:ins>
      <w:ins w:id="23749" w:author="PR Preview" w:date="2026-01-01T00:00:00Z">
        <w:r>
          <w:t xml:space="preserve"> </w:t>
        </w:r>
      </w:ins>
      <m:oMath>
        <m:r>
          <m:t>k</m:t>
        </m:r>
        <m:r>
          <m:rPr>
            <m:sty m:val="p"/>
          </m:rPr>
          <m:t>×</m:t>
        </m:r>
        <m:r>
          <m:t>k</m:t>
        </m:r>
      </m:oMath>
      <w:ins w:id="23750" w:author="PR Preview" w:date="2026-01-01T00:00:00Z">
        <w:r>
          <w:t xml:space="preserve"> </w:t>
        </w:r>
      </w:ins>
      <w:ins w:id="23751" w:author="PR Preview" w:date="2026-01-01T00:00:00Z">
        <w:r>
          <w:t xml:space="preserve">block of</w:t>
        </w:r>
      </w:ins>
      <w:ins w:id="23752" w:author="PR Preview" w:date="2026-01-01T00:00:00Z">
        <w:r>
          <w:t xml:space="preserve"> </w:t>
        </w:r>
      </w:ins>
      <m:oMath>
        <m:r>
          <m:rPr>
            <m:sty m:val="bi"/>
          </m:rPr>
          <m:t>X</m:t>
        </m:r>
      </m:oMath>
      <w:ins w:id="23753" w:author="PR Preview" w:date="2026-01-01T00:00:00Z">
        <w:r>
          <w:t xml:space="preserve">, so it is positive definite (</w:t>
        </w:r>
      </w:ins>
      <w:hyperlink w:anchor="thm-pd-submatrix">
        <w:ins w:id="23754" w:author="PR Preview" w:date="2026-01-01T00:00:00Z">
          <w:r>
            <w:rPr>
              <w:rStyle w:val="Hyperlink"/>
            </w:rPr>
            <w:t xml:space="preserve">Theorem 122</w:t>
          </w:r>
        </w:ins>
      </w:hyperlink>
      <w:ins w:id="23755" w:author="PR Preview" w:date="2026-01-01T00:00:00Z">
        <w:r>
          <w:t xml:space="preserve">),</w:t>
        </w:r>
      </w:ins>
      <w:ins w:id="23756" w:author="PR Preview" w:date="2026-01-01T00:00:00Z">
        <w:r>
          <w:t xml:space="preserve"> </w:t>
        </w:r>
      </w:ins>
      <w:ins w:id="23757" w:author="PR Preview" w:date="2026-01-01T00:00:00Z">
        <w:r>
          <w:t xml:space="preserve">and invertible (</w:t>
        </w:r>
      </w:ins>
      <w:hyperlink w:anchor="thm-pd-inverse">
        <w:ins w:id="23758" w:author="PR Preview" w:date="2026-01-01T00:00:00Z">
          <w:r>
            <w:rPr>
              <w:rStyle w:val="Hyperlink"/>
            </w:rPr>
            <w:t xml:space="preserve">Theorem 83</w:t>
          </w:r>
        </w:ins>
      </w:hyperlink>
      <w:ins w:id="23759" w:author="PR Preview" w:date="2026-01-01T00:00:00Z">
        <w:r>
          <w:t xml:space="preserve">).</w:t>
        </w:r>
      </w:ins>
      <w:ins w:id="23760" w:author="PR Preview" w:date="2026-01-01T00:00:00Z">
        <w:r>
          <w:t xml:space="preserve"> </w:t>
        </w:r>
      </w:ins>
      <m:oMath>
        <m:r>
          <m:rPr>
            <m:sty m:val="bi"/>
          </m:rPr>
          <m:t>S</m:t>
        </m:r>
      </m:oMath>
      <w:ins w:id="23761" w:author="PR Preview" w:date="2026-01-01T00:00:00Z">
        <w:r>
          <w:t xml:space="preserve"> </w:t>
        </w:r>
      </w:ins>
      <w:ins w:id="23762"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23763" w:author="PR Preview" w:date="2026-01-01T00:00:00Z">
        <w:r>
          <w:t xml:space="preserve">(</w:t>
        </w:r>
      </w:ins>
      <w:hyperlink w:anchor="thm-transpose-product">
        <w:ins w:id="23764" w:author="PR Preview" w:date="2026-01-01T00:00:00Z">
          <w:r>
            <w:rPr>
              <w:rStyle w:val="Hyperlink"/>
            </w:rPr>
            <w:t xml:space="preserve">Theorem 19</w:t>
          </w:r>
        </w:ins>
      </w:hyperlink>
      <w:ins w:id="23765" w:author="PR Preview" w:date="2026-01-01T00:00:00Z">
        <w:r>
          <w:t xml:space="preserve">,</w:t>
        </w:r>
      </w:ins>
      <w:ins w:id="23766" w:author="PR Preview" w:date="2026-01-01T00:00:00Z">
        <w:r>
          <w:t xml:space="preserve"> </w:t>
        </w:r>
      </w:ins>
      <w:hyperlink w:anchor="def-matrix-transpose">
        <w:ins w:id="23767" w:author="PR Preview" w:date="2026-01-01T00:00:00Z">
          <w:r>
            <w:rPr>
              <w:rStyle w:val="Hyperlink"/>
            </w:rPr>
            <w:t xml:space="preserve">Definition 22</w:t>
          </w:r>
        </w:ins>
      </w:hyperlink>
      <w:ins w:id="23768" w:author="PR Preview" w:date="2026-01-01T00:00:00Z">
        <w:r>
          <w:t xml:space="preserve"> </w:t>
        </w:r>
      </w:ins>
      <w:ins w:id="23769" w:author="PR Preview" w:date="2026-01-01T00:00:00Z">
        <w:r>
          <w:t xml:space="preserve">for</w:t>
        </w:r>
      </w:ins>
      <w:ins w:id="23770"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23771" w:author="PR Preview" w:date="2026-01-01T00:00:00Z">
        <w:r>
          <w:t xml:space="preserve">,</w:t>
        </w:r>
      </w:ins>
      <w:ins w:id="23772" w:author="PR Preview" w:date="2026-01-01T00:00:00Z">
        <w:r>
          <w:t xml:space="preserve"> </w:t>
        </w:r>
      </w:ins>
      <w:hyperlink w:anchor="cor-inverse-symmetric">
        <w:ins w:id="23773" w:author="PR Preview" w:date="2026-01-01T00:00:00Z">
          <w:r>
            <w:rPr>
              <w:rStyle w:val="Hyperlink"/>
            </w:rPr>
            <w:t xml:space="preserve">Corollary 10</w:t>
          </w:r>
        </w:ins>
      </w:hyperlink>
      <w:ins w:id="23774" w:author="PR Preview" w:date="2026-01-01T00:00:00Z">
        <w:r>
          <w:t xml:space="preserve">),</w:t>
        </w:r>
      </w:ins>
      <w:ins w:id="23775" w:author="PR Preview" w:date="2026-01-01T00:00:00Z">
        <w:r>
          <w:t xml:space="preserve"> </w:t>
        </w:r>
      </w:ins>
      <w:ins w:id="23776" w:author="PR Preview" w:date="2026-01-01T00:00:00Z">
        <w:r>
          <w:t xml:space="preserve">and</w:t>
        </w:r>
      </w:ins>
      <w:ins w:id="23777" w:author="PR Preview" w:date="2026-01-01T00:00:00Z">
        <w:r>
          <w:t xml:space="preserve"> </w:t>
        </w:r>
      </w:ins>
      <m:oMath>
        <m:r>
          <m:rPr>
            <m:sty m:val="bi"/>
          </m:rPr>
          <m:t>C</m:t>
        </m:r>
      </m:oMath>
      <w:ins w:id="23778" w:author="PR Preview" w:date="2026-01-01T00:00:00Z">
        <w:r>
          <w:t xml:space="preserve"> </w:t>
        </w:r>
      </w:ins>
      <w:ins w:id="23779" w:author="PR Preview" w:date="2026-01-01T00:00:00Z">
        <w:r>
          <w:t xml:space="preserve">is symmetric,</w:t>
        </w:r>
      </w:ins>
      <w:ins w:id="23780" w:author="PR Preview" w:date="2026-01-01T00:00:00Z">
        <w:r>
          <w:t xml:space="preserve"> </w:t>
        </w:r>
      </w:ins>
      <w:ins w:id="23781" w:author="PR Preview" w:date="2026-01-01T00:00:00Z">
        <w:r>
          <w:t xml:space="preserve">so</w:t>
        </w:r>
      </w:ins>
      <w:ins w:id="23782"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3783" w:author="PR Preview" w:date="2026-01-01T00:00:00Z">
        <w:r>
          <w:t xml:space="preserve"> </w:t>
        </w:r>
      </w:ins>
      <w:ins w:id="23784" w:author="PR Preview" w:date="2026-01-01T00:00:00Z">
        <w:r>
          <w:t xml:space="preserve">is symmetric</w:t>
        </w:r>
      </w:ins>
      <w:ins w:id="23785" w:author="PR Preview" w:date="2026-01-01T00:00:00Z">
        <w:r>
          <w:t xml:space="preserve"> </w:t>
        </w:r>
      </w:ins>
      <w:ins w:id="23786" w:author="PR Preview" w:date="2026-01-01T00:00:00Z">
        <w:r>
          <w:t xml:space="preserve">(the transpose of a difference is the difference of the transposes, entry by entry,</w:t>
        </w:r>
      </w:ins>
      <w:ins w:id="23787" w:author="PR Preview" w:date="2026-01-01T00:00:00Z">
        <w:r>
          <w:t xml:space="preserve"> </w:t>
        </w:r>
      </w:ins>
      <w:hyperlink w:anchor="def-matrix-transpose">
        <w:ins w:id="23788" w:author="PR Preview" w:date="2026-01-01T00:00:00Z">
          <w:r>
            <w:rPr>
              <w:rStyle w:val="Hyperlink"/>
            </w:rPr>
            <w:t xml:space="preserve">Definition 22</w:t>
          </w:r>
        </w:ins>
      </w:hyperlink>
      <w:ins w:id="23789" w:author="PR Preview" w:date="2026-01-01T00:00:00Z">
        <w:r>
          <w:t xml:space="preserve">).</w:t>
        </w:r>
      </w:ins>
      <w:ins w:id="23790" w:author="PR Preview" w:date="2026-01-01T00:00:00Z">
        <w:r>
          <w:t xml:space="preserve"> </w:t>
        </w:r>
      </w:ins>
      <w:ins w:id="23791" w:author="PR Preview" w:date="2026-01-01T00:00:00Z">
        <w:r>
          <w:t xml:space="preserve">For</w:t>
        </w:r>
      </w:ins>
      <w:ins w:id="23792" w:author="PR Preview" w:date="2026-01-01T00:00:00Z">
        <w:r>
          <w:t xml:space="preserve"> </w:t>
        </w:r>
      </w:ins>
      <w:ins w:id="23793" w:author="PR Preview" w:date="2026-01-01T00:00:00Z">
        <w:r>
          <w:t xml:space="preserve">$\mathord{\smash[b]{\underset{\raise.3ex\hbox{$\scriptstyle\sim$}}{w}}\vphantom{w}} \ne \mathord{\smash[b]{\underset{\raise.3ex\hbox{$\scriptstyle\sim$}}{0}}\vphantom{0}}$</w:t>
        </w:r>
      </w:ins>
      <w:ins w:id="23794" w:author="PR Preview" w:date="2026-01-01T00:00:00Z">
        <w:r>
          <w:t xml:space="preserve">, take</w:t>
        </w:r>
      </w:ins>
      <w:ins w:id="23795" w:author="PR Preview" w:date="2026-01-01T00:00:00Z">
        <w:r>
          <w:t xml:space="preserve"> </w:t>
        </w:r>
      </w:ins>
      <w:ins w:id="23796" w:author="PR Preview" w:date="2026-01-01T00:00:00Z">
        <w:r>
          <w:t xml:space="preserve">$\mathord{\smash[b]{\underset{\raise.3ex\hbox{$\scriptstyle\sim$}}{u}}\vphantom{u}} = -\mathbf{A}^{-1} \mathbf{B} \mathord{\smash[b]{\underset{\raise.3ex\hbox{$\scriptstyle\sim$}}{w}}\vphantom{w}}$</w:t>
        </w:r>
      </w:ins>
      <w:ins w:id="23797" w:author="PR Preview" w:date="2026-01-01T00:00:00Z">
        <w:r>
          <w:t xml:space="preserve">, so</w:t>
        </w:r>
      </w:ins>
      <w:ins w:id="23798" w:author="PR Preview" w:date="2026-01-01T00:00:00Z">
        <w:r>
          <w:t xml:space="preserve"> </w:t>
        </w:r>
      </w:ins>
      <w:ins w:id="23799" w:author="PR Preview" w:date="2026-01-01T00:00:00Z">
        <w:r>
          <w:t xml:space="preserve">$\mathord{\smash[b]{\underset{\raise.3ex\hbox{$\scriptstyle\sim$}}{z}}\vphantom{z}} = \mathord{\smash[b]{\underset{\raise.3ex\hbox{$\scriptstyle\sim$}}{0}}\vphantom{0}}$</w:t>
        </w:r>
      </w:ins>
      <w:ins w:id="23800" w:author="PR Preview" w:date="2026-01-01T00:00:00Z">
        <w:r>
          <w:t xml:space="preserve"> </w:t>
        </w:r>
      </w:ins>
      <w:ins w:id="23801" w:author="PR Preview" w:date="2026-01-01T00:00:00Z">
        <w:r>
          <w:t xml:space="preserve">and</w:t>
        </w:r>
      </w:ins>
      <w:ins w:id="23802" w:author="PR Preview" w:date="2026-01-01T00:00:00Z">
        <w:r>
          <w:t xml:space="preserve"> </w:t>
        </w:r>
      </w:ins>
      <w:ins w:id="23803"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3804" w:author="PR Preview" w:date="2026-01-01T00:00:00Z">
        <w:r>
          <w:t xml:space="preserve">; then</w:t>
        </w:r>
      </w:ins>
      <w:ins w:id="23805" w:author="PR Preview" w:date="2026-01-01T00:00:00Z">
        <w:r>
          <w:t xml:space="preserve"> </w:t>
        </w:r>
      </w:ins>
      <w:ins w:id="23806"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23807" w:author="PR Preview" w:date="2026-01-01T00:00:00Z">
        <w:r>
          <w:t xml:space="preserve"> </w:t>
        </w:r>
      </w:ins>
      <w:ins w:id="23808" w:author="PR Preview" w:date="2026-01-01T00:00:00Z">
        <w:r>
          <w:t xml:space="preserve">(</w:t>
        </w:r>
      </w:ins>
      <w:hyperlink w:anchor="thm-block-quadratic">
        <w:ins w:id="23809" w:author="PR Preview" w:date="2026-01-01T00:00:00Z">
          <w:r>
            <w:rPr>
              <w:rStyle w:val="Hyperlink"/>
            </w:rPr>
            <w:t xml:space="preserve">Theorem 123</w:t>
          </w:r>
        </w:ins>
      </w:hyperlink>
      <w:ins w:id="23810" w:author="PR Preview" w:date="2026-01-01T00:00:00Z">
        <w:r>
          <w:t xml:space="preserve">).</w:t>
        </w:r>
      </w:ins>
    </w:p>
    <w:bookmarkStart w:id="679" w:name="exm-schur-test"/>
    <w:p>
      <w:pPr>
        <w:pStyle w:val="BodyText"/>
      </w:pPr>
      <w:ins w:id="23811" w:author="PR Preview" w:date="2026-01-01T00:00:00Z">
        <w:r>
          <w:rPr>
            <w:b/>
            <w:bCs/>
          </w:rPr>
          <w:t xml:space="preserve">Example 219 (Testing</w:t>
        </w:r>
      </w:ins>
      <w:ins w:id="23812" w:author="PR Preview" w:date="2026-01-01T00:00:00Z">
        <w:r>
          <w:rPr>
            <w:b/>
            <w:bCs/>
          </w:rPr>
          <w:t xml:space="preserve"> </w:t>
        </w:r>
      </w:ins>
      <m:oMath>
        <m:r>
          <m:t>2</m:t>
        </m:r>
        <m:r>
          <m:rPr>
            <m:sty m:val="p"/>
          </m:rPr>
          <m:t>×</m:t>
        </m:r>
        <m:r>
          <m:t>2</m:t>
        </m:r>
      </m:oMath>
      <w:ins w:id="23813" w:author="PR Preview" w:date="2026-01-01T00:00:00Z">
        <w:r>
          <w:rPr>
            <w:b/>
            <w:bCs/>
          </w:rPr>
          <w:t xml:space="preserve"> </w:t>
        </w:r>
      </w:ins>
      <w:ins w:id="23814" w:author="PR Preview" w:date="2026-01-01T00:00:00Z">
        <w:r>
          <w:rPr>
            <w:b/>
            <w:bCs/>
          </w:rPr>
          <w:t xml:space="preserve">matrices)</w:t>
        </w:r>
      </w:ins>
      <w:ins w:id="23815" w:author="PR Preview" w:date="2026-01-01T00:00:00Z">
        <w:r>
          <w:t xml:space="preserve"> </w:t>
        </w:r>
      </w:ins>
      <w:ins w:id="23816" w:author="PR Preview" w:date="2026-01-01T00:00:00Z">
        <w:r>
          <w:t xml:space="preserve">A symmetric</w:t>
        </w:r>
      </w:ins>
      <w:ins w:id="2381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23818" w:author="PR Preview" w:date="2026-01-01T00:00:00Z">
        <w:r>
          <w:t xml:space="preserve"> </w:t>
        </w:r>
      </w:ins>
      <w:ins w:id="23819" w:author="PR Preview" w:date="2026-01-01T00:00:00Z">
        <w:r>
          <w:t xml:space="preserve">is positive definite</w:t>
        </w:r>
      </w:ins>
      <w:ins w:id="23820" w:author="PR Preview" w:date="2026-01-01T00:00:00Z">
        <w:r>
          <w:t xml:space="preserve"> </w:t>
        </w:r>
      </w:ins>
      <w:ins w:id="23821" w:author="PR Preview" w:date="2026-01-01T00:00:00Z">
        <w:r>
          <w:t xml:space="preserve">exactly when</w:t>
        </w:r>
      </w:ins>
      <w:ins w:id="23822" w:author="PR Preview" w:date="2026-01-01T00:00:00Z">
        <w:r>
          <w:t xml:space="preserve"> </w:t>
        </w:r>
      </w:ins>
      <m:oMath>
        <m:r>
          <m:t>a</m:t>
        </m:r>
        <m:r>
          <m:rPr>
            <m:sty m:val="p"/>
          </m:rPr>
          <m:t>&gt;</m:t>
        </m:r>
        <m:r>
          <m:t>0</m:t>
        </m:r>
      </m:oMath>
      <w:ins w:id="23823" w:author="PR Preview" w:date="2026-01-01T00:00:00Z">
        <w:r>
          <w:t xml:space="preserve"> </w:t>
        </w:r>
      </w:ins>
      <w:ins w:id="23824" w:author="PR Preview" w:date="2026-01-01T00:00:00Z">
        <w:r>
          <w:t xml:space="preserve">and</w:t>
        </w:r>
      </w:ins>
      <w:ins w:id="23825"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23826" w:author="PR Preview" w:date="2026-01-01T00:00:00Z">
        <w:r>
          <w:t xml:space="preserve">, that is,</w:t>
        </w:r>
      </w:ins>
      <w:ins w:id="23827" w:author="PR Preview" w:date="2026-01-01T00:00:00Z">
        <w:r>
          <w:t xml:space="preserve"> </w:t>
        </w:r>
      </w:ins>
      <m:oMath>
        <m:r>
          <m:t>a</m:t>
        </m:r>
        <m:r>
          <m:rPr>
            <m:sty m:val="p"/>
          </m:rPr>
          <m:t>&gt;</m:t>
        </m:r>
        <m:r>
          <m:t>0</m:t>
        </m:r>
      </m:oMath>
      <w:ins w:id="23828" w:author="PR Preview" w:date="2026-01-01T00:00:00Z">
        <w:r>
          <w:t xml:space="preserve"> </w:t>
        </w:r>
      </w:ins>
      <w:ins w:id="23829" w:author="PR Preview" w:date="2026-01-01T00:00:00Z">
        <w:r>
          <w:t xml:space="preserve">and</w:t>
        </w:r>
      </w:ins>
      <w:ins w:id="23830" w:author="PR Preview" w:date="2026-01-01T00:00:00Z">
        <w:r>
          <w:t xml:space="preserve"> </w:t>
        </w:r>
      </w:ins>
      <m:oMath>
        <m:r>
          <m:t>a</m:t>
        </m:r>
        <m:r>
          <m:t>c</m:t>
        </m:r>
        <m:r>
          <m:rPr>
            <m:sty m:val="p"/>
          </m:rPr>
          <m:t>&gt;</m:t>
        </m:r>
        <m:sSup>
          <m:e>
            <m:r>
              <m:t>b</m:t>
            </m:r>
          </m:e>
          <m:sup>
            <m:r>
              <m:t>2</m:t>
            </m:r>
          </m:sup>
        </m:sSup>
      </m:oMath>
      <w:ins w:id="23831" w:author="PR Preview" w:date="2026-01-01T00:00:00Z">
        <w:r>
          <w:t xml:space="preserve"> </w:t>
        </w:r>
      </w:ins>
      <w:ins w:id="23832" w:author="PR Preview" w:date="2026-01-01T00:00:00Z">
        <w:r>
          <w:t xml:space="preserve">(a</w:t>
        </w:r>
      </w:ins>
      <w:ins w:id="23833" w:author="PR Preview" w:date="2026-01-01T00:00:00Z">
        <w:r>
          <w:t xml:space="preserve"> </w:t>
        </w:r>
      </w:ins>
      <m:oMath>
        <m:r>
          <m:t>1</m:t>
        </m:r>
        <m:r>
          <m:rPr>
            <m:sty m:val="p"/>
          </m:rPr>
          <m:t>×</m:t>
        </m:r>
        <m:r>
          <m:t>1</m:t>
        </m:r>
      </m:oMath>
      <w:ins w:id="23834" w:author="PR Preview" w:date="2026-01-01T00:00:00Z">
        <w:r>
          <w:t xml:space="preserve"> </w:t>
        </w:r>
      </w:ins>
      <w:ins w:id="23835" w:author="PR Preview" w:date="2026-01-01T00:00:00Z">
        <w:r>
          <w:t xml:space="preserve">matrix</w:t>
        </w:r>
      </w:ins>
      <w:ins w:id="23836" w:author="PR Preview" w:date="2026-01-01T00:00:00Z">
        <w:r>
          <w:t xml:space="preserve"> </w:t>
        </w:r>
      </w:ins>
      <m:oMath>
        <m:r>
          <m:rPr>
            <m:sty m:val="p"/>
          </m:rPr>
          <m:t>[</m:t>
        </m:r>
        <m:r>
          <m:t>s</m:t>
        </m:r>
        <m:r>
          <m:rPr>
            <m:sty m:val="p"/>
          </m:rPr>
          <m:t>]</m:t>
        </m:r>
      </m:oMath>
      <w:ins w:id="23837" w:author="PR Preview" w:date="2026-01-01T00:00:00Z">
        <w:r>
          <w:t xml:space="preserve"> </w:t>
        </w:r>
      </w:ins>
      <w:ins w:id="23838" w:author="PR Preview" w:date="2026-01-01T00:00:00Z">
        <w:r>
          <w:t xml:space="preserve">is positive definite exactly when</w:t>
        </w:r>
      </w:ins>
      <w:ins w:id="23839" w:author="PR Preview" w:date="2026-01-01T00:00:00Z">
        <w:r>
          <w:t xml:space="preserve"> </w:t>
        </w:r>
      </w:ins>
      <m:oMath>
        <m:r>
          <m:t>s</m:t>
        </m:r>
        <m:r>
          <m:rPr>
            <m:sty m:val="p"/>
          </m:rPr>
          <m:t>&gt;</m:t>
        </m:r>
        <m:r>
          <m:t>0</m:t>
        </m:r>
      </m:oMath>
      <w:ins w:id="23840" w:author="PR Preview" w:date="2026-01-01T00:00:00Z">
        <w:r>
          <w:t xml:space="preserve">, since</w:t>
        </w:r>
      </w:ins>
      <w:ins w:id="23841"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23842" w:author="PR Preview" w:date="2026-01-01T00:00:00Z">
        <w:r>
          <w:t xml:space="preserve">).</w:t>
        </w:r>
      </w:ins>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23843" w:author="PR Preview" w:date="2026-01-01T00:00:00Z">
        <w:r>
          <w:t xml:space="preserve">:</w:t>
        </w:r>
      </w:ins>
      <w:ins w:id="23844" w:author="PR Preview" w:date="2026-01-01T00:00:00Z">
        <w:r>
          <w:t xml:space="preserve"> </w:t>
        </w:r>
      </w:ins>
      <m:oMath>
        <m:r>
          <m:t>5</m:t>
        </m:r>
        <m:r>
          <m:rPr>
            <m:sty m:val="p"/>
          </m:rPr>
          <m:t>&gt;</m:t>
        </m:r>
        <m:r>
          <m:t>0</m:t>
        </m:r>
      </m:oMath>
      <w:ins w:id="23845" w:author="PR Preview" w:date="2026-01-01T00:00:00Z">
        <w:r>
          <w:t xml:space="preserve"> </w:t>
        </w:r>
      </w:ins>
      <w:ins w:id="23846" w:author="PR Preview" w:date="2026-01-01T00:00:00Z">
        <w:r>
          <w:t xml:space="preserve">and</w:t>
        </w:r>
      </w:ins>
      <w:ins w:id="23847" w:author="PR Preview" w:date="2026-01-01T00:00:00Z">
        <w:r>
          <w:t xml:space="preserve"> </w:t>
        </w:r>
      </w:ins>
      <m:oMath>
        <m:f>
          <m:fPr>
            <m:type m:val="lin"/>
          </m:fPr>
          <m:num>
            <m:r>
              <m:t>9</m:t>
            </m:r>
          </m:num>
          <m:den>
            <m:r>
              <m:t>5</m:t>
            </m:r>
          </m:den>
        </m:f>
        <m:r>
          <m:rPr>
            <m:sty m:val="p"/>
          </m:rPr>
          <m:t>&gt;</m:t>
        </m:r>
        <m:r>
          <m:t>0</m:t>
        </m:r>
      </m:oMath>
      <w:ins w:id="23848" w:author="PR Preview" w:date="2026-01-01T00:00:00Z">
        <w:r>
          <w:t xml:space="preserve"> </w:t>
        </w:r>
      </w:ins>
      <w:ins w:id="23849" w:author="PR Preview" w:date="2026-01-01T00:00:00Z">
        <w:r>
          <w:t xml:space="preserve">(</w:t>
        </w:r>
      </w:ins>
      <w:hyperlink w:anchor="exm-schur-complement">
        <w:ins w:id="23850" w:author="PR Preview" w:date="2026-01-01T00:00:00Z">
          <w:r>
            <w:rPr>
              <w:rStyle w:val="Hyperlink"/>
            </w:rPr>
            <w:t xml:space="preserve">Example 218</w:t>
          </w:r>
        </w:ins>
      </w:hyperlink>
      <w:ins w:id="23851" w:author="PR Preview" w:date="2026-01-01T00:00:00Z">
        <w:r>
          <w:t xml:space="preserve">),</w:t>
        </w:r>
      </w:ins>
      <w:ins w:id="23852" w:author="PR Preview" w:date="2026-01-01T00:00:00Z">
        <w:r>
          <w:t xml:space="preserve"> </w:t>
        </w:r>
      </w:ins>
      <w:ins w:id="23853" w:author="PR Preview" w:date="2026-01-01T00:00:00Z">
        <w:r>
          <w:t xml:space="preserve">so it is positive definite.</w:t>
        </w:r>
      </w:ins>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3854" w:author="PR Preview" w:date="2026-01-01T00:00:00Z">
        <w:r>
          <w:t xml:space="preserve">:</w:t>
        </w:r>
      </w:ins>
      <w:ins w:id="23855" w:author="PR Preview" w:date="2026-01-01T00:00:00Z">
        <w:r>
          <w:t xml:space="preserve"> </w:t>
        </w:r>
      </w:ins>
      <m:oMath>
        <m:r>
          <m:t>1</m:t>
        </m:r>
        <m:r>
          <m:rPr>
            <m:sty m:val="p"/>
          </m:rPr>
          <m:t>&gt;</m:t>
        </m:r>
        <m:r>
          <m:t>0</m:t>
        </m:r>
      </m:oMath>
      <w:ins w:id="23856" w:author="PR Preview" w:date="2026-01-01T00:00:00Z">
        <w:r>
          <w:t xml:space="preserve"> </w:t>
        </w:r>
      </w:ins>
      <w:ins w:id="23857" w:author="PR Preview" w:date="2026-01-01T00:00:00Z">
        <w:r>
          <w:t xml:space="preserve">but</w:t>
        </w:r>
      </w:ins>
      <w:ins w:id="23858" w:author="PR Preview" w:date="2026-01-01T00:00:00Z">
        <w:r>
          <w:t xml:space="preserve"> </w:t>
        </w:r>
      </w:ins>
      <m:oMath>
        <m:r>
          <m:rPr>
            <m:sty m:val="bi"/>
          </m:rPr>
          <m:t>S</m:t>
        </m:r>
        <m:r>
          <m:rPr>
            <m:sty m:val="p"/>
          </m:rPr>
          <m:t>=</m:t>
        </m:r>
        <m:r>
          <m:rPr>
            <m:sty m:val="p"/>
          </m:rPr>
          <m:t>−</m:t>
        </m:r>
        <m:r>
          <m:t>3</m:t>
        </m:r>
      </m:oMath>
      <w:ins w:id="23859" w:author="PR Preview" w:date="2026-01-01T00:00:00Z">
        <w:r>
          <w:t xml:space="preserve">,</w:t>
        </w:r>
      </w:ins>
      <w:ins w:id="23860" w:author="PR Preview" w:date="2026-01-01T00:00:00Z">
        <w:r>
          <w:t xml:space="preserve"> </w:t>
        </w:r>
      </w:ins>
      <w:ins w:id="23861" w:author="PR Preview" w:date="2026-01-01T00:00:00Z">
        <w:r>
          <w:t xml:space="preserve">so it is not, as</w:t>
        </w:r>
      </w:ins>
      <w:ins w:id="23862" w:author="PR Preview" w:date="2026-01-01T00:00:00Z">
        <w:r>
          <w:t xml:space="preserve"> </w:t>
        </w:r>
      </w:ins>
      <w:hyperlink w:anchor="exm-positive-definite">
        <w:ins w:id="23863" w:author="PR Preview" w:date="2026-01-01T00:00:00Z">
          <w:r>
            <w:rPr>
              <w:rStyle w:val="Hyperlink"/>
            </w:rPr>
            <w:t xml:space="preserve">Example 154</w:t>
          </w:r>
        </w:ins>
      </w:hyperlink>
      <w:ins w:id="23864" w:author="PR Preview" w:date="2026-01-01T00:00:00Z">
        <w:r>
          <w:t xml:space="preserve"> </w:t>
        </w:r>
      </w:ins>
      <w:ins w:id="23865" w:author="PR Preview" w:date="2026-01-01T00:00:00Z">
        <w:r>
          <w:t xml:space="preserve">found directly.</w:t>
        </w:r>
      </w:ins>
    </w:p>
    <w:bookmarkEnd w:id="679"/>
    <w:bookmarkStart w:id="680" w:name="thm-cholesky"/>
    <w:p>
      <w:pPr>
        <w:pStyle w:val="FirstParagraph"/>
      </w:pPr>
      <w:ins w:id="23866" w:author="PR Preview" w:date="2026-01-01T00:00:00Z">
        <w:r>
          <w:rPr>
            <w:b/>
            <w:bCs/>
          </w:rPr>
          <w:t xml:space="preserve">Theorem 125 (Cholesky factorization)</w:t>
        </w:r>
      </w:ins>
      <w:ins w:id="23867" w:author="PR Preview" w:date="2026-01-01T00:00:00Z">
        <w:r>
          <w:t xml:space="preserve"> </w:t>
        </w:r>
      </w:ins>
      <w:ins w:id="23868" w:author="PR Preview" w:date="2026-01-01T00:00:00Z">
        <w:r>
          <w:t xml:space="preserve">A</w:t>
        </w:r>
      </w:ins>
      <w:ins w:id="23869" w:author="PR Preview" w:date="2026-01-01T00:00:00Z">
        <w:r>
          <w:t xml:space="preserve"> </w:t>
        </w:r>
      </w:ins>
      <m:oMath>
        <m:r>
          <m:t>p</m:t>
        </m:r>
        <m:r>
          <m:rPr>
            <m:sty m:val="p"/>
          </m:rPr>
          <m:t>×</m:t>
        </m:r>
        <m:r>
          <m:t>p</m:t>
        </m:r>
      </m:oMath>
      <w:ins w:id="23870" w:author="PR Preview" w:date="2026-01-01T00:00:00Z">
        <w:r>
          <w:t xml:space="preserve"> </w:t>
        </w:r>
      </w:ins>
      <w:ins w:id="23871" w:author="PR Preview" w:date="2026-01-01T00:00:00Z">
        <w:r>
          <w:t xml:space="preserve">matrix</w:t>
        </w:r>
      </w:ins>
      <w:ins w:id="23872" w:author="PR Preview" w:date="2026-01-01T00:00:00Z">
        <w:r>
          <w:t xml:space="preserve"> </w:t>
        </w:r>
      </w:ins>
      <m:oMath>
        <m:r>
          <m:rPr>
            <m:sty m:val="bi"/>
          </m:rPr>
          <m:t>A</m:t>
        </m:r>
      </m:oMath>
      <w:ins w:id="23873" w:author="PR Preview" w:date="2026-01-01T00:00:00Z">
        <w:r>
          <w:t xml:space="preserve"> </w:t>
        </w:r>
      </w:ins>
      <w:ins w:id="23874" w:author="PR Preview" w:date="2026-01-01T00:00:00Z">
        <w:r>
          <w:t xml:space="preserve">is positive definite (</w:t>
        </w:r>
      </w:ins>
      <w:hyperlink w:anchor="def-positive-definite">
        <w:ins w:id="23875" w:author="PR Preview" w:date="2026-01-01T00:00:00Z">
          <w:r>
            <w:rPr>
              <w:rStyle w:val="Hyperlink"/>
            </w:rPr>
            <w:t xml:space="preserve">Definition 101</w:t>
          </w:r>
        </w:ins>
      </w:hyperlink>
      <w:ins w:id="23876" w:author="PR Preview" w:date="2026-01-01T00:00:00Z">
        <w:r>
          <w:t xml:space="preserve">)</w:t>
        </w:r>
      </w:ins>
      <w:ins w:id="23877" w:author="PR Preview" w:date="2026-01-01T00:00:00Z">
        <w:r>
          <w:t xml:space="preserve"> </w:t>
        </w:r>
      </w:ins>
      <w:ins w:id="23878" w:author="PR Preview" w:date="2026-01-01T00:00:00Z">
        <w:r>
          <w:t xml:space="preserve">exactly when</w:t>
        </w:r>
      </w:ins>
      <w:ins w:id="23879"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23880" w:author="PR Preview" w:date="2026-01-01T00:00:00Z">
        <w:r>
          <w:t xml:space="preserve"> </w:t>
        </w:r>
      </w:ins>
      <w:ins w:id="23881" w:author="PR Preview" w:date="2026-01-01T00:00:00Z">
        <w:r>
          <w:t xml:space="preserve">for some lower triangular</w:t>
        </w:r>
      </w:ins>
      <w:ins w:id="23882" w:author="PR Preview" w:date="2026-01-01T00:00:00Z">
        <w:r>
          <w:t xml:space="preserve"> </w:t>
        </w:r>
      </w:ins>
      <m:oMath>
        <m:r>
          <m:rPr>
            <m:sty m:val="bi"/>
          </m:rPr>
          <m:t>L</m:t>
        </m:r>
      </m:oMath>
      <w:ins w:id="23883" w:author="PR Preview" w:date="2026-01-01T00:00:00Z">
        <w:r>
          <w:t xml:space="preserve"> </w:t>
        </w:r>
      </w:ins>
      <w:ins w:id="23884" w:author="PR Preview" w:date="2026-01-01T00:00:00Z">
        <w:r>
          <w:t xml:space="preserve">(</w:t>
        </w:r>
      </w:ins>
      <w:hyperlink w:anchor="def-lower-triangular-matrix">
        <w:ins w:id="23885" w:author="PR Preview" w:date="2026-01-01T00:00:00Z">
          <w:r>
            <w:rPr>
              <w:rStyle w:val="Hyperlink"/>
            </w:rPr>
            <w:t xml:space="preserve">Definition 113</w:t>
          </w:r>
        </w:ins>
      </w:hyperlink>
      <w:ins w:id="23886" w:author="PR Preview" w:date="2026-01-01T00:00:00Z">
        <w:r>
          <w:t xml:space="preserve">) with positive diagonal entries.</w:t>
        </w:r>
      </w:ins>
      <w:ins w:id="23887" w:author="PR Preview" w:date="2026-01-01T00:00:00Z">
        <w:r>
          <w:t xml:space="preserve"> </w:t>
        </w:r>
      </w:ins>
      <w:ins w:id="23888" w:author="PR Preview" w:date="2026-01-01T00:00:00Z">
        <w:r>
          <w:t xml:space="preserve">For a positive definite</w:t>
        </w:r>
      </w:ins>
      <w:ins w:id="23889" w:author="PR Preview" w:date="2026-01-01T00:00:00Z">
        <w:r>
          <w:t xml:space="preserve"> </w:t>
        </w:r>
      </w:ins>
      <m:oMath>
        <m:r>
          <m:rPr>
            <m:sty m:val="bi"/>
          </m:rPr>
          <m:t>A</m:t>
        </m:r>
      </m:oMath>
      <w:ins w:id="23890" w:author="PR Preview" w:date="2026-01-01T00:00:00Z">
        <w:r>
          <w:t xml:space="preserve"> </w:t>
        </w:r>
      </w:ins>
      <w:ins w:id="23891" w:author="PR Preview" w:date="2026-01-01T00:00:00Z">
        <w:r>
          <w:t xml:space="preserve">that</w:t>
        </w:r>
      </w:ins>
      <w:ins w:id="23892" w:author="PR Preview" w:date="2026-01-01T00:00:00Z">
        <w:r>
          <w:t xml:space="preserve"> </w:t>
        </w:r>
      </w:ins>
      <m:oMath>
        <m:r>
          <m:rPr>
            <m:sty m:val="bi"/>
          </m:rPr>
          <m:t>L</m:t>
        </m:r>
      </m:oMath>
      <w:ins w:id="23893" w:author="PR Preview" w:date="2026-01-01T00:00:00Z">
        <w:r>
          <w:t xml:space="preserve"> </w:t>
        </w:r>
      </w:ins>
      <w:ins w:id="23894" w:author="PR Preview" w:date="2026-01-01T00:00:00Z">
        <w:r>
          <w:t xml:space="preserve">is unique;</w:t>
        </w:r>
      </w:ins>
      <w:ins w:id="23895" w:author="PR Preview" w:date="2026-01-01T00:00:00Z">
        <w:r>
          <w:t xml:space="preserve"> </w:t>
        </w:r>
      </w:ins>
      <w:ins w:id="23896" w:author="PR Preview" w:date="2026-01-01T00:00:00Z">
        <w:r>
          <w:t xml:space="preserve">it is the</w:t>
        </w:r>
      </w:ins>
      <w:ins w:id="23897" w:author="PR Preview" w:date="2026-01-01T00:00:00Z">
        <w:r>
          <w:t xml:space="preserve"> </w:t>
        </w:r>
      </w:ins>
      <w:ins w:id="23898" w:author="PR Preview" w:date="2026-01-01T00:00:00Z">
        <w:r>
          <w:rPr>
            <w:b/>
            <w:bCs/>
          </w:rPr>
          <w:t xml:space="preserve">Cholesky factor</w:t>
        </w:r>
      </w:ins>
      <w:ins w:id="23899" w:author="PR Preview" w:date="2026-01-01T00:00:00Z">
        <w:r>
          <w:t xml:space="preserve"> </w:t>
        </w:r>
      </w:ins>
      <w:ins w:id="23900" w:author="PR Preview" w:date="2026-01-01T00:00:00Z">
        <w:r>
          <w:t xml:space="preserve">[91]</w:t>
        </w:r>
      </w:ins>
      <w:ins w:id="23901" w:author="PR Preview" w:date="2026-01-01T00:00:00Z">
        <w:r>
          <w:t xml:space="preserve"> </w:t>
        </w:r>
      </w:ins>
      <w:ins w:id="23902" w:author="PR Preview" w:date="2026-01-01T00:00:00Z">
        <w:r>
          <w:t xml:space="preserve">of</w:t>
        </w:r>
      </w:ins>
      <w:ins w:id="23903" w:author="PR Preview" w:date="2026-01-01T00:00:00Z">
        <w:r>
          <w:t xml:space="preserve"> </w:t>
        </w:r>
      </w:ins>
      <m:oMath>
        <m:r>
          <m:rPr>
            <m:sty m:val="bi"/>
          </m:rPr>
          <m:t>A</m:t>
        </m:r>
      </m:oMath>
      <w:ins w:id="23904" w:author="PR Preview" w:date="2026-01-01T00:00:00Z">
        <w:r>
          <w:t xml:space="preserve">.</w:t>
        </w:r>
      </w:ins>
    </w:p>
    <w:bookmarkEnd w:id="680"/>
    <w:p>
      <w:pPr>
        <w:pStyle w:val="BodyText"/>
      </w:pPr>
      <w:ins w:id="23905" w:author="PR Preview" w:date="2026-01-01T00:00:00Z">
        <w:r>
          <w:rPr>
            <w:i/>
            <w:iCs/>
          </w:rPr>
          <w:t xml:space="preserve">Proof</w:t>
        </w:r>
      </w:ins>
      <w:ins w:id="23906" w:author="PR Preview" w:date="2026-01-01T00:00:00Z">
        <w:r>
          <w:t xml:space="preserve">. </w:t>
        </w:r>
      </w:ins>
      <w:ins w:id="23907" w:author="PR Preview" w:date="2026-01-01T00:00:00Z">
        <w:r>
          <w:rPr>
            <w:b/>
            <w:bCs/>
          </w:rPr>
          <w:t xml:space="preserve">If.</w:t>
        </w:r>
      </w:ins>
      <w:ins w:id="23908" w:author="PR Preview" w:date="2026-01-01T00:00:00Z">
        <w:r>
          <w:t xml:space="preserve"> </w:t>
        </w:r>
      </w:ins>
      <m:oMath>
        <m:sSup>
          <m:e>
            <m:r>
              <m:rPr>
                <m:sty m:val="bi"/>
              </m:rPr>
              <m:t>L</m:t>
            </m:r>
          </m:e>
          <m:sup>
            <m:r>
              <m:rPr>
                <m:sty m:val="p"/>
              </m:rPr>
              <m:t>⊤</m:t>
            </m:r>
          </m:sup>
        </m:sSup>
      </m:oMath>
      <w:ins w:id="23909" w:author="PR Preview" w:date="2026-01-01T00:00:00Z">
        <w:r>
          <w:t xml:space="preserve"> </w:t>
        </w:r>
      </w:ins>
      <w:ins w:id="23910" w:author="PR Preview" w:date="2026-01-01T00:00:00Z">
        <w:r>
          <w:t xml:space="preserve">is upper triangular with positive diagonal (</w:t>
        </w:r>
      </w:ins>
      <w:hyperlink w:anchor="def-matrix-transpose">
        <w:ins w:id="23911" w:author="PR Preview" w:date="2026-01-01T00:00:00Z">
          <w:r>
            <w:rPr>
              <w:rStyle w:val="Hyperlink"/>
            </w:rPr>
            <w:t xml:space="preserve">Definition 22</w:t>
          </w:r>
        </w:ins>
      </w:hyperlink>
      <w:ins w:id="23912" w:author="PR Preview" w:date="2026-01-01T00:00:00Z">
        <w:r>
          <w:t xml:space="preserve">),</w:t>
        </w:r>
      </w:ins>
      <w:ins w:id="23913" w:author="PR Preview" w:date="2026-01-01T00:00:00Z">
        <w:r>
          <w:t xml:space="preserve"> </w:t>
        </w:r>
      </w:ins>
      <w:ins w:id="23914" w:author="PR Preview" w:date="2026-01-01T00:00:00Z">
        <w:r>
          <w:t xml:space="preserve">so</w:t>
        </w:r>
      </w:ins>
      <w:ins w:id="23915" w:author="PR Preview" w:date="2026-01-01T00:00:00Z">
        <w:r>
          <w:t xml:space="preserve"> </w:t>
        </w:r>
      </w:ins>
      <w:ins w:id="23916" w:author="PR Preview" w:date="2026-01-01T00:00:00Z">
        <w:r>
          <w:t xml:space="preserve">${\mathbf{L}}^{\top} \mathord{\smash[b]{\underset{\raise.3ex\hbox{$\scriptstyle\sim$}}{x}}\vphantom{x}}= \mathord{\smash[b]{\underset{\raise.3ex\hbox{$\scriptstyle\sim$}}{0}}\vphantom{0}}$</w:t>
        </w:r>
      </w:ins>
      <w:ins w:id="23917" w:author="PR Preview" w:date="2026-01-01T00:00:00Z">
        <w:r>
          <w:t xml:space="preserve"> </w:t>
        </w:r>
      </w:ins>
      <w:ins w:id="23918" w:author="PR Preview" w:date="2026-01-01T00:00:00Z">
        <w:r>
          <w:t xml:space="preserve">only for</w:t>
        </w:r>
      </w:ins>
      <w:ins w:id="23919" w:author="PR Preview" w:date="2026-01-01T00:00:00Z">
        <w:r>
          <w:t xml:space="preserve"> </w:t>
        </w:r>
      </w:ins>
      <w:ins w:id="23920" w:author="PR Preview" w:date="2026-01-01T00:00:00Z">
        <w:r>
          <w:t xml:space="preserve">$\mathord{\smash[b]{\underset{\raise.3ex\hbox{$\scriptstyle\sim$}}{x}}\vphantom{x}}= \mathord{\smash[b]{\underset{\raise.3ex\hbox{$\scriptstyle\sim$}}{0}}\vphantom{0}}$</w:t>
        </w:r>
      </w:ins>
      <w:ins w:id="23921" w:author="PR Preview" w:date="2026-01-01T00:00:00Z">
        <w:r>
          <w:t xml:space="preserve"> </w:t>
        </w:r>
      </w:ins>
      <w:ins w:id="23922" w:author="PR Preview" w:date="2026-01-01T00:00:00Z">
        <w:r>
          <w:t xml:space="preserve">(</w:t>
        </w:r>
      </w:ins>
      <w:hyperlink w:anchor="thm-back-substitution">
        <w:ins w:id="23923" w:author="PR Preview" w:date="2026-01-01T00:00:00Z">
          <w:r>
            <w:rPr>
              <w:rStyle w:val="Hyperlink"/>
            </w:rPr>
            <w:t xml:space="preserve">Theorem 104</w:t>
          </w:r>
        </w:ins>
      </w:hyperlink>
      <w:ins w:id="23924" w:author="PR Preview" w:date="2026-01-01T00:00:00Z">
        <w:r>
          <w:t xml:space="preserve">),</w:t>
        </w:r>
      </w:ins>
      <w:ins w:id="23925" w:author="PR Preview" w:date="2026-01-01T00:00:00Z">
        <w:r>
          <w:t xml:space="preserve"> </w:t>
        </w:r>
      </w:ins>
      <w:ins w:id="23926" w:author="PR Preview" w:date="2026-01-01T00:00:00Z">
        <w:r>
          <w:t xml:space="preserve">and the columns of</w:t>
        </w:r>
      </w:ins>
      <w:ins w:id="23927" w:author="PR Preview" w:date="2026-01-01T00:00:00Z">
        <w:r>
          <w:t xml:space="preserve"> </w:t>
        </w:r>
      </w:ins>
      <m:oMath>
        <m:sSup>
          <m:e>
            <m:r>
              <m:rPr>
                <m:sty m:val="bi"/>
              </m:rPr>
              <m:t>L</m:t>
            </m:r>
          </m:e>
          <m:sup>
            <m:r>
              <m:rPr>
                <m:sty m:val="p"/>
              </m:rPr>
              <m:t>⊤</m:t>
            </m:r>
          </m:sup>
        </m:sSup>
      </m:oMath>
      <w:ins w:id="23928" w:author="PR Preview" w:date="2026-01-01T00:00:00Z">
        <w:r>
          <w:t xml:space="preserve"> </w:t>
        </w:r>
      </w:ins>
      <w:ins w:id="23929" w:author="PR Preview" w:date="2026-01-01T00:00:00Z">
        <w:r>
          <w:t xml:space="preserve">are linearly independent</w:t>
        </w:r>
      </w:ins>
      <w:ins w:id="23930" w:author="PR Preview" w:date="2026-01-01T00:00:00Z">
        <w:r>
          <w:t xml:space="preserve"> </w:t>
        </w:r>
      </w:ins>
      <w:ins w:id="23931" w:author="PR Preview" w:date="2026-01-01T00:00:00Z">
        <w:r>
          <w:t xml:space="preserve">(</w:t>
        </w:r>
      </w:ins>
      <w:hyperlink w:anchor="thm-matvec-columns">
        <w:ins w:id="23932" w:author="PR Preview" w:date="2026-01-01T00:00:00Z">
          <w:r>
            <w:rPr>
              <w:rStyle w:val="Hyperlink"/>
            </w:rPr>
            <w:t xml:space="preserve">Theorem 23</w:t>
          </w:r>
        </w:ins>
      </w:hyperlink>
      <w:ins w:id="23933" w:author="PR Preview" w:date="2026-01-01T00:00:00Z">
        <w:r>
          <w:t xml:space="preserve">,</w:t>
        </w:r>
      </w:ins>
      <w:ins w:id="23934" w:author="PR Preview" w:date="2026-01-01T00:00:00Z">
        <w:r>
          <w:t xml:space="preserve"> </w:t>
        </w:r>
      </w:ins>
      <w:hyperlink w:anchor="def-linearly-independent">
        <w:ins w:id="23935" w:author="PR Preview" w:date="2026-01-01T00:00:00Z">
          <w:r>
            <w:rPr>
              <w:rStyle w:val="Hyperlink"/>
            </w:rPr>
            <w:t xml:space="preserve">Definition 43</w:t>
          </w:r>
        </w:ins>
      </w:hyperlink>
      <w:ins w:id="23936" w:author="PR Preview" w:date="2026-01-01T00:00:00Z">
        <w:r>
          <w:t xml:space="preserve">).</w:t>
        </w:r>
      </w:ins>
      <w:ins w:id="23937" w:author="PR Preview" w:date="2026-01-01T00:00:00Z">
        <w:r>
          <w:t xml:space="preserve"> </w:t>
        </w:r>
      </w:ins>
      <w:ins w:id="23938" w:author="PR Preview" w:date="2026-01-01T00:00:00Z">
        <w:r>
          <w:t xml:space="preserve">So</w:t>
        </w:r>
      </w:ins>
      <w:ins w:id="23939"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23940" w:author="PR Preview" w:date="2026-01-01T00:00:00Z">
        <w:r>
          <w:t xml:space="preserve"> </w:t>
        </w:r>
      </w:ins>
      <w:ins w:id="23941" w:author="PR Preview" w:date="2026-01-01T00:00:00Z">
        <w:r>
          <w:t xml:space="preserve">(</w:t>
        </w:r>
      </w:ins>
      <w:hyperlink w:anchor="def-matrix-transpose">
        <w:ins w:id="23942" w:author="PR Preview" w:date="2026-01-01T00:00:00Z">
          <w:r>
            <w:rPr>
              <w:rStyle w:val="Hyperlink"/>
            </w:rPr>
            <w:t xml:space="preserve">Definition 22</w:t>
          </w:r>
        </w:ins>
      </w:hyperlink>
      <w:ins w:id="23943" w:author="PR Preview" w:date="2026-01-01T00:00:00Z">
        <w:r>
          <w:t xml:space="preserve">)</w:t>
        </w:r>
      </w:ins>
      <w:ins w:id="23944" w:author="PR Preview" w:date="2026-01-01T00:00:00Z">
        <w:r>
          <w:t xml:space="preserve"> </w:t>
        </w:r>
      </w:ins>
      <w:ins w:id="23945" w:author="PR Preview" w:date="2026-01-01T00:00:00Z">
        <w:r>
          <w:t xml:space="preserve">is positive definite (</w:t>
        </w:r>
      </w:ins>
      <w:hyperlink w:anchor="thm-pd-gram">
        <w:ins w:id="23946" w:author="PR Preview" w:date="2026-01-01T00:00:00Z">
          <w:r>
            <w:rPr>
              <w:rStyle w:val="Hyperlink"/>
            </w:rPr>
            <w:t xml:space="preserve">Theorem 118</w:t>
          </w:r>
        </w:ins>
      </w:hyperlink>
      <w:ins w:id="23947" w:author="PR Preview" w:date="2026-01-01T00:00:00Z">
        <w:r>
          <w:t xml:space="preserve">, part 2).</w:t>
        </w:r>
      </w:ins>
    </w:p>
    <w:p>
      <w:pPr>
        <w:pStyle w:val="BodyText"/>
      </w:pPr>
      <w:ins w:id="23948" w:author="PR Preview" w:date="2026-01-01T00:00:00Z">
        <w:r>
          <w:rPr>
            <w:b/>
            <w:bCs/>
          </w:rPr>
          <w:t xml:space="preserve">Only if, with uniqueness, by</w:t>
        </w:r>
      </w:ins>
      <w:ins w:id="23949" w:author="PR Preview" w:date="2026-01-01T00:00:00Z">
        <w:r>
          <w:rPr>
            <w:b/>
            <w:bCs/>
          </w:rPr>
          <w:t xml:space="preserve"> </w:t>
        </w:r>
      </w:ins>
      <w:hyperlink r:id="rId144">
        <w:ins w:id="23950" w:author="PR Preview" w:date="2026-01-01T00:00:00Z">
          <w:r>
            <w:rPr>
              <w:rStyle w:val="Hyperlink"/>
              <w:b/>
              <w:bCs/>
            </w:rPr>
            <w:t xml:space="preserve">induction</w:t>
          </w:r>
        </w:ins>
      </w:hyperlink>
      <w:ins w:id="23951" w:author="PR Preview" w:date="2026-01-01T00:00:00Z">
        <w:r>
          <w:rPr>
            <w:b/>
            <w:bCs/>
          </w:rPr>
          <w:t xml:space="preserve"> </w:t>
        </w:r>
      </w:ins>
      <w:ins w:id="23952" w:author="PR Preview" w:date="2026-01-01T00:00:00Z">
        <w:r>
          <w:rPr>
            <w:b/>
            <w:bCs/>
          </w:rPr>
          <w:t xml:space="preserve">on</w:t>
        </w:r>
      </w:ins>
      <w:ins w:id="23953" w:author="PR Preview" w:date="2026-01-01T00:00:00Z">
        <w:r>
          <w:rPr>
            <w:b/>
            <w:bCs/>
          </w:rPr>
          <w:t xml:space="preserve"> </w:t>
        </w:r>
      </w:ins>
      <m:oMath>
        <m:r>
          <m:t>p</m:t>
        </m:r>
      </m:oMath>
      <w:ins w:id="23954" w:author="PR Preview" w:date="2026-01-01T00:00:00Z">
        <w:r>
          <w:rPr>
            <w:b/>
            <w:bCs/>
          </w:rPr>
          <w:t xml:space="preserve">.</w:t>
        </w:r>
      </w:ins>
      <w:ins w:id="23955" w:author="PR Preview" w:date="2026-01-01T00:00:00Z">
        <w:r>
          <w:t xml:space="preserve"> </w:t>
        </w:r>
      </w:ins>
      <w:ins w:id="23956" w:author="PR Preview" w:date="2026-01-01T00:00:00Z">
        <w:r>
          <w:t xml:space="preserve">For</w:t>
        </w:r>
      </w:ins>
      <w:ins w:id="23957" w:author="PR Preview" w:date="2026-01-01T00:00:00Z">
        <w:r>
          <w:t xml:space="preserve"> </w:t>
        </w:r>
      </w:ins>
      <m:oMath>
        <m:r>
          <m:t>p</m:t>
        </m:r>
        <m:r>
          <m:rPr>
            <m:sty m:val="p"/>
          </m:rPr>
          <m:t>=</m:t>
        </m:r>
        <m:r>
          <m:t>1</m:t>
        </m:r>
      </m:oMath>
      <w:ins w:id="23958" w:author="PR Preview" w:date="2026-01-01T00:00:00Z">
        <w:r>
          <w:t xml:space="preserve">,</w:t>
        </w:r>
      </w:ins>
      <w:ins w:id="23959" w:author="PR Preview" w:date="2026-01-01T00:00:00Z">
        <w:r>
          <w:t xml:space="preserve"> </w:t>
        </w:r>
      </w:ins>
      <m:oMath>
        <m:r>
          <m:rPr>
            <m:sty m:val="bi"/>
          </m:rPr>
          <m:t>A</m:t>
        </m:r>
        <m:r>
          <m:rPr>
            <m:sty m:val="p"/>
          </m:rPr>
          <m:t>=</m:t>
        </m:r>
        <m:r>
          <m:rPr>
            <m:sty m:val="p"/>
          </m:rPr>
          <m:t>[</m:t>
        </m:r>
        <m:r>
          <m:t>a</m:t>
        </m:r>
        <m:r>
          <m:rPr>
            <m:sty m:val="p"/>
          </m:rPr>
          <m:t>]</m:t>
        </m:r>
      </m:oMath>
      <w:ins w:id="23960" w:author="PR Preview" w:date="2026-01-01T00:00:00Z">
        <w:r>
          <w:t xml:space="preserve"> </w:t>
        </w:r>
      </w:ins>
      <w:ins w:id="23961" w:author="PR Preview" w:date="2026-01-01T00:00:00Z">
        <w:r>
          <w:t xml:space="preserve">with</w:t>
        </w:r>
      </w:ins>
      <w:ins w:id="23962" w:author="PR Preview" w:date="2026-01-01T00:00:00Z">
        <w:r>
          <w:t xml:space="preserve"> </w:t>
        </w:r>
      </w:ins>
      <m:oMath>
        <m:r>
          <m:t>a</m:t>
        </m:r>
        <m:r>
          <m:rPr>
            <m:sty m:val="p"/>
          </m:rPr>
          <m:t>&gt;</m:t>
        </m:r>
        <m:r>
          <m:t>0</m:t>
        </m:r>
      </m:oMath>
      <w:ins w:id="23963" w:author="PR Preview" w:date="2026-01-01T00:00:00Z">
        <w:r>
          <w:t xml:space="preserve"> </w:t>
        </w:r>
      </w:ins>
      <w:ins w:id="23964" w:author="PR Preview" w:date="2026-01-01T00:00:00Z">
        <w:r>
          <w:t xml:space="preserve">(</w:t>
        </w:r>
      </w:ins>
      <w:hyperlink w:anchor="thm-pd-submatrix">
        <w:ins w:id="23965" w:author="PR Preview" w:date="2026-01-01T00:00:00Z">
          <w:r>
            <w:rPr>
              <w:rStyle w:val="Hyperlink"/>
            </w:rPr>
            <w:t xml:space="preserve">Theorem 122</w:t>
          </w:r>
        </w:ins>
      </w:hyperlink>
      <w:ins w:id="23966" w:author="PR Preview" w:date="2026-01-01T00:00:00Z">
        <w:r>
          <w:t xml:space="preserve">),</w:t>
        </w:r>
      </w:ins>
      <w:ins w:id="23967" w:author="PR Preview" w:date="2026-01-01T00:00:00Z">
        <w:r>
          <w:t xml:space="preserve"> </w:t>
        </w:r>
      </w:ins>
      <w:ins w:id="23968" w:author="PR Preview" w:date="2026-01-01T00:00:00Z">
        <w:r>
          <w:t xml:space="preserve">and</w:t>
        </w:r>
      </w:ins>
      <w:ins w:id="23969"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23970" w:author="PR Preview" w:date="2026-01-01T00:00:00Z">
        <w:r>
          <w:t xml:space="preserve"> </w:t>
        </w:r>
      </w:ins>
      <w:ins w:id="23971" w:author="PR Preview" w:date="2026-01-01T00:00:00Z">
        <w:r>
          <w:t xml:space="preserve">with</w:t>
        </w:r>
      </w:ins>
      <w:ins w:id="23972" w:author="PR Preview" w:date="2026-01-01T00:00:00Z">
        <w:r>
          <w:t xml:space="preserve"> </w:t>
        </w:r>
      </w:ins>
      <m:oMath>
        <m:r>
          <m:t>c</m:t>
        </m:r>
        <m:r>
          <m:rPr>
            <m:sty m:val="p"/>
          </m:rPr>
          <m:t>&gt;</m:t>
        </m:r>
        <m:r>
          <m:t>0</m:t>
        </m:r>
      </m:oMath>
      <w:ins w:id="23973" w:author="PR Preview" w:date="2026-01-01T00:00:00Z">
        <w:r>
          <w:t xml:space="preserve"> </w:t>
        </w:r>
      </w:ins>
      <w:ins w:id="23974" w:author="PR Preview" w:date="2026-01-01T00:00:00Z">
        <w:r>
          <w:t xml:space="preserve">holds exactly for</w:t>
        </w:r>
      </w:ins>
      <w:ins w:id="23975" w:author="PR Preview" w:date="2026-01-01T00:00:00Z">
        <w:r>
          <w:t xml:space="preserve"> </w:t>
        </w:r>
      </w:ins>
      <m:oMath>
        <m:r>
          <m:t>c</m:t>
        </m:r>
        <m:r>
          <m:rPr>
            <m:sty m:val="p"/>
          </m:rPr>
          <m:t>=</m:t>
        </m:r>
        <m:rad>
          <m:radPr>
            <m:degHide m:val="on"/>
          </m:radPr>
          <m:deg/>
          <m:e>
            <m:r>
              <m:t>a</m:t>
            </m:r>
          </m:e>
        </m:rad>
      </m:oMath>
      <w:ins w:id="23976" w:author="PR Preview" w:date="2026-01-01T00:00:00Z">
        <w:r>
          <w:t xml:space="preserve">.</w:t>
        </w:r>
      </w:ins>
      <w:ins w:id="23977" w:author="PR Preview" w:date="2026-01-01T00:00:00Z">
        <w:r>
          <w:t xml:space="preserve"> </w:t>
        </w:r>
      </w:ins>
      <w:ins w:id="23978" w:author="PR Preview" w:date="2026-01-01T00:00:00Z">
        <w:r>
          <w:t xml:space="preserve">For</w:t>
        </w:r>
      </w:ins>
      <w:ins w:id="23979" w:author="PR Preview" w:date="2026-01-01T00:00:00Z">
        <w:r>
          <w:t xml:space="preserve"> </w:t>
        </w:r>
      </w:ins>
      <m:oMath>
        <m:r>
          <m:t>p</m:t>
        </m:r>
        <m:r>
          <m:rPr>
            <m:sty m:val="p"/>
          </m:rPr>
          <m:t>&gt;</m:t>
        </m:r>
        <m:r>
          <m:t>1</m:t>
        </m:r>
      </m:oMath>
      <w:ins w:id="23980" w:author="PR Preview" w:date="2026-01-01T00:00:00Z">
        <w:r>
          <w:t xml:space="preserve">, assume every</w:t>
        </w:r>
      </w:ins>
      <w:ins w:id="23981"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23982" w:author="PR Preview" w:date="2026-01-01T00:00:00Z">
        <w:r>
          <w:t xml:space="preserve"> </w:t>
        </w:r>
      </w:ins>
      <w:ins w:id="23983" w:author="PR Preview" w:date="2026-01-01T00:00:00Z">
        <w:r>
          <w:t xml:space="preserve">positive definite matrix</w:t>
        </w:r>
      </w:ins>
      <w:ins w:id="23984" w:author="PR Preview" w:date="2026-01-01T00:00:00Z">
        <w:r>
          <w:t xml:space="preserve"> </w:t>
        </w:r>
      </w:ins>
      <w:ins w:id="23985" w:author="PR Preview" w:date="2026-01-01T00:00:00Z">
        <w:r>
          <w:t xml:space="preserve">has exactly one such factor, and split off the first row and column.</w:t>
        </w:r>
      </w:ins>
      <w:ins w:id="23986" w:author="PR Preview" w:date="2026-01-01T00:00:00Z">
        <w:r>
          <w:t xml:space="preserve"> </w:t>
        </w:r>
      </w:ins>
      <m:oMath>
        <m:r>
          <m:rPr>
            <m:sty m:val="bi"/>
          </m:rPr>
          <m:t>A</m:t>
        </m:r>
      </m:oMath>
      <w:ins w:id="23987" w:author="PR Preview" w:date="2026-01-01T00:00:00Z">
        <w:r>
          <w:t xml:space="preserve"> </w:t>
        </w:r>
      </w:ins>
      <w:ins w:id="23988" w:author="PR Preview" w:date="2026-01-01T00:00:00Z">
        <w:r>
          <w:t xml:space="preserve">is symmetric, so its first row is the transpose of its first column:</w:t>
        </w:r>
      </w:ins>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del w:id="23989" w:author="PR Preview" w:date="2026-01-01T00:00:00Z">
        <w:r>
          <w:delText xml:space="preserve"> </w:delText>
        </w:r>
      </w:del>
      <w:del w:id="23990" w:author="PR Preview" w:date="2026-01-01T00:00:00Z">
        <w:r>
          <w:delText xml:space="preserve">(</w:delText>
        </w:r>
      </w:del>
      <w:hyperlink w:anchor="thm-pd-submatrix">
        <w:del w:id="23991" w:author="PR Preview" w:date="2026-01-01T00:00:00Z">
          <w:r>
            <w:rPr>
              <w:rStyle w:val="Hyperlink"/>
            </w:rPr>
            <w:delText xml:space="preserve">Theorem 119</w:delText>
          </w:r>
        </w:del>
      </w:hyperlink>
      <w:del w:id="23992" w:author="PR Preview" w:date="2026-01-01T00:00:00Z">
        <w:r>
          <w:delText xml:space="preserve">), so the first equation with</w:delText>
        </w:r>
      </w:del>
      <w:del w:id="23993" w:author="PR Preview" w:date="2026-01-01T00:00:00Z">
        <w:r>
          <w:delText xml:space="preserve"> </w:delText>
        </w:r>
      </w:del>
      <m:oMath>
        <m:sSub>
          <m:e>
            <m:r>
              <m:t>ℓ</m:t>
            </m:r>
          </m:e>
          <m:sub>
            <m:r>
              <m:t>11</m:t>
            </m:r>
          </m:sub>
        </m:sSub>
        <m:r>
          <m:rPr>
            <m:sty m:val="p"/>
          </m:rPr>
          <m:t>&gt;</m:t>
        </m:r>
        <m:r>
          <m:t>0</m:t>
        </m:r>
      </m:oMath>
      <w:del w:id="23994" w:author="PR Preview" w:date="2026-01-01T00:00:00Z">
        <w:r>
          <w:delText xml:space="preserve"> </w:delText>
        </w:r>
      </w:del>
      <w:del w:id="23995" w:author="PR Preview" w:date="2026-01-01T00:00:00Z">
        <w:r>
          <w:delText xml:space="preserve">forces</w:delText>
        </w:r>
      </w:del>
      <w:del w:id="23996"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23997" w:author="PR Preview" w:date="2026-01-01T00:00:00Z">
        <w:r>
          <w:delText xml:space="preserve">;</w:delText>
        </w:r>
      </w:del>
      <w:del w:id="23998" w:author="PR Preview" w:date="2026-01-01T00:00:00Z">
        <w:r>
          <w:delText xml:space="preserve"> </w:delText>
        </w:r>
      </w:del>
      <w:del w:id="23999" w:author="PR Preview" w:date="2026-01-01T00:00:00Z">
        <w:r>
          <w:delText xml:space="preserve">the second then forces</w:delText>
        </w:r>
      </w:del>
      <w:del w:id="24000" w:author="PR Preview" w:date="2026-01-01T00:00:00Z">
        <w:r>
          <w:delText xml:space="preserve"> </w:delText>
        </w:r>
      </w:del>
      <w:del w:id="24001" w:author="PR Preview" w:date="2026-01-01T00:00:00Z">
        <w:r>
          <w:delText xml:space="preserve">$\mathord{\smash[b]{\underset{\raise.3ex\hbox{$\scriptstyle\sim$}}{g}}\vphantom{g}} = \tfrac{1}{\ell_{11}}\,\mathord{\smash[b]{\underset{\raise.3ex\hbox{$\scriptstyle\sim$}}{b}}\vphantom{b}}$</w:delText>
        </w:r>
      </w:del>
      <w:del w:id="24002" w:author="PR Preview" w:date="2026-01-01T00:00:00Z">
        <w:r>
          <w:delText xml:space="preserve">;</w:delText>
        </w:r>
      </w:del>
      <w:del w:id="24003" w:author="PR Preview" w:date="2026-01-01T00:00:00Z">
        <w:r>
          <w:delText xml:space="preserve"> </w:delText>
        </w:r>
      </w:del>
      <w:del w:id="24004" w:author="PR Preview" w:date="2026-01-01T00:00:00Z">
        <w:r>
          <w:delText xml:space="preserve">and the third becomes</w:delText>
        </w:r>
      </w:del>
    </w:p>
    <w:p>
      <w:pPr>
        <w:pStyle w:val="BodyText"/>
      </w:pPr>
      <w:del w:id="24005" w:author="PR Preview" w:date="2026-01-01T00:00:00Z">
        <w:r>
          <w:delTex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delText>
        </w:r>
      </w:del>
    </w:p>
    <w:p>
      <w:pPr>
        <w:pStyle w:val="FirstParagraph"/>
      </w:pPr>
      <m:oMath>
        <m:sSub>
          <m:e>
            <m:r>
              <m:t>a</m:t>
            </m:r>
          </m:e>
          <m:sub>
            <m:r>
              <m:t>11</m:t>
            </m:r>
          </m:sub>
        </m:sSub>
        <m:r>
          <m:rPr>
            <m:sty m:val="p"/>
          </m:rPr>
          <m:t>&gt;</m:t>
        </m:r>
        <m:r>
          <m:t>0</m:t>
        </m:r>
      </m:oMath>
      <w:ins w:id="24006" w:author="PR Preview" w:date="2026-01-01T00:00:00Z">
        <w:r>
          <w:t xml:space="preserve"> </w:t>
        </w:r>
      </w:ins>
      <w:ins w:id="24007" w:author="PR Preview" w:date="2026-01-01T00:00:00Z">
        <w:r>
          <w:t xml:space="preserve">(</w:t>
        </w:r>
      </w:ins>
      <w:hyperlink w:anchor="thm-pd-submatrix">
        <w:ins w:id="24008" w:author="PR Preview" w:date="2026-01-01T00:00:00Z">
          <w:r>
            <w:rPr>
              <w:rStyle w:val="Hyperlink"/>
            </w:rPr>
            <w:t xml:space="preserve">Theorem 122</w:t>
          </w:r>
        </w:ins>
      </w:hyperlink>
      <w:ins w:id="24009" w:author="PR Preview" w:date="2026-01-01T00:00:00Z">
        <w:r>
          <w:t xml:space="preserve">), so the first equation with</w:t>
        </w:r>
      </w:ins>
      <w:ins w:id="24010" w:author="PR Preview" w:date="2026-01-01T00:00:00Z">
        <w:r>
          <w:t xml:space="preserve"> </w:t>
        </w:r>
      </w:ins>
      <m:oMath>
        <m:sSub>
          <m:e>
            <m:r>
              <m:t>ℓ</m:t>
            </m:r>
          </m:e>
          <m:sub>
            <m:r>
              <m:t>11</m:t>
            </m:r>
          </m:sub>
        </m:sSub>
        <m:r>
          <m:rPr>
            <m:sty m:val="p"/>
          </m:rPr>
          <m:t>&gt;</m:t>
        </m:r>
        <m:r>
          <m:t>0</m:t>
        </m:r>
      </m:oMath>
      <w:ins w:id="24011" w:author="PR Preview" w:date="2026-01-01T00:00:00Z">
        <w:r>
          <w:t xml:space="preserve"> </w:t>
        </w:r>
      </w:ins>
      <w:ins w:id="24012" w:author="PR Preview" w:date="2026-01-01T00:00:00Z">
        <w:r>
          <w:t xml:space="preserve">forces</w:t>
        </w:r>
      </w:ins>
      <w:ins w:id="24013"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24014" w:author="PR Preview" w:date="2026-01-01T00:00:00Z">
        <w:r>
          <w:t xml:space="preserve">;</w:t>
        </w:r>
      </w:ins>
      <w:ins w:id="24015" w:author="PR Preview" w:date="2026-01-01T00:00:00Z">
        <w:r>
          <w:t xml:space="preserve"> </w:t>
        </w:r>
      </w:ins>
      <w:ins w:id="24016" w:author="PR Preview" w:date="2026-01-01T00:00:00Z">
        <w:r>
          <w:t xml:space="preserve">the second then forces</w:t>
        </w:r>
      </w:ins>
      <w:ins w:id="24017" w:author="PR Preview" w:date="2026-01-01T00:00:00Z">
        <w:r>
          <w:t xml:space="preserve"> </w:t>
        </w:r>
      </w:ins>
      <w:ins w:id="24018" w:author="PR Preview" w:date="2026-01-01T00:00:00Z">
        <w:r>
          <w:t xml:space="preserve">$\mathord{\smash[b]{\underset{\raise.3ex\hbox{$\scriptstyle\sim$}}{g}}\vphantom{g}} = \tfrac{1}{\ell_{11}}\,\mathord{\smash[b]{\underset{\raise.3ex\hbox{$\scriptstyle\sim$}}{b}}\vphantom{b}}$</w:t>
        </w:r>
      </w:ins>
      <w:ins w:id="24019" w:author="PR Preview" w:date="2026-01-01T00:00:00Z">
        <w:r>
          <w:t xml:space="preserve">;</w:t>
        </w:r>
      </w:ins>
      <w:ins w:id="24020" w:author="PR Preview" w:date="2026-01-01T00:00:00Z">
        <w:r>
          <w:t xml:space="preserve"> </w:t>
        </w:r>
      </w:ins>
      <w:ins w:id="24021" w:author="PR Preview" w:date="2026-01-01T00:00:00Z">
        <w:r>
          <w:t xml:space="preserve">and the third becomes</w:t>
        </w:r>
      </w:ins>
    </w:p>
    <w:p>
      <w:pPr>
        <w:pStyle w:val="BodyText"/>
      </w:pPr>
      <w:ins w:id="24022"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}\text{Theorem~95}\text{)}
    \\
    &amp;= \mathbf{A}_{22} - \tfrac{1}{a_{11}}\,\mathord{\smash[b]{\underset{\raise.3ex\hbox{$\scriptstyle\sim$}}{b}}\vphantom{b}} {\mathord{\smash[b]{\underset{\raise.3ex\hbox{$\scriptstyle\sim$}}{b}}\vphantom{b}}}^{\top}.
    &amp;&amp; \text{(} \ell_{11}^2 = a_{11} \text{)}
    \end{aligned}
    $$</w:t>
        </w:r>
      </w:ins>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del w:id="24023" w:author="PR Preview" w:date="2026-01-01T00:00:00Z">
        <w:r>
          <w:delText xml:space="preserve">(</w:delText>
        </w:r>
      </w:del>
      <w:hyperlink w:anchor="thm-scalar-matmul">
        <w:del w:id="24024" w:author="PR Preview" w:date="2026-01-01T00:00:00Z">
          <w:r>
            <w:rPr>
              <w:rStyle w:val="Hyperlink"/>
            </w:rPr>
            <w:delText xml:space="preserve">Theorem 94</w:delText>
          </w:r>
        </w:del>
      </w:hyperlink>
      <w:del w:id="24025" w:author="PR Preview" w:date="2026-01-01T00:00:00Z">
        <w:r>
          <w:delText xml:space="preserve">),</w:delText>
        </w:r>
      </w:del>
      <w:del w:id="24026" w:author="PR Preview" w:date="2026-01-01T00:00:00Z">
        <w:r>
          <w:delText xml:space="preserve"> </w:delText>
        </w:r>
      </w:del>
      <w:del w:id="24027" w:author="PR Preview" w:date="2026-01-01T00:00:00Z">
        <w:r>
          <w:delText xml:space="preserve">and the right side is the Schur complement of</w:delText>
        </w:r>
      </w:del>
      <w:del w:id="24028" w:author="PR Preview" w:date="2026-01-01T00:00:00Z">
        <w:r>
          <w:delText xml:space="preserve"> </w:delText>
        </w:r>
      </w:del>
      <m:oMath>
        <m:r>
          <m:rPr>
            <m:sty m:val="p"/>
          </m:rPr>
          <m:t>[</m:t>
        </m:r>
        <m:sSub>
          <m:e>
            <m:r>
              <m:t>a</m:t>
            </m:r>
          </m:e>
          <m:sub>
            <m:r>
              <m:t>11</m:t>
            </m:r>
          </m:sub>
        </m:sSub>
        <m:r>
          <m:rPr>
            <m:sty m:val="p"/>
          </m:rPr>
          <m:t>]</m:t>
        </m:r>
      </m:oMath>
      <w:del w:id="24029" w:author="PR Preview" w:date="2026-01-01T00:00:00Z">
        <w:r>
          <w:delText xml:space="preserve"> </w:delText>
        </w:r>
      </w:del>
      <w:del w:id="24030" w:author="PR Preview" w:date="2026-01-01T00:00:00Z">
        <w:r>
          <w:delText xml:space="preserve">in</w:delText>
        </w:r>
      </w:del>
      <w:del w:id="24031" w:author="PR Preview" w:date="2026-01-01T00:00:00Z">
        <w:r>
          <w:delText xml:space="preserve"> </w:delText>
        </w:r>
      </w:del>
      <m:oMath>
        <m:r>
          <m:rPr>
            <m:sty m:val="bi"/>
          </m:rPr>
          <m:t>A</m:t>
        </m:r>
      </m:oMath>
      <w:del w:id="24032" w:author="PR Preview" w:date="2026-01-01T00:00:00Z">
        <w:r>
          <w:delText xml:space="preserve">.</w:delText>
        </w:r>
      </w:del>
      <w:del w:id="24033" w:author="PR Preview" w:date="2026-01-01T00:00:00Z">
        <w:r>
          <w:delText xml:space="preserve"> </w:delText>
        </w:r>
      </w:del>
      <w:del w:id="24034" w:author="PR Preview" w:date="2026-01-01T00:00:00Z">
        <w:r>
          <w:delText xml:space="preserve">It is positive definite by</w:delText>
        </w:r>
      </w:del>
      <w:del w:id="24035" w:author="PR Preview" w:date="2026-01-01T00:00:00Z">
        <w:r>
          <w:delText xml:space="preserve"> </w:delText>
        </w:r>
      </w:del>
      <w:hyperlink w:anchor="thm-schur-test">
        <w:del w:id="24036" w:author="PR Preview" w:date="2026-01-01T00:00:00Z">
          <w:r>
            <w:rPr>
              <w:rStyle w:val="Hyperlink"/>
            </w:rPr>
            <w:delText xml:space="preserve">Theorem 121</w:delText>
          </w:r>
        </w:del>
      </w:hyperlink>
      <w:del w:id="24037" w:author="PR Preview" w:date="2026-01-01T00:00:00Z">
        <w:r>
          <w:delText xml:space="preserve"> </w:delText>
        </w:r>
      </w:del>
      <w:del w:id="24038" w:author="PR Preview" w:date="2026-01-01T00:00:00Z">
        <w:r>
          <w:delText xml:space="preserve">(with</w:delText>
        </w:r>
      </w:del>
      <w:del w:id="24039" w:author="PR Preview" w:date="2026-01-01T00:00:00Z">
        <w:r>
          <w:delText xml:space="preserve"> </w:delText>
        </w:r>
      </w:del>
      <m:oMath>
        <m:r>
          <m:t>k</m:t>
        </m:r>
        <m:r>
          <m:rPr>
            <m:sty m:val="p"/>
          </m:rPr>
          <m:t>=</m:t>
        </m:r>
        <m:r>
          <m:t>1</m:t>
        </m:r>
      </m:oMath>
      <w:del w:id="24040" w:author="PR Preview" w:date="2026-01-01T00:00:00Z">
        <w:r>
          <w:delText xml:space="preserve">;</w:delText>
        </w:r>
      </w:del>
      <w:del w:id="24041" w:author="PR Preview" w:date="2026-01-01T00:00:00Z">
        <w:r>
          <w:delText xml:space="preserve"> </w:delText>
        </w:r>
      </w:del>
      <m:oMath>
        <m:sSub>
          <m:e>
            <m:r>
              <m:rPr>
                <m:sty m:val="bi"/>
              </m:rPr>
              <m:t>A</m:t>
            </m:r>
          </m:e>
          <m:sub>
            <m:r>
              <m:t>22</m:t>
            </m:r>
          </m:sub>
        </m:sSub>
      </m:oMath>
      <w:del w:id="24042" w:author="PR Preview" w:date="2026-01-01T00:00:00Z">
        <w:r>
          <w:delText xml:space="preserve"> </w:delText>
        </w:r>
      </w:del>
      <w:del w:id="24043" w:author="PR Preview" w:date="2026-01-01T00:00:00Z">
        <w:r>
          <w:delText xml:space="preserve">is symmetric because</w:delText>
        </w:r>
      </w:del>
      <w:del w:id="24044" w:author="PR Preview" w:date="2026-01-01T00:00:00Z">
        <w:r>
          <w:delText xml:space="preserve"> </w:delText>
        </w:r>
      </w:del>
      <m:oMath>
        <m:r>
          <m:rPr>
            <m:sty m:val="bi"/>
          </m:rPr>
          <m:t>A</m:t>
        </m:r>
      </m:oMath>
      <w:del w:id="24045" w:author="PR Preview" w:date="2026-01-01T00:00:00Z">
        <w:r>
          <w:delText xml:space="preserve"> </w:delText>
        </w:r>
      </w:del>
      <w:del w:id="24046" w:author="PR Preview" w:date="2026-01-01T00:00:00Z">
        <w:r>
          <w:delText xml:space="preserve">is).</w:delText>
        </w:r>
      </w:del>
      <w:del w:id="24047" w:author="PR Preview" w:date="2026-01-01T00:00:00Z">
        <w:r>
          <w:delText xml:space="preserve"> </w:delText>
        </w:r>
      </w:del>
      <w:del w:id="24048" w:author="PR Preview" w:date="2026-01-01T00:00:00Z">
        <w:r>
          <w:delText xml:space="preserve">By the induction hypothesis it has exactly one factor</w:delText>
        </w:r>
      </w:del>
      <w:del w:id="24049" w:author="PR Preview" w:date="2026-01-01T00:00:00Z">
        <w:r>
          <w:delText xml:space="preserve"> </w:delText>
        </w:r>
      </w:del>
      <m:oMath>
        <m:sSub>
          <m:e>
            <m:r>
              <m:rPr>
                <m:sty m:val="bi"/>
              </m:rPr>
              <m:t>L</m:t>
            </m:r>
          </m:e>
          <m:sub>
            <m:r>
              <m:t>22</m:t>
            </m:r>
          </m:sub>
        </m:sSub>
      </m:oMath>
      <w:del w:id="24050" w:author="PR Preview" w:date="2026-01-01T00:00:00Z">
        <w:r>
          <w:delText xml:space="preserve"> </w:delText>
        </w:r>
      </w:del>
      <w:del w:id="24051" w:author="PR Preview" w:date="2026-01-01T00:00:00Z">
        <w:r>
          <w:delText xml:space="preserve">of the required kind.</w:delText>
        </w:r>
      </w:del>
      <w:del w:id="24052" w:author="PR Preview" w:date="2026-01-01T00:00:00Z">
        <w:r>
          <w:delText xml:space="preserve"> </w:delText>
        </w:r>
      </w:del>
      <w:del w:id="24053" w:author="PR Preview" w:date="2026-01-01T00:00:00Z">
        <w:r>
          <w:delText xml:space="preserve">So</w:delText>
        </w:r>
      </w:del>
      <w:del w:id="24054" w:author="PR Preview" w:date="2026-01-01T00:00:00Z">
        <w:r>
          <w:delText xml:space="preserve"> </w:delText>
        </w:r>
      </w:del>
      <m:oMath>
        <m:r>
          <m:rPr>
            <m:sty m:val="bi"/>
          </m:rPr>
          <m:t>L</m:t>
        </m:r>
      </m:oMath>
      <w:del w:id="24055" w:author="PR Preview" w:date="2026-01-01T00:00:00Z">
        <w:r>
          <w:delText xml:space="preserve"> </w:delText>
        </w:r>
      </w:del>
      <w:del w:id="24056" w:author="PR Preview" w:date="2026-01-01T00:00:00Z">
        <w:r>
          <w:delText xml:space="preserve">exists and is unique.</w:delText>
        </w:r>
      </w:del>
    </w:p>
    <w:p>
      <w:pPr>
        <w:pStyle w:val="BodyText"/>
      </w:pPr>
      <w:del w:id="24057" w:author="PR Preview" w:date="2026-01-01T00:00:00Z">
        <w:r>
          <w:rPr>
            <w:b/>
            <w:bCs/>
          </w:rPr>
          <w:delText xml:space="preserve">Example 215 (Two Cholesky factors)</w:delText>
        </w:r>
      </w:del>
      <w:del w:id="24058" w:author="PR Preview" w:date="2026-01-01T00:00:00Z">
        <w:r>
          <w:delText xml:space="preserve"> </w:delText>
        </w:r>
      </w:del>
      <w:del w:id="24059" w:author="PR Preview" w:date="2026-01-01T00:00:00Z">
        <w:r>
          <w:delText xml:space="preserve"> </w:delText>
        </w:r>
      </w:del>
    </w:p>
    <w:p>
      <w:pPr>
        <w:pStyle w:val="FirstParagraph"/>
      </w:pPr>
      <w:ins w:id="24060" w:author="PR Preview" w:date="2026-01-01T00:00:00Z">
        <w:r>
          <w:t xml:space="preserve">(</w:t>
        </w:r>
      </w:ins>
      <w:hyperlink w:anchor="thm-scalar-matmul">
        <w:ins w:id="24061" w:author="PR Preview" w:date="2026-01-01T00:00:00Z">
          <w:r>
            <w:rPr>
              <w:rStyle w:val="Hyperlink"/>
            </w:rPr>
            <w:t xml:space="preserve">Theorem 95</w:t>
          </w:r>
        </w:ins>
      </w:hyperlink>
      <w:ins w:id="24062" w:author="PR Preview" w:date="2026-01-01T00:00:00Z">
        <w:r>
          <w:t xml:space="preserve">),</w:t>
        </w:r>
      </w:ins>
      <w:ins w:id="24063" w:author="PR Preview" w:date="2026-01-01T00:00:00Z">
        <w:r>
          <w:t xml:space="preserve"> </w:t>
        </w:r>
      </w:ins>
      <w:ins w:id="24064" w:author="PR Preview" w:date="2026-01-01T00:00:00Z">
        <w:r>
          <w:t xml:space="preserve">and the right side is the Schur complement of</w:t>
        </w:r>
      </w:ins>
      <w:ins w:id="24065" w:author="PR Preview" w:date="2026-01-01T00:00:00Z">
        <w:r>
          <w:t xml:space="preserve"> </w:t>
        </w:r>
      </w:ins>
      <m:oMath>
        <m:r>
          <m:rPr>
            <m:sty m:val="p"/>
          </m:rPr>
          <m:t>[</m:t>
        </m:r>
        <m:sSub>
          <m:e>
            <m:r>
              <m:t>a</m:t>
            </m:r>
          </m:e>
          <m:sub>
            <m:r>
              <m:t>11</m:t>
            </m:r>
          </m:sub>
        </m:sSub>
        <m:r>
          <m:rPr>
            <m:sty m:val="p"/>
          </m:rPr>
          <m:t>]</m:t>
        </m:r>
      </m:oMath>
      <w:ins w:id="24066" w:author="PR Preview" w:date="2026-01-01T00:00:00Z">
        <w:r>
          <w:t xml:space="preserve"> </w:t>
        </w:r>
      </w:ins>
      <w:ins w:id="24067" w:author="PR Preview" w:date="2026-01-01T00:00:00Z">
        <w:r>
          <w:t xml:space="preserve">in</w:t>
        </w:r>
      </w:ins>
      <w:ins w:id="24068" w:author="PR Preview" w:date="2026-01-01T00:00:00Z">
        <w:r>
          <w:t xml:space="preserve"> </w:t>
        </w:r>
      </w:ins>
      <m:oMath>
        <m:r>
          <m:rPr>
            <m:sty m:val="bi"/>
          </m:rPr>
          <m:t>A</m:t>
        </m:r>
      </m:oMath>
      <w:ins w:id="24069" w:author="PR Preview" w:date="2026-01-01T00:00:00Z">
        <w:r>
          <w:t xml:space="preserve">.</w:t>
        </w:r>
      </w:ins>
      <w:ins w:id="24070" w:author="PR Preview" w:date="2026-01-01T00:00:00Z">
        <w:r>
          <w:t xml:space="preserve"> </w:t>
        </w:r>
      </w:ins>
      <w:ins w:id="24071" w:author="PR Preview" w:date="2026-01-01T00:00:00Z">
        <w:r>
          <w:t xml:space="preserve">It is positive definite by</w:t>
        </w:r>
      </w:ins>
      <w:ins w:id="24072" w:author="PR Preview" w:date="2026-01-01T00:00:00Z">
        <w:r>
          <w:t xml:space="preserve"> </w:t>
        </w:r>
      </w:ins>
      <w:hyperlink w:anchor="thm-schur-test">
        <w:ins w:id="24073" w:author="PR Preview" w:date="2026-01-01T00:00:00Z">
          <w:r>
            <w:rPr>
              <w:rStyle w:val="Hyperlink"/>
            </w:rPr>
            <w:t xml:space="preserve">Theorem 124</w:t>
          </w:r>
        </w:ins>
      </w:hyperlink>
      <w:ins w:id="24074" w:author="PR Preview" w:date="2026-01-01T00:00:00Z">
        <w:r>
          <w:t xml:space="preserve"> </w:t>
        </w:r>
      </w:ins>
      <w:ins w:id="24075" w:author="PR Preview" w:date="2026-01-01T00:00:00Z">
        <w:r>
          <w:t xml:space="preserve">(with</w:t>
        </w:r>
      </w:ins>
      <w:ins w:id="24076" w:author="PR Preview" w:date="2026-01-01T00:00:00Z">
        <w:r>
          <w:t xml:space="preserve"> </w:t>
        </w:r>
      </w:ins>
      <m:oMath>
        <m:r>
          <m:t>k</m:t>
        </m:r>
        <m:r>
          <m:rPr>
            <m:sty m:val="p"/>
          </m:rPr>
          <m:t>=</m:t>
        </m:r>
        <m:r>
          <m:t>1</m:t>
        </m:r>
      </m:oMath>
      <w:ins w:id="24077" w:author="PR Preview" w:date="2026-01-01T00:00:00Z">
        <w:r>
          <w:t xml:space="preserve">;</w:t>
        </w:r>
      </w:ins>
      <w:ins w:id="24078" w:author="PR Preview" w:date="2026-01-01T00:00:00Z">
        <w:r>
          <w:t xml:space="preserve"> </w:t>
        </w:r>
      </w:ins>
      <m:oMath>
        <m:sSub>
          <m:e>
            <m:r>
              <m:rPr>
                <m:sty m:val="bi"/>
              </m:rPr>
              <m:t>A</m:t>
            </m:r>
          </m:e>
          <m:sub>
            <m:r>
              <m:t>22</m:t>
            </m:r>
          </m:sub>
        </m:sSub>
      </m:oMath>
      <w:ins w:id="24079" w:author="PR Preview" w:date="2026-01-01T00:00:00Z">
        <w:r>
          <w:t xml:space="preserve"> </w:t>
        </w:r>
      </w:ins>
      <w:ins w:id="24080" w:author="PR Preview" w:date="2026-01-01T00:00:00Z">
        <w:r>
          <w:t xml:space="preserve">is symmetric because</w:t>
        </w:r>
      </w:ins>
      <w:ins w:id="24081" w:author="PR Preview" w:date="2026-01-01T00:00:00Z">
        <w:r>
          <w:t xml:space="preserve"> </w:t>
        </w:r>
      </w:ins>
      <m:oMath>
        <m:r>
          <m:rPr>
            <m:sty m:val="bi"/>
          </m:rPr>
          <m:t>A</m:t>
        </m:r>
      </m:oMath>
      <w:ins w:id="24082" w:author="PR Preview" w:date="2026-01-01T00:00:00Z">
        <w:r>
          <w:t xml:space="preserve"> </w:t>
        </w:r>
      </w:ins>
      <w:ins w:id="24083" w:author="PR Preview" w:date="2026-01-01T00:00:00Z">
        <w:r>
          <w:t xml:space="preserve">is).</w:t>
        </w:r>
      </w:ins>
      <w:ins w:id="24084" w:author="PR Preview" w:date="2026-01-01T00:00:00Z">
        <w:r>
          <w:t xml:space="preserve"> </w:t>
        </w:r>
      </w:ins>
      <w:ins w:id="24085" w:author="PR Preview" w:date="2026-01-01T00:00:00Z">
        <w:r>
          <w:t xml:space="preserve">By the induction hypothesis it has exactly one factor</w:t>
        </w:r>
      </w:ins>
      <w:ins w:id="24086" w:author="PR Preview" w:date="2026-01-01T00:00:00Z">
        <w:r>
          <w:t xml:space="preserve"> </w:t>
        </w:r>
      </w:ins>
      <m:oMath>
        <m:sSub>
          <m:e>
            <m:r>
              <m:rPr>
                <m:sty m:val="bi"/>
              </m:rPr>
              <m:t>L</m:t>
            </m:r>
          </m:e>
          <m:sub>
            <m:r>
              <m:t>22</m:t>
            </m:r>
          </m:sub>
        </m:sSub>
      </m:oMath>
      <w:ins w:id="24087" w:author="PR Preview" w:date="2026-01-01T00:00:00Z">
        <w:r>
          <w:t xml:space="preserve"> </w:t>
        </w:r>
      </w:ins>
      <w:ins w:id="24088" w:author="PR Preview" w:date="2026-01-01T00:00:00Z">
        <w:r>
          <w:t xml:space="preserve">of the required kind.</w:t>
        </w:r>
      </w:ins>
      <w:ins w:id="24089" w:author="PR Preview" w:date="2026-01-01T00:00:00Z">
        <w:r>
          <w:t xml:space="preserve"> </w:t>
        </w:r>
      </w:ins>
      <w:ins w:id="24090" w:author="PR Preview" w:date="2026-01-01T00:00:00Z">
        <w:r>
          <w:t xml:space="preserve">So</w:t>
        </w:r>
      </w:ins>
      <w:ins w:id="24091" w:author="PR Preview" w:date="2026-01-01T00:00:00Z">
        <w:r>
          <w:t xml:space="preserve"> </w:t>
        </w:r>
      </w:ins>
      <m:oMath>
        <m:r>
          <m:rPr>
            <m:sty m:val="bi"/>
          </m:rPr>
          <m:t>L</m:t>
        </m:r>
      </m:oMath>
      <w:ins w:id="24092" w:author="PR Preview" w:date="2026-01-01T00:00:00Z">
        <w:r>
          <w:t xml:space="preserve"> </w:t>
        </w:r>
      </w:ins>
      <w:ins w:id="24093" w:author="PR Preview" w:date="2026-01-01T00:00:00Z">
        <w:r>
          <w:t xml:space="preserve">exists and is unique.</w:t>
        </w:r>
      </w:ins>
    </w:p>
    <w:bookmarkStart w:id="681" w:name="exm-cholesky"/>
    <w:p>
      <w:pPr>
        <w:pStyle w:val="BodyText"/>
      </w:pPr>
      <w:ins w:id="24094" w:author="PR Preview" w:date="2026-01-01T00:00:00Z">
        <w:r>
          <w:rPr>
            <w:b/>
            <w:bCs/>
          </w:rPr>
          <w:t xml:space="preserve">Example 220 (Two Cholesky factors)</w:t>
        </w:r>
      </w:ins>
      <w:ins w:id="24095" w:author="PR Preview" w:date="2026-01-01T00:00:00Z">
        <w:r>
          <w:t xml:space="preserve"> </w:t>
        </w:r>
      </w:ins>
      <w:ins w:id="24096" w:author="PR Preview" w:date="2026-01-01T00:00:00Z">
        <w:r>
          <w:t xml:space="preserve"> </w:t>
        </w:r>
      </w:ins>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24097" w:author="PR Preview" w:date="2026-01-01T00:00:00Z">
        <w:r>
          <w:delText xml:space="preserve">the Schur complement of</w:delText>
        </w:r>
      </w:del>
      <w:del w:id="24098" w:author="PR Preview" w:date="2026-01-01T00:00:00Z">
        <w:r>
          <w:delText xml:space="preserve"> </w:delText>
        </w:r>
      </w:del>
      <w:hyperlink w:anchor="exm-schur-complement">
        <w:del w:id="24099" w:author="PR Preview" w:date="2026-01-01T00:00:00Z">
          <w:r>
            <w:rPr>
              <w:rStyle w:val="Hyperlink"/>
            </w:rPr>
            <w:delText xml:space="preserve">Example 213</w:delText>
          </w:r>
        </w:del>
      </w:hyperlink>
      <w:del w:id="24100" w:author="PR Preview" w:date="2026-01-01T00:00:00Z">
        <w:r>
          <w:delText xml:space="preserve">,</w:delText>
        </w:r>
      </w:del>
      <w:del w:id="24101" w:author="PR Preview" w:date="2026-01-01T00:00:00Z">
        <w:r>
          <w:delText xml:space="preserve"> </w:delText>
        </w:r>
      </w:del>
      <w:del w:id="24102" w:author="PR Preview" w:date="2026-01-01T00:00:00Z">
        <w:r>
          <w:delText xml:space="preserve">so</w:delText>
        </w:r>
      </w:del>
      <w:del w:id="24103"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24104" w:author="PR Preview" w:date="2026-01-01T00:00:00Z">
        <w:r>
          <w:delText xml:space="preserve">.</w:delText>
        </w:r>
      </w:del>
    </w:p>
    <w:p>
      <w:pPr>
        <w:numPr>
          <w:ilvl w:val="0"/>
          <w:numId w:val="1000"/>
        </w:numPr>
      </w:pPr>
      <w:ins w:id="24105" w:author="PR Preview" w:date="2026-01-01T00:00:00Z">
        <w:r>
          <w:t xml:space="preserve">the Schur complement of</w:t>
        </w:r>
      </w:ins>
      <w:ins w:id="24106" w:author="PR Preview" w:date="2026-01-01T00:00:00Z">
        <w:r>
          <w:t xml:space="preserve"> </w:t>
        </w:r>
      </w:ins>
      <w:hyperlink w:anchor="exm-schur-complement">
        <w:ins w:id="24107" w:author="PR Preview" w:date="2026-01-01T00:00:00Z">
          <w:r>
            <w:rPr>
              <w:rStyle w:val="Hyperlink"/>
            </w:rPr>
            <w:t xml:space="preserve">Example 218</w:t>
          </w:r>
        </w:ins>
      </w:hyperlink>
      <w:ins w:id="24108" w:author="PR Preview" w:date="2026-01-01T00:00:00Z">
        <w:r>
          <w:t xml:space="preserve">,</w:t>
        </w:r>
      </w:ins>
      <w:ins w:id="24109" w:author="PR Preview" w:date="2026-01-01T00:00:00Z">
        <w:r>
          <w:t xml:space="preserve"> </w:t>
        </w:r>
      </w:ins>
      <w:ins w:id="24110" w:author="PR Preview" w:date="2026-01-01T00:00:00Z">
        <w:r>
          <w:t xml:space="preserve">so</w:t>
        </w:r>
      </w:ins>
      <w:ins w:id="24111"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24112" w:author="PR Preview" w:date="2026-01-01T00:00:00Z">
        <w:r>
          <w:t xml:space="preserve">.</w:t>
        </w:r>
      </w:ins>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24113" w:author="PR Preview" w:date="2026-01-01T00:00:00Z">
        <w:r>
          <w:delText xml:space="preserve">has no real solution,</w:delText>
        </w:r>
      </w:del>
      <w:del w:id="24114" w:author="PR Preview" w:date="2026-01-01T00:00:00Z">
        <w:r>
          <w:delText xml:space="preserve"> </w:delText>
        </w:r>
      </w:del>
      <w:del w:id="24115" w:author="PR Preview" w:date="2026-01-01T00:00:00Z">
        <w:r>
          <w:delText xml:space="preserve">matching the failure of the Schur complement test (</w:delText>
        </w:r>
      </w:del>
      <w:hyperlink w:anchor="exm-schur-test">
        <w:del w:id="24116" w:author="PR Preview" w:date="2026-01-01T00:00:00Z">
          <w:r>
            <w:rPr>
              <w:rStyle w:val="Hyperlink"/>
            </w:rPr>
            <w:delText xml:space="preserve">Example 214</w:delText>
          </w:r>
        </w:del>
      </w:hyperlink>
      <w:del w:id="24117" w:author="PR Preview" w:date="2026-01-01T00:00:00Z">
        <w:r>
          <w:delText xml:space="preserve">).</w:delText>
        </w:r>
      </w:del>
    </w:p>
    <w:p>
      <w:pPr>
        <w:numPr>
          <w:ilvl w:val="0"/>
          <w:numId w:val="1000"/>
        </w:numPr>
      </w:pPr>
      <w:ins w:id="24118" w:author="PR Preview" w:date="2026-01-01T00:00:00Z">
        <w:r>
          <w:t xml:space="preserve">has no real solution,</w:t>
        </w:r>
      </w:ins>
      <w:ins w:id="24119" w:author="PR Preview" w:date="2026-01-01T00:00:00Z">
        <w:r>
          <w:t xml:space="preserve"> </w:t>
        </w:r>
      </w:ins>
      <w:ins w:id="24120" w:author="PR Preview" w:date="2026-01-01T00:00:00Z">
        <w:r>
          <w:t xml:space="preserve">matching the failure of the Schur complement test (</w:t>
        </w:r>
      </w:ins>
      <w:hyperlink w:anchor="exm-schur-test">
        <w:ins w:id="24121" w:author="PR Preview" w:date="2026-01-01T00:00:00Z">
          <w:r>
            <w:rPr>
              <w:rStyle w:val="Hyperlink"/>
            </w:rPr>
            <w:t xml:space="preserve">Example 219</w:t>
          </w:r>
        </w:ins>
      </w:hyperlink>
      <w:ins w:id="24122" w:author="PR Preview" w:date="2026-01-01T00:00:00Z">
        <w:r>
          <w:t xml:space="preserve">).</w:t>
        </w:r>
      </w:ins>
    </w:p>
    <w:bookmarkEnd w:id="681"/>
    <w:bookmarkEnd w:id="682"/>
    <w:bookmarkStart w:id="708" w:name="sec-complex-vectors-matrices"/>
    <w:p>
      <w:pPr>
        <w:pStyle w:val="Heading2"/>
      </w:pPr>
      <w:r>
        <w:t xml:space="preserve">23 Complex vectors and matrices</w:t>
      </w:r>
    </w:p>
    <w:bookmarkStart w:id="68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9">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3"/>
    <w:bookmarkStart w:id="68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4"/>
    <w:bookmarkStart w:id="685" w:name="exm-complex-vector"/>
    <w:p>
      <w:pPr>
        <w:pStyle w:val="BodyText"/>
      </w:pPr>
      <w:del w:id="24123" w:author="PR Preview" w:date="2026-01-01T00:00:00Z">
        <w:r>
          <w:rPr>
            <w:b/>
            <w:bCs/>
          </w:rPr>
          <w:delText xml:space="preserve">Example 216 (A complex vector and its conjugate)</w:delText>
        </w:r>
      </w:del>
    </w:p>
    <w:p>
      <w:pPr>
        <w:pStyle w:val="BodyText"/>
      </w:pPr>
      <w:ins w:id="24124" w:author="PR Preview" w:date="2026-01-01T00:00:00Z">
        <w:r>
          <w:rPr>
            <w:b/>
            <w:bCs/>
          </w:rPr>
          <w:t xml:space="preserve">Example 221 (A complex vector and its conjugate)</w:t>
        </w:r>
      </w:ins>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5"/>
    <w:bookmarkStart w:id="68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7"/>
    <w:bookmarkStart w:id="688" w:name="def-conjugate-transpose"/>
    <w:p>
      <w:pPr>
        <w:pStyle w:val="BodyText"/>
      </w:pPr>
      <w:del w:id="24125" w:author="PR Preview" w:date="2026-01-01T00:00:00Z">
        <w:r>
          <w:rPr>
            <w:b/>
            <w:bCs/>
          </w:rPr>
          <w:delText xml:space="preserve">Definition 128 (Conjugate transpose (Hermitian adjoint, Hermitian conjugate, transjugate))</w:delText>
        </w:r>
      </w:del>
      <w:del w:id="24126" w:author="PR Preview" w:date="2026-01-01T00:00:00Z">
        <w:r>
          <w:delText xml:space="preserve"> </w:delText>
        </w:r>
      </w:del>
      <w:del w:id="24127" w:author="PR Preview" w:date="2026-01-01T00:00:00Z">
        <w:r>
          <w:delText xml:space="preserve">The</w:delText>
        </w:r>
      </w:del>
      <w:del w:id="24128" w:author="PR Preview" w:date="2026-01-01T00:00:00Z">
        <w:r>
          <w:delText xml:space="preserve"> </w:delText>
        </w:r>
      </w:del>
      <w:del w:id="24129" w:author="PR Preview" w:date="2026-01-01T00:00:00Z">
        <w:r>
          <w:rPr>
            <w:b/>
            <w:bCs/>
          </w:rPr>
          <w:delText xml:space="preserve">conjugate transpose</w:delText>
        </w:r>
      </w:del>
      <w:del w:id="24130" w:author="PR Preview" w:date="2026-01-01T00:00:00Z">
        <w:r>
          <w:delText xml:space="preserve"> </w:delText>
        </w:r>
      </w:del>
      <w:del w:id="24131" w:author="PR Preview" w:date="2026-01-01T00:00:00Z">
        <w:r>
          <w:delText xml:space="preserve">(also called the</w:delText>
        </w:r>
      </w:del>
      <w:del w:id="24132" w:author="PR Preview" w:date="2026-01-01T00:00:00Z">
        <w:r>
          <w:delText xml:space="preserve"> </w:delText>
        </w:r>
      </w:del>
      <w:del w:id="24133" w:author="PR Preview" w:date="2026-01-01T00:00:00Z">
        <w:r>
          <w:rPr>
            <w:b/>
            <w:bCs/>
          </w:rPr>
          <w:delText xml:space="preserve">Hermitian adjoint</w:delText>
        </w:r>
      </w:del>
      <w:del w:id="24134" w:author="PR Preview" w:date="2026-01-01T00:00:00Z">
        <w:r>
          <w:delText xml:space="preserve">,</w:delText>
        </w:r>
      </w:del>
      <w:del w:id="24135" w:author="PR Preview" w:date="2026-01-01T00:00:00Z">
        <w:r>
          <w:delText xml:space="preserve"> </w:delText>
        </w:r>
      </w:del>
      <w:del w:id="24136" w:author="PR Preview" w:date="2026-01-01T00:00:00Z">
        <w:r>
          <w:rPr>
            <w:b/>
            <w:bCs/>
          </w:rPr>
          <w:delText xml:space="preserve">Hermitian conjugate</w:delText>
        </w:r>
      </w:del>
      <w:del w:id="24137" w:author="PR Preview" w:date="2026-01-01T00:00:00Z">
        <w:r>
          <w:delText xml:space="preserve">, or</w:delText>
        </w:r>
      </w:del>
      <w:del w:id="24138" w:author="PR Preview" w:date="2026-01-01T00:00:00Z">
        <w:r>
          <w:delText xml:space="preserve"> </w:delText>
        </w:r>
      </w:del>
      <w:del w:id="24139" w:author="PR Preview" w:date="2026-01-01T00:00:00Z">
        <w:r>
          <w:rPr>
            <w:b/>
            <w:bCs/>
          </w:rPr>
          <w:delText xml:space="preserve">transjugate</w:delText>
        </w:r>
      </w:del>
      <w:del w:id="24140" w:author="PR Preview" w:date="2026-01-01T00:00:00Z">
        <w:r>
          <w:delText xml:space="preserve">)</w:delText>
        </w:r>
      </w:del>
      <w:del w:id="24141" w:author="PR Preview" w:date="2026-01-01T00:00:00Z">
        <w:r>
          <w:delText xml:space="preserve"> </w:delText>
        </w:r>
      </w:del>
      <w:del w:id="24142" w:author="PR Preview" w:date="2026-01-01T00:00:00Z">
        <w:r>
          <w:delText xml:space="preserve">of an</w:delText>
        </w:r>
      </w:del>
      <w:del w:id="24143" w:author="PR Preview" w:date="2026-01-01T00:00:00Z">
        <w:r>
          <w:delText xml:space="preserve"> </w:delText>
        </w:r>
      </w:del>
      <m:oMath>
        <m:r>
          <m:t>m</m:t>
        </m:r>
        <m:r>
          <m:rPr>
            <m:sty m:val="p"/>
          </m:rPr>
          <m:t>×</m:t>
        </m:r>
        <m:r>
          <m:t>n</m:t>
        </m:r>
      </m:oMath>
      <w:del w:id="24144" w:author="PR Preview" w:date="2026-01-01T00:00:00Z">
        <w:r>
          <w:delText xml:space="preserve"> </w:delText>
        </w:r>
      </w:del>
      <w:del w:id="24145" w:author="PR Preview" w:date="2026-01-01T00:00:00Z">
        <w:r>
          <w:delText xml:space="preserve">complex matrix</w:delText>
        </w:r>
      </w:del>
      <w:del w:id="24146" w:author="PR Preview" w:date="2026-01-01T00:00:00Z">
        <w:r>
          <w:delText xml:space="preserve"> </w:delText>
        </w:r>
      </w:del>
      <m:oMath>
        <m:r>
          <m:rPr>
            <m:sty m:val="bi"/>
          </m:rPr>
          <m:t>A</m:t>
        </m:r>
      </m:oMath>
      <w:del w:id="24147" w:author="PR Preview" w:date="2026-01-01T00:00:00Z">
        <w:r>
          <w:delText xml:space="preserve"> </w:delText>
        </w:r>
      </w:del>
      <w:del w:id="24148" w:author="PR Preview" w:date="2026-01-01T00:00:00Z">
        <w:r>
          <w:delText xml:space="preserve">is the</w:delText>
        </w:r>
      </w:del>
      <w:del w:id="24149" w:author="PR Preview" w:date="2026-01-01T00:00:00Z">
        <w:r>
          <w:delText xml:space="preserve"> </w:delText>
        </w:r>
      </w:del>
      <m:oMath>
        <m:r>
          <m:t>n</m:t>
        </m:r>
        <m:r>
          <m:rPr>
            <m:sty m:val="p"/>
          </m:rPr>
          <m:t>×</m:t>
        </m:r>
        <m:r>
          <m:t>m</m:t>
        </m:r>
      </m:oMath>
      <w:del w:id="24150" w:author="PR Preview" w:date="2026-01-01T00:00:00Z">
        <w:r>
          <w:delText xml:space="preserve"> </w:delText>
        </w:r>
      </w:del>
      <w:del w:id="24151" w:author="PR Preview" w:date="2026-01-01T00:00:00Z">
        <w:r>
          <w:delText xml:space="preserve">matrix</w:delText>
        </w:r>
      </w:del>
      <w:del w:id="24152" w:author="PR Preview" w:date="2026-01-01T00:00:00Z">
        <w:r>
          <w:delText xml:space="preserve"> </w:delText>
        </w:r>
      </w:del>
      <m:oMath>
        <m:sSup>
          <m:e>
            <m:r>
              <m:rPr>
                <m:sty m:val="bi"/>
              </m:rPr>
              <m:t>A</m:t>
            </m:r>
          </m:e>
          <m:sup>
            <m:r>
              <m:rPr>
                <m:scr m:val="sans-serif"/>
                <m:sty m:val="p"/>
              </m:rPr>
              <m:t>H</m:t>
            </m:r>
          </m:sup>
        </m:sSup>
      </m:oMath>
      <w:del w:id="24153" w:author="PR Preview" w:date="2026-01-01T00:00:00Z">
        <w:r>
          <w:delText xml:space="preserve"> </w:delText>
        </w:r>
      </w:del>
      <w:del w:id="24154" w:author="PR Preview" w:date="2026-01-01T00:00:00Z">
        <w:r>
          <w:delText xml:space="preserve">obtained by transposing</w:delText>
        </w:r>
      </w:del>
      <w:del w:id="24155" w:author="PR Preview" w:date="2026-01-01T00:00:00Z">
        <w:r>
          <w:delText xml:space="preserve"> </w:delText>
        </w:r>
      </w:del>
      <m:oMath>
        <m:r>
          <m:rPr>
            <m:sty m:val="bi"/>
          </m:rPr>
          <m:t>A</m:t>
        </m:r>
      </m:oMath>
      <w:del w:id="24156" w:author="PR Preview" w:date="2026-01-01T00:00:00Z">
        <w:r>
          <w:delText xml:space="preserve"> </w:delText>
        </w:r>
      </w:del>
      <w:del w:id="24157" w:author="PR Preview" w:date="2026-01-01T00:00:00Z">
        <w:r>
          <w:delText xml:space="preserve">and then taking the complex conjugate of each entry:</w:delText>
        </w:r>
      </w:del>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del w:id="24158" w:author="PR Preview" w:date="2026-01-01T00:00:00Z">
        <w:r>
          <w:rPr>
            <w:i/>
            <w:iCs/>
          </w:rPr>
          <w:delText xml:space="preserve">Remark 51</w:delText>
        </w:r>
      </w:del>
      <w:del w:id="24159" w:author="PR Preview" w:date="2026-01-01T00:00:00Z">
        <w:r>
          <w:delText xml:space="preserve"> (Notation for the conjugate transpose). </w:delText>
        </w:r>
      </w:del>
      <w:del w:id="24160" w:author="PR Preview" w:date="2026-01-01T00:00:00Z">
        <w:r>
          <w:delText xml:space="preserve">The operation is denoted variously across mathematics and physics:</w:delText>
        </w:r>
      </w:del>
      <w:del w:id="24161" w:author="PR Preview" w:date="2026-01-01T00:00:00Z">
        <w:r>
          <w:delText xml:space="preserve"> </w:delText>
        </w:r>
      </w:del>
      <m:oMath>
        <m:sSup>
          <m:e>
            <m:r>
              <m:rPr>
                <m:sty m:val="bi"/>
              </m:rPr>
              <m:t>A</m:t>
            </m:r>
          </m:e>
          <m:sup>
            <m:r>
              <m:rPr>
                <m:sty m:val="p"/>
              </m:rPr>
              <m:t>*</m:t>
            </m:r>
          </m:sup>
        </m:sSup>
      </m:oMath>
      <w:del w:id="24162" w:author="PR Preview" w:date="2026-01-01T00:00:00Z">
        <w:r>
          <w:delText xml:space="preserve"> </w:delText>
        </w:r>
      </w:del>
      <w:del w:id="24163" w:author="PR Preview" w:date="2026-01-01T00:00:00Z">
        <w:r>
          <w:delText xml:space="preserve">in pure mathematics (</w:delText>
        </w:r>
      </w:del>
      <w:del w:id="24164" w:author="PR Preview" w:date="2026-01-01T00:00:00Z">
        <w:r>
          <w:delText xml:space="preserve">Axler (2024, Definition 7.7, p. 231)</w:delText>
        </w:r>
      </w:del>
      <w:del w:id="24165" w:author="PR Preview" w:date="2026-01-01T00:00:00Z">
        <w:r>
          <w:delText xml:space="preserve">),</w:delText>
        </w:r>
      </w:del>
      <w:del w:id="24166" w:author="PR Preview" w:date="2026-01-01T00:00:00Z">
        <w:r>
          <w:delText xml:space="preserve"> </w:delText>
        </w:r>
      </w:del>
      <m:oMath>
        <m:sSup>
          <m:e>
            <m:r>
              <m:rPr>
                <m:sty m:val="bi"/>
              </m:rPr>
              <m:t>A</m:t>
            </m:r>
          </m:e>
          <m:sup>
            <m:r>
              <m:rPr>
                <m:sty m:val="p"/>
              </m:rPr>
              <m:t>†</m:t>
            </m:r>
          </m:sup>
        </m:sSup>
      </m:oMath>
      <w:del w:id="24167" w:author="PR Preview" w:date="2026-01-01T00:00:00Z">
        <w:r>
          <w:delText xml:space="preserve"> </w:delText>
        </w:r>
      </w:del>
      <w:del w:id="24168" w:author="PR Preview" w:date="2026-01-01T00:00:00Z">
        <w:r>
          <w:delText xml:space="preserve">(</w:delText>
        </w:r>
      </w:del>
      <w:del w:id="24169" w:author="PR Preview" w:date="2026-01-01T00:00:00Z">
        <w:r>
          <w:delText xml:space="preserve">“</w:delText>
        </w:r>
      </w:del>
      <m:oMath>
        <m:r>
          <m:t>A</m:t>
        </m:r>
      </m:oMath>
      <w:del w:id="24170" w:author="PR Preview" w:date="2026-01-01T00:00:00Z">
        <w:r>
          <w:delText xml:space="preserve">-dagger”</w:delText>
        </w:r>
      </w:del>
      <w:del w:id="24171" w:author="PR Preview" w:date="2026-01-01T00:00:00Z">
        <w:r>
          <w:delText xml:space="preserve">) in physics and quantum mechanics,</w:delText>
        </w:r>
      </w:del>
      <w:del w:id="24172" w:author="PR Preview" w:date="2026-01-01T00:00:00Z">
        <w:r>
          <w:delText xml:space="preserve"> </w:delText>
        </w:r>
      </w:del>
      <w:del w:id="24173" w:author="PR Preview" w:date="2026-01-01T00:00:00Z">
        <w:r>
          <w:delText xml:space="preserve">and</w:delText>
        </w:r>
      </w:del>
      <w:del w:id="24174" w:author="PR Preview" w:date="2026-01-01T00:00:00Z">
        <w:r>
          <w:delText xml:space="preserve"> </w:delText>
        </w:r>
      </w:del>
      <m:oMath>
        <m:sSup>
          <m:e>
            <m:r>
              <m:rPr>
                <m:sty m:val="bi"/>
              </m:rPr>
              <m:t>A</m:t>
            </m:r>
          </m:e>
          <m:sup>
            <m:r>
              <m:rPr>
                <m:scr m:val="sans-serif"/>
                <m:sty m:val="p"/>
              </m:rPr>
              <m:t>H</m:t>
            </m:r>
          </m:sup>
        </m:sSup>
      </m:oMath>
      <w:del w:id="24175" w:author="PR Preview" w:date="2026-01-01T00:00:00Z">
        <w:r>
          <w:delText xml:space="preserve"> </w:delText>
        </w:r>
      </w:del>
      <w:del w:id="24176" w:author="PR Preview" w:date="2026-01-01T00:00:00Z">
        <w:r>
          <w:delText xml:space="preserve">in engineering, numerical linear algebra, and statistics.</w:delText>
        </w:r>
      </w:del>
      <w:del w:id="24177" w:author="PR Preview" w:date="2026-01-01T00:00:00Z">
        <w:r>
          <w:delText xml:space="preserve"> </w:delText>
        </w:r>
      </w:del>
      <w:del w:id="24178" w:author="PR Preview" w:date="2026-01-01T00:00:00Z">
        <w:r>
          <w:delText xml:space="preserve">These notes write</w:delText>
        </w:r>
      </w:del>
      <w:del w:id="24179" w:author="PR Preview" w:date="2026-01-01T00:00:00Z">
        <w:r>
          <w:delText xml:space="preserve"> </w:delText>
        </w:r>
      </w:del>
      <m:oMath>
        <m:sSup>
          <m:e>
            <m:r>
              <m:rPr>
                <m:sty m:val="bi"/>
              </m:rPr>
              <m:t>A</m:t>
            </m:r>
          </m:e>
          <m:sup>
            <m:r>
              <m:rPr>
                <m:scr m:val="sans-serif"/>
                <m:sty m:val="p"/>
              </m:rPr>
              <m:t>H</m:t>
            </m:r>
          </m:sup>
        </m:sSup>
      </m:oMath>
      <w:del w:id="24180" w:author="PR Preview" w:date="2026-01-01T00:00:00Z">
        <w:r>
          <w:delText xml:space="preserve"> </w:delText>
        </w:r>
      </w:del>
      <w:del w:id="24181" w:author="PR Preview" w:date="2026-01-01T00:00:00Z">
        <w:r>
          <w:delText xml:space="preserve">because</w:delText>
        </w:r>
      </w:del>
      <w:del w:id="24182" w:author="PR Preview" w:date="2026-01-01T00:00:00Z">
        <w:r>
          <w:delText xml:space="preserve"> </w:delText>
        </w:r>
      </w:del>
      <m:oMath>
        <m:sSup>
          <m:e>
            <m:r>
              <m:t>​</m:t>
            </m:r>
          </m:e>
          <m:sup>
            <m:r>
              <m:rPr>
                <m:sty m:val="p"/>
              </m:rPr>
              <m:t>*</m:t>
            </m:r>
          </m:sup>
        </m:sSup>
      </m:oMath>
      <w:del w:id="24183" w:author="PR Preview" w:date="2026-01-01T00:00:00Z">
        <w:r>
          <w:delText xml:space="preserve"> </w:delText>
        </w:r>
      </w:del>
      <w:del w:id="24184" w:author="PR Preview" w:date="2026-01-01T00:00:00Z">
        <w:r>
          <w:delText xml:space="preserve">is reserved for optimal points (as in</w:delText>
        </w:r>
      </w:del>
      <w:del w:id="24185" w:author="PR Preview" w:date="2026-01-01T00:00:00Z">
        <w:r>
          <w:delText xml:space="preserve"> </w:delText>
        </w:r>
      </w:del>
      <w:del w:id="24186" w:author="PR Preview" w:date="2026-01-01T00:00:00Z">
        <w:r>
          <w:delText xml:space="preserve">$\mathord{\smash[b]{\underset{\raise.3ex\hbox{$\scriptstyle\sim$}}{x}}\vphantom{x}}^*$</w:delText>
        </w:r>
      </w:del>
      <w:del w:id="24187" w:author="PR Preview" w:date="2026-01-01T00:00:00Z">
        <w:r>
          <w:delText xml:space="preserve">)</w:delText>
        </w:r>
      </w:del>
      <w:del w:id="24188" w:author="PR Preview" w:date="2026-01-01T00:00:00Z">
        <w:r>
          <w:delText xml:space="preserve"> </w:delText>
        </w:r>
      </w:del>
      <w:del w:id="24189" w:author="PR Preview" w:date="2026-01-01T00:00:00Z">
        <w:r>
          <w:delText xml:space="preserve">and</w:delText>
        </w:r>
      </w:del>
      <w:del w:id="24190" w:author="PR Preview" w:date="2026-01-01T00:00:00Z">
        <w:r>
          <w:delText xml:space="preserve"> </w:delText>
        </w:r>
      </w:del>
      <m:oMath>
        <m:sSup>
          <m:e>
            <m:r>
              <m:t>​</m:t>
            </m:r>
          </m:e>
          <m:sup>
            <m:r>
              <m:rPr>
                <m:sty m:val="p"/>
              </m:rPr>
              <m:t>†</m:t>
            </m:r>
          </m:sup>
        </m:sSup>
      </m:oMath>
      <w:del w:id="24191" w:author="PR Preview" w:date="2026-01-01T00:00:00Z">
        <w:r>
          <w:delText xml:space="preserve"> </w:delText>
        </w:r>
      </w:del>
      <w:del w:id="24192" w:author="PR Preview" w:date="2026-01-01T00:00:00Z">
        <w:r>
          <w:delText xml:space="preserve">frequently denotes the Moore-Penrose pseudoinverse in the broader literature.</w:delText>
        </w:r>
      </w:del>
    </w:p>
    <w:p>
      <w:pPr>
        <w:pStyle w:val="BodyText"/>
      </w:pPr>
      <w:ins w:id="24193" w:author="PR Preview" w:date="2026-01-01T00:00:00Z">
        <w:r>
          <w:rPr>
            <w:b/>
            <w:bCs/>
          </w:rPr>
          <w:t xml:space="preserve">Definition 128 (Conjugate transpose (Hermitian adjoint, Hermitian conjugate, transjugate))</w:t>
        </w:r>
      </w:ins>
      <w:ins w:id="24194" w:author="PR Preview" w:date="2026-01-01T00:00:00Z">
        <w:r>
          <w:t xml:space="preserve"> </w:t>
        </w:r>
      </w:ins>
      <w:ins w:id="24195" w:author="PR Preview" w:date="2026-01-01T00:00:00Z">
        <w:r>
          <w:t xml:space="preserve">The</w:t>
        </w:r>
      </w:ins>
      <w:ins w:id="24196" w:author="PR Preview" w:date="2026-01-01T00:00:00Z">
        <w:r>
          <w:t xml:space="preserve"> </w:t>
        </w:r>
      </w:ins>
      <w:ins w:id="24197" w:author="PR Preview" w:date="2026-01-01T00:00:00Z">
        <w:r>
          <w:rPr>
            <w:b/>
            <w:bCs/>
          </w:rPr>
          <w:t xml:space="preserve">conjugate transpose</w:t>
        </w:r>
      </w:ins>
      <w:ins w:id="24198" w:author="PR Preview" w:date="2026-01-01T00:00:00Z">
        <w:r>
          <w:t xml:space="preserve"> </w:t>
        </w:r>
      </w:ins>
      <w:ins w:id="24199" w:author="PR Preview" w:date="2026-01-01T00:00:00Z">
        <w:r>
          <w:t xml:space="preserve">[92]</w:t>
        </w:r>
      </w:ins>
      <w:ins w:id="24200" w:author="PR Preview" w:date="2026-01-01T00:00:00Z">
        <w:r>
          <w:t xml:space="preserve"> </w:t>
        </w:r>
      </w:ins>
      <w:ins w:id="24201" w:author="PR Preview" w:date="2026-01-01T00:00:00Z">
        <w:r>
          <w:t xml:space="preserve">(also called the</w:t>
        </w:r>
      </w:ins>
      <w:ins w:id="24202" w:author="PR Preview" w:date="2026-01-01T00:00:00Z">
        <w:r>
          <w:t xml:space="preserve"> </w:t>
        </w:r>
      </w:ins>
      <w:ins w:id="24203" w:author="PR Preview" w:date="2026-01-01T00:00:00Z">
        <w:r>
          <w:rPr>
            <w:b/>
            <w:bCs/>
          </w:rPr>
          <w:t xml:space="preserve">Hermitian adjoint</w:t>
        </w:r>
      </w:ins>
      <w:ins w:id="24204" w:author="PR Preview" w:date="2026-01-01T00:00:00Z">
        <w:r>
          <w:t xml:space="preserve">,</w:t>
        </w:r>
      </w:ins>
      <w:ins w:id="24205" w:author="PR Preview" w:date="2026-01-01T00:00:00Z">
        <w:r>
          <w:t xml:space="preserve"> </w:t>
        </w:r>
      </w:ins>
      <w:ins w:id="24206" w:author="PR Preview" w:date="2026-01-01T00:00:00Z">
        <w:r>
          <w:rPr>
            <w:b/>
            <w:bCs/>
          </w:rPr>
          <w:t xml:space="preserve">Hermitian conjugate</w:t>
        </w:r>
      </w:ins>
      <w:ins w:id="24207" w:author="PR Preview" w:date="2026-01-01T00:00:00Z">
        <w:r>
          <w:t xml:space="preserve">, or</w:t>
        </w:r>
      </w:ins>
      <w:ins w:id="24208" w:author="PR Preview" w:date="2026-01-01T00:00:00Z">
        <w:r>
          <w:t xml:space="preserve"> </w:t>
        </w:r>
      </w:ins>
      <w:ins w:id="24209" w:author="PR Preview" w:date="2026-01-01T00:00:00Z">
        <w:r>
          <w:rPr>
            <w:b/>
            <w:bCs/>
          </w:rPr>
          <w:t xml:space="preserve">transjugate</w:t>
        </w:r>
      </w:ins>
      <w:ins w:id="24210" w:author="PR Preview" w:date="2026-01-01T00:00:00Z">
        <w:r>
          <w:t xml:space="preserve">)</w:t>
        </w:r>
      </w:ins>
      <w:ins w:id="24211" w:author="PR Preview" w:date="2026-01-01T00:00:00Z">
        <w:r>
          <w:t xml:space="preserve"> </w:t>
        </w:r>
      </w:ins>
      <w:ins w:id="24212" w:author="PR Preview" w:date="2026-01-01T00:00:00Z">
        <w:r>
          <w:t xml:space="preserve">of an</w:t>
        </w:r>
      </w:ins>
      <w:ins w:id="24213" w:author="PR Preview" w:date="2026-01-01T00:00:00Z">
        <w:r>
          <w:t xml:space="preserve"> </w:t>
        </w:r>
      </w:ins>
      <m:oMath>
        <m:r>
          <m:t>m</m:t>
        </m:r>
        <m:r>
          <m:rPr>
            <m:sty m:val="p"/>
          </m:rPr>
          <m:t>×</m:t>
        </m:r>
        <m:r>
          <m:t>n</m:t>
        </m:r>
      </m:oMath>
      <w:ins w:id="24214" w:author="PR Preview" w:date="2026-01-01T00:00:00Z">
        <w:r>
          <w:t xml:space="preserve"> </w:t>
        </w:r>
      </w:ins>
      <w:ins w:id="24215" w:author="PR Preview" w:date="2026-01-01T00:00:00Z">
        <w:r>
          <w:t xml:space="preserve">complex matrix</w:t>
        </w:r>
      </w:ins>
      <w:ins w:id="24216" w:author="PR Preview" w:date="2026-01-01T00:00:00Z">
        <w:r>
          <w:t xml:space="preserve"> </w:t>
        </w:r>
      </w:ins>
      <m:oMath>
        <m:r>
          <m:rPr>
            <m:sty m:val="bi"/>
          </m:rPr>
          <m:t>A</m:t>
        </m:r>
      </m:oMath>
      <w:ins w:id="24217" w:author="PR Preview" w:date="2026-01-01T00:00:00Z">
        <w:r>
          <w:t xml:space="preserve"> </w:t>
        </w:r>
      </w:ins>
      <w:ins w:id="24218" w:author="PR Preview" w:date="2026-01-01T00:00:00Z">
        <w:r>
          <w:t xml:space="preserve">is the</w:t>
        </w:r>
      </w:ins>
      <w:ins w:id="24219" w:author="PR Preview" w:date="2026-01-01T00:00:00Z">
        <w:r>
          <w:t xml:space="preserve"> </w:t>
        </w:r>
      </w:ins>
      <m:oMath>
        <m:r>
          <m:t>n</m:t>
        </m:r>
        <m:r>
          <m:rPr>
            <m:sty m:val="p"/>
          </m:rPr>
          <m:t>×</m:t>
        </m:r>
        <m:r>
          <m:t>m</m:t>
        </m:r>
      </m:oMath>
      <w:ins w:id="24220" w:author="PR Preview" w:date="2026-01-01T00:00:00Z">
        <w:r>
          <w:t xml:space="preserve"> </w:t>
        </w:r>
      </w:ins>
      <w:ins w:id="24221" w:author="PR Preview" w:date="2026-01-01T00:00:00Z">
        <w:r>
          <w:t xml:space="preserve">matrix</w:t>
        </w:r>
      </w:ins>
      <w:ins w:id="24222" w:author="PR Preview" w:date="2026-01-01T00:00:00Z">
        <w:r>
          <w:t xml:space="preserve"> </w:t>
        </w:r>
      </w:ins>
      <m:oMath>
        <m:sSup>
          <m:e>
            <m:r>
              <m:rPr>
                <m:sty m:val="bi"/>
              </m:rPr>
              <m:t>A</m:t>
            </m:r>
          </m:e>
          <m:sup>
            <m:r>
              <m:rPr>
                <m:scr m:val="sans-serif"/>
                <m:sty m:val="p"/>
              </m:rPr>
              <m:t>H</m:t>
            </m:r>
          </m:sup>
        </m:sSup>
      </m:oMath>
      <w:ins w:id="24223" w:author="PR Preview" w:date="2026-01-01T00:00:00Z">
        <w:r>
          <w:t xml:space="preserve"> </w:t>
        </w:r>
      </w:ins>
      <w:ins w:id="24224" w:author="PR Preview" w:date="2026-01-01T00:00:00Z">
        <w:r>
          <w:t xml:space="preserve">obtained by transposing</w:t>
        </w:r>
      </w:ins>
      <w:ins w:id="24225" w:author="PR Preview" w:date="2026-01-01T00:00:00Z">
        <w:r>
          <w:t xml:space="preserve"> </w:t>
        </w:r>
      </w:ins>
      <m:oMath>
        <m:r>
          <m:rPr>
            <m:sty m:val="bi"/>
          </m:rPr>
          <m:t>A</m:t>
        </m:r>
      </m:oMath>
      <w:ins w:id="24226" w:author="PR Preview" w:date="2026-01-01T00:00:00Z">
        <w:r>
          <w:t xml:space="preserve"> </w:t>
        </w:r>
      </w:ins>
      <w:ins w:id="24227" w:author="PR Preview" w:date="2026-01-01T00:00:00Z">
        <w:r>
          <w:t xml:space="preserve">and then taking the complex conjugate of each entry:</w:t>
        </w:r>
      </w:ins>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88"/>
    <w:bookmarkStart w:id="689" w:name="rem-conjugate-transpose-notation"/>
    <w:p>
      <w:pPr>
        <w:pStyle w:val="FirstParagraph"/>
      </w:pPr>
      <w:ins w:id="24228" w:author="PR Preview" w:date="2026-01-01T00:00:00Z">
        <w:r>
          <w:rPr>
            <w:i/>
            <w:iCs/>
          </w:rPr>
          <w:t xml:space="preserve">Remark 52</w:t>
        </w:r>
      </w:ins>
      <w:ins w:id="24229" w:author="PR Preview" w:date="2026-01-01T00:00:00Z">
        <w:r>
          <w:t xml:space="preserve"> (Notation for the conjugate transpose). </w:t>
        </w:r>
      </w:ins>
      <w:ins w:id="24230" w:author="PR Preview" w:date="2026-01-01T00:00:00Z">
        <w:r>
          <w:t xml:space="preserve">The operation is denoted variously across mathematics and physics:</w:t>
        </w:r>
      </w:ins>
      <w:ins w:id="24231" w:author="PR Preview" w:date="2026-01-01T00:00:00Z">
        <w:r>
          <w:t xml:space="preserve"> </w:t>
        </w:r>
      </w:ins>
      <m:oMath>
        <m:sSup>
          <m:e>
            <m:r>
              <m:rPr>
                <m:sty m:val="bi"/>
              </m:rPr>
              <m:t>A</m:t>
            </m:r>
          </m:e>
          <m:sup>
            <m:r>
              <m:rPr>
                <m:sty m:val="p"/>
              </m:rPr>
              <m:t>*</m:t>
            </m:r>
          </m:sup>
        </m:sSup>
      </m:oMath>
      <w:ins w:id="24232" w:author="PR Preview" w:date="2026-01-01T00:00:00Z">
        <w:r>
          <w:t xml:space="preserve"> </w:t>
        </w:r>
      </w:ins>
      <w:ins w:id="24233" w:author="PR Preview" w:date="2026-01-01T00:00:00Z">
        <w:r>
          <w:t xml:space="preserve">in pure mathematics (</w:t>
        </w:r>
      </w:ins>
      <w:ins w:id="24234" w:author="PR Preview" w:date="2026-01-01T00:00:00Z">
        <w:r>
          <w:t xml:space="preserve">Axler [50], Definition 7.7, p. 231</w:t>
        </w:r>
      </w:ins>
      <w:ins w:id="24235" w:author="PR Preview" w:date="2026-01-01T00:00:00Z">
        <w:r>
          <w:t xml:space="preserve">),</w:t>
        </w:r>
      </w:ins>
      <w:ins w:id="24236" w:author="PR Preview" w:date="2026-01-01T00:00:00Z">
        <w:r>
          <w:t xml:space="preserve"> </w:t>
        </w:r>
      </w:ins>
      <m:oMath>
        <m:sSup>
          <m:e>
            <m:r>
              <m:rPr>
                <m:sty m:val="bi"/>
              </m:rPr>
              <m:t>A</m:t>
            </m:r>
          </m:e>
          <m:sup>
            <m:r>
              <m:rPr>
                <m:sty m:val="p"/>
              </m:rPr>
              <m:t>†</m:t>
            </m:r>
          </m:sup>
        </m:sSup>
      </m:oMath>
      <w:ins w:id="24237" w:author="PR Preview" w:date="2026-01-01T00:00:00Z">
        <w:r>
          <w:t xml:space="preserve"> </w:t>
        </w:r>
      </w:ins>
      <w:ins w:id="24238" w:author="PR Preview" w:date="2026-01-01T00:00:00Z">
        <w:r>
          <w:t xml:space="preserve">(</w:t>
        </w:r>
      </w:ins>
      <w:ins w:id="24239" w:author="PR Preview" w:date="2026-01-01T00:00:00Z">
        <w:r>
          <w:t xml:space="preserve">“</w:t>
        </w:r>
      </w:ins>
      <m:oMath>
        <m:r>
          <m:t>A</m:t>
        </m:r>
      </m:oMath>
      <w:ins w:id="24240" w:author="PR Preview" w:date="2026-01-01T00:00:00Z">
        <w:r>
          <w:t xml:space="preserve">-dagger”</w:t>
        </w:r>
      </w:ins>
      <w:ins w:id="24241" w:author="PR Preview" w:date="2026-01-01T00:00:00Z">
        <w:r>
          <w:t xml:space="preserve">) in physics and quantum mechanics,</w:t>
        </w:r>
      </w:ins>
      <w:ins w:id="24242" w:author="PR Preview" w:date="2026-01-01T00:00:00Z">
        <w:r>
          <w:t xml:space="preserve"> </w:t>
        </w:r>
      </w:ins>
      <w:ins w:id="24243" w:author="PR Preview" w:date="2026-01-01T00:00:00Z">
        <w:r>
          <w:t xml:space="preserve">and</w:t>
        </w:r>
      </w:ins>
      <w:ins w:id="24244" w:author="PR Preview" w:date="2026-01-01T00:00:00Z">
        <w:r>
          <w:t xml:space="preserve"> </w:t>
        </w:r>
      </w:ins>
      <m:oMath>
        <m:sSup>
          <m:e>
            <m:r>
              <m:rPr>
                <m:sty m:val="bi"/>
              </m:rPr>
              <m:t>A</m:t>
            </m:r>
          </m:e>
          <m:sup>
            <m:r>
              <m:rPr>
                <m:scr m:val="sans-serif"/>
                <m:sty m:val="p"/>
              </m:rPr>
              <m:t>H</m:t>
            </m:r>
          </m:sup>
        </m:sSup>
      </m:oMath>
      <w:ins w:id="24245" w:author="PR Preview" w:date="2026-01-01T00:00:00Z">
        <w:r>
          <w:t xml:space="preserve"> </w:t>
        </w:r>
      </w:ins>
      <w:ins w:id="24246" w:author="PR Preview" w:date="2026-01-01T00:00:00Z">
        <w:r>
          <w:t xml:space="preserve">in engineering, numerical linear algebra, and statistics.</w:t>
        </w:r>
      </w:ins>
      <w:ins w:id="24247" w:author="PR Preview" w:date="2026-01-01T00:00:00Z">
        <w:r>
          <w:t xml:space="preserve"> </w:t>
        </w:r>
      </w:ins>
      <w:ins w:id="24248" w:author="PR Preview" w:date="2026-01-01T00:00:00Z">
        <w:r>
          <w:t xml:space="preserve">These notes write</w:t>
        </w:r>
      </w:ins>
      <w:ins w:id="24249" w:author="PR Preview" w:date="2026-01-01T00:00:00Z">
        <w:r>
          <w:t xml:space="preserve"> </w:t>
        </w:r>
      </w:ins>
      <m:oMath>
        <m:sSup>
          <m:e>
            <m:r>
              <m:rPr>
                <m:sty m:val="bi"/>
              </m:rPr>
              <m:t>A</m:t>
            </m:r>
          </m:e>
          <m:sup>
            <m:r>
              <m:rPr>
                <m:scr m:val="sans-serif"/>
                <m:sty m:val="p"/>
              </m:rPr>
              <m:t>H</m:t>
            </m:r>
          </m:sup>
        </m:sSup>
      </m:oMath>
      <w:ins w:id="24250" w:author="PR Preview" w:date="2026-01-01T00:00:00Z">
        <w:r>
          <w:t xml:space="preserve"> </w:t>
        </w:r>
      </w:ins>
      <w:ins w:id="24251" w:author="PR Preview" w:date="2026-01-01T00:00:00Z">
        <w:r>
          <w:t xml:space="preserve">because</w:t>
        </w:r>
      </w:ins>
      <w:ins w:id="24252" w:author="PR Preview" w:date="2026-01-01T00:00:00Z">
        <w:r>
          <w:t xml:space="preserve"> </w:t>
        </w:r>
      </w:ins>
      <m:oMath>
        <m:sSup>
          <m:e>
            <m:r>
              <m:t>​</m:t>
            </m:r>
          </m:e>
          <m:sup>
            <m:r>
              <m:rPr>
                <m:sty m:val="p"/>
              </m:rPr>
              <m:t>*</m:t>
            </m:r>
          </m:sup>
        </m:sSup>
      </m:oMath>
      <w:ins w:id="24253" w:author="PR Preview" w:date="2026-01-01T00:00:00Z">
        <w:r>
          <w:t xml:space="preserve"> </w:t>
        </w:r>
      </w:ins>
      <w:ins w:id="24254" w:author="PR Preview" w:date="2026-01-01T00:00:00Z">
        <w:r>
          <w:t xml:space="preserve">is reserved for optimal points (as in</w:t>
        </w:r>
      </w:ins>
      <w:ins w:id="24255" w:author="PR Preview" w:date="2026-01-01T00:00:00Z">
        <w:r>
          <w:t xml:space="preserve"> </w:t>
        </w:r>
      </w:ins>
      <w:ins w:id="24256" w:author="PR Preview" w:date="2026-01-01T00:00:00Z">
        <w:r>
          <w:t xml:space="preserve">$\mathord{\smash[b]{\underset{\raise.3ex\hbox{$\scriptstyle\sim$}}{x}}\vphantom{x}}^*$</w:t>
        </w:r>
      </w:ins>
      <w:ins w:id="24257" w:author="PR Preview" w:date="2026-01-01T00:00:00Z">
        <w:r>
          <w:t xml:space="preserve">)</w:t>
        </w:r>
      </w:ins>
      <w:ins w:id="24258" w:author="PR Preview" w:date="2026-01-01T00:00:00Z">
        <w:r>
          <w:t xml:space="preserve"> </w:t>
        </w:r>
      </w:ins>
      <w:ins w:id="24259" w:author="PR Preview" w:date="2026-01-01T00:00:00Z">
        <w:r>
          <w:t xml:space="preserve">and</w:t>
        </w:r>
      </w:ins>
      <w:ins w:id="24260" w:author="PR Preview" w:date="2026-01-01T00:00:00Z">
        <w:r>
          <w:t xml:space="preserve"> </w:t>
        </w:r>
      </w:ins>
      <m:oMath>
        <m:sSup>
          <m:e>
            <m:r>
              <m:t>​</m:t>
            </m:r>
          </m:e>
          <m:sup>
            <m:r>
              <m:rPr>
                <m:sty m:val="p"/>
              </m:rPr>
              <m:t>†</m:t>
            </m:r>
          </m:sup>
        </m:sSup>
      </m:oMath>
      <w:ins w:id="24261" w:author="PR Preview" w:date="2026-01-01T00:00:00Z">
        <w:r>
          <w:t xml:space="preserve"> </w:t>
        </w:r>
      </w:ins>
      <w:ins w:id="24262"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89"/>
    <w:bookmarkStart w:id="690" w:name="exm-conjugate-transpose"/>
    <w:p>
      <w:pPr>
        <w:pStyle w:val="BodyText"/>
      </w:pPr>
      <w:del w:id="24263" w:author="PR Preview" w:date="2026-01-01T00:00:00Z">
        <w:r>
          <w:rPr>
            <w:b/>
            <w:bCs/>
          </w:rPr>
          <w:delText xml:space="preserve">Example 217 (The conjugate transpose of a</w:delText>
        </w:r>
      </w:del>
      <w:del w:id="24264" w:author="PR Preview" w:date="2026-01-01T00:00:00Z">
        <w:r>
          <w:rPr>
            <w:b/>
            <w:bCs/>
          </w:rPr>
          <w:delText xml:space="preserve"> </w:delText>
        </w:r>
      </w:del>
      <m:oMath>
        <m:r>
          <m:t>2</m:t>
        </m:r>
        <m:r>
          <m:rPr>
            <m:sty m:val="p"/>
          </m:rPr>
          <m:t>×</m:t>
        </m:r>
        <m:r>
          <m:t>3</m:t>
        </m:r>
      </m:oMath>
      <w:del w:id="24265" w:author="PR Preview" w:date="2026-01-01T00:00:00Z">
        <w:r>
          <w:rPr>
            <w:b/>
            <w:bCs/>
          </w:rPr>
          <w:delText xml:space="preserve"> </w:delText>
        </w:r>
      </w:del>
      <w:del w:id="24266" w:author="PR Preview" w:date="2026-01-01T00:00:00Z">
        <w:r>
          <w:rPr>
            <w:b/>
            <w:bCs/>
          </w:rPr>
          <w:delText xml:space="preserve">matrix)</w:delText>
        </w:r>
      </w:del>
      <w:del w:id="24267" w:author="PR Preview" w:date="2026-01-01T00:00:00Z">
        <w:r>
          <w:delText xml:space="preserve"> </w:delText>
        </w:r>
      </w:del>
      <w:del w:id="24268" w:author="PR Preview" w:date="2026-01-01T00:00:00Z">
        <w:r>
          <w:delText xml:space="preserve">For</w:delText>
        </w:r>
      </w:del>
    </w:p>
    <w:p>
      <w:pPr>
        <w:pStyle w:val="BodyText"/>
      </w:pPr>
      <w:ins w:id="24269" w:author="PR Preview" w:date="2026-01-01T00:00:00Z">
        <w:r>
          <w:rPr>
            <w:b/>
            <w:bCs/>
          </w:rPr>
          <w:t xml:space="preserve">Example 222 (The conjugate transpose of a</w:t>
        </w:r>
      </w:ins>
      <w:ins w:id="24270" w:author="PR Preview" w:date="2026-01-01T00:00:00Z">
        <w:r>
          <w:rPr>
            <w:b/>
            <w:bCs/>
          </w:rPr>
          <w:t xml:space="preserve"> </w:t>
        </w:r>
      </w:ins>
      <m:oMath>
        <m:r>
          <m:t>2</m:t>
        </m:r>
        <m:r>
          <m:rPr>
            <m:sty m:val="p"/>
          </m:rPr>
          <m:t>×</m:t>
        </m:r>
        <m:r>
          <m:t>3</m:t>
        </m:r>
      </m:oMath>
      <w:ins w:id="24271" w:author="PR Preview" w:date="2026-01-01T00:00:00Z">
        <w:r>
          <w:rPr>
            <w:b/>
            <w:bCs/>
          </w:rPr>
          <w:t xml:space="preserve"> </w:t>
        </w:r>
      </w:ins>
      <w:ins w:id="24272" w:author="PR Preview" w:date="2026-01-01T00:00:00Z">
        <w:r>
          <w:rPr>
            <w:b/>
            <w:bCs/>
          </w:rPr>
          <w:t xml:space="preserve">matrix)</w:t>
        </w:r>
      </w:ins>
      <w:ins w:id="24273" w:author="PR Preview" w:date="2026-01-01T00:00:00Z">
        <w:r>
          <w:t xml:space="preserve"> </w:t>
        </w:r>
      </w:ins>
      <w:ins w:id="24274"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0"/>
    <w:bookmarkStart w:id="691" w:name="rem-conjugate-transpose-vector"/>
    <w:p>
      <w:pPr>
        <w:pStyle w:val="BodyText"/>
      </w:pPr>
      <w:del w:id="24275" w:author="PR Preview" w:date="2026-01-01T00:00:00Z">
        <w:r>
          <w:rPr>
            <w:i/>
            <w:iCs/>
          </w:rPr>
          <w:delText xml:space="preserve">Remark 52</w:delText>
        </w:r>
      </w:del>
      <w:del w:id="24276" w:author="PR Preview" w:date="2026-01-01T00:00:00Z">
        <w:r>
          <w:delText xml:space="preserve"> (Conjugate transpose of a complex vector). </w:delText>
        </w:r>
      </w:del>
      <w:del w:id="24277" w:author="PR Preview" w:date="2026-01-01T00:00:00Z">
        <w:r>
          <w:delText xml:space="preserve">The conjugate transpose of a column vector</w:delText>
        </w:r>
      </w:del>
      <w:del w:id="24278" w:author="PR Preview" w:date="2026-01-01T00:00:00Z">
        <w:r>
          <w:delText xml:space="preserve"> </w:delText>
        </w:r>
      </w:del>
      <w:del w:id="24279" w:author="PR Preview" w:date="2026-01-01T00:00:00Z">
        <w:r>
          <w:delText xml:space="preserve">$\mathord{\smash[b]{\underset{\raise.3ex\hbox{$\scriptstyle\sim$}}{z}}\vphantom{z}} \in \mathbb{C}^p$</w:delText>
        </w:r>
      </w:del>
      <w:del w:id="24280" w:author="PR Preview" w:date="2026-01-01T00:00:00Z">
        <w:r>
          <w:delText xml:space="preserve"> </w:delText>
        </w:r>
      </w:del>
      <w:del w:id="24281" w:author="PR Preview" w:date="2026-01-01T00:00:00Z">
        <w:r>
          <w:delText xml:space="preserve">is the</w:delText>
        </w:r>
      </w:del>
      <w:del w:id="24282" w:author="PR Preview" w:date="2026-01-01T00:00:00Z">
        <w:r>
          <w:delText xml:space="preserve"> </w:delText>
        </w:r>
      </w:del>
      <m:oMath>
        <m:r>
          <m:t>1</m:t>
        </m:r>
        <m:r>
          <m:rPr>
            <m:sty m:val="p"/>
          </m:rPr>
          <m:t>×</m:t>
        </m:r>
        <m:r>
          <m:t>p</m:t>
        </m:r>
      </m:oMath>
      <w:del w:id="24283" w:author="PR Preview" w:date="2026-01-01T00:00:00Z">
        <w:r>
          <w:delText xml:space="preserve"> </w:delText>
        </w:r>
      </w:del>
      <w:del w:id="24284" w:author="PR Preview" w:date="2026-01-01T00:00:00Z">
        <w:r>
          <w:delText xml:space="preserve">row vector</w:delText>
        </w:r>
      </w:del>
      <w:del w:id="24285" w:author="PR Preview" w:date="2026-01-01T00:00:00Z">
        <w:r>
          <w:delText xml:space="preserve"> </w:delText>
        </w:r>
      </w:del>
      <w:del w:id="24286" w:author="PR Preview" w:date="2026-01-01T00:00:00Z">
        <w:r>
          <w:delText xml:space="preserve">$\mathord{\smash[b]{\underset{\raise.3ex\hbox{$\scriptstyle\sim$}}{z}}\vphantom{z}}^{\mathsf{H}} = [\overline{z_1},\; \ldots,\; \overline{z_p}]$</w:delText>
        </w:r>
      </w:del>
      <w:del w:id="24287" w:author="PR Preview" w:date="2026-01-01T00:00:00Z">
        <w:r>
          <w:delText xml:space="preserve">.</w:delText>
        </w:r>
      </w:del>
    </w:p>
    <w:p>
      <w:pPr>
        <w:pStyle w:val="BodyText"/>
      </w:pPr>
      <w:del w:id="24288" w:author="PR Preview" w:date="2026-01-01T00:00:00Z">
        <w:r>
          <w:rPr>
            <w:b/>
            <w:bCs/>
          </w:rPr>
          <w:delText xml:space="preserve">Theorem 123 (Properties of the Hermitian adjoint)</w:delText>
        </w:r>
      </w:del>
      <w:del w:id="24289" w:author="PR Preview" w:date="2026-01-01T00:00:00Z">
        <w:r>
          <w:delText xml:space="preserve"> </w:delText>
        </w:r>
      </w:del>
      <w:del w:id="24290" w:author="PR Preview" w:date="2026-01-01T00:00:00Z">
        <w:r>
          <w:delText xml:space="preserve">Let</w:delText>
        </w:r>
      </w:del>
      <w:del w:id="24291" w:author="PR Preview" w:date="2026-01-01T00:00:00Z">
        <w:r>
          <w:delText xml:space="preserve"> </w:delText>
        </w:r>
      </w:del>
      <m:oMath>
        <m:r>
          <m:rPr>
            <m:sty m:val="bi"/>
          </m:rPr>
          <m:t>A</m:t>
        </m:r>
      </m:oMath>
      <w:del w:id="24292" w:author="PR Preview" w:date="2026-01-01T00:00:00Z">
        <w:r>
          <w:delText xml:space="preserve"> </w:delText>
        </w:r>
      </w:del>
      <w:del w:id="24293" w:author="PR Preview" w:date="2026-01-01T00:00:00Z">
        <w:r>
          <w:delText xml:space="preserve">and</w:delText>
        </w:r>
      </w:del>
      <w:del w:id="24294" w:author="PR Preview" w:date="2026-01-01T00:00:00Z">
        <w:r>
          <w:delText xml:space="preserve"> </w:delText>
        </w:r>
      </w:del>
      <m:oMath>
        <m:r>
          <m:rPr>
            <m:sty m:val="bi"/>
          </m:rPr>
          <m:t>B</m:t>
        </m:r>
      </m:oMath>
      <w:del w:id="24295" w:author="PR Preview" w:date="2026-01-01T00:00:00Z">
        <w:r>
          <w:delText xml:space="preserve"> </w:delText>
        </w:r>
      </w:del>
      <w:del w:id="24296" w:author="PR Preview" w:date="2026-01-01T00:00:00Z">
        <w:r>
          <w:delText xml:space="preserve">be complex matrices of compatible dimensions,</w:delText>
        </w:r>
      </w:del>
      <w:del w:id="24297" w:author="PR Preview" w:date="2026-01-01T00:00:00Z">
        <w:r>
          <w:delText xml:space="preserve"> </w:delText>
        </w:r>
      </w:del>
      <w:del w:id="24298" w:author="PR Preview" w:date="2026-01-01T00:00:00Z">
        <w:r>
          <w:delText xml:space="preserve">and let</w:delText>
        </w:r>
      </w:del>
      <w:del w:id="24299" w:author="PR Preview" w:date="2026-01-01T00:00:00Z">
        <w:r>
          <w:delText xml:space="preserve"> </w:delText>
        </w:r>
      </w:del>
      <m:oMath>
        <m:r>
          <m:t>c</m:t>
        </m:r>
        <m:r>
          <m:rPr>
            <m:sty m:val="p"/>
          </m:rPr>
          <m:t>∈</m:t>
        </m:r>
        <m:r>
          <m:rPr>
            <m:scr m:val="double-struck"/>
            <m:sty m:val="p"/>
          </m:rPr>
          <m:t>C</m:t>
        </m:r>
      </m:oMath>
      <w:del w:id="24300" w:author="PR Preview" w:date="2026-01-01T00:00:00Z">
        <w:r>
          <w:delText xml:space="preserve"> </w:delText>
        </w:r>
      </w:del>
      <w:del w:id="24301" w:author="PR Preview" w:date="2026-01-01T00:00:00Z">
        <w:r>
          <w:delText xml:space="preserve">be a scalar.</w:delText>
        </w:r>
      </w:del>
      <w:del w:id="24302" w:author="PR Preview" w:date="2026-01-01T00:00:00Z">
        <w:r>
          <w:delText xml:space="preserve"> </w:delText>
        </w:r>
      </w:del>
      <w:del w:id="24303" w:author="PR Preview" w:date="2026-01-01T00:00:00Z">
        <w:r>
          <w:delText xml:space="preserve">The Hermitian adjoint (</w:delText>
        </w:r>
      </w:del>
      <w:hyperlink w:anchor="def-conjugate-transpose">
        <w:del w:id="24304" w:author="PR Preview" w:date="2026-01-01T00:00:00Z">
          <w:r>
            <w:rPr>
              <w:rStyle w:val="Hyperlink"/>
            </w:rPr>
            <w:delText xml:space="preserve">Definition 128</w:delText>
          </w:r>
        </w:del>
      </w:hyperlink>
      <w:del w:id="24305" w:author="PR Preview" w:date="2026-01-01T00:00:00Z">
        <w:r>
          <w:delText xml:space="preserve">) satisfies:</w:delText>
        </w:r>
      </w:del>
    </w:p>
    <w:p>
      <w:pPr>
        <w:pStyle w:val="BodyText"/>
      </w:pPr>
      <w:ins w:id="24306" w:author="PR Preview" w:date="2026-01-01T00:00:00Z">
        <w:r>
          <w:rPr>
            <w:i/>
            <w:iCs/>
          </w:rPr>
          <w:t xml:space="preserve">Remark 53</w:t>
        </w:r>
      </w:ins>
      <w:ins w:id="24307" w:author="PR Preview" w:date="2026-01-01T00:00:00Z">
        <w:r>
          <w:t xml:space="preserve"> (Conjugate transpose of a complex vector). </w:t>
        </w:r>
      </w:ins>
      <w:ins w:id="24308" w:author="PR Preview" w:date="2026-01-01T00:00:00Z">
        <w:r>
          <w:t xml:space="preserve">The conjugate transpose of a column vector</w:t>
        </w:r>
      </w:ins>
      <w:ins w:id="24309" w:author="PR Preview" w:date="2026-01-01T00:00:00Z">
        <w:r>
          <w:t xml:space="preserve"> </w:t>
        </w:r>
      </w:ins>
      <w:ins w:id="24310" w:author="PR Preview" w:date="2026-01-01T00:00:00Z">
        <w:r>
          <w:t xml:space="preserve">$\mathord{\smash[b]{\underset{\raise.3ex\hbox{$\scriptstyle\sim$}}{z}}\vphantom{z}} \in \mathbb{C}^p$</w:t>
        </w:r>
      </w:ins>
      <w:ins w:id="24311" w:author="PR Preview" w:date="2026-01-01T00:00:00Z">
        <w:r>
          <w:t xml:space="preserve"> </w:t>
        </w:r>
      </w:ins>
      <w:ins w:id="24312" w:author="PR Preview" w:date="2026-01-01T00:00:00Z">
        <w:r>
          <w:t xml:space="preserve">is the</w:t>
        </w:r>
      </w:ins>
      <w:ins w:id="24313" w:author="PR Preview" w:date="2026-01-01T00:00:00Z">
        <w:r>
          <w:t xml:space="preserve"> </w:t>
        </w:r>
      </w:ins>
      <m:oMath>
        <m:r>
          <m:t>1</m:t>
        </m:r>
        <m:r>
          <m:rPr>
            <m:sty m:val="p"/>
          </m:rPr>
          <m:t>×</m:t>
        </m:r>
        <m:r>
          <m:t>p</m:t>
        </m:r>
      </m:oMath>
      <w:ins w:id="24314" w:author="PR Preview" w:date="2026-01-01T00:00:00Z">
        <w:r>
          <w:t xml:space="preserve"> </w:t>
        </w:r>
      </w:ins>
      <w:ins w:id="24315" w:author="PR Preview" w:date="2026-01-01T00:00:00Z">
        <w:r>
          <w:t xml:space="preserve">row vector</w:t>
        </w:r>
      </w:ins>
      <w:ins w:id="24316" w:author="PR Preview" w:date="2026-01-01T00:00:00Z">
        <w:r>
          <w:t xml:space="preserve"> </w:t>
        </w:r>
      </w:ins>
      <w:ins w:id="24317" w:author="PR Preview" w:date="2026-01-01T00:00:00Z">
        <w:r>
          <w:t xml:space="preserve">$\mathord{\smash[b]{\underset{\raise.3ex\hbox{$\scriptstyle\sim$}}{z}}\vphantom{z}}^{\mathsf{H}} = [\overline{z_1},\; \ldots,\; \overline{z_p}]$</w:t>
        </w:r>
      </w:ins>
      <w:ins w:id="24318" w:author="PR Preview" w:date="2026-01-01T00:00:00Z">
        <w:r>
          <w:t xml:space="preserve">.</w:t>
        </w:r>
      </w:ins>
    </w:p>
    <w:bookmarkEnd w:id="691"/>
    <w:bookmarkStart w:id="692" w:name="thm-hermitian-adjoint-properties"/>
    <w:p>
      <w:pPr>
        <w:pStyle w:val="BodyText"/>
      </w:pPr>
      <w:ins w:id="24319" w:author="PR Preview" w:date="2026-01-01T00:00:00Z">
        <w:r>
          <w:rPr>
            <w:b/>
            <w:bCs/>
          </w:rPr>
          <w:t xml:space="preserve">Theorem 126 (Properties of the Hermitian adjoint)</w:t>
        </w:r>
      </w:ins>
      <w:ins w:id="24320" w:author="PR Preview" w:date="2026-01-01T00:00:00Z">
        <w:r>
          <w:t xml:space="preserve"> </w:t>
        </w:r>
      </w:ins>
      <w:ins w:id="24321" w:author="PR Preview" w:date="2026-01-01T00:00:00Z">
        <w:r>
          <w:t xml:space="preserve">Let</w:t>
        </w:r>
      </w:ins>
      <w:ins w:id="24322" w:author="PR Preview" w:date="2026-01-01T00:00:00Z">
        <w:r>
          <w:t xml:space="preserve"> </w:t>
        </w:r>
      </w:ins>
      <m:oMath>
        <m:r>
          <m:rPr>
            <m:sty m:val="bi"/>
          </m:rPr>
          <m:t>A</m:t>
        </m:r>
      </m:oMath>
      <w:ins w:id="24323" w:author="PR Preview" w:date="2026-01-01T00:00:00Z">
        <w:r>
          <w:t xml:space="preserve"> </w:t>
        </w:r>
      </w:ins>
      <w:ins w:id="24324" w:author="PR Preview" w:date="2026-01-01T00:00:00Z">
        <w:r>
          <w:t xml:space="preserve">and</w:t>
        </w:r>
      </w:ins>
      <w:ins w:id="24325" w:author="PR Preview" w:date="2026-01-01T00:00:00Z">
        <w:r>
          <w:t xml:space="preserve"> </w:t>
        </w:r>
      </w:ins>
      <m:oMath>
        <m:r>
          <m:rPr>
            <m:sty m:val="bi"/>
          </m:rPr>
          <m:t>B</m:t>
        </m:r>
      </m:oMath>
      <w:ins w:id="24326" w:author="PR Preview" w:date="2026-01-01T00:00:00Z">
        <w:r>
          <w:t xml:space="preserve"> </w:t>
        </w:r>
      </w:ins>
      <w:ins w:id="24327" w:author="PR Preview" w:date="2026-01-01T00:00:00Z">
        <w:r>
          <w:t xml:space="preserve">be complex matrices of compatible dimensions,</w:t>
        </w:r>
      </w:ins>
      <w:ins w:id="24328" w:author="PR Preview" w:date="2026-01-01T00:00:00Z">
        <w:r>
          <w:t xml:space="preserve"> </w:t>
        </w:r>
      </w:ins>
      <w:ins w:id="24329" w:author="PR Preview" w:date="2026-01-01T00:00:00Z">
        <w:r>
          <w:t xml:space="preserve">and let</w:t>
        </w:r>
      </w:ins>
      <w:ins w:id="24330" w:author="PR Preview" w:date="2026-01-01T00:00:00Z">
        <w:r>
          <w:t xml:space="preserve"> </w:t>
        </w:r>
      </w:ins>
      <m:oMath>
        <m:r>
          <m:t>c</m:t>
        </m:r>
        <m:r>
          <m:rPr>
            <m:sty m:val="p"/>
          </m:rPr>
          <m:t>∈</m:t>
        </m:r>
        <m:r>
          <m:rPr>
            <m:scr m:val="double-struck"/>
            <m:sty m:val="p"/>
          </m:rPr>
          <m:t>C</m:t>
        </m:r>
      </m:oMath>
      <w:ins w:id="24331" w:author="PR Preview" w:date="2026-01-01T00:00:00Z">
        <w:r>
          <w:t xml:space="preserve"> </w:t>
        </w:r>
      </w:ins>
      <w:ins w:id="24332" w:author="PR Preview" w:date="2026-01-01T00:00:00Z">
        <w:r>
          <w:t xml:space="preserve">be a scalar.</w:t>
        </w:r>
      </w:ins>
      <w:ins w:id="24333" w:author="PR Preview" w:date="2026-01-01T00:00:00Z">
        <w:r>
          <w:t xml:space="preserve"> </w:t>
        </w:r>
      </w:ins>
      <w:ins w:id="24334" w:author="PR Preview" w:date="2026-01-01T00:00:00Z">
        <w:r>
          <w:t xml:space="preserve">The Hermitian adjoint (</w:t>
        </w:r>
      </w:ins>
      <w:hyperlink w:anchor="def-conjugate-transpose">
        <w:ins w:id="24335" w:author="PR Preview" w:date="2026-01-01T00:00:00Z">
          <w:r>
            <w:rPr>
              <w:rStyle w:val="Hyperlink"/>
            </w:rPr>
            <w:t xml:space="preserve">Definition 128</w:t>
          </w:r>
        </w:ins>
      </w:hyperlink>
      <w:ins w:id="24336" w:author="PR Preview" w:date="2026-01-01T00:00:00Z">
        <w:r>
          <w:t xml:space="preserve">) satisfies:</w:t>
        </w:r>
      </w:ins>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3" w:name="thm-adjoint-inner-product"/>
    <w:p>
      <w:pPr>
        <w:pStyle w:val="BodyText"/>
      </w:pPr>
      <w:del w:id="24337" w:author="PR Preview" w:date="2026-01-01T00:00:00Z">
        <w:r>
          <w:rPr>
            <w:b/>
            <w:bCs/>
          </w:rPr>
          <w:delText xml:space="preserve">Theorem 124 (The adjoint property for inner products)</w:delText>
        </w:r>
      </w:del>
      <w:del w:id="24338" w:author="PR Preview" w:date="2026-01-01T00:00:00Z">
        <w:r>
          <w:delText xml:space="preserve"> </w:delText>
        </w:r>
      </w:del>
      <w:del w:id="24339" w:author="PR Preview" w:date="2026-01-01T00:00:00Z">
        <w:r>
          <w:delText xml:space="preserve">Let</w:delText>
        </w:r>
      </w:del>
      <w:del w:id="24340" w:author="PR Preview" w:date="2026-01-01T00:00:00Z">
        <w:r>
          <w:delText xml:space="preserve"> </w:delText>
        </w:r>
      </w:del>
      <m:oMath>
        <m:r>
          <m:rPr>
            <m:sty m:val="bi"/>
          </m:rPr>
          <m:t>A</m:t>
        </m:r>
      </m:oMath>
      <w:del w:id="24341" w:author="PR Preview" w:date="2026-01-01T00:00:00Z">
        <w:r>
          <w:delText xml:space="preserve"> </w:delText>
        </w:r>
      </w:del>
      <w:del w:id="24342" w:author="PR Preview" w:date="2026-01-01T00:00:00Z">
        <w:r>
          <w:delText xml:space="preserve">be an</w:delText>
        </w:r>
      </w:del>
      <w:del w:id="24343" w:author="PR Preview" w:date="2026-01-01T00:00:00Z">
        <w:r>
          <w:delText xml:space="preserve"> </w:delText>
        </w:r>
      </w:del>
      <m:oMath>
        <m:r>
          <m:t>m</m:t>
        </m:r>
        <m:r>
          <m:rPr>
            <m:sty m:val="p"/>
          </m:rPr>
          <m:t>×</m:t>
        </m:r>
        <m:r>
          <m:t>n</m:t>
        </m:r>
      </m:oMath>
      <w:del w:id="24344" w:author="PR Preview" w:date="2026-01-01T00:00:00Z">
        <w:r>
          <w:delText xml:space="preserve"> </w:delText>
        </w:r>
      </w:del>
      <w:del w:id="24345" w:author="PR Preview" w:date="2026-01-01T00:00:00Z">
        <w:r>
          <w:delText xml:space="preserve">complex matrix.</w:delText>
        </w:r>
      </w:del>
      <w:del w:id="24346" w:author="PR Preview" w:date="2026-01-01T00:00:00Z">
        <w:r>
          <w:delText xml:space="preserve"> </w:delText>
        </w:r>
      </w:del>
      <w:del w:id="24347" w:author="PR Preview" w:date="2026-01-01T00:00:00Z">
        <w:r>
          <w:delText xml:space="preserve">Under the standard inner product on complex Euclidean space,</w:delText>
        </w:r>
      </w:del>
      <w:del w:id="24348" w:author="PR Preview" w:date="2026-01-01T00:00:00Z">
        <w:r>
          <w:delText xml:space="preserve"> </w:delText>
        </w:r>
      </w:del>
      <w:del w:id="24349" w:author="PR Preview" w:date="2026-01-01T00:00:00Z">
        <w:r>
          <w:delTex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delText>
        </w:r>
      </w:del>
      <w:del w:id="24350" w:author="PR Preview" w:date="2026-01-01T00:00:00Z">
        <w:r>
          <w:delText xml:space="preserve">,</w:delText>
        </w:r>
      </w:del>
    </w:p>
    <w:p>
      <w:pPr>
        <w:pStyle w:val="BodyText"/>
      </w:pPr>
      <w:ins w:id="24351" w:author="PR Preview" w:date="2026-01-01T00:00:00Z">
        <w:r>
          <w:rPr>
            <w:b/>
            <w:bCs/>
          </w:rPr>
          <w:t xml:space="preserve">Theorem 127 (The adjoint property for inner products)</w:t>
        </w:r>
      </w:ins>
      <w:ins w:id="24352" w:author="PR Preview" w:date="2026-01-01T00:00:00Z">
        <w:r>
          <w:t xml:space="preserve"> </w:t>
        </w:r>
      </w:ins>
      <w:ins w:id="24353" w:author="PR Preview" w:date="2026-01-01T00:00:00Z">
        <w:r>
          <w:t xml:space="preserve">Let</w:t>
        </w:r>
      </w:ins>
      <w:ins w:id="24354" w:author="PR Preview" w:date="2026-01-01T00:00:00Z">
        <w:r>
          <w:t xml:space="preserve"> </w:t>
        </w:r>
      </w:ins>
      <m:oMath>
        <m:r>
          <m:rPr>
            <m:sty m:val="bi"/>
          </m:rPr>
          <m:t>A</m:t>
        </m:r>
      </m:oMath>
      <w:ins w:id="24355" w:author="PR Preview" w:date="2026-01-01T00:00:00Z">
        <w:r>
          <w:t xml:space="preserve"> </w:t>
        </w:r>
      </w:ins>
      <w:ins w:id="24356" w:author="PR Preview" w:date="2026-01-01T00:00:00Z">
        <w:r>
          <w:t xml:space="preserve">be an</w:t>
        </w:r>
      </w:ins>
      <w:ins w:id="24357" w:author="PR Preview" w:date="2026-01-01T00:00:00Z">
        <w:r>
          <w:t xml:space="preserve"> </w:t>
        </w:r>
      </w:ins>
      <m:oMath>
        <m:r>
          <m:t>m</m:t>
        </m:r>
        <m:r>
          <m:rPr>
            <m:sty m:val="p"/>
          </m:rPr>
          <m:t>×</m:t>
        </m:r>
        <m:r>
          <m:t>n</m:t>
        </m:r>
      </m:oMath>
      <w:ins w:id="24358" w:author="PR Preview" w:date="2026-01-01T00:00:00Z">
        <w:r>
          <w:t xml:space="preserve"> </w:t>
        </w:r>
      </w:ins>
      <w:ins w:id="24359" w:author="PR Preview" w:date="2026-01-01T00:00:00Z">
        <w:r>
          <w:t xml:space="preserve">complex matrix.</w:t>
        </w:r>
      </w:ins>
      <w:ins w:id="24360" w:author="PR Preview" w:date="2026-01-01T00:00:00Z">
        <w:r>
          <w:t xml:space="preserve"> </w:t>
        </w:r>
      </w:ins>
      <w:ins w:id="24361" w:author="PR Preview" w:date="2026-01-01T00:00:00Z">
        <w:r>
          <w:t xml:space="preserve">Under the standard inner product on complex Euclidean space,</w:t>
        </w:r>
      </w:ins>
      <w:ins w:id="24362" w:author="PR Preview" w:date="2026-01-01T00:00:00Z">
        <w:r>
          <w:t xml:space="preserve"> </w:t>
        </w:r>
      </w:ins>
      <w:ins w:id="24363"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24364" w:author="PR Preview" w:date="2026-01-01T00:00:00Z">
        <w:r>
          <w:t xml:space="preserve">,</w:t>
        </w:r>
      </w:ins>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3"/>
    <w:p>
      <w:pPr>
        <w:pStyle w:val="FirstParagraph"/>
      </w:pPr>
      <w:del w:id="24365" w:author="PR Preview" w:date="2026-01-01T00:00:00Z">
        <w:r>
          <w:rPr>
            <w:i/>
            <w:iCs/>
          </w:rPr>
          <w:delText xml:space="preserve">Proof</w:delText>
        </w:r>
      </w:del>
      <w:del w:id="24366" w:author="PR Preview" w:date="2026-01-01T00:00:00Z">
        <w:r>
          <w:delText xml:space="preserve">. </w:delText>
        </w:r>
      </w:del>
      <w:del w:id="24367" w:author="PR Preview" w:date="2026-01-01T00:00:00Z">
        <w:r>
          <w:delText xml:space="preserve">By the definition of the standard complex inner product and the product rule for the Hermitian adjoint (</w:delText>
        </w:r>
      </w:del>
      <w:hyperlink w:anchor="thm-hermitian-adjoint-properties">
        <w:del w:id="24368" w:author="PR Preview" w:date="2026-01-01T00:00:00Z">
          <w:r>
            <w:rPr>
              <w:rStyle w:val="Hyperlink"/>
            </w:rPr>
            <w:delText xml:space="preserve">Theorem 123</w:delText>
          </w:r>
        </w:del>
      </w:hyperlink>
      <w:del w:id="24369" w:author="PR Preview" w:date="2026-01-01T00:00:00Z">
        <w:r>
          <w:delText xml:space="preserve">):</w:delText>
        </w:r>
      </w:del>
    </w:p>
    <w:p>
      <w:pPr>
        <w:pStyle w:val="BodyText"/>
      </w:pPr>
      <w:del w:id="24370" w:author="PR Preview" w:date="2026-01-01T00:00:00Z">
        <w:r>
          <w:delTex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delText>
        </w:r>
      </w:del>
    </w:p>
    <w:p>
      <w:pPr>
        <w:pStyle w:val="FirstParagraph"/>
      </w:pPr>
      <w:del w:id="24371" w:author="PR Preview" w:date="2026-01-01T00:00:00Z">
        <w:r>
          <w:rPr>
            <w:i/>
            <w:iCs/>
          </w:rPr>
          <w:delText xml:space="preserve">Remark 53</w:delText>
        </w:r>
      </w:del>
      <w:del w:id="24372" w:author="PR Preview" w:date="2026-01-01T00:00:00Z">
        <w:r>
          <w:delText xml:space="preserve"> (Where the name</w:delText>
        </w:r>
      </w:del>
      <w:del w:id="24373" w:author="PR Preview" w:date="2026-01-01T00:00:00Z">
        <w:r>
          <w:delText xml:space="preserve"> </w:delText>
        </w:r>
      </w:del>
      <w:del w:id="24374" w:author="PR Preview" w:date="2026-01-01T00:00:00Z">
        <w:r>
          <w:delText xml:space="preserve">“adjoint”</w:delText>
        </w:r>
      </w:del>
      <w:del w:id="24375" w:author="PR Preview" w:date="2026-01-01T00:00:00Z">
        <w:r>
          <w:delText xml:space="preserve"> </w:delText>
        </w:r>
      </w:del>
      <w:del w:id="24376" w:author="PR Preview" w:date="2026-01-01T00:00:00Z">
        <w:r>
          <w:delText xml:space="preserve">comes from). </w:delText>
        </w:r>
      </w:del>
      <w:del w:id="24377" w:author="PR Preview" w:date="2026-01-01T00:00:00Z">
        <w:r>
          <w:delText xml:space="preserve">This identity is the origin of the name</w:delText>
        </w:r>
      </w:del>
      <w:del w:id="24378" w:author="PR Preview" w:date="2026-01-01T00:00:00Z">
        <w:r>
          <w:delText xml:space="preserve"> </w:delText>
        </w:r>
      </w:del>
      <w:del w:id="24379" w:author="PR Preview" w:date="2026-01-01T00:00:00Z">
        <w:r>
          <w:rPr>
            <w:b/>
            <w:bCs/>
          </w:rPr>
          <w:delText xml:space="preserve">adjoint</w:delText>
        </w:r>
      </w:del>
      <w:del w:id="24380" w:author="PR Preview" w:date="2026-01-01T00:00:00Z">
        <w:r>
          <w:delText xml:space="preserve">:</w:delText>
        </w:r>
      </w:del>
      <w:del w:id="24381" w:author="PR Preview" w:date="2026-01-01T00:00:00Z">
        <w:r>
          <w:delText xml:space="preserve"> </w:delText>
        </w:r>
      </w:del>
      <w:del w:id="24382" w:author="PR Preview" w:date="2026-01-01T00:00:00Z">
        <w:r>
          <w:delText xml:space="preserve">in functional analysis and operator theory,</w:delText>
        </w:r>
      </w:del>
      <w:del w:id="24383" w:author="PR Preview" w:date="2026-01-01T00:00:00Z">
        <w:r>
          <w:delText xml:space="preserve"> </w:delText>
        </w:r>
      </w:del>
      <w:del w:id="24384" w:author="PR Preview" w:date="2026-01-01T00:00:00Z">
        <w:r>
          <w:delText xml:space="preserve">the</w:delText>
        </w:r>
      </w:del>
      <w:del w:id="24385" w:author="PR Preview" w:date="2026-01-01T00:00:00Z">
        <w:r>
          <w:delText xml:space="preserve"> </w:delText>
        </w:r>
      </w:del>
      <w:del w:id="24386" w:author="PR Preview" w:date="2026-01-01T00:00:00Z">
        <w:r>
          <w:rPr>
            <w:i/>
            <w:iCs/>
          </w:rPr>
          <w:delText xml:space="preserve">adjoint</w:delText>
        </w:r>
      </w:del>
      <w:del w:id="24387" w:author="PR Preview" w:date="2026-01-01T00:00:00Z">
        <w:r>
          <w:delText xml:space="preserve"> </w:delText>
        </w:r>
      </w:del>
      <w:del w:id="24388" w:author="PR Preview" w:date="2026-01-01T00:00:00Z">
        <w:r>
          <w:delText xml:space="preserve">of a linear map</w:delText>
        </w:r>
      </w:del>
      <w:del w:id="24389" w:author="PR Preview" w:date="2026-01-01T00:00:00Z">
        <w:r>
          <w:delText xml:space="preserve"> </w:delText>
        </w:r>
      </w:del>
      <m:oMath>
        <m:r>
          <m:t>T</m:t>
        </m:r>
        <m:r>
          <m:rPr>
            <m:sty m:val="p"/>
          </m:rPr>
          <m:t>:</m:t>
        </m:r>
        <m:r>
          <m:t>V</m:t>
        </m:r>
        <m:r>
          <m:rPr>
            <m:sty m:val="p"/>
          </m:rPr>
          <m:t>→</m:t>
        </m:r>
        <m:r>
          <m:t>W</m:t>
        </m:r>
      </m:oMath>
      <w:del w:id="24390" w:author="PR Preview" w:date="2026-01-01T00:00:00Z">
        <w:r>
          <w:delText xml:space="preserve"> </w:delText>
        </w:r>
      </w:del>
      <w:del w:id="24391" w:author="PR Preview" w:date="2026-01-01T00:00:00Z">
        <w:r>
          <w:delText xml:space="preserve">between inner product spaces is defined as the unique operator</w:delText>
        </w:r>
      </w:del>
      <w:del w:id="24392" w:author="PR Preview" w:date="2026-01-01T00:00:00Z">
        <w:r>
          <w:delText xml:space="preserve"> </w:delText>
        </w:r>
      </w:del>
      <m:oMath>
        <m:sSup>
          <m:e>
            <m:r>
              <m:t>T</m:t>
            </m:r>
          </m:e>
          <m:sup>
            <m:r>
              <m:rPr>
                <m:sty m:val="p"/>
              </m:rPr>
              <m:t>*</m:t>
            </m:r>
          </m:sup>
        </m:sSup>
        <m:r>
          <m:rPr>
            <m:sty m:val="p"/>
          </m:rPr>
          <m:t>:</m:t>
        </m:r>
        <m:r>
          <m:t>W</m:t>
        </m:r>
        <m:r>
          <m:rPr>
            <m:sty m:val="p"/>
          </m:rPr>
          <m:t>→</m:t>
        </m:r>
        <m:r>
          <m:t>V</m:t>
        </m:r>
      </m:oMath>
      <w:del w:id="24393" w:author="PR Preview" w:date="2026-01-01T00:00:00Z">
        <w:r>
          <w:delText xml:space="preserve"> </w:delText>
        </w:r>
      </w:del>
      <w:del w:id="24394" w:author="PR Preview" w:date="2026-01-01T00:00:00Z">
        <w:r>
          <w:delText xml:space="preserve">satisfying</w:delText>
        </w:r>
      </w:del>
      <w:del w:id="24395" w:author="PR Preview" w:date="2026-01-01T00:00:00Z">
        <w:r>
          <w:delText xml:space="preserve"> </w:delText>
        </w:r>
      </w:del>
      <w:del w:id="24396" w:author="PR Preview" w:date="2026-01-01T00:00:00Z">
        <w:r>
          <w:delTex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delText>
        </w:r>
      </w:del>
      <w:del w:id="24397" w:author="PR Preview" w:date="2026-01-01T00:00:00Z">
        <w:r>
          <w:delText xml:space="preserve"> </w:delText>
        </w:r>
      </w:del>
      <w:del w:id="24398" w:author="PR Preview" w:date="2026-01-01T00:00:00Z">
        <w:r>
          <w:delText xml:space="preserve">(</w:delText>
        </w:r>
      </w:del>
      <w:del w:id="24399" w:author="PR Preview" w:date="2026-01-01T00:00:00Z">
        <w:r>
          <w:delText xml:space="preserve">Axler (2024, Definition 7.1, p. 226)</w:delText>
        </w:r>
      </w:del>
      <w:del w:id="24400" w:author="PR Preview" w:date="2026-01-01T00:00:00Z">
        <w:r>
          <w:delText xml:space="preserve">).</w:delText>
        </w:r>
      </w:del>
      <w:del w:id="24401" w:author="PR Preview" w:date="2026-01-01T00:00:00Z">
        <w:r>
          <w:delText xml:space="preserve"> </w:delText>
        </w:r>
      </w:del>
      <w:del w:id="24402" w:author="PR Preview" w:date="2026-01-01T00:00:00Z">
        <w:r>
          <w:delText xml:space="preserve">When</w:delText>
        </w:r>
      </w:del>
      <w:del w:id="24403" w:author="PR Preview" w:date="2026-01-01T00:00:00Z">
        <w:r>
          <w:delText xml:space="preserve"> </w:delText>
        </w:r>
      </w:del>
      <m:oMath>
        <m:r>
          <m:t>V</m:t>
        </m:r>
      </m:oMath>
      <w:del w:id="24404" w:author="PR Preview" w:date="2026-01-01T00:00:00Z">
        <w:r>
          <w:delText xml:space="preserve"> </w:delText>
        </w:r>
      </w:del>
      <w:del w:id="24405" w:author="PR Preview" w:date="2026-01-01T00:00:00Z">
        <w:r>
          <w:delText xml:space="preserve">and</w:delText>
        </w:r>
      </w:del>
      <w:del w:id="24406" w:author="PR Preview" w:date="2026-01-01T00:00:00Z">
        <w:r>
          <w:delText xml:space="preserve"> </w:delText>
        </w:r>
      </w:del>
      <m:oMath>
        <m:r>
          <m:t>W</m:t>
        </m:r>
      </m:oMath>
      <w:del w:id="24407" w:author="PR Preview" w:date="2026-01-01T00:00:00Z">
        <w:r>
          <w:delText xml:space="preserve"> </w:delText>
        </w:r>
      </w:del>
      <w:del w:id="24408" w:author="PR Preview" w:date="2026-01-01T00:00:00Z">
        <w:r>
          <w:delText xml:space="preserve">are finite-dimensional spaces equipped with their standard orthonormal bases,</w:delText>
        </w:r>
      </w:del>
      <w:del w:id="24409" w:author="PR Preview" w:date="2026-01-01T00:00:00Z">
        <w:r>
          <w:delText xml:space="preserve"> </w:delText>
        </w:r>
      </w:del>
      <w:del w:id="24410" w:author="PR Preview" w:date="2026-01-01T00:00:00Z">
        <w:r>
          <w:delText xml:space="preserve">the matrix representing the adjoint operator</w:delText>
        </w:r>
      </w:del>
      <w:del w:id="24411" w:author="PR Preview" w:date="2026-01-01T00:00:00Z">
        <w:r>
          <w:delText xml:space="preserve"> </w:delText>
        </w:r>
      </w:del>
      <m:oMath>
        <m:sSup>
          <m:e>
            <m:r>
              <m:t>T</m:t>
            </m:r>
          </m:e>
          <m:sup>
            <m:r>
              <m:rPr>
                <m:sty m:val="p"/>
              </m:rPr>
              <m:t>*</m:t>
            </m:r>
          </m:sup>
        </m:sSup>
      </m:oMath>
      <w:del w:id="24412" w:author="PR Preview" w:date="2026-01-01T00:00:00Z">
        <w:r>
          <w:delText xml:space="preserve"> </w:delText>
        </w:r>
      </w:del>
      <w:del w:id="24413" w:author="PR Preview" w:date="2026-01-01T00:00:00Z">
        <w:r>
          <w:delText xml:space="preserve">is precisely the Hermitian adjoint matrix</w:delText>
        </w:r>
      </w:del>
      <w:del w:id="24414" w:author="PR Preview" w:date="2026-01-01T00:00:00Z">
        <w:r>
          <w:delText xml:space="preserve"> </w:delText>
        </w:r>
      </w:del>
      <m:oMath>
        <m:sSup>
          <m:e>
            <m:r>
              <m:rPr>
                <m:sty m:val="bi"/>
              </m:rPr>
              <m:t>A</m:t>
            </m:r>
          </m:e>
          <m:sup>
            <m:r>
              <m:rPr>
                <m:scr m:val="sans-serif"/>
                <m:sty m:val="p"/>
              </m:rPr>
              <m:t>H</m:t>
            </m:r>
          </m:sup>
        </m:sSup>
      </m:oMath>
      <w:del w:id="24415" w:author="PR Preview" w:date="2026-01-01T00:00:00Z">
        <w:r>
          <w:delText xml:space="preserve"> </w:delText>
        </w:r>
      </w:del>
      <w:del w:id="24416" w:author="PR Preview" w:date="2026-01-01T00:00:00Z">
        <w:r>
          <w:delText xml:space="preserve">(</w:delText>
        </w:r>
      </w:del>
      <w:del w:id="24417" w:author="PR Preview" w:date="2026-01-01T00:00:00Z">
        <w:r>
          <w:delText xml:space="preserve">Axler (2024, Proposition 7.9, p. 231)</w:delText>
        </w:r>
      </w:del>
      <w:del w:id="24418" w:author="PR Preview" w:date="2026-01-01T00:00:00Z">
        <w:r>
          <w:delText xml:space="preserve">).</w:delText>
        </w:r>
      </w:del>
    </w:p>
    <w:p>
      <w:pPr>
        <w:pStyle w:val="BodyText"/>
      </w:pPr>
      <w:del w:id="24419" w:author="PR Preview" w:date="2026-01-01T00:00:00Z">
        <w:r>
          <w:rPr>
            <w:b/>
            <w:bCs/>
          </w:rPr>
          <w:delText xml:space="preserve">Theorem 125 (</w:delText>
        </w:r>
      </w:del>
      <w:del w:id="24420" w:author="PR Preview" w:date="2026-01-01T00:00:00Z">
        <w:r>
          <w:rPr>
            <w:b/>
            <w:bCs/>
          </w:rPr>
          <w:delText xml:space="preserve">$\mathord{\smash[b]{\underset{\raise.3ex\hbox{$\scriptstyle\sim$}}{z}}\vphantom{z}}^{\mathsf{H}}\mathord{\smash[b]{\underset{\raise.3ex\hbox{$\scriptstyle\sim$}}{z}}\vphantom{z}}$</w:delText>
        </w:r>
      </w:del>
      <w:del w:id="24421" w:author="PR Preview" w:date="2026-01-01T00:00:00Z">
        <w:r>
          <w:rPr>
            <w:b/>
            <w:bCs/>
          </w:rPr>
          <w:delText xml:space="preserve"> </w:delText>
        </w:r>
      </w:del>
      <w:del w:id="24422" w:author="PR Preview" w:date="2026-01-01T00:00:00Z">
        <w:r>
          <w:rPr>
            <w:b/>
            <w:bCs/>
          </w:rPr>
          <w:delText xml:space="preserve">is a sum of squared absolute values)</w:delText>
        </w:r>
      </w:del>
      <w:del w:id="24423" w:author="PR Preview" w:date="2026-01-01T00:00:00Z">
        <w:r>
          <w:delText xml:space="preserve"> </w:delText>
        </w:r>
      </w:del>
      <w:del w:id="24424" w:author="PR Preview" w:date="2026-01-01T00:00:00Z">
        <w:r>
          <w:delText xml:space="preserve">For every</w:delText>
        </w:r>
      </w:del>
      <w:del w:id="24425" w:author="PR Preview" w:date="2026-01-01T00:00:00Z">
        <w:r>
          <w:delText xml:space="preserve"> </w:delText>
        </w:r>
      </w:del>
      <w:del w:id="24426" w:author="PR Preview" w:date="2026-01-01T00:00:00Z">
        <w:r>
          <w:delText xml:space="preserve">$\mathord{\smash[b]{\underset{\raise.3ex\hbox{$\scriptstyle\sim$}}{z}}\vphantom{z}} \in \mathbb{C}^p$</w:delText>
        </w:r>
      </w:del>
      <w:del w:id="24427" w:author="PR Preview" w:date="2026-01-01T00:00:00Z">
        <w:r>
          <w:delText xml:space="preserve">,</w:delText>
        </w:r>
      </w:del>
    </w:p>
    <w:p>
      <w:pPr>
        <w:pStyle w:val="FirstParagraph"/>
      </w:pPr>
      <w:ins w:id="24428" w:author="PR Preview" w:date="2026-01-01T00:00:00Z">
        <w:r>
          <w:rPr>
            <w:i/>
            <w:iCs/>
          </w:rPr>
          <w:t xml:space="preserve">Proof</w:t>
        </w:r>
      </w:ins>
      <w:ins w:id="24429" w:author="PR Preview" w:date="2026-01-01T00:00:00Z">
        <w:r>
          <w:t xml:space="preserve">. </w:t>
        </w:r>
      </w:ins>
      <w:ins w:id="24430" w:author="PR Preview" w:date="2026-01-01T00:00:00Z">
        <w:r>
          <w:t xml:space="preserve">By the definition of the standard complex inner product and the product rule for the Hermitian adjoint (</w:t>
        </w:r>
      </w:ins>
      <w:hyperlink w:anchor="thm-hermitian-adjoint-properties">
        <w:ins w:id="24431" w:author="PR Preview" w:date="2026-01-01T00:00:00Z">
          <w:r>
            <w:rPr>
              <w:rStyle w:val="Hyperlink"/>
            </w:rPr>
            <w:t xml:space="preserve">Theorem 126</w:t>
          </w:r>
        </w:ins>
      </w:hyperlink>
      <w:ins w:id="24432" w:author="PR Preview" w:date="2026-01-01T00:00:00Z">
        <w:r>
          <w:t xml:space="preserve">):</w:t>
        </w:r>
      </w:ins>
    </w:p>
    <w:p>
      <w:pPr>
        <w:pStyle w:val="BodyText"/>
      </w:pPr>
      <w:ins w:id="24433"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\text{(}\text{Theorem~126}\text{,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94" w:name="rem-adjoint-name"/>
    <w:p>
      <w:pPr>
        <w:pStyle w:val="FirstParagraph"/>
      </w:pPr>
      <w:ins w:id="24434" w:author="PR Preview" w:date="2026-01-01T00:00:00Z">
        <w:r>
          <w:rPr>
            <w:i/>
            <w:iCs/>
          </w:rPr>
          <w:t xml:space="preserve">Remark 54</w:t>
        </w:r>
      </w:ins>
      <w:ins w:id="24435" w:author="PR Preview" w:date="2026-01-01T00:00:00Z">
        <w:r>
          <w:t xml:space="preserve"> (Where the name</w:t>
        </w:r>
      </w:ins>
      <w:ins w:id="24436" w:author="PR Preview" w:date="2026-01-01T00:00:00Z">
        <w:r>
          <w:t xml:space="preserve"> </w:t>
        </w:r>
      </w:ins>
      <w:ins w:id="24437" w:author="PR Preview" w:date="2026-01-01T00:00:00Z">
        <w:r>
          <w:t xml:space="preserve">“adjoint”</w:t>
        </w:r>
      </w:ins>
      <w:ins w:id="24438" w:author="PR Preview" w:date="2026-01-01T00:00:00Z">
        <w:r>
          <w:t xml:space="preserve"> </w:t>
        </w:r>
      </w:ins>
      <w:ins w:id="24439" w:author="PR Preview" w:date="2026-01-01T00:00:00Z">
        <w:r>
          <w:t xml:space="preserve">comes from). </w:t>
        </w:r>
      </w:ins>
      <w:ins w:id="24440" w:author="PR Preview" w:date="2026-01-01T00:00:00Z">
        <w:r>
          <w:t xml:space="preserve">This identity is the origin of the name</w:t>
        </w:r>
      </w:ins>
      <w:ins w:id="24441" w:author="PR Preview" w:date="2026-01-01T00:00:00Z">
        <w:r>
          <w:t xml:space="preserve"> </w:t>
        </w:r>
      </w:ins>
      <w:ins w:id="24442" w:author="PR Preview" w:date="2026-01-01T00:00:00Z">
        <w:r>
          <w:rPr>
            <w:b/>
            <w:bCs/>
          </w:rPr>
          <w:t xml:space="preserve">adjoint</w:t>
        </w:r>
      </w:ins>
      <w:ins w:id="24443" w:author="PR Preview" w:date="2026-01-01T00:00:00Z">
        <w:r>
          <w:t xml:space="preserve">:</w:t>
        </w:r>
      </w:ins>
      <w:ins w:id="24444" w:author="PR Preview" w:date="2026-01-01T00:00:00Z">
        <w:r>
          <w:t xml:space="preserve"> </w:t>
        </w:r>
      </w:ins>
      <w:ins w:id="24445" w:author="PR Preview" w:date="2026-01-01T00:00:00Z">
        <w:r>
          <w:t xml:space="preserve">in functional analysis and operator theory,</w:t>
        </w:r>
      </w:ins>
      <w:ins w:id="24446" w:author="PR Preview" w:date="2026-01-01T00:00:00Z">
        <w:r>
          <w:t xml:space="preserve"> </w:t>
        </w:r>
      </w:ins>
      <w:ins w:id="24447" w:author="PR Preview" w:date="2026-01-01T00:00:00Z">
        <w:r>
          <w:t xml:space="preserve">the</w:t>
        </w:r>
      </w:ins>
      <w:ins w:id="24448" w:author="PR Preview" w:date="2026-01-01T00:00:00Z">
        <w:r>
          <w:t xml:space="preserve"> </w:t>
        </w:r>
      </w:ins>
      <w:ins w:id="24449" w:author="PR Preview" w:date="2026-01-01T00:00:00Z">
        <w:r>
          <w:rPr>
            <w:i/>
            <w:iCs/>
          </w:rPr>
          <w:t xml:space="preserve">adjoint</w:t>
        </w:r>
      </w:ins>
      <w:ins w:id="24450" w:author="PR Preview" w:date="2026-01-01T00:00:00Z">
        <w:r>
          <w:t xml:space="preserve"> </w:t>
        </w:r>
      </w:ins>
      <w:ins w:id="24451" w:author="PR Preview" w:date="2026-01-01T00:00:00Z">
        <w:r>
          <w:t xml:space="preserve">of a linear map</w:t>
        </w:r>
      </w:ins>
      <w:ins w:id="24452" w:author="PR Preview" w:date="2026-01-01T00:00:00Z">
        <w:r>
          <w:t xml:space="preserve"> </w:t>
        </w:r>
      </w:ins>
      <m:oMath>
        <m:r>
          <m:t>T</m:t>
        </m:r>
        <m:r>
          <m:rPr>
            <m:sty m:val="p"/>
          </m:rPr>
          <m:t>:</m:t>
        </m:r>
        <m:r>
          <m:t>V</m:t>
        </m:r>
        <m:r>
          <m:rPr>
            <m:sty m:val="p"/>
          </m:rPr>
          <m:t>→</m:t>
        </m:r>
        <m:r>
          <m:t>W</m:t>
        </m:r>
      </m:oMath>
      <w:ins w:id="24453" w:author="PR Preview" w:date="2026-01-01T00:00:00Z">
        <w:r>
          <w:t xml:space="preserve"> </w:t>
        </w:r>
      </w:ins>
      <w:ins w:id="24454" w:author="PR Preview" w:date="2026-01-01T00:00:00Z">
        <w:r>
          <w:t xml:space="preserve">between inner product spaces is defined as the unique operator</w:t>
        </w:r>
      </w:ins>
      <w:ins w:id="24455" w:author="PR Preview" w:date="2026-01-01T00:00:00Z">
        <w:r>
          <w:t xml:space="preserve"> </w:t>
        </w:r>
      </w:ins>
      <m:oMath>
        <m:sSup>
          <m:e>
            <m:r>
              <m:t>T</m:t>
            </m:r>
          </m:e>
          <m:sup>
            <m:r>
              <m:rPr>
                <m:sty m:val="p"/>
              </m:rPr>
              <m:t>*</m:t>
            </m:r>
          </m:sup>
        </m:sSup>
        <m:r>
          <m:rPr>
            <m:sty m:val="p"/>
          </m:rPr>
          <m:t>:</m:t>
        </m:r>
        <m:r>
          <m:t>W</m:t>
        </m:r>
        <m:r>
          <m:rPr>
            <m:sty m:val="p"/>
          </m:rPr>
          <m:t>→</m:t>
        </m:r>
        <m:r>
          <m:t>V</m:t>
        </m:r>
      </m:oMath>
      <w:ins w:id="24456" w:author="PR Preview" w:date="2026-01-01T00:00:00Z">
        <w:r>
          <w:t xml:space="preserve"> </w:t>
        </w:r>
      </w:ins>
      <w:ins w:id="24457" w:author="PR Preview" w:date="2026-01-01T00:00:00Z">
        <w:r>
          <w:t xml:space="preserve">satisfying</w:t>
        </w:r>
      </w:ins>
      <w:ins w:id="24458" w:author="PR Preview" w:date="2026-01-01T00:00:00Z">
        <w:r>
          <w:t xml:space="preserve"> </w:t>
        </w:r>
      </w:ins>
      <w:ins w:id="24459"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24460" w:author="PR Preview" w:date="2026-01-01T00:00:00Z">
        <w:r>
          <w:t xml:space="preserve"> </w:t>
        </w:r>
      </w:ins>
      <w:ins w:id="24461" w:author="PR Preview" w:date="2026-01-01T00:00:00Z">
        <w:r>
          <w:t xml:space="preserve">(</w:t>
        </w:r>
      </w:ins>
      <w:ins w:id="24462" w:author="PR Preview" w:date="2026-01-01T00:00:00Z">
        <w:r>
          <w:t xml:space="preserve">Axler [50], Definition 7.1, p. 226</w:t>
        </w:r>
      </w:ins>
      <w:ins w:id="24463" w:author="PR Preview" w:date="2026-01-01T00:00:00Z">
        <w:r>
          <w:t xml:space="preserve">).</w:t>
        </w:r>
      </w:ins>
      <w:ins w:id="24464" w:author="PR Preview" w:date="2026-01-01T00:00:00Z">
        <w:r>
          <w:t xml:space="preserve"> </w:t>
        </w:r>
      </w:ins>
      <w:ins w:id="24465" w:author="PR Preview" w:date="2026-01-01T00:00:00Z">
        <w:r>
          <w:t xml:space="preserve">When</w:t>
        </w:r>
      </w:ins>
      <w:ins w:id="24466" w:author="PR Preview" w:date="2026-01-01T00:00:00Z">
        <w:r>
          <w:t xml:space="preserve"> </w:t>
        </w:r>
      </w:ins>
      <m:oMath>
        <m:r>
          <m:t>V</m:t>
        </m:r>
      </m:oMath>
      <w:ins w:id="24467" w:author="PR Preview" w:date="2026-01-01T00:00:00Z">
        <w:r>
          <w:t xml:space="preserve"> </w:t>
        </w:r>
      </w:ins>
      <w:ins w:id="24468" w:author="PR Preview" w:date="2026-01-01T00:00:00Z">
        <w:r>
          <w:t xml:space="preserve">and</w:t>
        </w:r>
      </w:ins>
      <w:ins w:id="24469" w:author="PR Preview" w:date="2026-01-01T00:00:00Z">
        <w:r>
          <w:t xml:space="preserve"> </w:t>
        </w:r>
      </w:ins>
      <m:oMath>
        <m:r>
          <m:t>W</m:t>
        </m:r>
      </m:oMath>
      <w:ins w:id="24470" w:author="PR Preview" w:date="2026-01-01T00:00:00Z">
        <w:r>
          <w:t xml:space="preserve"> </w:t>
        </w:r>
      </w:ins>
      <w:ins w:id="24471" w:author="PR Preview" w:date="2026-01-01T00:00:00Z">
        <w:r>
          <w:t xml:space="preserve">are finite-dimensional spaces equipped with their standard orthonormal bases,</w:t>
        </w:r>
      </w:ins>
      <w:ins w:id="24472" w:author="PR Preview" w:date="2026-01-01T00:00:00Z">
        <w:r>
          <w:t xml:space="preserve"> </w:t>
        </w:r>
      </w:ins>
      <w:ins w:id="24473" w:author="PR Preview" w:date="2026-01-01T00:00:00Z">
        <w:r>
          <w:t xml:space="preserve">the matrix representing the adjoint operator</w:t>
        </w:r>
      </w:ins>
      <w:ins w:id="24474" w:author="PR Preview" w:date="2026-01-01T00:00:00Z">
        <w:r>
          <w:t xml:space="preserve"> </w:t>
        </w:r>
      </w:ins>
      <m:oMath>
        <m:sSup>
          <m:e>
            <m:r>
              <m:t>T</m:t>
            </m:r>
          </m:e>
          <m:sup>
            <m:r>
              <m:rPr>
                <m:sty m:val="p"/>
              </m:rPr>
              <m:t>*</m:t>
            </m:r>
          </m:sup>
        </m:sSup>
      </m:oMath>
      <w:ins w:id="24475" w:author="PR Preview" w:date="2026-01-01T00:00:00Z">
        <w:r>
          <w:t xml:space="preserve"> </w:t>
        </w:r>
      </w:ins>
      <w:ins w:id="24476" w:author="PR Preview" w:date="2026-01-01T00:00:00Z">
        <w:r>
          <w:t xml:space="preserve">is precisely the Hermitian adjoint matrix</w:t>
        </w:r>
      </w:ins>
      <w:ins w:id="24477" w:author="PR Preview" w:date="2026-01-01T00:00:00Z">
        <w:r>
          <w:t xml:space="preserve"> </w:t>
        </w:r>
      </w:ins>
      <m:oMath>
        <m:sSup>
          <m:e>
            <m:r>
              <m:rPr>
                <m:sty m:val="bi"/>
              </m:rPr>
              <m:t>A</m:t>
            </m:r>
          </m:e>
          <m:sup>
            <m:r>
              <m:rPr>
                <m:scr m:val="sans-serif"/>
                <m:sty m:val="p"/>
              </m:rPr>
              <m:t>H</m:t>
            </m:r>
          </m:sup>
        </m:sSup>
      </m:oMath>
      <w:ins w:id="24478" w:author="PR Preview" w:date="2026-01-01T00:00:00Z">
        <w:r>
          <w:t xml:space="preserve"> </w:t>
        </w:r>
      </w:ins>
      <w:ins w:id="24479" w:author="PR Preview" w:date="2026-01-01T00:00:00Z">
        <w:r>
          <w:t xml:space="preserve">(</w:t>
        </w:r>
      </w:ins>
      <w:ins w:id="24480" w:author="PR Preview" w:date="2026-01-01T00:00:00Z">
        <w:r>
          <w:t xml:space="preserve">Axler [50], Proposition 7.9, p. 231</w:t>
        </w:r>
      </w:ins>
      <w:ins w:id="24481" w:author="PR Preview" w:date="2026-01-01T00:00:00Z">
        <w:r>
          <w:t xml:space="preserve">).</w:t>
        </w:r>
      </w:ins>
    </w:p>
    <w:bookmarkEnd w:id="694"/>
    <w:bookmarkStart w:id="695" w:name="thm-zhz-sum-squares"/>
    <w:p>
      <w:pPr>
        <w:pStyle w:val="BodyText"/>
      </w:pPr>
      <w:ins w:id="24482" w:author="PR Preview" w:date="2026-01-01T00:00:00Z">
        <w:r>
          <w:rPr>
            <w:b/>
            <w:bCs/>
          </w:rPr>
          <w:t xml:space="preserve">Theorem 128 (</w:t>
        </w:r>
      </w:ins>
      <w:ins w:id="24483" w:author="PR Preview" w:date="2026-01-01T00:00:00Z">
        <w:r>
          <w:rPr>
            <w:b/>
            <w:bCs/>
          </w:rPr>
          <w:t xml:space="preserve">$\mathord{\smash[b]{\underset{\raise.3ex\hbox{$\scriptstyle\sim$}}{z}}\vphantom{z}}^{\mathsf{H}}\mathord{\smash[b]{\underset{\raise.3ex\hbox{$\scriptstyle\sim$}}{z}}\vphantom{z}}$</w:t>
        </w:r>
      </w:ins>
      <w:ins w:id="24484" w:author="PR Preview" w:date="2026-01-01T00:00:00Z">
        <w:r>
          <w:rPr>
            <w:b/>
            <w:bCs/>
          </w:rPr>
          <w:t xml:space="preserve"> </w:t>
        </w:r>
      </w:ins>
      <w:ins w:id="24485" w:author="PR Preview" w:date="2026-01-01T00:00:00Z">
        <w:r>
          <w:rPr>
            <w:b/>
            <w:bCs/>
          </w:rPr>
          <w:t xml:space="preserve">is a sum of squared absolute values)</w:t>
        </w:r>
      </w:ins>
      <w:ins w:id="24486" w:author="PR Preview" w:date="2026-01-01T00:00:00Z">
        <w:r>
          <w:t xml:space="preserve"> </w:t>
        </w:r>
      </w:ins>
      <w:ins w:id="24487" w:author="PR Preview" w:date="2026-01-01T00:00:00Z">
        <w:r>
          <w:t xml:space="preserve">For every</w:t>
        </w:r>
      </w:ins>
      <w:ins w:id="24488" w:author="PR Preview" w:date="2026-01-01T00:00:00Z">
        <w:r>
          <w:t xml:space="preserve"> </w:t>
        </w:r>
      </w:ins>
      <w:ins w:id="24489" w:author="PR Preview" w:date="2026-01-01T00:00:00Z">
        <w:r>
          <w:t xml:space="preserve">$\mathord{\smash[b]{\underset{\raise.3ex\hbox{$\scriptstyle\sim$}}{z}}\vphantom{z}} \in \mathbb{C}^p$</w:t>
        </w:r>
      </w:ins>
      <w:ins w:id="24490" w:author="PR Preview" w:date="2026-01-01T00:00:00Z">
        <w:r>
          <w:t xml:space="preserve">,</w:t>
        </w:r>
      </w:ins>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5"/>
    <w:p>
      <w:pPr>
        <w:pStyle w:val="BodyText"/>
      </w:pPr>
      <w:r>
        <w:rPr>
          <w:i/>
          <w:iCs/>
        </w:rPr>
        <w:t xml:space="preserve">Proof</w:t>
      </w:r>
      <w:r>
        <w:t xml:space="preserve">. </w:t>
      </w:r>
      <w:r>
        <w:t xml:space="preserve">The last step uses the</w:t>
      </w:r>
      <w:r>
        <w:t xml:space="preserve"> </w:t>
      </w:r>
      <w:hyperlink r:id="rId69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98" w:name="exm-zhz-sum-squares"/>
    <w:p>
      <w:pPr>
        <w:pStyle w:val="BodyText"/>
      </w:pPr>
      <w:del w:id="24491" w:author="PR Preview" w:date="2026-01-01T00:00:00Z">
        <w:r>
          <w:rPr>
            <w:b/>
            <w:bCs/>
          </w:rPr>
          <w:delText xml:space="preserve">Example 218 (Computing</w:delText>
        </w:r>
      </w:del>
      <w:del w:id="24492" w:author="PR Preview" w:date="2026-01-01T00:00:00Z">
        <w:r>
          <w:rPr>
            <w:b/>
            <w:bCs/>
          </w:rPr>
          <w:delText xml:space="preserve"> </w:delText>
        </w:r>
      </w:del>
      <w:del w:id="24493" w:author="PR Preview" w:date="2026-01-01T00:00:00Z">
        <w:r>
          <w:rPr>
            <w:b/>
            <w:bCs/>
          </w:rPr>
          <w:delText xml:space="preserve">$\mathord{\smash[b]{\underset{\raise.3ex\hbox{$\scriptstyle\sim$}}{z}}\vphantom{z}}^{\mathsf{H}}\mathord{\smash[b]{\underset{\raise.3ex\hbox{$\scriptstyle\sim$}}{z}}\vphantom{z}}$</w:delText>
        </w:r>
      </w:del>
      <w:del w:id="24494" w:author="PR Preview" w:date="2026-01-01T00:00:00Z">
        <w:r>
          <w:rPr>
            <w:b/>
            <w:bCs/>
          </w:rPr>
          <w:delText xml:space="preserve">)</w:delText>
        </w:r>
      </w:del>
      <w:del w:id="24495" w:author="PR Preview" w:date="2026-01-01T00:00:00Z">
        <w:r>
          <w:delText xml:space="preserve"> </w:delText>
        </w:r>
      </w:del>
      <w:del w:id="24496" w:author="PR Preview" w:date="2026-01-01T00:00:00Z">
        <w:r>
          <w:delText xml:space="preserve">Let</w:delText>
        </w:r>
      </w:del>
      <w:del w:id="24497" w:author="PR Preview" w:date="2026-01-01T00:00:00Z">
        <w:r>
          <w:delText xml:space="preserve"> </w:delText>
        </w:r>
      </w:del>
      <w:del w:id="24498" w:author="PR Preview" w:date="2026-01-01T00:00:00Z">
        <w:r>
          <w:delText xml:space="preserve">$\mathord{\smash[b]{\underset{\raise.3ex\hbox{$\scriptstyle\sim$}}{z}}\vphantom{z}} = {(1 + i, 2)}^{\top}$</w:delText>
        </w:r>
      </w:del>
      <w:del w:id="24499" w:author="PR Preview" w:date="2026-01-01T00:00:00Z">
        <w:r>
          <w:delText xml:space="preserve">.</w:delText>
        </w:r>
      </w:del>
      <w:del w:id="24500" w:author="PR Preview" w:date="2026-01-01T00:00:00Z">
        <w:r>
          <w:delText xml:space="preserve"> </w:delText>
        </w:r>
      </w:del>
      <w:del w:id="24501" w:author="PR Preview" w:date="2026-01-01T00:00:00Z">
        <w:r>
          <w:delText xml:space="preserve">By</w:delText>
        </w:r>
      </w:del>
      <w:del w:id="24502" w:author="PR Preview" w:date="2026-01-01T00:00:00Z">
        <w:r>
          <w:delText xml:space="preserve"> </w:delText>
        </w:r>
      </w:del>
      <w:hyperlink w:anchor="thm-zhz-sum-squares">
        <w:del w:id="24503" w:author="PR Preview" w:date="2026-01-01T00:00:00Z">
          <w:r>
            <w:rPr>
              <w:rStyle w:val="Hyperlink"/>
            </w:rPr>
            <w:delText xml:space="preserve">Theorem 125</w:delText>
          </w:r>
        </w:del>
      </w:hyperlink>
      <w:del w:id="24504" w:author="PR Preview" w:date="2026-01-01T00:00:00Z">
        <w:r>
          <w:delText xml:space="preserve">,</w:delText>
        </w:r>
      </w:del>
    </w:p>
    <w:p>
      <w:pPr>
        <w:pStyle w:val="BodyText"/>
      </w:pPr>
      <w:del w:id="24505" w:author="PR Preview" w:date="2026-01-01T00:00:00Z">
        <w:r>
          <w:delTex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delText>
        </w:r>
      </w:del>
    </w:p>
    <w:p>
      <w:pPr>
        <w:pStyle w:val="BodyText"/>
      </w:pPr>
      <w:ins w:id="24506" w:author="PR Preview" w:date="2026-01-01T00:00:00Z">
        <w:r>
          <w:rPr>
            <w:b/>
            <w:bCs/>
          </w:rPr>
          <w:t xml:space="preserve">Example 223 (Computing</w:t>
        </w:r>
      </w:ins>
      <w:ins w:id="24507" w:author="PR Preview" w:date="2026-01-01T00:00:00Z">
        <w:r>
          <w:rPr>
            <w:b/>
            <w:bCs/>
          </w:rPr>
          <w:t xml:space="preserve"> </w:t>
        </w:r>
      </w:ins>
      <w:ins w:id="24508" w:author="PR Preview" w:date="2026-01-01T00:00:00Z">
        <w:r>
          <w:rPr>
            <w:b/>
            <w:bCs/>
          </w:rPr>
          <w:t xml:space="preserve">$\mathord{\smash[b]{\underset{\raise.3ex\hbox{$\scriptstyle\sim$}}{z}}\vphantom{z}}^{\mathsf{H}}\mathord{\smash[b]{\underset{\raise.3ex\hbox{$\scriptstyle\sim$}}{z}}\vphantom{z}}$</w:t>
        </w:r>
      </w:ins>
      <w:ins w:id="24509" w:author="PR Preview" w:date="2026-01-01T00:00:00Z">
        <w:r>
          <w:rPr>
            <w:b/>
            <w:bCs/>
          </w:rPr>
          <w:t xml:space="preserve">)</w:t>
        </w:r>
      </w:ins>
      <w:ins w:id="24510" w:author="PR Preview" w:date="2026-01-01T00:00:00Z">
        <w:r>
          <w:t xml:space="preserve"> </w:t>
        </w:r>
      </w:ins>
      <w:ins w:id="24511" w:author="PR Preview" w:date="2026-01-01T00:00:00Z">
        <w:r>
          <w:t xml:space="preserve">Let</w:t>
        </w:r>
      </w:ins>
      <w:ins w:id="24512" w:author="PR Preview" w:date="2026-01-01T00:00:00Z">
        <w:r>
          <w:t xml:space="preserve"> </w:t>
        </w:r>
      </w:ins>
      <w:ins w:id="24513" w:author="PR Preview" w:date="2026-01-01T00:00:00Z">
        <w:r>
          <w:t xml:space="preserve">$\mathord{\smash[b]{\underset{\raise.3ex\hbox{$\scriptstyle\sim$}}{z}}\vphantom{z}} = {(1 + i, 2)}^{\top}$</w:t>
        </w:r>
      </w:ins>
      <w:ins w:id="24514" w:author="PR Preview" w:date="2026-01-01T00:00:00Z">
        <w:r>
          <w:t xml:space="preserve">.</w:t>
        </w:r>
      </w:ins>
      <w:ins w:id="24515" w:author="PR Preview" w:date="2026-01-01T00:00:00Z">
        <w:r>
          <w:t xml:space="preserve"> </w:t>
        </w:r>
      </w:ins>
      <w:ins w:id="24516" w:author="PR Preview" w:date="2026-01-01T00:00:00Z">
        <w:r>
          <w:t xml:space="preserve">By</w:t>
        </w:r>
      </w:ins>
      <w:ins w:id="24517" w:author="PR Preview" w:date="2026-01-01T00:00:00Z">
        <w:r>
          <w:t xml:space="preserve"> </w:t>
        </w:r>
      </w:ins>
      <w:hyperlink w:anchor="thm-zhz-sum-squares">
        <w:ins w:id="24518" w:author="PR Preview" w:date="2026-01-01T00:00:00Z">
          <w:r>
            <w:rPr>
              <w:rStyle w:val="Hyperlink"/>
            </w:rPr>
            <w:t xml:space="preserve">Theorem 128</w:t>
          </w:r>
        </w:ins>
      </w:hyperlink>
      <w:ins w:id="24519" w:author="PR Preview" w:date="2026-01-01T00:00:00Z">
        <w:r>
          <w:t xml:space="preserve">,</w:t>
        </w:r>
      </w:ins>
    </w:p>
    <w:p>
      <w:pPr>
        <w:pStyle w:val="BodyText"/>
      </w:pPr>
      <w:ins w:id="24520"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\text{(}\text{Theorem~128}\text{)}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98"/>
    <w:bookmarkStart w:id="699" w:name="exm-transpose-not-enough"/>
    <w:p>
      <w:pPr>
        <w:pStyle w:val="FirstParagraph"/>
      </w:pPr>
      <w:del w:id="24521" w:author="PR Preview" w:date="2026-01-01T00:00:00Z">
        <w:r>
          <w:rPr>
            <w:b/>
            <w:bCs/>
          </w:rPr>
          <w:delText xml:space="preserve">Example 219 (Why complex vectors use the conjugate transpose)</w:delText>
        </w:r>
      </w:del>
      <w:del w:id="24522" w:author="PR Preview" w:date="2026-01-01T00:00:00Z">
        <w:r>
          <w:delText xml:space="preserve"> </w:delText>
        </w:r>
      </w:del>
      <w:del w:id="24523" w:author="PR Preview" w:date="2026-01-01T00:00:00Z">
        <w:r>
          <w:delText xml:space="preserve">For a real vector</w:delText>
        </w:r>
      </w:del>
      <w:del w:id="24524" w:author="PR Preview" w:date="2026-01-01T00:00:00Z">
        <w:r>
          <w:delText xml:space="preserve"> </w:delText>
        </w:r>
      </w:del>
      <w:del w:id="24525" w:author="PR Preview" w:date="2026-01-01T00:00:00Z">
        <w:r>
          <w:delText xml:space="preserve">$\mathord{\smash[b]{\underset{\raise.3ex\hbox{$\scriptstyle\sim$}}{x}}\vphantom{x}}$</w:delText>
        </w:r>
      </w:del>
      <w:del w:id="24526" w:author="PR Preview" w:date="2026-01-01T00:00:00Z">
        <w:r>
          <w:delText xml:space="preserve">,</w:delText>
        </w:r>
      </w:del>
      <w:del w:id="24527" w:author="PR Preview" w:date="2026-01-01T00:00:00Z">
        <w:r>
          <w:delText xml:space="preserve"> </w:delText>
        </w:r>
      </w:del>
      <w:del w:id="24528" w:author="PR Preview" w:date="2026-01-01T00:00:00Z">
        <w:r>
          <w:delText xml:space="preserve">${\mathord{\smash[b]{\underset{\raise.3ex\hbox{$\scriptstyle\sim$}}{x}}\vphantom{x}}}^{\top}\mathord{\smash[b]{\underset{\raise.3ex\hbox{$\scriptstyle\sim$}}{x}}\vphantom{x}}= \sum_{j=1}^px_j^2$</w:delText>
        </w:r>
      </w:del>
      <w:del w:id="24529" w:author="PR Preview" w:date="2026-01-01T00:00:00Z">
        <w:r>
          <w:delText xml:space="preserve"> </w:delText>
        </w:r>
      </w:del>
      <w:del w:id="24530" w:author="PR Preview" w:date="2026-01-01T00:00:00Z">
        <w:r>
          <w:delText xml:space="preserve">is</w:delText>
        </w:r>
      </w:del>
      <w:del w:id="24531" w:author="PR Preview" w:date="2026-01-01T00:00:00Z">
        <w:r>
          <w:delText xml:space="preserve"> </w:delText>
        </w:r>
      </w:del>
      <m:oMath>
        <m:r>
          <m:t>0</m:t>
        </m:r>
      </m:oMath>
      <w:del w:id="24532" w:author="PR Preview" w:date="2026-01-01T00:00:00Z">
        <w:r>
          <w:delText xml:space="preserve"> </w:delText>
        </w:r>
      </w:del>
      <w:del w:id="24533" w:author="PR Preview" w:date="2026-01-01T00:00:00Z">
        <w:r>
          <w:delText xml:space="preserve">only when</w:delText>
        </w:r>
      </w:del>
      <w:del w:id="24534" w:author="PR Preview" w:date="2026-01-01T00:00:00Z">
        <w:r>
          <w:delText xml:space="preserve"> </w:delText>
        </w:r>
      </w:del>
      <w:del w:id="24535" w:author="PR Preview" w:date="2026-01-01T00:00:00Z">
        <w:r>
          <w:delText xml:space="preserve">$\mathord{\smash[b]{\underset{\raise.3ex\hbox{$\scriptstyle\sim$}}{x}}\vphantom{x}}$</w:delText>
        </w:r>
      </w:del>
      <w:del w:id="24536" w:author="PR Preview" w:date="2026-01-01T00:00:00Z">
        <w:r>
          <w:delText xml:space="preserve"> </w:delText>
        </w:r>
      </w:del>
      <w:del w:id="24537" w:author="PR Preview" w:date="2026-01-01T00:00:00Z">
        <w:r>
          <w:delText xml:space="preserve">is the zero vector.</w:delText>
        </w:r>
      </w:del>
      <w:del w:id="24538" w:author="PR Preview" w:date="2026-01-01T00:00:00Z">
        <w:r>
          <w:delText xml:space="preserve"> </w:delText>
        </w:r>
      </w:del>
      <w:del w:id="24539" w:author="PR Preview" w:date="2026-01-01T00:00:00Z">
        <w:r>
          <w:delText xml:space="preserve">The same formula fails for complex vectors.</w:delText>
        </w:r>
      </w:del>
      <w:del w:id="24540" w:author="PR Preview" w:date="2026-01-01T00:00:00Z">
        <w:r>
          <w:delText xml:space="preserve"> </w:delText>
        </w:r>
      </w:del>
      <w:del w:id="24541" w:author="PR Preview" w:date="2026-01-01T00:00:00Z">
        <w:r>
          <w:delText xml:space="preserve">Let</w:delText>
        </w:r>
      </w:del>
      <w:del w:id="24542" w:author="PR Preview" w:date="2026-01-01T00:00:00Z">
        <w:r>
          <w:delText xml:space="preserve"> </w:delText>
        </w:r>
      </w:del>
      <w:del w:id="24543" w:author="PR Preview" w:date="2026-01-01T00:00:00Z">
        <w:r>
          <w:delText xml:space="preserve">$\mathord{\smash[b]{\underset{\raise.3ex\hbox{$\scriptstyle\sim$}}{z}}\vphantom{z}} = {(1, i)}^{\top}$</w:delText>
        </w:r>
      </w:del>
      <w:del w:id="24544" w:author="PR Preview" w:date="2026-01-01T00:00:00Z">
        <w:r>
          <w:delText xml:space="preserve">. Then</w:delText>
        </w:r>
      </w:del>
    </w:p>
    <w:p>
      <w:pPr>
        <w:pStyle w:val="FirstParagraph"/>
      </w:pPr>
      <w:ins w:id="24545" w:author="PR Preview" w:date="2026-01-01T00:00:00Z">
        <w:r>
          <w:rPr>
            <w:b/>
            <w:bCs/>
          </w:rPr>
          <w:t xml:space="preserve">Example 224 (Why complex vectors use the conjugate transpose)</w:t>
        </w:r>
      </w:ins>
      <w:ins w:id="24546" w:author="PR Preview" w:date="2026-01-01T00:00:00Z">
        <w:r>
          <w:t xml:space="preserve"> </w:t>
        </w:r>
      </w:ins>
      <w:ins w:id="24547" w:author="PR Preview" w:date="2026-01-01T00:00:00Z">
        <w:r>
          <w:t xml:space="preserve">For a real vector</w:t>
        </w:r>
      </w:ins>
      <w:ins w:id="24548" w:author="PR Preview" w:date="2026-01-01T00:00:00Z">
        <w:r>
          <w:t xml:space="preserve"> </w:t>
        </w:r>
      </w:ins>
      <w:ins w:id="24549" w:author="PR Preview" w:date="2026-01-01T00:00:00Z">
        <w:r>
          <w:t xml:space="preserve">$\mathord{\smash[b]{\underset{\raise.3ex\hbox{$\scriptstyle\sim$}}{x}}\vphantom{x}}$</w:t>
        </w:r>
      </w:ins>
      <w:ins w:id="24550" w:author="PR Preview" w:date="2026-01-01T00:00:00Z">
        <w:r>
          <w:t xml:space="preserve">,</w:t>
        </w:r>
      </w:ins>
      <w:ins w:id="24551" w:author="PR Preview" w:date="2026-01-01T00:00:00Z">
        <w:r>
          <w:t xml:space="preserve"> </w:t>
        </w:r>
      </w:ins>
      <w:ins w:id="24552" w:author="PR Preview" w:date="2026-01-01T00:00:00Z">
        <w:r>
          <w:t xml:space="preserve">${\mathord{\smash[b]{\underset{\raise.3ex\hbox{$\scriptstyle\sim$}}{x}}\vphantom{x}}}^{\top}\mathord{\smash[b]{\underset{\raise.3ex\hbox{$\scriptstyle\sim$}}{x}}\vphantom{x}}= \sum_{j=1}^px_j^2$</w:t>
        </w:r>
      </w:ins>
      <w:ins w:id="24553" w:author="PR Preview" w:date="2026-01-01T00:00:00Z">
        <w:r>
          <w:t xml:space="preserve"> </w:t>
        </w:r>
      </w:ins>
      <w:ins w:id="24554" w:author="PR Preview" w:date="2026-01-01T00:00:00Z">
        <w:r>
          <w:t xml:space="preserve">is</w:t>
        </w:r>
      </w:ins>
      <w:ins w:id="24555" w:author="PR Preview" w:date="2026-01-01T00:00:00Z">
        <w:r>
          <w:t xml:space="preserve"> </w:t>
        </w:r>
      </w:ins>
      <m:oMath>
        <m:r>
          <m:t>0</m:t>
        </m:r>
      </m:oMath>
      <w:ins w:id="24556" w:author="PR Preview" w:date="2026-01-01T00:00:00Z">
        <w:r>
          <w:t xml:space="preserve"> </w:t>
        </w:r>
      </w:ins>
      <w:ins w:id="24557" w:author="PR Preview" w:date="2026-01-01T00:00:00Z">
        <w:r>
          <w:t xml:space="preserve">only when</w:t>
        </w:r>
      </w:ins>
      <w:ins w:id="24558" w:author="PR Preview" w:date="2026-01-01T00:00:00Z">
        <w:r>
          <w:t xml:space="preserve"> </w:t>
        </w:r>
      </w:ins>
      <w:ins w:id="24559" w:author="PR Preview" w:date="2026-01-01T00:00:00Z">
        <w:r>
          <w:t xml:space="preserve">$\mathord{\smash[b]{\underset{\raise.3ex\hbox{$\scriptstyle\sim$}}{x}}\vphantom{x}}$</w:t>
        </w:r>
      </w:ins>
      <w:ins w:id="24560" w:author="PR Preview" w:date="2026-01-01T00:00:00Z">
        <w:r>
          <w:t xml:space="preserve"> </w:t>
        </w:r>
      </w:ins>
      <w:ins w:id="24561" w:author="PR Preview" w:date="2026-01-01T00:00:00Z">
        <w:r>
          <w:t xml:space="preserve">is the zero vector.</w:t>
        </w:r>
      </w:ins>
      <w:ins w:id="24562" w:author="PR Preview" w:date="2026-01-01T00:00:00Z">
        <w:r>
          <w:t xml:space="preserve"> </w:t>
        </w:r>
      </w:ins>
      <w:ins w:id="24563" w:author="PR Preview" w:date="2026-01-01T00:00:00Z">
        <w:r>
          <w:t xml:space="preserve">The same formula fails for complex vectors.</w:t>
        </w:r>
      </w:ins>
      <w:ins w:id="24564" w:author="PR Preview" w:date="2026-01-01T00:00:00Z">
        <w:r>
          <w:t xml:space="preserve"> </w:t>
        </w:r>
      </w:ins>
      <w:ins w:id="24565" w:author="PR Preview" w:date="2026-01-01T00:00:00Z">
        <w:r>
          <w:t xml:space="preserve">Let</w:t>
        </w:r>
      </w:ins>
      <w:ins w:id="24566" w:author="PR Preview" w:date="2026-01-01T00:00:00Z">
        <w:r>
          <w:t xml:space="preserve"> </w:t>
        </w:r>
      </w:ins>
      <w:ins w:id="24567" w:author="PR Preview" w:date="2026-01-01T00:00:00Z">
        <w:r>
          <w:t xml:space="preserve">$\mathord{\smash[b]{\underset{\raise.3ex\hbox{$\scriptstyle\sim$}}{z}}\vphantom{z}} = {(1, i)}^{\top}$</w:t>
        </w:r>
      </w:ins>
      <w:ins w:id="24568" w:author="PR Preview" w:date="2026-01-01T00:00:00Z">
        <w:r>
          <w:t xml:space="preserve">. Then</w:t>
        </w:r>
      </w:ins>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del w:id="24569" w:author="PR Preview" w:date="2026-01-01T00:00:00Z">
        <w:r>
          <w:delText xml:space="preserve">which is positive, as</w:delText>
        </w:r>
      </w:del>
      <w:del w:id="24570" w:author="PR Preview" w:date="2026-01-01T00:00:00Z">
        <w:r>
          <w:delText xml:space="preserve"> </w:delText>
        </w:r>
      </w:del>
      <w:hyperlink w:anchor="thm-zhz-sum-squares">
        <w:del w:id="24571" w:author="PR Preview" w:date="2026-01-01T00:00:00Z">
          <w:r>
            <w:rPr>
              <w:rStyle w:val="Hyperlink"/>
            </w:rPr>
            <w:delText xml:space="preserve">Theorem 125</w:delText>
          </w:r>
        </w:del>
      </w:hyperlink>
      <w:del w:id="24572" w:author="PR Preview" w:date="2026-01-01T00:00:00Z">
        <w:r>
          <w:delText xml:space="preserve"> </w:delText>
        </w:r>
      </w:del>
      <w:del w:id="24573" w:author="PR Preview" w:date="2026-01-01T00:00:00Z">
        <w:r>
          <w:delText xml:space="preserve">guarantees.</w:delText>
        </w:r>
      </w:del>
    </w:p>
    <w:p>
      <w:pPr>
        <w:pStyle w:val="BodyText"/>
      </w:pPr>
      <w:del w:id="24574" w:author="PR Preview" w:date="2026-01-01T00:00:00Z">
        <w:r>
          <w:rPr>
            <w:b/>
            <w:bCs/>
          </w:rPr>
          <w:delText xml:space="preserve">Definition 129 (Hermitian matrix (self-adjoint matrix))</w:delText>
        </w:r>
      </w:del>
      <w:del w:id="24575" w:author="PR Preview" w:date="2026-01-01T00:00:00Z">
        <w:r>
          <w:delText xml:space="preserve"> </w:delText>
        </w:r>
      </w:del>
      <w:del w:id="24576" w:author="PR Preview" w:date="2026-01-01T00:00:00Z">
        <w:r>
          <w:delText xml:space="preserve">A square complex matrix</w:delText>
        </w:r>
      </w:del>
      <w:del w:id="24577"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4578" w:author="PR Preview" w:date="2026-01-01T00:00:00Z">
        <w:r>
          <w:delText xml:space="preserve"> </w:delText>
        </w:r>
      </w:del>
      <w:del w:id="24579" w:author="PR Preview" w:date="2026-01-01T00:00:00Z">
        <w:r>
          <w:delText xml:space="preserve">is</w:delText>
        </w:r>
      </w:del>
      <w:del w:id="24580" w:author="PR Preview" w:date="2026-01-01T00:00:00Z">
        <w:r>
          <w:delText xml:space="preserve"> </w:delText>
        </w:r>
      </w:del>
      <w:del w:id="24581" w:author="PR Preview" w:date="2026-01-01T00:00:00Z">
        <w:r>
          <w:rPr>
            <w:b/>
            <w:bCs/>
          </w:rPr>
          <w:delText xml:space="preserve">Hermitian</w:delText>
        </w:r>
      </w:del>
      <w:del w:id="24582" w:author="PR Preview" w:date="2026-01-01T00:00:00Z">
        <w:r>
          <w:delText xml:space="preserve"> </w:delText>
        </w:r>
      </w:del>
      <w:del w:id="24583" w:author="PR Preview" w:date="2026-01-01T00:00:00Z">
        <w:r>
          <w:delText xml:space="preserve">(or</w:delText>
        </w:r>
      </w:del>
      <w:del w:id="24584" w:author="PR Preview" w:date="2026-01-01T00:00:00Z">
        <w:r>
          <w:delText xml:space="preserve"> </w:delText>
        </w:r>
      </w:del>
      <w:del w:id="24585" w:author="PR Preview" w:date="2026-01-01T00:00:00Z">
        <w:r>
          <w:rPr>
            <w:b/>
            <w:bCs/>
          </w:rPr>
          <w:delText xml:space="preserve">self-adjoint</w:delText>
        </w:r>
      </w:del>
      <w:del w:id="24586" w:author="PR Preview" w:date="2026-01-01T00:00:00Z">
        <w:r>
          <w:delText xml:space="preserve">)</w:delText>
        </w:r>
      </w:del>
      <w:del w:id="24587" w:author="PR Preview" w:date="2026-01-01T00:00:00Z">
        <w:r>
          <w:delText xml:space="preserve"> </w:delText>
        </w:r>
      </w:del>
      <w:del w:id="24588" w:author="PR Preview" w:date="2026-01-01T00:00:00Z">
        <w:r>
          <w:delText xml:space="preserve">if it equals its conjugate transpose (</w:delText>
        </w:r>
      </w:del>
      <w:hyperlink w:anchor="def-conjugate-transpose">
        <w:del w:id="24589" w:author="PR Preview" w:date="2026-01-01T00:00:00Z">
          <w:r>
            <w:rPr>
              <w:rStyle w:val="Hyperlink"/>
            </w:rPr>
            <w:delText xml:space="preserve">Definition 128</w:delText>
          </w:r>
        </w:del>
      </w:hyperlink>
      <w:del w:id="24590"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p>
      <w:pPr>
        <w:pStyle w:val="FirstParagraph"/>
      </w:pPr>
      <w:del w:id="24591" w:author="PR Preview" w:date="2026-01-01T00:00:00Z">
        <w:r>
          <w:rPr>
            <w:i/>
            <w:iCs/>
          </w:rPr>
          <w:delText xml:space="preserve">Remark 54</w:delText>
        </w:r>
      </w:del>
      <w:del w:id="24592" w:author="PR Preview" w:date="2026-01-01T00:00:00Z">
        <w:r>
          <w:delText xml:space="preserve"> (Why</w:delText>
        </w:r>
      </w:del>
      <w:del w:id="24593" w:author="PR Preview" w:date="2026-01-01T00:00:00Z">
        <w:r>
          <w:delText xml:space="preserve"> </w:delText>
        </w:r>
      </w:del>
      <w:del w:id="24594" w:author="PR Preview" w:date="2026-01-01T00:00:00Z">
        <w:r>
          <w:delText xml:space="preserve">“self-adjoint”</w:delText>
        </w:r>
      </w:del>
      <w:del w:id="24595" w:author="PR Preview" w:date="2026-01-01T00:00:00Z">
        <w:r>
          <w:delText xml:space="preserve">). </w:delText>
        </w:r>
      </w:del>
      <w:del w:id="24596" w:author="PR Preview" w:date="2026-01-01T00:00:00Z">
        <w:r>
          <w:delText xml:space="preserve">The term</w:delText>
        </w:r>
      </w:del>
      <w:del w:id="24597" w:author="PR Preview" w:date="2026-01-01T00:00:00Z">
        <w:r>
          <w:delText xml:space="preserve"> </w:delText>
        </w:r>
      </w:del>
      <w:del w:id="24598" w:author="PR Preview" w:date="2026-01-01T00:00:00Z">
        <w:r>
          <w:rPr>
            <w:i/>
            <w:iCs/>
          </w:rPr>
          <w:delText xml:space="preserve">self-adjoint</w:delText>
        </w:r>
      </w:del>
      <w:del w:id="24599" w:author="PR Preview" w:date="2026-01-01T00:00:00Z">
        <w:r>
          <w:delText xml:space="preserve"> </w:delText>
        </w:r>
      </w:del>
      <w:del w:id="24600" w:author="PR Preview" w:date="2026-01-01T00:00:00Z">
        <w:r>
          <w:delText xml:space="preserve">comes directly from</w:delText>
        </w:r>
      </w:del>
      <w:del w:id="24601" w:author="PR Preview" w:date="2026-01-01T00:00:00Z">
        <w:r>
          <w:delText xml:space="preserve"> </w:delText>
        </w:r>
      </w:del>
      <w:hyperlink w:anchor="thm-adjoint-inner-product">
        <w:del w:id="24602" w:author="PR Preview" w:date="2026-01-01T00:00:00Z">
          <w:r>
            <w:rPr>
              <w:rStyle w:val="Hyperlink"/>
            </w:rPr>
            <w:delText xml:space="preserve">Theorem 124</w:delText>
          </w:r>
        </w:del>
      </w:hyperlink>
      <w:del w:id="24603" w:author="PR Preview" w:date="2026-01-01T00:00:00Z">
        <w:r>
          <w:delText xml:space="preserve">:</w:delText>
        </w:r>
      </w:del>
      <w:del w:id="24604" w:author="PR Preview" w:date="2026-01-01T00:00:00Z">
        <w:r>
          <w:delText xml:space="preserve"> </w:delText>
        </w:r>
      </w:del>
      <w:del w:id="24605" w:author="PR Preview" w:date="2026-01-01T00:00:00Z">
        <w:r>
          <w:delText xml:space="preserve">when</w:delText>
        </w:r>
      </w:del>
      <w:del w:id="24606" w:author="PR Preview" w:date="2026-01-01T00:00:00Z">
        <w:r>
          <w:delText xml:space="preserve"> </w:delText>
        </w:r>
      </w:del>
      <m:oMath>
        <m:r>
          <m:rPr>
            <m:sty m:val="bi"/>
          </m:rPr>
          <m:t>A</m:t>
        </m:r>
      </m:oMath>
      <w:del w:id="24607" w:author="PR Preview" w:date="2026-01-01T00:00:00Z">
        <w:r>
          <w:delText xml:space="preserve"> </w:delText>
        </w:r>
      </w:del>
      <w:del w:id="24608" w:author="PR Preview" w:date="2026-01-01T00:00:00Z">
        <w:r>
          <w:delText xml:space="preserve">is Hermitian,</w:delText>
        </w:r>
      </w:del>
      <w:del w:id="24609" w:author="PR Preview" w:date="2026-01-01T00:00:00Z">
        <w:r>
          <w:delText xml:space="preserve"> </w:delText>
        </w:r>
      </w:del>
      <w:del w:id="24610" w:author="PR Preview" w:date="2026-01-01T00:00:00Z">
        <w:r>
          <w:delTex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delText>
        </w:r>
      </w:del>
      <w:del w:id="24611" w:author="PR Preview" w:date="2026-01-01T00:00:00Z">
        <w:r>
          <w:delText xml:space="preserve"> </w:delText>
        </w:r>
      </w:del>
      <w:del w:id="24612" w:author="PR Preview" w:date="2026-01-01T00:00:00Z">
        <w:r>
          <w:delText xml:space="preserve">for all</w:delText>
        </w:r>
      </w:del>
      <w:del w:id="24613" w:author="PR Preview" w:date="2026-01-01T00:00:00Z">
        <w:r>
          <w:delText xml:space="preserve"> </w:delText>
        </w:r>
      </w:del>
      <w:del w:id="24614" w:author="PR Preview" w:date="2026-01-01T00:00:00Z">
        <w:r>
          <w:delText xml:space="preserve">$\mathord{\smash[b]{\underset{\raise.3ex\hbox{$\scriptstyle\sim$}}{u}}\vphantom{u}}, \mathord{\smash[b]{\underset{\raise.3ex\hbox{$\scriptstyle\sim$}}{v}}\vphantom{v}} \in \mathbb{C}^n$</w:delText>
        </w:r>
      </w:del>
      <w:del w:id="24615" w:author="PR Preview" w:date="2026-01-01T00:00:00Z">
        <w:r>
          <w:delText xml:space="preserve">.</w:delText>
        </w:r>
      </w:del>
      <w:del w:id="24616" w:author="PR Preview" w:date="2026-01-01T00:00:00Z">
        <w:r>
          <w:delText xml:space="preserve"> </w:delText>
        </w:r>
      </w:del>
      <w:del w:id="24617" w:author="PR Preview" w:date="2026-01-01T00:00:00Z">
        <w:r>
          <w:delText xml:space="preserve">The linear operator moves across the inner product without change.</w:delText>
        </w:r>
      </w:del>
    </w:p>
    <w:p>
      <w:pPr>
        <w:pStyle w:val="BodyText"/>
      </w:pPr>
      <w:del w:id="24618" w:author="PR Preview" w:date="2026-01-01T00:00:00Z">
        <w:r>
          <w:rPr>
            <w:b/>
            <w:bCs/>
          </w:rPr>
          <w:delText xml:space="preserve">Example 220 (A Hermitian matrix)</w:delText>
        </w:r>
      </w:del>
    </w:p>
    <w:p>
      <w:pPr>
        <w:pStyle w:val="FirstParagraph"/>
      </w:pPr>
      <w:ins w:id="24619" w:author="PR Preview" w:date="2026-01-01T00:00:00Z">
        <w:r>
          <w:t xml:space="preserve">which is positive, as</w:t>
        </w:r>
      </w:ins>
      <w:ins w:id="24620" w:author="PR Preview" w:date="2026-01-01T00:00:00Z">
        <w:r>
          <w:t xml:space="preserve"> </w:t>
        </w:r>
      </w:ins>
      <w:hyperlink w:anchor="thm-zhz-sum-squares">
        <w:ins w:id="24621" w:author="PR Preview" w:date="2026-01-01T00:00:00Z">
          <w:r>
            <w:rPr>
              <w:rStyle w:val="Hyperlink"/>
            </w:rPr>
            <w:t xml:space="preserve">Theorem 128</w:t>
          </w:r>
        </w:ins>
      </w:hyperlink>
      <w:ins w:id="24622" w:author="PR Preview" w:date="2026-01-01T00:00:00Z">
        <w:r>
          <w:t xml:space="preserve"> </w:t>
        </w:r>
      </w:ins>
      <w:ins w:id="24623" w:author="PR Preview" w:date="2026-01-01T00:00:00Z">
        <w:r>
          <w:t xml:space="preserve">guarantees.</w:t>
        </w:r>
      </w:ins>
    </w:p>
    <w:bookmarkEnd w:id="699"/>
    <w:bookmarkStart w:id="700" w:name="def-hermitian-matrix"/>
    <w:p>
      <w:pPr>
        <w:pStyle w:val="BodyText"/>
      </w:pPr>
      <w:ins w:id="24624" w:author="PR Preview" w:date="2026-01-01T00:00:00Z">
        <w:r>
          <w:rPr>
            <w:b/>
            <w:bCs/>
          </w:rPr>
          <w:t xml:space="preserve">Definition 129 (Hermitian matrix (self-adjoint matrix))</w:t>
        </w:r>
      </w:ins>
      <w:ins w:id="24625" w:author="PR Preview" w:date="2026-01-01T00:00:00Z">
        <w:r>
          <w:t xml:space="preserve"> </w:t>
        </w:r>
      </w:ins>
      <w:ins w:id="24626" w:author="PR Preview" w:date="2026-01-01T00:00:00Z">
        <w:r>
          <w:t xml:space="preserve">A square complex matrix</w:t>
        </w:r>
      </w:ins>
      <w:ins w:id="24627"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4628" w:author="PR Preview" w:date="2026-01-01T00:00:00Z">
        <w:r>
          <w:t xml:space="preserve"> </w:t>
        </w:r>
      </w:ins>
      <w:ins w:id="24629" w:author="PR Preview" w:date="2026-01-01T00:00:00Z">
        <w:r>
          <w:t xml:space="preserve">is</w:t>
        </w:r>
      </w:ins>
      <w:ins w:id="24630" w:author="PR Preview" w:date="2026-01-01T00:00:00Z">
        <w:r>
          <w:t xml:space="preserve"> </w:t>
        </w:r>
      </w:ins>
      <w:ins w:id="24631" w:author="PR Preview" w:date="2026-01-01T00:00:00Z">
        <w:r>
          <w:rPr>
            <w:b/>
            <w:bCs/>
          </w:rPr>
          <w:t xml:space="preserve">Hermitian</w:t>
        </w:r>
      </w:ins>
      <w:ins w:id="24632" w:author="PR Preview" w:date="2026-01-01T00:00:00Z">
        <w:r>
          <w:t xml:space="preserve"> </w:t>
        </w:r>
      </w:ins>
      <w:ins w:id="24633" w:author="PR Preview" w:date="2026-01-01T00:00:00Z">
        <w:r>
          <w:t xml:space="preserve">[93]</w:t>
        </w:r>
      </w:ins>
      <w:ins w:id="24634" w:author="PR Preview" w:date="2026-01-01T00:00:00Z">
        <w:r>
          <w:t xml:space="preserve"> </w:t>
        </w:r>
      </w:ins>
      <w:ins w:id="24635" w:author="PR Preview" w:date="2026-01-01T00:00:00Z">
        <w:r>
          <w:t xml:space="preserve">(or</w:t>
        </w:r>
      </w:ins>
      <w:ins w:id="24636" w:author="PR Preview" w:date="2026-01-01T00:00:00Z">
        <w:r>
          <w:t xml:space="preserve"> </w:t>
        </w:r>
      </w:ins>
      <w:ins w:id="24637" w:author="PR Preview" w:date="2026-01-01T00:00:00Z">
        <w:r>
          <w:rPr>
            <w:b/>
            <w:bCs/>
          </w:rPr>
          <w:t xml:space="preserve">self-adjoint</w:t>
        </w:r>
      </w:ins>
      <w:ins w:id="24638" w:author="PR Preview" w:date="2026-01-01T00:00:00Z">
        <w:r>
          <w:t xml:space="preserve">)</w:t>
        </w:r>
      </w:ins>
      <w:ins w:id="24639" w:author="PR Preview" w:date="2026-01-01T00:00:00Z">
        <w:r>
          <w:t xml:space="preserve"> </w:t>
        </w:r>
      </w:ins>
      <w:ins w:id="24640" w:author="PR Preview" w:date="2026-01-01T00:00:00Z">
        <w:r>
          <w:t xml:space="preserve">if it equals its conjugate transpose (</w:t>
        </w:r>
      </w:ins>
      <w:hyperlink w:anchor="def-conjugate-transpose">
        <w:ins w:id="24641" w:author="PR Preview" w:date="2026-01-01T00:00:00Z">
          <w:r>
            <w:rPr>
              <w:rStyle w:val="Hyperlink"/>
            </w:rPr>
            <w:t xml:space="preserve">Definition 128</w:t>
          </w:r>
        </w:ins>
      </w:hyperlink>
      <w:ins w:id="24642"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0"/>
    <w:bookmarkStart w:id="701" w:name="rem-hermitian-self-adjoint"/>
    <w:p>
      <w:pPr>
        <w:pStyle w:val="FirstParagraph"/>
      </w:pPr>
      <w:ins w:id="24643" w:author="PR Preview" w:date="2026-01-01T00:00:00Z">
        <w:r>
          <w:rPr>
            <w:i/>
            <w:iCs/>
          </w:rPr>
          <w:t xml:space="preserve">Remark 55</w:t>
        </w:r>
      </w:ins>
      <w:ins w:id="24644" w:author="PR Preview" w:date="2026-01-01T00:00:00Z">
        <w:r>
          <w:t xml:space="preserve"> (Why</w:t>
        </w:r>
      </w:ins>
      <w:ins w:id="24645" w:author="PR Preview" w:date="2026-01-01T00:00:00Z">
        <w:r>
          <w:t xml:space="preserve"> </w:t>
        </w:r>
      </w:ins>
      <w:ins w:id="24646" w:author="PR Preview" w:date="2026-01-01T00:00:00Z">
        <w:r>
          <w:t xml:space="preserve">“self-adjoint”</w:t>
        </w:r>
      </w:ins>
      <w:ins w:id="24647" w:author="PR Preview" w:date="2026-01-01T00:00:00Z">
        <w:r>
          <w:t xml:space="preserve">). </w:t>
        </w:r>
      </w:ins>
      <w:ins w:id="24648" w:author="PR Preview" w:date="2026-01-01T00:00:00Z">
        <w:r>
          <w:t xml:space="preserve">The term</w:t>
        </w:r>
      </w:ins>
      <w:ins w:id="24649" w:author="PR Preview" w:date="2026-01-01T00:00:00Z">
        <w:r>
          <w:t xml:space="preserve"> </w:t>
        </w:r>
      </w:ins>
      <w:ins w:id="24650" w:author="PR Preview" w:date="2026-01-01T00:00:00Z">
        <w:r>
          <w:rPr>
            <w:i/>
            <w:iCs/>
          </w:rPr>
          <w:t xml:space="preserve">self-adjoint</w:t>
        </w:r>
      </w:ins>
      <w:ins w:id="24651" w:author="PR Preview" w:date="2026-01-01T00:00:00Z">
        <w:r>
          <w:t xml:space="preserve"> </w:t>
        </w:r>
      </w:ins>
      <w:ins w:id="24652" w:author="PR Preview" w:date="2026-01-01T00:00:00Z">
        <w:r>
          <w:t xml:space="preserve">comes directly from</w:t>
        </w:r>
      </w:ins>
      <w:ins w:id="24653" w:author="PR Preview" w:date="2026-01-01T00:00:00Z">
        <w:r>
          <w:t xml:space="preserve"> </w:t>
        </w:r>
      </w:ins>
      <w:hyperlink w:anchor="thm-adjoint-inner-product">
        <w:ins w:id="24654" w:author="PR Preview" w:date="2026-01-01T00:00:00Z">
          <w:r>
            <w:rPr>
              <w:rStyle w:val="Hyperlink"/>
            </w:rPr>
            <w:t xml:space="preserve">Theorem 127</w:t>
          </w:r>
        </w:ins>
      </w:hyperlink>
      <w:ins w:id="24655" w:author="PR Preview" w:date="2026-01-01T00:00:00Z">
        <w:r>
          <w:t xml:space="preserve">:</w:t>
        </w:r>
      </w:ins>
      <w:ins w:id="24656" w:author="PR Preview" w:date="2026-01-01T00:00:00Z">
        <w:r>
          <w:t xml:space="preserve"> </w:t>
        </w:r>
      </w:ins>
      <w:ins w:id="24657" w:author="PR Preview" w:date="2026-01-01T00:00:00Z">
        <w:r>
          <w:t xml:space="preserve">when</w:t>
        </w:r>
      </w:ins>
      <w:ins w:id="24658" w:author="PR Preview" w:date="2026-01-01T00:00:00Z">
        <w:r>
          <w:t xml:space="preserve"> </w:t>
        </w:r>
      </w:ins>
      <m:oMath>
        <m:r>
          <m:rPr>
            <m:sty m:val="bi"/>
          </m:rPr>
          <m:t>A</m:t>
        </m:r>
      </m:oMath>
      <w:ins w:id="24659" w:author="PR Preview" w:date="2026-01-01T00:00:00Z">
        <w:r>
          <w:t xml:space="preserve"> </w:t>
        </w:r>
      </w:ins>
      <w:ins w:id="24660" w:author="PR Preview" w:date="2026-01-01T00:00:00Z">
        <w:r>
          <w:t xml:space="preserve">is Hermitian,</w:t>
        </w:r>
      </w:ins>
      <w:ins w:id="24661" w:author="PR Preview" w:date="2026-01-01T00:00:00Z">
        <w:r>
          <w:t xml:space="preserve"> </w:t>
        </w:r>
      </w:ins>
      <w:ins w:id="24662"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24663" w:author="PR Preview" w:date="2026-01-01T00:00:00Z">
        <w:r>
          <w:t xml:space="preserve"> </w:t>
        </w:r>
      </w:ins>
      <w:ins w:id="24664" w:author="PR Preview" w:date="2026-01-01T00:00:00Z">
        <w:r>
          <w:t xml:space="preserve">for all</w:t>
        </w:r>
      </w:ins>
      <w:ins w:id="24665" w:author="PR Preview" w:date="2026-01-01T00:00:00Z">
        <w:r>
          <w:t xml:space="preserve"> </w:t>
        </w:r>
      </w:ins>
      <w:ins w:id="24666" w:author="PR Preview" w:date="2026-01-01T00:00:00Z">
        <w:r>
          <w:t xml:space="preserve">$\mathord{\smash[b]{\underset{\raise.3ex\hbox{$\scriptstyle\sim$}}{u}}\vphantom{u}}, \mathord{\smash[b]{\underset{\raise.3ex\hbox{$\scriptstyle\sim$}}{v}}\vphantom{v}} \in \mathbb{C}^n$</w:t>
        </w:r>
      </w:ins>
      <w:ins w:id="24667" w:author="PR Preview" w:date="2026-01-01T00:00:00Z">
        <w:r>
          <w:t xml:space="preserve">.</w:t>
        </w:r>
      </w:ins>
      <w:ins w:id="24668" w:author="PR Preview" w:date="2026-01-01T00:00:00Z">
        <w:r>
          <w:t xml:space="preserve"> </w:t>
        </w:r>
      </w:ins>
      <w:ins w:id="24669" w:author="PR Preview" w:date="2026-01-01T00:00:00Z">
        <w:r>
          <w:t xml:space="preserve">The linear operator moves across the inner product without change.</w:t>
        </w:r>
      </w:ins>
    </w:p>
    <w:bookmarkEnd w:id="701"/>
    <w:bookmarkStart w:id="702" w:name="exm-hermitian-matrix"/>
    <w:p>
      <w:pPr>
        <w:pStyle w:val="BodyText"/>
      </w:pPr>
      <w:ins w:id="24670" w:author="PR Preview" w:date="2026-01-01T00:00:00Z">
        <w:r>
          <w:rPr>
            <w:b/>
            <w:bCs/>
          </w:rPr>
          <w:t xml:space="preserve">Example 225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2"/>
    <w:bookmarkStart w:id="703" w:name="exm-not-hermitian"/>
    <w:p>
      <w:pPr>
        <w:pStyle w:val="BodyText"/>
      </w:pPr>
      <w:del w:id="24671" w:author="PR Preview" w:date="2026-01-01T00:00:00Z">
        <w:r>
          <w:rPr>
            <w:b/>
            <w:bCs/>
          </w:rPr>
          <w:delText xml:space="preserve">Example 221 (A symmetric complex matrix that is not Hermitian)</w:delText>
        </w:r>
      </w:del>
    </w:p>
    <w:p>
      <w:pPr>
        <w:pStyle w:val="BodyText"/>
      </w:pPr>
      <w:ins w:id="24672" w:author="PR Preview" w:date="2026-01-01T00:00:00Z">
        <w:r>
          <w:rPr>
            <w:b/>
            <w:bCs/>
          </w:rPr>
          <w:t xml:space="preserve">Example 226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3"/>
    <w:bookmarkStart w:id="704" w:name="def-skew-hermitian-matrix"/>
    <w:p>
      <w:pPr>
        <w:pStyle w:val="FirstParagraph"/>
      </w:pPr>
      <w:del w:id="24673" w:author="PR Preview" w:date="2026-01-01T00:00:00Z">
        <w:r>
          <w:rPr>
            <w:b/>
            <w:bCs/>
          </w:rPr>
          <w:delText xml:space="preserve">Definition 130 (Skew-Hermitian matrix (anti-Hermitian matrix))</w:delText>
        </w:r>
      </w:del>
      <w:del w:id="24674" w:author="PR Preview" w:date="2026-01-01T00:00:00Z">
        <w:r>
          <w:delText xml:space="preserve"> </w:delText>
        </w:r>
      </w:del>
      <w:del w:id="24675" w:author="PR Preview" w:date="2026-01-01T00:00:00Z">
        <w:r>
          <w:delText xml:space="preserve">A square complex matrix</w:delText>
        </w:r>
      </w:del>
      <w:del w:id="24676"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4677" w:author="PR Preview" w:date="2026-01-01T00:00:00Z">
        <w:r>
          <w:delText xml:space="preserve"> </w:delText>
        </w:r>
      </w:del>
      <w:del w:id="24678" w:author="PR Preview" w:date="2026-01-01T00:00:00Z">
        <w:r>
          <w:delText xml:space="preserve">is</w:delText>
        </w:r>
      </w:del>
      <w:del w:id="24679" w:author="PR Preview" w:date="2026-01-01T00:00:00Z">
        <w:r>
          <w:delText xml:space="preserve"> </w:delText>
        </w:r>
      </w:del>
      <w:del w:id="24680" w:author="PR Preview" w:date="2026-01-01T00:00:00Z">
        <w:r>
          <w:rPr>
            <w:b/>
            <w:bCs/>
          </w:rPr>
          <w:delText xml:space="preserve">skew-Hermitian</w:delText>
        </w:r>
      </w:del>
      <w:del w:id="24681" w:author="PR Preview" w:date="2026-01-01T00:00:00Z">
        <w:r>
          <w:delText xml:space="preserve"> </w:delText>
        </w:r>
      </w:del>
      <w:del w:id="24682" w:author="PR Preview" w:date="2026-01-01T00:00:00Z">
        <w:r>
          <w:delText xml:space="preserve">(or</w:delText>
        </w:r>
      </w:del>
      <w:del w:id="24683" w:author="PR Preview" w:date="2026-01-01T00:00:00Z">
        <w:r>
          <w:delText xml:space="preserve"> </w:delText>
        </w:r>
      </w:del>
      <w:del w:id="24684" w:author="PR Preview" w:date="2026-01-01T00:00:00Z">
        <w:r>
          <w:rPr>
            <w:b/>
            <w:bCs/>
          </w:rPr>
          <w:delText xml:space="preserve">anti-Hermitian</w:delText>
        </w:r>
      </w:del>
      <w:del w:id="24685" w:author="PR Preview" w:date="2026-01-01T00:00:00Z">
        <w:r>
          <w:delText xml:space="preserve">)</w:delText>
        </w:r>
      </w:del>
      <w:del w:id="24686" w:author="PR Preview" w:date="2026-01-01T00:00:00Z">
        <w:r>
          <w:delText xml:space="preserve"> </w:delText>
        </w:r>
      </w:del>
      <w:del w:id="24687" w:author="PR Preview" w:date="2026-01-01T00:00:00Z">
        <w:r>
          <w:delText xml:space="preserve">if it equals the negative of its conjugate transpose (</w:delText>
        </w:r>
      </w:del>
      <w:hyperlink w:anchor="def-conjugate-transpose">
        <w:del w:id="24688" w:author="PR Preview" w:date="2026-01-01T00:00:00Z">
          <w:r>
            <w:rPr>
              <w:rStyle w:val="Hyperlink"/>
            </w:rPr>
            <w:delText xml:space="preserve">Definition 128</w:delText>
          </w:r>
        </w:del>
      </w:hyperlink>
      <w:del w:id="24689" w:author="PR Preview" w:date="2026-01-01T00:00:00Z">
        <w:r>
          <w:delText xml:space="preserve">):</w:delText>
        </w:r>
      </w:del>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p>
      <w:pPr>
        <w:pStyle w:val="FirstParagraph"/>
      </w:pPr>
      <w:del w:id="24690" w:author="PR Preview" w:date="2026-01-01T00:00:00Z">
        <w:r>
          <w:rPr>
            <w:i/>
            <w:iCs/>
          </w:rPr>
          <w:delText xml:space="preserve">Remark 55</w:delText>
        </w:r>
      </w:del>
      <w:del w:id="24691" w:author="PR Preview" w:date="2026-01-01T00:00:00Z">
        <w:r>
          <w:delText xml:space="preserve"> (The diagonal of a skew-Hermitian matrix). </w:delText>
        </w:r>
      </w:del>
      <w:del w:id="24692" w:author="PR Preview" w:date="2026-01-01T00:00:00Z">
        <w:r>
          <w:delText xml:space="preserve">Every entry of a skew-Hermitian matrix satisfies</w:delText>
        </w:r>
      </w:del>
      <w:del w:id="24693" w:author="PR Preview" w:date="2026-01-01T00:00:00Z">
        <w:r>
          <w:delText xml:space="preserve"> </w:delText>
        </w:r>
      </w:del>
      <m:oMath>
        <m:sSub>
          <m:e>
            <m:r>
              <m:t>a</m:t>
            </m:r>
          </m:e>
          <m:sub>
            <m:r>
              <m:t>j</m:t>
            </m:r>
            <m:r>
              <m:t>k</m:t>
            </m:r>
          </m:sub>
        </m:sSub>
        <m:r>
          <m:rPr>
            <m:sty m:val="p"/>
          </m:rPr>
          <m:t>=</m:t>
        </m:r>
        <m:r>
          <m:rPr>
            <m:sty m:val="p"/>
          </m:rPr>
          <m:t>−</m:t>
        </m:r>
        <m:bar>
          <m:barPr>
            <m:pos m:val="top"/>
          </m:barPr>
          <m:e>
            <m:sSub>
              <m:e>
                <m:r>
                  <m:t>a</m:t>
                </m:r>
              </m:e>
              <m:sub>
                <m:r>
                  <m:t>k</m:t>
                </m:r>
                <m:r>
                  <m:t>j</m:t>
                </m:r>
              </m:sub>
            </m:sSub>
          </m:e>
        </m:bar>
      </m:oMath>
      <w:del w:id="24694" w:author="PR Preview" w:date="2026-01-01T00:00:00Z">
        <w:r>
          <w:delText xml:space="preserve">.</w:delText>
        </w:r>
      </w:del>
      <w:del w:id="24695" w:author="PR Preview" w:date="2026-01-01T00:00:00Z">
        <w:r>
          <w:delText xml:space="preserve"> </w:delText>
        </w:r>
      </w:del>
      <w:del w:id="24696" w:author="PR Preview" w:date="2026-01-01T00:00:00Z">
        <w:r>
          <w:delText xml:space="preserve">In particular, its diagonal entries satisfy</w:delText>
        </w:r>
      </w:del>
      <w:del w:id="24697" w:author="PR Preview" w:date="2026-01-01T00:00:00Z">
        <w:r>
          <w:delText xml:space="preserve"> </w:delText>
        </w:r>
      </w:del>
      <m:oMath>
        <m:sSub>
          <m:e>
            <m:r>
              <m:t>a</m:t>
            </m:r>
          </m:e>
          <m:sub>
            <m:r>
              <m:t>j</m:t>
            </m:r>
            <m:r>
              <m:t>j</m:t>
            </m:r>
          </m:sub>
        </m:sSub>
        <m:r>
          <m:rPr>
            <m:sty m:val="p"/>
          </m:rPr>
          <m:t>=</m:t>
        </m:r>
        <m:r>
          <m:rPr>
            <m:sty m:val="p"/>
          </m:rPr>
          <m:t>−</m:t>
        </m:r>
        <m:bar>
          <m:barPr>
            <m:pos m:val="top"/>
          </m:barPr>
          <m:e>
            <m:sSub>
              <m:e>
                <m:r>
                  <m:t>a</m:t>
                </m:r>
              </m:e>
              <m:sub>
                <m:r>
                  <m:t>j</m:t>
                </m:r>
                <m:r>
                  <m:t>j</m:t>
                </m:r>
              </m:sub>
            </m:sSub>
          </m:e>
        </m:bar>
      </m:oMath>
      <w:del w:id="24698" w:author="PR Preview" w:date="2026-01-01T00:00:00Z">
        <w:r>
          <w:delText xml:space="preserve">,</w:delText>
        </w:r>
      </w:del>
      <w:del w:id="24699" w:author="PR Preview" w:date="2026-01-01T00:00:00Z">
        <w:r>
          <w:delText xml:space="preserve"> </w:delText>
        </w:r>
      </w:del>
      <w:del w:id="24700" w:author="PR Preview" w:date="2026-01-01T00:00:00Z">
        <w:r>
          <w:delText xml:space="preserve">which means</w:delText>
        </w:r>
      </w:del>
    </w:p>
    <w:p>
      <w:pPr>
        <w:pStyle w:val="FirstParagraph"/>
      </w:pPr>
      <w:ins w:id="24701" w:author="PR Preview" w:date="2026-01-01T00:00:00Z">
        <w:r>
          <w:rPr>
            <w:b/>
            <w:bCs/>
          </w:rPr>
          <w:t xml:space="preserve">Definition 130 (Skew-Hermitian matrix (anti-Hermitian matrix))</w:t>
        </w:r>
      </w:ins>
      <w:ins w:id="24702" w:author="PR Preview" w:date="2026-01-01T00:00:00Z">
        <w:r>
          <w:t xml:space="preserve"> </w:t>
        </w:r>
      </w:ins>
      <w:ins w:id="24703" w:author="PR Preview" w:date="2026-01-01T00:00:00Z">
        <w:r>
          <w:t xml:space="preserve">A square complex matrix</w:t>
        </w:r>
      </w:ins>
      <w:ins w:id="24704"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4705" w:author="PR Preview" w:date="2026-01-01T00:00:00Z">
        <w:r>
          <w:t xml:space="preserve"> </w:t>
        </w:r>
      </w:ins>
      <w:ins w:id="24706" w:author="PR Preview" w:date="2026-01-01T00:00:00Z">
        <w:r>
          <w:t xml:space="preserve">is</w:t>
        </w:r>
      </w:ins>
      <w:ins w:id="24707" w:author="PR Preview" w:date="2026-01-01T00:00:00Z">
        <w:r>
          <w:t xml:space="preserve"> </w:t>
        </w:r>
      </w:ins>
      <w:ins w:id="24708" w:author="PR Preview" w:date="2026-01-01T00:00:00Z">
        <w:r>
          <w:rPr>
            <w:b/>
            <w:bCs/>
          </w:rPr>
          <w:t xml:space="preserve">skew-Hermitian</w:t>
        </w:r>
      </w:ins>
      <w:ins w:id="24709" w:author="PR Preview" w:date="2026-01-01T00:00:00Z">
        <w:r>
          <w:t xml:space="preserve"> </w:t>
        </w:r>
      </w:ins>
      <w:ins w:id="24710" w:author="PR Preview" w:date="2026-01-01T00:00:00Z">
        <w:r>
          <w:t xml:space="preserve">[94]</w:t>
        </w:r>
      </w:ins>
      <w:ins w:id="24711" w:author="PR Preview" w:date="2026-01-01T00:00:00Z">
        <w:r>
          <w:t xml:space="preserve"> </w:t>
        </w:r>
      </w:ins>
      <w:ins w:id="24712" w:author="PR Preview" w:date="2026-01-01T00:00:00Z">
        <w:r>
          <w:t xml:space="preserve">(or</w:t>
        </w:r>
      </w:ins>
      <w:ins w:id="24713" w:author="PR Preview" w:date="2026-01-01T00:00:00Z">
        <w:r>
          <w:t xml:space="preserve"> </w:t>
        </w:r>
      </w:ins>
      <w:ins w:id="24714" w:author="PR Preview" w:date="2026-01-01T00:00:00Z">
        <w:r>
          <w:rPr>
            <w:b/>
            <w:bCs/>
          </w:rPr>
          <w:t xml:space="preserve">anti-Hermitian</w:t>
        </w:r>
      </w:ins>
      <w:ins w:id="24715" w:author="PR Preview" w:date="2026-01-01T00:00:00Z">
        <w:r>
          <w:t xml:space="preserve">)</w:t>
        </w:r>
      </w:ins>
      <w:ins w:id="24716" w:author="PR Preview" w:date="2026-01-01T00:00:00Z">
        <w:r>
          <w:t xml:space="preserve"> </w:t>
        </w:r>
      </w:ins>
      <w:ins w:id="24717" w:author="PR Preview" w:date="2026-01-01T00:00:00Z">
        <w:r>
          <w:t xml:space="preserve">if it equals the negative of its conjugate transpose (</w:t>
        </w:r>
      </w:ins>
      <w:hyperlink w:anchor="def-conjugate-transpose">
        <w:ins w:id="24718" w:author="PR Preview" w:date="2026-01-01T00:00:00Z">
          <w:r>
            <w:rPr>
              <w:rStyle w:val="Hyperlink"/>
            </w:rPr>
            <w:t xml:space="preserve">Definition 128</w:t>
          </w:r>
        </w:ins>
      </w:hyperlink>
      <w:ins w:id="24719" w:author="PR Preview" w:date="2026-01-01T00:00:00Z">
        <w:r>
          <w:t xml:space="preserve">):</w:t>
        </w:r>
      </w:ins>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4"/>
    <w:bookmarkStart w:id="705" w:name="rem-skew-hermitian-diagonal"/>
    <w:p>
      <w:pPr>
        <w:pStyle w:val="FirstParagraph"/>
      </w:pPr>
      <w:ins w:id="24720" w:author="PR Preview" w:date="2026-01-01T00:00:00Z">
        <w:r>
          <w:rPr>
            <w:i/>
            <w:iCs/>
          </w:rPr>
          <w:t xml:space="preserve">Remark 56</w:t>
        </w:r>
      </w:ins>
      <w:ins w:id="24721" w:author="PR Preview" w:date="2026-01-01T00:00:00Z">
        <w:r>
          <w:t xml:space="preserve"> (The diagonal of a skew-Hermitian matrix). </w:t>
        </w:r>
      </w:ins>
      <w:ins w:id="24722" w:author="PR Preview" w:date="2026-01-01T00:00:00Z">
        <w:r>
          <w:t xml:space="preserve">Every entry of a skew-Hermitian matrix satisfies</w:t>
        </w:r>
      </w:ins>
      <w:ins w:id="24723" w:author="PR Preview" w:date="2026-01-01T00:00:00Z">
        <w:r>
          <w:t xml:space="preserve"> </w:t>
        </w:r>
      </w:ins>
      <m:oMath>
        <m:sSub>
          <m:e>
            <m:r>
              <m:t>a</m:t>
            </m:r>
          </m:e>
          <m:sub>
            <m:r>
              <m:t>j</m:t>
            </m:r>
            <m:r>
              <m:t>k</m:t>
            </m:r>
          </m:sub>
        </m:sSub>
        <m:r>
          <m:rPr>
            <m:sty m:val="p"/>
          </m:rPr>
          <m:t>=</m:t>
        </m:r>
        <m:r>
          <m:rPr>
            <m:sty m:val="p"/>
          </m:rPr>
          <m:t>−</m:t>
        </m:r>
        <m:bar>
          <m:barPr>
            <m:pos m:val="top"/>
          </m:barPr>
          <m:e>
            <m:sSub>
              <m:e>
                <m:r>
                  <m:t>a</m:t>
                </m:r>
              </m:e>
              <m:sub>
                <m:r>
                  <m:t>k</m:t>
                </m:r>
                <m:r>
                  <m:t>j</m:t>
                </m:r>
              </m:sub>
            </m:sSub>
          </m:e>
        </m:bar>
      </m:oMath>
      <w:ins w:id="24724" w:author="PR Preview" w:date="2026-01-01T00:00:00Z">
        <w:r>
          <w:t xml:space="preserve">.</w:t>
        </w:r>
      </w:ins>
      <w:ins w:id="24725" w:author="PR Preview" w:date="2026-01-01T00:00:00Z">
        <w:r>
          <w:t xml:space="preserve"> </w:t>
        </w:r>
      </w:ins>
      <w:ins w:id="24726" w:author="PR Preview" w:date="2026-01-01T00:00:00Z">
        <w:r>
          <w:t xml:space="preserve">In particular, its diagonal entries satisfy</w:t>
        </w:r>
      </w:ins>
      <w:ins w:id="24727" w:author="PR Preview" w:date="2026-01-01T00:00:00Z">
        <w:r>
          <w:t xml:space="preserve"> </w:t>
        </w:r>
      </w:ins>
      <m:oMath>
        <m:sSub>
          <m:e>
            <m:r>
              <m:t>a</m:t>
            </m:r>
          </m:e>
          <m:sub>
            <m:r>
              <m:t>j</m:t>
            </m:r>
            <m:r>
              <m:t>j</m:t>
            </m:r>
          </m:sub>
        </m:sSub>
        <m:r>
          <m:rPr>
            <m:sty m:val="p"/>
          </m:rPr>
          <m:t>=</m:t>
        </m:r>
        <m:r>
          <m:rPr>
            <m:sty m:val="p"/>
          </m:rPr>
          <m:t>−</m:t>
        </m:r>
        <m:bar>
          <m:barPr>
            <m:pos m:val="top"/>
          </m:barPr>
          <m:e>
            <m:sSub>
              <m:e>
                <m:r>
                  <m:t>a</m:t>
                </m:r>
              </m:e>
              <m:sub>
                <m:r>
                  <m:t>j</m:t>
                </m:r>
                <m:r>
                  <m:t>j</m:t>
                </m:r>
              </m:sub>
            </m:sSub>
          </m:e>
        </m:bar>
      </m:oMath>
      <w:ins w:id="24728" w:author="PR Preview" w:date="2026-01-01T00:00:00Z">
        <w:r>
          <w:t xml:space="preserve">,</w:t>
        </w:r>
      </w:ins>
      <w:ins w:id="24729" w:author="PR Preview" w:date="2026-01-01T00:00:00Z">
        <w:r>
          <w:t xml:space="preserve"> </w:t>
        </w:r>
      </w:ins>
      <w:ins w:id="24730" w:author="PR Preview" w:date="2026-01-01T00:00:00Z">
        <w:r>
          <w:t xml:space="preserve">which means</w:t>
        </w:r>
      </w:ins>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5"/>
    <w:bookmarkStart w:id="706" w:name="exm-skew-hermitian-matrix"/>
    <w:p>
      <w:pPr>
        <w:pStyle w:val="BodyText"/>
      </w:pPr>
      <w:del w:id="24731" w:author="PR Preview" w:date="2026-01-01T00:00:00Z">
        <w:r>
          <w:rPr>
            <w:b/>
            <w:bCs/>
          </w:rPr>
          <w:delText xml:space="preserve">Example 222 (A skew-Hermitian matrix)</w:delText>
        </w:r>
      </w:del>
      <w:del w:id="24732" w:author="PR Preview" w:date="2026-01-01T00:00:00Z">
        <w:r>
          <w:delText xml:space="preserve"> </w:delText>
        </w:r>
      </w:del>
      <w:del w:id="24733" w:author="PR Preview" w:date="2026-01-01T00:00:00Z">
        <w:r>
          <w:delText xml:space="preserve">The matrix</w:delText>
        </w:r>
      </w:del>
    </w:p>
    <w:p>
      <w:pPr>
        <w:pStyle w:val="BodyText"/>
      </w:pPr>
      <w:ins w:id="24734" w:author="PR Preview" w:date="2026-01-01T00:00:00Z">
        <w:r>
          <w:rPr>
            <w:b/>
            <w:bCs/>
          </w:rPr>
          <w:t xml:space="preserve">Example 227 (A skew-Hermitian matrix)</w:t>
        </w:r>
      </w:ins>
      <w:ins w:id="24735" w:author="PR Preview" w:date="2026-01-01T00:00:00Z">
        <w:r>
          <w:t xml:space="preserve"> </w:t>
        </w:r>
      </w:ins>
      <w:ins w:id="24736"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6"/>
    <w:bookmarkStart w:id="707" w:name="X4e376dfe4195dd67571b7cde9ab8c2999dabc4a"/>
    <w:p>
      <w:pPr>
        <w:pStyle w:val="BodyText"/>
      </w:pPr>
      <w:del w:id="24737" w:author="PR Preview" w:date="2026-01-01T00:00:00Z">
        <w:r>
          <w:rPr>
            <w:b/>
            <w:bCs/>
          </w:rPr>
          <w:delText xml:space="preserve">Theorem 126 (Hermitian and skew-Hermitian decomposition)</w:delText>
        </w:r>
      </w:del>
      <w:del w:id="24738" w:author="PR Preview" w:date="2026-01-01T00:00:00Z">
        <w:r>
          <w:delText xml:space="preserve"> </w:delText>
        </w:r>
      </w:del>
      <w:del w:id="24739" w:author="PR Preview" w:date="2026-01-01T00:00:00Z">
        <w:r>
          <w:delText xml:space="preserve">Every square complex matrix</w:delText>
        </w:r>
      </w:del>
      <w:del w:id="24740"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24741" w:author="PR Preview" w:date="2026-01-01T00:00:00Z">
        <w:r>
          <w:delText xml:space="preserve"> </w:delText>
        </w:r>
      </w:del>
      <w:del w:id="24742" w:author="PR Preview" w:date="2026-01-01T00:00:00Z">
        <w:r>
          <w:delText xml:space="preserve">can be uniquely expressed as the sum of a Hermitian matrix</w:delText>
        </w:r>
      </w:del>
      <w:del w:id="24743" w:author="PR Preview" w:date="2026-01-01T00:00:00Z">
        <w:r>
          <w:delText xml:space="preserve"> </w:delText>
        </w:r>
      </w:del>
      <m:oMath>
        <m:r>
          <m:rPr>
            <m:sty m:val="bi"/>
          </m:rPr>
          <m:t>H</m:t>
        </m:r>
      </m:oMath>
      <w:del w:id="24744" w:author="PR Preview" w:date="2026-01-01T00:00:00Z">
        <w:r>
          <w:delText xml:space="preserve"> </w:delText>
        </w:r>
      </w:del>
      <w:del w:id="24745" w:author="PR Preview" w:date="2026-01-01T00:00:00Z">
        <w:r>
          <w:delText xml:space="preserve">(</w:delText>
        </w:r>
      </w:del>
      <w:hyperlink w:anchor="def-hermitian-matrix">
        <w:del w:id="24746" w:author="PR Preview" w:date="2026-01-01T00:00:00Z">
          <w:r>
            <w:rPr>
              <w:rStyle w:val="Hyperlink"/>
            </w:rPr>
            <w:delText xml:space="preserve">Definition 129</w:delText>
          </w:r>
        </w:del>
      </w:hyperlink>
      <w:del w:id="24747" w:author="PR Preview" w:date="2026-01-01T00:00:00Z">
        <w:r>
          <w:delText xml:space="preserve">)</w:delText>
        </w:r>
      </w:del>
      <w:del w:id="24748" w:author="PR Preview" w:date="2026-01-01T00:00:00Z">
        <w:r>
          <w:delText xml:space="preserve"> </w:delText>
        </w:r>
      </w:del>
      <w:del w:id="24749" w:author="PR Preview" w:date="2026-01-01T00:00:00Z">
        <w:r>
          <w:delText xml:space="preserve">and a skew-Hermitian matrix</w:delText>
        </w:r>
      </w:del>
      <w:del w:id="24750" w:author="PR Preview" w:date="2026-01-01T00:00:00Z">
        <w:r>
          <w:delText xml:space="preserve"> </w:delText>
        </w:r>
      </w:del>
      <m:oMath>
        <m:r>
          <m:rPr>
            <m:sty m:val="bi"/>
          </m:rPr>
          <m:t>S</m:t>
        </m:r>
      </m:oMath>
      <w:del w:id="24751" w:author="PR Preview" w:date="2026-01-01T00:00:00Z">
        <w:r>
          <w:delText xml:space="preserve"> </w:delText>
        </w:r>
      </w:del>
      <w:del w:id="24752" w:author="PR Preview" w:date="2026-01-01T00:00:00Z">
        <w:r>
          <w:delText xml:space="preserve">(</w:delText>
        </w:r>
      </w:del>
      <w:hyperlink w:anchor="def-skew-hermitian-matrix">
        <w:del w:id="24753" w:author="PR Preview" w:date="2026-01-01T00:00:00Z">
          <w:r>
            <w:rPr>
              <w:rStyle w:val="Hyperlink"/>
            </w:rPr>
            <w:delText xml:space="preserve">Definition 130</w:delText>
          </w:r>
        </w:del>
      </w:hyperlink>
      <w:del w:id="24754" w:author="PR Preview" w:date="2026-01-01T00:00:00Z">
        <w:r>
          <w:delText xml:space="preserve">):</w:delText>
        </w:r>
      </w:del>
    </w:p>
    <w:p>
      <w:pPr>
        <w:pStyle w:val="BodyText"/>
      </w:pPr>
      <w:ins w:id="24755" w:author="PR Preview" w:date="2026-01-01T00:00:00Z">
        <w:r>
          <w:rPr>
            <w:b/>
            <w:bCs/>
          </w:rPr>
          <w:t xml:space="preserve">Theorem 129 (Hermitian and skew-Hermitian decomposition)</w:t>
        </w:r>
      </w:ins>
      <w:ins w:id="24756" w:author="PR Preview" w:date="2026-01-01T00:00:00Z">
        <w:r>
          <w:t xml:space="preserve"> </w:t>
        </w:r>
      </w:ins>
      <w:ins w:id="24757" w:author="PR Preview" w:date="2026-01-01T00:00:00Z">
        <w:r>
          <w:t xml:space="preserve">Every square complex matrix</w:t>
        </w:r>
      </w:ins>
      <w:ins w:id="24758"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24759" w:author="PR Preview" w:date="2026-01-01T00:00:00Z">
        <w:r>
          <w:t xml:space="preserve"> </w:t>
        </w:r>
      </w:ins>
      <w:ins w:id="24760" w:author="PR Preview" w:date="2026-01-01T00:00:00Z">
        <w:r>
          <w:t xml:space="preserve">can be uniquely expressed as the sum of a Hermitian matrix</w:t>
        </w:r>
      </w:ins>
      <w:ins w:id="24761" w:author="PR Preview" w:date="2026-01-01T00:00:00Z">
        <w:r>
          <w:t xml:space="preserve"> </w:t>
        </w:r>
      </w:ins>
      <m:oMath>
        <m:r>
          <m:rPr>
            <m:sty m:val="bi"/>
          </m:rPr>
          <m:t>H</m:t>
        </m:r>
      </m:oMath>
      <w:ins w:id="24762" w:author="PR Preview" w:date="2026-01-01T00:00:00Z">
        <w:r>
          <w:t xml:space="preserve"> </w:t>
        </w:r>
      </w:ins>
      <w:ins w:id="24763" w:author="PR Preview" w:date="2026-01-01T00:00:00Z">
        <w:r>
          <w:t xml:space="preserve">(</w:t>
        </w:r>
      </w:ins>
      <w:hyperlink w:anchor="def-hermitian-matrix">
        <w:ins w:id="24764" w:author="PR Preview" w:date="2026-01-01T00:00:00Z">
          <w:r>
            <w:rPr>
              <w:rStyle w:val="Hyperlink"/>
            </w:rPr>
            <w:t xml:space="preserve">Definition 129</w:t>
          </w:r>
        </w:ins>
      </w:hyperlink>
      <w:ins w:id="24765" w:author="PR Preview" w:date="2026-01-01T00:00:00Z">
        <w:r>
          <w:t xml:space="preserve">)</w:t>
        </w:r>
      </w:ins>
      <w:ins w:id="24766" w:author="PR Preview" w:date="2026-01-01T00:00:00Z">
        <w:r>
          <w:t xml:space="preserve"> </w:t>
        </w:r>
      </w:ins>
      <w:ins w:id="24767" w:author="PR Preview" w:date="2026-01-01T00:00:00Z">
        <w:r>
          <w:t xml:space="preserve">and a skew-Hermitian matrix</w:t>
        </w:r>
      </w:ins>
      <w:ins w:id="24768" w:author="PR Preview" w:date="2026-01-01T00:00:00Z">
        <w:r>
          <w:t xml:space="preserve"> </w:t>
        </w:r>
      </w:ins>
      <m:oMath>
        <m:r>
          <m:rPr>
            <m:sty m:val="bi"/>
          </m:rPr>
          <m:t>S</m:t>
        </m:r>
      </m:oMath>
      <w:ins w:id="24769" w:author="PR Preview" w:date="2026-01-01T00:00:00Z">
        <w:r>
          <w:t xml:space="preserve"> </w:t>
        </w:r>
      </w:ins>
      <w:ins w:id="24770" w:author="PR Preview" w:date="2026-01-01T00:00:00Z">
        <w:r>
          <w:t xml:space="preserve">(</w:t>
        </w:r>
      </w:ins>
      <w:hyperlink w:anchor="def-skew-hermitian-matrix">
        <w:ins w:id="24771" w:author="PR Preview" w:date="2026-01-01T00:00:00Z">
          <w:r>
            <w:rPr>
              <w:rStyle w:val="Hyperlink"/>
            </w:rPr>
            <w:t xml:space="preserve">Definition 130</w:t>
          </w:r>
        </w:ins>
      </w:hyperlink>
      <w:ins w:id="24772"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24773" w:author="PR Preview" w:date="2026-01-01T00:00:00Z">
        <w:r>
          <w:delText xml:space="preserve">Applying the properties of the Hermitian adjoint (</w:delText>
        </w:r>
      </w:del>
      <w:hyperlink w:anchor="thm-hermitian-adjoint-properties">
        <w:del w:id="24774" w:author="PR Preview" w:date="2026-01-01T00:00:00Z">
          <w:r>
            <w:rPr>
              <w:rStyle w:val="Hyperlink"/>
            </w:rPr>
            <w:delText xml:space="preserve">Theorem 123</w:delText>
          </w:r>
        </w:del>
      </w:hyperlink>
      <w:del w:id="24775" w:author="PR Preview" w:date="2026-01-01T00:00:00Z">
        <w:r>
          <w:delText xml:space="preserve">):</w:delText>
        </w:r>
      </w:del>
    </w:p>
    <w:p>
      <w:pPr>
        <w:pStyle w:val="FirstParagraph"/>
      </w:pPr>
      <w:ins w:id="24776" w:author="PR Preview" w:date="2026-01-01T00:00:00Z">
        <w:r>
          <w:t xml:space="preserve">Applying the properties of the Hermitian adjoint (</w:t>
        </w:r>
      </w:ins>
      <w:hyperlink w:anchor="thm-hermitian-adjoint-properties">
        <w:ins w:id="24777" w:author="PR Preview" w:date="2026-01-01T00:00:00Z">
          <w:r>
            <w:rPr>
              <w:rStyle w:val="Hyperlink"/>
            </w:rPr>
            <w:t xml:space="preserve">Theorem 126</w:t>
          </w:r>
        </w:ins>
      </w:hyperlink>
      <w:ins w:id="24778"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08"/>
    <w:bookmarkStart w:id="712" w:name="sec-additional-resources"/>
    <w:p>
      <w:pPr>
        <w:pStyle w:val="Heading2"/>
      </w:pPr>
      <w:r>
        <w:t xml:space="preserve">24 Further reading</w:t>
      </w:r>
    </w:p>
    <w:p>
      <w:pPr>
        <w:pStyle w:val="Compact"/>
        <w:numPr>
          <w:ilvl w:val="0"/>
          <w:numId w:val="1114"/>
        </w:numPr>
      </w:pPr>
      <w:del w:id="24779" w:author="PR Preview" w:date="2026-01-01T00:00:00Z">
        <w:r>
          <w:delText xml:space="preserve">Strang (2023)</w:delText>
        </w:r>
      </w:del>
      <w:del w:id="24780" w:author="PR Preview" w:date="2026-01-01T00:00:00Z">
        <w:r>
          <w:delText xml:space="preserve"> </w:delText>
        </w:r>
      </w:del>
      <w:del w:id="24781" w:author="PR Preview" w:date="2026-01-01T00:00:00Z">
        <w:r>
          <w:delText xml:space="preserve">is a widely used first course in linear algebra.</w:delText>
        </w:r>
      </w:del>
      <w:del w:id="24782" w:author="PR Preview" w:date="2026-01-01T00:00:00Z">
        <w:r>
          <w:delText xml:space="preserve"> </w:delText>
        </w:r>
      </w:del>
      <w:del w:id="24783" w:author="PR Preview" w:date="2026-01-01T00:00:00Z">
        <w:r>
          <w:delText xml:space="preserve">It covers vectors, elimination, vector spaces, orthogonality, determinants,</w:delText>
        </w:r>
      </w:del>
      <w:del w:id="24784" w:author="PR Preview" w:date="2026-01-01T00:00:00Z">
        <w:r>
          <w:delText xml:space="preserve"> </w:delText>
        </w:r>
      </w:del>
      <w:del w:id="24785" w:author="PR Preview" w:date="2026-01-01T00:00:00Z">
        <w:r>
          <w:delText xml:space="preserve">eigenvalues, and the singular value decomposition.</w:delText>
        </w:r>
      </w:del>
    </w:p>
    <w:p>
      <w:pPr>
        <w:pStyle w:val="Compact"/>
        <w:numPr>
          <w:ilvl w:val="0"/>
          <w:numId w:val="1114"/>
        </w:numPr>
      </w:pPr>
      <w:del w:id="24786" w:author="PR Preview" w:date="2026-01-01T00:00:00Z">
        <w:r>
          <w:delText xml:space="preserve">Axler (2024)</w:delText>
        </w:r>
      </w:del>
      <w:del w:id="24787" w:author="PR Preview" w:date="2026-01-01T00:00:00Z">
        <w:r>
          <w:delText xml:space="preserve"> </w:delText>
        </w:r>
      </w:del>
      <w:del w:id="24788" w:author="PR Preview" w:date="2026-01-01T00:00:00Z">
        <w:r>
          <w:delText xml:space="preserve">is a proof-based treatment centered on vector spaces and linear maps.</w:delText>
        </w:r>
      </w:del>
      <w:del w:id="24789" w:author="PR Preview" w:date="2026-01-01T00:00:00Z">
        <w:r>
          <w:delText xml:space="preserve"> </w:delText>
        </w:r>
      </w:del>
      <w:del w:id="24790" w:author="PR Preview" w:date="2026-01-01T00:00:00Z">
        <w:r>
          <w:delText xml:space="preserve">A free electronic version is available from the publisher.</w:delText>
        </w:r>
      </w:del>
    </w:p>
    <w:p>
      <w:pPr>
        <w:pStyle w:val="Compact"/>
        <w:numPr>
          <w:ilvl w:val="0"/>
          <w:numId w:val="1114"/>
        </w:numPr>
      </w:pPr>
      <w:del w:id="24791" w:author="PR Preview" w:date="2026-01-01T00:00:00Z">
        <w:r>
          <w:delText xml:space="preserve">Fieller (2016)</w:delText>
        </w:r>
      </w:del>
    </w:p>
    <w:p>
      <w:pPr>
        <w:pStyle w:val="Compact"/>
        <w:numPr>
          <w:ilvl w:val="0"/>
          <w:numId w:val="1114"/>
        </w:numPr>
      </w:pPr>
      <w:del w:id="24792" w:author="PR Preview" w:date="2026-01-01T00:00:00Z">
        <w:r>
          <w:delText xml:space="preserve">Banerjee and Roy (2014)</w:delText>
        </w:r>
      </w:del>
    </w:p>
    <w:p>
      <w:pPr>
        <w:pStyle w:val="Compact"/>
        <w:numPr>
          <w:ilvl w:val="0"/>
          <w:numId w:val="1114"/>
        </w:numPr>
      </w:pPr>
      <w:del w:id="24793" w:author="PR Preview" w:date="2026-01-01T00:00:00Z">
        <w:r>
          <w:delText xml:space="preserve">Searle and Khuri (2017)</w:delText>
        </w:r>
      </w:del>
    </w:p>
    <w:p>
      <w:pPr>
        <w:pStyle w:val="Compact"/>
        <w:numPr>
          <w:ilvl w:val="0"/>
          <w:numId w:val="1114"/>
        </w:numPr>
      </w:pPr>
      <w:del w:id="24794" w:author="PR Preview" w:date="2026-01-01T00:00:00Z">
        <w:r>
          <w:delText xml:space="preserve">Petersen and Pedersen (2012)</w:delText>
        </w:r>
      </w:del>
      <w:del w:id="24795" w:author="PR Preview" w:date="2026-01-01T00:00:00Z">
        <w:r>
          <w:delText xml:space="preserve"> </w:delText>
        </w:r>
      </w:del>
      <w:del w:id="24796" w:author="PR Preview" w:date="2026-01-01T00:00:00Z">
        <w:r>
          <w:delText xml:space="preserve">is a free desk reference that collects matrix identities:</w:delText>
        </w:r>
      </w:del>
      <w:del w:id="24797" w:author="PR Preview" w:date="2026-01-01T00:00:00Z">
        <w:r>
          <w:delText xml:space="preserve"> </w:delText>
        </w:r>
      </w:del>
      <w:del w:id="24798" w:author="PR Preview" w:date="2026-01-01T00:00:00Z">
        <w:r>
          <w:delText xml:space="preserve">it lists results on determinants, inverses, decompositions,</w:delText>
        </w:r>
      </w:del>
      <w:del w:id="24799" w:author="PR Preview" w:date="2026-01-01T00:00:00Z">
        <w:r>
          <w:delText xml:space="preserve"> </w:delText>
        </w:r>
      </w:del>
      <w:del w:id="24800" w:author="PR Preview" w:date="2026-01-01T00:00:00Z">
        <w:r>
          <w:delText xml:space="preserve">and</w:delText>
        </w:r>
      </w:del>
      <w:del w:id="24801" w:author="PR Preview" w:date="2026-01-01T00:00:00Z">
        <w:r>
          <w:delText xml:space="preserve"> </w:delText>
        </w:r>
      </w:del>
      <w:hyperlink r:id="rId709">
        <w:del w:id="24802" w:author="PR Preview" w:date="2026-01-01T00:00:00Z">
          <w:r>
            <w:rPr>
              <w:rStyle w:val="Hyperlink"/>
            </w:rPr>
            <w:delText xml:space="preserve">derivatives</w:delText>
          </w:r>
        </w:del>
      </w:hyperlink>
      <w:del w:id="24803" w:author="PR Preview" w:date="2026-01-01T00:00:00Z">
        <w:r>
          <w:delText xml:space="preserve"> </w:delText>
        </w:r>
      </w:del>
      <w:del w:id="24804" w:author="PR Preview" w:date="2026-01-01T00:00:00Z">
        <w:r>
          <w:delText xml:space="preserve">of vectors and matrices,</w:delText>
        </w:r>
      </w:del>
      <w:del w:id="24805" w:author="PR Preview" w:date="2026-01-01T00:00:00Z">
        <w:r>
          <w:delText xml:space="preserve"> </w:delText>
        </w:r>
      </w:del>
      <w:del w:id="24806" w:author="PR Preview" w:date="2026-01-01T00:00:00Z">
        <w:r>
          <w:delText xml:space="preserve">so it is a quick place to look up a formula these pages prove.</w:delText>
        </w:r>
      </w:del>
    </w:p>
    <w:p>
      <w:pPr>
        <w:pStyle w:val="Compact"/>
        <w:numPr>
          <w:ilvl w:val="0"/>
          <w:numId w:val="1114"/>
        </w:numPr>
      </w:pPr>
      <w:del w:id="24807" w:author="PR Preview" w:date="2026-01-01T00:00:00Z">
        <w:r>
          <w:delText xml:space="preserve">Stanford University (2024)</w:delText>
        </w:r>
      </w:del>
      <w:del w:id="24808" w:author="PR Preview" w:date="2026-01-01T00:00:00Z">
        <w:r>
          <w:delText xml:space="preserve"> </w:delText>
        </w:r>
      </w:del>
      <w:del w:id="24809" w:author="PR Preview" w:date="2026-01-01T00:00:00Z">
        <w:r>
          <w:delText xml:space="preserve">(Stanford EE 278, taught by Tsachy Weissman) applies this page’s tools to probability and inference.</w:delText>
        </w:r>
      </w:del>
      <w:del w:id="24810" w:author="PR Preview" w:date="2026-01-01T00:00:00Z">
        <w:r>
          <w:delText xml:space="preserve"> </w:delText>
        </w:r>
      </w:del>
      <w:del w:id="24811" w:author="PR Preview" w:date="2026-01-01T00:00:00Z">
        <w:r>
          <w:delText xml:space="preserve">Its</w:delText>
        </w:r>
      </w:del>
      <w:del w:id="24812" w:author="PR Preview" w:date="2026-01-01T00:00:00Z">
        <w:r>
          <w:delText xml:space="preserve"> </w:delText>
        </w:r>
      </w:del>
      <w:del w:id="24813" w:author="PR Preview" w:date="2026-01-01T00:00:00Z">
        <w:r>
          <w:delText xml:space="preserve">“MMSE Geometry”</w:delText>
        </w:r>
      </w:del>
      <w:del w:id="24814" w:author="PR Preview" w:date="2026-01-01T00:00:00Z">
        <w:r>
          <w:delText xml:space="preserve"> </w:delText>
        </w:r>
      </w:del>
      <w:del w:id="24815" w:author="PR Preview" w:date="2026-01-01T00:00:00Z">
        <w:r>
          <w:delText xml:space="preserve">lecture treats the best estimate as an orthogonal</w:delText>
        </w:r>
      </w:del>
      <w:del w:id="24816" w:author="PR Preview" w:date="2026-01-01T00:00:00Z">
        <w:r>
          <w:delText xml:space="preserve"> </w:delText>
        </w:r>
      </w:del>
      <w:hyperlink r:id="rId710">
        <w:del w:id="24817" w:author="PR Preview" w:date="2026-01-01T00:00:00Z">
          <w:r>
            <w:rPr>
              <w:rStyle w:val="Hyperlink"/>
            </w:rPr>
            <w:delText xml:space="preserve">projection</w:delText>
          </w:r>
        </w:del>
      </w:hyperlink>
      <w:del w:id="24818" w:author="PR Preview" w:date="2026-01-01T00:00:00Z">
        <w:r>
          <w:delText xml:space="preserve">,</w:delText>
        </w:r>
      </w:del>
      <w:del w:id="24819" w:author="PR Preview" w:date="2026-01-01T00:00:00Z">
        <w:r>
          <w:delText xml:space="preserve"> </w:delText>
        </w:r>
      </w:del>
      <w:del w:id="24820" w:author="PR Preview" w:date="2026-01-01T00:00:00Z">
        <w:r>
          <w:delText xml:space="preserve">and its lectures on spectral decomposition, the Karhunen-Loeve expansion and principal component analysis</w:delText>
        </w:r>
      </w:del>
      <w:del w:id="24821" w:author="PR Preview" w:date="2026-01-01T00:00:00Z">
        <w:r>
          <w:delText xml:space="preserve"> </w:delText>
        </w:r>
      </w:del>
      <w:del w:id="24822" w:author="PR Preview" w:date="2026-01-01T00:00:00Z">
        <w:r>
          <w:delText xml:space="preserve">treat</w:delText>
        </w:r>
      </w:del>
      <w:del w:id="24823" w:author="PR Preview" w:date="2026-01-01T00:00:00Z">
        <w:r>
          <w:delText xml:space="preserve"> </w:delText>
        </w:r>
      </w:del>
      <w:hyperlink r:id="rId711">
        <w:del w:id="24824" w:author="PR Preview" w:date="2026-01-01T00:00:00Z">
          <w:r>
            <w:rPr>
              <w:rStyle w:val="Hyperlink"/>
            </w:rPr>
            <w:delText xml:space="preserve">diagonalization</w:delText>
          </w:r>
        </w:del>
      </w:hyperlink>
      <w:del w:id="24825" w:author="PR Preview" w:date="2026-01-01T00:00:00Z">
        <w:r>
          <w:delText xml:space="preserve"> </w:delText>
        </w:r>
      </w:del>
      <w:del w:id="24826" w:author="PR Preview" w:date="2026-01-01T00:00:00Z">
        <w:r>
          <w:delText xml:space="preserve">of a covariance matrix.</w:delText>
        </w:r>
      </w:del>
    </w:p>
    <w:p>
      <w:pPr>
        <w:pStyle w:val="Compact"/>
        <w:numPr>
          <w:ilvl w:val="0"/>
          <w:numId w:val="1114"/>
        </w:numPr>
      </w:pPr>
      <w:ins w:id="24827" w:author="PR Preview" w:date="2026-01-01T00:00:00Z">
        <w:r>
          <w:t xml:space="preserve">Strang [95]</w:t>
        </w:r>
      </w:ins>
      <w:ins w:id="24828" w:author="PR Preview" w:date="2026-01-01T00:00:00Z">
        <w:r>
          <w:t xml:space="preserve"> </w:t>
        </w:r>
      </w:ins>
      <w:ins w:id="24829" w:author="PR Preview" w:date="2026-01-01T00:00:00Z">
        <w:r>
          <w:t xml:space="preserve">is a widely used first course in linear algebra.</w:t>
        </w:r>
      </w:ins>
      <w:ins w:id="24830" w:author="PR Preview" w:date="2026-01-01T00:00:00Z">
        <w:r>
          <w:t xml:space="preserve"> </w:t>
        </w:r>
      </w:ins>
      <w:ins w:id="24831" w:author="PR Preview" w:date="2026-01-01T00:00:00Z">
        <w:r>
          <w:t xml:space="preserve">It covers vectors, elimination, vector spaces, orthogonality, determinants,</w:t>
        </w:r>
      </w:ins>
      <w:ins w:id="24832" w:author="PR Preview" w:date="2026-01-01T00:00:00Z">
        <w:r>
          <w:t xml:space="preserve"> </w:t>
        </w:r>
      </w:ins>
      <w:ins w:id="24833" w:author="PR Preview" w:date="2026-01-01T00:00:00Z">
        <w:r>
          <w:t xml:space="preserve">eigenvalues, and the singular value decomposition.</w:t>
        </w:r>
      </w:ins>
    </w:p>
    <w:p>
      <w:pPr>
        <w:pStyle w:val="Compact"/>
        <w:numPr>
          <w:ilvl w:val="0"/>
          <w:numId w:val="1114"/>
        </w:numPr>
      </w:pPr>
      <w:ins w:id="24834" w:author="PR Preview" w:date="2026-01-01T00:00:00Z">
        <w:r>
          <w:t xml:space="preserve">Axler [50]</w:t>
        </w:r>
      </w:ins>
      <w:ins w:id="24835" w:author="PR Preview" w:date="2026-01-01T00:00:00Z">
        <w:r>
          <w:t xml:space="preserve"> </w:t>
        </w:r>
      </w:ins>
      <w:ins w:id="24836" w:author="PR Preview" w:date="2026-01-01T00:00:00Z">
        <w:r>
          <w:t xml:space="preserve">is a proof-based treatment centered on vector spaces and linear maps.</w:t>
        </w:r>
      </w:ins>
      <w:ins w:id="24837" w:author="PR Preview" w:date="2026-01-01T00:00:00Z">
        <w:r>
          <w:t xml:space="preserve"> </w:t>
        </w:r>
      </w:ins>
      <w:ins w:id="24838" w:author="PR Preview" w:date="2026-01-01T00:00:00Z">
        <w:r>
          <w:t xml:space="preserve">A free electronic version is available from the publisher.</w:t>
        </w:r>
      </w:ins>
    </w:p>
    <w:p>
      <w:pPr>
        <w:pStyle w:val="Compact"/>
        <w:numPr>
          <w:ilvl w:val="0"/>
          <w:numId w:val="1114"/>
        </w:numPr>
      </w:pPr>
      <w:ins w:id="24839" w:author="PR Preview" w:date="2026-01-01T00:00:00Z">
        <w:r>
          <w:t xml:space="preserve">Fieller [96]</w:t>
        </w:r>
      </w:ins>
    </w:p>
    <w:p>
      <w:pPr>
        <w:pStyle w:val="Compact"/>
        <w:numPr>
          <w:ilvl w:val="0"/>
          <w:numId w:val="1114"/>
        </w:numPr>
      </w:pPr>
      <w:ins w:id="24840" w:author="PR Preview" w:date="2026-01-01T00:00:00Z">
        <w:r>
          <w:t xml:space="preserve">Banerjee and Roy [47]</w:t>
        </w:r>
      </w:ins>
    </w:p>
    <w:p>
      <w:pPr>
        <w:pStyle w:val="Compact"/>
        <w:numPr>
          <w:ilvl w:val="0"/>
          <w:numId w:val="1114"/>
        </w:numPr>
      </w:pPr>
      <w:ins w:id="24841" w:author="PR Preview" w:date="2026-01-01T00:00:00Z">
        <w:r>
          <w:t xml:space="preserve">Searle and Khuri [97]</w:t>
        </w:r>
      </w:ins>
    </w:p>
    <w:p>
      <w:pPr>
        <w:pStyle w:val="Compact"/>
        <w:numPr>
          <w:ilvl w:val="0"/>
          <w:numId w:val="1114"/>
        </w:numPr>
      </w:pPr>
      <w:ins w:id="24842" w:author="PR Preview" w:date="2026-01-01T00:00:00Z">
        <w:r>
          <w:t xml:space="preserve">Petersen and Pedersen [98]</w:t>
        </w:r>
      </w:ins>
      <w:ins w:id="24843" w:author="PR Preview" w:date="2026-01-01T00:00:00Z">
        <w:r>
          <w:t xml:space="preserve"> </w:t>
        </w:r>
      </w:ins>
      <w:ins w:id="24844" w:author="PR Preview" w:date="2026-01-01T00:00:00Z">
        <w:r>
          <w:t xml:space="preserve">is a free desk reference that collects matrix identities:</w:t>
        </w:r>
      </w:ins>
      <w:ins w:id="24845" w:author="PR Preview" w:date="2026-01-01T00:00:00Z">
        <w:r>
          <w:t xml:space="preserve"> </w:t>
        </w:r>
      </w:ins>
      <w:ins w:id="24846" w:author="PR Preview" w:date="2026-01-01T00:00:00Z">
        <w:r>
          <w:t xml:space="preserve">it lists results on determinants, inverses, decompositions,</w:t>
        </w:r>
      </w:ins>
      <w:ins w:id="24847" w:author="PR Preview" w:date="2026-01-01T00:00:00Z">
        <w:r>
          <w:t xml:space="preserve"> </w:t>
        </w:r>
      </w:ins>
      <w:ins w:id="24848" w:author="PR Preview" w:date="2026-01-01T00:00:00Z">
        <w:r>
          <w:t xml:space="preserve">and</w:t>
        </w:r>
      </w:ins>
      <w:ins w:id="24849" w:author="PR Preview" w:date="2026-01-01T00:00:00Z">
        <w:r>
          <w:t xml:space="preserve"> </w:t>
        </w:r>
      </w:ins>
      <w:hyperlink r:id="rId709">
        <w:ins w:id="24850" w:author="PR Preview" w:date="2026-01-01T00:00:00Z">
          <w:r>
            <w:rPr>
              <w:rStyle w:val="Hyperlink"/>
            </w:rPr>
            <w:t xml:space="preserve">derivatives</w:t>
          </w:r>
        </w:ins>
      </w:hyperlink>
      <w:ins w:id="24851" w:author="PR Preview" w:date="2026-01-01T00:00:00Z">
        <w:r>
          <w:t xml:space="preserve"> </w:t>
        </w:r>
      </w:ins>
      <w:ins w:id="24852" w:author="PR Preview" w:date="2026-01-01T00:00:00Z">
        <w:r>
          <w:t xml:space="preserve">of vectors and matrices,</w:t>
        </w:r>
      </w:ins>
      <w:ins w:id="24853" w:author="PR Preview" w:date="2026-01-01T00:00:00Z">
        <w:r>
          <w:t xml:space="preserve"> </w:t>
        </w:r>
      </w:ins>
      <w:ins w:id="24854" w:author="PR Preview" w:date="2026-01-01T00:00:00Z">
        <w:r>
          <w:t xml:space="preserve">so it is a quick place to look up a formula these pages prove.</w:t>
        </w:r>
      </w:ins>
    </w:p>
    <w:p>
      <w:pPr>
        <w:pStyle w:val="Compact"/>
        <w:numPr>
          <w:ilvl w:val="0"/>
          <w:numId w:val="1114"/>
        </w:numPr>
      </w:pPr>
      <w:ins w:id="24855" w:author="PR Preview" w:date="2026-01-01T00:00:00Z">
        <w:r>
          <w:t xml:space="preserve">Stanford University [99]</w:t>
        </w:r>
      </w:ins>
      <w:ins w:id="24856" w:author="PR Preview" w:date="2026-01-01T00:00:00Z">
        <w:r>
          <w:t xml:space="preserve"> </w:t>
        </w:r>
      </w:ins>
      <w:ins w:id="24857" w:author="PR Preview" w:date="2026-01-01T00:00:00Z">
        <w:r>
          <w:t xml:space="preserve">(Stanford EE 278, taught by Tsachy Weissman) applies this page’s tools to probability and inference.</w:t>
        </w:r>
      </w:ins>
      <w:ins w:id="24858" w:author="PR Preview" w:date="2026-01-01T00:00:00Z">
        <w:r>
          <w:t xml:space="preserve"> </w:t>
        </w:r>
      </w:ins>
      <w:ins w:id="24859" w:author="PR Preview" w:date="2026-01-01T00:00:00Z">
        <w:r>
          <w:t xml:space="preserve">Its</w:t>
        </w:r>
      </w:ins>
      <w:ins w:id="24860" w:author="PR Preview" w:date="2026-01-01T00:00:00Z">
        <w:r>
          <w:t xml:space="preserve"> </w:t>
        </w:r>
      </w:ins>
      <w:ins w:id="24861" w:author="PR Preview" w:date="2026-01-01T00:00:00Z">
        <w:r>
          <w:t xml:space="preserve">“MMSE Geometry”</w:t>
        </w:r>
      </w:ins>
      <w:ins w:id="24862" w:author="PR Preview" w:date="2026-01-01T00:00:00Z">
        <w:r>
          <w:t xml:space="preserve"> </w:t>
        </w:r>
      </w:ins>
      <w:ins w:id="24863" w:author="PR Preview" w:date="2026-01-01T00:00:00Z">
        <w:r>
          <w:t xml:space="preserve">lecture treats the best estimate as an orthogonal</w:t>
        </w:r>
      </w:ins>
      <w:ins w:id="24864" w:author="PR Preview" w:date="2026-01-01T00:00:00Z">
        <w:r>
          <w:t xml:space="preserve"> </w:t>
        </w:r>
      </w:ins>
      <w:hyperlink r:id="rId710">
        <w:ins w:id="24865" w:author="PR Preview" w:date="2026-01-01T00:00:00Z">
          <w:r>
            <w:rPr>
              <w:rStyle w:val="Hyperlink"/>
            </w:rPr>
            <w:t xml:space="preserve">projection</w:t>
          </w:r>
        </w:ins>
      </w:hyperlink>
      <w:ins w:id="24866" w:author="PR Preview" w:date="2026-01-01T00:00:00Z">
        <w:r>
          <w:t xml:space="preserve">,</w:t>
        </w:r>
      </w:ins>
      <w:ins w:id="24867" w:author="PR Preview" w:date="2026-01-01T00:00:00Z">
        <w:r>
          <w:t xml:space="preserve"> </w:t>
        </w:r>
      </w:ins>
      <w:ins w:id="24868" w:author="PR Preview" w:date="2026-01-01T00:00:00Z">
        <w:r>
          <w:t xml:space="preserve">and its lectures on spectral decomposition, the Karhunen-Loeve expansion and principal component analysis</w:t>
        </w:r>
      </w:ins>
      <w:ins w:id="24869" w:author="PR Preview" w:date="2026-01-01T00:00:00Z">
        <w:r>
          <w:t xml:space="preserve"> </w:t>
        </w:r>
      </w:ins>
      <w:ins w:id="24870" w:author="PR Preview" w:date="2026-01-01T00:00:00Z">
        <w:r>
          <w:t xml:space="preserve">treat</w:t>
        </w:r>
      </w:ins>
      <w:ins w:id="24871" w:author="PR Preview" w:date="2026-01-01T00:00:00Z">
        <w:r>
          <w:t xml:space="preserve"> </w:t>
        </w:r>
      </w:ins>
      <w:hyperlink r:id="rId711">
        <w:ins w:id="24872" w:author="PR Preview" w:date="2026-01-01T00:00:00Z">
          <w:r>
            <w:rPr>
              <w:rStyle w:val="Hyperlink"/>
            </w:rPr>
            <w:t xml:space="preserve">diagonalization</w:t>
          </w:r>
        </w:ins>
      </w:hyperlink>
      <w:ins w:id="24873" w:author="PR Preview" w:date="2026-01-01T00:00:00Z">
        <w:r>
          <w:t xml:space="preserve"> </w:t>
        </w:r>
      </w:ins>
      <w:ins w:id="24874" w:author="PR Preview" w:date="2026-01-01T00:00:00Z">
        <w:r>
          <w:t xml:space="preserve">of a covariance matrix.</w:t>
        </w:r>
      </w:ins>
    </w:p>
    <w:p>
      <w:pPr>
        <w:pStyle w:val="Compact"/>
        <w:numPr>
          <w:ilvl w:val="0"/>
          <w:numId w:val="1114"/>
        </w:numPr>
      </w:pPr>
      <w:hyperlink r:id="rId152">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2"/>
    <w:bookmarkStart w:id="911" w:name="references"/>
    <w:p>
      <w:pPr>
        <w:pStyle w:val="Heading2"/>
      </w:pPr>
      <w:r>
        <w:t xml:space="preserve">References</w:t>
      </w:r>
    </w:p>
    <w:bookmarkStart w:id="910" w:name="refs"/>
    <w:bookmarkStart w:id="714" w:name="ref-wikipedia_row_and_column_vectors"/>
    <w:p>
      <w:pPr>
        <w:pStyle w:val="Bibliography"/>
      </w:pPr>
      <w:del w:id="24875" w:author="PR Preview" w:date="2026-01-01T00:00:00Z">
        <w:r>
          <w:delText xml:space="preserve">Axler, Sheldon. 2024.</w:delText>
        </w:r>
      </w:del>
      <w:del w:id="24876" w:author="PR Preview" w:date="2026-01-01T00:00:00Z">
        <w:r>
          <w:delText xml:space="preserve"> </w:delText>
        </w:r>
      </w:del>
      <w:del w:id="24877" w:author="PR Preview" w:date="2026-01-01T00:00:00Z">
        <w:r>
          <w:rPr>
            <w:i/>
            <w:iCs/>
          </w:rPr>
          <w:delText xml:space="preserve">Linear Algebra Done Right</w:delText>
        </w:r>
      </w:del>
      <w:del w:id="24878" w:author="PR Preview" w:date="2026-01-01T00:00:00Z">
        <w:r>
          <w:delText xml:space="preserve">. 4th ed. Undergraduate Texts in Mathematics. Springer.</w:delText>
        </w:r>
      </w:del>
      <w:del w:id="24879" w:author="PR Preview" w:date="2026-01-01T00:00:00Z">
        <w:r>
          <w:delText xml:space="preserve"> </w:delText>
        </w:r>
      </w:del>
      <w:hyperlink r:id="rId811">
        <w:del w:id="24880" w:author="PR Preview" w:date="2026-01-01T00:00:00Z">
          <w:r>
            <w:rPr>
              <w:rStyle w:val="Hyperlink"/>
            </w:rPr>
            <w:delText xml:space="preserve">https://doi.org/10.1007/978-3-031-41026-0</w:delText>
          </w:r>
        </w:del>
      </w:hyperlink>
      <w:del w:id="24881" w:author="PR Preview" w:date="2026-01-01T00:00:00Z">
        <w:r>
          <w:delText xml:space="preserve">.</w:delText>
        </w:r>
      </w:del>
    </w:p>
    <w:p>
      <w:pPr>
        <w:pStyle w:val="Bibliography"/>
      </w:pPr>
      <w:del w:id="24882" w:author="PR Preview" w:date="2026-01-01T00:00:00Z">
        <w:r>
          <w:delText xml:space="preserve">Banerjee, Sudipto, and Anindya Roy. 2014.</w:delText>
        </w:r>
      </w:del>
      <w:del w:id="24883" w:author="PR Preview" w:date="2026-01-01T00:00:00Z">
        <w:r>
          <w:delText xml:space="preserve"> </w:delText>
        </w:r>
      </w:del>
      <w:del w:id="24884" w:author="PR Preview" w:date="2026-01-01T00:00:00Z">
        <w:r>
          <w:rPr>
            <w:i/>
            <w:iCs/>
          </w:rPr>
          <w:delText xml:space="preserve">Linear Algebra and Matrix Analysis for Statistics</w:delText>
        </w:r>
      </w:del>
      <w:del w:id="24885" w:author="PR Preview" w:date="2026-01-01T00:00:00Z">
        <w:r>
          <w:delText xml:space="preserve">. Vol. 181. Crc Press Boca Raton.</w:delText>
        </w:r>
      </w:del>
      <w:del w:id="24886" w:author="PR Preview" w:date="2026-01-01T00:00:00Z">
        <w:r>
          <w:delText xml:space="preserve"> </w:delText>
        </w:r>
      </w:del>
      <w:hyperlink r:id="rId805">
        <w:del w:id="24887" w:author="PR Preview" w:date="2026-01-01T00:00:00Z">
          <w:r>
            <w:rPr>
              <w:rStyle w:val="Hyperlink"/>
            </w:rPr>
            <w:delText xml:space="preserve">https://www.routledge.com/Linear-Algebra-and-Matrix-Analysis-for-Statistics/Banerjee-Roy/p/book/9781420095388</w:delText>
          </w:r>
        </w:del>
      </w:hyperlink>
      <w:del w:id="24888" w:author="PR Preview" w:date="2026-01-01T00:00:00Z">
        <w:r>
          <w:delText xml:space="preserve">.</w:delText>
        </w:r>
      </w:del>
    </w:p>
    <w:p>
      <w:pPr>
        <w:pStyle w:val="Bibliography"/>
      </w:pPr>
      <w:del w:id="24889" w:author="PR Preview" w:date="2026-01-01T00:00:00Z">
        <w:r>
          <w:delText xml:space="preserve">Boyd, Stephen, and Lieven Vandenberghe. 2018.</w:delText>
        </w:r>
      </w:del>
      <w:del w:id="24890" w:author="PR Preview" w:date="2026-01-01T00:00:00Z">
        <w:r>
          <w:delText xml:space="preserve"> </w:delText>
        </w:r>
      </w:del>
      <w:del w:id="24891" w:author="PR Preview" w:date="2026-01-01T00:00:00Z">
        <w:r>
          <w:rPr>
            <w:i/>
            <w:iCs/>
          </w:rPr>
          <w:delText xml:space="preserve">Introduction to Applied Linear Algebra: Vectors, Matrices, and Least Squares</w:delText>
        </w:r>
      </w:del>
      <w:del w:id="24892" w:author="PR Preview" w:date="2026-01-01T00:00:00Z">
        <w:r>
          <w:delText xml:space="preserve">. Cambridge University Press.</w:delText>
        </w:r>
      </w:del>
      <w:del w:id="24893" w:author="PR Preview" w:date="2026-01-01T00:00:00Z">
        <w:r>
          <w:delText xml:space="preserve"> </w:delText>
        </w:r>
      </w:del>
      <w:hyperlink r:id="rId765">
        <w:del w:id="24894" w:author="PR Preview" w:date="2026-01-01T00:00:00Z">
          <w:r>
            <w:rPr>
              <w:rStyle w:val="Hyperlink"/>
            </w:rPr>
            <w:delText xml:space="preserve">https://doi.org/10.1017/9781108583664</w:delText>
          </w:r>
        </w:del>
      </w:hyperlink>
      <w:del w:id="24895" w:author="PR Preview" w:date="2026-01-01T00:00:00Z">
        <w:r>
          <w:delText xml:space="preserve">.</w:delText>
        </w:r>
      </w:del>
    </w:p>
    <w:p>
      <w:pPr>
        <w:pStyle w:val="Bibliography"/>
      </w:pPr>
      <w:del w:id="24896" w:author="PR Preview" w:date="2026-01-01T00:00:00Z">
        <w:r>
          <w:delText xml:space="preserve">Dobson, Annette J, and Adrian G Barnett. 2018.</w:delText>
        </w:r>
      </w:del>
      <w:del w:id="24897" w:author="PR Preview" w:date="2026-01-01T00:00:00Z">
        <w:r>
          <w:delText xml:space="preserve"> </w:delText>
        </w:r>
      </w:del>
      <w:del w:id="24898" w:author="PR Preview" w:date="2026-01-01T00:00:00Z">
        <w:r>
          <w:rPr>
            <w:i/>
            <w:iCs/>
          </w:rPr>
          <w:delText xml:space="preserve">An Introduction to Generalized Linear Models</w:delText>
        </w:r>
      </w:del>
      <w:del w:id="24899" w:author="PR Preview" w:date="2026-01-01T00:00:00Z">
        <w:r>
          <w:delText xml:space="preserve">. 4th ed. CRC press.</w:delText>
        </w:r>
      </w:del>
      <w:del w:id="24900" w:author="PR Preview" w:date="2026-01-01T00:00:00Z">
        <w:r>
          <w:delText xml:space="preserve"> </w:delText>
        </w:r>
      </w:del>
      <w:hyperlink r:id="rId717">
        <w:del w:id="24901" w:author="PR Preview" w:date="2026-01-01T00:00:00Z">
          <w:r>
            <w:rPr>
              <w:rStyle w:val="Hyperlink"/>
            </w:rPr>
            <w:delText xml:space="preserve">https://doi.org/10.1201/9781315182780</w:delText>
          </w:r>
        </w:del>
      </w:hyperlink>
      <w:del w:id="24902" w:author="PR Preview" w:date="2026-01-01T00:00:00Z">
        <w:r>
          <w:delText xml:space="preserve">.</w:delText>
        </w:r>
      </w:del>
    </w:p>
    <w:p>
      <w:pPr>
        <w:pStyle w:val="Bibliography"/>
      </w:pPr>
      <w:del w:id="24903" w:author="PR Preview" w:date="2026-01-01T00:00:00Z">
        <w:r>
          <w:delText xml:space="preserve">Fieller, Nick. 2016.</w:delText>
        </w:r>
      </w:del>
      <w:del w:id="24904" w:author="PR Preview" w:date="2026-01-01T00:00:00Z">
        <w:r>
          <w:delText xml:space="preserve"> </w:delText>
        </w:r>
      </w:del>
      <w:del w:id="24905" w:author="PR Preview" w:date="2026-01-01T00:00:00Z">
        <w:r>
          <w:rPr>
            <w:i/>
            <w:iCs/>
          </w:rPr>
          <w:delText xml:space="preserve">Basics of Matrix Algebra for Statistics with</w:delText>
        </w:r>
      </w:del>
      <w:del w:id="24906" w:author="PR Preview" w:date="2026-01-01T00:00:00Z">
        <w:r>
          <w:rPr>
            <w:i/>
            <w:iCs/>
          </w:rPr>
          <w:delText xml:space="preserve"> </w:delText>
        </w:r>
      </w:del>
      <w:del w:id="24907" w:author="PR Preview" w:date="2026-01-01T00:00:00Z">
        <w:r>
          <w:rPr>
            <w:i/>
            <w:iCs/>
          </w:rPr>
          <w:delText xml:space="preserve">R</w:delText>
        </w:r>
      </w:del>
      <w:del w:id="24908" w:author="PR Preview" w:date="2026-01-01T00:00:00Z">
        <w:r>
          <w:delText xml:space="preserve">. Chapman; Hall/CRC.</w:delText>
        </w:r>
      </w:del>
      <w:del w:id="24909" w:author="PR Preview" w:date="2026-01-01T00:00:00Z">
        <w:r>
          <w:delText xml:space="preserve"> </w:delText>
        </w:r>
      </w:del>
      <w:hyperlink r:id="rId903">
        <w:del w:id="24910" w:author="PR Preview" w:date="2026-01-01T00:00:00Z">
          <w:r>
            <w:rPr>
              <w:rStyle w:val="Hyperlink"/>
            </w:rPr>
            <w:delText xml:space="preserve">https://doi.org/10.1201/9781315370200</w:delText>
          </w:r>
        </w:del>
      </w:hyperlink>
      <w:del w:id="24911" w:author="PR Preview" w:date="2026-01-01T00:00:00Z">
        <w:r>
          <w:delText xml:space="preserve">.</w:delText>
        </w:r>
      </w:del>
    </w:p>
    <w:p>
      <w:pPr>
        <w:pStyle w:val="Bibliography"/>
      </w:pPr>
      <w:del w:id="24912" w:author="PR Preview" w:date="2026-01-01T00:00:00Z">
        <w:r>
          <w:delText xml:space="preserve">Goodfellow, Ian, Yoshua Bengio, and Aaron Courville. 2016.</w:delText>
        </w:r>
      </w:del>
      <w:del w:id="24913" w:author="PR Preview" w:date="2026-01-01T00:00:00Z">
        <w:r>
          <w:delText xml:space="preserve"> </w:delText>
        </w:r>
      </w:del>
      <w:del w:id="24914" w:author="PR Preview" w:date="2026-01-01T00:00:00Z">
        <w:r>
          <w:rPr>
            <w:i/>
            <w:iCs/>
          </w:rPr>
          <w:delText xml:space="preserve">Deep Learning</w:delText>
        </w:r>
      </w:del>
      <w:del w:id="24915" w:author="PR Preview" w:date="2026-01-01T00:00:00Z">
        <w:r>
          <w:delText xml:space="preserve">. MIT Press.</w:delText>
        </w:r>
      </w:del>
      <w:del w:id="24916" w:author="PR Preview" w:date="2026-01-01T00:00:00Z">
        <w:r>
          <w:delText xml:space="preserve"> </w:delText>
        </w:r>
      </w:del>
      <w:hyperlink r:id="rId733">
        <w:del w:id="24917" w:author="PR Preview" w:date="2026-01-01T00:00:00Z">
          <w:r>
            <w:rPr>
              <w:rStyle w:val="Hyperlink"/>
            </w:rPr>
            <w:delText xml:space="preserve">https://www.deeplearningbook.org/</w:delText>
          </w:r>
        </w:del>
      </w:hyperlink>
      <w:del w:id="24918" w:author="PR Preview" w:date="2026-01-01T00:00:00Z">
        <w:r>
          <w:delText xml:space="preserve">.</w:delText>
        </w:r>
      </w:del>
    </w:p>
    <w:p>
      <w:pPr>
        <w:pStyle w:val="Bibliography"/>
      </w:pPr>
      <w:del w:id="24919" w:author="PR Preview" w:date="2026-01-01T00:00:00Z">
        <w:r>
          <w:delText xml:space="preserve">Hutchinson, Brian. n.d.</w:delText>
        </w:r>
      </w:del>
      <w:del w:id="24920" w:author="PR Preview" w:date="2026-01-01T00:00:00Z">
        <w:r>
          <w:delText xml:space="preserve"> </w:delText>
        </w:r>
      </w:del>
      <w:del w:id="24921" w:author="PR Preview" w:date="2026-01-01T00:00:00Z">
        <w:r>
          <w:rPr>
            <w:i/>
            <w:iCs/>
          </w:rPr>
          <w:delText xml:space="preserve">DATA</w:delText>
        </w:r>
      </w:del>
      <w:del w:id="24922" w:author="PR Preview" w:date="2026-01-01T00:00:00Z">
        <w:r>
          <w:rPr>
            <w:i/>
            <w:iCs/>
          </w:rPr>
          <w:delText xml:space="preserve"> </w:delText>
        </w:r>
      </w:del>
      <w:del w:id="24923" w:author="PR Preview" w:date="2026-01-01T00:00:00Z">
        <w:r>
          <w:rPr>
            <w:i/>
            <w:iCs/>
          </w:rPr>
          <w:delText xml:space="preserve">471/571 (Machine Learning) and</w:delText>
        </w:r>
      </w:del>
      <w:del w:id="24924" w:author="PR Preview" w:date="2026-01-01T00:00:00Z">
        <w:r>
          <w:rPr>
            <w:i/>
            <w:iCs/>
          </w:rPr>
          <w:delText xml:space="preserve"> </w:delText>
        </w:r>
      </w:del>
      <w:del w:id="24925" w:author="PR Preview" w:date="2026-01-01T00:00:00Z">
        <w:r>
          <w:rPr>
            <w:i/>
            <w:iCs/>
          </w:rPr>
          <w:delText xml:space="preserve">CSCI</w:delText>
        </w:r>
      </w:del>
      <w:del w:id="24926" w:author="PR Preview" w:date="2026-01-01T00:00:00Z">
        <w:r>
          <w:rPr>
            <w:i/>
            <w:iCs/>
          </w:rPr>
          <w:delText xml:space="preserve"> </w:delText>
        </w:r>
      </w:del>
      <w:del w:id="24927" w:author="PR Preview" w:date="2026-01-01T00:00:00Z">
        <w:r>
          <w:rPr>
            <w:i/>
            <w:iCs/>
          </w:rPr>
          <w:delText xml:space="preserve">481/581 (Deep Learning) Video Lectures</w:delText>
        </w:r>
      </w:del>
      <w:del w:id="24928" w:author="PR Preview" w:date="2026-01-01T00:00:00Z">
        <w:r>
          <w:delText xml:space="preserve">. Western Washington University. Accessed September 28, 2026.</w:delText>
        </w:r>
      </w:del>
      <w:del w:id="24929" w:author="PR Preview" w:date="2026-01-01T00:00:00Z">
        <w:r>
          <w:delText xml:space="preserve"> </w:delText>
        </w:r>
      </w:del>
      <w:hyperlink r:id="rId735">
        <w:del w:id="24930" w:author="PR Preview" w:date="2026-01-01T00:00:00Z">
          <w:r>
            <w:rPr>
              <w:rStyle w:val="Hyperlink"/>
            </w:rPr>
            <w:delText xml:space="preserve">https://facultyweb.cs.wwu.edu/~hutchib2/video_lectures/data371/</w:delText>
          </w:r>
        </w:del>
      </w:hyperlink>
      <w:del w:id="24931" w:author="PR Preview" w:date="2026-01-01T00:00:00Z">
        <w:r>
          <w:delText xml:space="preserve">.</w:delText>
        </w:r>
      </w:del>
    </w:p>
    <w:p>
      <w:pPr>
        <w:pStyle w:val="Bibliography"/>
      </w:pPr>
      <w:del w:id="24932" w:author="PR Preview" w:date="2026-01-01T00:00:00Z">
        <w:r>
          <w:delText xml:space="preserve">Kaplan, Daniel. 2022.</w:delText>
        </w:r>
      </w:del>
      <w:del w:id="24933" w:author="PR Preview" w:date="2026-01-01T00:00:00Z">
        <w:r>
          <w:delText xml:space="preserve"> </w:delText>
        </w:r>
      </w:del>
      <w:del w:id="24934" w:author="PR Preview" w:date="2026-01-01T00:00:00Z">
        <w:r>
          <w:rPr>
            <w:i/>
            <w:iCs/>
          </w:rPr>
          <w:delText xml:space="preserve">MOSAIC Calculus</w:delText>
        </w:r>
      </w:del>
      <w:del w:id="24935" w:author="PR Preview" w:date="2026-01-01T00:00:00Z">
        <w:r>
          <w:delText xml:space="preserve">. Www.mosaic-web.org.</w:delText>
        </w:r>
      </w:del>
      <w:del w:id="24936" w:author="PR Preview" w:date="2026-01-01T00:00:00Z">
        <w:r>
          <w:delText xml:space="preserve"> </w:delText>
        </w:r>
      </w:del>
      <w:hyperlink r:id="rId719">
        <w:del w:id="24937" w:author="PR Preview" w:date="2026-01-01T00:00:00Z">
          <w:r>
            <w:rPr>
              <w:rStyle w:val="Hyperlink"/>
            </w:rPr>
            <w:delText xml:space="preserve">www.mosaic-web.org</w:delText>
          </w:r>
        </w:del>
      </w:hyperlink>
      <w:del w:id="24938" w:author="PR Preview" w:date="2026-01-01T00:00:00Z">
        <w:r>
          <w:delText xml:space="preserve">.</w:delText>
        </w:r>
      </w:del>
    </w:p>
    <w:p>
      <w:pPr>
        <w:pStyle w:val="Bibliography"/>
      </w:pPr>
      <w:del w:id="24939" w:author="PR Preview" w:date="2026-01-01T00:00:00Z">
        <w:r>
          <w:delText xml:space="preserve">Petersen, Kaare Brandt, and Michael Syskind Pedersen. 2012.</w:delText>
        </w:r>
      </w:del>
      <w:del w:id="24940" w:author="PR Preview" w:date="2026-01-01T00:00:00Z">
        <w:r>
          <w:delText xml:space="preserve"> </w:delText>
        </w:r>
      </w:del>
      <w:del w:id="24941" w:author="PR Preview" w:date="2026-01-01T00:00:00Z">
        <w:r>
          <w:rPr>
            <w:i/>
            <w:iCs/>
          </w:rPr>
          <w:delText xml:space="preserve">The Matrix Cookbook</w:delText>
        </w:r>
      </w:del>
      <w:del w:id="24942" w:author="PR Preview" w:date="2026-01-01T00:00:00Z">
        <w:r>
          <w:delText xml:space="preserve">. Technical University of Denmark.</w:delText>
        </w:r>
      </w:del>
      <w:del w:id="24943" w:author="PR Preview" w:date="2026-01-01T00:00:00Z">
        <w:r>
          <w:delText xml:space="preserve"> </w:delText>
        </w:r>
      </w:del>
      <w:hyperlink r:id="rId906">
        <w:del w:id="24944" w:author="PR Preview" w:date="2026-01-01T00:00:00Z">
          <w:r>
            <w:rPr>
              <w:rStyle w:val="Hyperlink"/>
            </w:rPr>
            <w:delText xml:space="preserve">https://www2.imm.dtu.dk/pubdb/edoc/imm3274.pdf</w:delText>
          </w:r>
        </w:del>
      </w:hyperlink>
      <w:del w:id="24945" w:author="PR Preview" w:date="2026-01-01T00:00:00Z">
        <w:r>
          <w:delText xml:space="preserve">.</w:delText>
        </w:r>
      </w:del>
    </w:p>
    <w:p>
      <w:pPr>
        <w:pStyle w:val="Bibliography"/>
      </w:pPr>
      <w:del w:id="24946" w:author="PR Preview" w:date="2026-01-01T00:00:00Z">
        <w:r>
          <w:delText xml:space="preserve">Searle, Shayle R, and Andre I Khuri. 2017.</w:delText>
        </w:r>
      </w:del>
      <w:del w:id="24947" w:author="PR Preview" w:date="2026-01-01T00:00:00Z">
        <w:r>
          <w:delText xml:space="preserve"> </w:delText>
        </w:r>
      </w:del>
      <w:del w:id="24948" w:author="PR Preview" w:date="2026-01-01T00:00:00Z">
        <w:r>
          <w:rPr>
            <w:i/>
            <w:iCs/>
          </w:rPr>
          <w:delText xml:space="preserve">Matrix Algebra Useful for Statistics</w:delText>
        </w:r>
      </w:del>
      <w:del w:id="24949" w:author="PR Preview" w:date="2026-01-01T00:00:00Z">
        <w:r>
          <w:delText xml:space="preserve">. John Wiley &amp; Sons.</w:delText>
        </w:r>
      </w:del>
    </w:p>
    <w:p>
      <w:pPr>
        <w:pStyle w:val="Bibliography"/>
      </w:pPr>
      <w:del w:id="24950" w:author="PR Preview" w:date="2026-01-01T00:00:00Z">
        <w:r>
          <w:delText xml:space="preserve">Stanford University. 2024.</w:delText>
        </w:r>
      </w:del>
      <w:del w:id="24951" w:author="PR Preview" w:date="2026-01-01T00:00:00Z">
        <w:r>
          <w:delText xml:space="preserve"> </w:delText>
        </w:r>
      </w:del>
      <w:del w:id="24952" w:author="PR Preview" w:date="2026-01-01T00:00:00Z">
        <w:r>
          <w:rPr>
            <w:i/>
            <w:iCs/>
          </w:rPr>
          <w:delText xml:space="preserve">EE</w:delText>
        </w:r>
      </w:del>
      <w:del w:id="24953" w:author="PR Preview" w:date="2026-01-01T00:00:00Z">
        <w:r>
          <w:rPr>
            <w:i/>
            <w:iCs/>
          </w:rPr>
          <w:delText xml:space="preserve"> </w:delText>
        </w:r>
      </w:del>
      <w:del w:id="24954" w:author="PR Preview" w:date="2026-01-01T00:00:00Z">
        <w:r>
          <w:rPr>
            <w:i/>
            <w:iCs/>
          </w:rPr>
          <w:delText xml:space="preserve">278, Probability and Statistical Inference: Fall 2024 Lecture Notes</w:delText>
        </w:r>
      </w:del>
      <w:del w:id="24955" w:author="PR Preview" w:date="2026-01-01T00:00:00Z">
        <w:r>
          <w:delText xml:space="preserve">. Handwritten lecture notes.</w:delText>
        </w:r>
      </w:del>
      <w:del w:id="24956" w:author="PR Preview" w:date="2026-01-01T00:00:00Z">
        <w:r>
          <w:delText xml:space="preserve"> </w:delText>
        </w:r>
      </w:del>
      <w:hyperlink r:id="rId908">
        <w:del w:id="24957" w:author="PR Preview" w:date="2026-01-01T00:00:00Z">
          <w:r>
            <w:rPr>
              <w:rStyle w:val="Hyperlink"/>
            </w:rPr>
            <w:delText xml:space="preserve">https://web.stanford.edu/class/ee278/lectures.html</w:delText>
          </w:r>
        </w:del>
      </w:hyperlink>
      <w:del w:id="24958" w:author="PR Preview" w:date="2026-01-01T00:00:00Z">
        <w:r>
          <w:delText xml:space="preserve">.</w:delText>
        </w:r>
      </w:del>
    </w:p>
    <w:p>
      <w:pPr>
        <w:pStyle w:val="Bibliography"/>
      </w:pPr>
      <w:del w:id="24959" w:author="PR Preview" w:date="2026-01-01T00:00:00Z">
        <w:r>
          <w:delText xml:space="preserve">Strang, Gilbert. 2023.</w:delText>
        </w:r>
      </w:del>
      <w:del w:id="24960" w:author="PR Preview" w:date="2026-01-01T00:00:00Z">
        <w:r>
          <w:delText xml:space="preserve"> </w:delText>
        </w:r>
      </w:del>
      <w:del w:id="24961" w:author="PR Preview" w:date="2026-01-01T00:00:00Z">
        <w:r>
          <w:rPr>
            <w:i/>
            <w:iCs/>
          </w:rPr>
          <w:delText xml:space="preserve">Introduction to Linear Algebra</w:delText>
        </w:r>
      </w:del>
      <w:del w:id="24962" w:author="PR Preview" w:date="2026-01-01T00:00:00Z">
        <w:r>
          <w:delText xml:space="preserve">. 6th ed. Wellesley-Cambridge Press.</w:delText>
        </w:r>
      </w:del>
      <w:del w:id="24963" w:author="PR Preview" w:date="2026-01-01T00:00:00Z">
        <w:r>
          <w:delText xml:space="preserve"> </w:delText>
        </w:r>
      </w:del>
      <w:hyperlink r:id="rId901">
        <w:del w:id="24964" w:author="PR Preview" w:date="2026-01-01T00:00:00Z">
          <w:r>
            <w:rPr>
              <w:rStyle w:val="Hyperlink"/>
            </w:rPr>
            <w:delText xml:space="preserve">https://math.mit.edu/~gs/linearalgebra/</w:delText>
          </w:r>
        </w:del>
      </w:hyperlink>
      <w:del w:id="24965" w:author="PR Preview" w:date="2026-01-01T00:00:00Z">
        <w:r>
          <w:delText xml:space="preserve">.</w:delText>
        </w:r>
      </w:del>
    </w:p>
    <w:p>
      <w:pPr>
        <w:pStyle w:val="Bibliography"/>
      </w:pPr>
      <w:del w:id="24966" w:author="PR Preview" w:date="2026-01-01T00:00:00Z">
        <w:r>
          <w:delText xml:space="preserve">Zhou, Hua. 2024a.</w:delText>
        </w:r>
      </w:del>
      <w:del w:id="24967" w:author="PR Preview" w:date="2026-01-01T00:00:00Z">
        <w:r>
          <w:delText xml:space="preserve"> </w:delText>
        </w:r>
      </w:del>
      <w:del w:id="24968" w:author="PR Preview" w:date="2026-01-01T00:00:00Z">
        <w:r>
          <w:rPr>
            <w:i/>
            <w:iCs/>
          </w:rPr>
          <w:delText xml:space="preserve">Eigen-Decomposition</w:delText>
        </w:r>
      </w:del>
      <w:del w:id="24969" w:author="PR Preview" w:date="2026-01-01T00:00:00Z">
        <w:r>
          <w:delText xml:space="preserve">. Lecture notes for Biostat 216, Mathematical Methods for Biostatistics, University of California, Los Angeles.</w:delText>
        </w:r>
      </w:del>
      <w:del w:id="24970" w:author="PR Preview" w:date="2026-01-01T00:00:00Z">
        <w:r>
          <w:delText xml:space="preserve"> </w:delText>
        </w:r>
      </w:del>
      <w:hyperlink r:id="rId879">
        <w:del w:id="24971" w:author="PR Preview" w:date="2026-01-01T00:00:00Z">
          <w:r>
            <w:rPr>
              <w:rStyle w:val="Hyperlink"/>
            </w:rPr>
            <w:delText xml:space="preserve">https://ucla-biostat-216.github.io/2024fall/slides/10-eig/10-eig.html</w:delText>
          </w:r>
        </w:del>
      </w:hyperlink>
      <w:del w:id="24972" w:author="PR Preview" w:date="2026-01-01T00:00:00Z">
        <w:r>
          <w:delText xml:space="preserve">.</w:delText>
        </w:r>
      </w:del>
    </w:p>
    <w:p>
      <w:pPr>
        <w:pStyle w:val="Bibliography"/>
      </w:pPr>
      <w:del w:id="24973" w:author="PR Preview" w:date="2026-01-01T00:00:00Z">
        <w:r>
          <w:delText xml:space="preserve">Zhou, Hua. 2024b.</w:delText>
        </w:r>
      </w:del>
      <w:del w:id="24974" w:author="PR Preview" w:date="2026-01-01T00:00:00Z">
        <w:r>
          <w:delText xml:space="preserve"> </w:delText>
        </w:r>
      </w:del>
      <w:del w:id="24975" w:author="PR Preview" w:date="2026-01-01T00:00:00Z">
        <w:r>
          <w:rPr>
            <w:i/>
            <w:iCs/>
          </w:rPr>
          <w:delText xml:space="preserve">Least Squares</w:delText>
        </w:r>
      </w:del>
      <w:del w:id="24976" w:author="PR Preview" w:date="2026-01-01T00:00:00Z">
        <w:r>
          <w:delText xml:space="preserve">. Lecture notes for Biostat 216, Mathematical Methods for Biostatistics, University of California, Los Angeles.</w:delText>
        </w:r>
      </w:del>
      <w:del w:id="24977" w:author="PR Preview" w:date="2026-01-01T00:00:00Z">
        <w:r>
          <w:delText xml:space="preserve"> </w:delText>
        </w:r>
      </w:del>
      <w:hyperlink r:id="rId869">
        <w:del w:id="24978" w:author="PR Preview" w:date="2026-01-01T00:00:00Z">
          <w:r>
            <w:rPr>
              <w:rStyle w:val="Hyperlink"/>
            </w:rPr>
            <w:delText xml:space="preserve">https://ucla-biostat-216.github.io/2024fall/slides/08-ls/08-ls.html</w:delText>
          </w:r>
        </w:del>
      </w:hyperlink>
      <w:del w:id="24979" w:author="PR Preview" w:date="2026-01-01T00:00:00Z">
        <w:r>
          <w:delText xml:space="preserve">.</w:delText>
        </w:r>
      </w:del>
    </w:p>
    <w:p>
      <w:pPr>
        <w:pStyle w:val="Bibliography"/>
      </w:pPr>
      <w:del w:id="24980" w:author="PR Preview" w:date="2026-01-01T00:00:00Z">
        <w:r>
          <w:delText xml:space="preserve">Zhou, Hua. 2024c.</w:delText>
        </w:r>
      </w:del>
      <w:del w:id="24981" w:author="PR Preview" w:date="2026-01-01T00:00:00Z">
        <w:r>
          <w:delText xml:space="preserve"> </w:delText>
        </w:r>
      </w:del>
      <w:del w:id="24982" w:author="PR Preview" w:date="2026-01-01T00:00:00Z">
        <w:r>
          <w:rPr>
            <w:i/>
            <w:iCs/>
          </w:rPr>
          <w:delText xml:space="preserve">Linear Equations and Matrix Inverses</w:delText>
        </w:r>
      </w:del>
      <w:del w:id="24983" w:author="PR Preview" w:date="2026-01-01T00:00:00Z">
        <w:r>
          <w:delText xml:space="preserve">. Lecture notes for Biostat 216, Mathematical Methods for Biostatistics, University of California, Los Angeles.</w:delText>
        </w:r>
      </w:del>
      <w:del w:id="24984" w:author="PR Preview" w:date="2026-01-01T00:00:00Z">
        <w:r>
          <w:delText xml:space="preserve"> </w:delText>
        </w:r>
      </w:del>
      <w:hyperlink r:id="rId861">
        <w:del w:id="24985" w:author="PR Preview" w:date="2026-01-01T00:00:00Z">
          <w:r>
            <w:rPr>
              <w:rStyle w:val="Hyperlink"/>
            </w:rPr>
            <w:delText xml:space="preserve">https://ucla-biostat-216.github.io/2024fall/slides/07-matinv/07-matinv.html</w:delText>
          </w:r>
        </w:del>
      </w:hyperlink>
      <w:del w:id="24986" w:author="PR Preview" w:date="2026-01-01T00:00:00Z">
        <w:r>
          <w:delText xml:space="preserve">.</w:delText>
        </w:r>
      </w:del>
    </w:p>
    <w:p>
      <w:pPr>
        <w:pStyle w:val="Bibliography"/>
      </w:pPr>
      <w:del w:id="24987" w:author="PR Preview" w:date="2026-01-01T00:00:00Z">
        <w:r>
          <w:delText xml:space="preserve">Zhou, Hua. 2024d.</w:delText>
        </w:r>
      </w:del>
      <w:del w:id="24988" w:author="PR Preview" w:date="2026-01-01T00:00:00Z">
        <w:r>
          <w:delText xml:space="preserve"> </w:delText>
        </w:r>
      </w:del>
      <w:del w:id="24989" w:author="PR Preview" w:date="2026-01-01T00:00:00Z">
        <w:r>
          <w:rPr>
            <w:i/>
            <w:iCs/>
          </w:rPr>
          <w:delText xml:space="preserve">Matrices</w:delText>
        </w:r>
      </w:del>
      <w:del w:id="24990" w:author="PR Preview" w:date="2026-01-01T00:00:00Z">
        <w:r>
          <w:delText xml:space="preserve">. Lecture notes for Biostat 216, Mathematical Methods for Biostatistics, University of California, Los Angeles.</w:delText>
        </w:r>
      </w:del>
      <w:del w:id="24991" w:author="PR Preview" w:date="2026-01-01T00:00:00Z">
        <w:r>
          <w:delText xml:space="preserve"> </w:delText>
        </w:r>
      </w:del>
      <w:hyperlink r:id="rId763">
        <w:del w:id="24992" w:author="PR Preview" w:date="2026-01-01T00:00:00Z">
          <w:r>
            <w:rPr>
              <w:rStyle w:val="Hyperlink"/>
            </w:rPr>
            <w:delText xml:space="preserve">https://ucla-biostat-216.github.io/2024fall/slides/03-matrix/03-matrix.html</w:delText>
          </w:r>
        </w:del>
      </w:hyperlink>
      <w:del w:id="24993" w:author="PR Preview" w:date="2026-01-01T00:00:00Z">
        <w:r>
          <w:delText xml:space="preserve">.</w:delText>
        </w:r>
      </w:del>
    </w:p>
    <w:p>
      <w:pPr>
        <w:pStyle w:val="Bibliography"/>
      </w:pPr>
      <w:del w:id="24994" w:author="PR Preview" w:date="2026-01-01T00:00:00Z">
        <w:r>
          <w:delText xml:space="preserve">Zhou, Hua. 2024e.</w:delText>
        </w:r>
      </w:del>
      <w:del w:id="24995" w:author="PR Preview" w:date="2026-01-01T00:00:00Z">
        <w:r>
          <w:delText xml:space="preserve"> </w:delText>
        </w:r>
      </w:del>
      <w:del w:id="24996" w:author="PR Preview" w:date="2026-01-01T00:00:00Z">
        <w:r>
          <w:rPr>
            <w:i/>
            <w:iCs/>
          </w:rPr>
          <w:delText xml:space="preserve">Orthogonal Projections</w:delText>
        </w:r>
      </w:del>
      <w:del w:id="24997" w:author="PR Preview" w:date="2026-01-01T00:00:00Z">
        <w:r>
          <w:delText xml:space="preserve">. Lecture notes for Biostat 216, Mathematical Methods for Biostatistics, University of California, Los Angeles.</w:delText>
        </w:r>
      </w:del>
      <w:del w:id="24998" w:author="PR Preview" w:date="2026-01-01T00:00:00Z">
        <w:r>
          <w:delText xml:space="preserve"> </w:delText>
        </w:r>
      </w:del>
      <w:hyperlink r:id="rId799">
        <w:del w:id="24999" w:author="PR Preview" w:date="2026-01-01T00:00:00Z">
          <w:r>
            <w:rPr>
              <w:rStyle w:val="Hyperlink"/>
            </w:rPr>
            <w:delText xml:space="preserve">https://ucla-biostat-216.github.io/2024fall/slides/06-orthproj/06-orthproj.html</w:delText>
          </w:r>
        </w:del>
      </w:hyperlink>
      <w:del w:id="25000" w:author="PR Preview" w:date="2026-01-01T00:00:00Z">
        <w:r>
          <w:delText xml:space="preserve">.</w:delText>
        </w:r>
      </w:del>
    </w:p>
    <w:p>
      <w:pPr>
        <w:pStyle w:val="Bibliography"/>
      </w:pPr>
      <w:del w:id="25001" w:author="PR Preview" w:date="2026-01-01T00:00:00Z">
        <w:r>
          <w:delText xml:space="preserve">Zhou, Hua. 2024f.</w:delText>
        </w:r>
      </w:del>
      <w:del w:id="25002" w:author="PR Preview" w:date="2026-01-01T00:00:00Z">
        <w:r>
          <w:delText xml:space="preserve"> </w:delText>
        </w:r>
      </w:del>
      <w:del w:id="25003" w:author="PR Preview" w:date="2026-01-01T00:00:00Z">
        <w:r>
          <w:rPr>
            <w:i/>
            <w:iCs/>
          </w:rPr>
          <w:delText xml:space="preserve">Rank and Nullity</w:delText>
        </w:r>
      </w:del>
      <w:del w:id="25004" w:author="PR Preview" w:date="2026-01-01T00:00:00Z">
        <w:r>
          <w:delText xml:space="preserve">. Lecture notes for Biostat 216, Mathematical Methods for Biostatistics, University of California, Los Angeles.</w:delText>
        </w:r>
      </w:del>
      <w:del w:id="25005" w:author="PR Preview" w:date="2026-01-01T00:00:00Z">
        <w:r>
          <w:delText xml:space="preserve"> </w:delText>
        </w:r>
      </w:del>
      <w:hyperlink r:id="rId789">
        <w:del w:id="25006" w:author="PR Preview" w:date="2026-01-01T00:00:00Z">
          <w:r>
            <w:rPr>
              <w:rStyle w:val="Hyperlink"/>
            </w:rPr>
            <w:delText xml:space="preserve">https://ucla-biostat-216.github.io/2024fall/slides/05-rank/05-rank.html</w:delText>
          </w:r>
        </w:del>
      </w:hyperlink>
      <w:del w:id="25007" w:author="PR Preview" w:date="2026-01-01T00:00:00Z">
        <w:r>
          <w:delText xml:space="preserve">.</w:delText>
        </w:r>
      </w:del>
    </w:p>
    <w:p>
      <w:pPr>
        <w:pStyle w:val="Bibliography"/>
      </w:pPr>
      <w:del w:id="25008" w:author="PR Preview" w:date="2026-01-01T00:00:00Z">
        <w:r>
          <w:delText xml:space="preserve">Zhou, Hua. 2024g.</w:delText>
        </w:r>
      </w:del>
      <w:del w:id="25009" w:author="PR Preview" w:date="2026-01-01T00:00:00Z">
        <w:r>
          <w:delText xml:space="preserve"> </w:delText>
        </w:r>
      </w:del>
      <w:del w:id="25010" w:author="PR Preview" w:date="2026-01-01T00:00:00Z">
        <w:r>
          <w:rPr>
            <w:i/>
            <w:iCs/>
          </w:rPr>
          <w:delText xml:space="preserve">Symmetric Positive Definite Matrices</w:delText>
        </w:r>
      </w:del>
      <w:del w:id="25011" w:author="PR Preview" w:date="2026-01-01T00:00:00Z">
        <w:r>
          <w:delText xml:space="preserve">. Lecture notes for Biostat 216, Mathematical Methods for Biostatistics, University of California, Los Angeles.</w:delText>
        </w:r>
      </w:del>
      <w:del w:id="25012" w:author="PR Preview" w:date="2026-01-01T00:00:00Z">
        <w:r>
          <w:delText xml:space="preserve"> </w:delText>
        </w:r>
      </w:del>
      <w:hyperlink r:id="rId887">
        <w:del w:id="25013" w:author="PR Preview" w:date="2026-01-01T00:00:00Z">
          <w:r>
            <w:rPr>
              <w:rStyle w:val="Hyperlink"/>
            </w:rPr>
            <w:delText xml:space="preserve">https://ucla-biostat-216.github.io/2024fall/slides/11-pd/11-pd.html</w:delText>
          </w:r>
        </w:del>
      </w:hyperlink>
      <w:del w:id="25014" w:author="PR Preview" w:date="2026-01-01T00:00:00Z">
        <w:r>
          <w:delText xml:space="preserve">.</w:delText>
        </w:r>
      </w:del>
    </w:p>
    <w:p>
      <w:pPr>
        <w:pStyle w:val="Bibliography"/>
      </w:pPr>
      <w:del w:id="25015" w:author="PR Preview" w:date="2026-01-01T00:00:00Z">
        <w:r>
          <w:delText xml:space="preserve">Zhou, Hua. 2024h.</w:delText>
        </w:r>
      </w:del>
      <w:del w:id="25016" w:author="PR Preview" w:date="2026-01-01T00:00:00Z">
        <w:r>
          <w:delText xml:space="preserve"> </w:delText>
        </w:r>
      </w:del>
      <w:del w:id="25017" w:author="PR Preview" w:date="2026-01-01T00:00:00Z">
        <w:r>
          <w:rPr>
            <w:i/>
            <w:iCs/>
          </w:rPr>
          <w:delText xml:space="preserve">Vector Space</w:delText>
        </w:r>
      </w:del>
      <w:del w:id="25018" w:author="PR Preview" w:date="2026-01-01T00:00:00Z">
        <w:r>
          <w:delText xml:space="preserve">. Lecture notes for Biostat 216, Mathematical Methods for Biostatistics, University of California, Los Angeles.</w:delText>
        </w:r>
      </w:del>
      <w:del w:id="25019" w:author="PR Preview" w:date="2026-01-01T00:00:00Z">
        <w:r>
          <w:delText xml:space="preserve"> </w:delText>
        </w:r>
      </w:del>
      <w:hyperlink r:id="rId775">
        <w:del w:id="25020" w:author="PR Preview" w:date="2026-01-01T00:00:00Z">
          <w:r>
            <w:rPr>
              <w:rStyle w:val="Hyperlink"/>
            </w:rPr>
            <w:delText xml:space="preserve">https://ucla-biostat-216.github.io/2024fall/slides/04-vecsp/04-vecsp.html</w:delText>
          </w:r>
        </w:del>
      </w:hyperlink>
      <w:del w:id="25021" w:author="PR Preview" w:date="2026-01-01T00:00:00Z">
        <w:r>
          <w:delText xml:space="preserve">.</w:delText>
        </w:r>
      </w:del>
    </w:p>
    <w:p>
      <w:pPr>
        <w:pStyle w:val="Bibliography"/>
      </w:pPr>
      <w:del w:id="25022" w:author="PR Preview" w:date="2026-01-01T00:00:00Z">
        <w:r>
          <w:delText xml:space="preserve">Zhou, Hua. 2024i.</w:delText>
        </w:r>
      </w:del>
      <w:del w:id="25023" w:author="PR Preview" w:date="2026-01-01T00:00:00Z">
        <w:r>
          <w:delText xml:space="preserve"> </w:delText>
        </w:r>
      </w:del>
      <w:del w:id="25024" w:author="PR Preview" w:date="2026-01-01T00:00:00Z">
        <w:r>
          <w:rPr>
            <w:i/>
            <w:iCs/>
          </w:rPr>
          <w:delText xml:space="preserve">Vectors</w:delText>
        </w:r>
      </w:del>
      <w:del w:id="25025" w:author="PR Preview" w:date="2026-01-01T00:00:00Z">
        <w:r>
          <w:delText xml:space="preserve">. Lecture notes for Biostat 216, Mathematical Methods for Biostatistics, University of California, Los Angeles.</w:delText>
        </w:r>
      </w:del>
      <w:del w:id="25026" w:author="PR Preview" w:date="2026-01-01T00:00:00Z">
        <w:r>
          <w:delText xml:space="preserve"> </w:delText>
        </w:r>
      </w:del>
      <w:hyperlink r:id="rId813">
        <w:del w:id="25027" w:author="PR Preview" w:date="2026-01-01T00:00:00Z">
          <w:r>
            <w:rPr>
              <w:rStyle w:val="Hyperlink"/>
            </w:rPr>
            <w:delText xml:space="preserve">https://ucla-biostat-216.github.io/2024fall/slides/02-vector/02-vector.html</w:delText>
          </w:r>
        </w:del>
      </w:hyperlink>
      <w:del w:id="25028" w:author="PR Preview" w:date="2026-01-01T00:00:00Z">
        <w:r>
          <w:delText xml:space="preserve">.</w:delText>
        </w:r>
      </w:del>
    </w:p>
    <w:p>
      <w:pPr>
        <w:pStyle w:val="Bibliography"/>
      </w:pPr>
      <w:ins w:id="25029" w:author="PR Preview" w:date="2026-01-01T00:00:00Z">
        <w:r>
          <w:t xml:space="preserve">[1]</w:t>
        </w:r>
      </w:ins>
      <w:ins w:id="25030" w:author="PR Preview" w:date="2026-01-01T00:00:00Z">
        <w:r>
          <w:t xml:space="preserve"> </w:t>
        </w:r>
      </w:ins>
      <w:ins w:id="25031" w:author="PR Preview" w:date="2026-01-01T00:00:00Z">
        <w:r>
          <w:t xml:space="preserve">	</w:t>
        </w:r>
      </w:ins>
      <w:ins w:id="25032" w:author="PR Preview" w:date="2026-01-01T00:00:00Z">
        <w:r>
          <w:t xml:space="preserve">Wikipedia contributors,</w:t>
        </w:r>
      </w:ins>
      <w:ins w:id="25033" w:author="PR Preview" w:date="2026-01-01T00:00:00Z">
        <w:r>
          <w:t xml:space="preserve"> </w:t>
        </w:r>
      </w:ins>
      <w:ins w:id="25034" w:author="PR Preview" w:date="2026-01-01T00:00:00Z">
        <w:r>
          <w:t xml:space="preserve">“Row and column vectors —</w:t>
        </w:r>
      </w:ins>
      <w:ins w:id="25035" w:author="PR Preview" w:date="2026-01-01T00:00:00Z">
        <w:r>
          <w:t xml:space="preserve"> </w:t>
        </w:r>
      </w:ins>
      <w:ins w:id="25036" w:author="PR Preview" w:date="2026-01-01T00:00:00Z">
        <w:r>
          <w:t xml:space="preserve">Wikipedia</w:t>
        </w:r>
      </w:ins>
      <w:ins w:id="25037" w:author="PR Preview" w:date="2026-01-01T00:00:00Z">
        <w:r>
          <w:t xml:space="preserve">,</w:t>
        </w:r>
      </w:ins>
      <w:ins w:id="25038" w:author="PR Preview" w:date="2026-01-01T00:00:00Z">
        <w:r>
          <w:t xml:space="preserve"> </w:t>
        </w:r>
      </w:ins>
      <w:ins w:id="25039" w:author="PR Preview" w:date="2026-01-01T00:00:00Z">
        <w:r>
          <w:t xml:space="preserve">the free encyclopedia.”</w:t>
        </w:r>
      </w:ins>
      <w:ins w:id="25040" w:author="PR Preview" w:date="2026-01-01T00:00:00Z">
        <w:r>
          <w:t xml:space="preserve"> </w:t>
        </w:r>
      </w:ins>
      <w:ins w:id="25041" w:author="PR Preview" w:date="2026-01-01T00:00:00Z">
        <w:r>
          <w:t xml:space="preserve">2026. Available:</w:t>
        </w:r>
      </w:ins>
      <w:ins w:id="25042" w:author="PR Preview" w:date="2026-01-01T00:00:00Z">
        <w:r>
          <w:t xml:space="preserve"> </w:t>
        </w:r>
      </w:ins>
      <w:hyperlink r:id="rId713">
        <w:ins w:id="25043" w:author="PR Preview" w:date="2026-01-01T00:00:00Z">
          <w:r>
            <w:rPr>
              <w:rStyle w:val="Hyperlink"/>
            </w:rPr>
            <w:t xml:space="preserve">https://en.wikipedia.org/wiki/Row_and_column_vectors</w:t>
          </w:r>
        </w:ins>
      </w:hyperlink>
    </w:p>
    <w:bookmarkEnd w:id="714"/>
    <w:bookmarkStart w:id="716" w:name="ref-wikipedia_scalar_mathematics"/>
    <w:p>
      <w:pPr>
        <w:pStyle w:val="Bibliography"/>
      </w:pPr>
      <w:ins w:id="25044" w:author="PR Preview" w:date="2026-01-01T00:00:00Z">
        <w:r>
          <w:t xml:space="preserve">[2]</w:t>
        </w:r>
      </w:ins>
      <w:ins w:id="25045" w:author="PR Preview" w:date="2026-01-01T00:00:00Z">
        <w:r>
          <w:t xml:space="preserve"> </w:t>
        </w:r>
      </w:ins>
      <w:ins w:id="25046" w:author="PR Preview" w:date="2026-01-01T00:00:00Z">
        <w:r>
          <w:t xml:space="preserve">	</w:t>
        </w:r>
      </w:ins>
      <w:ins w:id="25047" w:author="PR Preview" w:date="2026-01-01T00:00:00Z">
        <w:r>
          <w:t xml:space="preserve">Wikipedia contributors,</w:t>
        </w:r>
      </w:ins>
      <w:ins w:id="25048" w:author="PR Preview" w:date="2026-01-01T00:00:00Z">
        <w:r>
          <w:t xml:space="preserve"> </w:t>
        </w:r>
      </w:ins>
      <w:ins w:id="25049" w:author="PR Preview" w:date="2026-01-01T00:00:00Z">
        <w:r>
          <w:t xml:space="preserve">“Scalar (mathematics) —</w:t>
        </w:r>
      </w:ins>
      <w:ins w:id="25050" w:author="PR Preview" w:date="2026-01-01T00:00:00Z">
        <w:r>
          <w:t xml:space="preserve"> </w:t>
        </w:r>
      </w:ins>
      <w:ins w:id="25051" w:author="PR Preview" w:date="2026-01-01T00:00:00Z">
        <w:r>
          <w:t xml:space="preserve">Wikipedia</w:t>
        </w:r>
      </w:ins>
      <w:ins w:id="25052" w:author="PR Preview" w:date="2026-01-01T00:00:00Z">
        <w:r>
          <w:t xml:space="preserve">,</w:t>
        </w:r>
      </w:ins>
      <w:ins w:id="25053" w:author="PR Preview" w:date="2026-01-01T00:00:00Z">
        <w:r>
          <w:t xml:space="preserve"> </w:t>
        </w:r>
      </w:ins>
      <w:ins w:id="25054" w:author="PR Preview" w:date="2026-01-01T00:00:00Z">
        <w:r>
          <w:t xml:space="preserve">the free encyclopedia.”</w:t>
        </w:r>
      </w:ins>
      <w:ins w:id="25055" w:author="PR Preview" w:date="2026-01-01T00:00:00Z">
        <w:r>
          <w:t xml:space="preserve"> </w:t>
        </w:r>
      </w:ins>
      <w:ins w:id="25056" w:author="PR Preview" w:date="2026-01-01T00:00:00Z">
        <w:r>
          <w:t xml:space="preserve">2026. Available:</w:t>
        </w:r>
      </w:ins>
      <w:ins w:id="25057" w:author="PR Preview" w:date="2026-01-01T00:00:00Z">
        <w:r>
          <w:t xml:space="preserve"> </w:t>
        </w:r>
      </w:ins>
      <w:hyperlink r:id="rId715">
        <w:ins w:id="25058" w:author="PR Preview" w:date="2026-01-01T00:00:00Z">
          <w:r>
            <w:rPr>
              <w:rStyle w:val="Hyperlink"/>
            </w:rPr>
            <w:t xml:space="preserve">https://en.wikipedia.org/wiki/Scalar_(mathematics)</w:t>
          </w:r>
        </w:ins>
      </w:hyperlink>
    </w:p>
    <w:bookmarkEnd w:id="716"/>
    <w:bookmarkStart w:id="718" w:name="ref-dobson4e"/>
    <w:p>
      <w:pPr>
        <w:pStyle w:val="Bibliography"/>
      </w:pPr>
      <w:ins w:id="25059" w:author="PR Preview" w:date="2026-01-01T00:00:00Z">
        <w:r>
          <w:t xml:space="preserve">[3]</w:t>
        </w:r>
      </w:ins>
      <w:ins w:id="25060" w:author="PR Preview" w:date="2026-01-01T00:00:00Z">
        <w:r>
          <w:t xml:space="preserve"> </w:t>
        </w:r>
      </w:ins>
      <w:ins w:id="25061" w:author="PR Preview" w:date="2026-01-01T00:00:00Z">
        <w:r>
          <w:t xml:space="preserve">	</w:t>
        </w:r>
      </w:ins>
      <w:ins w:id="25062" w:author="PR Preview" w:date="2026-01-01T00:00:00Z">
        <w:r>
          <w:t xml:space="preserve">A. J. Dobson and A. G. Barnett,</w:t>
        </w:r>
      </w:ins>
      <w:ins w:id="25063" w:author="PR Preview" w:date="2026-01-01T00:00:00Z">
        <w:r>
          <w:t xml:space="preserve"> </w:t>
        </w:r>
      </w:ins>
      <w:ins w:id="25064" w:author="PR Preview" w:date="2026-01-01T00:00:00Z">
        <w:r>
          <w:rPr>
            <w:i/>
            <w:iCs/>
          </w:rPr>
          <w:t xml:space="preserve">An introduction to generalized linear models</w:t>
        </w:r>
      </w:ins>
      <w:ins w:id="25065" w:author="PR Preview" w:date="2026-01-01T00:00:00Z">
        <w:r>
          <w:t xml:space="preserve">, 4th ed. CRC press, 2018. doi:</w:t>
        </w:r>
      </w:ins>
      <w:ins w:id="25066" w:author="PR Preview" w:date="2026-01-01T00:00:00Z">
        <w:r>
          <w:t xml:space="preserve"> </w:t>
        </w:r>
      </w:ins>
      <w:hyperlink r:id="rId717">
        <w:ins w:id="25067" w:author="PR Preview" w:date="2026-01-01T00:00:00Z">
          <w:r>
            <w:rPr>
              <w:rStyle w:val="Hyperlink"/>
            </w:rPr>
            <w:t xml:space="preserve">10.1201/9781315182780</w:t>
          </w:r>
        </w:ins>
      </w:hyperlink>
      <w:ins w:id="25068" w:author="PR Preview" w:date="2026-01-01T00:00:00Z">
        <w:r>
          <w:t xml:space="preserve">.</w:t>
        </w:r>
      </w:ins>
    </w:p>
    <w:bookmarkEnd w:id="718"/>
    <w:bookmarkStart w:id="720" w:name="ref-mosaiccalc"/>
    <w:p>
      <w:pPr>
        <w:pStyle w:val="Bibliography"/>
      </w:pPr>
      <w:ins w:id="25069" w:author="PR Preview" w:date="2026-01-01T00:00:00Z">
        <w:r>
          <w:t xml:space="preserve">[4]</w:t>
        </w:r>
      </w:ins>
      <w:ins w:id="25070" w:author="PR Preview" w:date="2026-01-01T00:00:00Z">
        <w:r>
          <w:t xml:space="preserve"> </w:t>
        </w:r>
      </w:ins>
      <w:ins w:id="25071" w:author="PR Preview" w:date="2026-01-01T00:00:00Z">
        <w:r>
          <w:t xml:space="preserve">	</w:t>
        </w:r>
      </w:ins>
      <w:ins w:id="25072" w:author="PR Preview" w:date="2026-01-01T00:00:00Z">
        <w:r>
          <w:t xml:space="preserve">D. Kaplan,</w:t>
        </w:r>
      </w:ins>
      <w:ins w:id="25073" w:author="PR Preview" w:date="2026-01-01T00:00:00Z">
        <w:r>
          <w:t xml:space="preserve"> </w:t>
        </w:r>
      </w:ins>
      <w:ins w:id="25074" w:author="PR Preview" w:date="2026-01-01T00:00:00Z">
        <w:r>
          <w:rPr>
            <w:i/>
            <w:iCs/>
          </w:rPr>
          <w:t xml:space="preserve">MOSAIC calculus</w:t>
        </w:r>
      </w:ins>
      <w:ins w:id="25075" w:author="PR Preview" w:date="2026-01-01T00:00:00Z">
        <w:r>
          <w:t xml:space="preserve">. www.mosaic-web.org, 2022. Available:</w:t>
        </w:r>
      </w:ins>
      <w:ins w:id="25076" w:author="PR Preview" w:date="2026-01-01T00:00:00Z">
        <w:r>
          <w:t xml:space="preserve"> </w:t>
        </w:r>
      </w:ins>
      <w:hyperlink r:id="rId719">
        <w:ins w:id="25077" w:author="PR Preview" w:date="2026-01-01T00:00:00Z">
          <w:r>
            <w:rPr>
              <w:rStyle w:val="Hyperlink"/>
            </w:rPr>
            <w:t xml:space="preserve">www.mosaic-web.org</w:t>
          </w:r>
        </w:ins>
      </w:hyperlink>
    </w:p>
    <w:bookmarkEnd w:id="720"/>
    <w:bookmarkStart w:id="722" w:name="ref-wikipedia_arithmetic_mean"/>
    <w:p>
      <w:pPr>
        <w:pStyle w:val="Bibliography"/>
      </w:pPr>
      <w:ins w:id="25078" w:author="PR Preview" w:date="2026-01-01T00:00:00Z">
        <w:r>
          <w:t xml:space="preserve">[5]</w:t>
        </w:r>
      </w:ins>
      <w:ins w:id="25079" w:author="PR Preview" w:date="2026-01-01T00:00:00Z">
        <w:r>
          <w:t xml:space="preserve"> </w:t>
        </w:r>
      </w:ins>
      <w:ins w:id="25080" w:author="PR Preview" w:date="2026-01-01T00:00:00Z">
        <w:r>
          <w:t xml:space="preserve">	</w:t>
        </w:r>
      </w:ins>
      <w:ins w:id="25081" w:author="PR Preview" w:date="2026-01-01T00:00:00Z">
        <w:r>
          <w:t xml:space="preserve">Wikipedia contributors,</w:t>
        </w:r>
      </w:ins>
      <w:ins w:id="25082" w:author="PR Preview" w:date="2026-01-01T00:00:00Z">
        <w:r>
          <w:t xml:space="preserve"> </w:t>
        </w:r>
      </w:ins>
      <w:ins w:id="25083" w:author="PR Preview" w:date="2026-01-01T00:00:00Z">
        <w:r>
          <w:t xml:space="preserve">“Arithmetic mean —</w:t>
        </w:r>
      </w:ins>
      <w:ins w:id="25084" w:author="PR Preview" w:date="2026-01-01T00:00:00Z">
        <w:r>
          <w:t xml:space="preserve"> </w:t>
        </w:r>
      </w:ins>
      <w:ins w:id="25085" w:author="PR Preview" w:date="2026-01-01T00:00:00Z">
        <w:r>
          <w:t xml:space="preserve">Wikipedia</w:t>
        </w:r>
      </w:ins>
      <w:ins w:id="25086" w:author="PR Preview" w:date="2026-01-01T00:00:00Z">
        <w:r>
          <w:t xml:space="preserve">,</w:t>
        </w:r>
      </w:ins>
      <w:ins w:id="25087" w:author="PR Preview" w:date="2026-01-01T00:00:00Z">
        <w:r>
          <w:t xml:space="preserve"> </w:t>
        </w:r>
      </w:ins>
      <w:ins w:id="25088" w:author="PR Preview" w:date="2026-01-01T00:00:00Z">
        <w:r>
          <w:t xml:space="preserve">the free encyclopedia.”</w:t>
        </w:r>
      </w:ins>
      <w:ins w:id="25089" w:author="PR Preview" w:date="2026-01-01T00:00:00Z">
        <w:r>
          <w:t xml:space="preserve"> </w:t>
        </w:r>
      </w:ins>
      <w:ins w:id="25090" w:author="PR Preview" w:date="2026-01-01T00:00:00Z">
        <w:r>
          <w:t xml:space="preserve">2026. Available:</w:t>
        </w:r>
      </w:ins>
      <w:ins w:id="25091" w:author="PR Preview" w:date="2026-01-01T00:00:00Z">
        <w:r>
          <w:t xml:space="preserve"> </w:t>
        </w:r>
      </w:ins>
      <w:hyperlink r:id="rId721">
        <w:ins w:id="25092" w:author="PR Preview" w:date="2026-01-01T00:00:00Z">
          <w:r>
            <w:rPr>
              <w:rStyle w:val="Hyperlink"/>
            </w:rPr>
            <w:t xml:space="preserve">https://en.wikipedia.org/wiki/Arithmetic_mean</w:t>
          </w:r>
        </w:ins>
      </w:hyperlink>
    </w:p>
    <w:bookmarkEnd w:id="722"/>
    <w:bookmarkStart w:id="724" w:name="ref-wikipedia_standard_basis"/>
    <w:p>
      <w:pPr>
        <w:pStyle w:val="Bibliography"/>
      </w:pPr>
      <w:ins w:id="25093" w:author="PR Preview" w:date="2026-01-01T00:00:00Z">
        <w:r>
          <w:t xml:space="preserve">[6]</w:t>
        </w:r>
      </w:ins>
      <w:ins w:id="25094" w:author="PR Preview" w:date="2026-01-01T00:00:00Z">
        <w:r>
          <w:t xml:space="preserve"> </w:t>
        </w:r>
      </w:ins>
      <w:ins w:id="25095" w:author="PR Preview" w:date="2026-01-01T00:00:00Z">
        <w:r>
          <w:t xml:space="preserve">	</w:t>
        </w:r>
      </w:ins>
      <w:ins w:id="25096" w:author="PR Preview" w:date="2026-01-01T00:00:00Z">
        <w:r>
          <w:t xml:space="preserve">Wikipedia contributors,</w:t>
        </w:r>
      </w:ins>
      <w:ins w:id="25097" w:author="PR Preview" w:date="2026-01-01T00:00:00Z">
        <w:r>
          <w:t xml:space="preserve"> </w:t>
        </w:r>
      </w:ins>
      <w:ins w:id="25098" w:author="PR Preview" w:date="2026-01-01T00:00:00Z">
        <w:r>
          <w:t xml:space="preserve">“Standard basis —</w:t>
        </w:r>
      </w:ins>
      <w:ins w:id="25099" w:author="PR Preview" w:date="2026-01-01T00:00:00Z">
        <w:r>
          <w:t xml:space="preserve"> </w:t>
        </w:r>
      </w:ins>
      <w:ins w:id="25100" w:author="PR Preview" w:date="2026-01-01T00:00:00Z">
        <w:r>
          <w:t xml:space="preserve">Wikipedia</w:t>
        </w:r>
      </w:ins>
      <w:ins w:id="25101" w:author="PR Preview" w:date="2026-01-01T00:00:00Z">
        <w:r>
          <w:t xml:space="preserve">,</w:t>
        </w:r>
      </w:ins>
      <w:ins w:id="25102" w:author="PR Preview" w:date="2026-01-01T00:00:00Z">
        <w:r>
          <w:t xml:space="preserve"> </w:t>
        </w:r>
      </w:ins>
      <w:ins w:id="25103" w:author="PR Preview" w:date="2026-01-01T00:00:00Z">
        <w:r>
          <w:t xml:space="preserve">the free encyclopedia.”</w:t>
        </w:r>
      </w:ins>
      <w:ins w:id="25104" w:author="PR Preview" w:date="2026-01-01T00:00:00Z">
        <w:r>
          <w:t xml:space="preserve"> </w:t>
        </w:r>
      </w:ins>
      <w:ins w:id="25105" w:author="PR Preview" w:date="2026-01-01T00:00:00Z">
        <w:r>
          <w:t xml:space="preserve">2026. Available:</w:t>
        </w:r>
      </w:ins>
      <w:ins w:id="25106" w:author="PR Preview" w:date="2026-01-01T00:00:00Z">
        <w:r>
          <w:t xml:space="preserve"> </w:t>
        </w:r>
      </w:ins>
      <w:hyperlink r:id="rId723">
        <w:ins w:id="25107" w:author="PR Preview" w:date="2026-01-01T00:00:00Z">
          <w:r>
            <w:rPr>
              <w:rStyle w:val="Hyperlink"/>
            </w:rPr>
            <w:t xml:space="preserve">https://en.wikipedia.org/wiki/Standard_basis</w:t>
          </w:r>
        </w:ins>
      </w:hyperlink>
    </w:p>
    <w:bookmarkEnd w:id="724"/>
    <w:bookmarkStart w:id="726" w:name="ref-wikipedia_orthogonality"/>
    <w:p>
      <w:pPr>
        <w:pStyle w:val="Bibliography"/>
      </w:pPr>
      <w:ins w:id="25108" w:author="PR Preview" w:date="2026-01-01T00:00:00Z">
        <w:r>
          <w:t xml:space="preserve">[7]</w:t>
        </w:r>
      </w:ins>
      <w:ins w:id="25109" w:author="PR Preview" w:date="2026-01-01T00:00:00Z">
        <w:r>
          <w:t xml:space="preserve"> </w:t>
        </w:r>
      </w:ins>
      <w:ins w:id="25110" w:author="PR Preview" w:date="2026-01-01T00:00:00Z">
        <w:r>
          <w:t xml:space="preserve">	</w:t>
        </w:r>
      </w:ins>
      <w:ins w:id="25111" w:author="PR Preview" w:date="2026-01-01T00:00:00Z">
        <w:r>
          <w:t xml:space="preserve">Wikipedia contributors,</w:t>
        </w:r>
      </w:ins>
      <w:ins w:id="25112" w:author="PR Preview" w:date="2026-01-01T00:00:00Z">
        <w:r>
          <w:t xml:space="preserve"> </w:t>
        </w:r>
      </w:ins>
      <w:ins w:id="25113" w:author="PR Preview" w:date="2026-01-01T00:00:00Z">
        <w:r>
          <w:t xml:space="preserve">“Orthogonality —</w:t>
        </w:r>
      </w:ins>
      <w:ins w:id="25114" w:author="PR Preview" w:date="2026-01-01T00:00:00Z">
        <w:r>
          <w:t xml:space="preserve"> </w:t>
        </w:r>
      </w:ins>
      <w:ins w:id="25115" w:author="PR Preview" w:date="2026-01-01T00:00:00Z">
        <w:r>
          <w:t xml:space="preserve">Wikipedia</w:t>
        </w:r>
      </w:ins>
      <w:ins w:id="25116" w:author="PR Preview" w:date="2026-01-01T00:00:00Z">
        <w:r>
          <w:t xml:space="preserve">,</w:t>
        </w:r>
      </w:ins>
      <w:ins w:id="25117" w:author="PR Preview" w:date="2026-01-01T00:00:00Z">
        <w:r>
          <w:t xml:space="preserve"> </w:t>
        </w:r>
      </w:ins>
      <w:ins w:id="25118" w:author="PR Preview" w:date="2026-01-01T00:00:00Z">
        <w:r>
          <w:t xml:space="preserve">the free encyclopedia.”</w:t>
        </w:r>
      </w:ins>
      <w:ins w:id="25119" w:author="PR Preview" w:date="2026-01-01T00:00:00Z">
        <w:r>
          <w:t xml:space="preserve"> </w:t>
        </w:r>
      </w:ins>
      <w:ins w:id="25120" w:author="PR Preview" w:date="2026-01-01T00:00:00Z">
        <w:r>
          <w:t xml:space="preserve">2026. Available:</w:t>
        </w:r>
      </w:ins>
      <w:ins w:id="25121" w:author="PR Preview" w:date="2026-01-01T00:00:00Z">
        <w:r>
          <w:t xml:space="preserve"> </w:t>
        </w:r>
      </w:ins>
      <w:hyperlink r:id="rId725">
        <w:ins w:id="25122" w:author="PR Preview" w:date="2026-01-01T00:00:00Z">
          <w:r>
            <w:rPr>
              <w:rStyle w:val="Hyperlink"/>
            </w:rPr>
            <w:t xml:space="preserve">https://en.wikipedia.org/wiki/Orthogonality</w:t>
          </w:r>
        </w:ins>
      </w:hyperlink>
    </w:p>
    <w:bookmarkEnd w:id="726"/>
    <w:bookmarkStart w:id="728" w:name="ref-wikipedia_euclidean_vector"/>
    <w:p>
      <w:pPr>
        <w:pStyle w:val="Bibliography"/>
      </w:pPr>
      <w:ins w:id="25123" w:author="PR Preview" w:date="2026-01-01T00:00:00Z">
        <w:r>
          <w:t xml:space="preserve">[8]</w:t>
        </w:r>
      </w:ins>
      <w:ins w:id="25124" w:author="PR Preview" w:date="2026-01-01T00:00:00Z">
        <w:r>
          <w:t xml:space="preserve"> </w:t>
        </w:r>
      </w:ins>
      <w:ins w:id="25125" w:author="PR Preview" w:date="2026-01-01T00:00:00Z">
        <w:r>
          <w:t xml:space="preserve">	</w:t>
        </w:r>
      </w:ins>
      <w:ins w:id="25126" w:author="PR Preview" w:date="2026-01-01T00:00:00Z">
        <w:r>
          <w:t xml:space="preserve">Wikipedia contributors,</w:t>
        </w:r>
      </w:ins>
      <w:ins w:id="25127" w:author="PR Preview" w:date="2026-01-01T00:00:00Z">
        <w:r>
          <w:t xml:space="preserve"> </w:t>
        </w:r>
      </w:ins>
      <w:ins w:id="25128" w:author="PR Preview" w:date="2026-01-01T00:00:00Z">
        <w:r>
          <w:t xml:space="preserve">“Euclidean vector —</w:t>
        </w:r>
      </w:ins>
      <w:ins w:id="25129" w:author="PR Preview" w:date="2026-01-01T00:00:00Z">
        <w:r>
          <w:t xml:space="preserve"> </w:t>
        </w:r>
      </w:ins>
      <w:ins w:id="25130" w:author="PR Preview" w:date="2026-01-01T00:00:00Z">
        <w:r>
          <w:t xml:space="preserve">Wikipedia</w:t>
        </w:r>
      </w:ins>
      <w:ins w:id="25131" w:author="PR Preview" w:date="2026-01-01T00:00:00Z">
        <w:r>
          <w:t xml:space="preserve">,</w:t>
        </w:r>
      </w:ins>
      <w:ins w:id="25132" w:author="PR Preview" w:date="2026-01-01T00:00:00Z">
        <w:r>
          <w:t xml:space="preserve"> </w:t>
        </w:r>
      </w:ins>
      <w:ins w:id="25133" w:author="PR Preview" w:date="2026-01-01T00:00:00Z">
        <w:r>
          <w:t xml:space="preserve">the free encyclopedia.”</w:t>
        </w:r>
      </w:ins>
      <w:ins w:id="25134" w:author="PR Preview" w:date="2026-01-01T00:00:00Z">
        <w:r>
          <w:t xml:space="preserve"> </w:t>
        </w:r>
      </w:ins>
      <w:ins w:id="25135" w:author="PR Preview" w:date="2026-01-01T00:00:00Z">
        <w:r>
          <w:t xml:space="preserve">2026. Available:</w:t>
        </w:r>
      </w:ins>
      <w:ins w:id="25136" w:author="PR Preview" w:date="2026-01-01T00:00:00Z">
        <w:r>
          <w:t xml:space="preserve"> </w:t>
        </w:r>
      </w:ins>
      <w:hyperlink r:id="rId727">
        <w:ins w:id="25137" w:author="PR Preview" w:date="2026-01-01T00:00:00Z">
          <w:r>
            <w:rPr>
              <w:rStyle w:val="Hyperlink"/>
            </w:rPr>
            <w:t xml:space="preserve">https://en.wikipedia.org/wiki/Euclidean_vector</w:t>
          </w:r>
        </w:ins>
      </w:hyperlink>
    </w:p>
    <w:bookmarkEnd w:id="728"/>
    <w:bookmarkStart w:id="730" w:name="ref-wikipedia_unit_vector"/>
    <w:p>
      <w:pPr>
        <w:pStyle w:val="Bibliography"/>
      </w:pPr>
      <w:ins w:id="25138" w:author="PR Preview" w:date="2026-01-01T00:00:00Z">
        <w:r>
          <w:t xml:space="preserve">[9]</w:t>
        </w:r>
      </w:ins>
      <w:ins w:id="25139" w:author="PR Preview" w:date="2026-01-01T00:00:00Z">
        <w:r>
          <w:t xml:space="preserve"> </w:t>
        </w:r>
      </w:ins>
      <w:ins w:id="25140" w:author="PR Preview" w:date="2026-01-01T00:00:00Z">
        <w:r>
          <w:t xml:space="preserve">	</w:t>
        </w:r>
      </w:ins>
      <w:ins w:id="25141" w:author="PR Preview" w:date="2026-01-01T00:00:00Z">
        <w:r>
          <w:t xml:space="preserve">Wikipedia contributors,</w:t>
        </w:r>
      </w:ins>
      <w:ins w:id="25142" w:author="PR Preview" w:date="2026-01-01T00:00:00Z">
        <w:r>
          <w:t xml:space="preserve"> </w:t>
        </w:r>
      </w:ins>
      <w:ins w:id="25143" w:author="PR Preview" w:date="2026-01-01T00:00:00Z">
        <w:r>
          <w:t xml:space="preserve">“Unit vector —</w:t>
        </w:r>
      </w:ins>
      <w:ins w:id="25144" w:author="PR Preview" w:date="2026-01-01T00:00:00Z">
        <w:r>
          <w:t xml:space="preserve"> </w:t>
        </w:r>
      </w:ins>
      <w:ins w:id="25145" w:author="PR Preview" w:date="2026-01-01T00:00:00Z">
        <w:r>
          <w:t xml:space="preserve">Wikipedia</w:t>
        </w:r>
      </w:ins>
      <w:ins w:id="25146" w:author="PR Preview" w:date="2026-01-01T00:00:00Z">
        <w:r>
          <w:t xml:space="preserve">,</w:t>
        </w:r>
      </w:ins>
      <w:ins w:id="25147" w:author="PR Preview" w:date="2026-01-01T00:00:00Z">
        <w:r>
          <w:t xml:space="preserve"> </w:t>
        </w:r>
      </w:ins>
      <w:ins w:id="25148" w:author="PR Preview" w:date="2026-01-01T00:00:00Z">
        <w:r>
          <w:t xml:space="preserve">the free encyclopedia.”</w:t>
        </w:r>
      </w:ins>
      <w:ins w:id="25149" w:author="PR Preview" w:date="2026-01-01T00:00:00Z">
        <w:r>
          <w:t xml:space="preserve"> </w:t>
        </w:r>
      </w:ins>
      <w:ins w:id="25150" w:author="PR Preview" w:date="2026-01-01T00:00:00Z">
        <w:r>
          <w:t xml:space="preserve">2026. Available:</w:t>
        </w:r>
      </w:ins>
      <w:ins w:id="25151" w:author="PR Preview" w:date="2026-01-01T00:00:00Z">
        <w:r>
          <w:t xml:space="preserve"> </w:t>
        </w:r>
      </w:ins>
      <w:hyperlink r:id="rId729">
        <w:ins w:id="25152" w:author="PR Preview" w:date="2026-01-01T00:00:00Z">
          <w:r>
            <w:rPr>
              <w:rStyle w:val="Hyperlink"/>
            </w:rPr>
            <w:t xml:space="preserve">https://en.wikipedia.org/wiki/Unit_vector</w:t>
          </w:r>
        </w:ins>
      </w:hyperlink>
    </w:p>
    <w:bookmarkEnd w:id="730"/>
    <w:bookmarkStart w:id="732" w:name="ref-wikipedia_euclidean_distance"/>
    <w:p>
      <w:pPr>
        <w:pStyle w:val="Bibliography"/>
      </w:pPr>
      <w:ins w:id="25153" w:author="PR Preview" w:date="2026-01-01T00:00:00Z">
        <w:r>
          <w:t xml:space="preserve">[10]</w:t>
        </w:r>
      </w:ins>
      <w:ins w:id="25154" w:author="PR Preview" w:date="2026-01-01T00:00:00Z">
        <w:r>
          <w:t xml:space="preserve"> </w:t>
        </w:r>
      </w:ins>
      <w:ins w:id="25155" w:author="PR Preview" w:date="2026-01-01T00:00:00Z">
        <w:r>
          <w:t xml:space="preserve">	</w:t>
        </w:r>
      </w:ins>
      <w:ins w:id="25156" w:author="PR Preview" w:date="2026-01-01T00:00:00Z">
        <w:r>
          <w:t xml:space="preserve">Wikipedia contributors,</w:t>
        </w:r>
      </w:ins>
      <w:ins w:id="25157" w:author="PR Preview" w:date="2026-01-01T00:00:00Z">
        <w:r>
          <w:t xml:space="preserve"> </w:t>
        </w:r>
      </w:ins>
      <w:ins w:id="25158" w:author="PR Preview" w:date="2026-01-01T00:00:00Z">
        <w:r>
          <w:t xml:space="preserve">“Euclidean distance —</w:t>
        </w:r>
      </w:ins>
      <w:ins w:id="25159" w:author="PR Preview" w:date="2026-01-01T00:00:00Z">
        <w:r>
          <w:t xml:space="preserve"> </w:t>
        </w:r>
      </w:ins>
      <w:ins w:id="25160" w:author="PR Preview" w:date="2026-01-01T00:00:00Z">
        <w:r>
          <w:t xml:space="preserve">Wikipedia</w:t>
        </w:r>
      </w:ins>
      <w:ins w:id="25161" w:author="PR Preview" w:date="2026-01-01T00:00:00Z">
        <w:r>
          <w:t xml:space="preserve">,</w:t>
        </w:r>
      </w:ins>
      <w:ins w:id="25162" w:author="PR Preview" w:date="2026-01-01T00:00:00Z">
        <w:r>
          <w:t xml:space="preserve"> </w:t>
        </w:r>
      </w:ins>
      <w:ins w:id="25163" w:author="PR Preview" w:date="2026-01-01T00:00:00Z">
        <w:r>
          <w:t xml:space="preserve">the free encyclopedia.”</w:t>
        </w:r>
      </w:ins>
      <w:ins w:id="25164" w:author="PR Preview" w:date="2026-01-01T00:00:00Z">
        <w:r>
          <w:t xml:space="preserve"> </w:t>
        </w:r>
      </w:ins>
      <w:ins w:id="25165" w:author="PR Preview" w:date="2026-01-01T00:00:00Z">
        <w:r>
          <w:t xml:space="preserve">2026. Available:</w:t>
        </w:r>
      </w:ins>
      <w:ins w:id="25166" w:author="PR Preview" w:date="2026-01-01T00:00:00Z">
        <w:r>
          <w:t xml:space="preserve"> </w:t>
        </w:r>
      </w:ins>
      <w:hyperlink r:id="rId731">
        <w:ins w:id="25167" w:author="PR Preview" w:date="2026-01-01T00:00:00Z">
          <w:r>
            <w:rPr>
              <w:rStyle w:val="Hyperlink"/>
            </w:rPr>
            <w:t xml:space="preserve">https://en.wikipedia.org/wiki/Euclidean_distance</w:t>
          </w:r>
        </w:ins>
      </w:hyperlink>
    </w:p>
    <w:bookmarkEnd w:id="732"/>
    <w:bookmarkStart w:id="734" w:name="ref-goodfellow2016deep"/>
    <w:p>
      <w:pPr>
        <w:pStyle w:val="Bibliography"/>
      </w:pPr>
      <w:ins w:id="25168" w:author="PR Preview" w:date="2026-01-01T00:00:00Z">
        <w:r>
          <w:t xml:space="preserve">[11]</w:t>
        </w:r>
      </w:ins>
      <w:ins w:id="25169" w:author="PR Preview" w:date="2026-01-01T00:00:00Z">
        <w:r>
          <w:t xml:space="preserve"> </w:t>
        </w:r>
      </w:ins>
      <w:ins w:id="25170" w:author="PR Preview" w:date="2026-01-01T00:00:00Z">
        <w:r>
          <w:t xml:space="preserve">	</w:t>
        </w:r>
      </w:ins>
      <w:ins w:id="25171" w:author="PR Preview" w:date="2026-01-01T00:00:00Z">
        <w:r>
          <w:t xml:space="preserve">I. Goodfellow, Y. Bengio, and A. Courville,</w:t>
        </w:r>
      </w:ins>
      <w:ins w:id="25172" w:author="PR Preview" w:date="2026-01-01T00:00:00Z">
        <w:r>
          <w:t xml:space="preserve"> </w:t>
        </w:r>
      </w:ins>
      <w:ins w:id="25173" w:author="PR Preview" w:date="2026-01-01T00:00:00Z">
        <w:r>
          <w:rPr>
            <w:i/>
            <w:iCs/>
          </w:rPr>
          <w:t xml:space="preserve">Deep learning</w:t>
        </w:r>
      </w:ins>
      <w:ins w:id="25174" w:author="PR Preview" w:date="2026-01-01T00:00:00Z">
        <w:r>
          <w:t xml:space="preserve">. MIT Press, 2016. Available:</w:t>
        </w:r>
      </w:ins>
      <w:ins w:id="25175" w:author="PR Preview" w:date="2026-01-01T00:00:00Z">
        <w:r>
          <w:t xml:space="preserve"> </w:t>
        </w:r>
      </w:ins>
      <w:hyperlink r:id="rId733">
        <w:ins w:id="25176" w:author="PR Preview" w:date="2026-01-01T00:00:00Z">
          <w:r>
            <w:rPr>
              <w:rStyle w:val="Hyperlink"/>
            </w:rPr>
            <w:t xml:space="preserve">https://www.deeplearningbook.org/</w:t>
          </w:r>
        </w:ins>
      </w:hyperlink>
    </w:p>
    <w:bookmarkEnd w:id="734"/>
    <w:bookmarkStart w:id="736" w:name="ref-hutchinson_wwu_ml_videos"/>
    <w:p>
      <w:pPr>
        <w:pStyle w:val="Bibliography"/>
      </w:pPr>
      <w:ins w:id="25177" w:author="PR Preview" w:date="2026-01-01T00:00:00Z">
        <w:r>
          <w:t xml:space="preserve">[12]</w:t>
        </w:r>
      </w:ins>
      <w:ins w:id="25178" w:author="PR Preview" w:date="2026-01-01T00:00:00Z">
        <w:r>
          <w:t xml:space="preserve"> </w:t>
        </w:r>
      </w:ins>
      <w:ins w:id="25179" w:author="PR Preview" w:date="2026-01-01T00:00:00Z">
        <w:r>
          <w:t xml:space="preserve">	</w:t>
        </w:r>
      </w:ins>
      <w:ins w:id="25180" w:author="PR Preview" w:date="2026-01-01T00:00:00Z">
        <w:r>
          <w:t xml:space="preserve">B. Hutchinson,</w:t>
        </w:r>
      </w:ins>
      <w:ins w:id="25181" w:author="PR Preview" w:date="2026-01-01T00:00:00Z">
        <w:r>
          <w:t xml:space="preserve"> </w:t>
        </w:r>
      </w:ins>
      <w:ins w:id="25182" w:author="PR Preview" w:date="2026-01-01T00:00:00Z">
        <w:r>
          <w:t xml:space="preserve">“</w:t>
        </w:r>
      </w:ins>
      <w:ins w:id="25183" w:author="PR Preview" w:date="2026-01-01T00:00:00Z">
        <w:r>
          <w:t xml:space="preserve">DATA</w:t>
        </w:r>
      </w:ins>
      <w:ins w:id="25184" w:author="PR Preview" w:date="2026-01-01T00:00:00Z">
        <w:r>
          <w:t xml:space="preserve"> </w:t>
        </w:r>
      </w:ins>
      <w:ins w:id="25185" w:author="PR Preview" w:date="2026-01-01T00:00:00Z">
        <w:r>
          <w:t xml:space="preserve">471/571 (machine learning) and</w:t>
        </w:r>
      </w:ins>
      <w:ins w:id="25186" w:author="PR Preview" w:date="2026-01-01T00:00:00Z">
        <w:r>
          <w:t xml:space="preserve"> </w:t>
        </w:r>
      </w:ins>
      <w:ins w:id="25187" w:author="PR Preview" w:date="2026-01-01T00:00:00Z">
        <w:r>
          <w:t xml:space="preserve">CSCI</w:t>
        </w:r>
      </w:ins>
      <w:ins w:id="25188" w:author="PR Preview" w:date="2026-01-01T00:00:00Z">
        <w:r>
          <w:t xml:space="preserve"> </w:t>
        </w:r>
      </w:ins>
      <w:ins w:id="25189" w:author="PR Preview" w:date="2026-01-01T00:00:00Z">
        <w:r>
          <w:t xml:space="preserve">481/581 (deep learning) video lectures.”</w:t>
        </w:r>
      </w:ins>
      <w:ins w:id="25190" w:author="PR Preview" w:date="2026-01-01T00:00:00Z">
        <w:r>
          <w:t xml:space="preserve"> </w:t>
        </w:r>
      </w:ins>
      <w:ins w:id="25191" w:author="PR Preview" w:date="2026-01-01T00:00:00Z">
        <w:r>
          <w:t xml:space="preserve">Western Washington University. Accessed: Sep. 28, 2026. [Online]. Available:</w:t>
        </w:r>
      </w:ins>
      <w:ins w:id="25192" w:author="PR Preview" w:date="2026-01-01T00:00:00Z">
        <w:r>
          <w:t xml:space="preserve"> </w:t>
        </w:r>
      </w:ins>
      <w:hyperlink r:id="rId735">
        <w:ins w:id="25193" w:author="PR Preview" w:date="2026-01-01T00:00:00Z">
          <w:r>
            <w:rPr>
              <w:rStyle w:val="Hyperlink"/>
            </w:rPr>
            <w:t xml:space="preserve">https://facultyweb.cs.wwu.edu/~hutchib2/video_lectures/data371/</w:t>
          </w:r>
        </w:ins>
      </w:hyperlink>
    </w:p>
    <w:bookmarkEnd w:id="736"/>
    <w:bookmarkStart w:id="738" w:name="ref-wikipedia_matrix_mathematics"/>
    <w:p>
      <w:pPr>
        <w:pStyle w:val="Bibliography"/>
      </w:pPr>
      <w:ins w:id="25194" w:author="PR Preview" w:date="2026-01-01T00:00:00Z">
        <w:r>
          <w:t xml:space="preserve">[13]</w:t>
        </w:r>
      </w:ins>
      <w:ins w:id="25195" w:author="PR Preview" w:date="2026-01-01T00:00:00Z">
        <w:r>
          <w:t xml:space="preserve"> </w:t>
        </w:r>
      </w:ins>
      <w:ins w:id="25196" w:author="PR Preview" w:date="2026-01-01T00:00:00Z">
        <w:r>
          <w:t xml:space="preserve">	</w:t>
        </w:r>
      </w:ins>
      <w:ins w:id="25197" w:author="PR Preview" w:date="2026-01-01T00:00:00Z">
        <w:r>
          <w:t xml:space="preserve">Wikipedia contributors,</w:t>
        </w:r>
      </w:ins>
      <w:ins w:id="25198" w:author="PR Preview" w:date="2026-01-01T00:00:00Z">
        <w:r>
          <w:t xml:space="preserve"> </w:t>
        </w:r>
      </w:ins>
      <w:ins w:id="25199" w:author="PR Preview" w:date="2026-01-01T00:00:00Z">
        <w:r>
          <w:t xml:space="preserve">“Matrix (mathematics) —</w:t>
        </w:r>
      </w:ins>
      <w:ins w:id="25200" w:author="PR Preview" w:date="2026-01-01T00:00:00Z">
        <w:r>
          <w:t xml:space="preserve"> </w:t>
        </w:r>
      </w:ins>
      <w:ins w:id="25201" w:author="PR Preview" w:date="2026-01-01T00:00:00Z">
        <w:r>
          <w:t xml:space="preserve">Wikipedia</w:t>
        </w:r>
      </w:ins>
      <w:ins w:id="25202" w:author="PR Preview" w:date="2026-01-01T00:00:00Z">
        <w:r>
          <w:t xml:space="preserve">,</w:t>
        </w:r>
      </w:ins>
      <w:ins w:id="25203" w:author="PR Preview" w:date="2026-01-01T00:00:00Z">
        <w:r>
          <w:t xml:space="preserve"> </w:t>
        </w:r>
      </w:ins>
      <w:ins w:id="25204" w:author="PR Preview" w:date="2026-01-01T00:00:00Z">
        <w:r>
          <w:t xml:space="preserve">the free encyclopedia.”</w:t>
        </w:r>
      </w:ins>
      <w:ins w:id="25205" w:author="PR Preview" w:date="2026-01-01T00:00:00Z">
        <w:r>
          <w:t xml:space="preserve"> </w:t>
        </w:r>
      </w:ins>
      <w:ins w:id="25206" w:author="PR Preview" w:date="2026-01-01T00:00:00Z">
        <w:r>
          <w:t xml:space="preserve">2026. Available:</w:t>
        </w:r>
      </w:ins>
      <w:ins w:id="25207" w:author="PR Preview" w:date="2026-01-01T00:00:00Z">
        <w:r>
          <w:t xml:space="preserve"> </w:t>
        </w:r>
      </w:ins>
      <w:hyperlink r:id="rId737">
        <w:ins w:id="25208" w:author="PR Preview" w:date="2026-01-01T00:00:00Z">
          <w:r>
            <w:rPr>
              <w:rStyle w:val="Hyperlink"/>
            </w:rPr>
            <w:t xml:space="preserve">https://en.wikipedia.org/wiki/Matrix_(mathematics)</w:t>
          </w:r>
        </w:ins>
      </w:hyperlink>
    </w:p>
    <w:bookmarkEnd w:id="738"/>
    <w:bookmarkStart w:id="740" w:name="ref-wikipedia_tensor"/>
    <w:p>
      <w:pPr>
        <w:pStyle w:val="Bibliography"/>
      </w:pPr>
      <w:ins w:id="25209" w:author="PR Preview" w:date="2026-01-01T00:00:00Z">
        <w:r>
          <w:t xml:space="preserve">[14]</w:t>
        </w:r>
      </w:ins>
      <w:ins w:id="25210" w:author="PR Preview" w:date="2026-01-01T00:00:00Z">
        <w:r>
          <w:t xml:space="preserve"> </w:t>
        </w:r>
      </w:ins>
      <w:ins w:id="25211" w:author="PR Preview" w:date="2026-01-01T00:00:00Z">
        <w:r>
          <w:t xml:space="preserve">	</w:t>
        </w:r>
      </w:ins>
      <w:ins w:id="25212" w:author="PR Preview" w:date="2026-01-01T00:00:00Z">
        <w:r>
          <w:t xml:space="preserve">Wikipedia contributors,</w:t>
        </w:r>
      </w:ins>
      <w:ins w:id="25213" w:author="PR Preview" w:date="2026-01-01T00:00:00Z">
        <w:r>
          <w:t xml:space="preserve"> </w:t>
        </w:r>
      </w:ins>
      <w:ins w:id="25214" w:author="PR Preview" w:date="2026-01-01T00:00:00Z">
        <w:r>
          <w:t xml:space="preserve">“Tensor —</w:t>
        </w:r>
      </w:ins>
      <w:ins w:id="25215" w:author="PR Preview" w:date="2026-01-01T00:00:00Z">
        <w:r>
          <w:t xml:space="preserve"> </w:t>
        </w:r>
      </w:ins>
      <w:ins w:id="25216" w:author="PR Preview" w:date="2026-01-01T00:00:00Z">
        <w:r>
          <w:t xml:space="preserve">Wikipedia</w:t>
        </w:r>
      </w:ins>
      <w:ins w:id="25217" w:author="PR Preview" w:date="2026-01-01T00:00:00Z">
        <w:r>
          <w:t xml:space="preserve">,</w:t>
        </w:r>
      </w:ins>
      <w:ins w:id="25218" w:author="PR Preview" w:date="2026-01-01T00:00:00Z">
        <w:r>
          <w:t xml:space="preserve"> </w:t>
        </w:r>
      </w:ins>
      <w:ins w:id="25219" w:author="PR Preview" w:date="2026-01-01T00:00:00Z">
        <w:r>
          <w:t xml:space="preserve">the free encyclopedia.”</w:t>
        </w:r>
      </w:ins>
      <w:ins w:id="25220" w:author="PR Preview" w:date="2026-01-01T00:00:00Z">
        <w:r>
          <w:t xml:space="preserve"> </w:t>
        </w:r>
      </w:ins>
      <w:ins w:id="25221" w:author="PR Preview" w:date="2026-01-01T00:00:00Z">
        <w:r>
          <w:t xml:space="preserve">2026. Available:</w:t>
        </w:r>
      </w:ins>
      <w:ins w:id="25222" w:author="PR Preview" w:date="2026-01-01T00:00:00Z">
        <w:r>
          <w:t xml:space="preserve"> </w:t>
        </w:r>
      </w:ins>
      <w:hyperlink r:id="rId739">
        <w:ins w:id="25223" w:author="PR Preview" w:date="2026-01-01T00:00:00Z">
          <w:r>
            <w:rPr>
              <w:rStyle w:val="Hyperlink"/>
            </w:rPr>
            <w:t xml:space="preserve">https://en.wikipedia.org/wiki/Tensor</w:t>
          </w:r>
        </w:ins>
      </w:hyperlink>
    </w:p>
    <w:bookmarkEnd w:id="740"/>
    <w:bookmarkStart w:id="742" w:name="ref-wikipedia_transpose"/>
    <w:p>
      <w:pPr>
        <w:pStyle w:val="Bibliography"/>
      </w:pPr>
      <w:ins w:id="25224" w:author="PR Preview" w:date="2026-01-01T00:00:00Z">
        <w:r>
          <w:t xml:space="preserve">[15]</w:t>
        </w:r>
      </w:ins>
      <w:ins w:id="25225" w:author="PR Preview" w:date="2026-01-01T00:00:00Z">
        <w:r>
          <w:t xml:space="preserve"> </w:t>
        </w:r>
      </w:ins>
      <w:ins w:id="25226" w:author="PR Preview" w:date="2026-01-01T00:00:00Z">
        <w:r>
          <w:t xml:space="preserve">	</w:t>
        </w:r>
      </w:ins>
      <w:ins w:id="25227" w:author="PR Preview" w:date="2026-01-01T00:00:00Z">
        <w:r>
          <w:t xml:space="preserve">Wikipedia contributors,</w:t>
        </w:r>
      </w:ins>
      <w:ins w:id="25228" w:author="PR Preview" w:date="2026-01-01T00:00:00Z">
        <w:r>
          <w:t xml:space="preserve"> </w:t>
        </w:r>
      </w:ins>
      <w:ins w:id="25229" w:author="PR Preview" w:date="2026-01-01T00:00:00Z">
        <w:r>
          <w:t xml:space="preserve">“Transpose —</w:t>
        </w:r>
      </w:ins>
      <w:ins w:id="25230" w:author="PR Preview" w:date="2026-01-01T00:00:00Z">
        <w:r>
          <w:t xml:space="preserve"> </w:t>
        </w:r>
      </w:ins>
      <w:ins w:id="25231" w:author="PR Preview" w:date="2026-01-01T00:00:00Z">
        <w:r>
          <w:t xml:space="preserve">Wikipedia</w:t>
        </w:r>
      </w:ins>
      <w:ins w:id="25232" w:author="PR Preview" w:date="2026-01-01T00:00:00Z">
        <w:r>
          <w:t xml:space="preserve">,</w:t>
        </w:r>
      </w:ins>
      <w:ins w:id="25233" w:author="PR Preview" w:date="2026-01-01T00:00:00Z">
        <w:r>
          <w:t xml:space="preserve"> </w:t>
        </w:r>
      </w:ins>
      <w:ins w:id="25234" w:author="PR Preview" w:date="2026-01-01T00:00:00Z">
        <w:r>
          <w:t xml:space="preserve">the free encyclopedia.”</w:t>
        </w:r>
      </w:ins>
      <w:ins w:id="25235" w:author="PR Preview" w:date="2026-01-01T00:00:00Z">
        <w:r>
          <w:t xml:space="preserve"> </w:t>
        </w:r>
      </w:ins>
      <w:ins w:id="25236" w:author="PR Preview" w:date="2026-01-01T00:00:00Z">
        <w:r>
          <w:t xml:space="preserve">2026. Available:</w:t>
        </w:r>
      </w:ins>
      <w:ins w:id="25237" w:author="PR Preview" w:date="2026-01-01T00:00:00Z">
        <w:r>
          <w:t xml:space="preserve"> </w:t>
        </w:r>
      </w:ins>
      <w:hyperlink r:id="rId741">
        <w:ins w:id="25238" w:author="PR Preview" w:date="2026-01-01T00:00:00Z">
          <w:r>
            <w:rPr>
              <w:rStyle w:val="Hyperlink"/>
            </w:rPr>
            <w:t xml:space="preserve">https://en.wikipedia.org/wiki/Transpose</w:t>
          </w:r>
        </w:ins>
      </w:hyperlink>
    </w:p>
    <w:bookmarkEnd w:id="742"/>
    <w:bookmarkStart w:id="744" w:name="ref-wikipedia_zero_matrix"/>
    <w:p>
      <w:pPr>
        <w:pStyle w:val="Bibliography"/>
      </w:pPr>
      <w:ins w:id="25239" w:author="PR Preview" w:date="2026-01-01T00:00:00Z">
        <w:r>
          <w:t xml:space="preserve">[16]</w:t>
        </w:r>
      </w:ins>
      <w:ins w:id="25240" w:author="PR Preview" w:date="2026-01-01T00:00:00Z">
        <w:r>
          <w:t xml:space="preserve"> </w:t>
        </w:r>
      </w:ins>
      <w:ins w:id="25241" w:author="PR Preview" w:date="2026-01-01T00:00:00Z">
        <w:r>
          <w:t xml:space="preserve">	</w:t>
        </w:r>
      </w:ins>
      <w:ins w:id="25242" w:author="PR Preview" w:date="2026-01-01T00:00:00Z">
        <w:r>
          <w:t xml:space="preserve">Wikipedia contributors,</w:t>
        </w:r>
      </w:ins>
      <w:ins w:id="25243" w:author="PR Preview" w:date="2026-01-01T00:00:00Z">
        <w:r>
          <w:t xml:space="preserve"> </w:t>
        </w:r>
      </w:ins>
      <w:ins w:id="25244" w:author="PR Preview" w:date="2026-01-01T00:00:00Z">
        <w:r>
          <w:t xml:space="preserve">“Zero matrix —</w:t>
        </w:r>
      </w:ins>
      <w:ins w:id="25245" w:author="PR Preview" w:date="2026-01-01T00:00:00Z">
        <w:r>
          <w:t xml:space="preserve"> </w:t>
        </w:r>
      </w:ins>
      <w:ins w:id="25246" w:author="PR Preview" w:date="2026-01-01T00:00:00Z">
        <w:r>
          <w:t xml:space="preserve">Wikipedia</w:t>
        </w:r>
      </w:ins>
      <w:ins w:id="25247" w:author="PR Preview" w:date="2026-01-01T00:00:00Z">
        <w:r>
          <w:t xml:space="preserve">,</w:t>
        </w:r>
      </w:ins>
      <w:ins w:id="25248" w:author="PR Preview" w:date="2026-01-01T00:00:00Z">
        <w:r>
          <w:t xml:space="preserve"> </w:t>
        </w:r>
      </w:ins>
      <w:ins w:id="25249" w:author="PR Preview" w:date="2026-01-01T00:00:00Z">
        <w:r>
          <w:t xml:space="preserve">the free encyclopedia.”</w:t>
        </w:r>
      </w:ins>
      <w:ins w:id="25250" w:author="PR Preview" w:date="2026-01-01T00:00:00Z">
        <w:r>
          <w:t xml:space="preserve"> </w:t>
        </w:r>
      </w:ins>
      <w:ins w:id="25251" w:author="PR Preview" w:date="2026-01-01T00:00:00Z">
        <w:r>
          <w:t xml:space="preserve">2026. Available:</w:t>
        </w:r>
      </w:ins>
      <w:ins w:id="25252" w:author="PR Preview" w:date="2026-01-01T00:00:00Z">
        <w:r>
          <w:t xml:space="preserve"> </w:t>
        </w:r>
      </w:ins>
      <w:hyperlink r:id="rId743">
        <w:ins w:id="25253" w:author="PR Preview" w:date="2026-01-01T00:00:00Z">
          <w:r>
            <w:rPr>
              <w:rStyle w:val="Hyperlink"/>
            </w:rPr>
            <w:t xml:space="preserve">https://en.wikipedia.org/wiki/Zero_matrix</w:t>
          </w:r>
        </w:ins>
      </w:hyperlink>
    </w:p>
    <w:bookmarkEnd w:id="744"/>
    <w:bookmarkStart w:id="746" w:name="ref-wikipedia_matrix_addition"/>
    <w:p>
      <w:pPr>
        <w:pStyle w:val="Bibliography"/>
      </w:pPr>
      <w:ins w:id="25254" w:author="PR Preview" w:date="2026-01-01T00:00:00Z">
        <w:r>
          <w:t xml:space="preserve">[17]</w:t>
        </w:r>
      </w:ins>
      <w:ins w:id="25255" w:author="PR Preview" w:date="2026-01-01T00:00:00Z">
        <w:r>
          <w:t xml:space="preserve"> </w:t>
        </w:r>
      </w:ins>
      <w:ins w:id="25256" w:author="PR Preview" w:date="2026-01-01T00:00:00Z">
        <w:r>
          <w:t xml:space="preserve">	</w:t>
        </w:r>
      </w:ins>
      <w:ins w:id="25257" w:author="PR Preview" w:date="2026-01-01T00:00:00Z">
        <w:r>
          <w:t xml:space="preserve">Wikipedia contributors,</w:t>
        </w:r>
      </w:ins>
      <w:ins w:id="25258" w:author="PR Preview" w:date="2026-01-01T00:00:00Z">
        <w:r>
          <w:t xml:space="preserve"> </w:t>
        </w:r>
      </w:ins>
      <w:ins w:id="25259" w:author="PR Preview" w:date="2026-01-01T00:00:00Z">
        <w:r>
          <w:t xml:space="preserve">“Matrix addition —</w:t>
        </w:r>
      </w:ins>
      <w:ins w:id="25260" w:author="PR Preview" w:date="2026-01-01T00:00:00Z">
        <w:r>
          <w:t xml:space="preserve"> </w:t>
        </w:r>
      </w:ins>
      <w:ins w:id="25261" w:author="PR Preview" w:date="2026-01-01T00:00:00Z">
        <w:r>
          <w:t xml:space="preserve">Wikipedia</w:t>
        </w:r>
      </w:ins>
      <w:ins w:id="25262" w:author="PR Preview" w:date="2026-01-01T00:00:00Z">
        <w:r>
          <w:t xml:space="preserve">,</w:t>
        </w:r>
      </w:ins>
      <w:ins w:id="25263" w:author="PR Preview" w:date="2026-01-01T00:00:00Z">
        <w:r>
          <w:t xml:space="preserve"> </w:t>
        </w:r>
      </w:ins>
      <w:ins w:id="25264" w:author="PR Preview" w:date="2026-01-01T00:00:00Z">
        <w:r>
          <w:t xml:space="preserve">the free encyclopedia.”</w:t>
        </w:r>
      </w:ins>
      <w:ins w:id="25265" w:author="PR Preview" w:date="2026-01-01T00:00:00Z">
        <w:r>
          <w:t xml:space="preserve"> </w:t>
        </w:r>
      </w:ins>
      <w:ins w:id="25266" w:author="PR Preview" w:date="2026-01-01T00:00:00Z">
        <w:r>
          <w:t xml:space="preserve">2026. Available:</w:t>
        </w:r>
      </w:ins>
      <w:ins w:id="25267" w:author="PR Preview" w:date="2026-01-01T00:00:00Z">
        <w:r>
          <w:t xml:space="preserve"> </w:t>
        </w:r>
      </w:ins>
      <w:hyperlink r:id="rId745">
        <w:ins w:id="25268" w:author="PR Preview" w:date="2026-01-01T00:00:00Z">
          <w:r>
            <w:rPr>
              <w:rStyle w:val="Hyperlink"/>
            </w:rPr>
            <w:t xml:space="preserve">https://en.wikipedia.org/wiki/Matrix_addition</w:t>
          </w:r>
        </w:ins>
      </w:hyperlink>
    </w:p>
    <w:bookmarkEnd w:id="746"/>
    <w:bookmarkStart w:id="748" w:name="ref-wikipedia_scalar_multiplication"/>
    <w:p>
      <w:pPr>
        <w:pStyle w:val="Bibliography"/>
      </w:pPr>
      <w:ins w:id="25269" w:author="PR Preview" w:date="2026-01-01T00:00:00Z">
        <w:r>
          <w:t xml:space="preserve">[18]</w:t>
        </w:r>
      </w:ins>
      <w:ins w:id="25270" w:author="PR Preview" w:date="2026-01-01T00:00:00Z">
        <w:r>
          <w:t xml:space="preserve"> </w:t>
        </w:r>
      </w:ins>
      <w:ins w:id="25271" w:author="PR Preview" w:date="2026-01-01T00:00:00Z">
        <w:r>
          <w:t xml:space="preserve">	</w:t>
        </w:r>
      </w:ins>
      <w:ins w:id="25272" w:author="PR Preview" w:date="2026-01-01T00:00:00Z">
        <w:r>
          <w:t xml:space="preserve">Wikipedia contributors,</w:t>
        </w:r>
      </w:ins>
      <w:ins w:id="25273" w:author="PR Preview" w:date="2026-01-01T00:00:00Z">
        <w:r>
          <w:t xml:space="preserve"> </w:t>
        </w:r>
      </w:ins>
      <w:ins w:id="25274" w:author="PR Preview" w:date="2026-01-01T00:00:00Z">
        <w:r>
          <w:t xml:space="preserve">“Scalar multiplication —</w:t>
        </w:r>
      </w:ins>
      <w:ins w:id="25275" w:author="PR Preview" w:date="2026-01-01T00:00:00Z">
        <w:r>
          <w:t xml:space="preserve"> </w:t>
        </w:r>
      </w:ins>
      <w:ins w:id="25276" w:author="PR Preview" w:date="2026-01-01T00:00:00Z">
        <w:r>
          <w:t xml:space="preserve">Wikipedia</w:t>
        </w:r>
      </w:ins>
      <w:ins w:id="25277" w:author="PR Preview" w:date="2026-01-01T00:00:00Z">
        <w:r>
          <w:t xml:space="preserve">,</w:t>
        </w:r>
      </w:ins>
      <w:ins w:id="25278" w:author="PR Preview" w:date="2026-01-01T00:00:00Z">
        <w:r>
          <w:t xml:space="preserve"> </w:t>
        </w:r>
      </w:ins>
      <w:ins w:id="25279" w:author="PR Preview" w:date="2026-01-01T00:00:00Z">
        <w:r>
          <w:t xml:space="preserve">the free encyclopedia.”</w:t>
        </w:r>
      </w:ins>
      <w:ins w:id="25280" w:author="PR Preview" w:date="2026-01-01T00:00:00Z">
        <w:r>
          <w:t xml:space="preserve"> </w:t>
        </w:r>
      </w:ins>
      <w:ins w:id="25281" w:author="PR Preview" w:date="2026-01-01T00:00:00Z">
        <w:r>
          <w:t xml:space="preserve">2026. Available:</w:t>
        </w:r>
      </w:ins>
      <w:ins w:id="25282" w:author="PR Preview" w:date="2026-01-01T00:00:00Z">
        <w:r>
          <w:t xml:space="preserve"> </w:t>
        </w:r>
      </w:ins>
      <w:hyperlink r:id="rId747">
        <w:ins w:id="25283" w:author="PR Preview" w:date="2026-01-01T00:00:00Z">
          <w:r>
            <w:rPr>
              <w:rStyle w:val="Hyperlink"/>
            </w:rPr>
            <w:t xml:space="preserve">https://en.wikipedia.org/wiki/Scalar_multiplication</w:t>
          </w:r>
        </w:ins>
      </w:hyperlink>
    </w:p>
    <w:bookmarkEnd w:id="748"/>
    <w:bookmarkStart w:id="750" w:name="ref-wikipedia_matrix_multiplication"/>
    <w:p>
      <w:pPr>
        <w:pStyle w:val="Bibliography"/>
      </w:pPr>
      <w:ins w:id="25284" w:author="PR Preview" w:date="2026-01-01T00:00:00Z">
        <w:r>
          <w:t xml:space="preserve">[19]</w:t>
        </w:r>
      </w:ins>
      <w:ins w:id="25285" w:author="PR Preview" w:date="2026-01-01T00:00:00Z">
        <w:r>
          <w:t xml:space="preserve"> </w:t>
        </w:r>
      </w:ins>
      <w:ins w:id="25286" w:author="PR Preview" w:date="2026-01-01T00:00:00Z">
        <w:r>
          <w:t xml:space="preserve">	</w:t>
        </w:r>
      </w:ins>
      <w:ins w:id="25287" w:author="PR Preview" w:date="2026-01-01T00:00:00Z">
        <w:r>
          <w:t xml:space="preserve">Wikipedia contributors,</w:t>
        </w:r>
      </w:ins>
      <w:ins w:id="25288" w:author="PR Preview" w:date="2026-01-01T00:00:00Z">
        <w:r>
          <w:t xml:space="preserve"> </w:t>
        </w:r>
      </w:ins>
      <w:ins w:id="25289" w:author="PR Preview" w:date="2026-01-01T00:00:00Z">
        <w:r>
          <w:t xml:space="preserve">“Matrix multiplication —</w:t>
        </w:r>
      </w:ins>
      <w:ins w:id="25290" w:author="PR Preview" w:date="2026-01-01T00:00:00Z">
        <w:r>
          <w:t xml:space="preserve"> </w:t>
        </w:r>
      </w:ins>
      <w:ins w:id="25291" w:author="PR Preview" w:date="2026-01-01T00:00:00Z">
        <w:r>
          <w:t xml:space="preserve">Wikipedia</w:t>
        </w:r>
      </w:ins>
      <w:ins w:id="25292" w:author="PR Preview" w:date="2026-01-01T00:00:00Z">
        <w:r>
          <w:t xml:space="preserve">,</w:t>
        </w:r>
      </w:ins>
      <w:ins w:id="25293" w:author="PR Preview" w:date="2026-01-01T00:00:00Z">
        <w:r>
          <w:t xml:space="preserve"> </w:t>
        </w:r>
      </w:ins>
      <w:ins w:id="25294" w:author="PR Preview" w:date="2026-01-01T00:00:00Z">
        <w:r>
          <w:t xml:space="preserve">the free encyclopedia.”</w:t>
        </w:r>
      </w:ins>
      <w:ins w:id="25295" w:author="PR Preview" w:date="2026-01-01T00:00:00Z">
        <w:r>
          <w:t xml:space="preserve"> </w:t>
        </w:r>
      </w:ins>
      <w:ins w:id="25296" w:author="PR Preview" w:date="2026-01-01T00:00:00Z">
        <w:r>
          <w:t xml:space="preserve">2026. Available:</w:t>
        </w:r>
      </w:ins>
      <w:ins w:id="25297" w:author="PR Preview" w:date="2026-01-01T00:00:00Z">
        <w:r>
          <w:t xml:space="preserve"> </w:t>
        </w:r>
      </w:ins>
      <w:hyperlink r:id="rId749">
        <w:ins w:id="25298" w:author="PR Preview" w:date="2026-01-01T00:00:00Z">
          <w:r>
            <w:rPr>
              <w:rStyle w:val="Hyperlink"/>
            </w:rPr>
            <w:t xml:space="preserve">https://en.wikipedia.org/wiki/Matrix_multiplication</w:t>
          </w:r>
        </w:ins>
      </w:hyperlink>
    </w:p>
    <w:bookmarkEnd w:id="750"/>
    <w:bookmarkStart w:id="752" w:name="ref-wikipedia_square_matrix"/>
    <w:p>
      <w:pPr>
        <w:pStyle w:val="Bibliography"/>
      </w:pPr>
      <w:ins w:id="25299" w:author="PR Preview" w:date="2026-01-01T00:00:00Z">
        <w:r>
          <w:t xml:space="preserve">[20]</w:t>
        </w:r>
      </w:ins>
      <w:ins w:id="25300" w:author="PR Preview" w:date="2026-01-01T00:00:00Z">
        <w:r>
          <w:t xml:space="preserve"> </w:t>
        </w:r>
      </w:ins>
      <w:ins w:id="25301" w:author="PR Preview" w:date="2026-01-01T00:00:00Z">
        <w:r>
          <w:t xml:space="preserve">	</w:t>
        </w:r>
      </w:ins>
      <w:ins w:id="25302" w:author="PR Preview" w:date="2026-01-01T00:00:00Z">
        <w:r>
          <w:t xml:space="preserve">Wikipedia contributors,</w:t>
        </w:r>
      </w:ins>
      <w:ins w:id="25303" w:author="PR Preview" w:date="2026-01-01T00:00:00Z">
        <w:r>
          <w:t xml:space="preserve"> </w:t>
        </w:r>
      </w:ins>
      <w:ins w:id="25304" w:author="PR Preview" w:date="2026-01-01T00:00:00Z">
        <w:r>
          <w:t xml:space="preserve">“Square matrix —</w:t>
        </w:r>
      </w:ins>
      <w:ins w:id="25305" w:author="PR Preview" w:date="2026-01-01T00:00:00Z">
        <w:r>
          <w:t xml:space="preserve"> </w:t>
        </w:r>
      </w:ins>
      <w:ins w:id="25306" w:author="PR Preview" w:date="2026-01-01T00:00:00Z">
        <w:r>
          <w:t xml:space="preserve">Wikipedia</w:t>
        </w:r>
      </w:ins>
      <w:ins w:id="25307" w:author="PR Preview" w:date="2026-01-01T00:00:00Z">
        <w:r>
          <w:t xml:space="preserve">,</w:t>
        </w:r>
      </w:ins>
      <w:ins w:id="25308" w:author="PR Preview" w:date="2026-01-01T00:00:00Z">
        <w:r>
          <w:t xml:space="preserve"> </w:t>
        </w:r>
      </w:ins>
      <w:ins w:id="25309" w:author="PR Preview" w:date="2026-01-01T00:00:00Z">
        <w:r>
          <w:t xml:space="preserve">the free encyclopedia.”</w:t>
        </w:r>
      </w:ins>
      <w:ins w:id="25310" w:author="PR Preview" w:date="2026-01-01T00:00:00Z">
        <w:r>
          <w:t xml:space="preserve"> </w:t>
        </w:r>
      </w:ins>
      <w:ins w:id="25311" w:author="PR Preview" w:date="2026-01-01T00:00:00Z">
        <w:r>
          <w:t xml:space="preserve">2026. Available:</w:t>
        </w:r>
      </w:ins>
      <w:ins w:id="25312" w:author="PR Preview" w:date="2026-01-01T00:00:00Z">
        <w:r>
          <w:t xml:space="preserve"> </w:t>
        </w:r>
      </w:ins>
      <w:hyperlink r:id="rId751">
        <w:ins w:id="25313" w:author="PR Preview" w:date="2026-01-01T00:00:00Z">
          <w:r>
            <w:rPr>
              <w:rStyle w:val="Hyperlink"/>
            </w:rPr>
            <w:t xml:space="preserve">https://en.wikipedia.org/wiki/Square_matrix</w:t>
          </w:r>
        </w:ins>
      </w:hyperlink>
    </w:p>
    <w:bookmarkEnd w:id="752"/>
    <w:bookmarkStart w:id="754" w:name="ref-wikipedia_main_diagonal"/>
    <w:p>
      <w:pPr>
        <w:pStyle w:val="Bibliography"/>
      </w:pPr>
      <w:ins w:id="25314" w:author="PR Preview" w:date="2026-01-01T00:00:00Z">
        <w:r>
          <w:t xml:space="preserve">[21]</w:t>
        </w:r>
      </w:ins>
      <w:ins w:id="25315" w:author="PR Preview" w:date="2026-01-01T00:00:00Z">
        <w:r>
          <w:t xml:space="preserve"> </w:t>
        </w:r>
      </w:ins>
      <w:ins w:id="25316" w:author="PR Preview" w:date="2026-01-01T00:00:00Z">
        <w:r>
          <w:t xml:space="preserve">	</w:t>
        </w:r>
      </w:ins>
      <w:ins w:id="25317" w:author="PR Preview" w:date="2026-01-01T00:00:00Z">
        <w:r>
          <w:t xml:space="preserve">Wikipedia contributors,</w:t>
        </w:r>
      </w:ins>
      <w:ins w:id="25318" w:author="PR Preview" w:date="2026-01-01T00:00:00Z">
        <w:r>
          <w:t xml:space="preserve"> </w:t>
        </w:r>
      </w:ins>
      <w:ins w:id="25319" w:author="PR Preview" w:date="2026-01-01T00:00:00Z">
        <w:r>
          <w:t xml:space="preserve">“Main diagonal —</w:t>
        </w:r>
      </w:ins>
      <w:ins w:id="25320" w:author="PR Preview" w:date="2026-01-01T00:00:00Z">
        <w:r>
          <w:t xml:space="preserve"> </w:t>
        </w:r>
      </w:ins>
      <w:ins w:id="25321" w:author="PR Preview" w:date="2026-01-01T00:00:00Z">
        <w:r>
          <w:t xml:space="preserve">Wikipedia</w:t>
        </w:r>
      </w:ins>
      <w:ins w:id="25322" w:author="PR Preview" w:date="2026-01-01T00:00:00Z">
        <w:r>
          <w:t xml:space="preserve">,</w:t>
        </w:r>
      </w:ins>
      <w:ins w:id="25323" w:author="PR Preview" w:date="2026-01-01T00:00:00Z">
        <w:r>
          <w:t xml:space="preserve"> </w:t>
        </w:r>
      </w:ins>
      <w:ins w:id="25324" w:author="PR Preview" w:date="2026-01-01T00:00:00Z">
        <w:r>
          <w:t xml:space="preserve">the free encyclopedia.”</w:t>
        </w:r>
      </w:ins>
      <w:ins w:id="25325" w:author="PR Preview" w:date="2026-01-01T00:00:00Z">
        <w:r>
          <w:t xml:space="preserve"> </w:t>
        </w:r>
      </w:ins>
      <w:ins w:id="25326" w:author="PR Preview" w:date="2026-01-01T00:00:00Z">
        <w:r>
          <w:t xml:space="preserve">2026. Available:</w:t>
        </w:r>
      </w:ins>
      <w:ins w:id="25327" w:author="PR Preview" w:date="2026-01-01T00:00:00Z">
        <w:r>
          <w:t xml:space="preserve"> </w:t>
        </w:r>
      </w:ins>
      <w:hyperlink r:id="rId753">
        <w:ins w:id="25328" w:author="PR Preview" w:date="2026-01-01T00:00:00Z">
          <w:r>
            <w:rPr>
              <w:rStyle w:val="Hyperlink"/>
            </w:rPr>
            <w:t xml:space="preserve">https://en.wikipedia.org/wiki/Main_diagonal</w:t>
          </w:r>
        </w:ins>
      </w:hyperlink>
    </w:p>
    <w:bookmarkEnd w:id="754"/>
    <w:bookmarkStart w:id="756" w:name="ref-wikipedia_identity_matrix"/>
    <w:p>
      <w:pPr>
        <w:pStyle w:val="Bibliography"/>
      </w:pPr>
      <w:ins w:id="25329" w:author="PR Preview" w:date="2026-01-01T00:00:00Z">
        <w:r>
          <w:t xml:space="preserve">[22]</w:t>
        </w:r>
      </w:ins>
      <w:ins w:id="25330" w:author="PR Preview" w:date="2026-01-01T00:00:00Z">
        <w:r>
          <w:t xml:space="preserve"> </w:t>
        </w:r>
      </w:ins>
      <w:ins w:id="25331" w:author="PR Preview" w:date="2026-01-01T00:00:00Z">
        <w:r>
          <w:t xml:space="preserve">	</w:t>
        </w:r>
      </w:ins>
      <w:ins w:id="25332" w:author="PR Preview" w:date="2026-01-01T00:00:00Z">
        <w:r>
          <w:t xml:space="preserve">Wikipedia contributors,</w:t>
        </w:r>
      </w:ins>
      <w:ins w:id="25333" w:author="PR Preview" w:date="2026-01-01T00:00:00Z">
        <w:r>
          <w:t xml:space="preserve"> </w:t>
        </w:r>
      </w:ins>
      <w:ins w:id="25334" w:author="PR Preview" w:date="2026-01-01T00:00:00Z">
        <w:r>
          <w:t xml:space="preserve">“Identity matrix —</w:t>
        </w:r>
      </w:ins>
      <w:ins w:id="25335" w:author="PR Preview" w:date="2026-01-01T00:00:00Z">
        <w:r>
          <w:t xml:space="preserve"> </w:t>
        </w:r>
      </w:ins>
      <w:ins w:id="25336" w:author="PR Preview" w:date="2026-01-01T00:00:00Z">
        <w:r>
          <w:t xml:space="preserve">Wikipedia</w:t>
        </w:r>
      </w:ins>
      <w:ins w:id="25337" w:author="PR Preview" w:date="2026-01-01T00:00:00Z">
        <w:r>
          <w:t xml:space="preserve">,</w:t>
        </w:r>
      </w:ins>
      <w:ins w:id="25338" w:author="PR Preview" w:date="2026-01-01T00:00:00Z">
        <w:r>
          <w:t xml:space="preserve"> </w:t>
        </w:r>
      </w:ins>
      <w:ins w:id="25339" w:author="PR Preview" w:date="2026-01-01T00:00:00Z">
        <w:r>
          <w:t xml:space="preserve">the free encyclopedia.”</w:t>
        </w:r>
      </w:ins>
      <w:ins w:id="25340" w:author="PR Preview" w:date="2026-01-01T00:00:00Z">
        <w:r>
          <w:t xml:space="preserve"> </w:t>
        </w:r>
      </w:ins>
      <w:ins w:id="25341" w:author="PR Preview" w:date="2026-01-01T00:00:00Z">
        <w:r>
          <w:t xml:space="preserve">2026. Available:</w:t>
        </w:r>
      </w:ins>
      <w:ins w:id="25342" w:author="PR Preview" w:date="2026-01-01T00:00:00Z">
        <w:r>
          <w:t xml:space="preserve"> </w:t>
        </w:r>
      </w:ins>
      <w:hyperlink r:id="rId755">
        <w:ins w:id="25343" w:author="PR Preview" w:date="2026-01-01T00:00:00Z">
          <w:r>
            <w:rPr>
              <w:rStyle w:val="Hyperlink"/>
            </w:rPr>
            <w:t xml:space="preserve">https://en.wikipedia.org/wiki/Identity_matrix</w:t>
          </w:r>
        </w:ins>
      </w:hyperlink>
    </w:p>
    <w:bookmarkEnd w:id="756"/>
    <w:bookmarkStart w:id="758" w:name="ref-wikipedia_system_of_linear_equations"/>
    <w:p>
      <w:pPr>
        <w:pStyle w:val="Bibliography"/>
      </w:pPr>
      <w:ins w:id="25344" w:author="PR Preview" w:date="2026-01-01T00:00:00Z">
        <w:r>
          <w:t xml:space="preserve">[23]</w:t>
        </w:r>
      </w:ins>
      <w:ins w:id="25345" w:author="PR Preview" w:date="2026-01-01T00:00:00Z">
        <w:r>
          <w:t xml:space="preserve"> </w:t>
        </w:r>
      </w:ins>
      <w:ins w:id="25346" w:author="PR Preview" w:date="2026-01-01T00:00:00Z">
        <w:r>
          <w:t xml:space="preserve">	</w:t>
        </w:r>
      </w:ins>
      <w:ins w:id="25347" w:author="PR Preview" w:date="2026-01-01T00:00:00Z">
        <w:r>
          <w:t xml:space="preserve">Wikipedia contributors,</w:t>
        </w:r>
      </w:ins>
      <w:ins w:id="25348" w:author="PR Preview" w:date="2026-01-01T00:00:00Z">
        <w:r>
          <w:t xml:space="preserve"> </w:t>
        </w:r>
      </w:ins>
      <w:ins w:id="25349" w:author="PR Preview" w:date="2026-01-01T00:00:00Z">
        <w:r>
          <w:t xml:space="preserve">“System of linear equations —</w:t>
        </w:r>
      </w:ins>
      <w:ins w:id="25350" w:author="PR Preview" w:date="2026-01-01T00:00:00Z">
        <w:r>
          <w:t xml:space="preserve"> </w:t>
        </w:r>
      </w:ins>
      <w:ins w:id="25351" w:author="PR Preview" w:date="2026-01-01T00:00:00Z">
        <w:r>
          <w:t xml:space="preserve">Wikipedia</w:t>
        </w:r>
      </w:ins>
      <w:ins w:id="25352" w:author="PR Preview" w:date="2026-01-01T00:00:00Z">
        <w:r>
          <w:t xml:space="preserve">,</w:t>
        </w:r>
      </w:ins>
      <w:ins w:id="25353" w:author="PR Preview" w:date="2026-01-01T00:00:00Z">
        <w:r>
          <w:t xml:space="preserve"> </w:t>
        </w:r>
      </w:ins>
      <w:ins w:id="25354" w:author="PR Preview" w:date="2026-01-01T00:00:00Z">
        <w:r>
          <w:t xml:space="preserve">the free encyclopedia.”</w:t>
        </w:r>
      </w:ins>
      <w:ins w:id="25355" w:author="PR Preview" w:date="2026-01-01T00:00:00Z">
        <w:r>
          <w:t xml:space="preserve"> </w:t>
        </w:r>
      </w:ins>
      <w:ins w:id="25356" w:author="PR Preview" w:date="2026-01-01T00:00:00Z">
        <w:r>
          <w:t xml:space="preserve">2026. Available:</w:t>
        </w:r>
      </w:ins>
      <w:ins w:id="25357" w:author="PR Preview" w:date="2026-01-01T00:00:00Z">
        <w:r>
          <w:t xml:space="preserve"> </w:t>
        </w:r>
      </w:ins>
      <w:hyperlink r:id="rId757">
        <w:ins w:id="25358" w:author="PR Preview" w:date="2026-01-01T00:00:00Z">
          <w:r>
            <w:rPr>
              <w:rStyle w:val="Hyperlink"/>
            </w:rPr>
            <w:t xml:space="preserve">https://en.wikipedia.org/wiki/System_of_linear_equations</w:t>
          </w:r>
        </w:ins>
      </w:hyperlink>
    </w:p>
    <w:bookmarkEnd w:id="758"/>
    <w:bookmarkStart w:id="760" w:name="ref-wikipedia_linear_map"/>
    <w:p>
      <w:pPr>
        <w:pStyle w:val="Bibliography"/>
      </w:pPr>
      <w:ins w:id="25359" w:author="PR Preview" w:date="2026-01-01T00:00:00Z">
        <w:r>
          <w:t xml:space="preserve">[24]</w:t>
        </w:r>
      </w:ins>
      <w:ins w:id="25360" w:author="PR Preview" w:date="2026-01-01T00:00:00Z">
        <w:r>
          <w:t xml:space="preserve"> </w:t>
        </w:r>
      </w:ins>
      <w:ins w:id="25361" w:author="PR Preview" w:date="2026-01-01T00:00:00Z">
        <w:r>
          <w:t xml:space="preserve">	</w:t>
        </w:r>
      </w:ins>
      <w:ins w:id="25362" w:author="PR Preview" w:date="2026-01-01T00:00:00Z">
        <w:r>
          <w:t xml:space="preserve">Wikipedia contributors,</w:t>
        </w:r>
      </w:ins>
      <w:ins w:id="25363" w:author="PR Preview" w:date="2026-01-01T00:00:00Z">
        <w:r>
          <w:t xml:space="preserve"> </w:t>
        </w:r>
      </w:ins>
      <w:ins w:id="25364" w:author="PR Preview" w:date="2026-01-01T00:00:00Z">
        <w:r>
          <w:t xml:space="preserve">“Linear map —</w:t>
        </w:r>
      </w:ins>
      <w:ins w:id="25365" w:author="PR Preview" w:date="2026-01-01T00:00:00Z">
        <w:r>
          <w:t xml:space="preserve"> </w:t>
        </w:r>
      </w:ins>
      <w:ins w:id="25366" w:author="PR Preview" w:date="2026-01-01T00:00:00Z">
        <w:r>
          <w:t xml:space="preserve">Wikipedia</w:t>
        </w:r>
      </w:ins>
      <w:ins w:id="25367" w:author="PR Preview" w:date="2026-01-01T00:00:00Z">
        <w:r>
          <w:t xml:space="preserve">,</w:t>
        </w:r>
      </w:ins>
      <w:ins w:id="25368" w:author="PR Preview" w:date="2026-01-01T00:00:00Z">
        <w:r>
          <w:t xml:space="preserve"> </w:t>
        </w:r>
      </w:ins>
      <w:ins w:id="25369" w:author="PR Preview" w:date="2026-01-01T00:00:00Z">
        <w:r>
          <w:t xml:space="preserve">the free encyclopedia.”</w:t>
        </w:r>
      </w:ins>
      <w:ins w:id="25370" w:author="PR Preview" w:date="2026-01-01T00:00:00Z">
        <w:r>
          <w:t xml:space="preserve"> </w:t>
        </w:r>
      </w:ins>
      <w:ins w:id="25371" w:author="PR Preview" w:date="2026-01-01T00:00:00Z">
        <w:r>
          <w:t xml:space="preserve">2026. Available:</w:t>
        </w:r>
      </w:ins>
      <w:ins w:id="25372" w:author="PR Preview" w:date="2026-01-01T00:00:00Z">
        <w:r>
          <w:t xml:space="preserve"> </w:t>
        </w:r>
      </w:ins>
      <w:hyperlink r:id="rId759">
        <w:ins w:id="25373" w:author="PR Preview" w:date="2026-01-01T00:00:00Z">
          <w:r>
            <w:rPr>
              <w:rStyle w:val="Hyperlink"/>
            </w:rPr>
            <w:t xml:space="preserve">https://en.wikipedia.org/wiki/Linear_map</w:t>
          </w:r>
        </w:ins>
      </w:hyperlink>
    </w:p>
    <w:bookmarkEnd w:id="760"/>
    <w:bookmarkStart w:id="762" w:name="ref-wikipedia_translation_geometry"/>
    <w:p>
      <w:pPr>
        <w:pStyle w:val="Bibliography"/>
      </w:pPr>
      <w:ins w:id="25374" w:author="PR Preview" w:date="2026-01-01T00:00:00Z">
        <w:r>
          <w:t xml:space="preserve">[25]</w:t>
        </w:r>
      </w:ins>
      <w:ins w:id="25375" w:author="PR Preview" w:date="2026-01-01T00:00:00Z">
        <w:r>
          <w:t xml:space="preserve"> </w:t>
        </w:r>
      </w:ins>
      <w:ins w:id="25376" w:author="PR Preview" w:date="2026-01-01T00:00:00Z">
        <w:r>
          <w:t xml:space="preserve">	</w:t>
        </w:r>
      </w:ins>
      <w:ins w:id="25377" w:author="PR Preview" w:date="2026-01-01T00:00:00Z">
        <w:r>
          <w:t xml:space="preserve">Wikipedia contributors,</w:t>
        </w:r>
      </w:ins>
      <w:ins w:id="25378" w:author="PR Preview" w:date="2026-01-01T00:00:00Z">
        <w:r>
          <w:t xml:space="preserve"> </w:t>
        </w:r>
      </w:ins>
      <w:ins w:id="25379" w:author="PR Preview" w:date="2026-01-01T00:00:00Z">
        <w:r>
          <w:t xml:space="preserve">“Translation (geometry) —</w:t>
        </w:r>
      </w:ins>
      <w:ins w:id="25380" w:author="PR Preview" w:date="2026-01-01T00:00:00Z">
        <w:r>
          <w:t xml:space="preserve"> </w:t>
        </w:r>
      </w:ins>
      <w:ins w:id="25381" w:author="PR Preview" w:date="2026-01-01T00:00:00Z">
        <w:r>
          <w:t xml:space="preserve">Wikipedia</w:t>
        </w:r>
      </w:ins>
      <w:ins w:id="25382" w:author="PR Preview" w:date="2026-01-01T00:00:00Z">
        <w:r>
          <w:t xml:space="preserve">,</w:t>
        </w:r>
      </w:ins>
      <w:ins w:id="25383" w:author="PR Preview" w:date="2026-01-01T00:00:00Z">
        <w:r>
          <w:t xml:space="preserve"> </w:t>
        </w:r>
      </w:ins>
      <w:ins w:id="25384" w:author="PR Preview" w:date="2026-01-01T00:00:00Z">
        <w:r>
          <w:t xml:space="preserve">the free encyclopedia.”</w:t>
        </w:r>
      </w:ins>
      <w:ins w:id="25385" w:author="PR Preview" w:date="2026-01-01T00:00:00Z">
        <w:r>
          <w:t xml:space="preserve"> </w:t>
        </w:r>
      </w:ins>
      <w:ins w:id="25386" w:author="PR Preview" w:date="2026-01-01T00:00:00Z">
        <w:r>
          <w:t xml:space="preserve">2026. Available:</w:t>
        </w:r>
      </w:ins>
      <w:ins w:id="25387" w:author="PR Preview" w:date="2026-01-01T00:00:00Z">
        <w:r>
          <w:t xml:space="preserve"> </w:t>
        </w:r>
      </w:ins>
      <w:hyperlink r:id="rId761">
        <w:ins w:id="25388" w:author="PR Preview" w:date="2026-01-01T00:00:00Z">
          <w:r>
            <w:rPr>
              <w:rStyle w:val="Hyperlink"/>
            </w:rPr>
            <w:t xml:space="preserve">https://en.wikipedia.org/wiki/Translation_(geometry)</w:t>
          </w:r>
        </w:ins>
      </w:hyperlink>
    </w:p>
    <w:bookmarkEnd w:id="762"/>
    <w:bookmarkStart w:id="764" w:name="ref-zhou2024matrix"/>
    <w:p>
      <w:pPr>
        <w:pStyle w:val="Bibliography"/>
      </w:pPr>
      <w:ins w:id="25389" w:author="PR Preview" w:date="2026-01-01T00:00:00Z">
        <w:r>
          <w:t xml:space="preserve">[26]</w:t>
        </w:r>
      </w:ins>
      <w:ins w:id="25390" w:author="PR Preview" w:date="2026-01-01T00:00:00Z">
        <w:r>
          <w:t xml:space="preserve"> </w:t>
        </w:r>
      </w:ins>
      <w:ins w:id="25391" w:author="PR Preview" w:date="2026-01-01T00:00:00Z">
        <w:r>
          <w:t xml:space="preserve">	</w:t>
        </w:r>
      </w:ins>
      <w:ins w:id="25392" w:author="PR Preview" w:date="2026-01-01T00:00:00Z">
        <w:r>
          <w:t xml:space="preserve">H. Zhou,</w:t>
        </w:r>
      </w:ins>
      <w:ins w:id="25393" w:author="PR Preview" w:date="2026-01-01T00:00:00Z">
        <w:r>
          <w:t xml:space="preserve"> </w:t>
        </w:r>
      </w:ins>
      <w:ins w:id="25394" w:author="PR Preview" w:date="2026-01-01T00:00:00Z">
        <w:r>
          <w:t xml:space="preserve">“Matrices.”</w:t>
        </w:r>
      </w:ins>
      <w:ins w:id="25395" w:author="PR Preview" w:date="2026-01-01T00:00:00Z">
        <w:r>
          <w:t xml:space="preserve"> </w:t>
        </w:r>
      </w:ins>
      <w:ins w:id="25396" w:author="PR Preview" w:date="2026-01-01T00:00:00Z">
        <w:r>
          <w:t xml:space="preserve">Lecture notes for Biostat 216, Mathematical Methods for Biostatistics, University of California, Los Angeles, 2024. Accessed: Oct. 05, 2026. [Online]. Available:</w:t>
        </w:r>
      </w:ins>
      <w:ins w:id="25397" w:author="PR Preview" w:date="2026-01-01T00:00:00Z">
        <w:r>
          <w:t xml:space="preserve"> </w:t>
        </w:r>
      </w:ins>
      <w:hyperlink r:id="rId763">
        <w:ins w:id="25398" w:author="PR Preview" w:date="2026-01-01T00:00:00Z">
          <w:r>
            <w:rPr>
              <w:rStyle w:val="Hyperlink"/>
            </w:rPr>
            <w:t xml:space="preserve">https://ucla-biostat-216.github.io/2024fall/slides/03-matrix/03-matrix.html</w:t>
          </w:r>
        </w:ins>
      </w:hyperlink>
    </w:p>
    <w:bookmarkEnd w:id="764"/>
    <w:bookmarkStart w:id="766" w:name="ref-boyd2018vmls"/>
    <w:p>
      <w:pPr>
        <w:pStyle w:val="Bibliography"/>
      </w:pPr>
      <w:ins w:id="25399" w:author="PR Preview" w:date="2026-01-01T00:00:00Z">
        <w:r>
          <w:t xml:space="preserve">[27]</w:t>
        </w:r>
      </w:ins>
      <w:ins w:id="25400" w:author="PR Preview" w:date="2026-01-01T00:00:00Z">
        <w:r>
          <w:t xml:space="preserve"> </w:t>
        </w:r>
      </w:ins>
      <w:ins w:id="25401" w:author="PR Preview" w:date="2026-01-01T00:00:00Z">
        <w:r>
          <w:t xml:space="preserve">	</w:t>
        </w:r>
      </w:ins>
      <w:ins w:id="25402" w:author="PR Preview" w:date="2026-01-01T00:00:00Z">
        <w:r>
          <w:t xml:space="preserve">S. Boyd and L. Vandenberghe,</w:t>
        </w:r>
      </w:ins>
      <w:ins w:id="25403" w:author="PR Preview" w:date="2026-01-01T00:00:00Z">
        <w:r>
          <w:t xml:space="preserve"> </w:t>
        </w:r>
      </w:ins>
      <w:ins w:id="25404" w:author="PR Preview" w:date="2026-01-01T00:00:00Z">
        <w:r>
          <w:rPr>
            <w:i/>
            <w:iCs/>
          </w:rPr>
          <w:t xml:space="preserve">Introduction to applied linear algebra: Vectors, matrices, and least squares</w:t>
        </w:r>
      </w:ins>
      <w:ins w:id="25405" w:author="PR Preview" w:date="2026-01-01T00:00:00Z">
        <w:r>
          <w:t xml:space="preserve">. Cambridge University Press, 2018. doi:</w:t>
        </w:r>
      </w:ins>
      <w:ins w:id="25406" w:author="PR Preview" w:date="2026-01-01T00:00:00Z">
        <w:r>
          <w:t xml:space="preserve"> </w:t>
        </w:r>
      </w:ins>
      <w:hyperlink r:id="rId765">
        <w:ins w:id="25407" w:author="PR Preview" w:date="2026-01-01T00:00:00Z">
          <w:r>
            <w:rPr>
              <w:rStyle w:val="Hyperlink"/>
            </w:rPr>
            <w:t xml:space="preserve">10.1017/9781108583664</w:t>
          </w:r>
        </w:ins>
      </w:hyperlink>
      <w:ins w:id="25408" w:author="PR Preview" w:date="2026-01-01T00:00:00Z">
        <w:r>
          <w:t xml:space="preserve">.</w:t>
        </w:r>
      </w:ins>
    </w:p>
    <w:bookmarkEnd w:id="766"/>
    <w:bookmarkStart w:id="768" w:name="ref-wikipedia_hyperplane"/>
    <w:p>
      <w:pPr>
        <w:pStyle w:val="Bibliography"/>
      </w:pPr>
      <w:ins w:id="25409" w:author="PR Preview" w:date="2026-01-01T00:00:00Z">
        <w:r>
          <w:t xml:space="preserve">[28]</w:t>
        </w:r>
      </w:ins>
      <w:ins w:id="25410" w:author="PR Preview" w:date="2026-01-01T00:00:00Z">
        <w:r>
          <w:t xml:space="preserve"> </w:t>
        </w:r>
      </w:ins>
      <w:ins w:id="25411" w:author="PR Preview" w:date="2026-01-01T00:00:00Z">
        <w:r>
          <w:t xml:space="preserve">	</w:t>
        </w:r>
      </w:ins>
      <w:ins w:id="25412" w:author="PR Preview" w:date="2026-01-01T00:00:00Z">
        <w:r>
          <w:t xml:space="preserve">Wikipedia contributors,</w:t>
        </w:r>
      </w:ins>
      <w:ins w:id="25413" w:author="PR Preview" w:date="2026-01-01T00:00:00Z">
        <w:r>
          <w:t xml:space="preserve"> </w:t>
        </w:r>
      </w:ins>
      <w:ins w:id="25414" w:author="PR Preview" w:date="2026-01-01T00:00:00Z">
        <w:r>
          <w:t xml:space="preserve">“Hyperplane —</w:t>
        </w:r>
      </w:ins>
      <w:ins w:id="25415" w:author="PR Preview" w:date="2026-01-01T00:00:00Z">
        <w:r>
          <w:t xml:space="preserve"> </w:t>
        </w:r>
      </w:ins>
      <w:ins w:id="25416" w:author="PR Preview" w:date="2026-01-01T00:00:00Z">
        <w:r>
          <w:t xml:space="preserve">Wikipedia</w:t>
        </w:r>
      </w:ins>
      <w:ins w:id="25417" w:author="PR Preview" w:date="2026-01-01T00:00:00Z">
        <w:r>
          <w:t xml:space="preserve">,</w:t>
        </w:r>
      </w:ins>
      <w:ins w:id="25418" w:author="PR Preview" w:date="2026-01-01T00:00:00Z">
        <w:r>
          <w:t xml:space="preserve"> </w:t>
        </w:r>
      </w:ins>
      <w:ins w:id="25419" w:author="PR Preview" w:date="2026-01-01T00:00:00Z">
        <w:r>
          <w:t xml:space="preserve">the free encyclopedia.”</w:t>
        </w:r>
      </w:ins>
      <w:ins w:id="25420" w:author="PR Preview" w:date="2026-01-01T00:00:00Z">
        <w:r>
          <w:t xml:space="preserve"> </w:t>
        </w:r>
      </w:ins>
      <w:ins w:id="25421" w:author="PR Preview" w:date="2026-01-01T00:00:00Z">
        <w:r>
          <w:t xml:space="preserve">2026. Available:</w:t>
        </w:r>
      </w:ins>
      <w:ins w:id="25422" w:author="PR Preview" w:date="2026-01-01T00:00:00Z">
        <w:r>
          <w:t xml:space="preserve"> </w:t>
        </w:r>
      </w:ins>
      <w:hyperlink r:id="rId767">
        <w:ins w:id="25423" w:author="PR Preview" w:date="2026-01-01T00:00:00Z">
          <w:r>
            <w:rPr>
              <w:rStyle w:val="Hyperlink"/>
            </w:rPr>
            <w:t xml:space="preserve">https://en.wikipedia.org/wiki/Hyperplane</w:t>
          </w:r>
        </w:ins>
      </w:hyperlink>
    </w:p>
    <w:bookmarkEnd w:id="768"/>
    <w:bookmarkStart w:id="770" w:name="ref-wikipedia_normal_geometry"/>
    <w:p>
      <w:pPr>
        <w:pStyle w:val="Bibliography"/>
      </w:pPr>
      <w:ins w:id="25424" w:author="PR Preview" w:date="2026-01-01T00:00:00Z">
        <w:r>
          <w:t xml:space="preserve">[29]</w:t>
        </w:r>
      </w:ins>
      <w:ins w:id="25425" w:author="PR Preview" w:date="2026-01-01T00:00:00Z">
        <w:r>
          <w:t xml:space="preserve"> </w:t>
        </w:r>
      </w:ins>
      <w:ins w:id="25426" w:author="PR Preview" w:date="2026-01-01T00:00:00Z">
        <w:r>
          <w:t xml:space="preserve">	</w:t>
        </w:r>
      </w:ins>
      <w:ins w:id="25427" w:author="PR Preview" w:date="2026-01-01T00:00:00Z">
        <w:r>
          <w:t xml:space="preserve">Wikipedia contributors,</w:t>
        </w:r>
      </w:ins>
      <w:ins w:id="25428" w:author="PR Preview" w:date="2026-01-01T00:00:00Z">
        <w:r>
          <w:t xml:space="preserve"> </w:t>
        </w:r>
      </w:ins>
      <w:ins w:id="25429" w:author="PR Preview" w:date="2026-01-01T00:00:00Z">
        <w:r>
          <w:t xml:space="preserve">“Normal (geometry) —</w:t>
        </w:r>
      </w:ins>
      <w:ins w:id="25430" w:author="PR Preview" w:date="2026-01-01T00:00:00Z">
        <w:r>
          <w:t xml:space="preserve"> </w:t>
        </w:r>
      </w:ins>
      <w:ins w:id="25431" w:author="PR Preview" w:date="2026-01-01T00:00:00Z">
        <w:r>
          <w:t xml:space="preserve">Wikipedia</w:t>
        </w:r>
      </w:ins>
      <w:ins w:id="25432" w:author="PR Preview" w:date="2026-01-01T00:00:00Z">
        <w:r>
          <w:t xml:space="preserve">,</w:t>
        </w:r>
      </w:ins>
      <w:ins w:id="25433" w:author="PR Preview" w:date="2026-01-01T00:00:00Z">
        <w:r>
          <w:t xml:space="preserve"> </w:t>
        </w:r>
      </w:ins>
      <w:ins w:id="25434" w:author="PR Preview" w:date="2026-01-01T00:00:00Z">
        <w:r>
          <w:t xml:space="preserve">the free encyclopedia.”</w:t>
        </w:r>
      </w:ins>
      <w:ins w:id="25435" w:author="PR Preview" w:date="2026-01-01T00:00:00Z">
        <w:r>
          <w:t xml:space="preserve"> </w:t>
        </w:r>
      </w:ins>
      <w:ins w:id="25436" w:author="PR Preview" w:date="2026-01-01T00:00:00Z">
        <w:r>
          <w:t xml:space="preserve">2026. Available:</w:t>
        </w:r>
      </w:ins>
      <w:ins w:id="25437" w:author="PR Preview" w:date="2026-01-01T00:00:00Z">
        <w:r>
          <w:t xml:space="preserve"> </w:t>
        </w:r>
      </w:ins>
      <w:hyperlink r:id="rId769">
        <w:ins w:id="25438" w:author="PR Preview" w:date="2026-01-01T00:00:00Z">
          <w:r>
            <w:rPr>
              <w:rStyle w:val="Hyperlink"/>
            </w:rPr>
            <w:t xml:space="preserve">https://en.wikipedia.org/wiki/Normal_(geometry)</w:t>
          </w:r>
        </w:ins>
      </w:hyperlink>
    </w:p>
    <w:bookmarkEnd w:id="770"/>
    <w:bookmarkStart w:id="772" w:name="ref-wikipedia_linear_independence"/>
    <w:p>
      <w:pPr>
        <w:pStyle w:val="Bibliography"/>
      </w:pPr>
      <w:ins w:id="25439" w:author="PR Preview" w:date="2026-01-01T00:00:00Z">
        <w:r>
          <w:t xml:space="preserve">[30]</w:t>
        </w:r>
      </w:ins>
      <w:ins w:id="25440" w:author="PR Preview" w:date="2026-01-01T00:00:00Z">
        <w:r>
          <w:t xml:space="preserve"> </w:t>
        </w:r>
      </w:ins>
      <w:ins w:id="25441" w:author="PR Preview" w:date="2026-01-01T00:00:00Z">
        <w:r>
          <w:t xml:space="preserve">	</w:t>
        </w:r>
      </w:ins>
      <w:ins w:id="25442" w:author="PR Preview" w:date="2026-01-01T00:00:00Z">
        <w:r>
          <w:t xml:space="preserve">Wikipedia contributors,</w:t>
        </w:r>
      </w:ins>
      <w:ins w:id="25443" w:author="PR Preview" w:date="2026-01-01T00:00:00Z">
        <w:r>
          <w:t xml:space="preserve"> </w:t>
        </w:r>
      </w:ins>
      <w:ins w:id="25444" w:author="PR Preview" w:date="2026-01-01T00:00:00Z">
        <w:r>
          <w:t xml:space="preserve">“Linear independence —</w:t>
        </w:r>
      </w:ins>
      <w:ins w:id="25445" w:author="PR Preview" w:date="2026-01-01T00:00:00Z">
        <w:r>
          <w:t xml:space="preserve"> </w:t>
        </w:r>
      </w:ins>
      <w:ins w:id="25446" w:author="PR Preview" w:date="2026-01-01T00:00:00Z">
        <w:r>
          <w:t xml:space="preserve">Wikipedia</w:t>
        </w:r>
      </w:ins>
      <w:ins w:id="25447" w:author="PR Preview" w:date="2026-01-01T00:00:00Z">
        <w:r>
          <w:t xml:space="preserve">,</w:t>
        </w:r>
      </w:ins>
      <w:ins w:id="25448" w:author="PR Preview" w:date="2026-01-01T00:00:00Z">
        <w:r>
          <w:t xml:space="preserve"> </w:t>
        </w:r>
      </w:ins>
      <w:ins w:id="25449" w:author="PR Preview" w:date="2026-01-01T00:00:00Z">
        <w:r>
          <w:t xml:space="preserve">the free encyclopedia.”</w:t>
        </w:r>
      </w:ins>
      <w:ins w:id="25450" w:author="PR Preview" w:date="2026-01-01T00:00:00Z">
        <w:r>
          <w:t xml:space="preserve"> </w:t>
        </w:r>
      </w:ins>
      <w:ins w:id="25451" w:author="PR Preview" w:date="2026-01-01T00:00:00Z">
        <w:r>
          <w:t xml:space="preserve">2026. Available:</w:t>
        </w:r>
      </w:ins>
      <w:ins w:id="25452" w:author="PR Preview" w:date="2026-01-01T00:00:00Z">
        <w:r>
          <w:t xml:space="preserve"> </w:t>
        </w:r>
      </w:ins>
      <w:hyperlink r:id="rId771">
        <w:ins w:id="25453" w:author="PR Preview" w:date="2026-01-01T00:00:00Z">
          <w:r>
            <w:rPr>
              <w:rStyle w:val="Hyperlink"/>
            </w:rPr>
            <w:t xml:space="preserve">https://en.wikipedia.org/wiki/Linear_independence</w:t>
          </w:r>
        </w:ins>
      </w:hyperlink>
    </w:p>
    <w:bookmarkEnd w:id="772"/>
    <w:bookmarkStart w:id="774" w:name="ref-wikipedia_rank_linear_algebra"/>
    <w:p>
      <w:pPr>
        <w:pStyle w:val="Bibliography"/>
      </w:pPr>
      <w:ins w:id="25454" w:author="PR Preview" w:date="2026-01-01T00:00:00Z">
        <w:r>
          <w:t xml:space="preserve">[31]</w:t>
        </w:r>
      </w:ins>
      <w:ins w:id="25455" w:author="PR Preview" w:date="2026-01-01T00:00:00Z">
        <w:r>
          <w:t xml:space="preserve"> </w:t>
        </w:r>
      </w:ins>
      <w:ins w:id="25456" w:author="PR Preview" w:date="2026-01-01T00:00:00Z">
        <w:r>
          <w:t xml:space="preserve">	</w:t>
        </w:r>
      </w:ins>
      <w:ins w:id="25457" w:author="PR Preview" w:date="2026-01-01T00:00:00Z">
        <w:r>
          <w:t xml:space="preserve">Wikipedia contributors,</w:t>
        </w:r>
      </w:ins>
      <w:ins w:id="25458" w:author="PR Preview" w:date="2026-01-01T00:00:00Z">
        <w:r>
          <w:t xml:space="preserve"> </w:t>
        </w:r>
      </w:ins>
      <w:ins w:id="25459" w:author="PR Preview" w:date="2026-01-01T00:00:00Z">
        <w:r>
          <w:t xml:space="preserve">“Rank (linear algebra) —</w:t>
        </w:r>
      </w:ins>
      <w:ins w:id="25460" w:author="PR Preview" w:date="2026-01-01T00:00:00Z">
        <w:r>
          <w:t xml:space="preserve"> </w:t>
        </w:r>
      </w:ins>
      <w:ins w:id="25461" w:author="PR Preview" w:date="2026-01-01T00:00:00Z">
        <w:r>
          <w:t xml:space="preserve">Wikipedia</w:t>
        </w:r>
      </w:ins>
      <w:ins w:id="25462" w:author="PR Preview" w:date="2026-01-01T00:00:00Z">
        <w:r>
          <w:t xml:space="preserve">,</w:t>
        </w:r>
      </w:ins>
      <w:ins w:id="25463" w:author="PR Preview" w:date="2026-01-01T00:00:00Z">
        <w:r>
          <w:t xml:space="preserve"> </w:t>
        </w:r>
      </w:ins>
      <w:ins w:id="25464" w:author="PR Preview" w:date="2026-01-01T00:00:00Z">
        <w:r>
          <w:t xml:space="preserve">the free encyclopedia.”</w:t>
        </w:r>
      </w:ins>
      <w:ins w:id="25465" w:author="PR Preview" w:date="2026-01-01T00:00:00Z">
        <w:r>
          <w:t xml:space="preserve"> </w:t>
        </w:r>
      </w:ins>
      <w:ins w:id="25466" w:author="PR Preview" w:date="2026-01-01T00:00:00Z">
        <w:r>
          <w:t xml:space="preserve">2026. Available:</w:t>
        </w:r>
      </w:ins>
      <w:ins w:id="25467" w:author="PR Preview" w:date="2026-01-01T00:00:00Z">
        <w:r>
          <w:t xml:space="preserve"> </w:t>
        </w:r>
      </w:ins>
      <w:hyperlink r:id="rId773">
        <w:ins w:id="25468" w:author="PR Preview" w:date="2026-01-01T00:00:00Z">
          <w:r>
            <w:rPr>
              <w:rStyle w:val="Hyperlink"/>
            </w:rPr>
            <w:t xml:space="preserve">https://en.wikipedia.org/wiki/Rank_(linear_algebra)</w:t>
          </w:r>
        </w:ins>
      </w:hyperlink>
    </w:p>
    <w:bookmarkEnd w:id="774"/>
    <w:bookmarkStart w:id="776" w:name="ref-zhou2024vecsp"/>
    <w:p>
      <w:pPr>
        <w:pStyle w:val="Bibliography"/>
      </w:pPr>
      <w:ins w:id="25469" w:author="PR Preview" w:date="2026-01-01T00:00:00Z">
        <w:r>
          <w:t xml:space="preserve">[32]</w:t>
        </w:r>
      </w:ins>
      <w:ins w:id="25470" w:author="PR Preview" w:date="2026-01-01T00:00:00Z">
        <w:r>
          <w:t xml:space="preserve"> </w:t>
        </w:r>
      </w:ins>
      <w:ins w:id="25471" w:author="PR Preview" w:date="2026-01-01T00:00:00Z">
        <w:r>
          <w:t xml:space="preserve">	</w:t>
        </w:r>
      </w:ins>
      <w:ins w:id="25472" w:author="PR Preview" w:date="2026-01-01T00:00:00Z">
        <w:r>
          <w:t xml:space="preserve">H. Zhou,</w:t>
        </w:r>
      </w:ins>
      <w:ins w:id="25473" w:author="PR Preview" w:date="2026-01-01T00:00:00Z">
        <w:r>
          <w:t xml:space="preserve"> </w:t>
        </w:r>
      </w:ins>
      <w:ins w:id="25474" w:author="PR Preview" w:date="2026-01-01T00:00:00Z">
        <w:r>
          <w:t xml:space="preserve">“Vector space.”</w:t>
        </w:r>
      </w:ins>
      <w:ins w:id="25475" w:author="PR Preview" w:date="2026-01-01T00:00:00Z">
        <w:r>
          <w:t xml:space="preserve"> </w:t>
        </w:r>
      </w:ins>
      <w:ins w:id="25476" w:author="PR Preview" w:date="2026-01-01T00:00:00Z">
        <w:r>
          <w:t xml:space="preserve">Lecture notes for Biostat 216, Mathematical Methods for Biostatistics, University of California, Los Angeles, 2024. Accessed: Oct. 05, 2026. [Online]. Available:</w:t>
        </w:r>
      </w:ins>
      <w:ins w:id="25477" w:author="PR Preview" w:date="2026-01-01T00:00:00Z">
        <w:r>
          <w:t xml:space="preserve"> </w:t>
        </w:r>
      </w:ins>
      <w:hyperlink r:id="rId775">
        <w:ins w:id="25478" w:author="PR Preview" w:date="2026-01-01T00:00:00Z">
          <w:r>
            <w:rPr>
              <w:rStyle w:val="Hyperlink"/>
            </w:rPr>
            <w:t xml:space="preserve">https://ucla-biostat-216.github.io/2024fall/slides/04-vecsp/04-vecsp.html</w:t>
          </w:r>
        </w:ins>
      </w:hyperlink>
    </w:p>
    <w:bookmarkEnd w:id="776"/>
    <w:bookmarkStart w:id="778" w:name="ref-wikipedia_linear_subspace"/>
    <w:p>
      <w:pPr>
        <w:pStyle w:val="Bibliography"/>
      </w:pPr>
      <w:ins w:id="25479" w:author="PR Preview" w:date="2026-01-01T00:00:00Z">
        <w:r>
          <w:t xml:space="preserve">[33]</w:t>
        </w:r>
      </w:ins>
      <w:ins w:id="25480" w:author="PR Preview" w:date="2026-01-01T00:00:00Z">
        <w:r>
          <w:t xml:space="preserve"> </w:t>
        </w:r>
      </w:ins>
      <w:ins w:id="25481" w:author="PR Preview" w:date="2026-01-01T00:00:00Z">
        <w:r>
          <w:t xml:space="preserve">	</w:t>
        </w:r>
      </w:ins>
      <w:ins w:id="25482" w:author="PR Preview" w:date="2026-01-01T00:00:00Z">
        <w:r>
          <w:t xml:space="preserve">Wikipedia contributors,</w:t>
        </w:r>
      </w:ins>
      <w:ins w:id="25483" w:author="PR Preview" w:date="2026-01-01T00:00:00Z">
        <w:r>
          <w:t xml:space="preserve"> </w:t>
        </w:r>
      </w:ins>
      <w:ins w:id="25484" w:author="PR Preview" w:date="2026-01-01T00:00:00Z">
        <w:r>
          <w:t xml:space="preserve">“Linear subspace —</w:t>
        </w:r>
      </w:ins>
      <w:ins w:id="25485" w:author="PR Preview" w:date="2026-01-01T00:00:00Z">
        <w:r>
          <w:t xml:space="preserve"> </w:t>
        </w:r>
      </w:ins>
      <w:ins w:id="25486" w:author="PR Preview" w:date="2026-01-01T00:00:00Z">
        <w:r>
          <w:t xml:space="preserve">Wikipedia</w:t>
        </w:r>
      </w:ins>
      <w:ins w:id="25487" w:author="PR Preview" w:date="2026-01-01T00:00:00Z">
        <w:r>
          <w:t xml:space="preserve">,</w:t>
        </w:r>
      </w:ins>
      <w:ins w:id="25488" w:author="PR Preview" w:date="2026-01-01T00:00:00Z">
        <w:r>
          <w:t xml:space="preserve"> </w:t>
        </w:r>
      </w:ins>
      <w:ins w:id="25489" w:author="PR Preview" w:date="2026-01-01T00:00:00Z">
        <w:r>
          <w:t xml:space="preserve">the free encyclopedia.”</w:t>
        </w:r>
      </w:ins>
      <w:ins w:id="25490" w:author="PR Preview" w:date="2026-01-01T00:00:00Z">
        <w:r>
          <w:t xml:space="preserve"> </w:t>
        </w:r>
      </w:ins>
      <w:ins w:id="25491" w:author="PR Preview" w:date="2026-01-01T00:00:00Z">
        <w:r>
          <w:t xml:space="preserve">2026. Available:</w:t>
        </w:r>
      </w:ins>
      <w:ins w:id="25492" w:author="PR Preview" w:date="2026-01-01T00:00:00Z">
        <w:r>
          <w:t xml:space="preserve"> </w:t>
        </w:r>
      </w:ins>
      <w:hyperlink r:id="rId777">
        <w:ins w:id="25493" w:author="PR Preview" w:date="2026-01-01T00:00:00Z">
          <w:r>
            <w:rPr>
              <w:rStyle w:val="Hyperlink"/>
            </w:rPr>
            <w:t xml:space="preserve">https://en.wikipedia.org/wiki/Linear_subspace</w:t>
          </w:r>
        </w:ins>
      </w:hyperlink>
    </w:p>
    <w:bookmarkEnd w:id="778"/>
    <w:bookmarkStart w:id="780" w:name="ref-wikipedia_linear_span"/>
    <w:p>
      <w:pPr>
        <w:pStyle w:val="Bibliography"/>
      </w:pPr>
      <w:ins w:id="25494" w:author="PR Preview" w:date="2026-01-01T00:00:00Z">
        <w:r>
          <w:t xml:space="preserve">[34]</w:t>
        </w:r>
      </w:ins>
      <w:ins w:id="25495" w:author="PR Preview" w:date="2026-01-01T00:00:00Z">
        <w:r>
          <w:t xml:space="preserve"> </w:t>
        </w:r>
      </w:ins>
      <w:ins w:id="25496" w:author="PR Preview" w:date="2026-01-01T00:00:00Z">
        <w:r>
          <w:t xml:space="preserve">	</w:t>
        </w:r>
      </w:ins>
      <w:ins w:id="25497" w:author="PR Preview" w:date="2026-01-01T00:00:00Z">
        <w:r>
          <w:t xml:space="preserve">Wikipedia contributors,</w:t>
        </w:r>
      </w:ins>
      <w:ins w:id="25498" w:author="PR Preview" w:date="2026-01-01T00:00:00Z">
        <w:r>
          <w:t xml:space="preserve"> </w:t>
        </w:r>
      </w:ins>
      <w:ins w:id="25499" w:author="PR Preview" w:date="2026-01-01T00:00:00Z">
        <w:r>
          <w:t xml:space="preserve">“Linear span —</w:t>
        </w:r>
      </w:ins>
      <w:ins w:id="25500" w:author="PR Preview" w:date="2026-01-01T00:00:00Z">
        <w:r>
          <w:t xml:space="preserve"> </w:t>
        </w:r>
      </w:ins>
      <w:ins w:id="25501" w:author="PR Preview" w:date="2026-01-01T00:00:00Z">
        <w:r>
          <w:t xml:space="preserve">Wikipedia</w:t>
        </w:r>
      </w:ins>
      <w:ins w:id="25502" w:author="PR Preview" w:date="2026-01-01T00:00:00Z">
        <w:r>
          <w:t xml:space="preserve">,</w:t>
        </w:r>
      </w:ins>
      <w:ins w:id="25503" w:author="PR Preview" w:date="2026-01-01T00:00:00Z">
        <w:r>
          <w:t xml:space="preserve"> </w:t>
        </w:r>
      </w:ins>
      <w:ins w:id="25504" w:author="PR Preview" w:date="2026-01-01T00:00:00Z">
        <w:r>
          <w:t xml:space="preserve">the free encyclopedia.”</w:t>
        </w:r>
      </w:ins>
      <w:ins w:id="25505" w:author="PR Preview" w:date="2026-01-01T00:00:00Z">
        <w:r>
          <w:t xml:space="preserve"> </w:t>
        </w:r>
      </w:ins>
      <w:ins w:id="25506" w:author="PR Preview" w:date="2026-01-01T00:00:00Z">
        <w:r>
          <w:t xml:space="preserve">2026. Available:</w:t>
        </w:r>
      </w:ins>
      <w:ins w:id="25507" w:author="PR Preview" w:date="2026-01-01T00:00:00Z">
        <w:r>
          <w:t xml:space="preserve"> </w:t>
        </w:r>
      </w:ins>
      <w:hyperlink r:id="rId779">
        <w:ins w:id="25508" w:author="PR Preview" w:date="2026-01-01T00:00:00Z">
          <w:r>
            <w:rPr>
              <w:rStyle w:val="Hyperlink"/>
            </w:rPr>
            <w:t xml:space="preserve">https://en.wikipedia.org/wiki/Linear_span</w:t>
          </w:r>
        </w:ins>
      </w:hyperlink>
    </w:p>
    <w:bookmarkEnd w:id="780"/>
    <w:bookmarkStart w:id="782" w:name="ref-wikipedia_basis_linear_algebra"/>
    <w:p>
      <w:pPr>
        <w:pStyle w:val="Bibliography"/>
      </w:pPr>
      <w:ins w:id="25509" w:author="PR Preview" w:date="2026-01-01T00:00:00Z">
        <w:r>
          <w:t xml:space="preserve">[35]</w:t>
        </w:r>
      </w:ins>
      <w:ins w:id="25510" w:author="PR Preview" w:date="2026-01-01T00:00:00Z">
        <w:r>
          <w:t xml:space="preserve"> </w:t>
        </w:r>
      </w:ins>
      <w:ins w:id="25511" w:author="PR Preview" w:date="2026-01-01T00:00:00Z">
        <w:r>
          <w:t xml:space="preserve">	</w:t>
        </w:r>
      </w:ins>
      <w:ins w:id="25512" w:author="PR Preview" w:date="2026-01-01T00:00:00Z">
        <w:r>
          <w:t xml:space="preserve">Wikipedia contributors,</w:t>
        </w:r>
      </w:ins>
      <w:ins w:id="25513" w:author="PR Preview" w:date="2026-01-01T00:00:00Z">
        <w:r>
          <w:t xml:space="preserve"> </w:t>
        </w:r>
      </w:ins>
      <w:ins w:id="25514" w:author="PR Preview" w:date="2026-01-01T00:00:00Z">
        <w:r>
          <w:t xml:space="preserve">“Basis (linear algebra) —</w:t>
        </w:r>
      </w:ins>
      <w:ins w:id="25515" w:author="PR Preview" w:date="2026-01-01T00:00:00Z">
        <w:r>
          <w:t xml:space="preserve"> </w:t>
        </w:r>
      </w:ins>
      <w:ins w:id="25516" w:author="PR Preview" w:date="2026-01-01T00:00:00Z">
        <w:r>
          <w:t xml:space="preserve">Wikipedia</w:t>
        </w:r>
      </w:ins>
      <w:ins w:id="25517" w:author="PR Preview" w:date="2026-01-01T00:00:00Z">
        <w:r>
          <w:t xml:space="preserve">,</w:t>
        </w:r>
      </w:ins>
      <w:ins w:id="25518" w:author="PR Preview" w:date="2026-01-01T00:00:00Z">
        <w:r>
          <w:t xml:space="preserve"> </w:t>
        </w:r>
      </w:ins>
      <w:ins w:id="25519" w:author="PR Preview" w:date="2026-01-01T00:00:00Z">
        <w:r>
          <w:t xml:space="preserve">the free encyclopedia.”</w:t>
        </w:r>
      </w:ins>
      <w:ins w:id="25520" w:author="PR Preview" w:date="2026-01-01T00:00:00Z">
        <w:r>
          <w:t xml:space="preserve"> </w:t>
        </w:r>
      </w:ins>
      <w:ins w:id="25521" w:author="PR Preview" w:date="2026-01-01T00:00:00Z">
        <w:r>
          <w:t xml:space="preserve">2026. Available:</w:t>
        </w:r>
      </w:ins>
      <w:ins w:id="25522" w:author="PR Preview" w:date="2026-01-01T00:00:00Z">
        <w:r>
          <w:t xml:space="preserve"> </w:t>
        </w:r>
      </w:ins>
      <w:hyperlink r:id="rId781">
        <w:ins w:id="25523" w:author="PR Preview" w:date="2026-01-01T00:00:00Z">
          <w:r>
            <w:rPr>
              <w:rStyle w:val="Hyperlink"/>
            </w:rPr>
            <w:t xml:space="preserve">https://en.wikipedia.org/wiki/Basis_(linear_algebra)</w:t>
          </w:r>
        </w:ins>
      </w:hyperlink>
    </w:p>
    <w:bookmarkEnd w:id="782"/>
    <w:bookmarkStart w:id="784" w:name="ref-wikipedia_coordinate_vector"/>
    <w:p>
      <w:pPr>
        <w:pStyle w:val="Bibliography"/>
      </w:pPr>
      <w:ins w:id="25524" w:author="PR Preview" w:date="2026-01-01T00:00:00Z">
        <w:r>
          <w:t xml:space="preserve">[36]</w:t>
        </w:r>
      </w:ins>
      <w:ins w:id="25525" w:author="PR Preview" w:date="2026-01-01T00:00:00Z">
        <w:r>
          <w:t xml:space="preserve"> </w:t>
        </w:r>
      </w:ins>
      <w:ins w:id="25526" w:author="PR Preview" w:date="2026-01-01T00:00:00Z">
        <w:r>
          <w:t xml:space="preserve">	</w:t>
        </w:r>
      </w:ins>
      <w:ins w:id="25527" w:author="PR Preview" w:date="2026-01-01T00:00:00Z">
        <w:r>
          <w:t xml:space="preserve">Wikipedia contributors,</w:t>
        </w:r>
      </w:ins>
      <w:ins w:id="25528" w:author="PR Preview" w:date="2026-01-01T00:00:00Z">
        <w:r>
          <w:t xml:space="preserve"> </w:t>
        </w:r>
      </w:ins>
      <w:ins w:id="25529" w:author="PR Preview" w:date="2026-01-01T00:00:00Z">
        <w:r>
          <w:t xml:space="preserve">“Coordinate vector —</w:t>
        </w:r>
      </w:ins>
      <w:ins w:id="25530" w:author="PR Preview" w:date="2026-01-01T00:00:00Z">
        <w:r>
          <w:t xml:space="preserve"> </w:t>
        </w:r>
      </w:ins>
      <w:ins w:id="25531" w:author="PR Preview" w:date="2026-01-01T00:00:00Z">
        <w:r>
          <w:t xml:space="preserve">Wikipedia</w:t>
        </w:r>
      </w:ins>
      <w:ins w:id="25532" w:author="PR Preview" w:date="2026-01-01T00:00:00Z">
        <w:r>
          <w:t xml:space="preserve">,</w:t>
        </w:r>
      </w:ins>
      <w:ins w:id="25533" w:author="PR Preview" w:date="2026-01-01T00:00:00Z">
        <w:r>
          <w:t xml:space="preserve"> </w:t>
        </w:r>
      </w:ins>
      <w:ins w:id="25534" w:author="PR Preview" w:date="2026-01-01T00:00:00Z">
        <w:r>
          <w:t xml:space="preserve">the free encyclopedia.”</w:t>
        </w:r>
      </w:ins>
      <w:ins w:id="25535" w:author="PR Preview" w:date="2026-01-01T00:00:00Z">
        <w:r>
          <w:t xml:space="preserve"> </w:t>
        </w:r>
      </w:ins>
      <w:ins w:id="25536" w:author="PR Preview" w:date="2026-01-01T00:00:00Z">
        <w:r>
          <w:t xml:space="preserve">2026. Available:</w:t>
        </w:r>
      </w:ins>
      <w:ins w:id="25537" w:author="PR Preview" w:date="2026-01-01T00:00:00Z">
        <w:r>
          <w:t xml:space="preserve"> </w:t>
        </w:r>
      </w:ins>
      <w:hyperlink r:id="rId783">
        <w:ins w:id="25538" w:author="PR Preview" w:date="2026-01-01T00:00:00Z">
          <w:r>
            <w:rPr>
              <w:rStyle w:val="Hyperlink"/>
            </w:rPr>
            <w:t xml:space="preserve">https://en.wikipedia.org/wiki/Coordinate_vector</w:t>
          </w:r>
        </w:ins>
      </w:hyperlink>
    </w:p>
    <w:bookmarkEnd w:id="784"/>
    <w:bookmarkStart w:id="786" w:name="ref-wikipedia_row_and_column_spaces"/>
    <w:p>
      <w:pPr>
        <w:pStyle w:val="Bibliography"/>
      </w:pPr>
      <w:ins w:id="25539" w:author="PR Preview" w:date="2026-01-01T00:00:00Z">
        <w:r>
          <w:t xml:space="preserve">[37]</w:t>
        </w:r>
      </w:ins>
      <w:ins w:id="25540" w:author="PR Preview" w:date="2026-01-01T00:00:00Z">
        <w:r>
          <w:t xml:space="preserve"> </w:t>
        </w:r>
      </w:ins>
      <w:ins w:id="25541" w:author="PR Preview" w:date="2026-01-01T00:00:00Z">
        <w:r>
          <w:t xml:space="preserve">	</w:t>
        </w:r>
      </w:ins>
      <w:ins w:id="25542" w:author="PR Preview" w:date="2026-01-01T00:00:00Z">
        <w:r>
          <w:t xml:space="preserve">Wikipedia contributors,</w:t>
        </w:r>
      </w:ins>
      <w:ins w:id="25543" w:author="PR Preview" w:date="2026-01-01T00:00:00Z">
        <w:r>
          <w:t xml:space="preserve"> </w:t>
        </w:r>
      </w:ins>
      <w:ins w:id="25544" w:author="PR Preview" w:date="2026-01-01T00:00:00Z">
        <w:r>
          <w:t xml:space="preserve">“Row and column spaces —</w:t>
        </w:r>
      </w:ins>
      <w:ins w:id="25545" w:author="PR Preview" w:date="2026-01-01T00:00:00Z">
        <w:r>
          <w:t xml:space="preserve"> </w:t>
        </w:r>
      </w:ins>
      <w:ins w:id="25546" w:author="PR Preview" w:date="2026-01-01T00:00:00Z">
        <w:r>
          <w:t xml:space="preserve">Wikipedia</w:t>
        </w:r>
      </w:ins>
      <w:ins w:id="25547" w:author="PR Preview" w:date="2026-01-01T00:00:00Z">
        <w:r>
          <w:t xml:space="preserve">,</w:t>
        </w:r>
      </w:ins>
      <w:ins w:id="25548" w:author="PR Preview" w:date="2026-01-01T00:00:00Z">
        <w:r>
          <w:t xml:space="preserve"> </w:t>
        </w:r>
      </w:ins>
      <w:ins w:id="25549" w:author="PR Preview" w:date="2026-01-01T00:00:00Z">
        <w:r>
          <w:t xml:space="preserve">the free encyclopedia.”</w:t>
        </w:r>
      </w:ins>
      <w:ins w:id="25550" w:author="PR Preview" w:date="2026-01-01T00:00:00Z">
        <w:r>
          <w:t xml:space="preserve"> </w:t>
        </w:r>
      </w:ins>
      <w:ins w:id="25551" w:author="PR Preview" w:date="2026-01-01T00:00:00Z">
        <w:r>
          <w:t xml:space="preserve">2026. Available:</w:t>
        </w:r>
      </w:ins>
      <w:ins w:id="25552" w:author="PR Preview" w:date="2026-01-01T00:00:00Z">
        <w:r>
          <w:t xml:space="preserve"> </w:t>
        </w:r>
      </w:ins>
      <w:hyperlink r:id="rId785">
        <w:ins w:id="25553" w:author="PR Preview" w:date="2026-01-01T00:00:00Z">
          <w:r>
            <w:rPr>
              <w:rStyle w:val="Hyperlink"/>
            </w:rPr>
            <w:t xml:space="preserve">https://en.wikipedia.org/wiki/Row_and_column_spaces</w:t>
          </w:r>
        </w:ins>
      </w:hyperlink>
    </w:p>
    <w:bookmarkEnd w:id="786"/>
    <w:bookmarkStart w:id="788" w:name="ref-wikipedia_gram_matrix"/>
    <w:p>
      <w:pPr>
        <w:pStyle w:val="Bibliography"/>
      </w:pPr>
      <w:ins w:id="25554" w:author="PR Preview" w:date="2026-01-01T00:00:00Z">
        <w:r>
          <w:t xml:space="preserve">[38]</w:t>
        </w:r>
      </w:ins>
      <w:ins w:id="25555" w:author="PR Preview" w:date="2026-01-01T00:00:00Z">
        <w:r>
          <w:t xml:space="preserve"> </w:t>
        </w:r>
      </w:ins>
      <w:ins w:id="25556" w:author="PR Preview" w:date="2026-01-01T00:00:00Z">
        <w:r>
          <w:t xml:space="preserve">	</w:t>
        </w:r>
      </w:ins>
      <w:ins w:id="25557" w:author="PR Preview" w:date="2026-01-01T00:00:00Z">
        <w:r>
          <w:t xml:space="preserve">Wikipedia contributors,</w:t>
        </w:r>
      </w:ins>
      <w:ins w:id="25558" w:author="PR Preview" w:date="2026-01-01T00:00:00Z">
        <w:r>
          <w:t xml:space="preserve"> </w:t>
        </w:r>
      </w:ins>
      <w:ins w:id="25559" w:author="PR Preview" w:date="2026-01-01T00:00:00Z">
        <w:r>
          <w:t xml:space="preserve">“Gram matrix —</w:t>
        </w:r>
      </w:ins>
      <w:ins w:id="25560" w:author="PR Preview" w:date="2026-01-01T00:00:00Z">
        <w:r>
          <w:t xml:space="preserve"> </w:t>
        </w:r>
      </w:ins>
      <w:ins w:id="25561" w:author="PR Preview" w:date="2026-01-01T00:00:00Z">
        <w:r>
          <w:t xml:space="preserve">Wikipedia</w:t>
        </w:r>
      </w:ins>
      <w:ins w:id="25562" w:author="PR Preview" w:date="2026-01-01T00:00:00Z">
        <w:r>
          <w:t xml:space="preserve">,</w:t>
        </w:r>
      </w:ins>
      <w:ins w:id="25563" w:author="PR Preview" w:date="2026-01-01T00:00:00Z">
        <w:r>
          <w:t xml:space="preserve"> </w:t>
        </w:r>
      </w:ins>
      <w:ins w:id="25564" w:author="PR Preview" w:date="2026-01-01T00:00:00Z">
        <w:r>
          <w:t xml:space="preserve">the free encyclopedia.”</w:t>
        </w:r>
      </w:ins>
      <w:ins w:id="25565" w:author="PR Preview" w:date="2026-01-01T00:00:00Z">
        <w:r>
          <w:t xml:space="preserve"> </w:t>
        </w:r>
      </w:ins>
      <w:ins w:id="25566" w:author="PR Preview" w:date="2026-01-01T00:00:00Z">
        <w:r>
          <w:t xml:space="preserve">2026. Available:</w:t>
        </w:r>
      </w:ins>
      <w:ins w:id="25567" w:author="PR Preview" w:date="2026-01-01T00:00:00Z">
        <w:r>
          <w:t xml:space="preserve"> </w:t>
        </w:r>
      </w:ins>
      <w:hyperlink r:id="rId787">
        <w:ins w:id="25568" w:author="PR Preview" w:date="2026-01-01T00:00:00Z">
          <w:r>
            <w:rPr>
              <w:rStyle w:val="Hyperlink"/>
            </w:rPr>
            <w:t xml:space="preserve">https://en.wikipedia.org/wiki/Gram_matrix</w:t>
          </w:r>
        </w:ins>
      </w:hyperlink>
    </w:p>
    <w:bookmarkEnd w:id="788"/>
    <w:bookmarkStart w:id="790" w:name="ref-zhou2024rank"/>
    <w:p>
      <w:pPr>
        <w:pStyle w:val="Bibliography"/>
      </w:pPr>
      <w:ins w:id="25569" w:author="PR Preview" w:date="2026-01-01T00:00:00Z">
        <w:r>
          <w:t xml:space="preserve">[39]</w:t>
        </w:r>
      </w:ins>
      <w:ins w:id="25570" w:author="PR Preview" w:date="2026-01-01T00:00:00Z">
        <w:r>
          <w:t xml:space="preserve"> </w:t>
        </w:r>
      </w:ins>
      <w:ins w:id="25571" w:author="PR Preview" w:date="2026-01-01T00:00:00Z">
        <w:r>
          <w:t xml:space="preserve">	</w:t>
        </w:r>
      </w:ins>
      <w:ins w:id="25572" w:author="PR Preview" w:date="2026-01-01T00:00:00Z">
        <w:r>
          <w:t xml:space="preserve">H. Zhou,</w:t>
        </w:r>
      </w:ins>
      <w:ins w:id="25573" w:author="PR Preview" w:date="2026-01-01T00:00:00Z">
        <w:r>
          <w:t xml:space="preserve"> </w:t>
        </w:r>
      </w:ins>
      <w:ins w:id="25574" w:author="PR Preview" w:date="2026-01-01T00:00:00Z">
        <w:r>
          <w:t xml:space="preserve">“Rank and nullity.”</w:t>
        </w:r>
      </w:ins>
      <w:ins w:id="25575" w:author="PR Preview" w:date="2026-01-01T00:00:00Z">
        <w:r>
          <w:t xml:space="preserve"> </w:t>
        </w:r>
      </w:ins>
      <w:ins w:id="25576" w:author="PR Preview" w:date="2026-01-01T00:00:00Z">
        <w:r>
          <w:t xml:space="preserve">Lecture notes for Biostat 216, Mathematical Methods for Biostatistics, University of California, Los Angeles, 2024. Accessed: Oct. 05, 2026. [Online]. Available:</w:t>
        </w:r>
      </w:ins>
      <w:ins w:id="25577" w:author="PR Preview" w:date="2026-01-01T00:00:00Z">
        <w:r>
          <w:t xml:space="preserve"> </w:t>
        </w:r>
      </w:ins>
      <w:hyperlink r:id="rId789">
        <w:ins w:id="25578" w:author="PR Preview" w:date="2026-01-01T00:00:00Z">
          <w:r>
            <w:rPr>
              <w:rStyle w:val="Hyperlink"/>
            </w:rPr>
            <w:t xml:space="preserve">https://ucla-biostat-216.github.io/2024fall/slides/05-rank/05-rank.html</w:t>
          </w:r>
        </w:ins>
      </w:hyperlink>
    </w:p>
    <w:bookmarkEnd w:id="790"/>
    <w:bookmarkStart w:id="792" w:name="ref-wikipedia_rank_nullity_theorem"/>
    <w:p>
      <w:pPr>
        <w:pStyle w:val="Bibliography"/>
      </w:pPr>
      <w:ins w:id="25579" w:author="PR Preview" w:date="2026-01-01T00:00:00Z">
        <w:r>
          <w:t xml:space="preserve">[40]</w:t>
        </w:r>
      </w:ins>
      <w:ins w:id="25580" w:author="PR Preview" w:date="2026-01-01T00:00:00Z">
        <w:r>
          <w:t xml:space="preserve"> </w:t>
        </w:r>
      </w:ins>
      <w:ins w:id="25581" w:author="PR Preview" w:date="2026-01-01T00:00:00Z">
        <w:r>
          <w:t xml:space="preserve">	</w:t>
        </w:r>
      </w:ins>
      <w:ins w:id="25582" w:author="PR Preview" w:date="2026-01-01T00:00:00Z">
        <w:r>
          <w:t xml:space="preserve">Wikipedia contributors,</w:t>
        </w:r>
      </w:ins>
      <w:ins w:id="25583" w:author="PR Preview" w:date="2026-01-01T00:00:00Z">
        <w:r>
          <w:t xml:space="preserve"> </w:t>
        </w:r>
      </w:ins>
      <w:ins w:id="25584" w:author="PR Preview" w:date="2026-01-01T00:00:00Z">
        <w:r>
          <w:t xml:space="preserve">“Rank–nullity theorem —</w:t>
        </w:r>
      </w:ins>
      <w:ins w:id="25585" w:author="PR Preview" w:date="2026-01-01T00:00:00Z">
        <w:r>
          <w:t xml:space="preserve"> </w:t>
        </w:r>
      </w:ins>
      <w:ins w:id="25586" w:author="PR Preview" w:date="2026-01-01T00:00:00Z">
        <w:r>
          <w:t xml:space="preserve">Wikipedia</w:t>
        </w:r>
      </w:ins>
      <w:ins w:id="25587" w:author="PR Preview" w:date="2026-01-01T00:00:00Z">
        <w:r>
          <w:t xml:space="preserve">,</w:t>
        </w:r>
      </w:ins>
      <w:ins w:id="25588" w:author="PR Preview" w:date="2026-01-01T00:00:00Z">
        <w:r>
          <w:t xml:space="preserve"> </w:t>
        </w:r>
      </w:ins>
      <w:ins w:id="25589" w:author="PR Preview" w:date="2026-01-01T00:00:00Z">
        <w:r>
          <w:t xml:space="preserve">the free encyclopedia.”</w:t>
        </w:r>
      </w:ins>
      <w:ins w:id="25590" w:author="PR Preview" w:date="2026-01-01T00:00:00Z">
        <w:r>
          <w:t xml:space="preserve"> </w:t>
        </w:r>
      </w:ins>
      <w:ins w:id="25591" w:author="PR Preview" w:date="2026-01-01T00:00:00Z">
        <w:r>
          <w:t xml:space="preserve">2026. Available:</w:t>
        </w:r>
      </w:ins>
      <w:ins w:id="25592" w:author="PR Preview" w:date="2026-01-01T00:00:00Z">
        <w:r>
          <w:t xml:space="preserve"> </w:t>
        </w:r>
      </w:ins>
      <w:hyperlink r:id="rId791">
        <w:ins w:id="25593" w:author="PR Preview" w:date="2026-01-01T00:00:00Z">
          <w:r>
            <w:rPr>
              <w:rStyle w:val="Hyperlink"/>
            </w:rPr>
            <w:t xml:space="preserve">https://en.wikipedia.org/wiki/Rank%E2%80%93nullity_theorem</w:t>
          </w:r>
        </w:ins>
      </w:hyperlink>
    </w:p>
    <w:bookmarkEnd w:id="792"/>
    <w:bookmarkStart w:id="794" w:name="ref-wikipedia_affine_space"/>
    <w:p>
      <w:pPr>
        <w:pStyle w:val="Bibliography"/>
      </w:pPr>
      <w:ins w:id="25594" w:author="PR Preview" w:date="2026-01-01T00:00:00Z">
        <w:r>
          <w:t xml:space="preserve">[41]</w:t>
        </w:r>
      </w:ins>
      <w:ins w:id="25595" w:author="PR Preview" w:date="2026-01-01T00:00:00Z">
        <w:r>
          <w:t xml:space="preserve"> </w:t>
        </w:r>
      </w:ins>
      <w:ins w:id="25596" w:author="PR Preview" w:date="2026-01-01T00:00:00Z">
        <w:r>
          <w:t xml:space="preserve">	</w:t>
        </w:r>
      </w:ins>
      <w:ins w:id="25597" w:author="PR Preview" w:date="2026-01-01T00:00:00Z">
        <w:r>
          <w:t xml:space="preserve">Wikipedia contributors,</w:t>
        </w:r>
      </w:ins>
      <w:ins w:id="25598" w:author="PR Preview" w:date="2026-01-01T00:00:00Z">
        <w:r>
          <w:t xml:space="preserve"> </w:t>
        </w:r>
      </w:ins>
      <w:ins w:id="25599" w:author="PR Preview" w:date="2026-01-01T00:00:00Z">
        <w:r>
          <w:t xml:space="preserve">“Affine space —</w:t>
        </w:r>
      </w:ins>
      <w:ins w:id="25600" w:author="PR Preview" w:date="2026-01-01T00:00:00Z">
        <w:r>
          <w:t xml:space="preserve"> </w:t>
        </w:r>
      </w:ins>
      <w:ins w:id="25601" w:author="PR Preview" w:date="2026-01-01T00:00:00Z">
        <w:r>
          <w:t xml:space="preserve">Wikipedia</w:t>
        </w:r>
      </w:ins>
      <w:ins w:id="25602" w:author="PR Preview" w:date="2026-01-01T00:00:00Z">
        <w:r>
          <w:t xml:space="preserve">,</w:t>
        </w:r>
      </w:ins>
      <w:ins w:id="25603" w:author="PR Preview" w:date="2026-01-01T00:00:00Z">
        <w:r>
          <w:t xml:space="preserve"> </w:t>
        </w:r>
      </w:ins>
      <w:ins w:id="25604" w:author="PR Preview" w:date="2026-01-01T00:00:00Z">
        <w:r>
          <w:t xml:space="preserve">the free encyclopedia.”</w:t>
        </w:r>
      </w:ins>
      <w:ins w:id="25605" w:author="PR Preview" w:date="2026-01-01T00:00:00Z">
        <w:r>
          <w:t xml:space="preserve"> </w:t>
        </w:r>
      </w:ins>
      <w:ins w:id="25606" w:author="PR Preview" w:date="2026-01-01T00:00:00Z">
        <w:r>
          <w:t xml:space="preserve">2026. Available:</w:t>
        </w:r>
      </w:ins>
      <w:ins w:id="25607" w:author="PR Preview" w:date="2026-01-01T00:00:00Z">
        <w:r>
          <w:t xml:space="preserve"> </w:t>
        </w:r>
      </w:ins>
      <w:hyperlink r:id="rId793">
        <w:ins w:id="25608" w:author="PR Preview" w:date="2026-01-01T00:00:00Z">
          <w:r>
            <w:rPr>
              <w:rStyle w:val="Hyperlink"/>
            </w:rPr>
            <w:t xml:space="preserve">https://en.wikipedia.org/wiki/Affine_space</w:t>
          </w:r>
        </w:ins>
      </w:hyperlink>
    </w:p>
    <w:bookmarkEnd w:id="794"/>
    <w:bookmarkStart w:id="796" w:name="ref-wikipedia_half_space_geometry"/>
    <w:p>
      <w:pPr>
        <w:pStyle w:val="Bibliography"/>
      </w:pPr>
      <w:ins w:id="25609" w:author="PR Preview" w:date="2026-01-01T00:00:00Z">
        <w:r>
          <w:t xml:space="preserve">[42]</w:t>
        </w:r>
      </w:ins>
      <w:ins w:id="25610" w:author="PR Preview" w:date="2026-01-01T00:00:00Z">
        <w:r>
          <w:t xml:space="preserve"> </w:t>
        </w:r>
      </w:ins>
      <w:ins w:id="25611" w:author="PR Preview" w:date="2026-01-01T00:00:00Z">
        <w:r>
          <w:t xml:space="preserve">	</w:t>
        </w:r>
      </w:ins>
      <w:ins w:id="25612" w:author="PR Preview" w:date="2026-01-01T00:00:00Z">
        <w:r>
          <w:t xml:space="preserve">Wikipedia contributors,</w:t>
        </w:r>
      </w:ins>
      <w:ins w:id="25613" w:author="PR Preview" w:date="2026-01-01T00:00:00Z">
        <w:r>
          <w:t xml:space="preserve"> </w:t>
        </w:r>
      </w:ins>
      <w:ins w:id="25614" w:author="PR Preview" w:date="2026-01-01T00:00:00Z">
        <w:r>
          <w:t xml:space="preserve">“Half-space (geometry) —</w:t>
        </w:r>
      </w:ins>
      <w:ins w:id="25615" w:author="PR Preview" w:date="2026-01-01T00:00:00Z">
        <w:r>
          <w:t xml:space="preserve"> </w:t>
        </w:r>
      </w:ins>
      <w:ins w:id="25616" w:author="PR Preview" w:date="2026-01-01T00:00:00Z">
        <w:r>
          <w:t xml:space="preserve">Wikipedia</w:t>
        </w:r>
      </w:ins>
      <w:ins w:id="25617" w:author="PR Preview" w:date="2026-01-01T00:00:00Z">
        <w:r>
          <w:t xml:space="preserve">,</w:t>
        </w:r>
      </w:ins>
      <w:ins w:id="25618" w:author="PR Preview" w:date="2026-01-01T00:00:00Z">
        <w:r>
          <w:t xml:space="preserve"> </w:t>
        </w:r>
      </w:ins>
      <w:ins w:id="25619" w:author="PR Preview" w:date="2026-01-01T00:00:00Z">
        <w:r>
          <w:t xml:space="preserve">the free encyclopedia.”</w:t>
        </w:r>
      </w:ins>
      <w:ins w:id="25620" w:author="PR Preview" w:date="2026-01-01T00:00:00Z">
        <w:r>
          <w:t xml:space="preserve"> </w:t>
        </w:r>
      </w:ins>
      <w:ins w:id="25621" w:author="PR Preview" w:date="2026-01-01T00:00:00Z">
        <w:r>
          <w:t xml:space="preserve">2026. Available:</w:t>
        </w:r>
      </w:ins>
      <w:ins w:id="25622" w:author="PR Preview" w:date="2026-01-01T00:00:00Z">
        <w:r>
          <w:t xml:space="preserve"> </w:t>
        </w:r>
      </w:ins>
      <w:hyperlink r:id="rId795">
        <w:ins w:id="25623" w:author="PR Preview" w:date="2026-01-01T00:00:00Z">
          <w:r>
            <w:rPr>
              <w:rStyle w:val="Hyperlink"/>
            </w:rPr>
            <w:t xml:space="preserve">https://en.wikipedia.org/wiki/Half-space_(geometry)</w:t>
          </w:r>
        </w:ins>
      </w:hyperlink>
    </w:p>
    <w:bookmarkEnd w:id="796"/>
    <w:bookmarkStart w:id="798" w:name="ref-wikipedia_rank_factorization"/>
    <w:p>
      <w:pPr>
        <w:pStyle w:val="Bibliography"/>
      </w:pPr>
      <w:ins w:id="25624" w:author="PR Preview" w:date="2026-01-01T00:00:00Z">
        <w:r>
          <w:t xml:space="preserve">[43]</w:t>
        </w:r>
      </w:ins>
      <w:ins w:id="25625" w:author="PR Preview" w:date="2026-01-01T00:00:00Z">
        <w:r>
          <w:t xml:space="preserve"> </w:t>
        </w:r>
      </w:ins>
      <w:ins w:id="25626" w:author="PR Preview" w:date="2026-01-01T00:00:00Z">
        <w:r>
          <w:t xml:space="preserve">	</w:t>
        </w:r>
      </w:ins>
      <w:ins w:id="25627" w:author="PR Preview" w:date="2026-01-01T00:00:00Z">
        <w:r>
          <w:t xml:space="preserve">Wikipedia contributors,</w:t>
        </w:r>
      </w:ins>
      <w:ins w:id="25628" w:author="PR Preview" w:date="2026-01-01T00:00:00Z">
        <w:r>
          <w:t xml:space="preserve"> </w:t>
        </w:r>
      </w:ins>
      <w:ins w:id="25629" w:author="PR Preview" w:date="2026-01-01T00:00:00Z">
        <w:r>
          <w:t xml:space="preserve">“Rank factorization —</w:t>
        </w:r>
      </w:ins>
      <w:ins w:id="25630" w:author="PR Preview" w:date="2026-01-01T00:00:00Z">
        <w:r>
          <w:t xml:space="preserve"> </w:t>
        </w:r>
      </w:ins>
      <w:ins w:id="25631" w:author="PR Preview" w:date="2026-01-01T00:00:00Z">
        <w:r>
          <w:t xml:space="preserve">Wikipedia</w:t>
        </w:r>
      </w:ins>
      <w:ins w:id="25632" w:author="PR Preview" w:date="2026-01-01T00:00:00Z">
        <w:r>
          <w:t xml:space="preserve">,</w:t>
        </w:r>
      </w:ins>
      <w:ins w:id="25633" w:author="PR Preview" w:date="2026-01-01T00:00:00Z">
        <w:r>
          <w:t xml:space="preserve"> </w:t>
        </w:r>
      </w:ins>
      <w:ins w:id="25634" w:author="PR Preview" w:date="2026-01-01T00:00:00Z">
        <w:r>
          <w:t xml:space="preserve">the free encyclopedia.”</w:t>
        </w:r>
      </w:ins>
      <w:ins w:id="25635" w:author="PR Preview" w:date="2026-01-01T00:00:00Z">
        <w:r>
          <w:t xml:space="preserve"> </w:t>
        </w:r>
      </w:ins>
      <w:ins w:id="25636" w:author="PR Preview" w:date="2026-01-01T00:00:00Z">
        <w:r>
          <w:t xml:space="preserve">2026. Available:</w:t>
        </w:r>
      </w:ins>
      <w:ins w:id="25637" w:author="PR Preview" w:date="2026-01-01T00:00:00Z">
        <w:r>
          <w:t xml:space="preserve"> </w:t>
        </w:r>
      </w:ins>
      <w:hyperlink r:id="rId797">
        <w:ins w:id="25638" w:author="PR Preview" w:date="2026-01-01T00:00:00Z">
          <w:r>
            <w:rPr>
              <w:rStyle w:val="Hyperlink"/>
            </w:rPr>
            <w:t xml:space="preserve">https://en.wikipedia.org/wiki/Rank_factorization</w:t>
          </w:r>
        </w:ins>
      </w:hyperlink>
    </w:p>
    <w:bookmarkEnd w:id="798"/>
    <w:bookmarkStart w:id="800" w:name="ref-zhou2024orthproj"/>
    <w:p>
      <w:pPr>
        <w:pStyle w:val="Bibliography"/>
      </w:pPr>
      <w:ins w:id="25639" w:author="PR Preview" w:date="2026-01-01T00:00:00Z">
        <w:r>
          <w:t xml:space="preserve">[44]</w:t>
        </w:r>
      </w:ins>
      <w:ins w:id="25640" w:author="PR Preview" w:date="2026-01-01T00:00:00Z">
        <w:r>
          <w:t xml:space="preserve"> </w:t>
        </w:r>
      </w:ins>
      <w:ins w:id="25641" w:author="PR Preview" w:date="2026-01-01T00:00:00Z">
        <w:r>
          <w:t xml:space="preserve">	</w:t>
        </w:r>
      </w:ins>
      <w:ins w:id="25642" w:author="PR Preview" w:date="2026-01-01T00:00:00Z">
        <w:r>
          <w:t xml:space="preserve">H. Zhou,</w:t>
        </w:r>
      </w:ins>
      <w:ins w:id="25643" w:author="PR Preview" w:date="2026-01-01T00:00:00Z">
        <w:r>
          <w:t xml:space="preserve"> </w:t>
        </w:r>
      </w:ins>
      <w:ins w:id="25644" w:author="PR Preview" w:date="2026-01-01T00:00:00Z">
        <w:r>
          <w:t xml:space="preserve">“Orthogonal projections.”</w:t>
        </w:r>
      </w:ins>
      <w:ins w:id="25645" w:author="PR Preview" w:date="2026-01-01T00:00:00Z">
        <w:r>
          <w:t xml:space="preserve"> </w:t>
        </w:r>
      </w:ins>
      <w:ins w:id="25646" w:author="PR Preview" w:date="2026-01-01T00:00:00Z">
        <w:r>
          <w:t xml:space="preserve">Lecture notes for Biostat 216, Mathematical Methods for Biostatistics, University of California, Los Angeles, 2024. Accessed: Oct. 05, 2026. [Online]. Available:</w:t>
        </w:r>
      </w:ins>
      <w:ins w:id="25647" w:author="PR Preview" w:date="2026-01-01T00:00:00Z">
        <w:r>
          <w:t xml:space="preserve"> </w:t>
        </w:r>
      </w:ins>
      <w:hyperlink r:id="rId799">
        <w:ins w:id="25648" w:author="PR Preview" w:date="2026-01-01T00:00:00Z">
          <w:r>
            <w:rPr>
              <w:rStyle w:val="Hyperlink"/>
            </w:rPr>
            <w:t xml:space="preserve">https://ucla-biostat-216.github.io/2024fall/slides/06-orthproj/06-orthproj.html</w:t>
          </w:r>
        </w:ins>
      </w:hyperlink>
    </w:p>
    <w:bookmarkEnd w:id="800"/>
    <w:bookmarkStart w:id="802" w:name="ref-wikipedia_direct_sum"/>
    <w:p>
      <w:pPr>
        <w:pStyle w:val="Bibliography"/>
      </w:pPr>
      <w:ins w:id="25649" w:author="PR Preview" w:date="2026-01-01T00:00:00Z">
        <w:r>
          <w:t xml:space="preserve">[45]</w:t>
        </w:r>
      </w:ins>
      <w:ins w:id="25650" w:author="PR Preview" w:date="2026-01-01T00:00:00Z">
        <w:r>
          <w:t xml:space="preserve"> </w:t>
        </w:r>
      </w:ins>
      <w:ins w:id="25651" w:author="PR Preview" w:date="2026-01-01T00:00:00Z">
        <w:r>
          <w:t xml:space="preserve">	</w:t>
        </w:r>
      </w:ins>
      <w:ins w:id="25652" w:author="PR Preview" w:date="2026-01-01T00:00:00Z">
        <w:r>
          <w:t xml:space="preserve">Wikipedia contributors,</w:t>
        </w:r>
      </w:ins>
      <w:ins w:id="25653" w:author="PR Preview" w:date="2026-01-01T00:00:00Z">
        <w:r>
          <w:t xml:space="preserve"> </w:t>
        </w:r>
      </w:ins>
      <w:ins w:id="25654" w:author="PR Preview" w:date="2026-01-01T00:00:00Z">
        <w:r>
          <w:t xml:space="preserve">“Direct sum —</w:t>
        </w:r>
      </w:ins>
      <w:ins w:id="25655" w:author="PR Preview" w:date="2026-01-01T00:00:00Z">
        <w:r>
          <w:t xml:space="preserve"> </w:t>
        </w:r>
      </w:ins>
      <w:ins w:id="25656" w:author="PR Preview" w:date="2026-01-01T00:00:00Z">
        <w:r>
          <w:t xml:space="preserve">Wikipedia</w:t>
        </w:r>
      </w:ins>
      <w:ins w:id="25657" w:author="PR Preview" w:date="2026-01-01T00:00:00Z">
        <w:r>
          <w:t xml:space="preserve">,</w:t>
        </w:r>
      </w:ins>
      <w:ins w:id="25658" w:author="PR Preview" w:date="2026-01-01T00:00:00Z">
        <w:r>
          <w:t xml:space="preserve"> </w:t>
        </w:r>
      </w:ins>
      <w:ins w:id="25659" w:author="PR Preview" w:date="2026-01-01T00:00:00Z">
        <w:r>
          <w:t xml:space="preserve">the free encyclopedia.”</w:t>
        </w:r>
      </w:ins>
      <w:ins w:id="25660" w:author="PR Preview" w:date="2026-01-01T00:00:00Z">
        <w:r>
          <w:t xml:space="preserve"> </w:t>
        </w:r>
      </w:ins>
      <w:ins w:id="25661" w:author="PR Preview" w:date="2026-01-01T00:00:00Z">
        <w:r>
          <w:t xml:space="preserve">2026. Available:</w:t>
        </w:r>
      </w:ins>
      <w:ins w:id="25662" w:author="PR Preview" w:date="2026-01-01T00:00:00Z">
        <w:r>
          <w:t xml:space="preserve"> </w:t>
        </w:r>
      </w:ins>
      <w:hyperlink r:id="rId801">
        <w:ins w:id="25663" w:author="PR Preview" w:date="2026-01-01T00:00:00Z">
          <w:r>
            <w:rPr>
              <w:rStyle w:val="Hyperlink"/>
            </w:rPr>
            <w:t xml:space="preserve">https://en.wikipedia.org/wiki/Direct_sum</w:t>
          </w:r>
        </w:ins>
      </w:hyperlink>
    </w:p>
    <w:bookmarkEnd w:id="802"/>
    <w:bookmarkStart w:id="804" w:name="ref-wikipedia_projection_linear_algebra"/>
    <w:p>
      <w:pPr>
        <w:pStyle w:val="Bibliography"/>
      </w:pPr>
      <w:ins w:id="25664" w:author="PR Preview" w:date="2026-01-01T00:00:00Z">
        <w:r>
          <w:t xml:space="preserve">[46]</w:t>
        </w:r>
      </w:ins>
      <w:ins w:id="25665" w:author="PR Preview" w:date="2026-01-01T00:00:00Z">
        <w:r>
          <w:t xml:space="preserve"> </w:t>
        </w:r>
      </w:ins>
      <w:ins w:id="25666" w:author="PR Preview" w:date="2026-01-01T00:00:00Z">
        <w:r>
          <w:t xml:space="preserve">	</w:t>
        </w:r>
      </w:ins>
      <w:ins w:id="25667" w:author="PR Preview" w:date="2026-01-01T00:00:00Z">
        <w:r>
          <w:t xml:space="preserve">Wikipedia contributors,</w:t>
        </w:r>
      </w:ins>
      <w:ins w:id="25668" w:author="PR Preview" w:date="2026-01-01T00:00:00Z">
        <w:r>
          <w:t xml:space="preserve"> </w:t>
        </w:r>
      </w:ins>
      <w:ins w:id="25669" w:author="PR Preview" w:date="2026-01-01T00:00:00Z">
        <w:r>
          <w:t xml:space="preserve">“Projection (linear algebra) —</w:t>
        </w:r>
      </w:ins>
      <w:ins w:id="25670" w:author="PR Preview" w:date="2026-01-01T00:00:00Z">
        <w:r>
          <w:t xml:space="preserve"> </w:t>
        </w:r>
      </w:ins>
      <w:ins w:id="25671" w:author="PR Preview" w:date="2026-01-01T00:00:00Z">
        <w:r>
          <w:t xml:space="preserve">Wikipedia</w:t>
        </w:r>
      </w:ins>
      <w:ins w:id="25672" w:author="PR Preview" w:date="2026-01-01T00:00:00Z">
        <w:r>
          <w:t xml:space="preserve">,</w:t>
        </w:r>
      </w:ins>
      <w:ins w:id="25673" w:author="PR Preview" w:date="2026-01-01T00:00:00Z">
        <w:r>
          <w:t xml:space="preserve"> </w:t>
        </w:r>
      </w:ins>
      <w:ins w:id="25674" w:author="PR Preview" w:date="2026-01-01T00:00:00Z">
        <w:r>
          <w:t xml:space="preserve">the free encyclopedia.”</w:t>
        </w:r>
      </w:ins>
      <w:ins w:id="25675" w:author="PR Preview" w:date="2026-01-01T00:00:00Z">
        <w:r>
          <w:t xml:space="preserve"> </w:t>
        </w:r>
      </w:ins>
      <w:ins w:id="25676" w:author="PR Preview" w:date="2026-01-01T00:00:00Z">
        <w:r>
          <w:t xml:space="preserve">2026. Available:</w:t>
        </w:r>
      </w:ins>
      <w:ins w:id="25677" w:author="PR Preview" w:date="2026-01-01T00:00:00Z">
        <w:r>
          <w:t xml:space="preserve"> </w:t>
        </w:r>
      </w:ins>
      <w:hyperlink r:id="rId803">
        <w:ins w:id="25678" w:author="PR Preview" w:date="2026-01-01T00:00:00Z">
          <w:r>
            <w:rPr>
              <w:rStyle w:val="Hyperlink"/>
            </w:rPr>
            <w:t xml:space="preserve">https://en.wikipedia.org/wiki/Projection_(linear_algebra)</w:t>
          </w:r>
        </w:ins>
      </w:hyperlink>
    </w:p>
    <w:bookmarkEnd w:id="804"/>
    <w:bookmarkStart w:id="806" w:name="ref-banerjee2014linear"/>
    <w:p>
      <w:pPr>
        <w:pStyle w:val="Bibliography"/>
      </w:pPr>
      <w:ins w:id="25679" w:author="PR Preview" w:date="2026-01-01T00:00:00Z">
        <w:r>
          <w:t xml:space="preserve">[47]</w:t>
        </w:r>
      </w:ins>
      <w:ins w:id="25680" w:author="PR Preview" w:date="2026-01-01T00:00:00Z">
        <w:r>
          <w:t xml:space="preserve"> </w:t>
        </w:r>
      </w:ins>
      <w:ins w:id="25681" w:author="PR Preview" w:date="2026-01-01T00:00:00Z">
        <w:r>
          <w:t xml:space="preserve">	</w:t>
        </w:r>
      </w:ins>
      <w:ins w:id="25682" w:author="PR Preview" w:date="2026-01-01T00:00:00Z">
        <w:r>
          <w:t xml:space="preserve">S. Banerjee and A. Roy,</w:t>
        </w:r>
      </w:ins>
      <w:ins w:id="25683" w:author="PR Preview" w:date="2026-01-01T00:00:00Z">
        <w:r>
          <w:t xml:space="preserve"> </w:t>
        </w:r>
      </w:ins>
      <w:ins w:id="25684" w:author="PR Preview" w:date="2026-01-01T00:00:00Z">
        <w:r>
          <w:rPr>
            <w:i/>
            <w:iCs/>
          </w:rPr>
          <w:t xml:space="preserve">Linear algebra and matrix analysis for statistics</w:t>
        </w:r>
      </w:ins>
      <w:ins w:id="25685" w:author="PR Preview" w:date="2026-01-01T00:00:00Z">
        <w:r>
          <w:t xml:space="preserve">, vol. 181. Crc Press Boca Raton, 2014. Available:</w:t>
        </w:r>
      </w:ins>
      <w:ins w:id="25686" w:author="PR Preview" w:date="2026-01-01T00:00:00Z">
        <w:r>
          <w:t xml:space="preserve"> </w:t>
        </w:r>
      </w:ins>
      <w:hyperlink r:id="rId805">
        <w:ins w:id="25687" w:author="PR Preview" w:date="2026-01-01T00:00:00Z">
          <w:r>
            <w:rPr>
              <w:rStyle w:val="Hyperlink"/>
            </w:rPr>
            <w:t xml:space="preserve">https://www.routledge.com/Linear-Algebra-and-Matrix-Analysis-for-Statistics/Banerjee-Roy/p/book/9781420095388</w:t>
          </w:r>
        </w:ins>
      </w:hyperlink>
    </w:p>
    <w:bookmarkEnd w:id="806"/>
    <w:bookmarkStart w:id="808" w:name="ref-wikipedia_orthogonal_complement"/>
    <w:p>
      <w:pPr>
        <w:pStyle w:val="Bibliography"/>
      </w:pPr>
      <w:ins w:id="25688" w:author="PR Preview" w:date="2026-01-01T00:00:00Z">
        <w:r>
          <w:t xml:space="preserve">[48]</w:t>
        </w:r>
      </w:ins>
      <w:ins w:id="25689" w:author="PR Preview" w:date="2026-01-01T00:00:00Z">
        <w:r>
          <w:t xml:space="preserve"> </w:t>
        </w:r>
      </w:ins>
      <w:ins w:id="25690" w:author="PR Preview" w:date="2026-01-01T00:00:00Z">
        <w:r>
          <w:t xml:space="preserve">	</w:t>
        </w:r>
      </w:ins>
      <w:ins w:id="25691" w:author="PR Preview" w:date="2026-01-01T00:00:00Z">
        <w:r>
          <w:t xml:space="preserve">Wikipedia contributors,</w:t>
        </w:r>
      </w:ins>
      <w:ins w:id="25692" w:author="PR Preview" w:date="2026-01-01T00:00:00Z">
        <w:r>
          <w:t xml:space="preserve"> </w:t>
        </w:r>
      </w:ins>
      <w:ins w:id="25693" w:author="PR Preview" w:date="2026-01-01T00:00:00Z">
        <w:r>
          <w:t xml:space="preserve">“Orthogonal complement —</w:t>
        </w:r>
      </w:ins>
      <w:ins w:id="25694" w:author="PR Preview" w:date="2026-01-01T00:00:00Z">
        <w:r>
          <w:t xml:space="preserve"> </w:t>
        </w:r>
      </w:ins>
      <w:ins w:id="25695" w:author="PR Preview" w:date="2026-01-01T00:00:00Z">
        <w:r>
          <w:t xml:space="preserve">Wikipedia</w:t>
        </w:r>
      </w:ins>
      <w:ins w:id="25696" w:author="PR Preview" w:date="2026-01-01T00:00:00Z">
        <w:r>
          <w:t xml:space="preserve">,</w:t>
        </w:r>
      </w:ins>
      <w:ins w:id="25697" w:author="PR Preview" w:date="2026-01-01T00:00:00Z">
        <w:r>
          <w:t xml:space="preserve"> </w:t>
        </w:r>
      </w:ins>
      <w:ins w:id="25698" w:author="PR Preview" w:date="2026-01-01T00:00:00Z">
        <w:r>
          <w:t xml:space="preserve">the free encyclopedia.”</w:t>
        </w:r>
      </w:ins>
      <w:ins w:id="25699" w:author="PR Preview" w:date="2026-01-01T00:00:00Z">
        <w:r>
          <w:t xml:space="preserve"> </w:t>
        </w:r>
      </w:ins>
      <w:ins w:id="25700" w:author="PR Preview" w:date="2026-01-01T00:00:00Z">
        <w:r>
          <w:t xml:space="preserve">2026. Available:</w:t>
        </w:r>
      </w:ins>
      <w:ins w:id="25701" w:author="PR Preview" w:date="2026-01-01T00:00:00Z">
        <w:r>
          <w:t xml:space="preserve"> </w:t>
        </w:r>
      </w:ins>
      <w:hyperlink r:id="rId807">
        <w:ins w:id="25702" w:author="PR Preview" w:date="2026-01-01T00:00:00Z">
          <w:r>
            <w:rPr>
              <w:rStyle w:val="Hyperlink"/>
            </w:rPr>
            <w:t xml:space="preserve">https://en.wikipedia.org/wiki/Orthogonal_complement</w:t>
          </w:r>
        </w:ins>
      </w:hyperlink>
    </w:p>
    <w:bookmarkEnd w:id="808"/>
    <w:bookmarkStart w:id="810" w:name="ref-wikipedia_inner_product_space"/>
    <w:p>
      <w:pPr>
        <w:pStyle w:val="Bibliography"/>
      </w:pPr>
      <w:ins w:id="25703" w:author="PR Preview" w:date="2026-01-01T00:00:00Z">
        <w:r>
          <w:t xml:space="preserve">[49]</w:t>
        </w:r>
      </w:ins>
      <w:ins w:id="25704" w:author="PR Preview" w:date="2026-01-01T00:00:00Z">
        <w:r>
          <w:t xml:space="preserve"> </w:t>
        </w:r>
      </w:ins>
      <w:ins w:id="25705" w:author="PR Preview" w:date="2026-01-01T00:00:00Z">
        <w:r>
          <w:t xml:space="preserve">	</w:t>
        </w:r>
      </w:ins>
      <w:ins w:id="25706" w:author="PR Preview" w:date="2026-01-01T00:00:00Z">
        <w:r>
          <w:t xml:space="preserve">Wikipedia contributors,</w:t>
        </w:r>
      </w:ins>
      <w:ins w:id="25707" w:author="PR Preview" w:date="2026-01-01T00:00:00Z">
        <w:r>
          <w:t xml:space="preserve"> </w:t>
        </w:r>
      </w:ins>
      <w:ins w:id="25708" w:author="PR Preview" w:date="2026-01-01T00:00:00Z">
        <w:r>
          <w:t xml:space="preserve">“Inner product space —</w:t>
        </w:r>
      </w:ins>
      <w:ins w:id="25709" w:author="PR Preview" w:date="2026-01-01T00:00:00Z">
        <w:r>
          <w:t xml:space="preserve"> </w:t>
        </w:r>
      </w:ins>
      <w:ins w:id="25710" w:author="PR Preview" w:date="2026-01-01T00:00:00Z">
        <w:r>
          <w:t xml:space="preserve">Wikipedia</w:t>
        </w:r>
      </w:ins>
      <w:ins w:id="25711" w:author="PR Preview" w:date="2026-01-01T00:00:00Z">
        <w:r>
          <w:t xml:space="preserve">,</w:t>
        </w:r>
      </w:ins>
      <w:ins w:id="25712" w:author="PR Preview" w:date="2026-01-01T00:00:00Z">
        <w:r>
          <w:t xml:space="preserve"> </w:t>
        </w:r>
      </w:ins>
      <w:ins w:id="25713" w:author="PR Preview" w:date="2026-01-01T00:00:00Z">
        <w:r>
          <w:t xml:space="preserve">the free encyclopedia.”</w:t>
        </w:r>
      </w:ins>
      <w:ins w:id="25714" w:author="PR Preview" w:date="2026-01-01T00:00:00Z">
        <w:r>
          <w:t xml:space="preserve"> </w:t>
        </w:r>
      </w:ins>
      <w:ins w:id="25715" w:author="PR Preview" w:date="2026-01-01T00:00:00Z">
        <w:r>
          <w:t xml:space="preserve">2026. Available:</w:t>
        </w:r>
      </w:ins>
      <w:ins w:id="25716" w:author="PR Preview" w:date="2026-01-01T00:00:00Z">
        <w:r>
          <w:t xml:space="preserve"> </w:t>
        </w:r>
      </w:ins>
      <w:hyperlink r:id="rId809">
        <w:ins w:id="25717" w:author="PR Preview" w:date="2026-01-01T00:00:00Z">
          <w:r>
            <w:rPr>
              <w:rStyle w:val="Hyperlink"/>
            </w:rPr>
            <w:t xml:space="preserve">https://en.wikipedia.org/wiki/Inner_product_space</w:t>
          </w:r>
        </w:ins>
      </w:hyperlink>
    </w:p>
    <w:bookmarkEnd w:id="810"/>
    <w:bookmarkStart w:id="812" w:name="ref-axler2024linear"/>
    <w:p>
      <w:pPr>
        <w:pStyle w:val="Bibliography"/>
      </w:pPr>
      <w:ins w:id="25718" w:author="PR Preview" w:date="2026-01-01T00:00:00Z">
        <w:r>
          <w:t xml:space="preserve">[50]</w:t>
        </w:r>
      </w:ins>
      <w:ins w:id="25719" w:author="PR Preview" w:date="2026-01-01T00:00:00Z">
        <w:r>
          <w:t xml:space="preserve"> </w:t>
        </w:r>
      </w:ins>
      <w:ins w:id="25720" w:author="PR Preview" w:date="2026-01-01T00:00:00Z">
        <w:r>
          <w:t xml:space="preserve">	</w:t>
        </w:r>
      </w:ins>
      <w:ins w:id="25721" w:author="PR Preview" w:date="2026-01-01T00:00:00Z">
        <w:r>
          <w:t xml:space="preserve">S. Axler,</w:t>
        </w:r>
      </w:ins>
      <w:ins w:id="25722" w:author="PR Preview" w:date="2026-01-01T00:00:00Z">
        <w:r>
          <w:t xml:space="preserve"> </w:t>
        </w:r>
      </w:ins>
      <w:ins w:id="25723" w:author="PR Preview" w:date="2026-01-01T00:00:00Z">
        <w:r>
          <w:rPr>
            <w:i/>
            <w:iCs/>
          </w:rPr>
          <w:t xml:space="preserve">Linear algebra done right</w:t>
        </w:r>
      </w:ins>
      <w:ins w:id="25724" w:author="PR Preview" w:date="2026-01-01T00:00:00Z">
        <w:r>
          <w:t xml:space="preserve">, 4th ed. in Undergraduate texts in mathematics. Springer, 2024. doi:</w:t>
        </w:r>
      </w:ins>
      <w:ins w:id="25725" w:author="PR Preview" w:date="2026-01-01T00:00:00Z">
        <w:r>
          <w:t xml:space="preserve"> </w:t>
        </w:r>
      </w:ins>
      <w:hyperlink r:id="rId811">
        <w:ins w:id="25726" w:author="PR Preview" w:date="2026-01-01T00:00:00Z">
          <w:r>
            <w:rPr>
              <w:rStyle w:val="Hyperlink"/>
            </w:rPr>
            <w:t xml:space="preserve">10.1007/978-3-031-41026-0</w:t>
          </w:r>
        </w:ins>
      </w:hyperlink>
      <w:ins w:id="25727" w:author="PR Preview" w:date="2026-01-01T00:00:00Z">
        <w:r>
          <w:t xml:space="preserve">.</w:t>
        </w:r>
      </w:ins>
    </w:p>
    <w:bookmarkEnd w:id="812"/>
    <w:bookmarkStart w:id="814" w:name="ref-zhou2024vector"/>
    <w:p>
      <w:pPr>
        <w:pStyle w:val="Bibliography"/>
      </w:pPr>
      <w:ins w:id="25728" w:author="PR Preview" w:date="2026-01-01T00:00:00Z">
        <w:r>
          <w:t xml:space="preserve">[51]</w:t>
        </w:r>
      </w:ins>
      <w:ins w:id="25729" w:author="PR Preview" w:date="2026-01-01T00:00:00Z">
        <w:r>
          <w:t xml:space="preserve"> </w:t>
        </w:r>
      </w:ins>
      <w:ins w:id="25730" w:author="PR Preview" w:date="2026-01-01T00:00:00Z">
        <w:r>
          <w:t xml:space="preserve">	</w:t>
        </w:r>
      </w:ins>
      <w:ins w:id="25731" w:author="PR Preview" w:date="2026-01-01T00:00:00Z">
        <w:r>
          <w:t xml:space="preserve">H. Zhou,</w:t>
        </w:r>
      </w:ins>
      <w:ins w:id="25732" w:author="PR Preview" w:date="2026-01-01T00:00:00Z">
        <w:r>
          <w:t xml:space="preserve"> </w:t>
        </w:r>
      </w:ins>
      <w:ins w:id="25733" w:author="PR Preview" w:date="2026-01-01T00:00:00Z">
        <w:r>
          <w:t xml:space="preserve">“Vectors.”</w:t>
        </w:r>
      </w:ins>
      <w:ins w:id="25734" w:author="PR Preview" w:date="2026-01-01T00:00:00Z">
        <w:r>
          <w:t xml:space="preserve"> </w:t>
        </w:r>
      </w:ins>
      <w:ins w:id="25735" w:author="PR Preview" w:date="2026-01-01T00:00:00Z">
        <w:r>
          <w:t xml:space="preserve">Lecture notes for Biostat 216, Mathematical Methods for Biostatistics, University of California, Los Angeles, 2024. Accessed: Oct. 05, 2026. [Online]. Available:</w:t>
        </w:r>
      </w:ins>
      <w:ins w:id="25736" w:author="PR Preview" w:date="2026-01-01T00:00:00Z">
        <w:r>
          <w:t xml:space="preserve"> </w:t>
        </w:r>
      </w:ins>
      <w:hyperlink r:id="rId813">
        <w:ins w:id="25737" w:author="PR Preview" w:date="2026-01-01T00:00:00Z">
          <w:r>
            <w:rPr>
              <w:rStyle w:val="Hyperlink"/>
            </w:rPr>
            <w:t xml:space="preserve">https://ucla-biostat-216.github.io/2024fall/slides/02-vector/02-vector.html</w:t>
          </w:r>
        </w:ins>
      </w:hyperlink>
    </w:p>
    <w:bookmarkEnd w:id="814"/>
    <w:bookmarkStart w:id="816" w:name="ref-wikipedia_pythagorean_theorem"/>
    <w:p>
      <w:pPr>
        <w:pStyle w:val="Bibliography"/>
      </w:pPr>
      <w:ins w:id="25738" w:author="PR Preview" w:date="2026-01-01T00:00:00Z">
        <w:r>
          <w:t xml:space="preserve">[52]</w:t>
        </w:r>
      </w:ins>
      <w:ins w:id="25739" w:author="PR Preview" w:date="2026-01-01T00:00:00Z">
        <w:r>
          <w:t xml:space="preserve"> </w:t>
        </w:r>
      </w:ins>
      <w:ins w:id="25740" w:author="PR Preview" w:date="2026-01-01T00:00:00Z">
        <w:r>
          <w:t xml:space="preserve">	</w:t>
        </w:r>
      </w:ins>
      <w:ins w:id="25741" w:author="PR Preview" w:date="2026-01-01T00:00:00Z">
        <w:r>
          <w:t xml:space="preserve">Wikipedia contributors,</w:t>
        </w:r>
      </w:ins>
      <w:ins w:id="25742" w:author="PR Preview" w:date="2026-01-01T00:00:00Z">
        <w:r>
          <w:t xml:space="preserve"> </w:t>
        </w:r>
      </w:ins>
      <w:ins w:id="25743" w:author="PR Preview" w:date="2026-01-01T00:00:00Z">
        <w:r>
          <w:t xml:space="preserve">“Pythagorean theorem —</w:t>
        </w:r>
      </w:ins>
      <w:ins w:id="25744" w:author="PR Preview" w:date="2026-01-01T00:00:00Z">
        <w:r>
          <w:t xml:space="preserve"> </w:t>
        </w:r>
      </w:ins>
      <w:ins w:id="25745" w:author="PR Preview" w:date="2026-01-01T00:00:00Z">
        <w:r>
          <w:t xml:space="preserve">Wikipedia</w:t>
        </w:r>
      </w:ins>
      <w:ins w:id="25746" w:author="PR Preview" w:date="2026-01-01T00:00:00Z">
        <w:r>
          <w:t xml:space="preserve">,</w:t>
        </w:r>
      </w:ins>
      <w:ins w:id="25747" w:author="PR Preview" w:date="2026-01-01T00:00:00Z">
        <w:r>
          <w:t xml:space="preserve"> </w:t>
        </w:r>
      </w:ins>
      <w:ins w:id="25748" w:author="PR Preview" w:date="2026-01-01T00:00:00Z">
        <w:r>
          <w:t xml:space="preserve">the free encyclopedia.”</w:t>
        </w:r>
      </w:ins>
      <w:ins w:id="25749" w:author="PR Preview" w:date="2026-01-01T00:00:00Z">
        <w:r>
          <w:t xml:space="preserve"> </w:t>
        </w:r>
      </w:ins>
      <w:ins w:id="25750" w:author="PR Preview" w:date="2026-01-01T00:00:00Z">
        <w:r>
          <w:t xml:space="preserve">2026. Available:</w:t>
        </w:r>
      </w:ins>
      <w:ins w:id="25751" w:author="PR Preview" w:date="2026-01-01T00:00:00Z">
        <w:r>
          <w:t xml:space="preserve"> </w:t>
        </w:r>
      </w:ins>
      <w:hyperlink r:id="rId815">
        <w:ins w:id="25752" w:author="PR Preview" w:date="2026-01-01T00:00:00Z">
          <w:r>
            <w:rPr>
              <w:rStyle w:val="Hyperlink"/>
            </w:rPr>
            <w:t xml:space="preserve">https://en.wikipedia.org/wiki/Pythagorean_theorem</w:t>
          </w:r>
        </w:ins>
      </w:hyperlink>
    </w:p>
    <w:bookmarkEnd w:id="816"/>
    <w:bookmarkStart w:id="818" w:name="ref-wikipedia_norm_mathematics"/>
    <w:p>
      <w:pPr>
        <w:pStyle w:val="Bibliography"/>
      </w:pPr>
      <w:ins w:id="25753" w:author="PR Preview" w:date="2026-01-01T00:00:00Z">
        <w:r>
          <w:t xml:space="preserve">[53]</w:t>
        </w:r>
      </w:ins>
      <w:ins w:id="25754" w:author="PR Preview" w:date="2026-01-01T00:00:00Z">
        <w:r>
          <w:t xml:space="preserve"> </w:t>
        </w:r>
      </w:ins>
      <w:ins w:id="25755" w:author="PR Preview" w:date="2026-01-01T00:00:00Z">
        <w:r>
          <w:t xml:space="preserve">	</w:t>
        </w:r>
      </w:ins>
      <w:ins w:id="25756" w:author="PR Preview" w:date="2026-01-01T00:00:00Z">
        <w:r>
          <w:t xml:space="preserve">Wikipedia contributors,</w:t>
        </w:r>
      </w:ins>
      <w:ins w:id="25757" w:author="PR Preview" w:date="2026-01-01T00:00:00Z">
        <w:r>
          <w:t xml:space="preserve"> </w:t>
        </w:r>
      </w:ins>
      <w:ins w:id="25758" w:author="PR Preview" w:date="2026-01-01T00:00:00Z">
        <w:r>
          <w:t xml:space="preserve">“Norm (mathematics) —</w:t>
        </w:r>
      </w:ins>
      <w:ins w:id="25759" w:author="PR Preview" w:date="2026-01-01T00:00:00Z">
        <w:r>
          <w:t xml:space="preserve"> </w:t>
        </w:r>
      </w:ins>
      <w:ins w:id="25760" w:author="PR Preview" w:date="2026-01-01T00:00:00Z">
        <w:r>
          <w:t xml:space="preserve">Wikipedia</w:t>
        </w:r>
      </w:ins>
      <w:ins w:id="25761" w:author="PR Preview" w:date="2026-01-01T00:00:00Z">
        <w:r>
          <w:t xml:space="preserve">,</w:t>
        </w:r>
      </w:ins>
      <w:ins w:id="25762" w:author="PR Preview" w:date="2026-01-01T00:00:00Z">
        <w:r>
          <w:t xml:space="preserve"> </w:t>
        </w:r>
      </w:ins>
      <w:ins w:id="25763" w:author="PR Preview" w:date="2026-01-01T00:00:00Z">
        <w:r>
          <w:t xml:space="preserve">the free encyclopedia.”</w:t>
        </w:r>
      </w:ins>
      <w:ins w:id="25764" w:author="PR Preview" w:date="2026-01-01T00:00:00Z">
        <w:r>
          <w:t xml:space="preserve"> </w:t>
        </w:r>
      </w:ins>
      <w:ins w:id="25765" w:author="PR Preview" w:date="2026-01-01T00:00:00Z">
        <w:r>
          <w:t xml:space="preserve">2026. Available:</w:t>
        </w:r>
      </w:ins>
      <w:ins w:id="25766" w:author="PR Preview" w:date="2026-01-01T00:00:00Z">
        <w:r>
          <w:t xml:space="preserve"> </w:t>
        </w:r>
      </w:ins>
      <w:hyperlink r:id="rId817">
        <w:ins w:id="25767" w:author="PR Preview" w:date="2026-01-01T00:00:00Z">
          <w:r>
            <w:rPr>
              <w:rStyle w:val="Hyperlink"/>
            </w:rPr>
            <w:t xml:space="preserve">https://en.wikipedia.org/wiki/Norm_(mathematics)</w:t>
          </w:r>
        </w:ins>
      </w:hyperlink>
    </w:p>
    <w:bookmarkEnd w:id="818"/>
    <w:bookmarkStart w:id="820" w:name="ref-wikipedia_lp_space"/>
    <w:p>
      <w:pPr>
        <w:pStyle w:val="Bibliography"/>
      </w:pPr>
      <w:ins w:id="25768" w:author="PR Preview" w:date="2026-01-01T00:00:00Z">
        <w:r>
          <w:t xml:space="preserve">[54]</w:t>
        </w:r>
      </w:ins>
      <w:ins w:id="25769" w:author="PR Preview" w:date="2026-01-01T00:00:00Z">
        <w:r>
          <w:t xml:space="preserve"> </w:t>
        </w:r>
      </w:ins>
      <w:ins w:id="25770" w:author="PR Preview" w:date="2026-01-01T00:00:00Z">
        <w:r>
          <w:t xml:space="preserve">	</w:t>
        </w:r>
      </w:ins>
      <w:ins w:id="25771" w:author="PR Preview" w:date="2026-01-01T00:00:00Z">
        <w:r>
          <w:t xml:space="preserve">Wikipedia contributors,</w:t>
        </w:r>
      </w:ins>
      <w:ins w:id="25772" w:author="PR Preview" w:date="2026-01-01T00:00:00Z">
        <w:r>
          <w:t xml:space="preserve"> </w:t>
        </w:r>
      </w:ins>
      <w:ins w:id="25773" w:author="PR Preview" w:date="2026-01-01T00:00:00Z">
        <w:r>
          <w:t xml:space="preserve">“Lp space —</w:t>
        </w:r>
      </w:ins>
      <w:ins w:id="25774" w:author="PR Preview" w:date="2026-01-01T00:00:00Z">
        <w:r>
          <w:t xml:space="preserve"> </w:t>
        </w:r>
      </w:ins>
      <w:ins w:id="25775" w:author="PR Preview" w:date="2026-01-01T00:00:00Z">
        <w:r>
          <w:t xml:space="preserve">Wikipedia</w:t>
        </w:r>
      </w:ins>
      <w:ins w:id="25776" w:author="PR Preview" w:date="2026-01-01T00:00:00Z">
        <w:r>
          <w:t xml:space="preserve">,</w:t>
        </w:r>
      </w:ins>
      <w:ins w:id="25777" w:author="PR Preview" w:date="2026-01-01T00:00:00Z">
        <w:r>
          <w:t xml:space="preserve"> </w:t>
        </w:r>
      </w:ins>
      <w:ins w:id="25778" w:author="PR Preview" w:date="2026-01-01T00:00:00Z">
        <w:r>
          <w:t xml:space="preserve">the free encyclopedia.”</w:t>
        </w:r>
      </w:ins>
      <w:ins w:id="25779" w:author="PR Preview" w:date="2026-01-01T00:00:00Z">
        <w:r>
          <w:t xml:space="preserve"> </w:t>
        </w:r>
      </w:ins>
      <w:ins w:id="25780" w:author="PR Preview" w:date="2026-01-01T00:00:00Z">
        <w:r>
          <w:t xml:space="preserve">2026. Available:</w:t>
        </w:r>
      </w:ins>
      <w:ins w:id="25781" w:author="PR Preview" w:date="2026-01-01T00:00:00Z">
        <w:r>
          <w:t xml:space="preserve"> </w:t>
        </w:r>
      </w:ins>
      <w:hyperlink r:id="rId819">
        <w:ins w:id="25782" w:author="PR Preview" w:date="2026-01-01T00:00:00Z">
          <w:r>
            <w:rPr>
              <w:rStyle w:val="Hyperlink"/>
            </w:rPr>
            <w:t xml:space="preserve">https://en.wikipedia.org/wiki/Lp_space</w:t>
          </w:r>
        </w:ins>
      </w:hyperlink>
    </w:p>
    <w:bookmarkEnd w:id="820"/>
    <w:bookmarkStart w:id="822" w:name="ref-wikipedia_uniform_norm"/>
    <w:p>
      <w:pPr>
        <w:pStyle w:val="Bibliography"/>
      </w:pPr>
      <w:ins w:id="25783" w:author="PR Preview" w:date="2026-01-01T00:00:00Z">
        <w:r>
          <w:t xml:space="preserve">[55]</w:t>
        </w:r>
      </w:ins>
      <w:ins w:id="25784" w:author="PR Preview" w:date="2026-01-01T00:00:00Z">
        <w:r>
          <w:t xml:space="preserve"> </w:t>
        </w:r>
      </w:ins>
      <w:ins w:id="25785" w:author="PR Preview" w:date="2026-01-01T00:00:00Z">
        <w:r>
          <w:t xml:space="preserve">	</w:t>
        </w:r>
      </w:ins>
      <w:ins w:id="25786" w:author="PR Preview" w:date="2026-01-01T00:00:00Z">
        <w:r>
          <w:t xml:space="preserve">Wikipedia contributors,</w:t>
        </w:r>
      </w:ins>
      <w:ins w:id="25787" w:author="PR Preview" w:date="2026-01-01T00:00:00Z">
        <w:r>
          <w:t xml:space="preserve"> </w:t>
        </w:r>
      </w:ins>
      <w:ins w:id="25788" w:author="PR Preview" w:date="2026-01-01T00:00:00Z">
        <w:r>
          <w:t xml:space="preserve">“Uniform norm —</w:t>
        </w:r>
      </w:ins>
      <w:ins w:id="25789" w:author="PR Preview" w:date="2026-01-01T00:00:00Z">
        <w:r>
          <w:t xml:space="preserve"> </w:t>
        </w:r>
      </w:ins>
      <w:ins w:id="25790" w:author="PR Preview" w:date="2026-01-01T00:00:00Z">
        <w:r>
          <w:t xml:space="preserve">Wikipedia</w:t>
        </w:r>
      </w:ins>
      <w:ins w:id="25791" w:author="PR Preview" w:date="2026-01-01T00:00:00Z">
        <w:r>
          <w:t xml:space="preserve">,</w:t>
        </w:r>
      </w:ins>
      <w:ins w:id="25792" w:author="PR Preview" w:date="2026-01-01T00:00:00Z">
        <w:r>
          <w:t xml:space="preserve"> </w:t>
        </w:r>
      </w:ins>
      <w:ins w:id="25793" w:author="PR Preview" w:date="2026-01-01T00:00:00Z">
        <w:r>
          <w:t xml:space="preserve">the free encyclopedia.”</w:t>
        </w:r>
      </w:ins>
      <w:ins w:id="25794" w:author="PR Preview" w:date="2026-01-01T00:00:00Z">
        <w:r>
          <w:t xml:space="preserve"> </w:t>
        </w:r>
      </w:ins>
      <w:ins w:id="25795" w:author="PR Preview" w:date="2026-01-01T00:00:00Z">
        <w:r>
          <w:t xml:space="preserve">2026. Available:</w:t>
        </w:r>
      </w:ins>
      <w:ins w:id="25796" w:author="PR Preview" w:date="2026-01-01T00:00:00Z">
        <w:r>
          <w:t xml:space="preserve"> </w:t>
        </w:r>
      </w:ins>
      <w:hyperlink r:id="rId821">
        <w:ins w:id="25797" w:author="PR Preview" w:date="2026-01-01T00:00:00Z">
          <w:r>
            <w:rPr>
              <w:rStyle w:val="Hyperlink"/>
            </w:rPr>
            <w:t xml:space="preserve">https://en.wikipedia.org/wiki/Uniform_norm</w:t>
          </w:r>
        </w:ins>
      </w:hyperlink>
    </w:p>
    <w:bookmarkEnd w:id="822"/>
    <w:bookmarkStart w:id="824" w:name="ref-wikipedia_cosine_similarity"/>
    <w:p>
      <w:pPr>
        <w:pStyle w:val="Bibliography"/>
      </w:pPr>
      <w:ins w:id="25798" w:author="PR Preview" w:date="2026-01-01T00:00:00Z">
        <w:r>
          <w:t xml:space="preserve">[56]</w:t>
        </w:r>
      </w:ins>
      <w:ins w:id="25799" w:author="PR Preview" w:date="2026-01-01T00:00:00Z">
        <w:r>
          <w:t xml:space="preserve"> </w:t>
        </w:r>
      </w:ins>
      <w:ins w:id="25800" w:author="PR Preview" w:date="2026-01-01T00:00:00Z">
        <w:r>
          <w:t xml:space="preserve">	</w:t>
        </w:r>
      </w:ins>
      <w:ins w:id="25801" w:author="PR Preview" w:date="2026-01-01T00:00:00Z">
        <w:r>
          <w:t xml:space="preserve">Wikipedia contributors,</w:t>
        </w:r>
      </w:ins>
      <w:ins w:id="25802" w:author="PR Preview" w:date="2026-01-01T00:00:00Z">
        <w:r>
          <w:t xml:space="preserve"> </w:t>
        </w:r>
      </w:ins>
      <w:ins w:id="25803" w:author="PR Preview" w:date="2026-01-01T00:00:00Z">
        <w:r>
          <w:t xml:space="preserve">“Cosine similarity —</w:t>
        </w:r>
      </w:ins>
      <w:ins w:id="25804" w:author="PR Preview" w:date="2026-01-01T00:00:00Z">
        <w:r>
          <w:t xml:space="preserve"> </w:t>
        </w:r>
      </w:ins>
      <w:ins w:id="25805" w:author="PR Preview" w:date="2026-01-01T00:00:00Z">
        <w:r>
          <w:t xml:space="preserve">Wikipedia</w:t>
        </w:r>
      </w:ins>
      <w:ins w:id="25806" w:author="PR Preview" w:date="2026-01-01T00:00:00Z">
        <w:r>
          <w:t xml:space="preserve">,</w:t>
        </w:r>
      </w:ins>
      <w:ins w:id="25807" w:author="PR Preview" w:date="2026-01-01T00:00:00Z">
        <w:r>
          <w:t xml:space="preserve"> </w:t>
        </w:r>
      </w:ins>
      <w:ins w:id="25808" w:author="PR Preview" w:date="2026-01-01T00:00:00Z">
        <w:r>
          <w:t xml:space="preserve">the free encyclopedia.”</w:t>
        </w:r>
      </w:ins>
      <w:ins w:id="25809" w:author="PR Preview" w:date="2026-01-01T00:00:00Z">
        <w:r>
          <w:t xml:space="preserve"> </w:t>
        </w:r>
      </w:ins>
      <w:ins w:id="25810" w:author="PR Preview" w:date="2026-01-01T00:00:00Z">
        <w:r>
          <w:t xml:space="preserve">2026. Available:</w:t>
        </w:r>
      </w:ins>
      <w:ins w:id="25811" w:author="PR Preview" w:date="2026-01-01T00:00:00Z">
        <w:r>
          <w:t xml:space="preserve"> </w:t>
        </w:r>
      </w:ins>
      <w:hyperlink r:id="rId823">
        <w:ins w:id="25812" w:author="PR Preview" w:date="2026-01-01T00:00:00Z">
          <w:r>
            <w:rPr>
              <w:rStyle w:val="Hyperlink"/>
            </w:rPr>
            <w:t xml:space="preserve">https://en.wikipedia.org/wiki/Cosine_similarity</w:t>
          </w:r>
        </w:ins>
      </w:hyperlink>
    </w:p>
    <w:bookmarkEnd w:id="824"/>
    <w:bookmarkStart w:id="826" w:name="ref-wikipedia_orthonormal_basis"/>
    <w:p>
      <w:pPr>
        <w:pStyle w:val="Bibliography"/>
      </w:pPr>
      <w:ins w:id="25813" w:author="PR Preview" w:date="2026-01-01T00:00:00Z">
        <w:r>
          <w:t xml:space="preserve">[57]</w:t>
        </w:r>
      </w:ins>
      <w:ins w:id="25814" w:author="PR Preview" w:date="2026-01-01T00:00:00Z">
        <w:r>
          <w:t xml:space="preserve"> </w:t>
        </w:r>
      </w:ins>
      <w:ins w:id="25815" w:author="PR Preview" w:date="2026-01-01T00:00:00Z">
        <w:r>
          <w:t xml:space="preserve">	</w:t>
        </w:r>
      </w:ins>
      <w:ins w:id="25816" w:author="PR Preview" w:date="2026-01-01T00:00:00Z">
        <w:r>
          <w:t xml:space="preserve">Wikipedia contributors,</w:t>
        </w:r>
      </w:ins>
      <w:ins w:id="25817" w:author="PR Preview" w:date="2026-01-01T00:00:00Z">
        <w:r>
          <w:t xml:space="preserve"> </w:t>
        </w:r>
      </w:ins>
      <w:ins w:id="25818" w:author="PR Preview" w:date="2026-01-01T00:00:00Z">
        <w:r>
          <w:t xml:space="preserve">“Orthonormal basis —</w:t>
        </w:r>
      </w:ins>
      <w:ins w:id="25819" w:author="PR Preview" w:date="2026-01-01T00:00:00Z">
        <w:r>
          <w:t xml:space="preserve"> </w:t>
        </w:r>
      </w:ins>
      <w:ins w:id="25820" w:author="PR Preview" w:date="2026-01-01T00:00:00Z">
        <w:r>
          <w:t xml:space="preserve">Wikipedia</w:t>
        </w:r>
      </w:ins>
      <w:ins w:id="25821" w:author="PR Preview" w:date="2026-01-01T00:00:00Z">
        <w:r>
          <w:t xml:space="preserve">,</w:t>
        </w:r>
      </w:ins>
      <w:ins w:id="25822" w:author="PR Preview" w:date="2026-01-01T00:00:00Z">
        <w:r>
          <w:t xml:space="preserve"> </w:t>
        </w:r>
      </w:ins>
      <w:ins w:id="25823" w:author="PR Preview" w:date="2026-01-01T00:00:00Z">
        <w:r>
          <w:t xml:space="preserve">the free encyclopedia.”</w:t>
        </w:r>
      </w:ins>
      <w:ins w:id="25824" w:author="PR Preview" w:date="2026-01-01T00:00:00Z">
        <w:r>
          <w:t xml:space="preserve"> </w:t>
        </w:r>
      </w:ins>
      <w:ins w:id="25825" w:author="PR Preview" w:date="2026-01-01T00:00:00Z">
        <w:r>
          <w:t xml:space="preserve">2026. Available:</w:t>
        </w:r>
      </w:ins>
      <w:ins w:id="25826" w:author="PR Preview" w:date="2026-01-01T00:00:00Z">
        <w:r>
          <w:t xml:space="preserve"> </w:t>
        </w:r>
      </w:ins>
      <w:hyperlink r:id="rId825">
        <w:ins w:id="25827" w:author="PR Preview" w:date="2026-01-01T00:00:00Z">
          <w:r>
            <w:rPr>
              <w:rStyle w:val="Hyperlink"/>
            </w:rPr>
            <w:t xml:space="preserve">https://en.wikipedia.org/wiki/Orthonormal_basis</w:t>
          </w:r>
        </w:ins>
      </w:hyperlink>
    </w:p>
    <w:bookmarkEnd w:id="826"/>
    <w:bookmarkStart w:id="828" w:name="ref-wikipedia_gram_schmidt_process"/>
    <w:p>
      <w:pPr>
        <w:pStyle w:val="Bibliography"/>
      </w:pPr>
      <w:ins w:id="25828" w:author="PR Preview" w:date="2026-01-01T00:00:00Z">
        <w:r>
          <w:t xml:space="preserve">[58]</w:t>
        </w:r>
      </w:ins>
      <w:ins w:id="25829" w:author="PR Preview" w:date="2026-01-01T00:00:00Z">
        <w:r>
          <w:t xml:space="preserve"> </w:t>
        </w:r>
      </w:ins>
      <w:ins w:id="25830" w:author="PR Preview" w:date="2026-01-01T00:00:00Z">
        <w:r>
          <w:t xml:space="preserve">	</w:t>
        </w:r>
      </w:ins>
      <w:ins w:id="25831" w:author="PR Preview" w:date="2026-01-01T00:00:00Z">
        <w:r>
          <w:t xml:space="preserve">Wikipedia contributors,</w:t>
        </w:r>
      </w:ins>
      <w:ins w:id="25832" w:author="PR Preview" w:date="2026-01-01T00:00:00Z">
        <w:r>
          <w:t xml:space="preserve"> </w:t>
        </w:r>
      </w:ins>
      <w:ins w:id="25833" w:author="PR Preview" w:date="2026-01-01T00:00:00Z">
        <w:r>
          <w:t xml:space="preserve">“Gram–schmidt process —</w:t>
        </w:r>
      </w:ins>
      <w:ins w:id="25834" w:author="PR Preview" w:date="2026-01-01T00:00:00Z">
        <w:r>
          <w:t xml:space="preserve"> </w:t>
        </w:r>
      </w:ins>
      <w:ins w:id="25835" w:author="PR Preview" w:date="2026-01-01T00:00:00Z">
        <w:r>
          <w:t xml:space="preserve">Wikipedia</w:t>
        </w:r>
      </w:ins>
      <w:ins w:id="25836" w:author="PR Preview" w:date="2026-01-01T00:00:00Z">
        <w:r>
          <w:t xml:space="preserve">,</w:t>
        </w:r>
      </w:ins>
      <w:ins w:id="25837" w:author="PR Preview" w:date="2026-01-01T00:00:00Z">
        <w:r>
          <w:t xml:space="preserve"> </w:t>
        </w:r>
      </w:ins>
      <w:ins w:id="25838" w:author="PR Preview" w:date="2026-01-01T00:00:00Z">
        <w:r>
          <w:t xml:space="preserve">the free encyclopedia.”</w:t>
        </w:r>
      </w:ins>
      <w:ins w:id="25839" w:author="PR Preview" w:date="2026-01-01T00:00:00Z">
        <w:r>
          <w:t xml:space="preserve"> </w:t>
        </w:r>
      </w:ins>
      <w:ins w:id="25840" w:author="PR Preview" w:date="2026-01-01T00:00:00Z">
        <w:r>
          <w:t xml:space="preserve">2026. Available:</w:t>
        </w:r>
      </w:ins>
      <w:ins w:id="25841" w:author="PR Preview" w:date="2026-01-01T00:00:00Z">
        <w:r>
          <w:t xml:space="preserve"> </w:t>
        </w:r>
      </w:ins>
      <w:hyperlink r:id="rId827">
        <w:ins w:id="25842" w:author="PR Preview" w:date="2026-01-01T00:00:00Z">
          <w:r>
            <w:rPr>
              <w:rStyle w:val="Hyperlink"/>
            </w:rPr>
            <w:t xml:space="preserve">https://en.wikipedia.org/wiki/Gram%E2%80%93Schmidt_process</w:t>
          </w:r>
        </w:ins>
      </w:hyperlink>
    </w:p>
    <w:bookmarkEnd w:id="828"/>
    <w:bookmarkStart w:id="830" w:name="ref-wikipedia_outer_product"/>
    <w:p>
      <w:pPr>
        <w:pStyle w:val="Bibliography"/>
      </w:pPr>
      <w:ins w:id="25843" w:author="PR Preview" w:date="2026-01-01T00:00:00Z">
        <w:r>
          <w:t xml:space="preserve">[59]</w:t>
        </w:r>
      </w:ins>
      <w:ins w:id="25844" w:author="PR Preview" w:date="2026-01-01T00:00:00Z">
        <w:r>
          <w:t xml:space="preserve"> </w:t>
        </w:r>
      </w:ins>
      <w:ins w:id="25845" w:author="PR Preview" w:date="2026-01-01T00:00:00Z">
        <w:r>
          <w:t xml:space="preserve">	</w:t>
        </w:r>
      </w:ins>
      <w:ins w:id="25846" w:author="PR Preview" w:date="2026-01-01T00:00:00Z">
        <w:r>
          <w:t xml:space="preserve">Wikipedia contributors,</w:t>
        </w:r>
      </w:ins>
      <w:ins w:id="25847" w:author="PR Preview" w:date="2026-01-01T00:00:00Z">
        <w:r>
          <w:t xml:space="preserve"> </w:t>
        </w:r>
      </w:ins>
      <w:ins w:id="25848" w:author="PR Preview" w:date="2026-01-01T00:00:00Z">
        <w:r>
          <w:t xml:space="preserve">“Outer product —</w:t>
        </w:r>
      </w:ins>
      <w:ins w:id="25849" w:author="PR Preview" w:date="2026-01-01T00:00:00Z">
        <w:r>
          <w:t xml:space="preserve"> </w:t>
        </w:r>
      </w:ins>
      <w:ins w:id="25850" w:author="PR Preview" w:date="2026-01-01T00:00:00Z">
        <w:r>
          <w:t xml:space="preserve">Wikipedia</w:t>
        </w:r>
      </w:ins>
      <w:ins w:id="25851" w:author="PR Preview" w:date="2026-01-01T00:00:00Z">
        <w:r>
          <w:t xml:space="preserve">,</w:t>
        </w:r>
      </w:ins>
      <w:ins w:id="25852" w:author="PR Preview" w:date="2026-01-01T00:00:00Z">
        <w:r>
          <w:t xml:space="preserve"> </w:t>
        </w:r>
      </w:ins>
      <w:ins w:id="25853" w:author="PR Preview" w:date="2026-01-01T00:00:00Z">
        <w:r>
          <w:t xml:space="preserve">the free encyclopedia.”</w:t>
        </w:r>
      </w:ins>
      <w:ins w:id="25854" w:author="PR Preview" w:date="2026-01-01T00:00:00Z">
        <w:r>
          <w:t xml:space="preserve"> </w:t>
        </w:r>
      </w:ins>
      <w:ins w:id="25855" w:author="PR Preview" w:date="2026-01-01T00:00:00Z">
        <w:r>
          <w:t xml:space="preserve">2026. Available:</w:t>
        </w:r>
      </w:ins>
      <w:ins w:id="25856" w:author="PR Preview" w:date="2026-01-01T00:00:00Z">
        <w:r>
          <w:t xml:space="preserve"> </w:t>
        </w:r>
      </w:ins>
      <w:hyperlink r:id="rId829">
        <w:ins w:id="25857" w:author="PR Preview" w:date="2026-01-01T00:00:00Z">
          <w:r>
            <w:rPr>
              <w:rStyle w:val="Hyperlink"/>
            </w:rPr>
            <w:t xml:space="preserve">https://en.wikipedia.org/wiki/Outer_product</w:t>
          </w:r>
        </w:ins>
      </w:hyperlink>
    </w:p>
    <w:bookmarkEnd w:id="830"/>
    <w:bookmarkStart w:id="832" w:name="ref-wikipedia_symmetric_matrix"/>
    <w:p>
      <w:pPr>
        <w:pStyle w:val="Bibliography"/>
      </w:pPr>
      <w:ins w:id="25858" w:author="PR Preview" w:date="2026-01-01T00:00:00Z">
        <w:r>
          <w:t xml:space="preserve">[60]</w:t>
        </w:r>
      </w:ins>
      <w:ins w:id="25859" w:author="PR Preview" w:date="2026-01-01T00:00:00Z">
        <w:r>
          <w:t xml:space="preserve"> </w:t>
        </w:r>
      </w:ins>
      <w:ins w:id="25860" w:author="PR Preview" w:date="2026-01-01T00:00:00Z">
        <w:r>
          <w:t xml:space="preserve">	</w:t>
        </w:r>
      </w:ins>
      <w:ins w:id="25861" w:author="PR Preview" w:date="2026-01-01T00:00:00Z">
        <w:r>
          <w:t xml:space="preserve">Wikipedia contributors,</w:t>
        </w:r>
      </w:ins>
      <w:ins w:id="25862" w:author="PR Preview" w:date="2026-01-01T00:00:00Z">
        <w:r>
          <w:t xml:space="preserve"> </w:t>
        </w:r>
      </w:ins>
      <w:ins w:id="25863" w:author="PR Preview" w:date="2026-01-01T00:00:00Z">
        <w:r>
          <w:t xml:space="preserve">“Symmetric matrix —</w:t>
        </w:r>
      </w:ins>
      <w:ins w:id="25864" w:author="PR Preview" w:date="2026-01-01T00:00:00Z">
        <w:r>
          <w:t xml:space="preserve"> </w:t>
        </w:r>
      </w:ins>
      <w:ins w:id="25865" w:author="PR Preview" w:date="2026-01-01T00:00:00Z">
        <w:r>
          <w:t xml:space="preserve">Wikipedia</w:t>
        </w:r>
      </w:ins>
      <w:ins w:id="25866" w:author="PR Preview" w:date="2026-01-01T00:00:00Z">
        <w:r>
          <w:t xml:space="preserve">,</w:t>
        </w:r>
      </w:ins>
      <w:ins w:id="25867" w:author="PR Preview" w:date="2026-01-01T00:00:00Z">
        <w:r>
          <w:t xml:space="preserve"> </w:t>
        </w:r>
      </w:ins>
      <w:ins w:id="25868" w:author="PR Preview" w:date="2026-01-01T00:00:00Z">
        <w:r>
          <w:t xml:space="preserve">the free encyclopedia.”</w:t>
        </w:r>
      </w:ins>
      <w:ins w:id="25869" w:author="PR Preview" w:date="2026-01-01T00:00:00Z">
        <w:r>
          <w:t xml:space="preserve"> </w:t>
        </w:r>
      </w:ins>
      <w:ins w:id="25870" w:author="PR Preview" w:date="2026-01-01T00:00:00Z">
        <w:r>
          <w:t xml:space="preserve">2026. Available:</w:t>
        </w:r>
      </w:ins>
      <w:ins w:id="25871" w:author="PR Preview" w:date="2026-01-01T00:00:00Z">
        <w:r>
          <w:t xml:space="preserve"> </w:t>
        </w:r>
      </w:ins>
      <w:hyperlink r:id="rId831">
        <w:ins w:id="25872" w:author="PR Preview" w:date="2026-01-01T00:00:00Z">
          <w:r>
            <w:rPr>
              <w:rStyle w:val="Hyperlink"/>
            </w:rPr>
            <w:t xml:space="preserve">https://en.wikipedia.org/wiki/Symmetric_matrix</w:t>
          </w:r>
        </w:ins>
      </w:hyperlink>
    </w:p>
    <w:bookmarkEnd w:id="832"/>
    <w:bookmarkStart w:id="834" w:name="ref-wikipedia_diagonal_matrix"/>
    <w:p>
      <w:pPr>
        <w:pStyle w:val="Bibliography"/>
      </w:pPr>
      <w:ins w:id="25873" w:author="PR Preview" w:date="2026-01-01T00:00:00Z">
        <w:r>
          <w:t xml:space="preserve">[61]</w:t>
        </w:r>
      </w:ins>
      <w:ins w:id="25874" w:author="PR Preview" w:date="2026-01-01T00:00:00Z">
        <w:r>
          <w:t xml:space="preserve"> </w:t>
        </w:r>
      </w:ins>
      <w:ins w:id="25875" w:author="PR Preview" w:date="2026-01-01T00:00:00Z">
        <w:r>
          <w:t xml:space="preserve">	</w:t>
        </w:r>
      </w:ins>
      <w:ins w:id="25876" w:author="PR Preview" w:date="2026-01-01T00:00:00Z">
        <w:r>
          <w:t xml:space="preserve">Wikipedia contributors,</w:t>
        </w:r>
      </w:ins>
      <w:ins w:id="25877" w:author="PR Preview" w:date="2026-01-01T00:00:00Z">
        <w:r>
          <w:t xml:space="preserve"> </w:t>
        </w:r>
      </w:ins>
      <w:ins w:id="25878" w:author="PR Preview" w:date="2026-01-01T00:00:00Z">
        <w:r>
          <w:t xml:space="preserve">“Diagonal matrix —</w:t>
        </w:r>
      </w:ins>
      <w:ins w:id="25879" w:author="PR Preview" w:date="2026-01-01T00:00:00Z">
        <w:r>
          <w:t xml:space="preserve"> </w:t>
        </w:r>
      </w:ins>
      <w:ins w:id="25880" w:author="PR Preview" w:date="2026-01-01T00:00:00Z">
        <w:r>
          <w:t xml:space="preserve">Wikipedia</w:t>
        </w:r>
      </w:ins>
      <w:ins w:id="25881" w:author="PR Preview" w:date="2026-01-01T00:00:00Z">
        <w:r>
          <w:t xml:space="preserve">,</w:t>
        </w:r>
      </w:ins>
      <w:ins w:id="25882" w:author="PR Preview" w:date="2026-01-01T00:00:00Z">
        <w:r>
          <w:t xml:space="preserve"> </w:t>
        </w:r>
      </w:ins>
      <w:ins w:id="25883" w:author="PR Preview" w:date="2026-01-01T00:00:00Z">
        <w:r>
          <w:t xml:space="preserve">the free encyclopedia.”</w:t>
        </w:r>
      </w:ins>
      <w:ins w:id="25884" w:author="PR Preview" w:date="2026-01-01T00:00:00Z">
        <w:r>
          <w:t xml:space="preserve"> </w:t>
        </w:r>
      </w:ins>
      <w:ins w:id="25885" w:author="PR Preview" w:date="2026-01-01T00:00:00Z">
        <w:r>
          <w:t xml:space="preserve">2026. Available:</w:t>
        </w:r>
      </w:ins>
      <w:ins w:id="25886" w:author="PR Preview" w:date="2026-01-01T00:00:00Z">
        <w:r>
          <w:t xml:space="preserve"> </w:t>
        </w:r>
      </w:ins>
      <w:hyperlink r:id="rId833">
        <w:ins w:id="25887" w:author="PR Preview" w:date="2026-01-01T00:00:00Z">
          <w:r>
            <w:rPr>
              <w:rStyle w:val="Hyperlink"/>
            </w:rPr>
            <w:t xml:space="preserve">https://en.wikipedia.org/wiki/Diagonal_matrix</w:t>
          </w:r>
        </w:ins>
      </w:hyperlink>
    </w:p>
    <w:bookmarkEnd w:id="834"/>
    <w:bookmarkStart w:id="836" w:name="ref-wikipedia_invertible_matrix"/>
    <w:p>
      <w:pPr>
        <w:pStyle w:val="Bibliography"/>
      </w:pPr>
      <w:ins w:id="25888" w:author="PR Preview" w:date="2026-01-01T00:00:00Z">
        <w:r>
          <w:t xml:space="preserve">[62]</w:t>
        </w:r>
      </w:ins>
      <w:ins w:id="25889" w:author="PR Preview" w:date="2026-01-01T00:00:00Z">
        <w:r>
          <w:t xml:space="preserve"> </w:t>
        </w:r>
      </w:ins>
      <w:ins w:id="25890" w:author="PR Preview" w:date="2026-01-01T00:00:00Z">
        <w:r>
          <w:t xml:space="preserve">	</w:t>
        </w:r>
      </w:ins>
      <w:ins w:id="25891" w:author="PR Preview" w:date="2026-01-01T00:00:00Z">
        <w:r>
          <w:t xml:space="preserve">Wikipedia contributors,</w:t>
        </w:r>
      </w:ins>
      <w:ins w:id="25892" w:author="PR Preview" w:date="2026-01-01T00:00:00Z">
        <w:r>
          <w:t xml:space="preserve"> </w:t>
        </w:r>
      </w:ins>
      <w:ins w:id="25893" w:author="PR Preview" w:date="2026-01-01T00:00:00Z">
        <w:r>
          <w:t xml:space="preserve">“Invertible matrix —</w:t>
        </w:r>
      </w:ins>
      <w:ins w:id="25894" w:author="PR Preview" w:date="2026-01-01T00:00:00Z">
        <w:r>
          <w:t xml:space="preserve"> </w:t>
        </w:r>
      </w:ins>
      <w:ins w:id="25895" w:author="PR Preview" w:date="2026-01-01T00:00:00Z">
        <w:r>
          <w:t xml:space="preserve">Wikipedia</w:t>
        </w:r>
      </w:ins>
      <w:ins w:id="25896" w:author="PR Preview" w:date="2026-01-01T00:00:00Z">
        <w:r>
          <w:t xml:space="preserve">,</w:t>
        </w:r>
      </w:ins>
      <w:ins w:id="25897" w:author="PR Preview" w:date="2026-01-01T00:00:00Z">
        <w:r>
          <w:t xml:space="preserve"> </w:t>
        </w:r>
      </w:ins>
      <w:ins w:id="25898" w:author="PR Preview" w:date="2026-01-01T00:00:00Z">
        <w:r>
          <w:t xml:space="preserve">the free encyclopedia.”</w:t>
        </w:r>
      </w:ins>
      <w:ins w:id="25899" w:author="PR Preview" w:date="2026-01-01T00:00:00Z">
        <w:r>
          <w:t xml:space="preserve"> </w:t>
        </w:r>
      </w:ins>
      <w:ins w:id="25900" w:author="PR Preview" w:date="2026-01-01T00:00:00Z">
        <w:r>
          <w:t xml:space="preserve">2026. Available:</w:t>
        </w:r>
      </w:ins>
      <w:ins w:id="25901" w:author="PR Preview" w:date="2026-01-01T00:00:00Z">
        <w:r>
          <w:t xml:space="preserve"> </w:t>
        </w:r>
      </w:ins>
      <w:hyperlink r:id="rId835">
        <w:ins w:id="25902" w:author="PR Preview" w:date="2026-01-01T00:00:00Z">
          <w:r>
            <w:rPr>
              <w:rStyle w:val="Hyperlink"/>
            </w:rPr>
            <w:t xml:space="preserve">https://en.wikipedia.org/wiki/Invertible_matrix</w:t>
          </w:r>
        </w:ins>
      </w:hyperlink>
    </w:p>
    <w:bookmarkEnd w:id="836"/>
    <w:bookmarkStart w:id="838" w:name="ref-wikipedia_idempotent_matrix"/>
    <w:p>
      <w:pPr>
        <w:pStyle w:val="Bibliography"/>
      </w:pPr>
      <w:ins w:id="25903" w:author="PR Preview" w:date="2026-01-01T00:00:00Z">
        <w:r>
          <w:t xml:space="preserve">[63]</w:t>
        </w:r>
      </w:ins>
      <w:ins w:id="25904" w:author="PR Preview" w:date="2026-01-01T00:00:00Z">
        <w:r>
          <w:t xml:space="preserve"> </w:t>
        </w:r>
      </w:ins>
      <w:ins w:id="25905" w:author="PR Preview" w:date="2026-01-01T00:00:00Z">
        <w:r>
          <w:t xml:space="preserve">	</w:t>
        </w:r>
      </w:ins>
      <w:ins w:id="25906" w:author="PR Preview" w:date="2026-01-01T00:00:00Z">
        <w:r>
          <w:t xml:space="preserve">Wikipedia contributors,</w:t>
        </w:r>
      </w:ins>
      <w:ins w:id="25907" w:author="PR Preview" w:date="2026-01-01T00:00:00Z">
        <w:r>
          <w:t xml:space="preserve"> </w:t>
        </w:r>
      </w:ins>
      <w:ins w:id="25908" w:author="PR Preview" w:date="2026-01-01T00:00:00Z">
        <w:r>
          <w:t xml:space="preserve">“Idempotent matrix —</w:t>
        </w:r>
      </w:ins>
      <w:ins w:id="25909" w:author="PR Preview" w:date="2026-01-01T00:00:00Z">
        <w:r>
          <w:t xml:space="preserve"> </w:t>
        </w:r>
      </w:ins>
      <w:ins w:id="25910" w:author="PR Preview" w:date="2026-01-01T00:00:00Z">
        <w:r>
          <w:t xml:space="preserve">Wikipedia</w:t>
        </w:r>
      </w:ins>
      <w:ins w:id="25911" w:author="PR Preview" w:date="2026-01-01T00:00:00Z">
        <w:r>
          <w:t xml:space="preserve">,</w:t>
        </w:r>
      </w:ins>
      <w:ins w:id="25912" w:author="PR Preview" w:date="2026-01-01T00:00:00Z">
        <w:r>
          <w:t xml:space="preserve"> </w:t>
        </w:r>
      </w:ins>
      <w:ins w:id="25913" w:author="PR Preview" w:date="2026-01-01T00:00:00Z">
        <w:r>
          <w:t xml:space="preserve">the free encyclopedia.”</w:t>
        </w:r>
      </w:ins>
      <w:ins w:id="25914" w:author="PR Preview" w:date="2026-01-01T00:00:00Z">
        <w:r>
          <w:t xml:space="preserve"> </w:t>
        </w:r>
      </w:ins>
      <w:ins w:id="25915" w:author="PR Preview" w:date="2026-01-01T00:00:00Z">
        <w:r>
          <w:t xml:space="preserve">2026. Available:</w:t>
        </w:r>
      </w:ins>
      <w:ins w:id="25916" w:author="PR Preview" w:date="2026-01-01T00:00:00Z">
        <w:r>
          <w:t xml:space="preserve"> </w:t>
        </w:r>
      </w:ins>
      <w:hyperlink r:id="rId837">
        <w:ins w:id="25917" w:author="PR Preview" w:date="2026-01-01T00:00:00Z">
          <w:r>
            <w:rPr>
              <w:rStyle w:val="Hyperlink"/>
            </w:rPr>
            <w:t xml:space="preserve">https://en.wikipedia.org/wiki/Idempotent_matrix</w:t>
          </w:r>
        </w:ins>
      </w:hyperlink>
    </w:p>
    <w:bookmarkEnd w:id="838"/>
    <w:bookmarkStart w:id="840" w:name="ref-wikipedia_orthogonal_matrix"/>
    <w:p>
      <w:pPr>
        <w:pStyle w:val="Bibliography"/>
      </w:pPr>
      <w:ins w:id="25918" w:author="PR Preview" w:date="2026-01-01T00:00:00Z">
        <w:r>
          <w:t xml:space="preserve">[64]</w:t>
        </w:r>
      </w:ins>
      <w:ins w:id="25919" w:author="PR Preview" w:date="2026-01-01T00:00:00Z">
        <w:r>
          <w:t xml:space="preserve"> </w:t>
        </w:r>
      </w:ins>
      <w:ins w:id="25920" w:author="PR Preview" w:date="2026-01-01T00:00:00Z">
        <w:r>
          <w:t xml:space="preserve">	</w:t>
        </w:r>
      </w:ins>
      <w:ins w:id="25921" w:author="PR Preview" w:date="2026-01-01T00:00:00Z">
        <w:r>
          <w:t xml:space="preserve">Wikipedia contributors,</w:t>
        </w:r>
      </w:ins>
      <w:ins w:id="25922" w:author="PR Preview" w:date="2026-01-01T00:00:00Z">
        <w:r>
          <w:t xml:space="preserve"> </w:t>
        </w:r>
      </w:ins>
      <w:ins w:id="25923" w:author="PR Preview" w:date="2026-01-01T00:00:00Z">
        <w:r>
          <w:t xml:space="preserve">“Orthogonal matrix —</w:t>
        </w:r>
      </w:ins>
      <w:ins w:id="25924" w:author="PR Preview" w:date="2026-01-01T00:00:00Z">
        <w:r>
          <w:t xml:space="preserve"> </w:t>
        </w:r>
      </w:ins>
      <w:ins w:id="25925" w:author="PR Preview" w:date="2026-01-01T00:00:00Z">
        <w:r>
          <w:t xml:space="preserve">Wikipedia</w:t>
        </w:r>
      </w:ins>
      <w:ins w:id="25926" w:author="PR Preview" w:date="2026-01-01T00:00:00Z">
        <w:r>
          <w:t xml:space="preserve">,</w:t>
        </w:r>
      </w:ins>
      <w:ins w:id="25927" w:author="PR Preview" w:date="2026-01-01T00:00:00Z">
        <w:r>
          <w:t xml:space="preserve"> </w:t>
        </w:r>
      </w:ins>
      <w:ins w:id="25928" w:author="PR Preview" w:date="2026-01-01T00:00:00Z">
        <w:r>
          <w:t xml:space="preserve">the free encyclopedia.”</w:t>
        </w:r>
      </w:ins>
      <w:ins w:id="25929" w:author="PR Preview" w:date="2026-01-01T00:00:00Z">
        <w:r>
          <w:t xml:space="preserve"> </w:t>
        </w:r>
      </w:ins>
      <w:ins w:id="25930" w:author="PR Preview" w:date="2026-01-01T00:00:00Z">
        <w:r>
          <w:t xml:space="preserve">2026. Available:</w:t>
        </w:r>
      </w:ins>
      <w:ins w:id="25931" w:author="PR Preview" w:date="2026-01-01T00:00:00Z">
        <w:r>
          <w:t xml:space="preserve"> </w:t>
        </w:r>
      </w:ins>
      <w:hyperlink r:id="rId839">
        <w:ins w:id="25932" w:author="PR Preview" w:date="2026-01-01T00:00:00Z">
          <w:r>
            <w:rPr>
              <w:rStyle w:val="Hyperlink"/>
            </w:rPr>
            <w:t xml:space="preserve">https://en.wikipedia.org/wiki/Orthogonal_matrix</w:t>
          </w:r>
        </w:ins>
      </w:hyperlink>
    </w:p>
    <w:bookmarkEnd w:id="840"/>
    <w:bookmarkStart w:id="842" w:name="ref-wikipedia_quadratic_form"/>
    <w:p>
      <w:pPr>
        <w:pStyle w:val="Bibliography"/>
      </w:pPr>
      <w:ins w:id="25933" w:author="PR Preview" w:date="2026-01-01T00:00:00Z">
        <w:r>
          <w:t xml:space="preserve">[65]</w:t>
        </w:r>
      </w:ins>
      <w:ins w:id="25934" w:author="PR Preview" w:date="2026-01-01T00:00:00Z">
        <w:r>
          <w:t xml:space="preserve"> </w:t>
        </w:r>
      </w:ins>
      <w:ins w:id="25935" w:author="PR Preview" w:date="2026-01-01T00:00:00Z">
        <w:r>
          <w:t xml:space="preserve">	</w:t>
        </w:r>
      </w:ins>
      <w:ins w:id="25936" w:author="PR Preview" w:date="2026-01-01T00:00:00Z">
        <w:r>
          <w:t xml:space="preserve">Wikipedia contributors,</w:t>
        </w:r>
      </w:ins>
      <w:ins w:id="25937" w:author="PR Preview" w:date="2026-01-01T00:00:00Z">
        <w:r>
          <w:t xml:space="preserve"> </w:t>
        </w:r>
      </w:ins>
      <w:ins w:id="25938" w:author="PR Preview" w:date="2026-01-01T00:00:00Z">
        <w:r>
          <w:t xml:space="preserve">“Quadratic form —</w:t>
        </w:r>
      </w:ins>
      <w:ins w:id="25939" w:author="PR Preview" w:date="2026-01-01T00:00:00Z">
        <w:r>
          <w:t xml:space="preserve"> </w:t>
        </w:r>
      </w:ins>
      <w:ins w:id="25940" w:author="PR Preview" w:date="2026-01-01T00:00:00Z">
        <w:r>
          <w:t xml:space="preserve">Wikipedia</w:t>
        </w:r>
      </w:ins>
      <w:ins w:id="25941" w:author="PR Preview" w:date="2026-01-01T00:00:00Z">
        <w:r>
          <w:t xml:space="preserve">,</w:t>
        </w:r>
      </w:ins>
      <w:ins w:id="25942" w:author="PR Preview" w:date="2026-01-01T00:00:00Z">
        <w:r>
          <w:t xml:space="preserve"> </w:t>
        </w:r>
      </w:ins>
      <w:ins w:id="25943" w:author="PR Preview" w:date="2026-01-01T00:00:00Z">
        <w:r>
          <w:t xml:space="preserve">the free encyclopedia.”</w:t>
        </w:r>
      </w:ins>
      <w:ins w:id="25944" w:author="PR Preview" w:date="2026-01-01T00:00:00Z">
        <w:r>
          <w:t xml:space="preserve"> </w:t>
        </w:r>
      </w:ins>
      <w:ins w:id="25945" w:author="PR Preview" w:date="2026-01-01T00:00:00Z">
        <w:r>
          <w:t xml:space="preserve">2026. Available:</w:t>
        </w:r>
      </w:ins>
      <w:ins w:id="25946" w:author="PR Preview" w:date="2026-01-01T00:00:00Z">
        <w:r>
          <w:t xml:space="preserve"> </w:t>
        </w:r>
      </w:ins>
      <w:hyperlink r:id="rId841">
        <w:ins w:id="25947" w:author="PR Preview" w:date="2026-01-01T00:00:00Z">
          <w:r>
            <w:rPr>
              <w:rStyle w:val="Hyperlink"/>
            </w:rPr>
            <w:t xml:space="preserve">https://en.wikipedia.org/wiki/Quadratic_form</w:t>
          </w:r>
        </w:ins>
      </w:hyperlink>
    </w:p>
    <w:bookmarkEnd w:id="842"/>
    <w:bookmarkStart w:id="844" w:name="ref-wikipedia_trace_linear_algebra"/>
    <w:p>
      <w:pPr>
        <w:pStyle w:val="Bibliography"/>
      </w:pPr>
      <w:ins w:id="25948" w:author="PR Preview" w:date="2026-01-01T00:00:00Z">
        <w:r>
          <w:t xml:space="preserve">[66]</w:t>
        </w:r>
      </w:ins>
      <w:ins w:id="25949" w:author="PR Preview" w:date="2026-01-01T00:00:00Z">
        <w:r>
          <w:t xml:space="preserve"> </w:t>
        </w:r>
      </w:ins>
      <w:ins w:id="25950" w:author="PR Preview" w:date="2026-01-01T00:00:00Z">
        <w:r>
          <w:t xml:space="preserve">	</w:t>
        </w:r>
      </w:ins>
      <w:ins w:id="25951" w:author="PR Preview" w:date="2026-01-01T00:00:00Z">
        <w:r>
          <w:t xml:space="preserve">Wikipedia contributors,</w:t>
        </w:r>
      </w:ins>
      <w:ins w:id="25952" w:author="PR Preview" w:date="2026-01-01T00:00:00Z">
        <w:r>
          <w:t xml:space="preserve"> </w:t>
        </w:r>
      </w:ins>
      <w:ins w:id="25953" w:author="PR Preview" w:date="2026-01-01T00:00:00Z">
        <w:r>
          <w:t xml:space="preserve">“Trace (linear algebra) —</w:t>
        </w:r>
      </w:ins>
      <w:ins w:id="25954" w:author="PR Preview" w:date="2026-01-01T00:00:00Z">
        <w:r>
          <w:t xml:space="preserve"> </w:t>
        </w:r>
      </w:ins>
      <w:ins w:id="25955" w:author="PR Preview" w:date="2026-01-01T00:00:00Z">
        <w:r>
          <w:t xml:space="preserve">Wikipedia</w:t>
        </w:r>
      </w:ins>
      <w:ins w:id="25956" w:author="PR Preview" w:date="2026-01-01T00:00:00Z">
        <w:r>
          <w:t xml:space="preserve">,</w:t>
        </w:r>
      </w:ins>
      <w:ins w:id="25957" w:author="PR Preview" w:date="2026-01-01T00:00:00Z">
        <w:r>
          <w:t xml:space="preserve"> </w:t>
        </w:r>
      </w:ins>
      <w:ins w:id="25958" w:author="PR Preview" w:date="2026-01-01T00:00:00Z">
        <w:r>
          <w:t xml:space="preserve">the free encyclopedia.”</w:t>
        </w:r>
      </w:ins>
      <w:ins w:id="25959" w:author="PR Preview" w:date="2026-01-01T00:00:00Z">
        <w:r>
          <w:t xml:space="preserve"> </w:t>
        </w:r>
      </w:ins>
      <w:ins w:id="25960" w:author="PR Preview" w:date="2026-01-01T00:00:00Z">
        <w:r>
          <w:t xml:space="preserve">2026. Available:</w:t>
        </w:r>
      </w:ins>
      <w:ins w:id="25961" w:author="PR Preview" w:date="2026-01-01T00:00:00Z">
        <w:r>
          <w:t xml:space="preserve"> </w:t>
        </w:r>
      </w:ins>
      <w:hyperlink r:id="rId843">
        <w:ins w:id="25962" w:author="PR Preview" w:date="2026-01-01T00:00:00Z">
          <w:r>
            <w:rPr>
              <w:rStyle w:val="Hyperlink"/>
            </w:rPr>
            <w:t xml:space="preserve">https://en.wikipedia.org/wiki/Trace_(linear_algebra)</w:t>
          </w:r>
        </w:ins>
      </w:hyperlink>
    </w:p>
    <w:bookmarkEnd w:id="844"/>
    <w:bookmarkStart w:id="846" w:name="ref-wikipedia_frobenius_norm"/>
    <w:p>
      <w:pPr>
        <w:pStyle w:val="Bibliography"/>
      </w:pPr>
      <w:ins w:id="25963" w:author="PR Preview" w:date="2026-01-01T00:00:00Z">
        <w:r>
          <w:t xml:space="preserve">[67]</w:t>
        </w:r>
      </w:ins>
      <w:ins w:id="25964" w:author="PR Preview" w:date="2026-01-01T00:00:00Z">
        <w:r>
          <w:t xml:space="preserve"> </w:t>
        </w:r>
      </w:ins>
      <w:ins w:id="25965" w:author="PR Preview" w:date="2026-01-01T00:00:00Z">
        <w:r>
          <w:t xml:space="preserve">	</w:t>
        </w:r>
      </w:ins>
      <w:ins w:id="25966" w:author="PR Preview" w:date="2026-01-01T00:00:00Z">
        <w:r>
          <w:t xml:space="preserve">Wikipedia contributors,</w:t>
        </w:r>
      </w:ins>
      <w:ins w:id="25967" w:author="PR Preview" w:date="2026-01-01T00:00:00Z">
        <w:r>
          <w:t xml:space="preserve"> </w:t>
        </w:r>
      </w:ins>
      <w:ins w:id="25968" w:author="PR Preview" w:date="2026-01-01T00:00:00Z">
        <w:r>
          <w:t xml:space="preserve">“Frobenius norm —</w:t>
        </w:r>
      </w:ins>
      <w:ins w:id="25969" w:author="PR Preview" w:date="2026-01-01T00:00:00Z">
        <w:r>
          <w:t xml:space="preserve"> </w:t>
        </w:r>
      </w:ins>
      <w:ins w:id="25970" w:author="PR Preview" w:date="2026-01-01T00:00:00Z">
        <w:r>
          <w:t xml:space="preserve">Wikipedia</w:t>
        </w:r>
      </w:ins>
      <w:ins w:id="25971" w:author="PR Preview" w:date="2026-01-01T00:00:00Z">
        <w:r>
          <w:t xml:space="preserve">,</w:t>
        </w:r>
      </w:ins>
      <w:ins w:id="25972" w:author="PR Preview" w:date="2026-01-01T00:00:00Z">
        <w:r>
          <w:t xml:space="preserve"> </w:t>
        </w:r>
      </w:ins>
      <w:ins w:id="25973" w:author="PR Preview" w:date="2026-01-01T00:00:00Z">
        <w:r>
          <w:t xml:space="preserve">the free encyclopedia.”</w:t>
        </w:r>
      </w:ins>
      <w:ins w:id="25974" w:author="PR Preview" w:date="2026-01-01T00:00:00Z">
        <w:r>
          <w:t xml:space="preserve"> </w:t>
        </w:r>
      </w:ins>
      <w:ins w:id="25975" w:author="PR Preview" w:date="2026-01-01T00:00:00Z">
        <w:r>
          <w:t xml:space="preserve">2026. Available:</w:t>
        </w:r>
      </w:ins>
      <w:ins w:id="25976" w:author="PR Preview" w:date="2026-01-01T00:00:00Z">
        <w:r>
          <w:t xml:space="preserve"> </w:t>
        </w:r>
      </w:ins>
      <w:hyperlink r:id="rId845">
        <w:ins w:id="25977" w:author="PR Preview" w:date="2026-01-01T00:00:00Z">
          <w:r>
            <w:rPr>
              <w:rStyle w:val="Hyperlink"/>
            </w:rPr>
            <w:t xml:space="preserve">https://en.wikipedia.org/wiki/Frobenius_norm</w:t>
          </w:r>
        </w:ins>
      </w:hyperlink>
    </w:p>
    <w:bookmarkEnd w:id="846"/>
    <w:bookmarkStart w:id="848" w:name="Xb43b527953f0eee3a44673cae4da74733136085"/>
    <w:p>
      <w:pPr>
        <w:pStyle w:val="Bibliography"/>
      </w:pPr>
      <w:ins w:id="25978" w:author="PR Preview" w:date="2026-01-01T00:00:00Z">
        <w:r>
          <w:t xml:space="preserve">[68]</w:t>
        </w:r>
      </w:ins>
      <w:ins w:id="25979" w:author="PR Preview" w:date="2026-01-01T00:00:00Z">
        <w:r>
          <w:t xml:space="preserve"> </w:t>
        </w:r>
      </w:ins>
      <w:ins w:id="25980" w:author="PR Preview" w:date="2026-01-01T00:00:00Z">
        <w:r>
          <w:t xml:space="preserve">	</w:t>
        </w:r>
      </w:ins>
      <w:ins w:id="25981" w:author="PR Preview" w:date="2026-01-01T00:00:00Z">
        <w:r>
          <w:t xml:space="preserve">Wikipedia contributors,</w:t>
        </w:r>
      </w:ins>
      <w:ins w:id="25982" w:author="PR Preview" w:date="2026-01-01T00:00:00Z">
        <w:r>
          <w:t xml:space="preserve"> </w:t>
        </w:r>
      </w:ins>
      <w:ins w:id="25983" w:author="PR Preview" w:date="2026-01-01T00:00:00Z">
        <w:r>
          <w:t xml:space="preserve">“Eigendecomposition of a matrix —</w:t>
        </w:r>
      </w:ins>
      <w:ins w:id="25984" w:author="PR Preview" w:date="2026-01-01T00:00:00Z">
        <w:r>
          <w:t xml:space="preserve"> </w:t>
        </w:r>
      </w:ins>
      <w:ins w:id="25985" w:author="PR Preview" w:date="2026-01-01T00:00:00Z">
        <w:r>
          <w:t xml:space="preserve">Wikipedia</w:t>
        </w:r>
      </w:ins>
      <w:ins w:id="25986" w:author="PR Preview" w:date="2026-01-01T00:00:00Z">
        <w:r>
          <w:t xml:space="preserve">,</w:t>
        </w:r>
      </w:ins>
      <w:ins w:id="25987" w:author="PR Preview" w:date="2026-01-01T00:00:00Z">
        <w:r>
          <w:t xml:space="preserve"> </w:t>
        </w:r>
      </w:ins>
      <w:ins w:id="25988" w:author="PR Preview" w:date="2026-01-01T00:00:00Z">
        <w:r>
          <w:t xml:space="preserve">the free encyclopedia.”</w:t>
        </w:r>
      </w:ins>
      <w:ins w:id="25989" w:author="PR Preview" w:date="2026-01-01T00:00:00Z">
        <w:r>
          <w:t xml:space="preserve"> </w:t>
        </w:r>
      </w:ins>
      <w:ins w:id="25990" w:author="PR Preview" w:date="2026-01-01T00:00:00Z">
        <w:r>
          <w:t xml:space="preserve">2026. Available:</w:t>
        </w:r>
      </w:ins>
      <w:ins w:id="25991" w:author="PR Preview" w:date="2026-01-01T00:00:00Z">
        <w:r>
          <w:t xml:space="preserve"> </w:t>
        </w:r>
      </w:ins>
      <w:hyperlink r:id="rId847">
        <w:ins w:id="25992" w:author="PR Preview" w:date="2026-01-01T00:00:00Z">
          <w:r>
            <w:rPr>
              <w:rStyle w:val="Hyperlink"/>
            </w:rPr>
            <w:t xml:space="preserve">https://en.wikipedia.org/wiki/Eigendecomposition_of_a_matrix</w:t>
          </w:r>
        </w:ins>
      </w:hyperlink>
    </w:p>
    <w:bookmarkEnd w:id="848"/>
    <w:bookmarkStart w:id="850" w:name="X3fcaea5f0d39c316e8eba753e3f1acffa30cc5e"/>
    <w:p>
      <w:pPr>
        <w:pStyle w:val="Bibliography"/>
      </w:pPr>
      <w:ins w:id="25993" w:author="PR Preview" w:date="2026-01-01T00:00:00Z">
        <w:r>
          <w:t xml:space="preserve">[69]</w:t>
        </w:r>
      </w:ins>
      <w:ins w:id="25994" w:author="PR Preview" w:date="2026-01-01T00:00:00Z">
        <w:r>
          <w:t xml:space="preserve"> </w:t>
        </w:r>
      </w:ins>
      <w:ins w:id="25995" w:author="PR Preview" w:date="2026-01-01T00:00:00Z">
        <w:r>
          <w:t xml:space="preserve">	</w:t>
        </w:r>
      </w:ins>
      <w:ins w:id="25996" w:author="PR Preview" w:date="2026-01-01T00:00:00Z">
        <w:r>
          <w:t xml:space="preserve">Wikipedia contributors,</w:t>
        </w:r>
      </w:ins>
      <w:ins w:id="25997" w:author="PR Preview" w:date="2026-01-01T00:00:00Z">
        <w:r>
          <w:t xml:space="preserve"> </w:t>
        </w:r>
      </w:ins>
      <w:ins w:id="25998" w:author="PR Preview" w:date="2026-01-01T00:00:00Z">
        <w:r>
          <w:t xml:space="preserve">“Singular value decomposition —</w:t>
        </w:r>
      </w:ins>
      <w:ins w:id="25999" w:author="PR Preview" w:date="2026-01-01T00:00:00Z">
        <w:r>
          <w:t xml:space="preserve"> </w:t>
        </w:r>
      </w:ins>
      <w:ins w:id="26000" w:author="PR Preview" w:date="2026-01-01T00:00:00Z">
        <w:r>
          <w:t xml:space="preserve">Wikipedia</w:t>
        </w:r>
      </w:ins>
      <w:ins w:id="26001" w:author="PR Preview" w:date="2026-01-01T00:00:00Z">
        <w:r>
          <w:t xml:space="preserve">,</w:t>
        </w:r>
      </w:ins>
      <w:ins w:id="26002" w:author="PR Preview" w:date="2026-01-01T00:00:00Z">
        <w:r>
          <w:t xml:space="preserve"> </w:t>
        </w:r>
      </w:ins>
      <w:ins w:id="26003" w:author="PR Preview" w:date="2026-01-01T00:00:00Z">
        <w:r>
          <w:t xml:space="preserve">the free encyclopedia.”</w:t>
        </w:r>
      </w:ins>
      <w:ins w:id="26004" w:author="PR Preview" w:date="2026-01-01T00:00:00Z">
        <w:r>
          <w:t xml:space="preserve"> </w:t>
        </w:r>
      </w:ins>
      <w:ins w:id="26005" w:author="PR Preview" w:date="2026-01-01T00:00:00Z">
        <w:r>
          <w:t xml:space="preserve">2026. Available:</w:t>
        </w:r>
      </w:ins>
      <w:ins w:id="26006" w:author="PR Preview" w:date="2026-01-01T00:00:00Z">
        <w:r>
          <w:t xml:space="preserve"> </w:t>
        </w:r>
      </w:ins>
      <w:hyperlink r:id="rId849">
        <w:ins w:id="26007" w:author="PR Preview" w:date="2026-01-01T00:00:00Z">
          <w:r>
            <w:rPr>
              <w:rStyle w:val="Hyperlink"/>
            </w:rPr>
            <w:t xml:space="preserve">https://en.wikipedia.org/wiki/Singular_value_decomposition</w:t>
          </w:r>
        </w:ins>
      </w:hyperlink>
    </w:p>
    <w:bookmarkEnd w:id="850"/>
    <w:bookmarkStart w:id="852" w:name="ref-wikipedia_definite_matrix"/>
    <w:p>
      <w:pPr>
        <w:pStyle w:val="Bibliography"/>
      </w:pPr>
      <w:ins w:id="26008" w:author="PR Preview" w:date="2026-01-01T00:00:00Z">
        <w:r>
          <w:t xml:space="preserve">[70]</w:t>
        </w:r>
      </w:ins>
      <w:ins w:id="26009" w:author="PR Preview" w:date="2026-01-01T00:00:00Z">
        <w:r>
          <w:t xml:space="preserve"> </w:t>
        </w:r>
      </w:ins>
      <w:ins w:id="26010" w:author="PR Preview" w:date="2026-01-01T00:00:00Z">
        <w:r>
          <w:t xml:space="preserve">	</w:t>
        </w:r>
      </w:ins>
      <w:ins w:id="26011" w:author="PR Preview" w:date="2026-01-01T00:00:00Z">
        <w:r>
          <w:t xml:space="preserve">Wikipedia contributors,</w:t>
        </w:r>
      </w:ins>
      <w:ins w:id="26012" w:author="PR Preview" w:date="2026-01-01T00:00:00Z">
        <w:r>
          <w:t xml:space="preserve"> </w:t>
        </w:r>
      </w:ins>
      <w:ins w:id="26013" w:author="PR Preview" w:date="2026-01-01T00:00:00Z">
        <w:r>
          <w:t xml:space="preserve">“Definite matrix —</w:t>
        </w:r>
      </w:ins>
      <w:ins w:id="26014" w:author="PR Preview" w:date="2026-01-01T00:00:00Z">
        <w:r>
          <w:t xml:space="preserve"> </w:t>
        </w:r>
      </w:ins>
      <w:ins w:id="26015" w:author="PR Preview" w:date="2026-01-01T00:00:00Z">
        <w:r>
          <w:t xml:space="preserve">Wikipedia</w:t>
        </w:r>
      </w:ins>
      <w:ins w:id="26016" w:author="PR Preview" w:date="2026-01-01T00:00:00Z">
        <w:r>
          <w:t xml:space="preserve">,</w:t>
        </w:r>
      </w:ins>
      <w:ins w:id="26017" w:author="PR Preview" w:date="2026-01-01T00:00:00Z">
        <w:r>
          <w:t xml:space="preserve"> </w:t>
        </w:r>
      </w:ins>
      <w:ins w:id="26018" w:author="PR Preview" w:date="2026-01-01T00:00:00Z">
        <w:r>
          <w:t xml:space="preserve">the free encyclopedia.”</w:t>
        </w:r>
      </w:ins>
      <w:ins w:id="26019" w:author="PR Preview" w:date="2026-01-01T00:00:00Z">
        <w:r>
          <w:t xml:space="preserve"> </w:t>
        </w:r>
      </w:ins>
      <w:ins w:id="26020" w:author="PR Preview" w:date="2026-01-01T00:00:00Z">
        <w:r>
          <w:t xml:space="preserve">2026. Available:</w:t>
        </w:r>
      </w:ins>
      <w:ins w:id="26021" w:author="PR Preview" w:date="2026-01-01T00:00:00Z">
        <w:r>
          <w:t xml:space="preserve"> </w:t>
        </w:r>
      </w:ins>
      <w:hyperlink r:id="rId851">
        <w:ins w:id="26022" w:author="PR Preview" w:date="2026-01-01T00:00:00Z">
          <w:r>
            <w:rPr>
              <w:rStyle w:val="Hyperlink"/>
            </w:rPr>
            <w:t xml:space="preserve">https://en.wikipedia.org/wiki/Definite_matrix</w:t>
          </w:r>
        </w:ins>
      </w:hyperlink>
    </w:p>
    <w:bookmarkEnd w:id="852"/>
    <w:bookmarkStart w:id="854" w:name="ref-wikipedia_paraboloid"/>
    <w:p>
      <w:pPr>
        <w:pStyle w:val="Bibliography"/>
      </w:pPr>
      <w:ins w:id="26023" w:author="PR Preview" w:date="2026-01-01T00:00:00Z">
        <w:r>
          <w:t xml:space="preserve">[71]</w:t>
        </w:r>
      </w:ins>
      <w:ins w:id="26024" w:author="PR Preview" w:date="2026-01-01T00:00:00Z">
        <w:r>
          <w:t xml:space="preserve"> </w:t>
        </w:r>
      </w:ins>
      <w:ins w:id="26025" w:author="PR Preview" w:date="2026-01-01T00:00:00Z">
        <w:r>
          <w:t xml:space="preserve">	</w:t>
        </w:r>
      </w:ins>
      <w:ins w:id="26026" w:author="PR Preview" w:date="2026-01-01T00:00:00Z">
        <w:r>
          <w:t xml:space="preserve">Wikipedia contributors,</w:t>
        </w:r>
      </w:ins>
      <w:ins w:id="26027" w:author="PR Preview" w:date="2026-01-01T00:00:00Z">
        <w:r>
          <w:t xml:space="preserve"> </w:t>
        </w:r>
      </w:ins>
      <w:ins w:id="26028" w:author="PR Preview" w:date="2026-01-01T00:00:00Z">
        <w:r>
          <w:t xml:space="preserve">“Paraboloid —</w:t>
        </w:r>
      </w:ins>
      <w:ins w:id="26029" w:author="PR Preview" w:date="2026-01-01T00:00:00Z">
        <w:r>
          <w:t xml:space="preserve"> </w:t>
        </w:r>
      </w:ins>
      <w:ins w:id="26030" w:author="PR Preview" w:date="2026-01-01T00:00:00Z">
        <w:r>
          <w:t xml:space="preserve">Wikipedia</w:t>
        </w:r>
      </w:ins>
      <w:ins w:id="26031" w:author="PR Preview" w:date="2026-01-01T00:00:00Z">
        <w:r>
          <w:t xml:space="preserve">,</w:t>
        </w:r>
      </w:ins>
      <w:ins w:id="26032" w:author="PR Preview" w:date="2026-01-01T00:00:00Z">
        <w:r>
          <w:t xml:space="preserve"> </w:t>
        </w:r>
      </w:ins>
      <w:ins w:id="26033" w:author="PR Preview" w:date="2026-01-01T00:00:00Z">
        <w:r>
          <w:t xml:space="preserve">the free encyclopedia.”</w:t>
        </w:r>
      </w:ins>
      <w:ins w:id="26034" w:author="PR Preview" w:date="2026-01-01T00:00:00Z">
        <w:r>
          <w:t xml:space="preserve"> </w:t>
        </w:r>
      </w:ins>
      <w:ins w:id="26035" w:author="PR Preview" w:date="2026-01-01T00:00:00Z">
        <w:r>
          <w:t xml:space="preserve">2026. Available:</w:t>
        </w:r>
      </w:ins>
      <w:ins w:id="26036" w:author="PR Preview" w:date="2026-01-01T00:00:00Z">
        <w:r>
          <w:t xml:space="preserve"> </w:t>
        </w:r>
      </w:ins>
      <w:hyperlink r:id="rId853">
        <w:ins w:id="26037" w:author="PR Preview" w:date="2026-01-01T00:00:00Z">
          <w:r>
            <w:rPr>
              <w:rStyle w:val="Hyperlink"/>
            </w:rPr>
            <w:t xml:space="preserve">https://en.wikipedia.org/wiki/Paraboloid</w:t>
          </w:r>
        </w:ins>
      </w:hyperlink>
    </w:p>
    <w:bookmarkEnd w:id="854"/>
    <w:bookmarkStart w:id="856" w:name="ref-wikipedia_determinant"/>
    <w:p>
      <w:pPr>
        <w:pStyle w:val="Bibliography"/>
      </w:pPr>
      <w:ins w:id="26038" w:author="PR Preview" w:date="2026-01-01T00:00:00Z">
        <w:r>
          <w:t xml:space="preserve">[72]</w:t>
        </w:r>
      </w:ins>
      <w:ins w:id="26039" w:author="PR Preview" w:date="2026-01-01T00:00:00Z">
        <w:r>
          <w:t xml:space="preserve"> </w:t>
        </w:r>
      </w:ins>
      <w:ins w:id="26040" w:author="PR Preview" w:date="2026-01-01T00:00:00Z">
        <w:r>
          <w:t xml:space="preserve">	</w:t>
        </w:r>
      </w:ins>
      <w:ins w:id="26041" w:author="PR Preview" w:date="2026-01-01T00:00:00Z">
        <w:r>
          <w:t xml:space="preserve">Wikipedia contributors,</w:t>
        </w:r>
      </w:ins>
      <w:ins w:id="26042" w:author="PR Preview" w:date="2026-01-01T00:00:00Z">
        <w:r>
          <w:t xml:space="preserve"> </w:t>
        </w:r>
      </w:ins>
      <w:ins w:id="26043" w:author="PR Preview" w:date="2026-01-01T00:00:00Z">
        <w:r>
          <w:t xml:space="preserve">“Determinant —</w:t>
        </w:r>
      </w:ins>
      <w:ins w:id="26044" w:author="PR Preview" w:date="2026-01-01T00:00:00Z">
        <w:r>
          <w:t xml:space="preserve"> </w:t>
        </w:r>
      </w:ins>
      <w:ins w:id="26045" w:author="PR Preview" w:date="2026-01-01T00:00:00Z">
        <w:r>
          <w:t xml:space="preserve">Wikipedia</w:t>
        </w:r>
      </w:ins>
      <w:ins w:id="26046" w:author="PR Preview" w:date="2026-01-01T00:00:00Z">
        <w:r>
          <w:t xml:space="preserve">,</w:t>
        </w:r>
      </w:ins>
      <w:ins w:id="26047" w:author="PR Preview" w:date="2026-01-01T00:00:00Z">
        <w:r>
          <w:t xml:space="preserve"> </w:t>
        </w:r>
      </w:ins>
      <w:ins w:id="26048" w:author="PR Preview" w:date="2026-01-01T00:00:00Z">
        <w:r>
          <w:t xml:space="preserve">the free encyclopedia.”</w:t>
        </w:r>
      </w:ins>
      <w:ins w:id="26049" w:author="PR Preview" w:date="2026-01-01T00:00:00Z">
        <w:r>
          <w:t xml:space="preserve"> </w:t>
        </w:r>
      </w:ins>
      <w:ins w:id="26050" w:author="PR Preview" w:date="2026-01-01T00:00:00Z">
        <w:r>
          <w:t xml:space="preserve">2026. Available:</w:t>
        </w:r>
      </w:ins>
      <w:ins w:id="26051" w:author="PR Preview" w:date="2026-01-01T00:00:00Z">
        <w:r>
          <w:t xml:space="preserve"> </w:t>
        </w:r>
      </w:ins>
      <w:hyperlink r:id="rId855">
        <w:ins w:id="26052" w:author="PR Preview" w:date="2026-01-01T00:00:00Z">
          <w:r>
            <w:rPr>
              <w:rStyle w:val="Hyperlink"/>
            </w:rPr>
            <w:t xml:space="preserve">https://en.wikipedia.org/wiki/Determinant</w:t>
          </w:r>
        </w:ins>
      </w:hyperlink>
    </w:p>
    <w:bookmarkEnd w:id="856"/>
    <w:bookmarkStart w:id="858" w:name="ref-wikipedia_design_matrix"/>
    <w:p>
      <w:pPr>
        <w:pStyle w:val="Bibliography"/>
      </w:pPr>
      <w:ins w:id="26053" w:author="PR Preview" w:date="2026-01-01T00:00:00Z">
        <w:r>
          <w:t xml:space="preserve">[73]</w:t>
        </w:r>
      </w:ins>
      <w:ins w:id="26054" w:author="PR Preview" w:date="2026-01-01T00:00:00Z">
        <w:r>
          <w:t xml:space="preserve"> </w:t>
        </w:r>
      </w:ins>
      <w:ins w:id="26055" w:author="PR Preview" w:date="2026-01-01T00:00:00Z">
        <w:r>
          <w:t xml:space="preserve">	</w:t>
        </w:r>
      </w:ins>
      <w:ins w:id="26056" w:author="PR Preview" w:date="2026-01-01T00:00:00Z">
        <w:r>
          <w:t xml:space="preserve">Wikipedia contributors,</w:t>
        </w:r>
      </w:ins>
      <w:ins w:id="26057" w:author="PR Preview" w:date="2026-01-01T00:00:00Z">
        <w:r>
          <w:t xml:space="preserve"> </w:t>
        </w:r>
      </w:ins>
      <w:ins w:id="26058" w:author="PR Preview" w:date="2026-01-01T00:00:00Z">
        <w:r>
          <w:t xml:space="preserve">“Design matrix —</w:t>
        </w:r>
      </w:ins>
      <w:ins w:id="26059" w:author="PR Preview" w:date="2026-01-01T00:00:00Z">
        <w:r>
          <w:t xml:space="preserve"> </w:t>
        </w:r>
      </w:ins>
      <w:ins w:id="26060" w:author="PR Preview" w:date="2026-01-01T00:00:00Z">
        <w:r>
          <w:t xml:space="preserve">Wikipedia</w:t>
        </w:r>
      </w:ins>
      <w:ins w:id="26061" w:author="PR Preview" w:date="2026-01-01T00:00:00Z">
        <w:r>
          <w:t xml:space="preserve">,</w:t>
        </w:r>
      </w:ins>
      <w:ins w:id="26062" w:author="PR Preview" w:date="2026-01-01T00:00:00Z">
        <w:r>
          <w:t xml:space="preserve"> </w:t>
        </w:r>
      </w:ins>
      <w:ins w:id="26063" w:author="PR Preview" w:date="2026-01-01T00:00:00Z">
        <w:r>
          <w:t xml:space="preserve">the free encyclopedia.”</w:t>
        </w:r>
      </w:ins>
      <w:ins w:id="26064" w:author="PR Preview" w:date="2026-01-01T00:00:00Z">
        <w:r>
          <w:t xml:space="preserve"> </w:t>
        </w:r>
      </w:ins>
      <w:ins w:id="26065" w:author="PR Preview" w:date="2026-01-01T00:00:00Z">
        <w:r>
          <w:t xml:space="preserve">2026. Available:</w:t>
        </w:r>
      </w:ins>
      <w:ins w:id="26066" w:author="PR Preview" w:date="2026-01-01T00:00:00Z">
        <w:r>
          <w:t xml:space="preserve"> </w:t>
        </w:r>
      </w:ins>
      <w:hyperlink r:id="rId857">
        <w:ins w:id="26067" w:author="PR Preview" w:date="2026-01-01T00:00:00Z">
          <w:r>
            <w:rPr>
              <w:rStyle w:val="Hyperlink"/>
            </w:rPr>
            <w:t xml:space="preserve">https://en.wikipedia.org/wiki/Design_matrix</w:t>
          </w:r>
        </w:ins>
      </w:hyperlink>
    </w:p>
    <w:bookmarkEnd w:id="858"/>
    <w:bookmarkStart w:id="860" w:name="ref-wikipedia_projection_matrix"/>
    <w:p>
      <w:pPr>
        <w:pStyle w:val="Bibliography"/>
      </w:pPr>
      <w:ins w:id="26068" w:author="PR Preview" w:date="2026-01-01T00:00:00Z">
        <w:r>
          <w:t xml:space="preserve">[74]</w:t>
        </w:r>
      </w:ins>
      <w:ins w:id="26069" w:author="PR Preview" w:date="2026-01-01T00:00:00Z">
        <w:r>
          <w:t xml:space="preserve"> </w:t>
        </w:r>
      </w:ins>
      <w:ins w:id="26070" w:author="PR Preview" w:date="2026-01-01T00:00:00Z">
        <w:r>
          <w:t xml:space="preserve">	</w:t>
        </w:r>
      </w:ins>
      <w:ins w:id="26071" w:author="PR Preview" w:date="2026-01-01T00:00:00Z">
        <w:r>
          <w:t xml:space="preserve">Wikipedia contributors,</w:t>
        </w:r>
      </w:ins>
      <w:ins w:id="26072" w:author="PR Preview" w:date="2026-01-01T00:00:00Z">
        <w:r>
          <w:t xml:space="preserve"> </w:t>
        </w:r>
      </w:ins>
      <w:ins w:id="26073" w:author="PR Preview" w:date="2026-01-01T00:00:00Z">
        <w:r>
          <w:t xml:space="preserve">“Projection matrix —</w:t>
        </w:r>
      </w:ins>
      <w:ins w:id="26074" w:author="PR Preview" w:date="2026-01-01T00:00:00Z">
        <w:r>
          <w:t xml:space="preserve"> </w:t>
        </w:r>
      </w:ins>
      <w:ins w:id="26075" w:author="PR Preview" w:date="2026-01-01T00:00:00Z">
        <w:r>
          <w:t xml:space="preserve">Wikipedia</w:t>
        </w:r>
      </w:ins>
      <w:ins w:id="26076" w:author="PR Preview" w:date="2026-01-01T00:00:00Z">
        <w:r>
          <w:t xml:space="preserve">,</w:t>
        </w:r>
      </w:ins>
      <w:ins w:id="26077" w:author="PR Preview" w:date="2026-01-01T00:00:00Z">
        <w:r>
          <w:t xml:space="preserve"> </w:t>
        </w:r>
      </w:ins>
      <w:ins w:id="26078" w:author="PR Preview" w:date="2026-01-01T00:00:00Z">
        <w:r>
          <w:t xml:space="preserve">the free encyclopedia.”</w:t>
        </w:r>
      </w:ins>
      <w:ins w:id="26079" w:author="PR Preview" w:date="2026-01-01T00:00:00Z">
        <w:r>
          <w:t xml:space="preserve"> </w:t>
        </w:r>
      </w:ins>
      <w:ins w:id="26080" w:author="PR Preview" w:date="2026-01-01T00:00:00Z">
        <w:r>
          <w:t xml:space="preserve">2026. Available:</w:t>
        </w:r>
      </w:ins>
      <w:ins w:id="26081" w:author="PR Preview" w:date="2026-01-01T00:00:00Z">
        <w:r>
          <w:t xml:space="preserve"> </w:t>
        </w:r>
      </w:ins>
      <w:hyperlink r:id="rId859">
        <w:ins w:id="26082" w:author="PR Preview" w:date="2026-01-01T00:00:00Z">
          <w:r>
            <w:rPr>
              <w:rStyle w:val="Hyperlink"/>
            </w:rPr>
            <w:t xml:space="preserve">https://en.wikipedia.org/wiki/Projection_matrix</w:t>
          </w:r>
        </w:ins>
      </w:hyperlink>
    </w:p>
    <w:bookmarkEnd w:id="860"/>
    <w:bookmarkStart w:id="862" w:name="ref-zhou2024matinv"/>
    <w:p>
      <w:pPr>
        <w:pStyle w:val="Bibliography"/>
      </w:pPr>
      <w:ins w:id="26083" w:author="PR Preview" w:date="2026-01-01T00:00:00Z">
        <w:r>
          <w:t xml:space="preserve">[75]</w:t>
        </w:r>
      </w:ins>
      <w:ins w:id="26084" w:author="PR Preview" w:date="2026-01-01T00:00:00Z">
        <w:r>
          <w:t xml:space="preserve"> </w:t>
        </w:r>
      </w:ins>
      <w:ins w:id="26085" w:author="PR Preview" w:date="2026-01-01T00:00:00Z">
        <w:r>
          <w:t xml:space="preserve">	</w:t>
        </w:r>
      </w:ins>
      <w:ins w:id="26086" w:author="PR Preview" w:date="2026-01-01T00:00:00Z">
        <w:r>
          <w:t xml:space="preserve">H. Zhou,</w:t>
        </w:r>
      </w:ins>
      <w:ins w:id="26087" w:author="PR Preview" w:date="2026-01-01T00:00:00Z">
        <w:r>
          <w:t xml:space="preserve"> </w:t>
        </w:r>
      </w:ins>
      <w:ins w:id="26088" w:author="PR Preview" w:date="2026-01-01T00:00:00Z">
        <w:r>
          <w:t xml:space="preserve">“Linear equations and matrix inverses.”</w:t>
        </w:r>
      </w:ins>
      <w:ins w:id="26089" w:author="PR Preview" w:date="2026-01-01T00:00:00Z">
        <w:r>
          <w:t xml:space="preserve"> </w:t>
        </w:r>
      </w:ins>
      <w:ins w:id="26090" w:author="PR Preview" w:date="2026-01-01T00:00:00Z">
        <w:r>
          <w:t xml:space="preserve">Lecture notes for Biostat 216, Mathematical Methods for Biostatistics, University of California, Los Angeles, 2024. Accessed: Oct. 05, 2026. [Online]. Available:</w:t>
        </w:r>
      </w:ins>
      <w:ins w:id="26091" w:author="PR Preview" w:date="2026-01-01T00:00:00Z">
        <w:r>
          <w:t xml:space="preserve"> </w:t>
        </w:r>
      </w:ins>
      <w:hyperlink r:id="rId861">
        <w:ins w:id="26092" w:author="PR Preview" w:date="2026-01-01T00:00:00Z">
          <w:r>
            <w:rPr>
              <w:rStyle w:val="Hyperlink"/>
            </w:rPr>
            <w:t xml:space="preserve">https://ucla-biostat-216.github.io/2024fall/slides/07-matinv/07-matinv.html</w:t>
          </w:r>
        </w:ins>
      </w:hyperlink>
    </w:p>
    <w:bookmarkEnd w:id="862"/>
    <w:bookmarkStart w:id="864" w:name="ref-wikipedia_generalized_inverse"/>
    <w:p>
      <w:pPr>
        <w:pStyle w:val="Bibliography"/>
      </w:pPr>
      <w:ins w:id="26093" w:author="PR Preview" w:date="2026-01-01T00:00:00Z">
        <w:r>
          <w:t xml:space="preserve">[76]</w:t>
        </w:r>
      </w:ins>
      <w:ins w:id="26094" w:author="PR Preview" w:date="2026-01-01T00:00:00Z">
        <w:r>
          <w:t xml:space="preserve"> </w:t>
        </w:r>
      </w:ins>
      <w:ins w:id="26095" w:author="PR Preview" w:date="2026-01-01T00:00:00Z">
        <w:r>
          <w:t xml:space="preserve">	</w:t>
        </w:r>
      </w:ins>
      <w:ins w:id="26096" w:author="PR Preview" w:date="2026-01-01T00:00:00Z">
        <w:r>
          <w:t xml:space="preserve">Wikipedia contributors,</w:t>
        </w:r>
      </w:ins>
      <w:ins w:id="26097" w:author="PR Preview" w:date="2026-01-01T00:00:00Z">
        <w:r>
          <w:t xml:space="preserve"> </w:t>
        </w:r>
      </w:ins>
      <w:ins w:id="26098" w:author="PR Preview" w:date="2026-01-01T00:00:00Z">
        <w:r>
          <w:t xml:space="preserve">“Generalized inverse —</w:t>
        </w:r>
      </w:ins>
      <w:ins w:id="26099" w:author="PR Preview" w:date="2026-01-01T00:00:00Z">
        <w:r>
          <w:t xml:space="preserve"> </w:t>
        </w:r>
      </w:ins>
      <w:ins w:id="26100" w:author="PR Preview" w:date="2026-01-01T00:00:00Z">
        <w:r>
          <w:t xml:space="preserve">Wikipedia</w:t>
        </w:r>
      </w:ins>
      <w:ins w:id="26101" w:author="PR Preview" w:date="2026-01-01T00:00:00Z">
        <w:r>
          <w:t xml:space="preserve">,</w:t>
        </w:r>
      </w:ins>
      <w:ins w:id="26102" w:author="PR Preview" w:date="2026-01-01T00:00:00Z">
        <w:r>
          <w:t xml:space="preserve"> </w:t>
        </w:r>
      </w:ins>
      <w:ins w:id="26103" w:author="PR Preview" w:date="2026-01-01T00:00:00Z">
        <w:r>
          <w:t xml:space="preserve">the free encyclopedia.”</w:t>
        </w:r>
      </w:ins>
      <w:ins w:id="26104" w:author="PR Preview" w:date="2026-01-01T00:00:00Z">
        <w:r>
          <w:t xml:space="preserve"> </w:t>
        </w:r>
      </w:ins>
      <w:ins w:id="26105" w:author="PR Preview" w:date="2026-01-01T00:00:00Z">
        <w:r>
          <w:t xml:space="preserve">2026. Available:</w:t>
        </w:r>
      </w:ins>
      <w:ins w:id="26106" w:author="PR Preview" w:date="2026-01-01T00:00:00Z">
        <w:r>
          <w:t xml:space="preserve"> </w:t>
        </w:r>
      </w:ins>
      <w:hyperlink r:id="rId863">
        <w:ins w:id="26107" w:author="PR Preview" w:date="2026-01-01T00:00:00Z">
          <w:r>
            <w:rPr>
              <w:rStyle w:val="Hyperlink"/>
            </w:rPr>
            <w:t xml:space="preserve">https://en.wikipedia.org/wiki/Generalized_inverse</w:t>
          </w:r>
        </w:ins>
      </w:hyperlink>
    </w:p>
    <w:bookmarkEnd w:id="864"/>
    <w:bookmarkStart w:id="866" w:name="ref-wikipedia_moore_penrose_inverse"/>
    <w:p>
      <w:pPr>
        <w:pStyle w:val="Bibliography"/>
      </w:pPr>
      <w:ins w:id="26108" w:author="PR Preview" w:date="2026-01-01T00:00:00Z">
        <w:r>
          <w:t xml:space="preserve">[77]</w:t>
        </w:r>
      </w:ins>
      <w:ins w:id="26109" w:author="PR Preview" w:date="2026-01-01T00:00:00Z">
        <w:r>
          <w:t xml:space="preserve"> </w:t>
        </w:r>
      </w:ins>
      <w:ins w:id="26110" w:author="PR Preview" w:date="2026-01-01T00:00:00Z">
        <w:r>
          <w:t xml:space="preserve">	</w:t>
        </w:r>
      </w:ins>
      <w:ins w:id="26111" w:author="PR Preview" w:date="2026-01-01T00:00:00Z">
        <w:r>
          <w:t xml:space="preserve">Wikipedia contributors,</w:t>
        </w:r>
      </w:ins>
      <w:ins w:id="26112" w:author="PR Preview" w:date="2026-01-01T00:00:00Z">
        <w:r>
          <w:t xml:space="preserve"> </w:t>
        </w:r>
      </w:ins>
      <w:ins w:id="26113" w:author="PR Preview" w:date="2026-01-01T00:00:00Z">
        <w:r>
          <w:t xml:space="preserve">“Moore–penrose inverse —</w:t>
        </w:r>
      </w:ins>
      <w:ins w:id="26114" w:author="PR Preview" w:date="2026-01-01T00:00:00Z">
        <w:r>
          <w:t xml:space="preserve"> </w:t>
        </w:r>
      </w:ins>
      <w:ins w:id="26115" w:author="PR Preview" w:date="2026-01-01T00:00:00Z">
        <w:r>
          <w:t xml:space="preserve">Wikipedia</w:t>
        </w:r>
      </w:ins>
      <w:ins w:id="26116" w:author="PR Preview" w:date="2026-01-01T00:00:00Z">
        <w:r>
          <w:t xml:space="preserve">,</w:t>
        </w:r>
      </w:ins>
      <w:ins w:id="26117" w:author="PR Preview" w:date="2026-01-01T00:00:00Z">
        <w:r>
          <w:t xml:space="preserve"> </w:t>
        </w:r>
      </w:ins>
      <w:ins w:id="26118" w:author="PR Preview" w:date="2026-01-01T00:00:00Z">
        <w:r>
          <w:t xml:space="preserve">the free encyclopedia.”</w:t>
        </w:r>
      </w:ins>
      <w:ins w:id="26119" w:author="PR Preview" w:date="2026-01-01T00:00:00Z">
        <w:r>
          <w:t xml:space="preserve"> </w:t>
        </w:r>
      </w:ins>
      <w:ins w:id="26120" w:author="PR Preview" w:date="2026-01-01T00:00:00Z">
        <w:r>
          <w:t xml:space="preserve">2026. Available:</w:t>
        </w:r>
      </w:ins>
      <w:ins w:id="26121" w:author="PR Preview" w:date="2026-01-01T00:00:00Z">
        <w:r>
          <w:t xml:space="preserve"> </w:t>
        </w:r>
      </w:ins>
      <w:hyperlink r:id="rId865">
        <w:ins w:id="26122" w:author="PR Preview" w:date="2026-01-01T00:00:00Z">
          <w:r>
            <w:rPr>
              <w:rStyle w:val="Hyperlink"/>
            </w:rPr>
            <w:t xml:space="preserve">https://en.wikipedia.org/wiki/Moore%E2%80%93Penrose_inverse</w:t>
          </w:r>
        </w:ins>
      </w:hyperlink>
    </w:p>
    <w:bookmarkEnd w:id="866"/>
    <w:bookmarkStart w:id="868" w:name="X97fe57415e7e267285131d5509dc48aaa6368b8"/>
    <w:p>
      <w:pPr>
        <w:pStyle w:val="Bibliography"/>
      </w:pPr>
      <w:ins w:id="26123" w:author="PR Preview" w:date="2026-01-01T00:00:00Z">
        <w:r>
          <w:t xml:space="preserve">[78]</w:t>
        </w:r>
      </w:ins>
      <w:ins w:id="26124" w:author="PR Preview" w:date="2026-01-01T00:00:00Z">
        <w:r>
          <w:t xml:space="preserve"> </w:t>
        </w:r>
      </w:ins>
      <w:ins w:id="26125" w:author="PR Preview" w:date="2026-01-01T00:00:00Z">
        <w:r>
          <w:t xml:space="preserve">	</w:t>
        </w:r>
      </w:ins>
      <w:ins w:id="26126" w:author="PR Preview" w:date="2026-01-01T00:00:00Z">
        <w:r>
          <w:t xml:space="preserve">Wikipedia contributors,</w:t>
        </w:r>
      </w:ins>
      <w:ins w:id="26127" w:author="PR Preview" w:date="2026-01-01T00:00:00Z">
        <w:r>
          <w:t xml:space="preserve"> </w:t>
        </w:r>
      </w:ins>
      <w:ins w:id="26128" w:author="PR Preview" w:date="2026-01-01T00:00:00Z">
        <w:r>
          <w:t xml:space="preserve">“Consistent and inconsistent equations —</w:t>
        </w:r>
      </w:ins>
      <w:ins w:id="26129" w:author="PR Preview" w:date="2026-01-01T00:00:00Z">
        <w:r>
          <w:t xml:space="preserve"> </w:t>
        </w:r>
      </w:ins>
      <w:ins w:id="26130" w:author="PR Preview" w:date="2026-01-01T00:00:00Z">
        <w:r>
          <w:t xml:space="preserve">Wikipedia</w:t>
        </w:r>
      </w:ins>
      <w:ins w:id="26131" w:author="PR Preview" w:date="2026-01-01T00:00:00Z">
        <w:r>
          <w:t xml:space="preserve">,</w:t>
        </w:r>
      </w:ins>
      <w:ins w:id="26132" w:author="PR Preview" w:date="2026-01-01T00:00:00Z">
        <w:r>
          <w:t xml:space="preserve"> </w:t>
        </w:r>
      </w:ins>
      <w:ins w:id="26133" w:author="PR Preview" w:date="2026-01-01T00:00:00Z">
        <w:r>
          <w:t xml:space="preserve">the free encyclopedia.”</w:t>
        </w:r>
      </w:ins>
      <w:ins w:id="26134" w:author="PR Preview" w:date="2026-01-01T00:00:00Z">
        <w:r>
          <w:t xml:space="preserve"> </w:t>
        </w:r>
      </w:ins>
      <w:ins w:id="26135" w:author="PR Preview" w:date="2026-01-01T00:00:00Z">
        <w:r>
          <w:t xml:space="preserve">2026. Available:</w:t>
        </w:r>
      </w:ins>
      <w:ins w:id="26136" w:author="PR Preview" w:date="2026-01-01T00:00:00Z">
        <w:r>
          <w:t xml:space="preserve"> </w:t>
        </w:r>
      </w:ins>
      <w:hyperlink r:id="rId867">
        <w:ins w:id="26137" w:author="PR Preview" w:date="2026-01-01T00:00:00Z">
          <w:r>
            <w:rPr>
              <w:rStyle w:val="Hyperlink"/>
            </w:rPr>
            <w:t xml:space="preserve">https://en.wikipedia.org/wiki/Consistent_and_inconsistent_equations</w:t>
          </w:r>
        </w:ins>
      </w:hyperlink>
    </w:p>
    <w:bookmarkEnd w:id="868"/>
    <w:bookmarkStart w:id="870" w:name="ref-zhou2024ls"/>
    <w:p>
      <w:pPr>
        <w:pStyle w:val="Bibliography"/>
      </w:pPr>
      <w:ins w:id="26138" w:author="PR Preview" w:date="2026-01-01T00:00:00Z">
        <w:r>
          <w:t xml:space="preserve">[79]</w:t>
        </w:r>
      </w:ins>
      <w:ins w:id="26139" w:author="PR Preview" w:date="2026-01-01T00:00:00Z">
        <w:r>
          <w:t xml:space="preserve"> </w:t>
        </w:r>
      </w:ins>
      <w:ins w:id="26140" w:author="PR Preview" w:date="2026-01-01T00:00:00Z">
        <w:r>
          <w:t xml:space="preserve">	</w:t>
        </w:r>
      </w:ins>
      <w:ins w:id="26141" w:author="PR Preview" w:date="2026-01-01T00:00:00Z">
        <w:r>
          <w:t xml:space="preserve">H. Zhou,</w:t>
        </w:r>
      </w:ins>
      <w:ins w:id="26142" w:author="PR Preview" w:date="2026-01-01T00:00:00Z">
        <w:r>
          <w:t xml:space="preserve"> </w:t>
        </w:r>
      </w:ins>
      <w:ins w:id="26143" w:author="PR Preview" w:date="2026-01-01T00:00:00Z">
        <w:r>
          <w:t xml:space="preserve">“Least squares.”</w:t>
        </w:r>
      </w:ins>
      <w:ins w:id="26144" w:author="PR Preview" w:date="2026-01-01T00:00:00Z">
        <w:r>
          <w:t xml:space="preserve"> </w:t>
        </w:r>
      </w:ins>
      <w:ins w:id="26145" w:author="PR Preview" w:date="2026-01-01T00:00:00Z">
        <w:r>
          <w:t xml:space="preserve">Lecture notes for Biostat 216, Mathematical Methods for Biostatistics, University of California, Los Angeles, 2024. Accessed: Oct. 05, 2026. [Online]. Available:</w:t>
        </w:r>
      </w:ins>
      <w:ins w:id="26146" w:author="PR Preview" w:date="2026-01-01T00:00:00Z">
        <w:r>
          <w:t xml:space="preserve"> </w:t>
        </w:r>
      </w:ins>
      <w:hyperlink r:id="rId869">
        <w:ins w:id="26147" w:author="PR Preview" w:date="2026-01-01T00:00:00Z">
          <w:r>
            <w:rPr>
              <w:rStyle w:val="Hyperlink"/>
            </w:rPr>
            <w:t xml:space="preserve">https://ucla-biostat-216.github.io/2024fall/slides/08-ls/08-ls.html</w:t>
          </w:r>
        </w:ins>
      </w:hyperlink>
    </w:p>
    <w:bookmarkEnd w:id="870"/>
    <w:bookmarkStart w:id="872" w:name="ref-wikipedia_triangular_matrix"/>
    <w:p>
      <w:pPr>
        <w:pStyle w:val="Bibliography"/>
      </w:pPr>
      <w:ins w:id="26148" w:author="PR Preview" w:date="2026-01-01T00:00:00Z">
        <w:r>
          <w:t xml:space="preserve">[80]</w:t>
        </w:r>
      </w:ins>
      <w:ins w:id="26149" w:author="PR Preview" w:date="2026-01-01T00:00:00Z">
        <w:r>
          <w:t xml:space="preserve"> </w:t>
        </w:r>
      </w:ins>
      <w:ins w:id="26150" w:author="PR Preview" w:date="2026-01-01T00:00:00Z">
        <w:r>
          <w:t xml:space="preserve">	</w:t>
        </w:r>
      </w:ins>
      <w:ins w:id="26151" w:author="PR Preview" w:date="2026-01-01T00:00:00Z">
        <w:r>
          <w:t xml:space="preserve">Wikipedia contributors,</w:t>
        </w:r>
      </w:ins>
      <w:ins w:id="26152" w:author="PR Preview" w:date="2026-01-01T00:00:00Z">
        <w:r>
          <w:t xml:space="preserve"> </w:t>
        </w:r>
      </w:ins>
      <w:ins w:id="26153" w:author="PR Preview" w:date="2026-01-01T00:00:00Z">
        <w:r>
          <w:t xml:space="preserve">“Triangular matrix —</w:t>
        </w:r>
      </w:ins>
      <w:ins w:id="26154" w:author="PR Preview" w:date="2026-01-01T00:00:00Z">
        <w:r>
          <w:t xml:space="preserve"> </w:t>
        </w:r>
      </w:ins>
      <w:ins w:id="26155" w:author="PR Preview" w:date="2026-01-01T00:00:00Z">
        <w:r>
          <w:t xml:space="preserve">Wikipedia</w:t>
        </w:r>
      </w:ins>
      <w:ins w:id="26156" w:author="PR Preview" w:date="2026-01-01T00:00:00Z">
        <w:r>
          <w:t xml:space="preserve">,</w:t>
        </w:r>
      </w:ins>
      <w:ins w:id="26157" w:author="PR Preview" w:date="2026-01-01T00:00:00Z">
        <w:r>
          <w:t xml:space="preserve"> </w:t>
        </w:r>
      </w:ins>
      <w:ins w:id="26158" w:author="PR Preview" w:date="2026-01-01T00:00:00Z">
        <w:r>
          <w:t xml:space="preserve">the free encyclopedia.”</w:t>
        </w:r>
      </w:ins>
      <w:ins w:id="26159" w:author="PR Preview" w:date="2026-01-01T00:00:00Z">
        <w:r>
          <w:t xml:space="preserve"> </w:t>
        </w:r>
      </w:ins>
      <w:ins w:id="26160" w:author="PR Preview" w:date="2026-01-01T00:00:00Z">
        <w:r>
          <w:t xml:space="preserve">2026. Available:</w:t>
        </w:r>
      </w:ins>
      <w:ins w:id="26161" w:author="PR Preview" w:date="2026-01-01T00:00:00Z">
        <w:r>
          <w:t xml:space="preserve"> </w:t>
        </w:r>
      </w:ins>
      <w:hyperlink r:id="rId871">
        <w:ins w:id="26162" w:author="PR Preview" w:date="2026-01-01T00:00:00Z">
          <w:r>
            <w:rPr>
              <w:rStyle w:val="Hyperlink"/>
            </w:rPr>
            <w:t xml:space="preserve">https://en.wikipedia.org/wiki/Triangular_matrix</w:t>
          </w:r>
        </w:ins>
      </w:hyperlink>
    </w:p>
    <w:bookmarkEnd w:id="872"/>
    <w:bookmarkStart w:id="874" w:name="ref-wikipedia_least_squares"/>
    <w:p>
      <w:pPr>
        <w:pStyle w:val="Bibliography"/>
      </w:pPr>
      <w:ins w:id="26163" w:author="PR Preview" w:date="2026-01-01T00:00:00Z">
        <w:r>
          <w:t xml:space="preserve">[81]</w:t>
        </w:r>
      </w:ins>
      <w:ins w:id="26164" w:author="PR Preview" w:date="2026-01-01T00:00:00Z">
        <w:r>
          <w:t xml:space="preserve"> </w:t>
        </w:r>
      </w:ins>
      <w:ins w:id="26165" w:author="PR Preview" w:date="2026-01-01T00:00:00Z">
        <w:r>
          <w:t xml:space="preserve">	</w:t>
        </w:r>
      </w:ins>
      <w:ins w:id="26166" w:author="PR Preview" w:date="2026-01-01T00:00:00Z">
        <w:r>
          <w:t xml:space="preserve">Wikipedia contributors,</w:t>
        </w:r>
      </w:ins>
      <w:ins w:id="26167" w:author="PR Preview" w:date="2026-01-01T00:00:00Z">
        <w:r>
          <w:t xml:space="preserve"> </w:t>
        </w:r>
      </w:ins>
      <w:ins w:id="26168" w:author="PR Preview" w:date="2026-01-01T00:00:00Z">
        <w:r>
          <w:t xml:space="preserve">“Least squares —</w:t>
        </w:r>
      </w:ins>
      <w:ins w:id="26169" w:author="PR Preview" w:date="2026-01-01T00:00:00Z">
        <w:r>
          <w:t xml:space="preserve"> </w:t>
        </w:r>
      </w:ins>
      <w:ins w:id="26170" w:author="PR Preview" w:date="2026-01-01T00:00:00Z">
        <w:r>
          <w:t xml:space="preserve">Wikipedia</w:t>
        </w:r>
      </w:ins>
      <w:ins w:id="26171" w:author="PR Preview" w:date="2026-01-01T00:00:00Z">
        <w:r>
          <w:t xml:space="preserve">,</w:t>
        </w:r>
      </w:ins>
      <w:ins w:id="26172" w:author="PR Preview" w:date="2026-01-01T00:00:00Z">
        <w:r>
          <w:t xml:space="preserve"> </w:t>
        </w:r>
      </w:ins>
      <w:ins w:id="26173" w:author="PR Preview" w:date="2026-01-01T00:00:00Z">
        <w:r>
          <w:t xml:space="preserve">the free encyclopedia.”</w:t>
        </w:r>
      </w:ins>
      <w:ins w:id="26174" w:author="PR Preview" w:date="2026-01-01T00:00:00Z">
        <w:r>
          <w:t xml:space="preserve"> </w:t>
        </w:r>
      </w:ins>
      <w:ins w:id="26175" w:author="PR Preview" w:date="2026-01-01T00:00:00Z">
        <w:r>
          <w:t xml:space="preserve">2026. Available:</w:t>
        </w:r>
      </w:ins>
      <w:ins w:id="26176" w:author="PR Preview" w:date="2026-01-01T00:00:00Z">
        <w:r>
          <w:t xml:space="preserve"> </w:t>
        </w:r>
      </w:ins>
      <w:hyperlink r:id="rId873">
        <w:ins w:id="26177" w:author="PR Preview" w:date="2026-01-01T00:00:00Z">
          <w:r>
            <w:rPr>
              <w:rStyle w:val="Hyperlink"/>
            </w:rPr>
            <w:t xml:space="preserve">https://en.wikipedia.org/wiki/Least_squares</w:t>
          </w:r>
        </w:ins>
      </w:hyperlink>
    </w:p>
    <w:bookmarkEnd w:id="874"/>
    <w:bookmarkStart w:id="876" w:name="ref-wikipedia_normal_equations"/>
    <w:p>
      <w:pPr>
        <w:pStyle w:val="Bibliography"/>
      </w:pPr>
      <w:ins w:id="26178" w:author="PR Preview" w:date="2026-01-01T00:00:00Z">
        <w:r>
          <w:t xml:space="preserve">[82]</w:t>
        </w:r>
      </w:ins>
      <w:ins w:id="26179" w:author="PR Preview" w:date="2026-01-01T00:00:00Z">
        <w:r>
          <w:t xml:space="preserve"> </w:t>
        </w:r>
      </w:ins>
      <w:ins w:id="26180" w:author="PR Preview" w:date="2026-01-01T00:00:00Z">
        <w:r>
          <w:t xml:space="preserve">	</w:t>
        </w:r>
      </w:ins>
      <w:ins w:id="26181" w:author="PR Preview" w:date="2026-01-01T00:00:00Z">
        <w:r>
          <w:t xml:space="preserve">Wikipedia contributors,</w:t>
        </w:r>
      </w:ins>
      <w:ins w:id="26182" w:author="PR Preview" w:date="2026-01-01T00:00:00Z">
        <w:r>
          <w:t xml:space="preserve"> </w:t>
        </w:r>
      </w:ins>
      <w:ins w:id="26183" w:author="PR Preview" w:date="2026-01-01T00:00:00Z">
        <w:r>
          <w:t xml:space="preserve">“Normal equations —</w:t>
        </w:r>
      </w:ins>
      <w:ins w:id="26184" w:author="PR Preview" w:date="2026-01-01T00:00:00Z">
        <w:r>
          <w:t xml:space="preserve"> </w:t>
        </w:r>
      </w:ins>
      <w:ins w:id="26185" w:author="PR Preview" w:date="2026-01-01T00:00:00Z">
        <w:r>
          <w:t xml:space="preserve">Wikipedia</w:t>
        </w:r>
      </w:ins>
      <w:ins w:id="26186" w:author="PR Preview" w:date="2026-01-01T00:00:00Z">
        <w:r>
          <w:t xml:space="preserve">,</w:t>
        </w:r>
      </w:ins>
      <w:ins w:id="26187" w:author="PR Preview" w:date="2026-01-01T00:00:00Z">
        <w:r>
          <w:t xml:space="preserve"> </w:t>
        </w:r>
      </w:ins>
      <w:ins w:id="26188" w:author="PR Preview" w:date="2026-01-01T00:00:00Z">
        <w:r>
          <w:t xml:space="preserve">the free encyclopedia.”</w:t>
        </w:r>
      </w:ins>
      <w:ins w:id="26189" w:author="PR Preview" w:date="2026-01-01T00:00:00Z">
        <w:r>
          <w:t xml:space="preserve"> </w:t>
        </w:r>
      </w:ins>
      <w:ins w:id="26190" w:author="PR Preview" w:date="2026-01-01T00:00:00Z">
        <w:r>
          <w:t xml:space="preserve">2026. Available:</w:t>
        </w:r>
      </w:ins>
      <w:ins w:id="26191" w:author="PR Preview" w:date="2026-01-01T00:00:00Z">
        <w:r>
          <w:t xml:space="preserve"> </w:t>
        </w:r>
      </w:ins>
      <w:hyperlink r:id="rId875">
        <w:ins w:id="26192" w:author="PR Preview" w:date="2026-01-01T00:00:00Z">
          <w:r>
            <w:rPr>
              <w:rStyle w:val="Hyperlink"/>
            </w:rPr>
            <w:t xml:space="preserve">https://en.wikipedia.org/wiki/Normal_equations</w:t>
          </w:r>
        </w:ins>
      </w:hyperlink>
    </w:p>
    <w:bookmarkEnd w:id="876"/>
    <w:bookmarkStart w:id="878" w:name="ref-wikipedia_lu_decomposition"/>
    <w:p>
      <w:pPr>
        <w:pStyle w:val="Bibliography"/>
      </w:pPr>
      <w:ins w:id="26193" w:author="PR Preview" w:date="2026-01-01T00:00:00Z">
        <w:r>
          <w:t xml:space="preserve">[83]</w:t>
        </w:r>
      </w:ins>
      <w:ins w:id="26194" w:author="PR Preview" w:date="2026-01-01T00:00:00Z">
        <w:r>
          <w:t xml:space="preserve"> </w:t>
        </w:r>
      </w:ins>
      <w:ins w:id="26195" w:author="PR Preview" w:date="2026-01-01T00:00:00Z">
        <w:r>
          <w:t xml:space="preserve">	</w:t>
        </w:r>
      </w:ins>
      <w:ins w:id="26196" w:author="PR Preview" w:date="2026-01-01T00:00:00Z">
        <w:r>
          <w:t xml:space="preserve">Wikipedia contributors,</w:t>
        </w:r>
      </w:ins>
      <w:ins w:id="26197" w:author="PR Preview" w:date="2026-01-01T00:00:00Z">
        <w:r>
          <w:t xml:space="preserve"> </w:t>
        </w:r>
      </w:ins>
      <w:ins w:id="26198" w:author="PR Preview" w:date="2026-01-01T00:00:00Z">
        <w:r>
          <w:t xml:space="preserve">“LU decomposition —</w:t>
        </w:r>
      </w:ins>
      <w:ins w:id="26199" w:author="PR Preview" w:date="2026-01-01T00:00:00Z">
        <w:r>
          <w:t xml:space="preserve"> </w:t>
        </w:r>
      </w:ins>
      <w:ins w:id="26200" w:author="PR Preview" w:date="2026-01-01T00:00:00Z">
        <w:r>
          <w:t xml:space="preserve">Wikipedia</w:t>
        </w:r>
      </w:ins>
      <w:ins w:id="26201" w:author="PR Preview" w:date="2026-01-01T00:00:00Z">
        <w:r>
          <w:t xml:space="preserve">,</w:t>
        </w:r>
      </w:ins>
      <w:ins w:id="26202" w:author="PR Preview" w:date="2026-01-01T00:00:00Z">
        <w:r>
          <w:t xml:space="preserve"> </w:t>
        </w:r>
      </w:ins>
      <w:ins w:id="26203" w:author="PR Preview" w:date="2026-01-01T00:00:00Z">
        <w:r>
          <w:t xml:space="preserve">the free encyclopedia.”</w:t>
        </w:r>
      </w:ins>
      <w:ins w:id="26204" w:author="PR Preview" w:date="2026-01-01T00:00:00Z">
        <w:r>
          <w:t xml:space="preserve"> </w:t>
        </w:r>
      </w:ins>
      <w:ins w:id="26205" w:author="PR Preview" w:date="2026-01-01T00:00:00Z">
        <w:r>
          <w:t xml:space="preserve">2026. Available:</w:t>
        </w:r>
      </w:ins>
      <w:ins w:id="26206" w:author="PR Preview" w:date="2026-01-01T00:00:00Z">
        <w:r>
          <w:t xml:space="preserve"> </w:t>
        </w:r>
      </w:ins>
      <w:hyperlink r:id="rId877">
        <w:ins w:id="26207" w:author="PR Preview" w:date="2026-01-01T00:00:00Z">
          <w:r>
            <w:rPr>
              <w:rStyle w:val="Hyperlink"/>
            </w:rPr>
            <w:t xml:space="preserve">https://en.wikipedia.org/wiki/LU_decomposition</w:t>
          </w:r>
        </w:ins>
      </w:hyperlink>
    </w:p>
    <w:bookmarkEnd w:id="878"/>
    <w:bookmarkStart w:id="880" w:name="ref-zhou2024eig"/>
    <w:p>
      <w:pPr>
        <w:pStyle w:val="Bibliography"/>
      </w:pPr>
      <w:ins w:id="26208" w:author="PR Preview" w:date="2026-01-01T00:00:00Z">
        <w:r>
          <w:t xml:space="preserve">[84]</w:t>
        </w:r>
      </w:ins>
      <w:ins w:id="26209" w:author="PR Preview" w:date="2026-01-01T00:00:00Z">
        <w:r>
          <w:t xml:space="preserve"> </w:t>
        </w:r>
      </w:ins>
      <w:ins w:id="26210" w:author="PR Preview" w:date="2026-01-01T00:00:00Z">
        <w:r>
          <w:t xml:space="preserve">	</w:t>
        </w:r>
      </w:ins>
      <w:ins w:id="26211" w:author="PR Preview" w:date="2026-01-01T00:00:00Z">
        <w:r>
          <w:t xml:space="preserve">H. Zhou,</w:t>
        </w:r>
      </w:ins>
      <w:ins w:id="26212" w:author="PR Preview" w:date="2026-01-01T00:00:00Z">
        <w:r>
          <w:t xml:space="preserve"> </w:t>
        </w:r>
      </w:ins>
      <w:ins w:id="26213" w:author="PR Preview" w:date="2026-01-01T00:00:00Z">
        <w:r>
          <w:t xml:space="preserve">“Eigen-decomposition.”</w:t>
        </w:r>
      </w:ins>
      <w:ins w:id="26214" w:author="PR Preview" w:date="2026-01-01T00:00:00Z">
        <w:r>
          <w:t xml:space="preserve"> </w:t>
        </w:r>
      </w:ins>
      <w:ins w:id="26215" w:author="PR Preview" w:date="2026-01-01T00:00:00Z">
        <w:r>
          <w:t xml:space="preserve">Lecture notes for Biostat 216, Mathematical Methods for Biostatistics, University of California, Los Angeles, 2024. Accessed: Oct. 05, 2026. [Online]. Available:</w:t>
        </w:r>
      </w:ins>
      <w:ins w:id="26216" w:author="PR Preview" w:date="2026-01-01T00:00:00Z">
        <w:r>
          <w:t xml:space="preserve"> </w:t>
        </w:r>
      </w:ins>
      <w:hyperlink r:id="rId879">
        <w:ins w:id="26217" w:author="PR Preview" w:date="2026-01-01T00:00:00Z">
          <w:r>
            <w:rPr>
              <w:rStyle w:val="Hyperlink"/>
            </w:rPr>
            <w:t xml:space="preserve">https://ucla-biostat-216.github.io/2024fall/slides/10-eig/10-eig.html</w:t>
          </w:r>
        </w:ins>
      </w:hyperlink>
    </w:p>
    <w:bookmarkEnd w:id="880"/>
    <w:bookmarkStart w:id="882" w:name="X43312e3e9ce0f6584f41a7e988a70af3618ea26"/>
    <w:p>
      <w:pPr>
        <w:pStyle w:val="Bibliography"/>
      </w:pPr>
      <w:ins w:id="26218" w:author="PR Preview" w:date="2026-01-01T00:00:00Z">
        <w:r>
          <w:t xml:space="preserve">[85]</w:t>
        </w:r>
      </w:ins>
      <w:ins w:id="26219" w:author="PR Preview" w:date="2026-01-01T00:00:00Z">
        <w:r>
          <w:t xml:space="preserve"> </w:t>
        </w:r>
      </w:ins>
      <w:ins w:id="26220" w:author="PR Preview" w:date="2026-01-01T00:00:00Z">
        <w:r>
          <w:t xml:space="preserve">	</w:t>
        </w:r>
      </w:ins>
      <w:ins w:id="26221" w:author="PR Preview" w:date="2026-01-01T00:00:00Z">
        <w:r>
          <w:t xml:space="preserve">Wikipedia contributors,</w:t>
        </w:r>
      </w:ins>
      <w:ins w:id="26222" w:author="PR Preview" w:date="2026-01-01T00:00:00Z">
        <w:r>
          <w:t xml:space="preserve"> </w:t>
        </w:r>
      </w:ins>
      <w:ins w:id="26223" w:author="PR Preview" w:date="2026-01-01T00:00:00Z">
        <w:r>
          <w:t xml:space="preserve">“Eigenvalues and eigenvectors —</w:t>
        </w:r>
      </w:ins>
      <w:ins w:id="26224" w:author="PR Preview" w:date="2026-01-01T00:00:00Z">
        <w:r>
          <w:t xml:space="preserve"> </w:t>
        </w:r>
      </w:ins>
      <w:ins w:id="26225" w:author="PR Preview" w:date="2026-01-01T00:00:00Z">
        <w:r>
          <w:t xml:space="preserve">Wikipedia</w:t>
        </w:r>
      </w:ins>
      <w:ins w:id="26226" w:author="PR Preview" w:date="2026-01-01T00:00:00Z">
        <w:r>
          <w:t xml:space="preserve">,</w:t>
        </w:r>
      </w:ins>
      <w:ins w:id="26227" w:author="PR Preview" w:date="2026-01-01T00:00:00Z">
        <w:r>
          <w:t xml:space="preserve"> </w:t>
        </w:r>
      </w:ins>
      <w:ins w:id="26228" w:author="PR Preview" w:date="2026-01-01T00:00:00Z">
        <w:r>
          <w:t xml:space="preserve">the free encyclopedia.”</w:t>
        </w:r>
      </w:ins>
      <w:ins w:id="26229" w:author="PR Preview" w:date="2026-01-01T00:00:00Z">
        <w:r>
          <w:t xml:space="preserve"> </w:t>
        </w:r>
      </w:ins>
      <w:ins w:id="26230" w:author="PR Preview" w:date="2026-01-01T00:00:00Z">
        <w:r>
          <w:t xml:space="preserve">2026. Available:</w:t>
        </w:r>
      </w:ins>
      <w:ins w:id="26231" w:author="PR Preview" w:date="2026-01-01T00:00:00Z">
        <w:r>
          <w:t xml:space="preserve"> </w:t>
        </w:r>
      </w:ins>
      <w:hyperlink r:id="rId881">
        <w:ins w:id="26232" w:author="PR Preview" w:date="2026-01-01T00:00:00Z">
          <w:r>
            <w:rPr>
              <w:rStyle w:val="Hyperlink"/>
            </w:rPr>
            <w:t xml:space="preserve">https://en.wikipedia.org/wiki/Eigenvalues_and_eigenvectors</w:t>
          </w:r>
        </w:ins>
      </w:hyperlink>
    </w:p>
    <w:bookmarkEnd w:id="882"/>
    <w:bookmarkStart w:id="884" w:name="ref-wikipedia_matrix_similarity"/>
    <w:p>
      <w:pPr>
        <w:pStyle w:val="Bibliography"/>
      </w:pPr>
      <w:ins w:id="26233" w:author="PR Preview" w:date="2026-01-01T00:00:00Z">
        <w:r>
          <w:t xml:space="preserve">[86]</w:t>
        </w:r>
      </w:ins>
      <w:ins w:id="26234" w:author="PR Preview" w:date="2026-01-01T00:00:00Z">
        <w:r>
          <w:t xml:space="preserve"> </w:t>
        </w:r>
      </w:ins>
      <w:ins w:id="26235" w:author="PR Preview" w:date="2026-01-01T00:00:00Z">
        <w:r>
          <w:t xml:space="preserve">	</w:t>
        </w:r>
      </w:ins>
      <w:ins w:id="26236" w:author="PR Preview" w:date="2026-01-01T00:00:00Z">
        <w:r>
          <w:t xml:space="preserve">Wikipedia contributors,</w:t>
        </w:r>
      </w:ins>
      <w:ins w:id="26237" w:author="PR Preview" w:date="2026-01-01T00:00:00Z">
        <w:r>
          <w:t xml:space="preserve"> </w:t>
        </w:r>
      </w:ins>
      <w:ins w:id="26238" w:author="PR Preview" w:date="2026-01-01T00:00:00Z">
        <w:r>
          <w:t xml:space="preserve">“Matrix similarity —</w:t>
        </w:r>
      </w:ins>
      <w:ins w:id="26239" w:author="PR Preview" w:date="2026-01-01T00:00:00Z">
        <w:r>
          <w:t xml:space="preserve"> </w:t>
        </w:r>
      </w:ins>
      <w:ins w:id="26240" w:author="PR Preview" w:date="2026-01-01T00:00:00Z">
        <w:r>
          <w:t xml:space="preserve">Wikipedia</w:t>
        </w:r>
      </w:ins>
      <w:ins w:id="26241" w:author="PR Preview" w:date="2026-01-01T00:00:00Z">
        <w:r>
          <w:t xml:space="preserve">,</w:t>
        </w:r>
      </w:ins>
      <w:ins w:id="26242" w:author="PR Preview" w:date="2026-01-01T00:00:00Z">
        <w:r>
          <w:t xml:space="preserve"> </w:t>
        </w:r>
      </w:ins>
      <w:ins w:id="26243" w:author="PR Preview" w:date="2026-01-01T00:00:00Z">
        <w:r>
          <w:t xml:space="preserve">the free encyclopedia.”</w:t>
        </w:r>
      </w:ins>
      <w:ins w:id="26244" w:author="PR Preview" w:date="2026-01-01T00:00:00Z">
        <w:r>
          <w:t xml:space="preserve"> </w:t>
        </w:r>
      </w:ins>
      <w:ins w:id="26245" w:author="PR Preview" w:date="2026-01-01T00:00:00Z">
        <w:r>
          <w:t xml:space="preserve">2026. Available:</w:t>
        </w:r>
      </w:ins>
      <w:ins w:id="26246" w:author="PR Preview" w:date="2026-01-01T00:00:00Z">
        <w:r>
          <w:t xml:space="preserve"> </w:t>
        </w:r>
      </w:ins>
      <w:hyperlink r:id="rId883">
        <w:ins w:id="26247" w:author="PR Preview" w:date="2026-01-01T00:00:00Z">
          <w:r>
            <w:rPr>
              <w:rStyle w:val="Hyperlink"/>
            </w:rPr>
            <w:t xml:space="preserve">https://en.wikipedia.org/wiki/Matrix_similarity</w:t>
          </w:r>
        </w:ins>
      </w:hyperlink>
    </w:p>
    <w:bookmarkEnd w:id="884"/>
    <w:bookmarkStart w:id="886" w:name="ref-wikipedia_diagonalizable_matrix"/>
    <w:p>
      <w:pPr>
        <w:pStyle w:val="Bibliography"/>
      </w:pPr>
      <w:ins w:id="26248" w:author="PR Preview" w:date="2026-01-01T00:00:00Z">
        <w:r>
          <w:t xml:space="preserve">[87]</w:t>
        </w:r>
      </w:ins>
      <w:ins w:id="26249" w:author="PR Preview" w:date="2026-01-01T00:00:00Z">
        <w:r>
          <w:t xml:space="preserve"> </w:t>
        </w:r>
      </w:ins>
      <w:ins w:id="26250" w:author="PR Preview" w:date="2026-01-01T00:00:00Z">
        <w:r>
          <w:t xml:space="preserve">	</w:t>
        </w:r>
      </w:ins>
      <w:ins w:id="26251" w:author="PR Preview" w:date="2026-01-01T00:00:00Z">
        <w:r>
          <w:t xml:space="preserve">Wikipedia contributors,</w:t>
        </w:r>
      </w:ins>
      <w:ins w:id="26252" w:author="PR Preview" w:date="2026-01-01T00:00:00Z">
        <w:r>
          <w:t xml:space="preserve"> </w:t>
        </w:r>
      </w:ins>
      <w:ins w:id="26253" w:author="PR Preview" w:date="2026-01-01T00:00:00Z">
        <w:r>
          <w:t xml:space="preserve">“Diagonalizable matrix —</w:t>
        </w:r>
      </w:ins>
      <w:ins w:id="26254" w:author="PR Preview" w:date="2026-01-01T00:00:00Z">
        <w:r>
          <w:t xml:space="preserve"> </w:t>
        </w:r>
      </w:ins>
      <w:ins w:id="26255" w:author="PR Preview" w:date="2026-01-01T00:00:00Z">
        <w:r>
          <w:t xml:space="preserve">Wikipedia</w:t>
        </w:r>
      </w:ins>
      <w:ins w:id="26256" w:author="PR Preview" w:date="2026-01-01T00:00:00Z">
        <w:r>
          <w:t xml:space="preserve">,</w:t>
        </w:r>
      </w:ins>
      <w:ins w:id="26257" w:author="PR Preview" w:date="2026-01-01T00:00:00Z">
        <w:r>
          <w:t xml:space="preserve"> </w:t>
        </w:r>
      </w:ins>
      <w:ins w:id="26258" w:author="PR Preview" w:date="2026-01-01T00:00:00Z">
        <w:r>
          <w:t xml:space="preserve">the free encyclopedia.”</w:t>
        </w:r>
      </w:ins>
      <w:ins w:id="26259" w:author="PR Preview" w:date="2026-01-01T00:00:00Z">
        <w:r>
          <w:t xml:space="preserve"> </w:t>
        </w:r>
      </w:ins>
      <w:ins w:id="26260" w:author="PR Preview" w:date="2026-01-01T00:00:00Z">
        <w:r>
          <w:t xml:space="preserve">2026. Available:</w:t>
        </w:r>
      </w:ins>
      <w:ins w:id="26261" w:author="PR Preview" w:date="2026-01-01T00:00:00Z">
        <w:r>
          <w:t xml:space="preserve"> </w:t>
        </w:r>
      </w:ins>
      <w:hyperlink r:id="rId885">
        <w:ins w:id="26262" w:author="PR Preview" w:date="2026-01-01T00:00:00Z">
          <w:r>
            <w:rPr>
              <w:rStyle w:val="Hyperlink"/>
            </w:rPr>
            <w:t xml:space="preserve">https://en.wikipedia.org/wiki/Diagonalizable_matrix</w:t>
          </w:r>
        </w:ins>
      </w:hyperlink>
    </w:p>
    <w:bookmarkEnd w:id="886"/>
    <w:bookmarkStart w:id="888" w:name="ref-zhou2024pd"/>
    <w:p>
      <w:pPr>
        <w:pStyle w:val="Bibliography"/>
      </w:pPr>
      <w:ins w:id="26263" w:author="PR Preview" w:date="2026-01-01T00:00:00Z">
        <w:r>
          <w:t xml:space="preserve">[88]</w:t>
        </w:r>
      </w:ins>
      <w:ins w:id="26264" w:author="PR Preview" w:date="2026-01-01T00:00:00Z">
        <w:r>
          <w:t xml:space="preserve"> </w:t>
        </w:r>
      </w:ins>
      <w:ins w:id="26265" w:author="PR Preview" w:date="2026-01-01T00:00:00Z">
        <w:r>
          <w:t xml:space="preserve">	</w:t>
        </w:r>
      </w:ins>
      <w:ins w:id="26266" w:author="PR Preview" w:date="2026-01-01T00:00:00Z">
        <w:r>
          <w:t xml:space="preserve">H. Zhou,</w:t>
        </w:r>
      </w:ins>
      <w:ins w:id="26267" w:author="PR Preview" w:date="2026-01-01T00:00:00Z">
        <w:r>
          <w:t xml:space="preserve"> </w:t>
        </w:r>
      </w:ins>
      <w:ins w:id="26268" w:author="PR Preview" w:date="2026-01-01T00:00:00Z">
        <w:r>
          <w:t xml:space="preserve">“Symmetric positive definite matrices.”</w:t>
        </w:r>
      </w:ins>
      <w:ins w:id="26269" w:author="PR Preview" w:date="2026-01-01T00:00:00Z">
        <w:r>
          <w:t xml:space="preserve"> </w:t>
        </w:r>
      </w:ins>
      <w:ins w:id="26270" w:author="PR Preview" w:date="2026-01-01T00:00:00Z">
        <w:r>
          <w:t xml:space="preserve">Lecture notes for Biostat 216, Mathematical Methods for Biostatistics, University of California, Los Angeles, 2024. Accessed: Oct. 05, 2026. [Online]. Available:</w:t>
        </w:r>
      </w:ins>
      <w:ins w:id="26271" w:author="PR Preview" w:date="2026-01-01T00:00:00Z">
        <w:r>
          <w:t xml:space="preserve"> </w:t>
        </w:r>
      </w:ins>
      <w:hyperlink r:id="rId887">
        <w:ins w:id="26272" w:author="PR Preview" w:date="2026-01-01T00:00:00Z">
          <w:r>
            <w:rPr>
              <w:rStyle w:val="Hyperlink"/>
            </w:rPr>
            <w:t xml:space="preserve">https://ucla-biostat-216.github.io/2024fall/slides/11-pd/11-pd.html</w:t>
          </w:r>
        </w:ins>
      </w:hyperlink>
    </w:p>
    <w:bookmarkEnd w:id="888"/>
    <w:bookmarkStart w:id="890" w:name="ref-wikipedia_block_matrix"/>
    <w:p>
      <w:pPr>
        <w:pStyle w:val="Bibliography"/>
      </w:pPr>
      <w:ins w:id="26273" w:author="PR Preview" w:date="2026-01-01T00:00:00Z">
        <w:r>
          <w:t xml:space="preserve">[89]</w:t>
        </w:r>
      </w:ins>
      <w:ins w:id="26274" w:author="PR Preview" w:date="2026-01-01T00:00:00Z">
        <w:r>
          <w:t xml:space="preserve"> </w:t>
        </w:r>
      </w:ins>
      <w:ins w:id="26275" w:author="PR Preview" w:date="2026-01-01T00:00:00Z">
        <w:r>
          <w:t xml:space="preserve">	</w:t>
        </w:r>
      </w:ins>
      <w:ins w:id="26276" w:author="PR Preview" w:date="2026-01-01T00:00:00Z">
        <w:r>
          <w:t xml:space="preserve">Wikipedia contributors,</w:t>
        </w:r>
      </w:ins>
      <w:ins w:id="26277" w:author="PR Preview" w:date="2026-01-01T00:00:00Z">
        <w:r>
          <w:t xml:space="preserve"> </w:t>
        </w:r>
      </w:ins>
      <w:ins w:id="26278" w:author="PR Preview" w:date="2026-01-01T00:00:00Z">
        <w:r>
          <w:t xml:space="preserve">“Block matrix —</w:t>
        </w:r>
      </w:ins>
      <w:ins w:id="26279" w:author="PR Preview" w:date="2026-01-01T00:00:00Z">
        <w:r>
          <w:t xml:space="preserve"> </w:t>
        </w:r>
      </w:ins>
      <w:ins w:id="26280" w:author="PR Preview" w:date="2026-01-01T00:00:00Z">
        <w:r>
          <w:t xml:space="preserve">Wikipedia</w:t>
        </w:r>
      </w:ins>
      <w:ins w:id="26281" w:author="PR Preview" w:date="2026-01-01T00:00:00Z">
        <w:r>
          <w:t xml:space="preserve">,</w:t>
        </w:r>
      </w:ins>
      <w:ins w:id="26282" w:author="PR Preview" w:date="2026-01-01T00:00:00Z">
        <w:r>
          <w:t xml:space="preserve"> </w:t>
        </w:r>
      </w:ins>
      <w:ins w:id="26283" w:author="PR Preview" w:date="2026-01-01T00:00:00Z">
        <w:r>
          <w:t xml:space="preserve">the free encyclopedia.”</w:t>
        </w:r>
      </w:ins>
      <w:ins w:id="26284" w:author="PR Preview" w:date="2026-01-01T00:00:00Z">
        <w:r>
          <w:t xml:space="preserve"> </w:t>
        </w:r>
      </w:ins>
      <w:ins w:id="26285" w:author="PR Preview" w:date="2026-01-01T00:00:00Z">
        <w:r>
          <w:t xml:space="preserve">2026. Available:</w:t>
        </w:r>
      </w:ins>
      <w:ins w:id="26286" w:author="PR Preview" w:date="2026-01-01T00:00:00Z">
        <w:r>
          <w:t xml:space="preserve"> </w:t>
        </w:r>
      </w:ins>
      <w:hyperlink r:id="rId889">
        <w:ins w:id="26287" w:author="PR Preview" w:date="2026-01-01T00:00:00Z">
          <w:r>
            <w:rPr>
              <w:rStyle w:val="Hyperlink"/>
            </w:rPr>
            <w:t xml:space="preserve">https://en.wikipedia.org/wiki/Block_matrix</w:t>
          </w:r>
        </w:ins>
      </w:hyperlink>
    </w:p>
    <w:bookmarkEnd w:id="890"/>
    <w:bookmarkStart w:id="892" w:name="ref-wikipedia_schur_complement"/>
    <w:p>
      <w:pPr>
        <w:pStyle w:val="Bibliography"/>
      </w:pPr>
      <w:ins w:id="26288" w:author="PR Preview" w:date="2026-01-01T00:00:00Z">
        <w:r>
          <w:t xml:space="preserve">[90]</w:t>
        </w:r>
      </w:ins>
      <w:ins w:id="26289" w:author="PR Preview" w:date="2026-01-01T00:00:00Z">
        <w:r>
          <w:t xml:space="preserve"> </w:t>
        </w:r>
      </w:ins>
      <w:ins w:id="26290" w:author="PR Preview" w:date="2026-01-01T00:00:00Z">
        <w:r>
          <w:t xml:space="preserve">	</w:t>
        </w:r>
      </w:ins>
      <w:ins w:id="26291" w:author="PR Preview" w:date="2026-01-01T00:00:00Z">
        <w:r>
          <w:t xml:space="preserve">Wikipedia contributors,</w:t>
        </w:r>
      </w:ins>
      <w:ins w:id="26292" w:author="PR Preview" w:date="2026-01-01T00:00:00Z">
        <w:r>
          <w:t xml:space="preserve"> </w:t>
        </w:r>
      </w:ins>
      <w:ins w:id="26293" w:author="PR Preview" w:date="2026-01-01T00:00:00Z">
        <w:r>
          <w:t xml:space="preserve">“Schur complement —</w:t>
        </w:r>
      </w:ins>
      <w:ins w:id="26294" w:author="PR Preview" w:date="2026-01-01T00:00:00Z">
        <w:r>
          <w:t xml:space="preserve"> </w:t>
        </w:r>
      </w:ins>
      <w:ins w:id="26295" w:author="PR Preview" w:date="2026-01-01T00:00:00Z">
        <w:r>
          <w:t xml:space="preserve">Wikipedia</w:t>
        </w:r>
      </w:ins>
      <w:ins w:id="26296" w:author="PR Preview" w:date="2026-01-01T00:00:00Z">
        <w:r>
          <w:t xml:space="preserve">,</w:t>
        </w:r>
      </w:ins>
      <w:ins w:id="26297" w:author="PR Preview" w:date="2026-01-01T00:00:00Z">
        <w:r>
          <w:t xml:space="preserve"> </w:t>
        </w:r>
      </w:ins>
      <w:ins w:id="26298" w:author="PR Preview" w:date="2026-01-01T00:00:00Z">
        <w:r>
          <w:t xml:space="preserve">the free encyclopedia.”</w:t>
        </w:r>
      </w:ins>
      <w:ins w:id="26299" w:author="PR Preview" w:date="2026-01-01T00:00:00Z">
        <w:r>
          <w:t xml:space="preserve"> </w:t>
        </w:r>
      </w:ins>
      <w:ins w:id="26300" w:author="PR Preview" w:date="2026-01-01T00:00:00Z">
        <w:r>
          <w:t xml:space="preserve">2026. Available:</w:t>
        </w:r>
      </w:ins>
      <w:ins w:id="26301" w:author="PR Preview" w:date="2026-01-01T00:00:00Z">
        <w:r>
          <w:t xml:space="preserve"> </w:t>
        </w:r>
      </w:ins>
      <w:hyperlink r:id="rId891">
        <w:ins w:id="26302" w:author="PR Preview" w:date="2026-01-01T00:00:00Z">
          <w:r>
            <w:rPr>
              <w:rStyle w:val="Hyperlink"/>
            </w:rPr>
            <w:t xml:space="preserve">https://en.wikipedia.org/wiki/Schur_complement</w:t>
          </w:r>
        </w:ins>
      </w:hyperlink>
    </w:p>
    <w:bookmarkEnd w:id="892"/>
    <w:bookmarkStart w:id="894" w:name="ref-wikipedia_cholesky_decomposition"/>
    <w:p>
      <w:pPr>
        <w:pStyle w:val="Bibliography"/>
      </w:pPr>
      <w:ins w:id="26303" w:author="PR Preview" w:date="2026-01-01T00:00:00Z">
        <w:r>
          <w:t xml:space="preserve">[91]</w:t>
        </w:r>
      </w:ins>
      <w:ins w:id="26304" w:author="PR Preview" w:date="2026-01-01T00:00:00Z">
        <w:r>
          <w:t xml:space="preserve"> </w:t>
        </w:r>
      </w:ins>
      <w:ins w:id="26305" w:author="PR Preview" w:date="2026-01-01T00:00:00Z">
        <w:r>
          <w:t xml:space="preserve">	</w:t>
        </w:r>
      </w:ins>
      <w:ins w:id="26306" w:author="PR Preview" w:date="2026-01-01T00:00:00Z">
        <w:r>
          <w:t xml:space="preserve">Wikipedia contributors,</w:t>
        </w:r>
      </w:ins>
      <w:ins w:id="26307" w:author="PR Preview" w:date="2026-01-01T00:00:00Z">
        <w:r>
          <w:t xml:space="preserve"> </w:t>
        </w:r>
      </w:ins>
      <w:ins w:id="26308" w:author="PR Preview" w:date="2026-01-01T00:00:00Z">
        <w:r>
          <w:t xml:space="preserve">“Cholesky decomposition —</w:t>
        </w:r>
      </w:ins>
      <w:ins w:id="26309" w:author="PR Preview" w:date="2026-01-01T00:00:00Z">
        <w:r>
          <w:t xml:space="preserve"> </w:t>
        </w:r>
      </w:ins>
      <w:ins w:id="26310" w:author="PR Preview" w:date="2026-01-01T00:00:00Z">
        <w:r>
          <w:t xml:space="preserve">Wikipedia</w:t>
        </w:r>
      </w:ins>
      <w:ins w:id="26311" w:author="PR Preview" w:date="2026-01-01T00:00:00Z">
        <w:r>
          <w:t xml:space="preserve">,</w:t>
        </w:r>
      </w:ins>
      <w:ins w:id="26312" w:author="PR Preview" w:date="2026-01-01T00:00:00Z">
        <w:r>
          <w:t xml:space="preserve"> </w:t>
        </w:r>
      </w:ins>
      <w:ins w:id="26313" w:author="PR Preview" w:date="2026-01-01T00:00:00Z">
        <w:r>
          <w:t xml:space="preserve">the free encyclopedia.”</w:t>
        </w:r>
      </w:ins>
      <w:ins w:id="26314" w:author="PR Preview" w:date="2026-01-01T00:00:00Z">
        <w:r>
          <w:t xml:space="preserve"> </w:t>
        </w:r>
      </w:ins>
      <w:ins w:id="26315" w:author="PR Preview" w:date="2026-01-01T00:00:00Z">
        <w:r>
          <w:t xml:space="preserve">2026. Available:</w:t>
        </w:r>
      </w:ins>
      <w:ins w:id="26316" w:author="PR Preview" w:date="2026-01-01T00:00:00Z">
        <w:r>
          <w:t xml:space="preserve"> </w:t>
        </w:r>
      </w:ins>
      <w:hyperlink r:id="rId893">
        <w:ins w:id="26317" w:author="PR Preview" w:date="2026-01-01T00:00:00Z">
          <w:r>
            <w:rPr>
              <w:rStyle w:val="Hyperlink"/>
            </w:rPr>
            <w:t xml:space="preserve">https://en.wikipedia.org/wiki/Cholesky_decomposition</w:t>
          </w:r>
        </w:ins>
      </w:hyperlink>
    </w:p>
    <w:bookmarkEnd w:id="894"/>
    <w:bookmarkStart w:id="896" w:name="ref-wikipedia_conjugate_transpose"/>
    <w:p>
      <w:pPr>
        <w:pStyle w:val="Bibliography"/>
      </w:pPr>
      <w:ins w:id="26318" w:author="PR Preview" w:date="2026-01-01T00:00:00Z">
        <w:r>
          <w:t xml:space="preserve">[92]</w:t>
        </w:r>
      </w:ins>
      <w:ins w:id="26319" w:author="PR Preview" w:date="2026-01-01T00:00:00Z">
        <w:r>
          <w:t xml:space="preserve"> </w:t>
        </w:r>
      </w:ins>
      <w:ins w:id="26320" w:author="PR Preview" w:date="2026-01-01T00:00:00Z">
        <w:r>
          <w:t xml:space="preserve">	</w:t>
        </w:r>
      </w:ins>
      <w:ins w:id="26321" w:author="PR Preview" w:date="2026-01-01T00:00:00Z">
        <w:r>
          <w:t xml:space="preserve">Wikipedia contributors,</w:t>
        </w:r>
      </w:ins>
      <w:ins w:id="26322" w:author="PR Preview" w:date="2026-01-01T00:00:00Z">
        <w:r>
          <w:t xml:space="preserve"> </w:t>
        </w:r>
      </w:ins>
      <w:ins w:id="26323" w:author="PR Preview" w:date="2026-01-01T00:00:00Z">
        <w:r>
          <w:t xml:space="preserve">“Conjugate transpose —</w:t>
        </w:r>
      </w:ins>
      <w:ins w:id="26324" w:author="PR Preview" w:date="2026-01-01T00:00:00Z">
        <w:r>
          <w:t xml:space="preserve"> </w:t>
        </w:r>
      </w:ins>
      <w:ins w:id="26325" w:author="PR Preview" w:date="2026-01-01T00:00:00Z">
        <w:r>
          <w:t xml:space="preserve">Wikipedia</w:t>
        </w:r>
      </w:ins>
      <w:ins w:id="26326" w:author="PR Preview" w:date="2026-01-01T00:00:00Z">
        <w:r>
          <w:t xml:space="preserve">,</w:t>
        </w:r>
      </w:ins>
      <w:ins w:id="26327" w:author="PR Preview" w:date="2026-01-01T00:00:00Z">
        <w:r>
          <w:t xml:space="preserve"> </w:t>
        </w:r>
      </w:ins>
      <w:ins w:id="26328" w:author="PR Preview" w:date="2026-01-01T00:00:00Z">
        <w:r>
          <w:t xml:space="preserve">the free encyclopedia.”</w:t>
        </w:r>
      </w:ins>
      <w:ins w:id="26329" w:author="PR Preview" w:date="2026-01-01T00:00:00Z">
        <w:r>
          <w:t xml:space="preserve"> </w:t>
        </w:r>
      </w:ins>
      <w:ins w:id="26330" w:author="PR Preview" w:date="2026-01-01T00:00:00Z">
        <w:r>
          <w:t xml:space="preserve">2026. Available:</w:t>
        </w:r>
      </w:ins>
      <w:ins w:id="26331" w:author="PR Preview" w:date="2026-01-01T00:00:00Z">
        <w:r>
          <w:t xml:space="preserve"> </w:t>
        </w:r>
      </w:ins>
      <w:hyperlink r:id="rId895">
        <w:ins w:id="26332" w:author="PR Preview" w:date="2026-01-01T00:00:00Z">
          <w:r>
            <w:rPr>
              <w:rStyle w:val="Hyperlink"/>
            </w:rPr>
            <w:t xml:space="preserve">https://en.wikipedia.org/wiki/Conjugate_transpose</w:t>
          </w:r>
        </w:ins>
      </w:hyperlink>
    </w:p>
    <w:bookmarkEnd w:id="896"/>
    <w:bookmarkStart w:id="898" w:name="ref-wikipedia_hermitian_matrix"/>
    <w:p>
      <w:pPr>
        <w:pStyle w:val="Bibliography"/>
      </w:pPr>
      <w:ins w:id="26333" w:author="PR Preview" w:date="2026-01-01T00:00:00Z">
        <w:r>
          <w:t xml:space="preserve">[93]</w:t>
        </w:r>
      </w:ins>
      <w:ins w:id="26334" w:author="PR Preview" w:date="2026-01-01T00:00:00Z">
        <w:r>
          <w:t xml:space="preserve"> </w:t>
        </w:r>
      </w:ins>
      <w:ins w:id="26335" w:author="PR Preview" w:date="2026-01-01T00:00:00Z">
        <w:r>
          <w:t xml:space="preserve">	</w:t>
        </w:r>
      </w:ins>
      <w:ins w:id="26336" w:author="PR Preview" w:date="2026-01-01T00:00:00Z">
        <w:r>
          <w:t xml:space="preserve">Wikipedia contributors,</w:t>
        </w:r>
      </w:ins>
      <w:ins w:id="26337" w:author="PR Preview" w:date="2026-01-01T00:00:00Z">
        <w:r>
          <w:t xml:space="preserve"> </w:t>
        </w:r>
      </w:ins>
      <w:ins w:id="26338" w:author="PR Preview" w:date="2026-01-01T00:00:00Z">
        <w:r>
          <w:t xml:space="preserve">“Hermitian matrix —</w:t>
        </w:r>
      </w:ins>
      <w:ins w:id="26339" w:author="PR Preview" w:date="2026-01-01T00:00:00Z">
        <w:r>
          <w:t xml:space="preserve"> </w:t>
        </w:r>
      </w:ins>
      <w:ins w:id="26340" w:author="PR Preview" w:date="2026-01-01T00:00:00Z">
        <w:r>
          <w:t xml:space="preserve">Wikipedia</w:t>
        </w:r>
      </w:ins>
      <w:ins w:id="26341" w:author="PR Preview" w:date="2026-01-01T00:00:00Z">
        <w:r>
          <w:t xml:space="preserve">,</w:t>
        </w:r>
      </w:ins>
      <w:ins w:id="26342" w:author="PR Preview" w:date="2026-01-01T00:00:00Z">
        <w:r>
          <w:t xml:space="preserve"> </w:t>
        </w:r>
      </w:ins>
      <w:ins w:id="26343" w:author="PR Preview" w:date="2026-01-01T00:00:00Z">
        <w:r>
          <w:t xml:space="preserve">the free encyclopedia.”</w:t>
        </w:r>
      </w:ins>
      <w:ins w:id="26344" w:author="PR Preview" w:date="2026-01-01T00:00:00Z">
        <w:r>
          <w:t xml:space="preserve"> </w:t>
        </w:r>
      </w:ins>
      <w:ins w:id="26345" w:author="PR Preview" w:date="2026-01-01T00:00:00Z">
        <w:r>
          <w:t xml:space="preserve">2026. Available:</w:t>
        </w:r>
      </w:ins>
      <w:ins w:id="26346" w:author="PR Preview" w:date="2026-01-01T00:00:00Z">
        <w:r>
          <w:t xml:space="preserve"> </w:t>
        </w:r>
      </w:ins>
      <w:hyperlink r:id="rId897">
        <w:ins w:id="26347" w:author="PR Preview" w:date="2026-01-01T00:00:00Z">
          <w:r>
            <w:rPr>
              <w:rStyle w:val="Hyperlink"/>
            </w:rPr>
            <w:t xml:space="preserve">https://en.wikipedia.org/wiki/Hermitian_matrix</w:t>
          </w:r>
        </w:ins>
      </w:hyperlink>
    </w:p>
    <w:bookmarkEnd w:id="898"/>
    <w:bookmarkStart w:id="900" w:name="ref-wikipedia_skew_hermitian_matrix"/>
    <w:p>
      <w:pPr>
        <w:pStyle w:val="Bibliography"/>
      </w:pPr>
      <w:ins w:id="26348" w:author="PR Preview" w:date="2026-01-01T00:00:00Z">
        <w:r>
          <w:t xml:space="preserve">[94]</w:t>
        </w:r>
      </w:ins>
      <w:ins w:id="26349" w:author="PR Preview" w:date="2026-01-01T00:00:00Z">
        <w:r>
          <w:t xml:space="preserve"> </w:t>
        </w:r>
      </w:ins>
      <w:ins w:id="26350" w:author="PR Preview" w:date="2026-01-01T00:00:00Z">
        <w:r>
          <w:t xml:space="preserve">	</w:t>
        </w:r>
      </w:ins>
      <w:ins w:id="26351" w:author="PR Preview" w:date="2026-01-01T00:00:00Z">
        <w:r>
          <w:t xml:space="preserve">Wikipedia contributors,</w:t>
        </w:r>
      </w:ins>
      <w:ins w:id="26352" w:author="PR Preview" w:date="2026-01-01T00:00:00Z">
        <w:r>
          <w:t xml:space="preserve"> </w:t>
        </w:r>
      </w:ins>
      <w:ins w:id="26353" w:author="PR Preview" w:date="2026-01-01T00:00:00Z">
        <w:r>
          <w:t xml:space="preserve">“Skew-hermitian matrix —</w:t>
        </w:r>
      </w:ins>
      <w:ins w:id="26354" w:author="PR Preview" w:date="2026-01-01T00:00:00Z">
        <w:r>
          <w:t xml:space="preserve"> </w:t>
        </w:r>
      </w:ins>
      <w:ins w:id="26355" w:author="PR Preview" w:date="2026-01-01T00:00:00Z">
        <w:r>
          <w:t xml:space="preserve">Wikipedia</w:t>
        </w:r>
      </w:ins>
      <w:ins w:id="26356" w:author="PR Preview" w:date="2026-01-01T00:00:00Z">
        <w:r>
          <w:t xml:space="preserve">,</w:t>
        </w:r>
      </w:ins>
      <w:ins w:id="26357" w:author="PR Preview" w:date="2026-01-01T00:00:00Z">
        <w:r>
          <w:t xml:space="preserve"> </w:t>
        </w:r>
      </w:ins>
      <w:ins w:id="26358" w:author="PR Preview" w:date="2026-01-01T00:00:00Z">
        <w:r>
          <w:t xml:space="preserve">the free encyclopedia.”</w:t>
        </w:r>
      </w:ins>
      <w:ins w:id="26359" w:author="PR Preview" w:date="2026-01-01T00:00:00Z">
        <w:r>
          <w:t xml:space="preserve"> </w:t>
        </w:r>
      </w:ins>
      <w:ins w:id="26360" w:author="PR Preview" w:date="2026-01-01T00:00:00Z">
        <w:r>
          <w:t xml:space="preserve">2026. Available:</w:t>
        </w:r>
      </w:ins>
      <w:ins w:id="26361" w:author="PR Preview" w:date="2026-01-01T00:00:00Z">
        <w:r>
          <w:t xml:space="preserve"> </w:t>
        </w:r>
      </w:ins>
      <w:hyperlink r:id="rId899">
        <w:ins w:id="26362" w:author="PR Preview" w:date="2026-01-01T00:00:00Z">
          <w:r>
            <w:rPr>
              <w:rStyle w:val="Hyperlink"/>
            </w:rPr>
            <w:t xml:space="preserve">https://en.wikipedia.org/wiki/Skew-Hermitian_matrix</w:t>
          </w:r>
        </w:ins>
      </w:hyperlink>
    </w:p>
    <w:bookmarkEnd w:id="900"/>
    <w:bookmarkStart w:id="902" w:name="ref-strang2023linear"/>
    <w:p>
      <w:pPr>
        <w:pStyle w:val="Bibliography"/>
      </w:pPr>
      <w:ins w:id="26363" w:author="PR Preview" w:date="2026-01-01T00:00:00Z">
        <w:r>
          <w:t xml:space="preserve">[95]</w:t>
        </w:r>
      </w:ins>
      <w:ins w:id="26364" w:author="PR Preview" w:date="2026-01-01T00:00:00Z">
        <w:r>
          <w:t xml:space="preserve"> </w:t>
        </w:r>
      </w:ins>
      <w:ins w:id="26365" w:author="PR Preview" w:date="2026-01-01T00:00:00Z">
        <w:r>
          <w:t xml:space="preserve">	</w:t>
        </w:r>
      </w:ins>
      <w:ins w:id="26366" w:author="PR Preview" w:date="2026-01-01T00:00:00Z">
        <w:r>
          <w:t xml:space="preserve">G. Strang,</w:t>
        </w:r>
      </w:ins>
      <w:ins w:id="26367" w:author="PR Preview" w:date="2026-01-01T00:00:00Z">
        <w:r>
          <w:t xml:space="preserve"> </w:t>
        </w:r>
      </w:ins>
      <w:ins w:id="26368" w:author="PR Preview" w:date="2026-01-01T00:00:00Z">
        <w:r>
          <w:rPr>
            <w:i/>
            <w:iCs/>
          </w:rPr>
          <w:t xml:space="preserve">Introduction to linear algebra</w:t>
        </w:r>
      </w:ins>
      <w:ins w:id="26369" w:author="PR Preview" w:date="2026-01-01T00:00:00Z">
        <w:r>
          <w:t xml:space="preserve">, 6th ed. Wellesley, MA: Wellesley-Cambridge Press, 2023. Available:</w:t>
        </w:r>
      </w:ins>
      <w:ins w:id="26370" w:author="PR Preview" w:date="2026-01-01T00:00:00Z">
        <w:r>
          <w:t xml:space="preserve"> </w:t>
        </w:r>
      </w:ins>
      <w:hyperlink r:id="rId901">
        <w:ins w:id="26371" w:author="PR Preview" w:date="2026-01-01T00:00:00Z">
          <w:r>
            <w:rPr>
              <w:rStyle w:val="Hyperlink"/>
            </w:rPr>
            <w:t xml:space="preserve">https://math.mit.edu/~gs/linearalgebra/</w:t>
          </w:r>
        </w:ins>
      </w:hyperlink>
    </w:p>
    <w:bookmarkEnd w:id="902"/>
    <w:bookmarkStart w:id="904" w:name="ref-fieller2018basics"/>
    <w:p>
      <w:pPr>
        <w:pStyle w:val="Bibliography"/>
      </w:pPr>
      <w:ins w:id="26372" w:author="PR Preview" w:date="2026-01-01T00:00:00Z">
        <w:r>
          <w:t xml:space="preserve">[96]</w:t>
        </w:r>
      </w:ins>
      <w:ins w:id="26373" w:author="PR Preview" w:date="2026-01-01T00:00:00Z">
        <w:r>
          <w:t xml:space="preserve"> </w:t>
        </w:r>
      </w:ins>
      <w:ins w:id="26374" w:author="PR Preview" w:date="2026-01-01T00:00:00Z">
        <w:r>
          <w:t xml:space="preserve">	</w:t>
        </w:r>
      </w:ins>
      <w:ins w:id="26375" w:author="PR Preview" w:date="2026-01-01T00:00:00Z">
        <w:r>
          <w:t xml:space="preserve">N. Fieller,</w:t>
        </w:r>
      </w:ins>
      <w:ins w:id="26376" w:author="PR Preview" w:date="2026-01-01T00:00:00Z">
        <w:r>
          <w:t xml:space="preserve"> </w:t>
        </w:r>
      </w:ins>
      <w:ins w:id="26377" w:author="PR Preview" w:date="2026-01-01T00:00:00Z">
        <w:r>
          <w:rPr>
            <w:i/>
            <w:iCs/>
          </w:rPr>
          <w:t xml:space="preserve">Basics of matrix algebra for statistics with</w:t>
        </w:r>
      </w:ins>
      <w:ins w:id="26378" w:author="PR Preview" w:date="2026-01-01T00:00:00Z">
        <w:r>
          <w:rPr>
            <w:i/>
            <w:iCs/>
          </w:rPr>
          <w:t xml:space="preserve"> </w:t>
        </w:r>
      </w:ins>
      <w:ins w:id="26379" w:author="PR Preview" w:date="2026-01-01T00:00:00Z">
        <w:r>
          <w:rPr>
            <w:i/>
            <w:iCs/>
          </w:rPr>
          <w:t xml:space="preserve">R</w:t>
        </w:r>
      </w:ins>
      <w:ins w:id="26380" w:author="PR Preview" w:date="2026-01-01T00:00:00Z">
        <w:r>
          <w:t xml:space="preserve">. Chapman; Hall/CRC, 2016. doi:</w:t>
        </w:r>
      </w:ins>
      <w:ins w:id="26381" w:author="PR Preview" w:date="2026-01-01T00:00:00Z">
        <w:r>
          <w:t xml:space="preserve"> </w:t>
        </w:r>
      </w:ins>
      <w:hyperlink r:id="rId903">
        <w:ins w:id="26382" w:author="PR Preview" w:date="2026-01-01T00:00:00Z">
          <w:r>
            <w:rPr>
              <w:rStyle w:val="Hyperlink"/>
            </w:rPr>
            <w:t xml:space="preserve">10.1201/9781315370200</w:t>
          </w:r>
        </w:ins>
      </w:hyperlink>
      <w:ins w:id="26383" w:author="PR Preview" w:date="2026-01-01T00:00:00Z">
        <w:r>
          <w:t xml:space="preserve">.</w:t>
        </w:r>
      </w:ins>
    </w:p>
    <w:bookmarkEnd w:id="904"/>
    <w:bookmarkStart w:id="905" w:name="ref-searle2017matrix"/>
    <w:p>
      <w:pPr>
        <w:pStyle w:val="Bibliography"/>
      </w:pPr>
      <w:ins w:id="26384" w:author="PR Preview" w:date="2026-01-01T00:00:00Z">
        <w:r>
          <w:t xml:space="preserve">[97]</w:t>
        </w:r>
      </w:ins>
      <w:ins w:id="26385" w:author="PR Preview" w:date="2026-01-01T00:00:00Z">
        <w:r>
          <w:t xml:space="preserve"> </w:t>
        </w:r>
      </w:ins>
      <w:ins w:id="26386" w:author="PR Preview" w:date="2026-01-01T00:00:00Z">
        <w:r>
          <w:t xml:space="preserve">	</w:t>
        </w:r>
      </w:ins>
      <w:ins w:id="26387" w:author="PR Preview" w:date="2026-01-01T00:00:00Z">
        <w:r>
          <w:t xml:space="preserve">S. R. Searle and A. I. Khuri,</w:t>
        </w:r>
      </w:ins>
      <w:ins w:id="26388" w:author="PR Preview" w:date="2026-01-01T00:00:00Z">
        <w:r>
          <w:t xml:space="preserve"> </w:t>
        </w:r>
      </w:ins>
      <w:ins w:id="26389" w:author="PR Preview" w:date="2026-01-01T00:00:00Z">
        <w:r>
          <w:rPr>
            <w:i/>
            <w:iCs/>
          </w:rPr>
          <w:t xml:space="preserve">Matrix algebra useful for statistics</w:t>
        </w:r>
      </w:ins>
      <w:ins w:id="26390" w:author="PR Preview" w:date="2026-01-01T00:00:00Z">
        <w:r>
          <w:t xml:space="preserve">. John Wiley &amp; Sons, 2017.</w:t>
        </w:r>
      </w:ins>
    </w:p>
    <w:bookmarkEnd w:id="905"/>
    <w:bookmarkStart w:id="907" w:name="ref-petersen2012matrix"/>
    <w:p>
      <w:pPr>
        <w:pStyle w:val="Bibliography"/>
      </w:pPr>
      <w:ins w:id="26391" w:author="PR Preview" w:date="2026-01-01T00:00:00Z">
        <w:r>
          <w:t xml:space="preserve">[98]</w:t>
        </w:r>
      </w:ins>
      <w:ins w:id="26392" w:author="PR Preview" w:date="2026-01-01T00:00:00Z">
        <w:r>
          <w:t xml:space="preserve"> </w:t>
        </w:r>
      </w:ins>
      <w:ins w:id="26393" w:author="PR Preview" w:date="2026-01-01T00:00:00Z">
        <w:r>
          <w:t xml:space="preserve">	</w:t>
        </w:r>
      </w:ins>
      <w:ins w:id="26394" w:author="PR Preview" w:date="2026-01-01T00:00:00Z">
        <w:r>
          <w:t xml:space="preserve">K. B. Petersen and M. S. Pedersen,</w:t>
        </w:r>
      </w:ins>
      <w:ins w:id="26395" w:author="PR Preview" w:date="2026-01-01T00:00:00Z">
        <w:r>
          <w:t xml:space="preserve"> </w:t>
        </w:r>
      </w:ins>
      <w:ins w:id="26396" w:author="PR Preview" w:date="2026-01-01T00:00:00Z">
        <w:r>
          <w:t xml:space="preserve">“The matrix cookbook,”</w:t>
        </w:r>
      </w:ins>
      <w:ins w:id="26397" w:author="PR Preview" w:date="2026-01-01T00:00:00Z">
        <w:r>
          <w:t xml:space="preserve"> </w:t>
        </w:r>
      </w:ins>
      <w:ins w:id="26398" w:author="PR Preview" w:date="2026-01-01T00:00:00Z">
        <w:r>
          <w:t xml:space="preserve">Technical University of Denmark, Nov. 2012. Available:</w:t>
        </w:r>
      </w:ins>
      <w:ins w:id="26399" w:author="PR Preview" w:date="2026-01-01T00:00:00Z">
        <w:r>
          <w:t xml:space="preserve"> </w:t>
        </w:r>
      </w:ins>
      <w:hyperlink r:id="rId906">
        <w:ins w:id="26400" w:author="PR Preview" w:date="2026-01-01T00:00:00Z">
          <w:r>
            <w:rPr>
              <w:rStyle w:val="Hyperlink"/>
            </w:rPr>
            <w:t xml:space="preserve">https://www2.imm.dtu.dk/pubdb/edoc/imm3274.pdf</w:t>
          </w:r>
        </w:ins>
      </w:hyperlink>
    </w:p>
    <w:bookmarkEnd w:id="907"/>
    <w:bookmarkStart w:id="909" w:name="ref-stanford2024ee278notes"/>
    <w:p>
      <w:pPr>
        <w:pStyle w:val="Bibliography"/>
      </w:pPr>
      <w:ins w:id="26401" w:author="PR Preview" w:date="2026-01-01T00:00:00Z">
        <w:r>
          <w:t xml:space="preserve">[99]</w:t>
        </w:r>
      </w:ins>
      <w:ins w:id="26402" w:author="PR Preview" w:date="2026-01-01T00:00:00Z">
        <w:r>
          <w:t xml:space="preserve"> </w:t>
        </w:r>
      </w:ins>
      <w:ins w:id="26403" w:author="PR Preview" w:date="2026-01-01T00:00:00Z">
        <w:r>
          <w:t xml:space="preserve">	</w:t>
        </w:r>
      </w:ins>
      <w:ins w:id="26404" w:author="PR Preview" w:date="2026-01-01T00:00:00Z">
        <w:r>
          <w:t xml:space="preserve">Stanford University,</w:t>
        </w:r>
      </w:ins>
      <w:ins w:id="26405" w:author="PR Preview" w:date="2026-01-01T00:00:00Z">
        <w:r>
          <w:t xml:space="preserve"> </w:t>
        </w:r>
      </w:ins>
      <w:ins w:id="26406" w:author="PR Preview" w:date="2026-01-01T00:00:00Z">
        <w:r>
          <w:t xml:space="preserve">“</w:t>
        </w:r>
      </w:ins>
      <w:ins w:id="26407" w:author="PR Preview" w:date="2026-01-01T00:00:00Z">
        <w:r>
          <w:t xml:space="preserve">EE</w:t>
        </w:r>
      </w:ins>
      <w:ins w:id="26408" w:author="PR Preview" w:date="2026-01-01T00:00:00Z">
        <w:r>
          <w:t xml:space="preserve"> </w:t>
        </w:r>
      </w:ins>
      <w:ins w:id="26409" w:author="PR Preview" w:date="2026-01-01T00:00:00Z">
        <w:r>
          <w:t xml:space="preserve">278, probability and statistical inference: Fall 2024 lecture notes.”</w:t>
        </w:r>
      </w:ins>
      <w:ins w:id="26410" w:author="PR Preview" w:date="2026-01-01T00:00:00Z">
        <w:r>
          <w:t xml:space="preserve"> </w:t>
        </w:r>
      </w:ins>
      <w:ins w:id="26411" w:author="PR Preview" w:date="2026-01-01T00:00:00Z">
        <w:r>
          <w:t xml:space="preserve">Handwritten lecture notes, 2024. Available:</w:t>
        </w:r>
      </w:ins>
      <w:ins w:id="26412" w:author="PR Preview" w:date="2026-01-01T00:00:00Z">
        <w:r>
          <w:t xml:space="preserve"> </w:t>
        </w:r>
      </w:ins>
      <w:hyperlink r:id="rId908">
        <w:ins w:id="26413" w:author="PR Preview" w:date="2026-01-01T00:00:00Z">
          <w:r>
            <w:rPr>
              <w:rStyle w:val="Hyperlink"/>
            </w:rPr>
            <w:t xml:space="preserve">https://web.stanford.edu/class/ee278/lectures.html</w:t>
          </w:r>
        </w:ins>
      </w:hyperlink>
    </w:p>
    <w:bookmarkEnd w:id="909"/>
    <w:bookmarkEnd w:id="910"/>
    <w:bookmarkEnd w:id="9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8" Type="http://schemas.openxmlformats.org/officeDocument/2006/relationships/image" Target="media/rId198.png"/><Relationship Id="rId76" Type="http://schemas.openxmlformats.org/officeDocument/2006/relationships/image" Target="media/rId76.png"/><Relationship Id="rId294" Type="http://schemas.openxmlformats.org/officeDocument/2006/relationships/image" Target="media/rId294.png"/><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3"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6" Type="http://schemas.openxmlformats.org/officeDocument/2006/relationships/hyperlink" Target="algebra-basics.html#def-strict-inequality" TargetMode="External"/><Relationship Id="rId686" Type="http://schemas.openxmlformats.org/officeDocument/2006/relationships/hyperlink" Target="algebra-complex.html#def-complex-conjugate" TargetMode="External"/><Relationship Id="rId697" Type="http://schemas.openxmlformats.org/officeDocument/2006/relationships/hyperlink" Target="algebra-complex.html#def-complex-modulus" TargetMode="External"/><Relationship Id="rId489" Type="http://schemas.openxmlformats.org/officeDocument/2006/relationships/hyperlink" Target="algebra-complex.html#def-complex-number" TargetMode="External"/><Relationship Id="rId696" Type="http://schemas.openxmlformats.org/officeDocument/2006/relationships/hyperlink" Target="algebra-complex.html#thm-conj-product" TargetMode="External"/><Relationship Id="rId170" Type="http://schemas.openxmlformats.org/officeDocument/2006/relationships/hyperlink" Target="algebra-exponentials.html#def-affine-function" TargetMode="External"/><Relationship Id="rId171"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39" Type="http://schemas.openxmlformats.org/officeDocument/2006/relationships/hyperlink" Target="algebra-sums.html#thm-mult-distr" TargetMode="External"/><Relationship Id="rId141" Type="http://schemas.openxmlformats.org/officeDocument/2006/relationships/hyperlink" Target="algebra-sums.html#thm-prod-symmetric" TargetMode="External"/><Relationship Id="rId142" Type="http://schemas.openxmlformats.org/officeDocument/2006/relationships/hyperlink" Target="algebra-sums.html#thm-sum-constant-factor" TargetMode="External"/><Relationship Id="rId140" Type="http://schemas.openxmlformats.org/officeDocument/2006/relationships/hyperlink" Target="algebra-sums.html#thm-sum-of-sums" TargetMode="External"/><Relationship Id="rId378" Type="http://schemas.openxmlformats.org/officeDocument/2006/relationships/hyperlink" Target="algebra-trigonometry.html#def-cosine-sine" TargetMode="External"/><Relationship Id="rId380" Type="http://schemas.openxmlformats.org/officeDocument/2006/relationships/hyperlink" Target="algebra-trigonometry.html#thm-cosine-bijection" TargetMode="External"/><Relationship Id="rId138" Type="http://schemas.openxmlformats.org/officeDocument/2006/relationships/hyperlink" Target="algebra.qmd" TargetMode="External"/><Relationship Id="rId709" Type="http://schemas.openxmlformats.org/officeDocument/2006/relationships/hyperlink" Target="calculus-derivatives.html#def-derivative" TargetMode="External"/><Relationship Id="rId175" Type="http://schemas.openxmlformats.org/officeDocument/2006/relationships/hyperlink" Target="calculus-derivatives.html#def-linear-approximation" TargetMode="External"/><Relationship Id="rId158"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1"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1" Type="http://schemas.openxmlformats.org/officeDocument/2006/relationships/hyperlink" Target="https://doi.org/10.1007/978-3-031-41026-0" TargetMode="External"/><Relationship Id="rId765" Type="http://schemas.openxmlformats.org/officeDocument/2006/relationships/hyperlink" Target="https://doi.org/10.1017/9781108583664" TargetMode="External"/><Relationship Id="rId717" Type="http://schemas.openxmlformats.org/officeDocument/2006/relationships/hyperlink" Target="https://doi.org/10.1201/9781315182780" TargetMode="External"/><Relationship Id="rId903" Type="http://schemas.openxmlformats.org/officeDocument/2006/relationships/hyperlink" Target="https://doi.org/10.1201/9781315370200" TargetMode="External"/><Relationship Id="rId793" Type="http://schemas.openxmlformats.org/officeDocument/2006/relationships/hyperlink" Target="https://en.wikipedia.org/wiki/Affine_space" TargetMode="External"/><Relationship Id="rId721" Type="http://schemas.openxmlformats.org/officeDocument/2006/relationships/hyperlink" Target="https://en.wikipedia.org/wiki/Arithmetic_mean" TargetMode="External"/><Relationship Id="rId781" Type="http://schemas.openxmlformats.org/officeDocument/2006/relationships/hyperlink" Target="https://en.wikipedia.org/wiki/Basis_(linear_algebra)" TargetMode="External"/><Relationship Id="rId889" Type="http://schemas.openxmlformats.org/officeDocument/2006/relationships/hyperlink" Target="https://en.wikipedia.org/wiki/Block_matrix" TargetMode="External"/><Relationship Id="rId893" Type="http://schemas.openxmlformats.org/officeDocument/2006/relationships/hyperlink" Target="https://en.wikipedia.org/wiki/Cholesky_decomposition" TargetMode="External"/><Relationship Id="rId895" Type="http://schemas.openxmlformats.org/officeDocument/2006/relationships/hyperlink" Target="https://en.wikipedia.org/wiki/Conjugate_transpose" TargetMode="External"/><Relationship Id="rId867" Type="http://schemas.openxmlformats.org/officeDocument/2006/relationships/hyperlink" Target="https://en.wikipedia.org/wiki/Consistent_and_inconsistent_equations" TargetMode="External"/><Relationship Id="rId783" Type="http://schemas.openxmlformats.org/officeDocument/2006/relationships/hyperlink" Target="https://en.wikipedia.org/wiki/Coordinate_vector" TargetMode="External"/><Relationship Id="rId823" Type="http://schemas.openxmlformats.org/officeDocument/2006/relationships/hyperlink" Target="https://en.wikipedia.org/wiki/Cosine_similarity" TargetMode="External"/><Relationship Id="rId851" Type="http://schemas.openxmlformats.org/officeDocument/2006/relationships/hyperlink" Target="https://en.wikipedia.org/wiki/Definite_matrix" TargetMode="External"/><Relationship Id="rId857" Type="http://schemas.openxmlformats.org/officeDocument/2006/relationships/hyperlink" Target="https://en.wikipedia.org/wiki/Design_matrix" TargetMode="External"/><Relationship Id="rId855" Type="http://schemas.openxmlformats.org/officeDocument/2006/relationships/hyperlink" Target="https://en.wikipedia.org/wiki/Determinant" TargetMode="External"/><Relationship Id="rId833" Type="http://schemas.openxmlformats.org/officeDocument/2006/relationships/hyperlink" Target="https://en.wikipedia.org/wiki/Diagonal_matrix" TargetMode="External"/><Relationship Id="rId885" Type="http://schemas.openxmlformats.org/officeDocument/2006/relationships/hyperlink" Target="https://en.wikipedia.org/wiki/Diagonalizable_matrix" TargetMode="External"/><Relationship Id="rId801"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47" Type="http://schemas.openxmlformats.org/officeDocument/2006/relationships/hyperlink" Target="https://en.wikipedia.org/wiki/Eigendecomposition_of_a_matrix" TargetMode="External"/><Relationship Id="rId881" Type="http://schemas.openxmlformats.org/officeDocument/2006/relationships/hyperlink" Target="https://en.wikipedia.org/wiki/Eigenvalues_and_eigenvectors" TargetMode="External"/><Relationship Id="rId731" Type="http://schemas.openxmlformats.org/officeDocument/2006/relationships/hyperlink" Target="https://en.wikipedia.org/wiki/Euclidean_distance" TargetMode="External"/><Relationship Id="rId727" Type="http://schemas.openxmlformats.org/officeDocument/2006/relationships/hyperlink" Target="https://en.wikipedia.org/wiki/Euclidean_vector" TargetMode="External"/><Relationship Id="rId845" Type="http://schemas.openxmlformats.org/officeDocument/2006/relationships/hyperlink" Target="https://en.wikipedia.org/wiki/Frobenius_norm" TargetMode="External"/><Relationship Id="rId863" Type="http://schemas.openxmlformats.org/officeDocument/2006/relationships/hyperlink" Target="https://en.wikipedia.org/wiki/Generalized_inverse" TargetMode="External"/><Relationship Id="rId827" Type="http://schemas.openxmlformats.org/officeDocument/2006/relationships/hyperlink" Target="https://en.wikipedia.org/wiki/Gram%E2%80%93Schmidt_process" TargetMode="External"/><Relationship Id="rId787" Type="http://schemas.openxmlformats.org/officeDocument/2006/relationships/hyperlink" Target="https://en.wikipedia.org/wiki/Gram_matrix" TargetMode="External"/><Relationship Id="rId795" Type="http://schemas.openxmlformats.org/officeDocument/2006/relationships/hyperlink" Target="https://en.wikipedia.org/wiki/Half-space_(geometry)" TargetMode="External"/><Relationship Id="rId897" Type="http://schemas.openxmlformats.org/officeDocument/2006/relationships/hyperlink" Target="https://en.wikipedia.org/wiki/Hermitian_matrix" TargetMode="External"/><Relationship Id="rId767" Type="http://schemas.openxmlformats.org/officeDocument/2006/relationships/hyperlink" Target="https://en.wikipedia.org/wiki/Hyperplane" TargetMode="External"/><Relationship Id="rId837" Type="http://schemas.openxmlformats.org/officeDocument/2006/relationships/hyperlink" Target="https://en.wikipedia.org/wiki/Idempotent_matrix" TargetMode="External"/><Relationship Id="rId755" Type="http://schemas.openxmlformats.org/officeDocument/2006/relationships/hyperlink" Target="https://en.wikipedia.org/wiki/Identity_matrix" TargetMode="External"/><Relationship Id="rId809" Type="http://schemas.openxmlformats.org/officeDocument/2006/relationships/hyperlink" Target="https://en.wikipedia.org/wiki/Inner_product_space" TargetMode="External"/><Relationship Id="rId835" Type="http://schemas.openxmlformats.org/officeDocument/2006/relationships/hyperlink" Target="https://en.wikipedia.org/wiki/Invertible_matrix" TargetMode="External"/><Relationship Id="rId877" Type="http://schemas.openxmlformats.org/officeDocument/2006/relationships/hyperlink" Target="https://en.wikipedia.org/wiki/LU_decomposition" TargetMode="External"/><Relationship Id="rId873"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1" Type="http://schemas.openxmlformats.org/officeDocument/2006/relationships/hyperlink" Target="https://en.wikipedia.org/wiki/Linear_independence" TargetMode="External"/><Relationship Id="rId759" Type="http://schemas.openxmlformats.org/officeDocument/2006/relationships/hyperlink" Target="https://en.wikipedia.org/wiki/Linear_map" TargetMode="External"/><Relationship Id="rId779" Type="http://schemas.openxmlformats.org/officeDocument/2006/relationships/hyperlink" Target="https://en.wikipedia.org/wiki/Linear_span" TargetMode="External"/><Relationship Id="rId777" Type="http://schemas.openxmlformats.org/officeDocument/2006/relationships/hyperlink" Target="https://en.wikipedia.org/wiki/Linear_subspace" TargetMode="External"/><Relationship Id="rId819" Type="http://schemas.openxmlformats.org/officeDocument/2006/relationships/hyperlink" Target="https://en.wikipedia.org/wiki/Lp_space" TargetMode="External"/><Relationship Id="rId753" Type="http://schemas.openxmlformats.org/officeDocument/2006/relationships/hyperlink" Target="https://en.wikipedia.org/wiki/Main_diagonal" TargetMode="External"/><Relationship Id="rId737" Type="http://schemas.openxmlformats.org/officeDocument/2006/relationships/hyperlink" Target="https://en.wikipedia.org/wiki/Matrix_(mathematics)" TargetMode="External"/><Relationship Id="rId745" Type="http://schemas.openxmlformats.org/officeDocument/2006/relationships/hyperlink" Target="https://en.wikipedia.org/wiki/Matrix_addition" TargetMode="External"/><Relationship Id="rId749" Type="http://schemas.openxmlformats.org/officeDocument/2006/relationships/hyperlink" Target="https://en.wikipedia.org/wiki/Matrix_multiplication" TargetMode="External"/><Relationship Id="rId883" Type="http://schemas.openxmlformats.org/officeDocument/2006/relationships/hyperlink" Target="https://en.wikipedia.org/wiki/Matrix_similarity" TargetMode="External"/><Relationship Id="rId865" Type="http://schemas.openxmlformats.org/officeDocument/2006/relationships/hyperlink" Target="https://en.wikipedia.org/wiki/Moore%E2%80%93Penrose_inverse" TargetMode="External"/><Relationship Id="rId817" Type="http://schemas.openxmlformats.org/officeDocument/2006/relationships/hyperlink" Target="https://en.wikipedia.org/wiki/Norm_(mathematics)" TargetMode="External"/><Relationship Id="rId769" Type="http://schemas.openxmlformats.org/officeDocument/2006/relationships/hyperlink" Target="https://en.wikipedia.org/wiki/Normal_(geometry)" TargetMode="External"/><Relationship Id="rId875" Type="http://schemas.openxmlformats.org/officeDocument/2006/relationships/hyperlink" Target="https://en.wikipedia.org/wiki/Normal_equations" TargetMode="External"/><Relationship Id="rId807" Type="http://schemas.openxmlformats.org/officeDocument/2006/relationships/hyperlink" Target="https://en.wikipedia.org/wiki/Orthogonal_complement" TargetMode="External"/><Relationship Id="rId839" Type="http://schemas.openxmlformats.org/officeDocument/2006/relationships/hyperlink" Target="https://en.wikipedia.org/wiki/Orthogonal_matrix" TargetMode="External"/><Relationship Id="rId725" Type="http://schemas.openxmlformats.org/officeDocument/2006/relationships/hyperlink" Target="https://en.wikipedia.org/wiki/Orthogonality" TargetMode="External"/><Relationship Id="rId825" Type="http://schemas.openxmlformats.org/officeDocument/2006/relationships/hyperlink" Target="https://en.wikipedia.org/wiki/Orthonormal_basis" TargetMode="External"/><Relationship Id="rId829" Type="http://schemas.openxmlformats.org/officeDocument/2006/relationships/hyperlink" Target="https://en.wikipedia.org/wiki/Outer_product" TargetMode="External"/><Relationship Id="rId853" Type="http://schemas.openxmlformats.org/officeDocument/2006/relationships/hyperlink" Target="https://en.wikipedia.org/wiki/Paraboloid" TargetMode="External"/><Relationship Id="rId803" Type="http://schemas.openxmlformats.org/officeDocument/2006/relationships/hyperlink" Target="https://en.wikipedia.org/wiki/Projection_(linear_algebra)" TargetMode="External"/><Relationship Id="rId859" Type="http://schemas.openxmlformats.org/officeDocument/2006/relationships/hyperlink" Target="https://en.wikipedia.org/wiki/Projection_matrix" TargetMode="External"/><Relationship Id="rId815" Type="http://schemas.openxmlformats.org/officeDocument/2006/relationships/hyperlink" Target="https://en.wikipedia.org/wiki/Pythagorean_theorem" TargetMode="External"/><Relationship Id="rId841" Type="http://schemas.openxmlformats.org/officeDocument/2006/relationships/hyperlink" Target="https://en.wikipedia.org/wiki/Quadratic_form" TargetMode="External"/><Relationship Id="rId791" Type="http://schemas.openxmlformats.org/officeDocument/2006/relationships/hyperlink" Target="https://en.wikipedia.org/wiki/Rank%E2%80%93nullity_theorem" TargetMode="External"/><Relationship Id="rId773" Type="http://schemas.openxmlformats.org/officeDocument/2006/relationships/hyperlink" Target="https://en.wikipedia.org/wiki/Rank_(linear_algebra)" TargetMode="External"/><Relationship Id="rId797" Type="http://schemas.openxmlformats.org/officeDocument/2006/relationships/hyperlink" Target="https://en.wikipedia.org/wiki/Rank_factorization" TargetMode="External"/><Relationship Id="rId785" Type="http://schemas.openxmlformats.org/officeDocument/2006/relationships/hyperlink" Target="https://en.wikipedia.org/wiki/Row_and_column_spaces" TargetMode="External"/><Relationship Id="rId713" Type="http://schemas.openxmlformats.org/officeDocument/2006/relationships/hyperlink" Target="https://en.wikipedia.org/wiki/Row_and_column_vectors" TargetMode="External"/><Relationship Id="rId715" Type="http://schemas.openxmlformats.org/officeDocument/2006/relationships/hyperlink" Target="https://en.wikipedia.org/wiki/Scalar_(mathematics)" TargetMode="External"/><Relationship Id="rId747" Type="http://schemas.openxmlformats.org/officeDocument/2006/relationships/hyperlink" Target="https://en.wikipedia.org/wiki/Scalar_multiplication" TargetMode="External"/><Relationship Id="rId891" Type="http://schemas.openxmlformats.org/officeDocument/2006/relationships/hyperlink" Target="https://en.wikipedia.org/wiki/Schur_complement" TargetMode="External"/><Relationship Id="rId849" Type="http://schemas.openxmlformats.org/officeDocument/2006/relationships/hyperlink" Target="https://en.wikipedia.org/wiki/Singular_value_decomposition" TargetMode="External"/><Relationship Id="rId899" Type="http://schemas.openxmlformats.org/officeDocument/2006/relationships/hyperlink" Target="https://en.wikipedia.org/wiki/Skew-Hermitian_matrix" TargetMode="External"/><Relationship Id="rId751" Type="http://schemas.openxmlformats.org/officeDocument/2006/relationships/hyperlink" Target="https://en.wikipedia.org/wiki/Square_matrix" TargetMode="External"/><Relationship Id="rId723" Type="http://schemas.openxmlformats.org/officeDocument/2006/relationships/hyperlink" Target="https://en.wikipedia.org/wiki/Standard_basis" TargetMode="External"/><Relationship Id="rId831" Type="http://schemas.openxmlformats.org/officeDocument/2006/relationships/hyperlink" Target="https://en.wikipedia.org/wiki/Symmetric_matrix" TargetMode="External"/><Relationship Id="rId757" Type="http://schemas.openxmlformats.org/officeDocument/2006/relationships/hyperlink" Target="https://en.wikipedia.org/wiki/System_of_linear_equations" TargetMode="External"/><Relationship Id="rId739" Type="http://schemas.openxmlformats.org/officeDocument/2006/relationships/hyperlink" Target="https://en.wikipedia.org/wiki/Tensor" TargetMode="External"/><Relationship Id="rId843" Type="http://schemas.openxmlformats.org/officeDocument/2006/relationships/hyperlink" Target="https://en.wikipedia.org/wiki/Trace_(linear_algebra)" TargetMode="External"/><Relationship Id="rId761" Type="http://schemas.openxmlformats.org/officeDocument/2006/relationships/hyperlink" Target="https://en.wikipedia.org/wiki/Translation_(geometry)" TargetMode="External"/><Relationship Id="rId741" Type="http://schemas.openxmlformats.org/officeDocument/2006/relationships/hyperlink" Target="https://en.wikipedia.org/wiki/Transpose" TargetMode="External"/><Relationship Id="rId871" Type="http://schemas.openxmlformats.org/officeDocument/2006/relationships/hyperlink" Target="https://en.wikipedia.org/wiki/Triangular_matrix" TargetMode="External"/><Relationship Id="rId821" Type="http://schemas.openxmlformats.org/officeDocument/2006/relationships/hyperlink" Target="https://en.wikipedia.org/wiki/Uniform_norm" TargetMode="External"/><Relationship Id="rId729" Type="http://schemas.openxmlformats.org/officeDocument/2006/relationships/hyperlink" Target="https://en.wikipedia.org/wiki/Unit_vector" TargetMode="External"/><Relationship Id="rId743" Type="http://schemas.openxmlformats.org/officeDocument/2006/relationships/hyperlink" Target="https://en.wikipedia.org/wiki/Zero_matrix" TargetMode="External"/><Relationship Id="rId735"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1"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0" Type="http://schemas.openxmlformats.org/officeDocument/2006/relationships/hyperlink" Target="https://morrison-lab.github.io/rme/chapters/Linear-models-overview.html#sec-infer-LMs" TargetMode="External"/><Relationship Id="rId389" Type="http://schemas.openxmlformats.org/officeDocument/2006/relationships/hyperlink" Target="https://morrison-lab.github.io/sds/exploratory-descriptive.html#def-pearson-r" TargetMode="External"/><Relationship Id="rId813" Type="http://schemas.openxmlformats.org/officeDocument/2006/relationships/hyperlink" Target="https://ucla-biostat-216.github.io/2024fall/slides/02-vector/02-vector.html" TargetMode="External"/><Relationship Id="rId763" Type="http://schemas.openxmlformats.org/officeDocument/2006/relationships/hyperlink" Target="https://ucla-biostat-216.github.io/2024fall/slides/03-matrix/03-matrix.html" TargetMode="External"/><Relationship Id="rId775" Type="http://schemas.openxmlformats.org/officeDocument/2006/relationships/hyperlink" Target="https://ucla-biostat-216.github.io/2024fall/slides/04-vecsp/04-vecsp.html" TargetMode="External"/><Relationship Id="rId789" Type="http://schemas.openxmlformats.org/officeDocument/2006/relationships/hyperlink" Target="https://ucla-biostat-216.github.io/2024fall/slides/05-rank/05-rank.html" TargetMode="External"/><Relationship Id="rId799" Type="http://schemas.openxmlformats.org/officeDocument/2006/relationships/hyperlink" Target="https://ucla-biostat-216.github.io/2024fall/slides/06-orthproj/06-orthproj.html" TargetMode="External"/><Relationship Id="rId861" Type="http://schemas.openxmlformats.org/officeDocument/2006/relationships/hyperlink" Target="https://ucla-biostat-216.github.io/2024fall/slides/07-matinv/07-matinv.html" TargetMode="External"/><Relationship Id="rId869" Type="http://schemas.openxmlformats.org/officeDocument/2006/relationships/hyperlink" Target="https://ucla-biostat-216.github.io/2024fall/slides/08-ls/08-ls.html" TargetMode="External"/><Relationship Id="rId879" Type="http://schemas.openxmlformats.org/officeDocument/2006/relationships/hyperlink" Target="https://ucla-biostat-216.github.io/2024fall/slides/10-eig/10-eig.html" TargetMode="External"/><Relationship Id="rId887" Type="http://schemas.openxmlformats.org/officeDocument/2006/relationships/hyperlink" Target="https://ucla-biostat-216.github.io/2024fall/slides/11-pd/11-pd.html" TargetMode="External"/><Relationship Id="rId908"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3" Type="http://schemas.openxmlformats.org/officeDocument/2006/relationships/hyperlink" Target="https://www.deeplearningbook.org/" TargetMode="External"/><Relationship Id="rId719" Type="http://schemas.openxmlformats.org/officeDocument/2006/relationships/hyperlink" Target="https://www.mosaic-web.org" TargetMode="External"/><Relationship Id="rId805" Type="http://schemas.openxmlformats.org/officeDocument/2006/relationships/hyperlink" Target="https://www.routledge.com/Linear-Algebra-and-Matrix-Analysis-for-Statistics/Banerjee-Roy/p/book/9781420095388" TargetMode="External"/><Relationship Id="rId152" Type="http://schemas.openxmlformats.org/officeDocument/2006/relationships/hyperlink" Target="https://www.youtube.com/playlist?list=PLZHQObOWTQDPD3MizzM2xVFitgF8hE_ab" TargetMode="External"/><Relationship Id="rId536" Type="http://schemas.openxmlformats.org/officeDocument/2006/relationships/hyperlink" Target="https://www.youtube.com/watch?v=Ip3X9LOh2dk" TargetMode="External"/><Relationship Id="rId154" Type="http://schemas.openxmlformats.org/officeDocument/2006/relationships/hyperlink" Target="https://www.youtube.com/watch?v=LyGKycYT2v0" TargetMode="External"/><Relationship Id="rId493" Type="http://schemas.openxmlformats.org/officeDocument/2006/relationships/hyperlink" Target="https://www.youtube.com/watch?v=PFDu9oVAE-g" TargetMode="External"/><Relationship Id="rId153" Type="http://schemas.openxmlformats.org/officeDocument/2006/relationships/hyperlink" Target="https://www.youtube.com/watch?v=kYB8IZa5AuE" TargetMode="External"/><Relationship Id="rId906" Type="http://schemas.openxmlformats.org/officeDocument/2006/relationships/hyperlink" Target="https://www2.imm.dtu.dk/pubdb/edoc/imm3274.pdf" TargetMode="External"/><Relationship Id="rId122" Type="http://schemas.openxmlformats.org/officeDocument/2006/relationships/hyperlink" Target="indicator-functions.qmd#def-kronecker-delta" TargetMode="External"/><Relationship Id="rId711" Type="http://schemas.openxmlformats.org/officeDocument/2006/relationships/hyperlink" Target="linear-algebra-diagonalization.qmd" TargetMode="External"/><Relationship Id="rId710"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09" Type="http://schemas.openxmlformats.org/officeDocument/2006/relationships/hyperlink" Target="proof-writing.qmd#def-proof" TargetMode="External"/><Relationship Id="rId144" Type="http://schemas.openxmlformats.org/officeDocument/2006/relationships/hyperlink" Target="proof-writing.qmd#def-proof-by-induction" TargetMode="External"/><Relationship Id="rId216" Type="http://schemas.openxmlformats.org/officeDocument/2006/relationships/hyperlink" Target="proof-writing.qmd#def-theorem" TargetMode="External"/><Relationship Id="rId459"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2026-10-18T09:01:52Z</dcterms:created>
  <dcterms:modified xsi:type="dcterms:W3CDTF">2026-10-18T09:01:52Z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2026-10-18 01:02:57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