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2026-10-17 22:01:17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01:02:57 (PDT)</w:t>
        </w:r>
      </w:ins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2 (Polynomial)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polynomial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(in one variable</w:delText>
        </w:r>
      </w:del>
      <w:del w:id="10" w:author="PR Preview" w:date="2026-01-01T00:00:00Z">
        <w:r>
          <w:delText xml:space="preserve"> </w:delText>
        </w:r>
      </w:del>
      <m:oMath>
        <m:r>
          <m:t>x</m:t>
        </m:r>
      </m:oMath>
      <w:del w:id="11" w:author="PR Preview" w:date="2026-01-01T00:00:00Z">
        <w:r>
          <w:delText xml:space="preserve">)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(Wikipedia contributors 2026j)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is a</w:delText>
        </w:r>
      </w:del>
      <w:del w:id="16" w:author="PR Preview" w:date="2026-01-01T00:00:00Z">
        <w:r>
          <w:delText xml:space="preserve"> </w:delText>
        </w:r>
      </w:del>
      <w:hyperlink r:id="rId11">
        <w:del w:id="17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1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that can be written as</w:delText>
        </w:r>
      </w:del>
    </w:p>
    <w:p>
      <w:pPr>
        <w:pStyle w:val="FirstParagraph"/>
      </w:pPr>
      <w:ins w:id="21" w:author="PR Preview" w:date="2026-01-01T00:00:00Z">
        <w:r>
          <w:rPr>
            <w:b/>
            <w:bCs/>
          </w:rPr>
          <w:t xml:space="preserve">Definition 2 (Polynomial)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A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rPr>
            <w:b/>
            <w:bCs/>
          </w:rPr>
          <w:t xml:space="preserve">polynomial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(in one variable</w:t>
        </w:r>
      </w:ins>
      <w:ins w:id="28" w:author="PR Preview" w:date="2026-01-01T00:00:00Z">
        <w:r>
          <w:t xml:space="preserve"> </w:t>
        </w:r>
      </w:ins>
      <m:oMath>
        <m:r>
          <m:t>x</m:t>
        </m:r>
      </m:oMath>
      <w:ins w:id="29" w:author="PR Preview" w:date="2026-01-01T00:00:00Z">
        <w:r>
          <w:t xml:space="preserve">)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[1]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is a</w:t>
        </w:r>
      </w:ins>
      <w:ins w:id="34" w:author="PR Preview" w:date="2026-01-01T00:00:00Z">
        <w:r>
          <w:t xml:space="preserve"> </w:t>
        </w:r>
      </w:ins>
      <w:hyperlink r:id="rId11">
        <w:ins w:id="35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3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that can be written as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del w:id="39" w:author="PR Preview" w:date="2026-01-01T00:00:00Z">
        <w:r>
          <w:rPr>
            <w:b/>
            <w:bCs/>
          </w:rPr>
          <w:delText xml:space="preserve">Definition 6 (Quadratic polynomial)</w:delText>
        </w:r>
      </w:del>
      <w:del w:id="40" w:author="PR Preview" w:date="2026-01-01T00:00:00Z">
        <w:r>
          <w:delText xml:space="preserve"> </w:delText>
        </w:r>
      </w:del>
      <w:bookmarkStart w:id="22" w:name="def-quadratic-cubic"/>
      <w:bookmarkEnd w:id="22"/>
      <w:del w:id="41" w:author="PR Preview" w:date="2026-01-01T00:00:00Z">
        <w:r>
          <w:delText xml:space="preserve">A</w:delText>
        </w:r>
      </w:del>
      <w:del w:id="42" w:author="PR Preview" w:date="2026-01-01T00:00:00Z">
        <w:r>
          <w:delText xml:space="preserve"> </w:delText>
        </w:r>
      </w:del>
      <w:hyperlink w:anchor="def-polynomial">
        <w:del w:id="43" w:author="PR Preview" w:date="2026-01-01T00:00:00Z">
          <w:r>
            <w:rPr>
              <w:rStyle w:val="Hyperlink"/>
            </w:rPr>
            <w:delText xml:space="preserve">polynomial</w:delText>
          </w:r>
        </w:del>
      </w:hyperlink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of</w:delText>
        </w:r>
      </w:del>
      <w:del w:id="46" w:author="PR Preview" w:date="2026-01-01T00:00:00Z">
        <w:r>
          <w:delText xml:space="preserve"> </w:delText>
        </w:r>
      </w:del>
      <w:hyperlink w:anchor="def-polynomial-degree">
        <w:del w:id="47" w:author="PR Preview" w:date="2026-01-01T00:00:00Z">
          <w:r>
            <w:rPr>
              <w:rStyle w:val="Hyperlink"/>
            </w:rPr>
            <w:delText xml:space="preserve">degree</w:delText>
          </w:r>
        </w:del>
      </w:hyperlink>
      <w:del w:id="48" w:author="PR Preview" w:date="2026-01-01T00:00:00Z">
        <w:r>
          <w:delText xml:space="preserve"> </w:delText>
        </w:r>
      </w:del>
      <m:oMath>
        <m:r>
          <m:t>2</m:t>
        </m:r>
      </m:oMath>
      <w:del w:id="49" w:author="PR Preview" w:date="2026-01-01T00:00:00Z">
        <w:r>
          <w:delText xml:space="preserve">,</w:delText>
        </w:r>
      </w:del>
      <w:del w:id="5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del w:id="51" w:author="PR Preview" w:date="2026-01-01T00:00:00Z">
        <w:r>
          <w:delText xml:space="preserve"> </w:delText>
        </w:r>
      </w:del>
      <w:del w:id="52" w:author="PR Preview" w:date="2026-01-01T00:00:00Z">
        <w:r>
          <w:delText xml:space="preserve">with</w:delText>
        </w:r>
      </w:del>
      <w:del w:id="53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del w:id="54" w:author="PR Preview" w:date="2026-01-01T00:00:00Z">
        <w:r>
          <w:delText xml:space="preserve">,</w:delText>
        </w:r>
      </w:del>
      <w:del w:id="55" w:author="PR Preview" w:date="2026-01-01T00:00:00Z">
        <w:r>
          <w:delText xml:space="preserve"> </w:delText>
        </w:r>
      </w:del>
      <w:del w:id="56" w:author="PR Preview" w:date="2026-01-01T00:00:00Z">
        <w:r>
          <w:delText xml:space="preserve">is a</w:delText>
        </w:r>
      </w:del>
      <w:del w:id="57" w:author="PR Preview" w:date="2026-01-01T00:00:00Z">
        <w:r>
          <w:delText xml:space="preserve"> </w:delText>
        </w:r>
      </w:del>
      <w:del w:id="58" w:author="PR Preview" w:date="2026-01-01T00:00:00Z">
        <w:r>
          <w:rPr>
            <w:b/>
            <w:bCs/>
          </w:rPr>
          <w:delText xml:space="preserve">quadratic</w:delText>
        </w:r>
      </w:del>
      <w:del w:id="59" w:author="PR Preview" w:date="2026-01-01T00:00:00Z">
        <w:r>
          <w:delText xml:space="preserve"> </w:delText>
        </w:r>
      </w:del>
      <w:del w:id="60" w:author="PR Preview" w:date="2026-01-01T00:00:00Z">
        <w:r>
          <w:delText xml:space="preserve">(Wikipedia contributors 2026k)</w:delText>
        </w:r>
      </w:del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delText xml:space="preserve">polynomial.</w:delText>
        </w:r>
      </w:del>
    </w:p>
    <w:p>
      <w:pPr>
        <w:pStyle w:val="FirstParagraph"/>
      </w:pPr>
      <w:ins w:id="63" w:author="PR Preview" w:date="2026-01-01T00:00:00Z">
        <w:r>
          <w:rPr>
            <w:b/>
            <w:bCs/>
          </w:rPr>
          <w:t xml:space="preserve">Definition 6 (Quadratic polynomial)</w:t>
        </w:r>
      </w:ins>
      <w:ins w:id="64" w:author="PR Preview" w:date="2026-01-01T00:00:00Z">
        <w:r>
          <w:t xml:space="preserve"> </w:t>
        </w:r>
      </w:ins>
      <w:bookmarkStart w:id="22" w:name="def-quadratic-cubic"/>
      <w:bookmarkEnd w:id="22"/>
      <w:ins w:id="65" w:author="PR Preview" w:date="2026-01-01T00:00:00Z">
        <w:r>
          <w:t xml:space="preserve">A</w:t>
        </w:r>
      </w:ins>
      <w:ins w:id="66" w:author="PR Preview" w:date="2026-01-01T00:00:00Z">
        <w:r>
          <w:t xml:space="preserve"> </w:t>
        </w:r>
      </w:ins>
      <w:hyperlink w:anchor="def-polynomial">
        <w:ins w:id="67" w:author="PR Preview" w:date="2026-01-01T00:00:00Z">
          <w:r>
            <w:rPr>
              <w:rStyle w:val="Hyperlink"/>
            </w:rPr>
            <w:t xml:space="preserve">polynomial</w:t>
          </w:r>
        </w:ins>
      </w:hyperlink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of</w:t>
        </w:r>
      </w:ins>
      <w:ins w:id="70" w:author="PR Preview" w:date="2026-01-01T00:00:00Z">
        <w:r>
          <w:t xml:space="preserve"> </w:t>
        </w:r>
      </w:ins>
      <w:hyperlink w:anchor="def-polynomial-degree">
        <w:ins w:id="71" w:author="PR Preview" w:date="2026-01-01T00:00:00Z">
          <w:r>
            <w:rPr>
              <w:rStyle w:val="Hyperlink"/>
            </w:rPr>
            <w:t xml:space="preserve">degree</w:t>
          </w:r>
        </w:ins>
      </w:hyperlink>
      <w:ins w:id="72" w:author="PR Preview" w:date="2026-01-01T00:00:00Z">
        <w:r>
          <w:t xml:space="preserve"> </w:t>
        </w:r>
      </w:ins>
      <m:oMath>
        <m:r>
          <m:t>2</m:t>
        </m:r>
      </m:oMath>
      <w:ins w:id="73" w:author="PR Preview" w:date="2026-01-01T00:00:00Z">
        <w:r>
          <w:t xml:space="preserve">,</w:t>
        </w:r>
      </w:ins>
      <w:ins w:id="7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with</w:t>
        </w:r>
      </w:ins>
      <w:ins w:id="77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ins w:id="78" w:author="PR Preview" w:date="2026-01-01T00:00:00Z">
        <w:r>
          <w:t xml:space="preserve">,</w:t>
        </w:r>
      </w:ins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is a</w:t>
        </w:r>
      </w:ins>
      <w:ins w:id="81" w:author="PR Preview" w:date="2026-01-01T00:00:00Z">
        <w:r>
          <w:t xml:space="preserve"> </w:t>
        </w:r>
      </w:ins>
      <w:ins w:id="82" w:author="PR Preview" w:date="2026-01-01T00:00:00Z">
        <w:r>
          <w:rPr>
            <w:b/>
            <w:bCs/>
          </w:rPr>
          <w:t xml:space="preserve">quadratic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[2]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polynomial.</w:t>
        </w:r>
      </w:ins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del w:id="87" w:author="PR Preview" w:date="2026-01-01T00:00:00Z">
        <w:r>
          <w:rPr>
            <w:b/>
            <w:bCs/>
          </w:rPr>
          <w:delText xml:space="preserve">Definition 8 (Parabola)</w:delText>
        </w:r>
      </w:del>
      <w:del w:id="88" w:author="PR Preview" w:date="2026-01-01T00:00:00Z">
        <w:r>
          <w:delText xml:space="preserve"> </w:delText>
        </w:r>
      </w:del>
      <w:del w:id="89" w:author="PR Preview" w:date="2026-01-01T00:00:00Z">
        <w:r>
          <w:delText xml:space="preserve">A</w:delText>
        </w:r>
      </w:del>
      <w:del w:id="90" w:author="PR Preview" w:date="2026-01-01T00:00:00Z">
        <w:r>
          <w:delText xml:space="preserve"> </w:delText>
        </w:r>
      </w:del>
      <w:del w:id="91" w:author="PR Preview" w:date="2026-01-01T00:00:00Z">
        <w:r>
          <w:rPr>
            <w:b/>
            <w:bCs/>
          </w:rPr>
          <w:delText xml:space="preserve">parabola</w:delText>
        </w:r>
      </w:del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delText xml:space="preserve">(Wikipedia contributors 2026i)</w:delText>
        </w:r>
      </w:del>
      <w:del w:id="94" w:author="PR Preview" w:date="2026-01-01T00:00:00Z">
        <w:r>
          <w:delText xml:space="preserve"> </w:delText>
        </w:r>
      </w:del>
      <w:del w:id="95" w:author="PR Preview" w:date="2026-01-01T00:00:00Z">
        <w:r>
          <w:delText xml:space="preserve">is the</w:delText>
        </w:r>
      </w:del>
      <w:del w:id="96" w:author="PR Preview" w:date="2026-01-01T00:00:00Z">
        <w:r>
          <w:delText xml:space="preserve"> </w:delText>
        </w:r>
      </w:del>
      <w:hyperlink r:id="rId27">
        <w:del w:id="97" w:author="PR Preview" w:date="2026-01-01T00:00:00Z">
          <w:r>
            <w:rPr>
              <w:rStyle w:val="Hyperlink"/>
            </w:rPr>
            <w:delText xml:space="preserve">graph</w:delText>
          </w:r>
        </w:del>
      </w:hyperlink>
      <w:del w:id="98" w:author="PR Preview" w:date="2026-01-01T00:00:00Z">
        <w:r>
          <w:delText xml:space="preserve"> </w:delText>
        </w:r>
      </w:del>
      <w:del w:id="99" w:author="PR Preview" w:date="2026-01-01T00:00:00Z">
        <w:r>
          <w:delText xml:space="preserve">of a quadratic polynomial (</w:delText>
        </w:r>
      </w:del>
      <w:hyperlink w:anchor="def-quadratic-polynomial">
        <w:del w:id="100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101" w:author="PR Preview" w:date="2026-01-01T00:00:00Z">
        <w:r>
          <w:delText xml:space="preserve">).</w:delText>
        </w:r>
      </w:del>
    </w:p>
    <w:p>
      <w:pPr>
        <w:pStyle w:val="FirstParagraph"/>
      </w:pPr>
      <w:ins w:id="102" w:author="PR Preview" w:date="2026-01-01T00:00:00Z">
        <w:r>
          <w:rPr>
            <w:b/>
            <w:bCs/>
          </w:rPr>
          <w:t xml:space="preserve">Definition 8 (Parabola)</w:t>
        </w:r>
      </w:ins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A</w:t>
        </w:r>
      </w:ins>
      <w:ins w:id="105" w:author="PR Preview" w:date="2026-01-01T00:00:00Z">
        <w:r>
          <w:t xml:space="preserve"> </w:t>
        </w:r>
      </w:ins>
      <w:ins w:id="106" w:author="PR Preview" w:date="2026-01-01T00:00:00Z">
        <w:r>
          <w:rPr>
            <w:b/>
            <w:bCs/>
          </w:rPr>
          <w:t xml:space="preserve">parabola</w:t>
        </w:r>
      </w:ins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[3]</w:t>
        </w:r>
      </w:ins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is the</w:t>
        </w:r>
      </w:ins>
      <w:ins w:id="111" w:author="PR Preview" w:date="2026-01-01T00:00:00Z">
        <w:r>
          <w:t xml:space="preserve"> </w:t>
        </w:r>
      </w:ins>
      <w:hyperlink r:id="rId27">
        <w:ins w:id="112" w:author="PR Preview" w:date="2026-01-01T00:00:00Z">
          <w:r>
            <w:rPr>
              <w:rStyle w:val="Hyperlink"/>
            </w:rPr>
            <w:t xml:space="preserve">graph</w:t>
          </w:r>
        </w:ins>
      </w:hyperlink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of a quadratic polynomial (</w:t>
        </w:r>
      </w:ins>
      <w:hyperlink w:anchor="def-quadratic-polynomial">
        <w:ins w:id="115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116" w:author="PR Preview" w:date="2026-01-01T00:00:00Z">
        <w:r>
          <w:t xml:space="preserve">).</w:t>
        </w:r>
      </w:ins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del w:id="117" w:author="PR Preview" w:date="2026-01-01T00:00:00Z">
        <w:r>
          <w:rPr>
            <w:b/>
            <w:bCs/>
          </w:rPr>
          <w:delText xml:space="preserve">Definition 9 (Affine function of one variable)</w:delText>
        </w:r>
      </w:del>
      <w:del w:id="118" w:author="PR Preview" w:date="2026-01-01T00:00:00Z">
        <w:r>
          <w:delText xml:space="preserve"> </w:delText>
        </w:r>
      </w:del>
      <w:del w:id="119" w:author="PR Preview" w:date="2026-01-01T00:00:00Z">
        <w:r>
          <w:delText xml:space="preserve">A</w:delText>
        </w:r>
      </w:del>
      <w:del w:id="120" w:author="PR Preview" w:date="2026-01-01T00:00:00Z">
        <w:r>
          <w:delText xml:space="preserve"> </w:delText>
        </w:r>
      </w:del>
      <w:hyperlink r:id="rId11">
        <w:del w:id="121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12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123" w:author="PR Preview" w:date="2026-01-01T00:00:00Z">
        <w:r>
          <w:delText xml:space="preserve"> </w:delText>
        </w:r>
      </w:del>
      <w:del w:id="124" w:author="PR Preview" w:date="2026-01-01T00:00:00Z">
        <w:r>
          <w:delText xml:space="preserve">is</w:delText>
        </w:r>
      </w:del>
      <w:del w:id="125" w:author="PR Preview" w:date="2026-01-01T00:00:00Z">
        <w:r>
          <w:delText xml:space="preserve"> </w:delText>
        </w:r>
      </w:del>
      <w:del w:id="126" w:author="PR Preview" w:date="2026-01-01T00:00:00Z">
        <w:r>
          <w:rPr>
            <w:b/>
            <w:bCs/>
          </w:rPr>
          <w:delText xml:space="preserve">affine</w:delText>
        </w:r>
      </w:del>
      <w:del w:id="127" w:author="PR Preview" w:date="2026-01-01T00:00:00Z">
        <w:r>
          <w:delText xml:space="preserve"> </w:delText>
        </w:r>
      </w:del>
      <w:del w:id="128" w:author="PR Preview" w:date="2026-01-01T00:00:00Z">
        <w:r>
          <w:delText xml:space="preserve">(Wikipedia contributors 2026a)</w:delText>
        </w:r>
      </w:del>
      <w:del w:id="129" w:author="PR Preview" w:date="2026-01-01T00:00:00Z">
        <w:r>
          <w:delText xml:space="preserve"> </w:delText>
        </w:r>
      </w:del>
      <w:del w:id="130" w:author="PR Preview" w:date="2026-01-01T00:00:00Z">
        <w:r>
          <w:delText xml:space="preserve">if there are numbers</w:delText>
        </w:r>
      </w:del>
      <w:del w:id="131" w:author="PR Preview" w:date="2026-01-01T00:00:00Z">
        <w:r>
          <w:delText xml:space="preserve"> </w:delText>
        </w:r>
      </w:del>
      <m:oMath>
        <m:r>
          <m:t>m</m:t>
        </m:r>
      </m:oMath>
      <w:del w:id="132" w:author="PR Preview" w:date="2026-01-01T00:00:00Z">
        <w:r>
          <w:delText xml:space="preserve"> </w:delText>
        </w:r>
      </w:del>
      <w:del w:id="133" w:author="PR Preview" w:date="2026-01-01T00:00:00Z">
        <w:r>
          <w:delText xml:space="preserve">and</w:delText>
        </w:r>
      </w:del>
      <w:del w:id="134" w:author="PR Preview" w:date="2026-01-01T00:00:00Z">
        <w:r>
          <w:delText xml:space="preserve"> </w:delText>
        </w:r>
      </w:del>
      <m:oMath>
        <m:r>
          <m:t>b</m:t>
        </m:r>
      </m:oMath>
      <w:del w:id="135" w:author="PR Preview" w:date="2026-01-01T00:00:00Z">
        <w:r>
          <w:delText xml:space="preserve"> </w:delText>
        </w:r>
      </w:del>
      <w:del w:id="136" w:author="PR Preview" w:date="2026-01-01T00:00:00Z">
        <w:r>
          <w:delText xml:space="preserve">such that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del w:id="137" w:author="PR Preview" w:date="2026-01-01T00:00:00Z">
        <w:r>
          <w:rPr>
            <w:b/>
            <w:bCs/>
          </w:rPr>
          <w:delText xml:space="preserve">Definition 10 (Slope)</w:delText>
        </w:r>
      </w:del>
      <w:del w:id="138" w:author="PR Preview" w:date="2026-01-01T00:00:00Z">
        <w:r>
          <w:delText xml:space="preserve"> </w:delText>
        </w:r>
      </w:del>
      <w:del w:id="139" w:author="PR Preview" w:date="2026-01-01T00:00:00Z">
        <w:r>
          <w:delText xml:space="preserve">In the formula</w:delText>
        </w:r>
      </w:del>
      <w:del w:id="14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del w:id="141" w:author="PR Preview" w:date="2026-01-01T00:00:00Z">
        <w:r>
          <w:delText xml:space="preserve"> </w:delText>
        </w:r>
      </w:del>
      <w:del w:id="142" w:author="PR Preview" w:date="2026-01-01T00:00:00Z">
        <w:r>
          <w:delText xml:space="preserve">for an affine function</w:delText>
        </w:r>
      </w:del>
      <w:del w:id="143" w:author="PR Preview" w:date="2026-01-01T00:00:00Z">
        <w:r>
          <w:delText xml:space="preserve"> </w:delText>
        </w:r>
      </w:del>
      <m:oMath>
        <m:r>
          <m:t>f</m:t>
        </m:r>
      </m:oMath>
      <w:del w:id="144" w:author="PR Preview" w:date="2026-01-01T00:00:00Z">
        <w:r>
          <w:delText xml:space="preserve"> </w:delText>
        </w:r>
      </w:del>
      <w:del w:id="145" w:author="PR Preview" w:date="2026-01-01T00:00:00Z">
        <w:r>
          <w:delText xml:space="preserve">(</w:delText>
        </w:r>
      </w:del>
      <w:hyperlink w:anchor="def-affine-function">
        <w:del w:id="146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147" w:author="PR Preview" w:date="2026-01-01T00:00:00Z">
        <w:r>
          <w:delText xml:space="preserve">),</w:delText>
        </w:r>
      </w:del>
      <w:del w:id="148" w:author="PR Preview" w:date="2026-01-01T00:00:00Z">
        <w:r>
          <w:delText xml:space="preserve"> </w:delText>
        </w:r>
      </w:del>
      <m:oMath>
        <m:r>
          <m:t>m</m:t>
        </m:r>
      </m:oMath>
      <w:del w:id="149" w:author="PR Preview" w:date="2026-01-01T00:00:00Z">
        <w:r>
          <w:delText xml:space="preserve"> </w:delText>
        </w:r>
      </w:del>
      <w:del w:id="150" w:author="PR Preview" w:date="2026-01-01T00:00:00Z">
        <w:r>
          <w:delText xml:space="preserve">is called the</w:delText>
        </w:r>
      </w:del>
      <w:del w:id="151" w:author="PR Preview" w:date="2026-01-01T00:00:00Z">
        <w:r>
          <w:delText xml:space="preserve"> </w:delText>
        </w:r>
      </w:del>
      <w:del w:id="152" w:author="PR Preview" w:date="2026-01-01T00:00:00Z">
        <w:r>
          <w:rPr>
            <w:b/>
            <w:bCs/>
          </w:rPr>
          <w:delText xml:space="preserve">slope</w:delText>
        </w:r>
      </w:del>
      <w:del w:id="153" w:author="PR Preview" w:date="2026-01-01T00:00:00Z">
        <w:r>
          <w:delText xml:space="preserve"> </w:delText>
        </w:r>
      </w:del>
      <w:del w:id="154" w:author="PR Preview" w:date="2026-01-01T00:00:00Z">
        <w:r>
          <w:delText xml:space="preserve">of</w:delText>
        </w:r>
      </w:del>
      <w:del w:id="155" w:author="PR Preview" w:date="2026-01-01T00:00:00Z">
        <w:r>
          <w:delText xml:space="preserve"> </w:delText>
        </w:r>
      </w:del>
      <m:oMath>
        <m:r>
          <m:t>f</m:t>
        </m:r>
      </m:oMath>
      <w:del w:id="156" w:author="PR Preview" w:date="2026-01-01T00:00:00Z">
        <w:r>
          <w:delText xml:space="preserve"> </w:delText>
        </w:r>
      </w:del>
      <w:del w:id="157" w:author="PR Preview" w:date="2026-01-01T00:00:00Z">
        <w:r>
          <w:delText xml:space="preserve">(Wikipedia contributors 2026l)</w:delText>
        </w:r>
      </w:del>
      <w:del w:id="158" w:author="PR Preview" w:date="2026-01-01T00:00:00Z">
        <w:r>
          <w:delText xml:space="preserve">.</w:delText>
        </w:r>
      </w:del>
    </w:p>
    <w:p>
      <w:pPr>
        <w:pStyle w:val="FirstParagraph"/>
      </w:pPr>
      <w:ins w:id="159" w:author="PR Preview" w:date="2026-01-01T00:00:00Z">
        <w:r>
          <w:rPr>
            <w:b/>
            <w:bCs/>
          </w:rPr>
          <w:t xml:space="preserve">Definition 9 (Affine function of one variable)</w:t>
        </w:r>
      </w:ins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A</w:t>
        </w:r>
      </w:ins>
      <w:ins w:id="162" w:author="PR Preview" w:date="2026-01-01T00:00:00Z">
        <w:r>
          <w:t xml:space="preserve"> </w:t>
        </w:r>
      </w:ins>
      <w:hyperlink r:id="rId11">
        <w:ins w:id="163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16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is</w:t>
        </w:r>
      </w:ins>
      <w:ins w:id="167" w:author="PR Preview" w:date="2026-01-01T00:00:00Z">
        <w:r>
          <w:t xml:space="preserve"> </w:t>
        </w:r>
      </w:ins>
      <w:ins w:id="168" w:author="PR Preview" w:date="2026-01-01T00:00:00Z">
        <w:r>
          <w:rPr>
            <w:b/>
            <w:bCs/>
          </w:rPr>
          <w:t xml:space="preserve">affine</w:t>
        </w:r>
      </w:ins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[4]</w:t>
        </w:r>
      </w:ins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if there are numbers</w:t>
        </w:r>
      </w:ins>
      <w:ins w:id="173" w:author="PR Preview" w:date="2026-01-01T00:00:00Z">
        <w:r>
          <w:t xml:space="preserve"> </w:t>
        </w:r>
      </w:ins>
      <m:oMath>
        <m:r>
          <m:t>m</m:t>
        </m:r>
      </m:oMath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and</w:t>
        </w:r>
      </w:ins>
      <w:ins w:id="176" w:author="PR Preview" w:date="2026-01-01T00:00:00Z">
        <w:r>
          <w:t xml:space="preserve"> </w:t>
        </w:r>
      </w:ins>
      <m:oMath>
        <m:r>
          <m:t>b</m:t>
        </m:r>
      </m:oMath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such that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ins w:id="179" w:author="PR Preview" w:date="2026-01-01T00:00:00Z">
        <w:r>
          <w:rPr>
            <w:b/>
            <w:bCs/>
          </w:rPr>
          <w:t xml:space="preserve">Definition 10 (Slope)</w:t>
        </w:r>
      </w:ins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In the formula</w:t>
        </w:r>
      </w:ins>
      <w:ins w:id="18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for an affine function</w:t>
        </w:r>
      </w:ins>
      <w:ins w:id="185" w:author="PR Preview" w:date="2026-01-01T00:00:00Z">
        <w:r>
          <w:t xml:space="preserve"> </w:t>
        </w:r>
      </w:ins>
      <m:oMath>
        <m:r>
          <m:t>f</m:t>
        </m:r>
      </m:oMath>
      <w:ins w:id="186" w:author="PR Preview" w:date="2026-01-01T00:00:00Z">
        <w:r>
          <w:t xml:space="preserve"> </w:t>
        </w:r>
      </w:ins>
      <w:ins w:id="187" w:author="PR Preview" w:date="2026-01-01T00:00:00Z">
        <w:r>
          <w:t xml:space="preserve">(</w:t>
        </w:r>
      </w:ins>
      <w:hyperlink w:anchor="def-affine-function">
        <w:ins w:id="188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189" w:author="PR Preview" w:date="2026-01-01T00:00:00Z">
        <w:r>
          <w:t xml:space="preserve">),</w:t>
        </w:r>
      </w:ins>
      <w:ins w:id="190" w:author="PR Preview" w:date="2026-01-01T00:00:00Z">
        <w:r>
          <w:t xml:space="preserve"> </w:t>
        </w:r>
      </w:ins>
      <m:oMath>
        <m:r>
          <m:t>m</m:t>
        </m:r>
      </m:oMath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is called the</w:t>
        </w:r>
      </w:ins>
      <w:ins w:id="193" w:author="PR Preview" w:date="2026-01-01T00:00:00Z">
        <w:r>
          <w:t xml:space="preserve"> </w:t>
        </w:r>
      </w:ins>
      <w:ins w:id="194" w:author="PR Preview" w:date="2026-01-01T00:00:00Z">
        <w:r>
          <w:rPr>
            <w:b/>
            <w:bCs/>
          </w:rPr>
          <w:t xml:space="preserve">slope</w:t>
        </w:r>
      </w:ins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of</w:t>
        </w:r>
      </w:ins>
      <w:ins w:id="197" w:author="PR Preview" w:date="2026-01-01T00:00:00Z">
        <w:r>
          <w:t xml:space="preserve"> </w:t>
        </w:r>
      </w:ins>
      <m:oMath>
        <m:r>
          <m:t>f</m:t>
        </m:r>
      </m:oMath>
      <w:ins w:id="198" w:author="PR Preview" w:date="2026-01-01T00:00:00Z">
        <w:r>
          <w:t xml:space="preserve"> </w:t>
        </w:r>
      </w:ins>
      <w:ins w:id="199" w:author="PR Preview" w:date="2026-01-01T00:00:00Z">
        <w:r>
          <w:t xml:space="preserve">[5]</w:t>
        </w:r>
      </w:ins>
      <w:ins w:id="200" w:author="PR Preview" w:date="2026-01-01T00:00:00Z">
        <w:r>
          <w:t xml:space="preserve">.</w:t>
        </w:r>
      </w:ins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del w:id="201" w:author="PR Preview" w:date="2026-01-01T00:00:00Z">
        <w:r>
          <w:rPr>
            <w:b/>
            <w:bCs/>
          </w:rPr>
          <w:delText xml:space="preserve">Definition 13 (Limit of a sequence)</w:delText>
        </w:r>
      </w:del>
      <w:del w:id="202" w:author="PR Preview" w:date="2026-01-01T00:00:00Z">
        <w:r>
          <w:delText xml:space="preserve"> </w:delText>
        </w:r>
      </w:del>
      <w:del w:id="203" w:author="PR Preview" w:date="2026-01-01T00:00:00Z">
        <w:r>
          <w:delText xml:space="preserve">A real number</w:delText>
        </w:r>
      </w:del>
      <w:del w:id="204" w:author="PR Preview" w:date="2026-01-01T00:00:00Z">
        <w:r>
          <w:delText xml:space="preserve"> </w:delText>
        </w:r>
      </w:del>
      <m:oMath>
        <m:r>
          <m:t>L</m:t>
        </m:r>
      </m:oMath>
      <w:del w:id="205" w:author="PR Preview" w:date="2026-01-01T00:00:00Z">
        <w:r>
          <w:delText xml:space="preserve"> </w:delText>
        </w:r>
      </w:del>
      <w:del w:id="206" w:author="PR Preview" w:date="2026-01-01T00:00:00Z">
        <w:r>
          <w:delText xml:space="preserve">is the</w:delText>
        </w:r>
      </w:del>
      <w:del w:id="207" w:author="PR Preview" w:date="2026-01-01T00:00:00Z">
        <w:r>
          <w:delText xml:space="preserve"> </w:delText>
        </w:r>
      </w:del>
      <w:del w:id="208" w:author="PR Preview" w:date="2026-01-01T00:00:00Z">
        <w:r>
          <w:rPr>
            <w:b/>
            <w:bCs/>
          </w:rPr>
          <w:delText xml:space="preserve">limit</w:delText>
        </w:r>
      </w:del>
      <w:del w:id="209" w:author="PR Preview" w:date="2026-01-01T00:00:00Z">
        <w:r>
          <w:delText xml:space="preserve"> </w:delText>
        </w:r>
      </w:del>
      <w:del w:id="210" w:author="PR Preview" w:date="2026-01-01T00:00:00Z">
        <w:r>
          <w:delText xml:space="preserve">of a</w:delText>
        </w:r>
      </w:del>
      <w:del w:id="211" w:author="PR Preview" w:date="2026-01-01T00:00:00Z">
        <w:r>
          <w:delText xml:space="preserve"> </w:delText>
        </w:r>
      </w:del>
      <w:hyperlink r:id="rId41">
        <w:del w:id="212" w:author="PR Preview" w:date="2026-01-01T00:00:00Z">
          <w:r>
            <w:rPr>
              <w:rStyle w:val="Hyperlink"/>
            </w:rPr>
            <w:delText xml:space="preserve">sequence</w:delText>
          </w:r>
        </w:del>
      </w:hyperlink>
      <w:del w:id="21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del w:id="214" w:author="PR Preview" w:date="2026-01-01T00:00:00Z">
        <w:r>
          <w:delText xml:space="preserve"> </w:delText>
        </w:r>
      </w:del>
      <w:del w:id="215" w:author="PR Preview" w:date="2026-01-01T00:00:00Z">
        <w:r>
          <w:delText xml:space="preserve">of real numbers</w:delText>
        </w:r>
      </w:del>
      <w:del w:id="216" w:author="PR Preview" w:date="2026-01-01T00:00:00Z">
        <w:r>
          <w:delText xml:space="preserve"> </w:delText>
        </w:r>
      </w:del>
      <w:del w:id="217" w:author="PR Preview" w:date="2026-01-01T00:00:00Z">
        <w:r>
          <w:delText xml:space="preserve">(Wikipedia contributors 2026e)</w:delText>
        </w:r>
      </w:del>
      <w:del w:id="218" w:author="PR Preview" w:date="2026-01-01T00:00:00Z">
        <w:r>
          <w:delText xml:space="preserve">,</w:delText>
        </w:r>
      </w:del>
      <w:del w:id="219" w:author="PR Preview" w:date="2026-01-01T00:00:00Z">
        <w:r>
          <w:delText xml:space="preserve"> </w:delText>
        </w:r>
      </w:del>
      <w:del w:id="220" w:author="PR Preview" w:date="2026-01-01T00:00:00Z">
        <w:r>
          <w:delText xml:space="preserve">written</w:delText>
        </w:r>
      </w:del>
      <w:del w:id="221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del w:id="222" w:author="PR Preview" w:date="2026-01-01T00:00:00Z">
        <w:r>
          <w:delText xml:space="preserve"> </w:delText>
        </w:r>
      </w:del>
      <w:del w:id="223" w:author="PR Preview" w:date="2026-01-01T00:00:00Z">
        <w:r>
          <w:delText xml:space="preserve">or</w:delText>
        </w:r>
      </w:del>
      <w:del w:id="224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del w:id="225" w:author="PR Preview" w:date="2026-01-01T00:00:00Z">
        <w:r>
          <w:delText xml:space="preserve">,</w:delText>
        </w:r>
      </w:del>
      <w:del w:id="226" w:author="PR Preview" w:date="2026-01-01T00:00:00Z">
        <w:r>
          <w:delText xml:space="preserve"> </w:delText>
        </w:r>
      </w:del>
      <w:del w:id="227" w:author="PR Preview" w:date="2026-01-01T00:00:00Z">
        <w:r>
          <w:delText xml:space="preserve">if for every</w:delText>
        </w:r>
      </w:del>
      <w:del w:id="228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&gt;</m:t>
        </m:r>
        <m:r>
          <m:t>0</m:t>
        </m:r>
      </m:oMath>
      <w:del w:id="229" w:author="PR Preview" w:date="2026-01-01T00:00:00Z">
        <w:r>
          <w:delText xml:space="preserve"> </w:delText>
        </w:r>
      </w:del>
      <w:del w:id="230" w:author="PR Preview" w:date="2026-01-01T00:00:00Z">
        <w:r>
          <w:delText xml:space="preserve">there is a natural number</w:delText>
        </w:r>
      </w:del>
      <w:del w:id="231" w:author="PR Preview" w:date="2026-01-01T00:00:00Z">
        <w:r>
          <w:delText xml:space="preserve"> </w:delText>
        </w:r>
      </w:del>
      <m:oMath>
        <m:r>
          <m:t>N</m:t>
        </m:r>
      </m:oMath>
      <w:del w:id="232" w:author="PR Preview" w:date="2026-01-01T00:00:00Z">
        <w:r>
          <w:delText xml:space="preserve"> </w:delText>
        </w:r>
      </w:del>
      <w:del w:id="233" w:author="PR Preview" w:date="2026-01-01T00:00:00Z">
        <w:r>
          <w:delText xml:space="preserve">such that</w:delText>
        </w:r>
      </w:del>
    </w:p>
    <w:p>
      <w:pPr>
        <w:pStyle w:val="FirstParagraph"/>
      </w:pPr>
      <w:ins w:id="234" w:author="PR Preview" w:date="2026-01-01T00:00:00Z">
        <w:r>
          <w:rPr>
            <w:b/>
            <w:bCs/>
          </w:rPr>
          <w:t xml:space="preserve">Definition 13 (Limit of a sequence)</w:t>
        </w:r>
      </w:ins>
      <w:ins w:id="235" w:author="PR Preview" w:date="2026-01-01T00:00:00Z">
        <w:r>
          <w:t xml:space="preserve"> </w:t>
        </w:r>
      </w:ins>
      <w:ins w:id="236" w:author="PR Preview" w:date="2026-01-01T00:00:00Z">
        <w:r>
          <w:t xml:space="preserve">A real number</w:t>
        </w:r>
      </w:ins>
      <w:ins w:id="237" w:author="PR Preview" w:date="2026-01-01T00:00:00Z">
        <w:r>
          <w:t xml:space="preserve"> </w:t>
        </w:r>
      </w:ins>
      <m:oMath>
        <m:r>
          <m:t>L</m:t>
        </m:r>
      </m:oMath>
      <w:ins w:id="238" w:author="PR Preview" w:date="2026-01-01T00:00:00Z">
        <w:r>
          <w:t xml:space="preserve"> </w:t>
        </w:r>
      </w:ins>
      <w:ins w:id="239" w:author="PR Preview" w:date="2026-01-01T00:00:00Z">
        <w:r>
          <w:t xml:space="preserve">is the</w:t>
        </w:r>
      </w:ins>
      <w:ins w:id="240" w:author="PR Preview" w:date="2026-01-01T00:00:00Z">
        <w:r>
          <w:t xml:space="preserve"> </w:t>
        </w:r>
      </w:ins>
      <w:ins w:id="241" w:author="PR Preview" w:date="2026-01-01T00:00:00Z">
        <w:r>
          <w:rPr>
            <w:b/>
            <w:bCs/>
          </w:rPr>
          <w:t xml:space="preserve">limit</w:t>
        </w:r>
      </w:ins>
      <w:ins w:id="242" w:author="PR Preview" w:date="2026-01-01T00:00:00Z">
        <w:r>
          <w:t xml:space="preserve"> </w:t>
        </w:r>
      </w:ins>
      <w:ins w:id="243" w:author="PR Preview" w:date="2026-01-01T00:00:00Z">
        <w:r>
          <w:t xml:space="preserve">of a</w:t>
        </w:r>
      </w:ins>
      <w:ins w:id="244" w:author="PR Preview" w:date="2026-01-01T00:00:00Z">
        <w:r>
          <w:t xml:space="preserve"> </w:t>
        </w:r>
      </w:ins>
      <w:hyperlink r:id="rId41">
        <w:ins w:id="245" w:author="PR Preview" w:date="2026-01-01T00:00:00Z">
          <w:r>
            <w:rPr>
              <w:rStyle w:val="Hyperlink"/>
            </w:rPr>
            <w:t xml:space="preserve">sequence</w:t>
          </w:r>
        </w:ins>
      </w:hyperlink>
      <w:ins w:id="24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ins w:id="247" w:author="PR Preview" w:date="2026-01-01T00:00:00Z">
        <w:r>
          <w:t xml:space="preserve"> </w:t>
        </w:r>
      </w:ins>
      <w:ins w:id="248" w:author="PR Preview" w:date="2026-01-01T00:00:00Z">
        <w:r>
          <w:t xml:space="preserve">of real numbers</w:t>
        </w:r>
      </w:ins>
      <w:ins w:id="249" w:author="PR Preview" w:date="2026-01-01T00:00:00Z">
        <w:r>
          <w:t xml:space="preserve"> </w:t>
        </w:r>
      </w:ins>
      <w:ins w:id="250" w:author="PR Preview" w:date="2026-01-01T00:00:00Z">
        <w:r>
          <w:t xml:space="preserve">[6]</w:t>
        </w:r>
      </w:ins>
      <w:ins w:id="251" w:author="PR Preview" w:date="2026-01-01T00:00:00Z">
        <w:r>
          <w:t xml:space="preserve">,</w:t>
        </w:r>
      </w:ins>
      <w:ins w:id="252" w:author="PR Preview" w:date="2026-01-01T00:00:00Z">
        <w:r>
          <w:t xml:space="preserve"> </w:t>
        </w:r>
      </w:ins>
      <w:ins w:id="253" w:author="PR Preview" w:date="2026-01-01T00:00:00Z">
        <w:r>
          <w:t xml:space="preserve">written</w:t>
        </w:r>
      </w:ins>
      <w:ins w:id="254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ins w:id="255" w:author="PR Preview" w:date="2026-01-01T00:00:00Z">
        <w:r>
          <w:t xml:space="preserve"> </w:t>
        </w:r>
      </w:ins>
      <w:ins w:id="256" w:author="PR Preview" w:date="2026-01-01T00:00:00Z">
        <w:r>
          <w:t xml:space="preserve">or</w:t>
        </w:r>
      </w:ins>
      <w:ins w:id="257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ins w:id="258" w:author="PR Preview" w:date="2026-01-01T00:00:00Z">
        <w:r>
          <w:t xml:space="preserve">,</w:t>
        </w:r>
      </w:ins>
      <w:ins w:id="259" w:author="PR Preview" w:date="2026-01-01T00:00:00Z">
        <w:r>
          <w:t xml:space="preserve"> </w:t>
        </w:r>
      </w:ins>
      <w:ins w:id="260" w:author="PR Preview" w:date="2026-01-01T00:00:00Z">
        <w:r>
          <w:t xml:space="preserve">if for every</w:t>
        </w:r>
      </w:ins>
      <w:ins w:id="261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&gt;</m:t>
        </m:r>
        <m:r>
          <m:t>0</m:t>
        </m:r>
      </m:oMath>
      <w:ins w:id="262" w:author="PR Preview" w:date="2026-01-01T00:00:00Z">
        <w:r>
          <w:t xml:space="preserve"> </w:t>
        </w:r>
      </w:ins>
      <w:ins w:id="263" w:author="PR Preview" w:date="2026-01-01T00:00:00Z">
        <w:r>
          <w:t xml:space="preserve">there is a natural number</w:t>
        </w:r>
      </w:ins>
      <w:ins w:id="264" w:author="PR Preview" w:date="2026-01-01T00:00:00Z">
        <w:r>
          <w:t xml:space="preserve"> </w:t>
        </w:r>
      </w:ins>
      <m:oMath>
        <m:r>
          <m:t>N</m:t>
        </m:r>
      </m:oMath>
      <w:ins w:id="265" w:author="PR Preview" w:date="2026-01-01T00:00:00Z">
        <w:r>
          <w:t xml:space="preserve"> </w:t>
        </w:r>
      </w:ins>
      <w:ins w:id="266" w:author="PR Preview" w:date="2026-01-01T00:00:00Z">
        <w:r>
          <w:t xml:space="preserve">such that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103" w:name="exponentials-and-logarithms"/>
    <w:p>
      <w:pPr>
        <w:pStyle w:val="Heading2"/>
      </w:pPr>
      <w:r>
        <w:t xml:space="preserve">4 Exponentials and Logarithms</w:t>
      </w:r>
    </w:p>
    <w:bookmarkStart w:id="50" w:name="def-exponential-function"/>
    <w:p>
      <w:pPr>
        <w:pStyle w:val="FirstParagraph"/>
      </w:pPr>
      <w:del w:id="267" w:author="PR Preview" w:date="2026-01-01T00:00:00Z">
        <w:r>
          <w:rPr>
            <w:b/>
            <w:bCs/>
          </w:rPr>
          <w:delText xml:space="preserve">Definition 17 (Exponential function)</w:delText>
        </w:r>
      </w:del>
      <w:del w:id="268" w:author="PR Preview" w:date="2026-01-01T00:00:00Z">
        <w:r>
          <w:delText xml:space="preserve"> </w:delText>
        </w:r>
      </w:del>
      <w:del w:id="269" w:author="PR Preview" w:date="2026-01-01T00:00:00Z">
        <w:r>
          <w:delText xml:space="preserve">The</w:delText>
        </w:r>
      </w:del>
      <w:del w:id="270" w:author="PR Preview" w:date="2026-01-01T00:00:00Z">
        <w:r>
          <w:delText xml:space="preserve"> </w:delText>
        </w:r>
      </w:del>
      <w:del w:id="271" w:author="PR Preview" w:date="2026-01-01T00:00:00Z">
        <w:r>
          <w:rPr>
            <w:b/>
            <w:bCs/>
          </w:rPr>
          <w:delText xml:space="preserve">exponential function</w:delText>
        </w:r>
      </w:del>
      <w:del w:id="272" w:author="PR Preview" w:date="2026-01-01T00:00:00Z">
        <w:r>
          <w:delText xml:space="preserve"> </w:delText>
        </w:r>
      </w:del>
      <w:del w:id="273" w:author="PR Preview" w:date="2026-01-01T00:00:00Z">
        <w:r>
          <w:delText xml:space="preserve">(Wikipedia contributors 2026d)</w:delText>
        </w:r>
      </w:del>
      <w:del w:id="274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del w:id="275" w:author="PR Preview" w:date="2026-01-01T00:00:00Z">
        <w:r>
          <w:delText xml:space="preserve"> </w:delText>
        </w:r>
      </w:del>
      <w:del w:id="276" w:author="PR Preview" w:date="2026-01-01T00:00:00Z">
        <w:r>
          <w:delText xml:space="preserve">is</w:delText>
        </w:r>
      </w:del>
    </w:p>
    <w:p>
      <w:pPr>
        <w:pStyle w:val="FirstParagraph"/>
      </w:pPr>
      <w:ins w:id="277" w:author="PR Preview" w:date="2026-01-01T00:00:00Z">
        <w:r>
          <w:rPr>
            <w:b/>
            <w:bCs/>
          </w:rPr>
          <w:t xml:space="preserve">Definition 17 (Exponential function)</w:t>
        </w:r>
      </w:ins>
      <w:ins w:id="278" w:author="PR Preview" w:date="2026-01-01T00:00:00Z">
        <w:r>
          <w:t xml:space="preserve"> </w:t>
        </w:r>
      </w:ins>
      <w:ins w:id="279" w:author="PR Preview" w:date="2026-01-01T00:00:00Z">
        <w:r>
          <w:t xml:space="preserve">The</w:t>
        </w:r>
      </w:ins>
      <w:ins w:id="280" w:author="PR Preview" w:date="2026-01-01T00:00:00Z">
        <w:r>
          <w:t xml:space="preserve"> </w:t>
        </w:r>
      </w:ins>
      <w:ins w:id="281" w:author="PR Preview" w:date="2026-01-01T00:00:00Z">
        <w:r>
          <w:rPr>
            <w:b/>
            <w:bCs/>
          </w:rPr>
          <w:t xml:space="preserve">exponential function</w:t>
        </w:r>
      </w:ins>
      <w:ins w:id="282" w:author="PR Preview" w:date="2026-01-01T00:00:00Z">
        <w:r>
          <w:t xml:space="preserve"> </w:t>
        </w:r>
      </w:ins>
      <w:ins w:id="283" w:author="PR Preview" w:date="2026-01-01T00:00:00Z">
        <w:r>
          <w:t xml:space="preserve">[7]</w:t>
        </w:r>
      </w:ins>
      <w:ins w:id="284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ins w:id="285" w:author="PR Preview" w:date="2026-01-01T00:00:00Z">
        <w:r>
          <w:t xml:space="preserve"> </w:t>
        </w:r>
      </w:ins>
      <w:ins w:id="286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50"/>
    <w:bookmarkStart w:id="51" w:name="exm-exponential-function"/>
    <w:p>
      <w:pPr>
        <w:pStyle w:val="BodyText"/>
      </w:pPr>
      <w:r>
        <w:rPr>
          <w:b/>
          <w:bCs/>
        </w:rPr>
        <w:t xml:space="preserve">Example 10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euler-number"/>
    <w:p>
      <w:pPr>
        <w:pStyle w:val="BodyText"/>
      </w:pPr>
      <w:del w:id="287" w:author="PR Preview" w:date="2026-01-01T00:00:00Z">
        <w:r>
          <w:rPr>
            <w:b/>
            <w:bCs/>
          </w:rPr>
          <w:delText xml:space="preserve">Definition 18 (Euler’s number)</w:delText>
        </w:r>
      </w:del>
      <w:del w:id="288" w:author="PR Preview" w:date="2026-01-01T00:00:00Z">
        <w:r>
          <w:delText xml:space="preserve"> </w:delText>
        </w:r>
      </w:del>
      <w:del w:id="289" w:author="PR Preview" w:date="2026-01-01T00:00:00Z">
        <w:r>
          <w:rPr>
            <w:b/>
            <w:bCs/>
          </w:rPr>
          <w:delText xml:space="preserve">Euler’s number</w:delText>
        </w:r>
      </w:del>
      <w:del w:id="290" w:author="PR Preview" w:date="2026-01-01T00:00:00Z">
        <w:r>
          <w:delText xml:space="preserve"> </w:delText>
        </w:r>
      </w:del>
      <w:del w:id="291" w:author="PR Preview" w:date="2026-01-01T00:00:00Z">
        <w:r>
          <w:delText xml:space="preserve">(Wikipedia contributors 2026c)</w:delText>
        </w:r>
      </w:del>
      <w:del w:id="292" w:author="PR Preview" w:date="2026-01-01T00:00:00Z">
        <w:r>
          <w:delText xml:space="preserve"> </w:delText>
        </w:r>
      </w:del>
      <w:del w:id="293" w:author="PR Preview" w:date="2026-01-01T00:00:00Z">
        <w:r>
          <w:delText xml:space="preserve">is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del w:id="294" w:author="PR Preview" w:date="2026-01-01T00:00:00Z">
        <w:r>
          <w:rPr>
            <w:b/>
            <w:bCs/>
          </w:rPr>
          <w:delText xml:space="preserve">Example 11 (Euler’s number is irrational)</w:delText>
        </w:r>
      </w:del>
      <w:del w:id="295" w:author="PR Preview" w:date="2026-01-01T00:00:00Z">
        <w:r>
          <w:delText xml:space="preserve"> </w:delText>
        </w:r>
      </w:del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del w:id="296" w:author="PR Preview" w:date="2026-01-01T00:00:00Z">
        <w:r>
          <w:delText xml:space="preserve"> </w:delText>
        </w:r>
      </w:del>
      <w:del w:id="297" w:author="PR Preview" w:date="2026-01-01T00:00:00Z">
        <w:r>
          <w:delText xml:space="preserve">is an</w:delText>
        </w:r>
      </w:del>
      <w:del w:id="298" w:author="PR Preview" w:date="2026-01-01T00:00:00Z">
        <w:r>
          <w:delText xml:space="preserve"> </w:delText>
        </w:r>
      </w:del>
      <w:hyperlink r:id="rId53">
        <w:del w:id="299" w:author="PR Preview" w:date="2026-01-01T00:00:00Z">
          <w:r>
            <w:rPr>
              <w:rStyle w:val="Hyperlink"/>
            </w:rPr>
            <w:delText xml:space="preserve">irrational number</w:delText>
          </w:r>
        </w:del>
      </w:hyperlink>
      <w:del w:id="300" w:author="PR Preview" w:date="2026-01-01T00:00:00Z">
        <w:r>
          <w:delText xml:space="preserve">,</w:delText>
        </w:r>
      </w:del>
      <w:del w:id="301" w:author="PR Preview" w:date="2026-01-01T00:00:00Z">
        <w:r>
          <w:delText xml:space="preserve"> </w:delText>
        </w:r>
      </w:del>
      <w:del w:id="302" w:author="PR Preview" w:date="2026-01-01T00:00:00Z">
        <w:r>
          <w:delText xml:space="preserve">so no fraction equals it exactly.</w:delText>
        </w:r>
      </w:del>
      <w:del w:id="303" w:author="PR Preview" w:date="2026-01-01T00:00:00Z">
        <w:r>
          <w:delText xml:space="preserve"> </w:delText>
        </w:r>
      </w:del>
      <w:del w:id="304" w:author="PR Preview" w:date="2026-01-01T00:00:00Z">
        <w:r>
          <w:delText xml:space="preserve">The fraction</w:delText>
        </w:r>
      </w:del>
      <w:del w:id="305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del w:id="306" w:author="PR Preview" w:date="2026-01-01T00:00:00Z">
        <w:r>
          <w:delText xml:space="preserve"> </w:delText>
        </w:r>
      </w:del>
      <w:del w:id="307" w:author="PR Preview" w:date="2026-01-01T00:00:00Z">
        <w:r>
          <w:delText xml:space="preserve">is close,</w:delText>
        </w:r>
      </w:del>
      <w:del w:id="308" w:author="PR Preview" w:date="2026-01-01T00:00:00Z">
        <w:r>
          <w:delText xml:space="preserve"> </w:delText>
        </w:r>
      </w:del>
      <w:del w:id="309" w:author="PR Preview" w:date="2026-01-01T00:00:00Z">
        <w:r>
          <w:delText xml:space="preserve">but</w:delText>
        </w:r>
      </w:del>
      <w:del w:id="310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del w:id="311" w:author="PR Preview" w:date="2026-01-01T00:00:00Z">
        <w:r>
          <w:delText xml:space="preserve"> </w:delText>
        </w:r>
      </w:del>
      <w:del w:id="312" w:author="PR Preview" w:date="2026-01-01T00:00:00Z">
        <w:r>
          <w:delText xml:space="preserve">(Wikipedia contributors 2026c)</w:delText>
        </w:r>
      </w:del>
      <w:del w:id="313" w:author="PR Preview" w:date="2026-01-01T00:00:00Z">
        <w:r>
          <w:delText xml:space="preserve">.</w:delText>
        </w:r>
      </w:del>
    </w:p>
    <w:p>
      <w:pPr>
        <w:pStyle w:val="BodyText"/>
      </w:pPr>
      <w:del w:id="314" w:author="PR Preview" w:date="2026-01-01T00:00:00Z">
        <w:r>
          <w:rPr>
            <w:b/>
            <w:bCs/>
          </w:rPr>
          <w:delText xml:space="preserve">Definition 19 (Natural logarithm)</w:delText>
        </w:r>
      </w:del>
      <w:del w:id="315" w:author="PR Preview" w:date="2026-01-01T00:00:00Z">
        <w:r>
          <w:delText xml:space="preserve"> </w:delText>
        </w:r>
      </w:del>
      <w:del w:id="316" w:author="PR Preview" w:date="2026-01-01T00:00:00Z">
        <w:r>
          <w:delText xml:space="preserve">For a real number</w:delText>
        </w:r>
      </w:del>
      <w:del w:id="317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&gt;</m:t>
        </m:r>
        <m:r>
          <m:t>0</m:t>
        </m:r>
      </m:oMath>
      <w:del w:id="318" w:author="PR Preview" w:date="2026-01-01T00:00:00Z">
        <w:r>
          <w:delText xml:space="preserve">,</w:delText>
        </w:r>
      </w:del>
      <w:del w:id="319" w:author="PR Preview" w:date="2026-01-01T00:00:00Z">
        <w:r>
          <w:delText xml:space="preserve"> </w:delText>
        </w:r>
      </w:del>
      <w:del w:id="320" w:author="PR Preview" w:date="2026-01-01T00:00:00Z">
        <w:r>
          <w:delText xml:space="preserve">the</w:delText>
        </w:r>
      </w:del>
      <w:del w:id="321" w:author="PR Preview" w:date="2026-01-01T00:00:00Z">
        <w:r>
          <w:delText xml:space="preserve"> </w:delText>
        </w:r>
      </w:del>
      <w:del w:id="322" w:author="PR Preview" w:date="2026-01-01T00:00:00Z">
        <w:r>
          <w:rPr>
            <w:b/>
            <w:bCs/>
          </w:rPr>
          <w:delText xml:space="preserve">natural logarithm</w:delText>
        </w:r>
      </w:del>
      <w:del w:id="323" w:author="PR Preview" w:date="2026-01-01T00:00:00Z">
        <w:r>
          <w:delText xml:space="preserve"> </w:delText>
        </w:r>
      </w:del>
      <w:del w:id="324" w:author="PR Preview" w:date="2026-01-01T00:00:00Z">
        <w:r>
          <w:delText xml:space="preserve">of</w:delText>
        </w:r>
      </w:del>
      <w:del w:id="325" w:author="PR Preview" w:date="2026-01-01T00:00:00Z">
        <w:r>
          <w:delText xml:space="preserve"> </w:delText>
        </w:r>
      </w:del>
      <m:oMath>
        <m:r>
          <m:t>a</m:t>
        </m:r>
      </m:oMath>
      <w:del w:id="326" w:author="PR Preview" w:date="2026-01-01T00:00:00Z">
        <w:r>
          <w:delText xml:space="preserve">, written</w:delText>
        </w:r>
      </w:del>
      <w:del w:id="327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del w:id="328" w:author="PR Preview" w:date="2026-01-01T00:00:00Z">
        <w:r>
          <w:delText xml:space="preserve"> </w:delText>
        </w:r>
      </w:del>
      <w:del w:id="329" w:author="PR Preview" w:date="2026-01-01T00:00:00Z">
        <w:r>
          <w:delText xml:space="preserve">(Wikipedia contributors 2026h)</w:delText>
        </w:r>
      </w:del>
      <w:del w:id="330" w:author="PR Preview" w:date="2026-01-01T00:00:00Z">
        <w:r>
          <w:delText xml:space="preserve">,</w:delText>
        </w:r>
      </w:del>
      <w:del w:id="331" w:author="PR Preview" w:date="2026-01-01T00:00:00Z">
        <w:r>
          <w:delText xml:space="preserve"> </w:delText>
        </w:r>
      </w:del>
      <w:del w:id="332" w:author="PR Preview" w:date="2026-01-01T00:00:00Z">
        <w:r>
          <w:delText xml:space="preserve">is the real number</w:delText>
        </w:r>
      </w:del>
      <w:del w:id="333" w:author="PR Preview" w:date="2026-01-01T00:00:00Z">
        <w:r>
          <w:delText xml:space="preserve"> </w:delText>
        </w:r>
      </w:del>
      <m:oMath>
        <m:r>
          <m:t>y</m:t>
        </m:r>
      </m:oMath>
      <w:del w:id="334" w:author="PR Preview" w:date="2026-01-01T00:00:00Z">
        <w:r>
          <w:delText xml:space="preserve"> </w:delText>
        </w:r>
      </w:del>
      <w:del w:id="335" w:author="PR Preview" w:date="2026-01-01T00:00:00Z">
        <w:r>
          <w:delText xml:space="preserve">with</w:delText>
        </w:r>
      </w:del>
      <w:del w:id="336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del w:id="337" w:author="PR Preview" w:date="2026-01-01T00:00:00Z">
        <w:r>
          <w:delText xml:space="preserve">.</w:delText>
        </w:r>
      </w:del>
      <w:del w:id="338" w:author="PR Preview" w:date="2026-01-01T00:00:00Z">
        <w:r>
          <w:delText xml:space="preserve"> </w:delText>
        </w:r>
      </w:del>
      <w:del w:id="339" w:author="PR Preview" w:date="2026-01-01T00:00:00Z">
        <w:r>
          <w:delText xml:space="preserve">The exponential function takes each positive value at exactly one input,</w:delText>
        </w:r>
      </w:del>
      <w:del w:id="340" w:author="PR Preview" w:date="2026-01-01T00:00:00Z">
        <w:r>
          <w:delText xml:space="preserve"> </w:delText>
        </w:r>
      </w:del>
      <w:del w:id="341" w:author="PR Preview" w:date="2026-01-01T00:00:00Z">
        <w:r>
          <w:delText xml:space="preserve">so there is exactly one such</w:delText>
        </w:r>
      </w:del>
      <w:del w:id="342" w:author="PR Preview" w:date="2026-01-01T00:00:00Z">
        <w:r>
          <w:delText xml:space="preserve"> </w:delText>
        </w:r>
      </w:del>
      <m:oMath>
        <m:r>
          <m:t>y</m:t>
        </m:r>
      </m:oMath>
      <w:del w:id="343" w:author="PR Preview" w:date="2026-01-01T00:00:00Z">
        <w:r>
          <w:delText xml:space="preserve">,</w:delText>
        </w:r>
      </w:del>
      <w:del w:id="344" w:author="PR Preview" w:date="2026-01-01T00:00:00Z">
        <w:r>
          <w:delText xml:space="preserve"> </w:delText>
        </w:r>
      </w:del>
      <w:del w:id="345" w:author="PR Preview" w:date="2026-01-01T00:00:00Z">
        <w:r>
          <w:delText xml:space="preserve">and</w:delText>
        </w:r>
      </w:del>
      <w:del w:id="346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347" w:author="PR Preview" w:date="2026-01-01T00:00:00Z">
        <w:r>
          <w:delText xml:space="preserve"> </w:delText>
        </w:r>
      </w:del>
      <w:del w:id="348" w:author="PR Preview" w:date="2026-01-01T00:00:00Z">
        <w:r>
          <w:delText xml:space="preserve">is the</w:delText>
        </w:r>
      </w:del>
      <w:del w:id="349" w:author="PR Preview" w:date="2026-01-01T00:00:00Z">
        <w:r>
          <w:delText xml:space="preserve"> </w:delText>
        </w:r>
      </w:del>
      <w:hyperlink r:id="rId55">
        <w:del w:id="350" w:author="PR Preview" w:date="2026-01-01T00:00:00Z">
          <w:r>
            <w:rPr>
              <w:rStyle w:val="Hyperlink"/>
            </w:rPr>
            <w:delText xml:space="preserve">inverse function</w:delText>
          </w:r>
        </w:del>
      </w:hyperlink>
      <w:del w:id="351" w:author="PR Preview" w:date="2026-01-01T00:00:00Z">
        <w:r>
          <w:delText xml:space="preserve"> </w:delText>
        </w:r>
      </w:del>
      <w:del w:id="352" w:author="PR Preview" w:date="2026-01-01T00:00:00Z">
        <w:r>
          <w:delText xml:space="preserve">of</w:delText>
        </w:r>
      </w:del>
      <w:del w:id="353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</m:oMath>
      <w:del w:id="354" w:author="PR Preview" w:date="2026-01-01T00:00:00Z">
        <w:r>
          <w:delText xml:space="preserve"> </w:delText>
        </w:r>
      </w:del>
      <w:del w:id="355" w:author="PR Preview" w:date="2026-01-01T00:00:00Z">
        <w:r>
          <w:delText xml:space="preserve">(</w:delText>
        </w:r>
      </w:del>
      <w:hyperlink w:anchor="def-exponential-function">
        <w:del w:id="356" w:author="PR Preview" w:date="2026-01-01T00:00:00Z">
          <w:r>
            <w:rPr>
              <w:rStyle w:val="Hyperlink"/>
            </w:rPr>
            <w:delText xml:space="preserve">Definition 17</w:delText>
          </w:r>
        </w:del>
      </w:hyperlink>
      <w:del w:id="357" w:author="PR Preview" w:date="2026-01-01T00:00:00Z">
        <w:r>
          <w:delText xml:space="preserve">).</w:delText>
        </w:r>
      </w:del>
    </w:p>
    <w:p>
      <w:pPr>
        <w:pStyle w:val="BodyText"/>
      </w:pPr>
      <w:ins w:id="358" w:author="PR Preview" w:date="2026-01-01T00:00:00Z">
        <w:r>
          <w:rPr>
            <w:b/>
            <w:bCs/>
          </w:rPr>
          <w:t xml:space="preserve">Definition 18 (Euler’s number)</w:t>
        </w:r>
      </w:ins>
      <w:ins w:id="359" w:author="PR Preview" w:date="2026-01-01T00:00:00Z">
        <w:r>
          <w:t xml:space="preserve"> </w:t>
        </w:r>
      </w:ins>
      <w:ins w:id="360" w:author="PR Preview" w:date="2026-01-01T00:00:00Z">
        <w:r>
          <w:rPr>
            <w:b/>
            <w:bCs/>
          </w:rPr>
          <w:t xml:space="preserve">Euler’s number</w:t>
        </w:r>
      </w:ins>
      <w:ins w:id="361" w:author="PR Preview" w:date="2026-01-01T00:00:00Z">
        <w:r>
          <w:t xml:space="preserve"> </w:t>
        </w:r>
      </w:ins>
      <w:ins w:id="362" w:author="PR Preview" w:date="2026-01-01T00:00:00Z">
        <w:r>
          <w:t xml:space="preserve">[8]</w:t>
        </w:r>
      </w:ins>
      <w:ins w:id="363" w:author="PR Preview" w:date="2026-01-01T00:00:00Z">
        <w:r>
          <w:t xml:space="preserve"> </w:t>
        </w:r>
      </w:ins>
      <w:ins w:id="364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52"/>
    <w:bookmarkStart w:id="54" w:name="exm-euler-number"/>
    <w:p>
      <w:pPr>
        <w:pStyle w:val="FirstParagraph"/>
      </w:pPr>
      <w:ins w:id="365" w:author="PR Preview" w:date="2026-01-01T00:00:00Z">
        <w:r>
          <w:rPr>
            <w:b/>
            <w:bCs/>
          </w:rPr>
          <w:t xml:space="preserve">Example 11 (Euler’s number is irrational)</w:t>
        </w:r>
      </w:ins>
      <w:ins w:id="366" w:author="PR Preview" w:date="2026-01-01T00:00:00Z">
        <w:r>
          <w:t xml:space="preserve"> </w:t>
        </w:r>
      </w:ins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ins w:id="367" w:author="PR Preview" w:date="2026-01-01T00:00:00Z">
        <w:r>
          <w:t xml:space="preserve"> </w:t>
        </w:r>
      </w:ins>
      <w:ins w:id="368" w:author="PR Preview" w:date="2026-01-01T00:00:00Z">
        <w:r>
          <w:t xml:space="preserve">is an</w:t>
        </w:r>
      </w:ins>
      <w:ins w:id="369" w:author="PR Preview" w:date="2026-01-01T00:00:00Z">
        <w:r>
          <w:t xml:space="preserve"> </w:t>
        </w:r>
      </w:ins>
      <w:hyperlink r:id="rId53">
        <w:ins w:id="370" w:author="PR Preview" w:date="2026-01-01T00:00:00Z">
          <w:r>
            <w:rPr>
              <w:rStyle w:val="Hyperlink"/>
            </w:rPr>
            <w:t xml:space="preserve">irrational number</w:t>
          </w:r>
        </w:ins>
      </w:hyperlink>
      <w:ins w:id="371" w:author="PR Preview" w:date="2026-01-01T00:00:00Z">
        <w:r>
          <w:t xml:space="preserve">,</w:t>
        </w:r>
      </w:ins>
      <w:ins w:id="372" w:author="PR Preview" w:date="2026-01-01T00:00:00Z">
        <w:r>
          <w:t xml:space="preserve"> </w:t>
        </w:r>
      </w:ins>
      <w:ins w:id="373" w:author="PR Preview" w:date="2026-01-01T00:00:00Z">
        <w:r>
          <w:t xml:space="preserve">so no fraction equals it exactly.</w:t>
        </w:r>
      </w:ins>
      <w:ins w:id="374" w:author="PR Preview" w:date="2026-01-01T00:00:00Z">
        <w:r>
          <w:t xml:space="preserve"> </w:t>
        </w:r>
      </w:ins>
      <w:ins w:id="375" w:author="PR Preview" w:date="2026-01-01T00:00:00Z">
        <w:r>
          <w:t xml:space="preserve">The fraction</w:t>
        </w:r>
      </w:ins>
      <w:ins w:id="376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ins w:id="377" w:author="PR Preview" w:date="2026-01-01T00:00:00Z">
        <w:r>
          <w:t xml:space="preserve"> </w:t>
        </w:r>
      </w:ins>
      <w:ins w:id="378" w:author="PR Preview" w:date="2026-01-01T00:00:00Z">
        <w:r>
          <w:t xml:space="preserve">is close,</w:t>
        </w:r>
      </w:ins>
      <w:ins w:id="379" w:author="PR Preview" w:date="2026-01-01T00:00:00Z">
        <w:r>
          <w:t xml:space="preserve"> </w:t>
        </w:r>
      </w:ins>
      <w:ins w:id="380" w:author="PR Preview" w:date="2026-01-01T00:00:00Z">
        <w:r>
          <w:t xml:space="preserve">but</w:t>
        </w:r>
      </w:ins>
      <w:ins w:id="381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ins w:id="382" w:author="PR Preview" w:date="2026-01-01T00:00:00Z">
        <w:r>
          <w:t xml:space="preserve"> </w:t>
        </w:r>
      </w:ins>
      <w:ins w:id="383" w:author="PR Preview" w:date="2026-01-01T00:00:00Z">
        <w:r>
          <w:t xml:space="preserve">[8]</w:t>
        </w:r>
      </w:ins>
      <w:ins w:id="384" w:author="PR Preview" w:date="2026-01-01T00:00:00Z">
        <w:r>
          <w:t xml:space="preserve">.</w:t>
        </w:r>
      </w:ins>
    </w:p>
    <w:bookmarkEnd w:id="54"/>
    <w:bookmarkStart w:id="56" w:name="def-natural-log"/>
    <w:p>
      <w:pPr>
        <w:pStyle w:val="BodyText"/>
      </w:pPr>
      <w:ins w:id="385" w:author="PR Preview" w:date="2026-01-01T00:00:00Z">
        <w:r>
          <w:rPr>
            <w:b/>
            <w:bCs/>
          </w:rPr>
          <w:t xml:space="preserve">Definition 19 (Natural logarithm)</w:t>
        </w:r>
      </w:ins>
      <w:ins w:id="386" w:author="PR Preview" w:date="2026-01-01T00:00:00Z">
        <w:r>
          <w:t xml:space="preserve"> </w:t>
        </w:r>
      </w:ins>
      <w:ins w:id="387" w:author="PR Preview" w:date="2026-01-01T00:00:00Z">
        <w:r>
          <w:t xml:space="preserve">For a real number</w:t>
        </w:r>
      </w:ins>
      <w:ins w:id="38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&gt;</m:t>
        </m:r>
        <m:r>
          <m:t>0</m:t>
        </m:r>
      </m:oMath>
      <w:ins w:id="389" w:author="PR Preview" w:date="2026-01-01T00:00:00Z">
        <w:r>
          <w:t xml:space="preserve">,</w:t>
        </w:r>
      </w:ins>
      <w:ins w:id="390" w:author="PR Preview" w:date="2026-01-01T00:00:00Z">
        <w:r>
          <w:t xml:space="preserve"> </w:t>
        </w:r>
      </w:ins>
      <w:ins w:id="391" w:author="PR Preview" w:date="2026-01-01T00:00:00Z">
        <w:r>
          <w:t xml:space="preserve">the</w:t>
        </w:r>
      </w:ins>
      <w:ins w:id="392" w:author="PR Preview" w:date="2026-01-01T00:00:00Z">
        <w:r>
          <w:t xml:space="preserve"> </w:t>
        </w:r>
      </w:ins>
      <w:ins w:id="393" w:author="PR Preview" w:date="2026-01-01T00:00:00Z">
        <w:r>
          <w:rPr>
            <w:b/>
            <w:bCs/>
          </w:rPr>
          <w:t xml:space="preserve">natural logarithm</w:t>
        </w:r>
      </w:ins>
      <w:ins w:id="394" w:author="PR Preview" w:date="2026-01-01T00:00:00Z">
        <w:r>
          <w:t xml:space="preserve"> </w:t>
        </w:r>
      </w:ins>
      <w:ins w:id="395" w:author="PR Preview" w:date="2026-01-01T00:00:00Z">
        <w:r>
          <w:t xml:space="preserve">of</w:t>
        </w:r>
      </w:ins>
      <w:ins w:id="396" w:author="PR Preview" w:date="2026-01-01T00:00:00Z">
        <w:r>
          <w:t xml:space="preserve"> </w:t>
        </w:r>
      </w:ins>
      <m:oMath>
        <m:r>
          <m:t>a</m:t>
        </m:r>
      </m:oMath>
      <w:ins w:id="397" w:author="PR Preview" w:date="2026-01-01T00:00:00Z">
        <w:r>
          <w:t xml:space="preserve">, written</w:t>
        </w:r>
      </w:ins>
      <w:ins w:id="398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ins w:id="399" w:author="PR Preview" w:date="2026-01-01T00:00:00Z">
        <w:r>
          <w:t xml:space="preserve"> </w:t>
        </w:r>
      </w:ins>
      <w:ins w:id="400" w:author="PR Preview" w:date="2026-01-01T00:00:00Z">
        <w:r>
          <w:t xml:space="preserve">[9]</w:t>
        </w:r>
      </w:ins>
      <w:ins w:id="401" w:author="PR Preview" w:date="2026-01-01T00:00:00Z">
        <w:r>
          <w:t xml:space="preserve">,</w:t>
        </w:r>
      </w:ins>
      <w:ins w:id="402" w:author="PR Preview" w:date="2026-01-01T00:00:00Z">
        <w:r>
          <w:t xml:space="preserve"> </w:t>
        </w:r>
      </w:ins>
      <w:ins w:id="403" w:author="PR Preview" w:date="2026-01-01T00:00:00Z">
        <w:r>
          <w:t xml:space="preserve">is the real number</w:t>
        </w:r>
      </w:ins>
      <w:ins w:id="404" w:author="PR Preview" w:date="2026-01-01T00:00:00Z">
        <w:r>
          <w:t xml:space="preserve"> </w:t>
        </w:r>
      </w:ins>
      <m:oMath>
        <m:r>
          <m:t>y</m:t>
        </m:r>
      </m:oMath>
      <w:ins w:id="405" w:author="PR Preview" w:date="2026-01-01T00:00:00Z">
        <w:r>
          <w:t xml:space="preserve"> </w:t>
        </w:r>
      </w:ins>
      <w:ins w:id="406" w:author="PR Preview" w:date="2026-01-01T00:00:00Z">
        <w:r>
          <w:t xml:space="preserve">with</w:t>
        </w:r>
      </w:ins>
      <w:ins w:id="407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ins w:id="408" w:author="PR Preview" w:date="2026-01-01T00:00:00Z">
        <w:r>
          <w:t xml:space="preserve">.</w:t>
        </w:r>
      </w:ins>
      <w:ins w:id="409" w:author="PR Preview" w:date="2026-01-01T00:00:00Z">
        <w:r>
          <w:t xml:space="preserve"> </w:t>
        </w:r>
      </w:ins>
      <w:ins w:id="410" w:author="PR Preview" w:date="2026-01-01T00:00:00Z">
        <w:r>
          <w:t xml:space="preserve">The exponential function takes each positive value at exactly one input,</w:t>
        </w:r>
      </w:ins>
      <w:ins w:id="411" w:author="PR Preview" w:date="2026-01-01T00:00:00Z">
        <w:r>
          <w:t xml:space="preserve"> </w:t>
        </w:r>
      </w:ins>
      <w:ins w:id="412" w:author="PR Preview" w:date="2026-01-01T00:00:00Z">
        <w:r>
          <w:t xml:space="preserve">so there is exactly one such</w:t>
        </w:r>
      </w:ins>
      <w:ins w:id="413" w:author="PR Preview" w:date="2026-01-01T00:00:00Z">
        <w:r>
          <w:t xml:space="preserve"> </w:t>
        </w:r>
      </w:ins>
      <m:oMath>
        <m:r>
          <m:t>y</m:t>
        </m:r>
      </m:oMath>
      <w:ins w:id="414" w:author="PR Preview" w:date="2026-01-01T00:00:00Z">
        <w:r>
          <w:t xml:space="preserve">,</w:t>
        </w:r>
      </w:ins>
      <w:ins w:id="415" w:author="PR Preview" w:date="2026-01-01T00:00:00Z">
        <w:r>
          <w:t xml:space="preserve"> </w:t>
        </w:r>
      </w:ins>
      <w:ins w:id="416" w:author="PR Preview" w:date="2026-01-01T00:00:00Z">
        <w:r>
          <w:t xml:space="preserve">and</w:t>
        </w:r>
      </w:ins>
      <w:ins w:id="417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418" w:author="PR Preview" w:date="2026-01-01T00:00:00Z">
        <w:r>
          <w:t xml:space="preserve"> </w:t>
        </w:r>
      </w:ins>
      <w:ins w:id="419" w:author="PR Preview" w:date="2026-01-01T00:00:00Z">
        <w:r>
          <w:t xml:space="preserve">is the</w:t>
        </w:r>
      </w:ins>
      <w:ins w:id="420" w:author="PR Preview" w:date="2026-01-01T00:00:00Z">
        <w:r>
          <w:t xml:space="preserve"> </w:t>
        </w:r>
      </w:ins>
      <w:hyperlink r:id="rId55">
        <w:ins w:id="421" w:author="PR Preview" w:date="2026-01-01T00:00:00Z">
          <w:r>
            <w:rPr>
              <w:rStyle w:val="Hyperlink"/>
            </w:rPr>
            <w:t xml:space="preserve">inverse function</w:t>
          </w:r>
        </w:ins>
      </w:hyperlink>
      <w:ins w:id="422" w:author="PR Preview" w:date="2026-01-01T00:00:00Z">
        <w:r>
          <w:t xml:space="preserve"> </w:t>
        </w:r>
      </w:ins>
      <w:ins w:id="423" w:author="PR Preview" w:date="2026-01-01T00:00:00Z">
        <w:r>
          <w:t xml:space="preserve">of</w:t>
        </w:r>
      </w:ins>
      <w:ins w:id="424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</m:oMath>
      <w:ins w:id="425" w:author="PR Preview" w:date="2026-01-01T00:00:00Z">
        <w:r>
          <w:t xml:space="preserve"> </w:t>
        </w:r>
      </w:ins>
      <w:ins w:id="426" w:author="PR Preview" w:date="2026-01-01T00:00:00Z">
        <w:r>
          <w:t xml:space="preserve">(</w:t>
        </w:r>
      </w:ins>
      <w:hyperlink w:anchor="def-exponential-function">
        <w:ins w:id="427" w:author="PR Preview" w:date="2026-01-01T00:00:00Z">
          <w:r>
            <w:rPr>
              <w:rStyle w:val="Hyperlink"/>
            </w:rPr>
            <w:t xml:space="preserve">Definition 17</w:t>
          </w:r>
        </w:ins>
      </w:hyperlink>
      <w:ins w:id="428" w:author="PR Preview" w:date="2026-01-01T00:00:00Z">
        <w:r>
          <w:t xml:space="preserve">).</w:t>
        </w:r>
      </w:ins>
    </w:p>
    <w:bookmarkEnd w:id="56"/>
    <w:bookmarkStart w:id="57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57"/>
    <w:bookmarkStart w:id="58" w:name="exm-natural-log"/>
    <w:p>
      <w:pPr>
        <w:pStyle w:val="BodyText"/>
      </w:pPr>
      <w:r>
        <w:rPr>
          <w:b/>
          <w:bCs/>
        </w:rPr>
        <w:t xml:space="preserve">Example 12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8"/>
    <w:bookmarkStart w:id="61" w:name="def-real-power"/>
    <w:p>
      <w:pPr>
        <w:pStyle w:val="FirstParagraph"/>
      </w:pPr>
      <w:r>
        <w:rPr>
          <w:b/>
          <w:bCs/>
        </w:rPr>
        <w:t xml:space="preserve">Definition 20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0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61"/>
    <w:bookmarkStart w:id="63" w:name="exm-real-power"/>
    <w:p>
      <w:pPr>
        <w:pStyle w:val="BodyText"/>
      </w:pPr>
      <w:r>
        <w:rPr>
          <w:b/>
          <w:bCs/>
        </w:rPr>
        <w:t xml:space="preserve">Example 13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09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63"/>
    <w:bookmarkStart w:id="65" w:name="def-power-nonpositive-base"/>
    <w:p>
      <w:pPr>
        <w:pStyle w:val="FirstParagraph"/>
      </w:pPr>
      <w:r>
        <w:rPr>
          <w:b/>
          <w:bCs/>
        </w:rPr>
        <w:t xml:space="preserve">Definition 21 (Real powers of zero and of negative numbers)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0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6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0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65"/>
    <w:bookmarkStart w:id="66" w:name="exm-power-nonpositive-base"/>
    <w:p>
      <w:pPr>
        <w:pStyle w:val="FirstParagraph"/>
      </w:pPr>
      <w:r>
        <w:rPr>
          <w:b/>
          <w:bCs/>
        </w:rPr>
        <w:t xml:space="preserve">Example 14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66"/>
    <w:bookmarkStart w:id="67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67"/>
    <w:bookmarkStart w:id="68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8"/>
    <w:bookmarkStart w:id="69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70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70"/>
    <w:bookmarkStart w:id="71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1"/>
    <w:bookmarkStart w:id="72" w:name="exm-exp-sum"/>
    <w:p>
      <w:pPr>
        <w:pStyle w:val="FirstParagraph"/>
      </w:pPr>
      <w:r>
        <w:rPr>
          <w:b/>
          <w:bCs/>
        </w:rPr>
        <w:t xml:space="preserve">Example 15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72"/>
    <w:bookmarkStart w:id="73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73"/>
    <w:bookmarkStart w:id="74" w:name="exm-exp-difference"/>
    <w:p>
      <w:pPr>
        <w:pStyle w:val="FirstParagraph"/>
      </w:pPr>
      <w:r>
        <w:rPr>
          <w:b/>
          <w:bCs/>
        </w:rPr>
        <w:t xml:space="preserve">Example 16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74"/>
    <w:bookmarkStart w:id="75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5"/>
    <w:bookmarkStart w:id="76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76"/>
    <w:bookmarkStart w:id="77" w:name="exm-power-sum"/>
    <w:p>
      <w:pPr>
        <w:pStyle w:val="FirstParagraph"/>
      </w:pPr>
      <w:r>
        <w:rPr>
          <w:b/>
          <w:bCs/>
        </w:rPr>
        <w:t xml:space="preserve">Example 17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7"/>
    <w:bookmarkStart w:id="80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8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80"/>
    <w:bookmarkStart w:id="81" w:name="exm-power-product"/>
    <w:p>
      <w:pPr>
        <w:pStyle w:val="BodyText"/>
      </w:pPr>
      <w:r>
        <w:rPr>
          <w:b/>
          <w:bCs/>
        </w:rPr>
        <w:t xml:space="preserve">Example 18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82"/>
    <w:bookmarkStart w:id="83" w:name="exm-double-exp-negative-base"/>
    <w:p>
      <w:pPr>
        <w:pStyle w:val="FirstParagraph"/>
      </w:pPr>
      <w:r>
        <w:rPr>
          <w:b/>
          <w:bCs/>
        </w:rPr>
        <w:t xml:space="preserve">Example 19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83"/>
    <w:bookmarkStart w:id="8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84"/>
    <w:bookmarkStart w:id="89" w:name="rem-tarski-identities"/>
    <w:p>
      <w:pPr>
        <w:pStyle w:val="FirstParagraph"/>
      </w:pPr>
      <w:del w:id="429" w:author="PR Preview" w:date="2026-01-01T00:00:00Z">
        <w:r>
          <w:rPr>
            <w:i/>
            <w:iCs/>
          </w:rPr>
          <w:delText xml:space="preserve">Remark 4</w:delText>
        </w:r>
      </w:del>
      <w:del w:id="430" w:author="PR Preview" w:date="2026-01-01T00:00:00Z">
        <w:r>
          <w:delText xml:space="preserve"> (Tarski’s high school identities). </w:delText>
        </w:r>
      </w:del>
      <w:del w:id="431" w:author="PR Preview" w:date="2026-01-01T00:00:00Z">
        <w:r>
          <w:delText xml:space="preserve">Restricted to positive integers,</w:delText>
        </w:r>
      </w:del>
      <w:del w:id="432" w:author="PR Preview" w:date="2026-01-01T00:00:00Z">
        <w:r>
          <w:delText xml:space="preserve"> </w:delText>
        </w:r>
      </w:del>
      <w:del w:id="433" w:author="PR Preview" w:date="2026-01-01T00:00:00Z">
        <w:r>
          <w:delText xml:space="preserve">the following results are</w:delText>
        </w:r>
      </w:del>
      <w:del w:id="434" w:author="PR Preview" w:date="2026-01-01T00:00:00Z">
        <w:r>
          <w:delText xml:space="preserve"> </w:delText>
        </w:r>
      </w:del>
      <w:del w:id="435" w:author="PR Preview" w:date="2026-01-01T00:00:00Z">
        <w:r>
          <w:delText xml:space="preserve">Tarski’s eleven</w:delText>
        </w:r>
      </w:del>
      <w:del w:id="436" w:author="PR Preview" w:date="2026-01-01T00:00:00Z">
        <w:r>
          <w:delText xml:space="preserve"> </w:delText>
        </w:r>
      </w:del>
      <w:del w:id="437" w:author="PR Preview" w:date="2026-01-01T00:00:00Z">
        <w:r>
          <w:delText xml:space="preserve">“high school”</w:delText>
        </w:r>
      </w:del>
      <w:del w:id="438" w:author="PR Preview" w:date="2026-01-01T00:00:00Z">
        <w:r>
          <w:delText xml:space="preserve"> </w:delText>
        </w:r>
      </w:del>
      <w:del w:id="439" w:author="PR Preview" w:date="2026-01-01T00:00:00Z">
        <w:r>
          <w:delText xml:space="preserve">identities</w:delText>
        </w:r>
      </w:del>
      <w:del w:id="440" w:author="PR Preview" w:date="2026-01-01T00:00:00Z">
        <w:r>
          <w:delText xml:space="preserve"> </w:delText>
        </w:r>
      </w:del>
      <w:del w:id="441" w:author="PR Preview" w:date="2026-01-01T00:00:00Z">
        <w:r>
          <w:delText xml:space="preserve">(Wikipedia contributors 2026m)</w:delText>
        </w:r>
      </w:del>
      <w:del w:id="442" w:author="PR Preview" w:date="2026-01-01T00:00:00Z">
        <w:r>
          <w:delText xml:space="preserve">:</w:delText>
        </w:r>
      </w:del>
    </w:p>
    <w:p>
      <w:pPr>
        <w:pStyle w:val="FirstParagraph"/>
      </w:pPr>
      <w:ins w:id="443" w:author="PR Preview" w:date="2026-01-01T00:00:00Z">
        <w:r>
          <w:rPr>
            <w:i/>
            <w:iCs/>
          </w:rPr>
          <w:t xml:space="preserve">Remark 4</w:t>
        </w:r>
      </w:ins>
      <w:ins w:id="444" w:author="PR Preview" w:date="2026-01-01T00:00:00Z">
        <w:r>
          <w:t xml:space="preserve"> (Tarski’s high school identities). </w:t>
        </w:r>
      </w:ins>
      <w:ins w:id="445" w:author="PR Preview" w:date="2026-01-01T00:00:00Z">
        <w:r>
          <w:t xml:space="preserve">Restricted to positive integers,</w:t>
        </w:r>
      </w:ins>
      <w:ins w:id="446" w:author="PR Preview" w:date="2026-01-01T00:00:00Z">
        <w:r>
          <w:t xml:space="preserve"> </w:t>
        </w:r>
      </w:ins>
      <w:ins w:id="447" w:author="PR Preview" w:date="2026-01-01T00:00:00Z">
        <w:r>
          <w:t xml:space="preserve">the following results are</w:t>
        </w:r>
      </w:ins>
      <w:ins w:id="448" w:author="PR Preview" w:date="2026-01-01T00:00:00Z">
        <w:r>
          <w:t xml:space="preserve"> </w:t>
        </w:r>
      </w:ins>
      <w:ins w:id="449" w:author="PR Preview" w:date="2026-01-01T00:00:00Z">
        <w:r>
          <w:t xml:space="preserve">Tarski’s eleven</w:t>
        </w:r>
      </w:ins>
      <w:ins w:id="450" w:author="PR Preview" w:date="2026-01-01T00:00:00Z">
        <w:r>
          <w:t xml:space="preserve"> </w:t>
        </w:r>
      </w:ins>
      <w:ins w:id="451" w:author="PR Preview" w:date="2026-01-01T00:00:00Z">
        <w:r>
          <w:t xml:space="preserve">“high school”</w:t>
        </w:r>
      </w:ins>
      <w:ins w:id="452" w:author="PR Preview" w:date="2026-01-01T00:00:00Z">
        <w:r>
          <w:t xml:space="preserve"> </w:t>
        </w:r>
      </w:ins>
      <w:ins w:id="453" w:author="PR Preview" w:date="2026-01-01T00:00:00Z">
        <w:r>
          <w:t xml:space="preserve">identities</w:t>
        </w:r>
      </w:ins>
      <w:ins w:id="454" w:author="PR Preview" w:date="2026-01-01T00:00:00Z">
        <w:r>
          <w:t xml:space="preserve"> </w:t>
        </w:r>
      </w:ins>
      <w:ins w:id="455" w:author="PR Preview" w:date="2026-01-01T00:00:00Z">
        <w:r>
          <w:t xml:space="preserve">[10]</w:t>
        </w:r>
      </w:ins>
      <w:ins w:id="456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13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85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8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9"/>
    <w:bookmarkStart w:id="90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90"/>
    <w:bookmarkStart w:id="91" w:name="def-contour-line"/>
    <w:p>
      <w:pPr>
        <w:pStyle w:val="BodyText"/>
      </w:pPr>
      <w:del w:id="457" w:author="PR Preview" w:date="2026-01-01T00:00:00Z">
        <w:r>
          <w:rPr>
            <w:b/>
            <w:bCs/>
          </w:rPr>
          <w:delText xml:space="preserve">Definition 22 (Contour line)</w:delText>
        </w:r>
      </w:del>
      <w:del w:id="458" w:author="PR Preview" w:date="2026-01-01T00:00:00Z">
        <w:r>
          <w:delText xml:space="preserve"> </w:delText>
        </w:r>
      </w:del>
      <w:del w:id="459" w:author="PR Preview" w:date="2026-01-01T00:00:00Z">
        <w:r>
          <w:delText xml:space="preserve">For a function</w:delText>
        </w:r>
      </w:del>
      <w:del w:id="460" w:author="PR Preview" w:date="2026-01-01T00:00:00Z">
        <w:r>
          <w:delText xml:space="preserve"> </w:delText>
        </w:r>
      </w:del>
      <m:oMath>
        <m:r>
          <m:t>g</m:t>
        </m:r>
      </m:oMath>
      <w:del w:id="461" w:author="PR Preview" w:date="2026-01-01T00:00:00Z">
        <w:r>
          <w:delText xml:space="preserve"> </w:delText>
        </w:r>
      </w:del>
      <w:del w:id="462" w:author="PR Preview" w:date="2026-01-01T00:00:00Z">
        <w:r>
          <w:delText xml:space="preserve">of two real variables</w:delText>
        </w:r>
      </w:del>
      <w:del w:id="463" w:author="PR Preview" w:date="2026-01-01T00:00:00Z">
        <w:r>
          <w:delText xml:space="preserve"> </w:delText>
        </w:r>
      </w:del>
      <m:oMath>
        <m:r>
          <m:t>b</m:t>
        </m:r>
      </m:oMath>
      <w:del w:id="464" w:author="PR Preview" w:date="2026-01-01T00:00:00Z">
        <w:r>
          <w:delText xml:space="preserve"> </w:delText>
        </w:r>
      </w:del>
      <w:del w:id="465" w:author="PR Preview" w:date="2026-01-01T00:00:00Z">
        <w:r>
          <w:delText xml:space="preserve">and</w:delText>
        </w:r>
      </w:del>
      <w:del w:id="466" w:author="PR Preview" w:date="2026-01-01T00:00:00Z">
        <w:r>
          <w:delText xml:space="preserve"> </w:delText>
        </w:r>
      </w:del>
      <m:oMath>
        <m:r>
          <m:t>c</m:t>
        </m:r>
      </m:oMath>
      <w:del w:id="467" w:author="PR Preview" w:date="2026-01-01T00:00:00Z">
        <w:r>
          <w:delText xml:space="preserve"> </w:delText>
        </w:r>
      </w:del>
      <w:del w:id="468" w:author="PR Preview" w:date="2026-01-01T00:00:00Z">
        <w:r>
          <w:delText xml:space="preserve">and a number</w:delText>
        </w:r>
      </w:del>
      <w:del w:id="469" w:author="PR Preview" w:date="2026-01-01T00:00:00Z">
        <w:r>
          <w:delText xml:space="preserve"> </w:delText>
        </w:r>
      </w:del>
      <m:oMath>
        <m:r>
          <m:t>k</m:t>
        </m:r>
      </m:oMath>
      <w:del w:id="470" w:author="PR Preview" w:date="2026-01-01T00:00:00Z">
        <w:r>
          <w:delText xml:space="preserve">,</w:delText>
        </w:r>
      </w:del>
      <w:del w:id="471" w:author="PR Preview" w:date="2026-01-01T00:00:00Z">
        <w:r>
          <w:delText xml:space="preserve"> </w:delText>
        </w:r>
      </w:del>
      <w:del w:id="472" w:author="PR Preview" w:date="2026-01-01T00:00:00Z">
        <w:r>
          <w:delText xml:space="preserve">the</w:delText>
        </w:r>
      </w:del>
      <w:del w:id="473" w:author="PR Preview" w:date="2026-01-01T00:00:00Z">
        <w:r>
          <w:delText xml:space="preserve"> </w:delText>
        </w:r>
      </w:del>
      <w:del w:id="474" w:author="PR Preview" w:date="2026-01-01T00:00:00Z">
        <w:r>
          <w:rPr>
            <w:b/>
            <w:bCs/>
          </w:rPr>
          <w:delText xml:space="preserve">contour line</w:delText>
        </w:r>
      </w:del>
      <w:del w:id="475" w:author="PR Preview" w:date="2026-01-01T00:00:00Z">
        <w:r>
          <w:delText xml:space="preserve"> </w:delText>
        </w:r>
      </w:del>
      <w:del w:id="476" w:author="PR Preview" w:date="2026-01-01T00:00:00Z">
        <w:r>
          <w:delText xml:space="preserve">(Wikipedia contributors 2026b)</w:delText>
        </w:r>
      </w:del>
      <w:del w:id="477" w:author="PR Preview" w:date="2026-01-01T00:00:00Z">
        <w:r>
          <w:delText xml:space="preserve"> </w:delText>
        </w:r>
      </w:del>
      <w:del w:id="478" w:author="PR Preview" w:date="2026-01-01T00:00:00Z">
        <w:r>
          <w:delText xml:space="preserve">of</w:delText>
        </w:r>
      </w:del>
      <w:del w:id="479" w:author="PR Preview" w:date="2026-01-01T00:00:00Z">
        <w:r>
          <w:delText xml:space="preserve"> </w:delText>
        </w:r>
      </w:del>
      <m:oMath>
        <m:r>
          <m:t>g</m:t>
        </m:r>
      </m:oMath>
      <w:del w:id="480" w:author="PR Preview" w:date="2026-01-01T00:00:00Z">
        <w:r>
          <w:delText xml:space="preserve"> </w:delText>
        </w:r>
      </w:del>
      <w:del w:id="481" w:author="PR Preview" w:date="2026-01-01T00:00:00Z">
        <w:r>
          <w:delText xml:space="preserve">at height</w:delText>
        </w:r>
      </w:del>
      <w:del w:id="482" w:author="PR Preview" w:date="2026-01-01T00:00:00Z">
        <w:r>
          <w:delText xml:space="preserve"> </w:delText>
        </w:r>
      </w:del>
      <m:oMath>
        <m:r>
          <m:t>k</m:t>
        </m:r>
      </m:oMath>
      <w:del w:id="483" w:author="PR Preview" w:date="2026-01-01T00:00:00Z">
        <w:r>
          <w:delText xml:space="preserve"> </w:delText>
        </w:r>
      </w:del>
      <w:del w:id="484" w:author="PR Preview" w:date="2026-01-01T00:00:00Z">
        <w:r>
          <w:delText xml:space="preserve">is the set of points where</w:delText>
        </w:r>
      </w:del>
      <w:del w:id="485" w:author="PR Preview" w:date="2026-01-01T00:00:00Z">
        <w:r>
          <w:delText xml:space="preserve"> </w:delText>
        </w:r>
      </w:del>
      <m:oMath>
        <m:r>
          <m:t>g</m:t>
        </m:r>
      </m:oMath>
      <w:del w:id="486" w:author="PR Preview" w:date="2026-01-01T00:00:00Z">
        <w:r>
          <w:delText xml:space="preserve"> </w:delText>
        </w:r>
      </w:del>
      <w:del w:id="487" w:author="PR Preview" w:date="2026-01-01T00:00:00Z">
        <w:r>
          <w:delText xml:space="preserve">equals</w:delText>
        </w:r>
      </w:del>
      <w:del w:id="488" w:author="PR Preview" w:date="2026-01-01T00:00:00Z">
        <w:r>
          <w:delText xml:space="preserve"> </w:delText>
        </w:r>
      </w:del>
      <m:oMath>
        <m:r>
          <m:t>k</m:t>
        </m:r>
      </m:oMath>
      <w:del w:id="489" w:author="PR Preview" w:date="2026-01-01T00:00:00Z">
        <w:r>
          <w:delText xml:space="preserve">:</w:delText>
        </w:r>
      </w:del>
    </w:p>
    <w:p>
      <w:pPr>
        <w:pStyle w:val="BodyText"/>
      </w:pPr>
      <w:ins w:id="490" w:author="PR Preview" w:date="2026-01-01T00:00:00Z">
        <w:r>
          <w:rPr>
            <w:b/>
            <w:bCs/>
          </w:rPr>
          <w:t xml:space="preserve">Definition 22 (Contour line)</w:t>
        </w:r>
      </w:ins>
      <w:ins w:id="491" w:author="PR Preview" w:date="2026-01-01T00:00:00Z">
        <w:r>
          <w:t xml:space="preserve"> </w:t>
        </w:r>
      </w:ins>
      <w:ins w:id="492" w:author="PR Preview" w:date="2026-01-01T00:00:00Z">
        <w:r>
          <w:t xml:space="preserve">For a function</w:t>
        </w:r>
      </w:ins>
      <w:ins w:id="493" w:author="PR Preview" w:date="2026-01-01T00:00:00Z">
        <w:r>
          <w:t xml:space="preserve"> </w:t>
        </w:r>
      </w:ins>
      <m:oMath>
        <m:r>
          <m:t>g</m:t>
        </m:r>
      </m:oMath>
      <w:ins w:id="494" w:author="PR Preview" w:date="2026-01-01T00:00:00Z">
        <w:r>
          <w:t xml:space="preserve"> </w:t>
        </w:r>
      </w:ins>
      <w:ins w:id="495" w:author="PR Preview" w:date="2026-01-01T00:00:00Z">
        <w:r>
          <w:t xml:space="preserve">of two real variables</w:t>
        </w:r>
      </w:ins>
      <w:ins w:id="496" w:author="PR Preview" w:date="2026-01-01T00:00:00Z">
        <w:r>
          <w:t xml:space="preserve"> </w:t>
        </w:r>
      </w:ins>
      <m:oMath>
        <m:r>
          <m:t>b</m:t>
        </m:r>
      </m:oMath>
      <w:ins w:id="497" w:author="PR Preview" w:date="2026-01-01T00:00:00Z">
        <w:r>
          <w:t xml:space="preserve"> </w:t>
        </w:r>
      </w:ins>
      <w:ins w:id="498" w:author="PR Preview" w:date="2026-01-01T00:00:00Z">
        <w:r>
          <w:t xml:space="preserve">and</w:t>
        </w:r>
      </w:ins>
      <w:ins w:id="499" w:author="PR Preview" w:date="2026-01-01T00:00:00Z">
        <w:r>
          <w:t xml:space="preserve"> </w:t>
        </w:r>
      </w:ins>
      <m:oMath>
        <m:r>
          <m:t>c</m:t>
        </m:r>
      </m:oMath>
      <w:ins w:id="500" w:author="PR Preview" w:date="2026-01-01T00:00:00Z">
        <w:r>
          <w:t xml:space="preserve"> </w:t>
        </w:r>
      </w:ins>
      <w:ins w:id="501" w:author="PR Preview" w:date="2026-01-01T00:00:00Z">
        <w:r>
          <w:t xml:space="preserve">and a number</w:t>
        </w:r>
      </w:ins>
      <w:ins w:id="502" w:author="PR Preview" w:date="2026-01-01T00:00:00Z">
        <w:r>
          <w:t xml:space="preserve"> </w:t>
        </w:r>
      </w:ins>
      <m:oMath>
        <m:r>
          <m:t>k</m:t>
        </m:r>
      </m:oMath>
      <w:ins w:id="503" w:author="PR Preview" w:date="2026-01-01T00:00:00Z">
        <w:r>
          <w:t xml:space="preserve">,</w:t>
        </w:r>
      </w:ins>
      <w:ins w:id="504" w:author="PR Preview" w:date="2026-01-01T00:00:00Z">
        <w:r>
          <w:t xml:space="preserve"> </w:t>
        </w:r>
      </w:ins>
      <w:ins w:id="505" w:author="PR Preview" w:date="2026-01-01T00:00:00Z">
        <w:r>
          <w:t xml:space="preserve">the</w:t>
        </w:r>
      </w:ins>
      <w:ins w:id="506" w:author="PR Preview" w:date="2026-01-01T00:00:00Z">
        <w:r>
          <w:t xml:space="preserve"> </w:t>
        </w:r>
      </w:ins>
      <w:ins w:id="507" w:author="PR Preview" w:date="2026-01-01T00:00:00Z">
        <w:r>
          <w:rPr>
            <w:b/>
            <w:bCs/>
          </w:rPr>
          <w:t xml:space="preserve">contour line</w:t>
        </w:r>
      </w:ins>
      <w:ins w:id="508" w:author="PR Preview" w:date="2026-01-01T00:00:00Z">
        <w:r>
          <w:t xml:space="preserve"> </w:t>
        </w:r>
      </w:ins>
      <w:ins w:id="509" w:author="PR Preview" w:date="2026-01-01T00:00:00Z">
        <w:r>
          <w:t xml:space="preserve">[11]</w:t>
        </w:r>
      </w:ins>
      <w:ins w:id="510" w:author="PR Preview" w:date="2026-01-01T00:00:00Z">
        <w:r>
          <w:t xml:space="preserve"> </w:t>
        </w:r>
      </w:ins>
      <w:ins w:id="511" w:author="PR Preview" w:date="2026-01-01T00:00:00Z">
        <w:r>
          <w:t xml:space="preserve">of</w:t>
        </w:r>
      </w:ins>
      <w:ins w:id="512" w:author="PR Preview" w:date="2026-01-01T00:00:00Z">
        <w:r>
          <w:t xml:space="preserve"> </w:t>
        </w:r>
      </w:ins>
      <m:oMath>
        <m:r>
          <m:t>g</m:t>
        </m:r>
      </m:oMath>
      <w:ins w:id="513" w:author="PR Preview" w:date="2026-01-01T00:00:00Z">
        <w:r>
          <w:t xml:space="preserve"> </w:t>
        </w:r>
      </w:ins>
      <w:ins w:id="514" w:author="PR Preview" w:date="2026-01-01T00:00:00Z">
        <w:r>
          <w:t xml:space="preserve">at height</w:t>
        </w:r>
      </w:ins>
      <w:ins w:id="515" w:author="PR Preview" w:date="2026-01-01T00:00:00Z">
        <w:r>
          <w:t xml:space="preserve"> </w:t>
        </w:r>
      </w:ins>
      <m:oMath>
        <m:r>
          <m:t>k</m:t>
        </m:r>
      </m:oMath>
      <w:ins w:id="516" w:author="PR Preview" w:date="2026-01-01T00:00:00Z">
        <w:r>
          <w:t xml:space="preserve"> </w:t>
        </w:r>
      </w:ins>
      <w:ins w:id="517" w:author="PR Preview" w:date="2026-01-01T00:00:00Z">
        <w:r>
          <w:t xml:space="preserve">is the set of points where</w:t>
        </w:r>
      </w:ins>
      <w:ins w:id="518" w:author="PR Preview" w:date="2026-01-01T00:00:00Z">
        <w:r>
          <w:t xml:space="preserve"> </w:t>
        </w:r>
      </w:ins>
      <m:oMath>
        <m:r>
          <m:t>g</m:t>
        </m:r>
      </m:oMath>
      <w:ins w:id="519" w:author="PR Preview" w:date="2026-01-01T00:00:00Z">
        <w:r>
          <w:t xml:space="preserve"> </w:t>
        </w:r>
      </w:ins>
      <w:ins w:id="520" w:author="PR Preview" w:date="2026-01-01T00:00:00Z">
        <w:r>
          <w:t xml:space="preserve">equals</w:t>
        </w:r>
      </w:ins>
      <w:ins w:id="521" w:author="PR Preview" w:date="2026-01-01T00:00:00Z">
        <w:r>
          <w:t xml:space="preserve"> </w:t>
        </w:r>
      </w:ins>
      <m:oMath>
        <m:r>
          <m:t>k</m:t>
        </m:r>
      </m:oMath>
      <w:ins w:id="52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91"/>
    <w:bookmarkStart w:id="92" w:name="exm-contour-line"/>
    <w:p>
      <w:pPr>
        <w:pStyle w:val="FirstParagraph"/>
      </w:pPr>
      <w:r>
        <w:rPr>
          <w:b/>
          <w:bCs/>
        </w:rPr>
        <w:t xml:space="preserve">Example 20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2"/>
    <w:bookmarkStart w:id="93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93"/>
    <w:bookmarkStart w:id="94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94"/>
    <w:bookmarkStart w:id="95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4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9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96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7"/>
        </w:tc>
      </w:tr>
    </w:tbl>
    <w:bookmarkStart w:id="98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99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99"/>
    <w:bookmarkStart w:id="101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00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01"/>
    <w:bookmarkStart w:id="102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103"/>
    <w:bookmarkStart w:id="131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19"/>
        </w:numPr>
      </w:pPr>
      <w:del w:id="523" w:author="PR Preview" w:date="2026-01-01T00:00:00Z">
        <w:r>
          <w:delText xml:space="preserve">Wikipedia contributors (2026j)</w:delText>
        </w:r>
      </w:del>
      <w:del w:id="524" w:author="PR Preview" w:date="2026-01-01T00:00:00Z">
        <w:r>
          <w:delText xml:space="preserve"> </w:delText>
        </w:r>
      </w:del>
      <w:del w:id="525" w:author="PR Preview" w:date="2026-01-01T00:00:00Z">
        <w:r>
          <w:delText xml:space="preserve">— polynomials, their degree and their roots</w:delText>
        </w:r>
      </w:del>
    </w:p>
    <w:p>
      <w:pPr>
        <w:numPr>
          <w:ilvl w:val="0"/>
          <w:numId w:val="1019"/>
        </w:numPr>
      </w:pPr>
      <w:del w:id="526" w:author="PR Preview" w:date="2026-01-01T00:00:00Z">
        <w:r>
          <w:delText xml:space="preserve">Wikipedia contributors (2026k)</w:delText>
        </w:r>
      </w:del>
      <w:del w:id="527" w:author="PR Preview" w:date="2026-01-01T00:00:00Z">
        <w:r>
          <w:delText xml:space="preserve"> </w:delText>
        </w:r>
      </w:del>
      <w:del w:id="528" w:author="PR Preview" w:date="2026-01-01T00:00:00Z">
        <w:r>
          <w:delText xml:space="preserve">— quadratic functions and their graphs</w:delText>
        </w:r>
      </w:del>
    </w:p>
    <w:p>
      <w:pPr>
        <w:numPr>
          <w:ilvl w:val="0"/>
          <w:numId w:val="1019"/>
        </w:numPr>
      </w:pPr>
      <w:del w:id="529" w:author="PR Preview" w:date="2026-01-01T00:00:00Z">
        <w:r>
          <w:delText xml:space="preserve">Wikipedia contributors (2026f)</w:delText>
        </w:r>
      </w:del>
      <w:del w:id="530" w:author="PR Preview" w:date="2026-01-01T00:00:00Z">
        <w:r>
          <w:delText xml:space="preserve"> </w:delText>
        </w:r>
      </w:del>
      <w:del w:id="531" w:author="PR Preview" w:date="2026-01-01T00:00:00Z">
        <w:r>
          <w:delText xml:space="preserve">— linear and affine functions of one variable</w:delText>
        </w:r>
      </w:del>
    </w:p>
    <w:p>
      <w:pPr>
        <w:numPr>
          <w:ilvl w:val="0"/>
          <w:numId w:val="1019"/>
        </w:numPr>
      </w:pPr>
      <w:del w:id="532" w:author="PR Preview" w:date="2026-01-01T00:00:00Z">
        <w:r>
          <w:delText xml:space="preserve">Wikipedia contributors (2026l)</w:delText>
        </w:r>
      </w:del>
      <w:del w:id="533" w:author="PR Preview" w:date="2026-01-01T00:00:00Z">
        <w:r>
          <w:delText xml:space="preserve"> </w:delText>
        </w:r>
      </w:del>
      <w:del w:id="534" w:author="PR Preview" w:date="2026-01-01T00:00:00Z">
        <w:r>
          <w:delText xml:space="preserve">— the slope of a line</w:delText>
        </w:r>
      </w:del>
    </w:p>
    <w:p>
      <w:pPr>
        <w:numPr>
          <w:ilvl w:val="0"/>
          <w:numId w:val="1019"/>
        </w:numPr>
      </w:pPr>
      <w:del w:id="535" w:author="PR Preview" w:date="2026-01-01T00:00:00Z">
        <w:r>
          <w:delText xml:space="preserve">Wikipedia contributors (2026e)</w:delText>
        </w:r>
      </w:del>
      <w:del w:id="536" w:author="PR Preview" w:date="2026-01-01T00:00:00Z">
        <w:r>
          <w:delText xml:space="preserve"> </w:delText>
        </w:r>
      </w:del>
      <w:del w:id="537" w:author="PR Preview" w:date="2026-01-01T00:00:00Z">
        <w:r>
          <w:delText xml:space="preserve">— limits of sequences, with examples</w:delText>
        </w:r>
      </w:del>
    </w:p>
    <w:p>
      <w:pPr>
        <w:numPr>
          <w:ilvl w:val="0"/>
          <w:numId w:val="1019"/>
        </w:numPr>
      </w:pPr>
      <w:del w:id="538" w:author="PR Preview" w:date="2026-01-01T00:00:00Z">
        <w:r>
          <w:delText xml:space="preserve">Wikipedia contributors (2026d)</w:delText>
        </w:r>
      </w:del>
      <w:del w:id="539" w:author="PR Preview" w:date="2026-01-01T00:00:00Z">
        <w:r>
          <w:delText xml:space="preserve"> </w:delText>
        </w:r>
      </w:del>
      <w:del w:id="540" w:author="PR Preview" w:date="2026-01-01T00:00:00Z">
        <w:r>
          <w:delText xml:space="preserve">— the exponential function and its properties</w:delText>
        </w:r>
      </w:del>
    </w:p>
    <w:p>
      <w:pPr>
        <w:numPr>
          <w:ilvl w:val="0"/>
          <w:numId w:val="1019"/>
        </w:numPr>
      </w:pPr>
      <w:del w:id="541" w:author="PR Preview" w:date="2026-01-01T00:00:00Z">
        <w:r>
          <w:delText xml:space="preserve">Wikipedia contributors (2026g)</w:delText>
        </w:r>
      </w:del>
      <w:del w:id="542" w:author="PR Preview" w:date="2026-01-01T00:00:00Z">
        <w:r>
          <w:delText xml:space="preserve"> </w:delText>
        </w:r>
      </w:del>
      <w:del w:id="543" w:author="PR Preview" w:date="2026-01-01T00:00:00Z">
        <w:r>
          <w:delText xml:space="preserve">— logarithms and their laws</w:delText>
        </w:r>
      </w:del>
    </w:p>
    <w:p>
      <w:pPr>
        <w:numPr>
          <w:ilvl w:val="0"/>
          <w:numId w:val="1019"/>
        </w:numPr>
      </w:pPr>
      <w:del w:id="544" w:author="PR Preview" w:date="2026-01-01T00:00:00Z">
        <w:r>
          <w:delText xml:space="preserve">Wikipedia contributors (2026h)</w:delText>
        </w:r>
      </w:del>
      <w:del w:id="545" w:author="PR Preview" w:date="2026-01-01T00:00:00Z">
        <w:r>
          <w:delText xml:space="preserve"> </w:delText>
        </w:r>
      </w:del>
      <w:del w:id="546" w:author="PR Preview" w:date="2026-01-01T00:00:00Z">
        <w:r>
          <w:delText xml:space="preserve">— the natural logarithm</w:delText>
        </w:r>
      </w:del>
    </w:p>
    <w:p>
      <w:pPr>
        <w:numPr>
          <w:ilvl w:val="0"/>
          <w:numId w:val="1019"/>
        </w:numPr>
      </w:pPr>
      <w:del w:id="547" w:author="PR Preview" w:date="2026-01-01T00:00:00Z">
        <w:r>
          <w:delText xml:space="preserve">Wikipedia contributors (2026a)</w:delText>
        </w:r>
      </w:del>
      <w:del w:id="548" w:author="PR Preview" w:date="2026-01-01T00:00:00Z">
        <w:r>
          <w:delText xml:space="preserve"> </w:delText>
        </w:r>
      </w:del>
      <w:del w:id="549" w:author="PR Preview" w:date="2026-01-01T00:00:00Z">
        <w:r>
          <w:delText xml:space="preserve">— affine transformations and affine functions</w:delText>
        </w:r>
      </w:del>
    </w:p>
    <w:p>
      <w:pPr>
        <w:numPr>
          <w:ilvl w:val="0"/>
          <w:numId w:val="1019"/>
        </w:numPr>
      </w:pPr>
      <w:del w:id="550" w:author="PR Preview" w:date="2026-01-01T00:00:00Z">
        <w:r>
          <w:delText xml:space="preserve">Wikipedia contributors (2026b)</w:delText>
        </w:r>
      </w:del>
      <w:del w:id="551" w:author="PR Preview" w:date="2026-01-01T00:00:00Z">
        <w:r>
          <w:delText xml:space="preserve"> </w:delText>
        </w:r>
      </w:del>
      <w:del w:id="552" w:author="PR Preview" w:date="2026-01-01T00:00:00Z">
        <w:r>
          <w:delText xml:space="preserve">— contour lines and level sets</w:delText>
        </w:r>
      </w:del>
    </w:p>
    <w:p>
      <w:pPr>
        <w:numPr>
          <w:ilvl w:val="0"/>
          <w:numId w:val="1019"/>
        </w:numPr>
      </w:pPr>
      <w:del w:id="553" w:author="PR Preview" w:date="2026-01-01T00:00:00Z">
        <w:r>
          <w:delText xml:space="preserve">Wikipedia contributors (2026c)</w:delText>
        </w:r>
      </w:del>
      <w:del w:id="554" w:author="PR Preview" w:date="2026-01-01T00:00:00Z">
        <w:r>
          <w:delText xml:space="preserve"> </w:delText>
        </w:r>
      </w:del>
      <w:del w:id="555" w:author="PR Preview" w:date="2026-01-01T00:00:00Z">
        <w:r>
          <w:delText xml:space="preserve">— the number e and its properties</w:delText>
        </w:r>
      </w:del>
    </w:p>
    <w:p>
      <w:pPr>
        <w:numPr>
          <w:ilvl w:val="0"/>
          <w:numId w:val="1019"/>
        </w:numPr>
      </w:pPr>
      <w:del w:id="556" w:author="PR Preview" w:date="2026-01-01T00:00:00Z">
        <w:r>
          <w:delText xml:space="preserve">Wikipedia contributors (2026i)</w:delText>
        </w:r>
      </w:del>
      <w:del w:id="557" w:author="PR Preview" w:date="2026-01-01T00:00:00Z">
        <w:r>
          <w:delText xml:space="preserve"> </w:delText>
        </w:r>
      </w:del>
      <w:del w:id="558" w:author="PR Preview" w:date="2026-01-01T00:00:00Z">
        <w:r>
          <w:delText xml:space="preserve">— parabolas and their properties</w:delText>
        </w:r>
      </w:del>
    </w:p>
    <w:p>
      <w:pPr>
        <w:numPr>
          <w:ilvl w:val="0"/>
          <w:numId w:val="1019"/>
        </w:numPr>
      </w:pPr>
      <w:del w:id="559" w:author="PR Preview" w:date="2026-01-01T00:00:00Z">
        <w:r>
          <w:delText xml:space="preserve">Wikipedia contributors (2026m)</w:delText>
        </w:r>
      </w:del>
      <w:del w:id="560" w:author="PR Preview" w:date="2026-01-01T00:00:00Z">
        <w:r>
          <w:delText xml:space="preserve"> </w:delText>
        </w:r>
      </w:del>
      <w:del w:id="561" w:author="PR Preview" w:date="2026-01-01T00:00:00Z">
        <w:r>
          <w:delText xml:space="preserve">— Tarski’s high school algebra problem</w:delText>
        </w:r>
      </w:del>
    </w:p>
    <w:p>
      <w:pPr>
        <w:pStyle w:val="Bibliography"/>
      </w:pPr>
      <w:del w:id="562" w:author="PR Preview" w:date="2026-01-01T00:00:00Z">
        <w:r>
          <w:delText xml:space="preserve">Wikipedia contributors. 2026a.</w:delText>
        </w:r>
      </w:del>
      <w:del w:id="563" w:author="PR Preview" w:date="2026-01-01T00:00:00Z">
        <w:r>
          <w:delText xml:space="preserve"> </w:delText>
        </w:r>
      </w:del>
      <w:del w:id="564" w:author="PR Preview" w:date="2026-01-01T00:00:00Z">
        <w:r>
          <w:rPr>
            <w:i/>
            <w:iCs/>
          </w:rPr>
          <w:delText xml:space="preserve">Affine Transformation —</w:delText>
        </w:r>
      </w:del>
      <w:del w:id="565" w:author="PR Preview" w:date="2026-01-01T00:00:00Z">
        <w:r>
          <w:rPr>
            <w:i/>
            <w:iCs/>
          </w:rPr>
          <w:delText xml:space="preserve"> </w:delText>
        </w:r>
      </w:del>
      <w:del w:id="566" w:author="PR Preview" w:date="2026-01-01T00:00:00Z">
        <w:r>
          <w:rPr>
            <w:i/>
            <w:iCs/>
          </w:rPr>
          <w:delText xml:space="preserve">Wikipedia</w:delText>
        </w:r>
      </w:del>
      <w:del w:id="567" w:author="PR Preview" w:date="2026-01-01T00:00:00Z">
        <w:r>
          <w:rPr>
            <w:i/>
            <w:iCs/>
          </w:rPr>
          <w:delText xml:space="preserve">,</w:delText>
        </w:r>
      </w:del>
      <w:del w:id="568" w:author="PR Preview" w:date="2026-01-01T00:00:00Z">
        <w:r>
          <w:rPr>
            <w:i/>
            <w:iCs/>
          </w:rPr>
          <w:delText xml:space="preserve"> </w:delText>
        </w:r>
      </w:del>
      <w:del w:id="569" w:author="PR Preview" w:date="2026-01-01T00:00:00Z">
        <w:r>
          <w:rPr>
            <w:i/>
            <w:iCs/>
          </w:rPr>
          <w:delText xml:space="preserve">the Free Encyclopedia</w:delText>
        </w:r>
      </w:del>
      <w:del w:id="570" w:author="PR Preview" w:date="2026-01-01T00:00:00Z">
        <w:r>
          <w:delText xml:space="preserve">.</w:delText>
        </w:r>
      </w:del>
      <w:del w:id="571" w:author="PR Preview" w:date="2026-01-01T00:00:00Z">
        <w:r>
          <w:delText xml:space="preserve"> </w:delText>
        </w:r>
      </w:del>
      <w:hyperlink r:id="rId110">
        <w:del w:id="572" w:author="PR Preview" w:date="2026-01-01T00:00:00Z">
          <w:r>
            <w:rPr>
              <w:rStyle w:val="Hyperlink"/>
            </w:rPr>
            <w:delText xml:space="preserve">https://en.wikipedia.org/wiki/Affine_transformation</w:delText>
          </w:r>
        </w:del>
      </w:hyperlink>
      <w:del w:id="573" w:author="PR Preview" w:date="2026-01-01T00:00:00Z">
        <w:r>
          <w:delText xml:space="preserve">.</w:delText>
        </w:r>
      </w:del>
    </w:p>
    <w:p>
      <w:pPr>
        <w:pStyle w:val="Bibliography"/>
      </w:pPr>
      <w:del w:id="574" w:author="PR Preview" w:date="2026-01-01T00:00:00Z">
        <w:r>
          <w:delText xml:space="preserve">Wikipedia contributors. 2026b.</w:delText>
        </w:r>
      </w:del>
      <w:del w:id="575" w:author="PR Preview" w:date="2026-01-01T00:00:00Z">
        <w:r>
          <w:delText xml:space="preserve"> </w:delText>
        </w:r>
      </w:del>
      <w:del w:id="576" w:author="PR Preview" w:date="2026-01-01T00:00:00Z">
        <w:r>
          <w:rPr>
            <w:i/>
            <w:iCs/>
          </w:rPr>
          <w:delText xml:space="preserve">Contour Line —</w:delText>
        </w:r>
      </w:del>
      <w:del w:id="577" w:author="PR Preview" w:date="2026-01-01T00:00:00Z">
        <w:r>
          <w:rPr>
            <w:i/>
            <w:iCs/>
          </w:rPr>
          <w:delText xml:space="preserve"> </w:delText>
        </w:r>
      </w:del>
      <w:del w:id="578" w:author="PR Preview" w:date="2026-01-01T00:00:00Z">
        <w:r>
          <w:rPr>
            <w:i/>
            <w:iCs/>
          </w:rPr>
          <w:delText xml:space="preserve">Wikipedia</w:delText>
        </w:r>
      </w:del>
      <w:del w:id="579" w:author="PR Preview" w:date="2026-01-01T00:00:00Z">
        <w:r>
          <w:rPr>
            <w:i/>
            <w:iCs/>
          </w:rPr>
          <w:delText xml:space="preserve">,</w:delText>
        </w:r>
      </w:del>
      <w:del w:id="580" w:author="PR Preview" w:date="2026-01-01T00:00:00Z">
        <w:r>
          <w:rPr>
            <w:i/>
            <w:iCs/>
          </w:rPr>
          <w:delText xml:space="preserve"> </w:delText>
        </w:r>
      </w:del>
      <w:del w:id="581" w:author="PR Preview" w:date="2026-01-01T00:00:00Z">
        <w:r>
          <w:rPr>
            <w:i/>
            <w:iCs/>
          </w:rPr>
          <w:delText xml:space="preserve">the Free Encyclopedia</w:delText>
        </w:r>
      </w:del>
      <w:del w:id="582" w:author="PR Preview" w:date="2026-01-01T00:00:00Z">
        <w:r>
          <w:delText xml:space="preserve">.</w:delText>
        </w:r>
      </w:del>
      <w:del w:id="583" w:author="PR Preview" w:date="2026-01-01T00:00:00Z">
        <w:r>
          <w:delText xml:space="preserve"> </w:delText>
        </w:r>
      </w:del>
      <w:hyperlink r:id="rId124">
        <w:del w:id="584" w:author="PR Preview" w:date="2026-01-01T00:00:00Z">
          <w:r>
            <w:rPr>
              <w:rStyle w:val="Hyperlink"/>
            </w:rPr>
            <w:delText xml:space="preserve">https://en.wikipedia.org/wiki/Contour_line</w:delText>
          </w:r>
        </w:del>
      </w:hyperlink>
      <w:del w:id="585" w:author="PR Preview" w:date="2026-01-01T00:00:00Z">
        <w:r>
          <w:delText xml:space="preserve">.</w:delText>
        </w:r>
      </w:del>
    </w:p>
    <w:p>
      <w:pPr>
        <w:pStyle w:val="Bibliography"/>
      </w:pPr>
      <w:del w:id="586" w:author="PR Preview" w:date="2026-01-01T00:00:00Z">
        <w:r>
          <w:delText xml:space="preserve">Wikipedia contributors. 2026c.</w:delText>
        </w:r>
      </w:del>
      <w:del w:id="587" w:author="PR Preview" w:date="2026-01-01T00:00:00Z">
        <w:r>
          <w:delText xml:space="preserve"> </w:delText>
        </w:r>
      </w:del>
      <w:del w:id="588" w:author="PR Preview" w:date="2026-01-01T00:00:00Z">
        <w:r>
          <w:rPr>
            <w:i/>
            <w:iCs/>
          </w:rPr>
          <w:delText xml:space="preserve">E (Mathematical Constant) —</w:delText>
        </w:r>
      </w:del>
      <w:del w:id="589" w:author="PR Preview" w:date="2026-01-01T00:00:00Z">
        <w:r>
          <w:rPr>
            <w:i/>
            <w:iCs/>
          </w:rPr>
          <w:delText xml:space="preserve"> </w:delText>
        </w:r>
      </w:del>
      <w:del w:id="590" w:author="PR Preview" w:date="2026-01-01T00:00:00Z">
        <w:r>
          <w:rPr>
            <w:i/>
            <w:iCs/>
          </w:rPr>
          <w:delText xml:space="preserve">Wikipedia</w:delText>
        </w:r>
      </w:del>
      <w:del w:id="591" w:author="PR Preview" w:date="2026-01-01T00:00:00Z">
        <w:r>
          <w:rPr>
            <w:i/>
            <w:iCs/>
          </w:rPr>
          <w:delText xml:space="preserve">,</w:delText>
        </w:r>
      </w:del>
      <w:del w:id="592" w:author="PR Preview" w:date="2026-01-01T00:00:00Z">
        <w:r>
          <w:rPr>
            <w:i/>
            <w:iCs/>
          </w:rPr>
          <w:delText xml:space="preserve"> </w:delText>
        </w:r>
      </w:del>
      <w:del w:id="593" w:author="PR Preview" w:date="2026-01-01T00:00:00Z">
        <w:r>
          <w:rPr>
            <w:i/>
            <w:iCs/>
          </w:rPr>
          <w:delText xml:space="preserve">the Free Encyclopedia</w:delText>
        </w:r>
      </w:del>
      <w:del w:id="594" w:author="PR Preview" w:date="2026-01-01T00:00:00Z">
        <w:r>
          <w:delText xml:space="preserve">.</w:delText>
        </w:r>
      </w:del>
      <w:del w:id="595" w:author="PR Preview" w:date="2026-01-01T00:00:00Z">
        <w:r>
          <w:delText xml:space="preserve"> </w:delText>
        </w:r>
      </w:del>
      <w:hyperlink r:id="rId118">
        <w:del w:id="596" w:author="PR Preview" w:date="2026-01-01T00:00:00Z">
          <w:r>
            <w:rPr>
              <w:rStyle w:val="Hyperlink"/>
            </w:rPr>
            <w:delText xml:space="preserve">https://en.wikipedia.org/wiki/E_(mathematical_constant)</w:delText>
          </w:r>
        </w:del>
      </w:hyperlink>
      <w:del w:id="597" w:author="PR Preview" w:date="2026-01-01T00:00:00Z">
        <w:r>
          <w:delText xml:space="preserve">.</w:delText>
        </w:r>
      </w:del>
    </w:p>
    <w:p>
      <w:pPr>
        <w:pStyle w:val="Bibliography"/>
      </w:pPr>
      <w:del w:id="598" w:author="PR Preview" w:date="2026-01-01T00:00:00Z">
        <w:r>
          <w:delText xml:space="preserve">Wikipedia contributors. 2026d.</w:delText>
        </w:r>
      </w:del>
      <w:del w:id="599" w:author="PR Preview" w:date="2026-01-01T00:00:00Z">
        <w:r>
          <w:delText xml:space="preserve"> </w:delText>
        </w:r>
      </w:del>
      <w:del w:id="600" w:author="PR Preview" w:date="2026-01-01T00:00:00Z">
        <w:r>
          <w:rPr>
            <w:i/>
            <w:iCs/>
          </w:rPr>
          <w:delText xml:space="preserve">Exponential Function —</w:delText>
        </w:r>
      </w:del>
      <w:del w:id="601" w:author="PR Preview" w:date="2026-01-01T00:00:00Z">
        <w:r>
          <w:rPr>
            <w:i/>
            <w:iCs/>
          </w:rPr>
          <w:delText xml:space="preserve"> </w:delText>
        </w:r>
      </w:del>
      <w:del w:id="602" w:author="PR Preview" w:date="2026-01-01T00:00:00Z">
        <w:r>
          <w:rPr>
            <w:i/>
            <w:iCs/>
          </w:rPr>
          <w:delText xml:space="preserve">Wikipedia</w:delText>
        </w:r>
      </w:del>
      <w:del w:id="603" w:author="PR Preview" w:date="2026-01-01T00:00:00Z">
        <w:r>
          <w:rPr>
            <w:i/>
            <w:iCs/>
          </w:rPr>
          <w:delText xml:space="preserve">,</w:delText>
        </w:r>
      </w:del>
      <w:del w:id="604" w:author="PR Preview" w:date="2026-01-01T00:00:00Z">
        <w:r>
          <w:rPr>
            <w:i/>
            <w:iCs/>
          </w:rPr>
          <w:delText xml:space="preserve"> </w:delText>
        </w:r>
      </w:del>
      <w:del w:id="605" w:author="PR Preview" w:date="2026-01-01T00:00:00Z">
        <w:r>
          <w:rPr>
            <w:i/>
            <w:iCs/>
          </w:rPr>
          <w:delText xml:space="preserve">the Free Encyclopedia</w:delText>
        </w:r>
      </w:del>
      <w:del w:id="606" w:author="PR Preview" w:date="2026-01-01T00:00:00Z">
        <w:r>
          <w:delText xml:space="preserve">.</w:delText>
        </w:r>
      </w:del>
      <w:del w:id="607" w:author="PR Preview" w:date="2026-01-01T00:00:00Z">
        <w:r>
          <w:delText xml:space="preserve"> </w:delText>
        </w:r>
      </w:del>
      <w:hyperlink r:id="rId116">
        <w:del w:id="608" w:author="PR Preview" w:date="2026-01-01T00:00:00Z">
          <w:r>
            <w:rPr>
              <w:rStyle w:val="Hyperlink"/>
            </w:rPr>
            <w:delText xml:space="preserve">https://en.wikipedia.org/wiki/Exponential_function</w:delText>
          </w:r>
        </w:del>
      </w:hyperlink>
      <w:del w:id="609" w:author="PR Preview" w:date="2026-01-01T00:00:00Z">
        <w:r>
          <w:delText xml:space="preserve">.</w:delText>
        </w:r>
      </w:del>
    </w:p>
    <w:p>
      <w:pPr>
        <w:pStyle w:val="Bibliography"/>
      </w:pPr>
      <w:del w:id="610" w:author="PR Preview" w:date="2026-01-01T00:00:00Z">
        <w:r>
          <w:delText xml:space="preserve">Wikipedia contributors. 2026e.</w:delText>
        </w:r>
      </w:del>
      <w:del w:id="611" w:author="PR Preview" w:date="2026-01-01T00:00:00Z">
        <w:r>
          <w:delText xml:space="preserve"> </w:delText>
        </w:r>
      </w:del>
      <w:del w:id="612" w:author="PR Preview" w:date="2026-01-01T00:00:00Z">
        <w:r>
          <w:rPr>
            <w:i/>
            <w:iCs/>
          </w:rPr>
          <w:delText xml:space="preserve">Limit of a Sequence —</w:delText>
        </w:r>
      </w:del>
      <w:del w:id="613" w:author="PR Preview" w:date="2026-01-01T00:00:00Z">
        <w:r>
          <w:rPr>
            <w:i/>
            <w:iCs/>
          </w:rPr>
          <w:delText xml:space="preserve"> </w:delText>
        </w:r>
      </w:del>
      <w:del w:id="614" w:author="PR Preview" w:date="2026-01-01T00:00:00Z">
        <w:r>
          <w:rPr>
            <w:i/>
            <w:iCs/>
          </w:rPr>
          <w:delText xml:space="preserve">Wikipedia</w:delText>
        </w:r>
      </w:del>
      <w:del w:id="615" w:author="PR Preview" w:date="2026-01-01T00:00:00Z">
        <w:r>
          <w:rPr>
            <w:i/>
            <w:iCs/>
          </w:rPr>
          <w:delText xml:space="preserve">,</w:delText>
        </w:r>
      </w:del>
      <w:del w:id="616" w:author="PR Preview" w:date="2026-01-01T00:00:00Z">
        <w:r>
          <w:rPr>
            <w:i/>
            <w:iCs/>
          </w:rPr>
          <w:delText xml:space="preserve"> </w:delText>
        </w:r>
      </w:del>
      <w:del w:id="617" w:author="PR Preview" w:date="2026-01-01T00:00:00Z">
        <w:r>
          <w:rPr>
            <w:i/>
            <w:iCs/>
          </w:rPr>
          <w:delText xml:space="preserve">the Free Encyclopedia</w:delText>
        </w:r>
      </w:del>
      <w:del w:id="618" w:author="PR Preview" w:date="2026-01-01T00:00:00Z">
        <w:r>
          <w:delText xml:space="preserve">.</w:delText>
        </w:r>
      </w:del>
      <w:del w:id="619" w:author="PR Preview" w:date="2026-01-01T00:00:00Z">
        <w:r>
          <w:delText xml:space="preserve"> </w:delText>
        </w:r>
      </w:del>
      <w:hyperlink r:id="rId114">
        <w:del w:id="620" w:author="PR Preview" w:date="2026-01-01T00:00:00Z">
          <w:r>
            <w:rPr>
              <w:rStyle w:val="Hyperlink"/>
            </w:rPr>
            <w:delText xml:space="preserve">https://en.wikipedia.org/wiki/Limit_of_a_sequence</w:delText>
          </w:r>
        </w:del>
      </w:hyperlink>
      <w:del w:id="621" w:author="PR Preview" w:date="2026-01-01T00:00:00Z">
        <w:r>
          <w:delText xml:space="preserve">.</w:delText>
        </w:r>
      </w:del>
    </w:p>
    <w:p>
      <w:pPr>
        <w:pStyle w:val="Bibliography"/>
      </w:pPr>
      <w:del w:id="622" w:author="PR Preview" w:date="2026-01-01T00:00:00Z">
        <w:r>
          <w:delText xml:space="preserve">Wikipedia contributors. 2026f.</w:delText>
        </w:r>
      </w:del>
      <w:del w:id="623" w:author="PR Preview" w:date="2026-01-01T00:00:00Z">
        <w:r>
          <w:delText xml:space="preserve"> </w:delText>
        </w:r>
      </w:del>
      <w:del w:id="624" w:author="PR Preview" w:date="2026-01-01T00:00:00Z">
        <w:r>
          <w:rPr>
            <w:i/>
            <w:iCs/>
          </w:rPr>
          <w:delText xml:space="preserve">Linear Function —</w:delText>
        </w:r>
      </w:del>
      <w:del w:id="625" w:author="PR Preview" w:date="2026-01-01T00:00:00Z">
        <w:r>
          <w:rPr>
            <w:i/>
            <w:iCs/>
          </w:rPr>
          <w:delText xml:space="preserve"> </w:delText>
        </w:r>
      </w:del>
      <w:del w:id="626" w:author="PR Preview" w:date="2026-01-01T00:00:00Z">
        <w:r>
          <w:rPr>
            <w:i/>
            <w:iCs/>
          </w:rPr>
          <w:delText xml:space="preserve">Wikipedia</w:delText>
        </w:r>
      </w:del>
      <w:del w:id="627" w:author="PR Preview" w:date="2026-01-01T00:00:00Z">
        <w:r>
          <w:rPr>
            <w:i/>
            <w:iCs/>
          </w:rPr>
          <w:delText xml:space="preserve">,</w:delText>
        </w:r>
      </w:del>
      <w:del w:id="628" w:author="PR Preview" w:date="2026-01-01T00:00:00Z">
        <w:r>
          <w:rPr>
            <w:i/>
            <w:iCs/>
          </w:rPr>
          <w:delText xml:space="preserve"> </w:delText>
        </w:r>
      </w:del>
      <w:del w:id="629" w:author="PR Preview" w:date="2026-01-01T00:00:00Z">
        <w:r>
          <w:rPr>
            <w:i/>
            <w:iCs/>
          </w:rPr>
          <w:delText xml:space="preserve">the Free Encyclopedia</w:delText>
        </w:r>
      </w:del>
      <w:del w:id="630" w:author="PR Preview" w:date="2026-01-01T00:00:00Z">
        <w:r>
          <w:delText xml:space="preserve">.</w:delText>
        </w:r>
      </w:del>
      <w:del w:id="631" w:author="PR Preview" w:date="2026-01-01T00:00:00Z">
        <w:r>
          <w:delText xml:space="preserve"> </w:delText>
        </w:r>
      </w:del>
      <w:hyperlink r:id="rId126">
        <w:del w:id="632" w:author="PR Preview" w:date="2026-01-01T00:00:00Z">
          <w:r>
            <w:rPr>
              <w:rStyle w:val="Hyperlink"/>
            </w:rPr>
            <w:delText xml:space="preserve">https://en.wikipedia.org/wiki/Linear_function</w:delText>
          </w:r>
        </w:del>
      </w:hyperlink>
      <w:del w:id="633" w:author="PR Preview" w:date="2026-01-01T00:00:00Z">
        <w:r>
          <w:delText xml:space="preserve">.</w:delText>
        </w:r>
      </w:del>
    </w:p>
    <w:p>
      <w:pPr>
        <w:pStyle w:val="Bibliography"/>
      </w:pPr>
      <w:del w:id="634" w:author="PR Preview" w:date="2026-01-01T00:00:00Z">
        <w:r>
          <w:delText xml:space="preserve">Wikipedia contributors. 2026g.</w:delText>
        </w:r>
      </w:del>
      <w:del w:id="635" w:author="PR Preview" w:date="2026-01-01T00:00:00Z">
        <w:r>
          <w:delText xml:space="preserve"> </w:delText>
        </w:r>
      </w:del>
      <w:del w:id="636" w:author="PR Preview" w:date="2026-01-01T00:00:00Z">
        <w:r>
          <w:rPr>
            <w:i/>
            <w:iCs/>
          </w:rPr>
          <w:delText xml:space="preserve">Logarithm —</w:delText>
        </w:r>
      </w:del>
      <w:del w:id="637" w:author="PR Preview" w:date="2026-01-01T00:00:00Z">
        <w:r>
          <w:rPr>
            <w:i/>
            <w:iCs/>
          </w:rPr>
          <w:delText xml:space="preserve"> </w:delText>
        </w:r>
      </w:del>
      <w:del w:id="638" w:author="PR Preview" w:date="2026-01-01T00:00:00Z">
        <w:r>
          <w:rPr>
            <w:i/>
            <w:iCs/>
          </w:rPr>
          <w:delText xml:space="preserve">Wikipedia</w:delText>
        </w:r>
      </w:del>
      <w:del w:id="639" w:author="PR Preview" w:date="2026-01-01T00:00:00Z">
        <w:r>
          <w:rPr>
            <w:i/>
            <w:iCs/>
          </w:rPr>
          <w:delText xml:space="preserve">,</w:delText>
        </w:r>
      </w:del>
      <w:del w:id="640" w:author="PR Preview" w:date="2026-01-01T00:00:00Z">
        <w:r>
          <w:rPr>
            <w:i/>
            <w:iCs/>
          </w:rPr>
          <w:delText xml:space="preserve"> </w:delText>
        </w:r>
      </w:del>
      <w:del w:id="641" w:author="PR Preview" w:date="2026-01-01T00:00:00Z">
        <w:r>
          <w:rPr>
            <w:i/>
            <w:iCs/>
          </w:rPr>
          <w:delText xml:space="preserve">the Free Encyclopedia</w:delText>
        </w:r>
      </w:del>
      <w:del w:id="642" w:author="PR Preview" w:date="2026-01-01T00:00:00Z">
        <w:r>
          <w:delText xml:space="preserve">.</w:delText>
        </w:r>
      </w:del>
      <w:del w:id="643" w:author="PR Preview" w:date="2026-01-01T00:00:00Z">
        <w:r>
          <w:delText xml:space="preserve"> </w:delText>
        </w:r>
      </w:del>
      <w:hyperlink r:id="rId128">
        <w:del w:id="644" w:author="PR Preview" w:date="2026-01-01T00:00:00Z">
          <w:r>
            <w:rPr>
              <w:rStyle w:val="Hyperlink"/>
            </w:rPr>
            <w:delText xml:space="preserve">https://en.wikipedia.org/wiki/Logarithm</w:delText>
          </w:r>
        </w:del>
      </w:hyperlink>
      <w:del w:id="645" w:author="PR Preview" w:date="2026-01-01T00:00:00Z">
        <w:r>
          <w:delText xml:space="preserve">.</w:delText>
        </w:r>
      </w:del>
    </w:p>
    <w:p>
      <w:pPr>
        <w:pStyle w:val="Bibliography"/>
      </w:pPr>
      <w:del w:id="646" w:author="PR Preview" w:date="2026-01-01T00:00:00Z">
        <w:r>
          <w:delText xml:space="preserve">Wikipedia contributors. 2026h.</w:delText>
        </w:r>
      </w:del>
      <w:del w:id="647" w:author="PR Preview" w:date="2026-01-01T00:00:00Z">
        <w:r>
          <w:delText xml:space="preserve"> </w:delText>
        </w:r>
      </w:del>
      <w:del w:id="648" w:author="PR Preview" w:date="2026-01-01T00:00:00Z">
        <w:r>
          <w:rPr>
            <w:i/>
            <w:iCs/>
          </w:rPr>
          <w:delText xml:space="preserve">Natural Logarithm —</w:delText>
        </w:r>
      </w:del>
      <w:del w:id="649" w:author="PR Preview" w:date="2026-01-01T00:00:00Z">
        <w:r>
          <w:rPr>
            <w:i/>
            <w:iCs/>
          </w:rPr>
          <w:delText xml:space="preserve"> </w:delText>
        </w:r>
      </w:del>
      <w:del w:id="650" w:author="PR Preview" w:date="2026-01-01T00:00:00Z">
        <w:r>
          <w:rPr>
            <w:i/>
            <w:iCs/>
          </w:rPr>
          <w:delText xml:space="preserve">Wikipedia</w:delText>
        </w:r>
      </w:del>
      <w:del w:id="651" w:author="PR Preview" w:date="2026-01-01T00:00:00Z">
        <w:r>
          <w:rPr>
            <w:i/>
            <w:iCs/>
          </w:rPr>
          <w:delText xml:space="preserve">,</w:delText>
        </w:r>
      </w:del>
      <w:del w:id="652" w:author="PR Preview" w:date="2026-01-01T00:00:00Z">
        <w:r>
          <w:rPr>
            <w:i/>
            <w:iCs/>
          </w:rPr>
          <w:delText xml:space="preserve"> </w:delText>
        </w:r>
      </w:del>
      <w:del w:id="653" w:author="PR Preview" w:date="2026-01-01T00:00:00Z">
        <w:r>
          <w:rPr>
            <w:i/>
            <w:iCs/>
          </w:rPr>
          <w:delText xml:space="preserve">the Free Encyclopedia</w:delText>
        </w:r>
      </w:del>
      <w:del w:id="654" w:author="PR Preview" w:date="2026-01-01T00:00:00Z">
        <w:r>
          <w:delText xml:space="preserve">.</w:delText>
        </w:r>
      </w:del>
      <w:del w:id="655" w:author="PR Preview" w:date="2026-01-01T00:00:00Z">
        <w:r>
          <w:delText xml:space="preserve"> </w:delText>
        </w:r>
      </w:del>
      <w:hyperlink r:id="rId120">
        <w:del w:id="656" w:author="PR Preview" w:date="2026-01-01T00:00:00Z">
          <w:r>
            <w:rPr>
              <w:rStyle w:val="Hyperlink"/>
            </w:rPr>
            <w:delText xml:space="preserve">https://en.wikipedia.org/wiki/Natural_logarithm</w:delText>
          </w:r>
        </w:del>
      </w:hyperlink>
      <w:del w:id="657" w:author="PR Preview" w:date="2026-01-01T00:00:00Z">
        <w:r>
          <w:delText xml:space="preserve">.</w:delText>
        </w:r>
      </w:del>
    </w:p>
    <w:p>
      <w:pPr>
        <w:pStyle w:val="Bibliography"/>
      </w:pPr>
      <w:del w:id="658" w:author="PR Preview" w:date="2026-01-01T00:00:00Z">
        <w:r>
          <w:delText xml:space="preserve">Wikipedia contributors. 2026i.</w:delText>
        </w:r>
      </w:del>
      <w:del w:id="659" w:author="PR Preview" w:date="2026-01-01T00:00:00Z">
        <w:r>
          <w:delText xml:space="preserve"> </w:delText>
        </w:r>
      </w:del>
      <w:del w:id="660" w:author="PR Preview" w:date="2026-01-01T00:00:00Z">
        <w:r>
          <w:rPr>
            <w:i/>
            <w:iCs/>
          </w:rPr>
          <w:delText xml:space="preserve">Parabola —</w:delText>
        </w:r>
      </w:del>
      <w:del w:id="661" w:author="PR Preview" w:date="2026-01-01T00:00:00Z">
        <w:r>
          <w:rPr>
            <w:i/>
            <w:iCs/>
          </w:rPr>
          <w:delText xml:space="preserve"> </w:delText>
        </w:r>
      </w:del>
      <w:del w:id="662" w:author="PR Preview" w:date="2026-01-01T00:00:00Z">
        <w:r>
          <w:rPr>
            <w:i/>
            <w:iCs/>
          </w:rPr>
          <w:delText xml:space="preserve">Wikipedia</w:delText>
        </w:r>
      </w:del>
      <w:del w:id="663" w:author="PR Preview" w:date="2026-01-01T00:00:00Z">
        <w:r>
          <w:rPr>
            <w:i/>
            <w:iCs/>
          </w:rPr>
          <w:delText xml:space="preserve">,</w:delText>
        </w:r>
      </w:del>
      <w:del w:id="664" w:author="PR Preview" w:date="2026-01-01T00:00:00Z">
        <w:r>
          <w:rPr>
            <w:i/>
            <w:iCs/>
          </w:rPr>
          <w:delText xml:space="preserve"> </w:delText>
        </w:r>
      </w:del>
      <w:del w:id="665" w:author="PR Preview" w:date="2026-01-01T00:00:00Z">
        <w:r>
          <w:rPr>
            <w:i/>
            <w:iCs/>
          </w:rPr>
          <w:delText xml:space="preserve">the Free Encyclopedia</w:delText>
        </w:r>
      </w:del>
      <w:del w:id="666" w:author="PR Preview" w:date="2026-01-01T00:00:00Z">
        <w:r>
          <w:delText xml:space="preserve">.</w:delText>
        </w:r>
      </w:del>
      <w:del w:id="667" w:author="PR Preview" w:date="2026-01-01T00:00:00Z">
        <w:r>
          <w:delText xml:space="preserve"> </w:delText>
        </w:r>
      </w:del>
      <w:hyperlink r:id="rId108">
        <w:del w:id="668" w:author="PR Preview" w:date="2026-01-01T00:00:00Z">
          <w:r>
            <w:rPr>
              <w:rStyle w:val="Hyperlink"/>
            </w:rPr>
            <w:delText xml:space="preserve">https://en.wikipedia.org/wiki/Parabola</w:delText>
          </w:r>
        </w:del>
      </w:hyperlink>
      <w:del w:id="669" w:author="PR Preview" w:date="2026-01-01T00:00:00Z">
        <w:r>
          <w:delText xml:space="preserve">.</w:delText>
        </w:r>
      </w:del>
    </w:p>
    <w:p>
      <w:pPr>
        <w:pStyle w:val="Bibliography"/>
      </w:pPr>
      <w:del w:id="670" w:author="PR Preview" w:date="2026-01-01T00:00:00Z">
        <w:r>
          <w:delText xml:space="preserve">Wikipedia contributors. 2026j.</w:delText>
        </w:r>
      </w:del>
      <w:del w:id="671" w:author="PR Preview" w:date="2026-01-01T00:00:00Z">
        <w:r>
          <w:delText xml:space="preserve"> </w:delText>
        </w:r>
      </w:del>
      <w:del w:id="672" w:author="PR Preview" w:date="2026-01-01T00:00:00Z">
        <w:r>
          <w:rPr>
            <w:i/>
            <w:iCs/>
          </w:rPr>
          <w:delText xml:space="preserve">Polynomial —</w:delText>
        </w:r>
      </w:del>
      <w:del w:id="673" w:author="PR Preview" w:date="2026-01-01T00:00:00Z">
        <w:r>
          <w:rPr>
            <w:i/>
            <w:iCs/>
          </w:rPr>
          <w:delText xml:space="preserve"> </w:delText>
        </w:r>
      </w:del>
      <w:del w:id="674" w:author="PR Preview" w:date="2026-01-01T00:00:00Z">
        <w:r>
          <w:rPr>
            <w:i/>
            <w:iCs/>
          </w:rPr>
          <w:delText xml:space="preserve">Wikipedia</w:delText>
        </w:r>
      </w:del>
      <w:del w:id="675" w:author="PR Preview" w:date="2026-01-01T00:00:00Z">
        <w:r>
          <w:rPr>
            <w:i/>
            <w:iCs/>
          </w:rPr>
          <w:delText xml:space="preserve">,</w:delText>
        </w:r>
      </w:del>
      <w:del w:id="676" w:author="PR Preview" w:date="2026-01-01T00:00:00Z">
        <w:r>
          <w:rPr>
            <w:i/>
            <w:iCs/>
          </w:rPr>
          <w:delText xml:space="preserve"> </w:delText>
        </w:r>
      </w:del>
      <w:del w:id="677" w:author="PR Preview" w:date="2026-01-01T00:00:00Z">
        <w:r>
          <w:rPr>
            <w:i/>
            <w:iCs/>
          </w:rPr>
          <w:delText xml:space="preserve">the Free Encyclopedia</w:delText>
        </w:r>
      </w:del>
      <w:del w:id="678" w:author="PR Preview" w:date="2026-01-01T00:00:00Z">
        <w:r>
          <w:delText xml:space="preserve">.</w:delText>
        </w:r>
      </w:del>
      <w:del w:id="679" w:author="PR Preview" w:date="2026-01-01T00:00:00Z">
        <w:r>
          <w:delText xml:space="preserve"> </w:delText>
        </w:r>
      </w:del>
      <w:hyperlink r:id="rId104">
        <w:del w:id="680" w:author="PR Preview" w:date="2026-01-01T00:00:00Z">
          <w:r>
            <w:rPr>
              <w:rStyle w:val="Hyperlink"/>
            </w:rPr>
            <w:delText xml:space="preserve">https://en.wikipedia.org/wiki/Polynomial</w:delText>
          </w:r>
        </w:del>
      </w:hyperlink>
      <w:del w:id="681" w:author="PR Preview" w:date="2026-01-01T00:00:00Z">
        <w:r>
          <w:delText xml:space="preserve">.</w:delText>
        </w:r>
      </w:del>
    </w:p>
    <w:p>
      <w:pPr>
        <w:pStyle w:val="Bibliography"/>
      </w:pPr>
      <w:del w:id="682" w:author="PR Preview" w:date="2026-01-01T00:00:00Z">
        <w:r>
          <w:delText xml:space="preserve">Wikipedia contributors. 2026k.</w:delText>
        </w:r>
      </w:del>
      <w:del w:id="683" w:author="PR Preview" w:date="2026-01-01T00:00:00Z">
        <w:r>
          <w:delText xml:space="preserve"> </w:delText>
        </w:r>
      </w:del>
      <w:del w:id="684" w:author="PR Preview" w:date="2026-01-01T00:00:00Z">
        <w:r>
          <w:rPr>
            <w:i/>
            <w:iCs/>
          </w:rPr>
          <w:delText xml:space="preserve">Quadratic Function —</w:delText>
        </w:r>
      </w:del>
      <w:del w:id="685" w:author="PR Preview" w:date="2026-01-01T00:00:00Z">
        <w:r>
          <w:rPr>
            <w:i/>
            <w:iCs/>
          </w:rPr>
          <w:delText xml:space="preserve"> </w:delText>
        </w:r>
      </w:del>
      <w:del w:id="686" w:author="PR Preview" w:date="2026-01-01T00:00:00Z">
        <w:r>
          <w:rPr>
            <w:i/>
            <w:iCs/>
          </w:rPr>
          <w:delText xml:space="preserve">Wikipedia</w:delText>
        </w:r>
      </w:del>
      <w:del w:id="687" w:author="PR Preview" w:date="2026-01-01T00:00:00Z">
        <w:r>
          <w:rPr>
            <w:i/>
            <w:iCs/>
          </w:rPr>
          <w:delText xml:space="preserve">,</w:delText>
        </w:r>
      </w:del>
      <w:del w:id="688" w:author="PR Preview" w:date="2026-01-01T00:00:00Z">
        <w:r>
          <w:rPr>
            <w:i/>
            <w:iCs/>
          </w:rPr>
          <w:delText xml:space="preserve"> </w:delText>
        </w:r>
      </w:del>
      <w:del w:id="689" w:author="PR Preview" w:date="2026-01-01T00:00:00Z">
        <w:r>
          <w:rPr>
            <w:i/>
            <w:iCs/>
          </w:rPr>
          <w:delText xml:space="preserve">the Free Encyclopedia</w:delText>
        </w:r>
      </w:del>
      <w:del w:id="690" w:author="PR Preview" w:date="2026-01-01T00:00:00Z">
        <w:r>
          <w:delText xml:space="preserve">.</w:delText>
        </w:r>
      </w:del>
      <w:del w:id="691" w:author="PR Preview" w:date="2026-01-01T00:00:00Z">
        <w:r>
          <w:delText xml:space="preserve"> </w:delText>
        </w:r>
      </w:del>
      <w:hyperlink r:id="rId106">
        <w:del w:id="692" w:author="PR Preview" w:date="2026-01-01T00:00:00Z">
          <w:r>
            <w:rPr>
              <w:rStyle w:val="Hyperlink"/>
            </w:rPr>
            <w:delText xml:space="preserve">https://en.wikipedia.org/wiki/Quadratic_function</w:delText>
          </w:r>
        </w:del>
      </w:hyperlink>
      <w:del w:id="693" w:author="PR Preview" w:date="2026-01-01T00:00:00Z">
        <w:r>
          <w:delText xml:space="preserve">.</w:delText>
        </w:r>
      </w:del>
    </w:p>
    <w:p>
      <w:pPr>
        <w:pStyle w:val="Bibliography"/>
      </w:pPr>
      <w:del w:id="694" w:author="PR Preview" w:date="2026-01-01T00:00:00Z">
        <w:r>
          <w:delText xml:space="preserve">Wikipedia contributors. 2026l.</w:delText>
        </w:r>
      </w:del>
      <w:del w:id="695" w:author="PR Preview" w:date="2026-01-01T00:00:00Z">
        <w:r>
          <w:delText xml:space="preserve"> </w:delText>
        </w:r>
      </w:del>
      <w:del w:id="696" w:author="PR Preview" w:date="2026-01-01T00:00:00Z">
        <w:r>
          <w:rPr>
            <w:i/>
            <w:iCs/>
          </w:rPr>
          <w:delText xml:space="preserve">Slope —</w:delText>
        </w:r>
      </w:del>
      <w:del w:id="697" w:author="PR Preview" w:date="2026-01-01T00:00:00Z">
        <w:r>
          <w:rPr>
            <w:i/>
            <w:iCs/>
          </w:rPr>
          <w:delText xml:space="preserve"> </w:delText>
        </w:r>
      </w:del>
      <w:del w:id="698" w:author="PR Preview" w:date="2026-01-01T00:00:00Z">
        <w:r>
          <w:rPr>
            <w:i/>
            <w:iCs/>
          </w:rPr>
          <w:delText xml:space="preserve">Wikipedia</w:delText>
        </w:r>
      </w:del>
      <w:del w:id="699" w:author="PR Preview" w:date="2026-01-01T00:00:00Z">
        <w:r>
          <w:rPr>
            <w:i/>
            <w:iCs/>
          </w:rPr>
          <w:delText xml:space="preserve">,</w:delText>
        </w:r>
      </w:del>
      <w:del w:id="700" w:author="PR Preview" w:date="2026-01-01T00:00:00Z">
        <w:r>
          <w:rPr>
            <w:i/>
            <w:iCs/>
          </w:rPr>
          <w:delText xml:space="preserve"> </w:delText>
        </w:r>
      </w:del>
      <w:del w:id="701" w:author="PR Preview" w:date="2026-01-01T00:00:00Z">
        <w:r>
          <w:rPr>
            <w:i/>
            <w:iCs/>
          </w:rPr>
          <w:delText xml:space="preserve">the Free Encyclopedia</w:delText>
        </w:r>
      </w:del>
      <w:del w:id="702" w:author="PR Preview" w:date="2026-01-01T00:00:00Z">
        <w:r>
          <w:delText xml:space="preserve">.</w:delText>
        </w:r>
      </w:del>
      <w:del w:id="703" w:author="PR Preview" w:date="2026-01-01T00:00:00Z">
        <w:r>
          <w:delText xml:space="preserve"> </w:delText>
        </w:r>
      </w:del>
      <w:hyperlink r:id="rId112">
        <w:del w:id="704" w:author="PR Preview" w:date="2026-01-01T00:00:00Z">
          <w:r>
            <w:rPr>
              <w:rStyle w:val="Hyperlink"/>
            </w:rPr>
            <w:delText xml:space="preserve">https://en.wikipedia.org/wiki/Slope</w:delText>
          </w:r>
        </w:del>
      </w:hyperlink>
      <w:del w:id="705" w:author="PR Preview" w:date="2026-01-01T00:00:00Z">
        <w:r>
          <w:delText xml:space="preserve">.</w:delText>
        </w:r>
      </w:del>
    </w:p>
    <w:p>
      <w:pPr>
        <w:pStyle w:val="Bibliography"/>
      </w:pPr>
      <w:del w:id="706" w:author="PR Preview" w:date="2026-01-01T00:00:00Z">
        <w:r>
          <w:delText xml:space="preserve">Wikipedia contributors. 2026m.</w:delText>
        </w:r>
      </w:del>
      <w:del w:id="707" w:author="PR Preview" w:date="2026-01-01T00:00:00Z">
        <w:r>
          <w:delText xml:space="preserve"> </w:delText>
        </w:r>
      </w:del>
      <w:del w:id="708" w:author="PR Preview" w:date="2026-01-01T00:00:00Z">
        <w:r>
          <w:rPr>
            <w:i/>
            <w:iCs/>
          </w:rPr>
          <w:delText xml:space="preserve">Tarski’s High School Algebra Problem —</w:delText>
        </w:r>
      </w:del>
      <w:del w:id="709" w:author="PR Preview" w:date="2026-01-01T00:00:00Z">
        <w:r>
          <w:rPr>
            <w:i/>
            <w:iCs/>
          </w:rPr>
          <w:delText xml:space="preserve"> </w:delText>
        </w:r>
      </w:del>
      <w:del w:id="710" w:author="PR Preview" w:date="2026-01-01T00:00:00Z">
        <w:r>
          <w:rPr>
            <w:i/>
            <w:iCs/>
          </w:rPr>
          <w:delText xml:space="preserve">Wikipedia</w:delText>
        </w:r>
      </w:del>
      <w:del w:id="711" w:author="PR Preview" w:date="2026-01-01T00:00:00Z">
        <w:r>
          <w:rPr>
            <w:i/>
            <w:iCs/>
          </w:rPr>
          <w:delText xml:space="preserve">,</w:delText>
        </w:r>
      </w:del>
      <w:del w:id="712" w:author="PR Preview" w:date="2026-01-01T00:00:00Z">
        <w:r>
          <w:rPr>
            <w:i/>
            <w:iCs/>
          </w:rPr>
          <w:delText xml:space="preserve"> </w:delText>
        </w:r>
      </w:del>
      <w:del w:id="713" w:author="PR Preview" w:date="2026-01-01T00:00:00Z">
        <w:r>
          <w:rPr>
            <w:i/>
            <w:iCs/>
          </w:rPr>
          <w:delText xml:space="preserve">the Free Encyclopedia</w:delText>
        </w:r>
      </w:del>
      <w:del w:id="714" w:author="PR Preview" w:date="2026-01-01T00:00:00Z">
        <w:r>
          <w:delText xml:space="preserve">.</w:delText>
        </w:r>
      </w:del>
      <w:del w:id="715" w:author="PR Preview" w:date="2026-01-01T00:00:00Z">
        <w:r>
          <w:delText xml:space="preserve"> </w:delText>
        </w:r>
      </w:del>
      <w:hyperlink r:id="rId122">
        <w:del w:id="716" w:author="PR Preview" w:date="2026-01-01T00:00:00Z">
          <w:r>
            <w:rPr>
              <w:rStyle w:val="Hyperlink"/>
            </w:rPr>
            <w:delText xml:space="preserve">https://en.wikipedia.org/wiki/Tarski%27s_high_school_algebra_problem</w:delText>
          </w:r>
        </w:del>
      </w:hyperlink>
      <w:del w:id="717" w:author="PR Preview" w:date="2026-01-01T00:00:00Z">
        <w:r>
          <w:delText xml:space="preserve">.</w:delText>
        </w:r>
      </w:del>
    </w:p>
    <w:p>
      <w:pPr>
        <w:numPr>
          <w:ilvl w:val="0"/>
          <w:numId w:val="1019"/>
        </w:numPr>
      </w:pPr>
      <w:ins w:id="718" w:author="PR Preview" w:date="2026-01-01T00:00:00Z">
        <w:r>
          <w:t xml:space="preserve">Wikipedia contributors [1]</w:t>
        </w:r>
      </w:ins>
      <w:ins w:id="719" w:author="PR Preview" w:date="2026-01-01T00:00:00Z">
        <w:r>
          <w:t xml:space="preserve"> </w:t>
        </w:r>
      </w:ins>
      <w:ins w:id="720" w:author="PR Preview" w:date="2026-01-01T00:00:00Z">
        <w:r>
          <w:t xml:space="preserve">— polynomials, their degree and their roots</w:t>
        </w:r>
      </w:ins>
    </w:p>
    <w:p>
      <w:pPr>
        <w:numPr>
          <w:ilvl w:val="0"/>
          <w:numId w:val="1019"/>
        </w:numPr>
      </w:pPr>
      <w:ins w:id="721" w:author="PR Preview" w:date="2026-01-01T00:00:00Z">
        <w:r>
          <w:t xml:space="preserve">Wikipedia contributors [2]</w:t>
        </w:r>
      </w:ins>
      <w:ins w:id="722" w:author="PR Preview" w:date="2026-01-01T00:00:00Z">
        <w:r>
          <w:t xml:space="preserve"> </w:t>
        </w:r>
      </w:ins>
      <w:ins w:id="723" w:author="PR Preview" w:date="2026-01-01T00:00:00Z">
        <w:r>
          <w:t xml:space="preserve">— quadratic functions and their graphs</w:t>
        </w:r>
      </w:ins>
    </w:p>
    <w:p>
      <w:pPr>
        <w:numPr>
          <w:ilvl w:val="0"/>
          <w:numId w:val="1019"/>
        </w:numPr>
      </w:pPr>
      <w:ins w:id="724" w:author="PR Preview" w:date="2026-01-01T00:00:00Z">
        <w:r>
          <w:t xml:space="preserve">Wikipedia contributors [12]</w:t>
        </w:r>
      </w:ins>
      <w:ins w:id="725" w:author="PR Preview" w:date="2026-01-01T00:00:00Z">
        <w:r>
          <w:t xml:space="preserve"> </w:t>
        </w:r>
      </w:ins>
      <w:ins w:id="726" w:author="PR Preview" w:date="2026-01-01T00:00:00Z">
        <w:r>
          <w:t xml:space="preserve">— linear and affine functions of one variable</w:t>
        </w:r>
      </w:ins>
    </w:p>
    <w:p>
      <w:pPr>
        <w:numPr>
          <w:ilvl w:val="0"/>
          <w:numId w:val="1019"/>
        </w:numPr>
      </w:pPr>
      <w:ins w:id="727" w:author="PR Preview" w:date="2026-01-01T00:00:00Z">
        <w:r>
          <w:t xml:space="preserve">Wikipedia contributors [5]</w:t>
        </w:r>
      </w:ins>
      <w:ins w:id="728" w:author="PR Preview" w:date="2026-01-01T00:00:00Z">
        <w:r>
          <w:t xml:space="preserve"> </w:t>
        </w:r>
      </w:ins>
      <w:ins w:id="729" w:author="PR Preview" w:date="2026-01-01T00:00:00Z">
        <w:r>
          <w:t xml:space="preserve">— the slope of a line</w:t>
        </w:r>
      </w:ins>
    </w:p>
    <w:p>
      <w:pPr>
        <w:numPr>
          <w:ilvl w:val="0"/>
          <w:numId w:val="1019"/>
        </w:numPr>
      </w:pPr>
      <w:ins w:id="730" w:author="PR Preview" w:date="2026-01-01T00:00:00Z">
        <w:r>
          <w:t xml:space="preserve">Wikipedia contributors [6]</w:t>
        </w:r>
      </w:ins>
      <w:ins w:id="731" w:author="PR Preview" w:date="2026-01-01T00:00:00Z">
        <w:r>
          <w:t xml:space="preserve"> </w:t>
        </w:r>
      </w:ins>
      <w:ins w:id="732" w:author="PR Preview" w:date="2026-01-01T00:00:00Z">
        <w:r>
          <w:t xml:space="preserve">— limits of sequences, with examples</w:t>
        </w:r>
      </w:ins>
    </w:p>
    <w:p>
      <w:pPr>
        <w:numPr>
          <w:ilvl w:val="0"/>
          <w:numId w:val="1019"/>
        </w:numPr>
      </w:pPr>
      <w:ins w:id="733" w:author="PR Preview" w:date="2026-01-01T00:00:00Z">
        <w:r>
          <w:t xml:space="preserve">Wikipedia contributors [7]</w:t>
        </w:r>
      </w:ins>
      <w:ins w:id="734" w:author="PR Preview" w:date="2026-01-01T00:00:00Z">
        <w:r>
          <w:t xml:space="preserve"> </w:t>
        </w:r>
      </w:ins>
      <w:ins w:id="735" w:author="PR Preview" w:date="2026-01-01T00:00:00Z">
        <w:r>
          <w:t xml:space="preserve">— the exponential function and its properties</w:t>
        </w:r>
      </w:ins>
    </w:p>
    <w:p>
      <w:pPr>
        <w:numPr>
          <w:ilvl w:val="0"/>
          <w:numId w:val="1019"/>
        </w:numPr>
      </w:pPr>
      <w:ins w:id="736" w:author="PR Preview" w:date="2026-01-01T00:00:00Z">
        <w:r>
          <w:t xml:space="preserve">Wikipedia contributors [13]</w:t>
        </w:r>
      </w:ins>
      <w:ins w:id="737" w:author="PR Preview" w:date="2026-01-01T00:00:00Z">
        <w:r>
          <w:t xml:space="preserve"> </w:t>
        </w:r>
      </w:ins>
      <w:ins w:id="738" w:author="PR Preview" w:date="2026-01-01T00:00:00Z">
        <w:r>
          <w:t xml:space="preserve">— logarithms and their laws</w:t>
        </w:r>
      </w:ins>
    </w:p>
    <w:p>
      <w:pPr>
        <w:numPr>
          <w:ilvl w:val="0"/>
          <w:numId w:val="1019"/>
        </w:numPr>
      </w:pPr>
      <w:ins w:id="739" w:author="PR Preview" w:date="2026-01-01T00:00:00Z">
        <w:r>
          <w:t xml:space="preserve">Wikipedia contributors [9]</w:t>
        </w:r>
      </w:ins>
      <w:ins w:id="740" w:author="PR Preview" w:date="2026-01-01T00:00:00Z">
        <w:r>
          <w:t xml:space="preserve"> </w:t>
        </w:r>
      </w:ins>
      <w:ins w:id="741" w:author="PR Preview" w:date="2026-01-01T00:00:00Z">
        <w:r>
          <w:t xml:space="preserve">— the natural logarithm</w:t>
        </w:r>
      </w:ins>
    </w:p>
    <w:p>
      <w:pPr>
        <w:numPr>
          <w:ilvl w:val="0"/>
          <w:numId w:val="1019"/>
        </w:numPr>
      </w:pPr>
      <w:ins w:id="742" w:author="PR Preview" w:date="2026-01-01T00:00:00Z">
        <w:r>
          <w:t xml:space="preserve">Wikipedia contributors [4]</w:t>
        </w:r>
      </w:ins>
      <w:ins w:id="743" w:author="PR Preview" w:date="2026-01-01T00:00:00Z">
        <w:r>
          <w:t xml:space="preserve"> </w:t>
        </w:r>
      </w:ins>
      <w:ins w:id="744" w:author="PR Preview" w:date="2026-01-01T00:00:00Z">
        <w:r>
          <w:t xml:space="preserve">— affine transformations and affine functions</w:t>
        </w:r>
      </w:ins>
    </w:p>
    <w:p>
      <w:pPr>
        <w:numPr>
          <w:ilvl w:val="0"/>
          <w:numId w:val="1019"/>
        </w:numPr>
      </w:pPr>
      <w:ins w:id="745" w:author="PR Preview" w:date="2026-01-01T00:00:00Z">
        <w:r>
          <w:t xml:space="preserve">Wikipedia contributors [11]</w:t>
        </w:r>
      </w:ins>
      <w:ins w:id="746" w:author="PR Preview" w:date="2026-01-01T00:00:00Z">
        <w:r>
          <w:t xml:space="preserve"> </w:t>
        </w:r>
      </w:ins>
      <w:ins w:id="747" w:author="PR Preview" w:date="2026-01-01T00:00:00Z">
        <w:r>
          <w:t xml:space="preserve">— contour lines and level sets</w:t>
        </w:r>
      </w:ins>
    </w:p>
    <w:p>
      <w:pPr>
        <w:numPr>
          <w:ilvl w:val="0"/>
          <w:numId w:val="1019"/>
        </w:numPr>
      </w:pPr>
      <w:ins w:id="748" w:author="PR Preview" w:date="2026-01-01T00:00:00Z">
        <w:r>
          <w:t xml:space="preserve">Wikipedia contributors [8]</w:t>
        </w:r>
      </w:ins>
      <w:ins w:id="749" w:author="PR Preview" w:date="2026-01-01T00:00:00Z">
        <w:r>
          <w:t xml:space="preserve"> </w:t>
        </w:r>
      </w:ins>
      <w:ins w:id="750" w:author="PR Preview" w:date="2026-01-01T00:00:00Z">
        <w:r>
          <w:t xml:space="preserve">— the number e and its properties</w:t>
        </w:r>
      </w:ins>
    </w:p>
    <w:p>
      <w:pPr>
        <w:numPr>
          <w:ilvl w:val="0"/>
          <w:numId w:val="1019"/>
        </w:numPr>
      </w:pPr>
      <w:ins w:id="751" w:author="PR Preview" w:date="2026-01-01T00:00:00Z">
        <w:r>
          <w:t xml:space="preserve">Wikipedia contributors [3]</w:t>
        </w:r>
      </w:ins>
      <w:ins w:id="752" w:author="PR Preview" w:date="2026-01-01T00:00:00Z">
        <w:r>
          <w:t xml:space="preserve"> </w:t>
        </w:r>
      </w:ins>
      <w:ins w:id="753" w:author="PR Preview" w:date="2026-01-01T00:00:00Z">
        <w:r>
          <w:t xml:space="preserve">— parabolas and their properties</w:t>
        </w:r>
      </w:ins>
    </w:p>
    <w:p>
      <w:pPr>
        <w:numPr>
          <w:ilvl w:val="0"/>
          <w:numId w:val="1019"/>
        </w:numPr>
      </w:pPr>
      <w:ins w:id="754" w:author="PR Preview" w:date="2026-01-01T00:00:00Z">
        <w:r>
          <w:t xml:space="preserve">Wikipedia contributors [10]</w:t>
        </w:r>
      </w:ins>
      <w:ins w:id="755" w:author="PR Preview" w:date="2026-01-01T00:00:00Z">
        <w:r>
          <w:t xml:space="preserve"> </w:t>
        </w:r>
      </w:ins>
      <w:ins w:id="756" w:author="PR Preview" w:date="2026-01-01T00:00:00Z">
        <w:r>
          <w:t xml:space="preserve">— Tarski’s high school algebra problem</w:t>
        </w:r>
      </w:ins>
    </w:p>
    <w:bookmarkStart w:id="130" w:name="refs"/>
    <w:bookmarkStart w:id="105" w:name="ref-wikipedia_polynomial"/>
    <w:p>
      <w:pPr>
        <w:pStyle w:val="Bibliography"/>
      </w:pPr>
      <w:ins w:id="757" w:author="PR Preview" w:date="2026-01-01T00:00:00Z">
        <w:r>
          <w:t xml:space="preserve">[1]</w:t>
        </w:r>
      </w:ins>
      <w:ins w:id="758" w:author="PR Preview" w:date="2026-01-01T00:00:00Z">
        <w:r>
          <w:t xml:space="preserve"> </w:t>
        </w:r>
      </w:ins>
      <w:ins w:id="759" w:author="PR Preview" w:date="2026-01-01T00:00:00Z">
        <w:r>
          <w:t xml:space="preserve">	</w:t>
        </w:r>
      </w:ins>
      <w:ins w:id="760" w:author="PR Preview" w:date="2026-01-01T00:00:00Z">
        <w:r>
          <w:t xml:space="preserve">Wikipedia contributors,</w:t>
        </w:r>
      </w:ins>
      <w:ins w:id="761" w:author="PR Preview" w:date="2026-01-01T00:00:00Z">
        <w:r>
          <w:t xml:space="preserve"> </w:t>
        </w:r>
      </w:ins>
      <w:ins w:id="762" w:author="PR Preview" w:date="2026-01-01T00:00:00Z">
        <w:r>
          <w:t xml:space="preserve">“Polynomial —</w:t>
        </w:r>
      </w:ins>
      <w:ins w:id="763" w:author="PR Preview" w:date="2026-01-01T00:00:00Z">
        <w:r>
          <w:t xml:space="preserve"> </w:t>
        </w:r>
      </w:ins>
      <w:ins w:id="764" w:author="PR Preview" w:date="2026-01-01T00:00:00Z">
        <w:r>
          <w:t xml:space="preserve">Wikipedia</w:t>
        </w:r>
      </w:ins>
      <w:ins w:id="765" w:author="PR Preview" w:date="2026-01-01T00:00:00Z">
        <w:r>
          <w:t xml:space="preserve">,</w:t>
        </w:r>
      </w:ins>
      <w:ins w:id="766" w:author="PR Preview" w:date="2026-01-01T00:00:00Z">
        <w:r>
          <w:t xml:space="preserve"> </w:t>
        </w:r>
      </w:ins>
      <w:ins w:id="767" w:author="PR Preview" w:date="2026-01-01T00:00:00Z">
        <w:r>
          <w:t xml:space="preserve">the free encyclopedia.”</w:t>
        </w:r>
      </w:ins>
      <w:ins w:id="768" w:author="PR Preview" w:date="2026-01-01T00:00:00Z">
        <w:r>
          <w:t xml:space="preserve"> </w:t>
        </w:r>
      </w:ins>
      <w:ins w:id="769" w:author="PR Preview" w:date="2026-01-01T00:00:00Z">
        <w:r>
          <w:t xml:space="preserve">2026. Available:</w:t>
        </w:r>
      </w:ins>
      <w:ins w:id="770" w:author="PR Preview" w:date="2026-01-01T00:00:00Z">
        <w:r>
          <w:t xml:space="preserve"> </w:t>
        </w:r>
      </w:ins>
      <w:hyperlink r:id="rId104">
        <w:ins w:id="771" w:author="PR Preview" w:date="2026-01-01T00:00:00Z">
          <w:r>
            <w:rPr>
              <w:rStyle w:val="Hyperlink"/>
            </w:rPr>
            <w:t xml:space="preserve">https://en.wikipedia.org/wiki/Polynomial</w:t>
          </w:r>
        </w:ins>
      </w:hyperlink>
    </w:p>
    <w:bookmarkEnd w:id="105"/>
    <w:bookmarkStart w:id="107" w:name="ref-wikipedia_quadratic_function"/>
    <w:p>
      <w:pPr>
        <w:pStyle w:val="Bibliography"/>
      </w:pPr>
      <w:ins w:id="772" w:author="PR Preview" w:date="2026-01-01T00:00:00Z">
        <w:r>
          <w:t xml:space="preserve">[2]</w:t>
        </w:r>
      </w:ins>
      <w:ins w:id="773" w:author="PR Preview" w:date="2026-01-01T00:00:00Z">
        <w:r>
          <w:t xml:space="preserve"> </w:t>
        </w:r>
      </w:ins>
      <w:ins w:id="774" w:author="PR Preview" w:date="2026-01-01T00:00:00Z">
        <w:r>
          <w:t xml:space="preserve">	</w:t>
        </w:r>
      </w:ins>
      <w:ins w:id="775" w:author="PR Preview" w:date="2026-01-01T00:00:00Z">
        <w:r>
          <w:t xml:space="preserve">Wikipedia contributors,</w:t>
        </w:r>
      </w:ins>
      <w:ins w:id="776" w:author="PR Preview" w:date="2026-01-01T00:00:00Z">
        <w:r>
          <w:t xml:space="preserve"> </w:t>
        </w:r>
      </w:ins>
      <w:ins w:id="777" w:author="PR Preview" w:date="2026-01-01T00:00:00Z">
        <w:r>
          <w:t xml:space="preserve">“Quadratic function —</w:t>
        </w:r>
      </w:ins>
      <w:ins w:id="778" w:author="PR Preview" w:date="2026-01-01T00:00:00Z">
        <w:r>
          <w:t xml:space="preserve"> </w:t>
        </w:r>
      </w:ins>
      <w:ins w:id="779" w:author="PR Preview" w:date="2026-01-01T00:00:00Z">
        <w:r>
          <w:t xml:space="preserve">Wikipedia</w:t>
        </w:r>
      </w:ins>
      <w:ins w:id="780" w:author="PR Preview" w:date="2026-01-01T00:00:00Z">
        <w:r>
          <w:t xml:space="preserve">,</w:t>
        </w:r>
      </w:ins>
      <w:ins w:id="781" w:author="PR Preview" w:date="2026-01-01T00:00:00Z">
        <w:r>
          <w:t xml:space="preserve"> </w:t>
        </w:r>
      </w:ins>
      <w:ins w:id="782" w:author="PR Preview" w:date="2026-01-01T00:00:00Z">
        <w:r>
          <w:t xml:space="preserve">the free encyclopedia.”</w:t>
        </w:r>
      </w:ins>
      <w:ins w:id="783" w:author="PR Preview" w:date="2026-01-01T00:00:00Z">
        <w:r>
          <w:t xml:space="preserve"> </w:t>
        </w:r>
      </w:ins>
      <w:ins w:id="784" w:author="PR Preview" w:date="2026-01-01T00:00:00Z">
        <w:r>
          <w:t xml:space="preserve">2026. Available:</w:t>
        </w:r>
      </w:ins>
      <w:ins w:id="785" w:author="PR Preview" w:date="2026-01-01T00:00:00Z">
        <w:r>
          <w:t xml:space="preserve"> </w:t>
        </w:r>
      </w:ins>
      <w:hyperlink r:id="rId106">
        <w:ins w:id="786" w:author="PR Preview" w:date="2026-01-01T00:00:00Z">
          <w:r>
            <w:rPr>
              <w:rStyle w:val="Hyperlink"/>
            </w:rPr>
            <w:t xml:space="preserve">https://en.wikipedia.org/wiki/Quadratic_function</w:t>
          </w:r>
        </w:ins>
      </w:hyperlink>
    </w:p>
    <w:bookmarkEnd w:id="107"/>
    <w:bookmarkStart w:id="109" w:name="ref-wikipedia_parabola"/>
    <w:p>
      <w:pPr>
        <w:pStyle w:val="Bibliography"/>
      </w:pPr>
      <w:ins w:id="787" w:author="PR Preview" w:date="2026-01-01T00:00:00Z">
        <w:r>
          <w:t xml:space="preserve">[3]</w:t>
        </w:r>
      </w:ins>
      <w:ins w:id="788" w:author="PR Preview" w:date="2026-01-01T00:00:00Z">
        <w:r>
          <w:t xml:space="preserve"> </w:t>
        </w:r>
      </w:ins>
      <w:ins w:id="789" w:author="PR Preview" w:date="2026-01-01T00:00:00Z">
        <w:r>
          <w:t xml:space="preserve">	</w:t>
        </w:r>
      </w:ins>
      <w:ins w:id="790" w:author="PR Preview" w:date="2026-01-01T00:00:00Z">
        <w:r>
          <w:t xml:space="preserve">Wikipedia contributors,</w:t>
        </w:r>
      </w:ins>
      <w:ins w:id="791" w:author="PR Preview" w:date="2026-01-01T00:00:00Z">
        <w:r>
          <w:t xml:space="preserve"> </w:t>
        </w:r>
      </w:ins>
      <w:ins w:id="792" w:author="PR Preview" w:date="2026-01-01T00:00:00Z">
        <w:r>
          <w:t xml:space="preserve">“Parabola —</w:t>
        </w:r>
      </w:ins>
      <w:ins w:id="793" w:author="PR Preview" w:date="2026-01-01T00:00:00Z">
        <w:r>
          <w:t xml:space="preserve"> </w:t>
        </w:r>
      </w:ins>
      <w:ins w:id="794" w:author="PR Preview" w:date="2026-01-01T00:00:00Z">
        <w:r>
          <w:t xml:space="preserve">Wikipedia</w:t>
        </w:r>
      </w:ins>
      <w:ins w:id="795" w:author="PR Preview" w:date="2026-01-01T00:00:00Z">
        <w:r>
          <w:t xml:space="preserve">,</w:t>
        </w:r>
      </w:ins>
      <w:ins w:id="796" w:author="PR Preview" w:date="2026-01-01T00:00:00Z">
        <w:r>
          <w:t xml:space="preserve"> </w:t>
        </w:r>
      </w:ins>
      <w:ins w:id="797" w:author="PR Preview" w:date="2026-01-01T00:00:00Z">
        <w:r>
          <w:t xml:space="preserve">the free encyclopedia.”</w:t>
        </w:r>
      </w:ins>
      <w:ins w:id="798" w:author="PR Preview" w:date="2026-01-01T00:00:00Z">
        <w:r>
          <w:t xml:space="preserve"> </w:t>
        </w:r>
      </w:ins>
      <w:ins w:id="799" w:author="PR Preview" w:date="2026-01-01T00:00:00Z">
        <w:r>
          <w:t xml:space="preserve">2026. Available:</w:t>
        </w:r>
      </w:ins>
      <w:ins w:id="800" w:author="PR Preview" w:date="2026-01-01T00:00:00Z">
        <w:r>
          <w:t xml:space="preserve"> </w:t>
        </w:r>
      </w:ins>
      <w:hyperlink r:id="rId108">
        <w:ins w:id="801" w:author="PR Preview" w:date="2026-01-01T00:00:00Z">
          <w:r>
            <w:rPr>
              <w:rStyle w:val="Hyperlink"/>
            </w:rPr>
            <w:t xml:space="preserve">https://en.wikipedia.org/wiki/Parabola</w:t>
          </w:r>
        </w:ins>
      </w:hyperlink>
    </w:p>
    <w:bookmarkEnd w:id="109"/>
    <w:bookmarkStart w:id="111" w:name="ref-wikipedia_affine_transformation"/>
    <w:p>
      <w:pPr>
        <w:pStyle w:val="Bibliography"/>
      </w:pPr>
      <w:ins w:id="802" w:author="PR Preview" w:date="2026-01-01T00:00:00Z">
        <w:r>
          <w:t xml:space="preserve">[4]</w:t>
        </w:r>
      </w:ins>
      <w:ins w:id="803" w:author="PR Preview" w:date="2026-01-01T00:00:00Z">
        <w:r>
          <w:t xml:space="preserve"> </w:t>
        </w:r>
      </w:ins>
      <w:ins w:id="804" w:author="PR Preview" w:date="2026-01-01T00:00:00Z">
        <w:r>
          <w:t xml:space="preserve">	</w:t>
        </w:r>
      </w:ins>
      <w:ins w:id="805" w:author="PR Preview" w:date="2026-01-01T00:00:00Z">
        <w:r>
          <w:t xml:space="preserve">Wikipedia contributors,</w:t>
        </w:r>
      </w:ins>
      <w:ins w:id="806" w:author="PR Preview" w:date="2026-01-01T00:00:00Z">
        <w:r>
          <w:t xml:space="preserve"> </w:t>
        </w:r>
      </w:ins>
      <w:ins w:id="807" w:author="PR Preview" w:date="2026-01-01T00:00:00Z">
        <w:r>
          <w:t xml:space="preserve">“Affine transformation —</w:t>
        </w:r>
      </w:ins>
      <w:ins w:id="808" w:author="PR Preview" w:date="2026-01-01T00:00:00Z">
        <w:r>
          <w:t xml:space="preserve"> </w:t>
        </w:r>
      </w:ins>
      <w:ins w:id="809" w:author="PR Preview" w:date="2026-01-01T00:00:00Z">
        <w:r>
          <w:t xml:space="preserve">Wikipedia</w:t>
        </w:r>
      </w:ins>
      <w:ins w:id="810" w:author="PR Preview" w:date="2026-01-01T00:00:00Z">
        <w:r>
          <w:t xml:space="preserve">,</w:t>
        </w:r>
      </w:ins>
      <w:ins w:id="811" w:author="PR Preview" w:date="2026-01-01T00:00:00Z">
        <w:r>
          <w:t xml:space="preserve"> </w:t>
        </w:r>
      </w:ins>
      <w:ins w:id="812" w:author="PR Preview" w:date="2026-01-01T00:00:00Z">
        <w:r>
          <w:t xml:space="preserve">the free encyclopedia.”</w:t>
        </w:r>
      </w:ins>
      <w:ins w:id="813" w:author="PR Preview" w:date="2026-01-01T00:00:00Z">
        <w:r>
          <w:t xml:space="preserve"> </w:t>
        </w:r>
      </w:ins>
      <w:ins w:id="814" w:author="PR Preview" w:date="2026-01-01T00:00:00Z">
        <w:r>
          <w:t xml:space="preserve">2026. Available:</w:t>
        </w:r>
      </w:ins>
      <w:ins w:id="815" w:author="PR Preview" w:date="2026-01-01T00:00:00Z">
        <w:r>
          <w:t xml:space="preserve"> </w:t>
        </w:r>
      </w:ins>
      <w:hyperlink r:id="rId110">
        <w:ins w:id="816" w:author="PR Preview" w:date="2026-01-01T00:00:00Z">
          <w:r>
            <w:rPr>
              <w:rStyle w:val="Hyperlink"/>
            </w:rPr>
            <w:t xml:space="preserve">https://en.wikipedia.org/wiki/Affine_transformation</w:t>
          </w:r>
        </w:ins>
      </w:hyperlink>
    </w:p>
    <w:bookmarkEnd w:id="111"/>
    <w:bookmarkStart w:id="113" w:name="ref-wikipedia_slope"/>
    <w:p>
      <w:pPr>
        <w:pStyle w:val="Bibliography"/>
      </w:pPr>
      <w:ins w:id="817" w:author="PR Preview" w:date="2026-01-01T00:00:00Z">
        <w:r>
          <w:t xml:space="preserve">[5]</w:t>
        </w:r>
      </w:ins>
      <w:ins w:id="818" w:author="PR Preview" w:date="2026-01-01T00:00:00Z">
        <w:r>
          <w:t xml:space="preserve"> </w:t>
        </w:r>
      </w:ins>
      <w:ins w:id="819" w:author="PR Preview" w:date="2026-01-01T00:00:00Z">
        <w:r>
          <w:t xml:space="preserve">	</w:t>
        </w:r>
      </w:ins>
      <w:ins w:id="820" w:author="PR Preview" w:date="2026-01-01T00:00:00Z">
        <w:r>
          <w:t xml:space="preserve">Wikipedia contributors,</w:t>
        </w:r>
      </w:ins>
      <w:ins w:id="821" w:author="PR Preview" w:date="2026-01-01T00:00:00Z">
        <w:r>
          <w:t xml:space="preserve"> </w:t>
        </w:r>
      </w:ins>
      <w:ins w:id="822" w:author="PR Preview" w:date="2026-01-01T00:00:00Z">
        <w:r>
          <w:t xml:space="preserve">“Slope —</w:t>
        </w:r>
      </w:ins>
      <w:ins w:id="823" w:author="PR Preview" w:date="2026-01-01T00:00:00Z">
        <w:r>
          <w:t xml:space="preserve"> </w:t>
        </w:r>
      </w:ins>
      <w:ins w:id="824" w:author="PR Preview" w:date="2026-01-01T00:00:00Z">
        <w:r>
          <w:t xml:space="preserve">Wikipedia</w:t>
        </w:r>
      </w:ins>
      <w:ins w:id="825" w:author="PR Preview" w:date="2026-01-01T00:00:00Z">
        <w:r>
          <w:t xml:space="preserve">,</w:t>
        </w:r>
      </w:ins>
      <w:ins w:id="826" w:author="PR Preview" w:date="2026-01-01T00:00:00Z">
        <w:r>
          <w:t xml:space="preserve"> </w:t>
        </w:r>
      </w:ins>
      <w:ins w:id="827" w:author="PR Preview" w:date="2026-01-01T00:00:00Z">
        <w:r>
          <w:t xml:space="preserve">the free encyclopedia.”</w:t>
        </w:r>
      </w:ins>
      <w:ins w:id="828" w:author="PR Preview" w:date="2026-01-01T00:00:00Z">
        <w:r>
          <w:t xml:space="preserve"> </w:t>
        </w:r>
      </w:ins>
      <w:ins w:id="829" w:author="PR Preview" w:date="2026-01-01T00:00:00Z">
        <w:r>
          <w:t xml:space="preserve">2026. Available:</w:t>
        </w:r>
      </w:ins>
      <w:ins w:id="830" w:author="PR Preview" w:date="2026-01-01T00:00:00Z">
        <w:r>
          <w:t xml:space="preserve"> </w:t>
        </w:r>
      </w:ins>
      <w:hyperlink r:id="rId112">
        <w:ins w:id="831" w:author="PR Preview" w:date="2026-01-01T00:00:00Z">
          <w:r>
            <w:rPr>
              <w:rStyle w:val="Hyperlink"/>
            </w:rPr>
            <w:t xml:space="preserve">https://en.wikipedia.org/wiki/Slope</w:t>
          </w:r>
        </w:ins>
      </w:hyperlink>
    </w:p>
    <w:bookmarkEnd w:id="113"/>
    <w:bookmarkStart w:id="115" w:name="ref-wikipedia_limit_of_a_sequence"/>
    <w:p>
      <w:pPr>
        <w:pStyle w:val="Bibliography"/>
      </w:pPr>
      <w:ins w:id="832" w:author="PR Preview" w:date="2026-01-01T00:00:00Z">
        <w:r>
          <w:t xml:space="preserve">[6]</w:t>
        </w:r>
      </w:ins>
      <w:ins w:id="833" w:author="PR Preview" w:date="2026-01-01T00:00:00Z">
        <w:r>
          <w:t xml:space="preserve"> </w:t>
        </w:r>
      </w:ins>
      <w:ins w:id="834" w:author="PR Preview" w:date="2026-01-01T00:00:00Z">
        <w:r>
          <w:t xml:space="preserve">	</w:t>
        </w:r>
      </w:ins>
      <w:ins w:id="835" w:author="PR Preview" w:date="2026-01-01T00:00:00Z">
        <w:r>
          <w:t xml:space="preserve">Wikipedia contributors,</w:t>
        </w:r>
      </w:ins>
      <w:ins w:id="836" w:author="PR Preview" w:date="2026-01-01T00:00:00Z">
        <w:r>
          <w:t xml:space="preserve"> </w:t>
        </w:r>
      </w:ins>
      <w:ins w:id="837" w:author="PR Preview" w:date="2026-01-01T00:00:00Z">
        <w:r>
          <w:t xml:space="preserve">“Limit of a sequence —</w:t>
        </w:r>
      </w:ins>
      <w:ins w:id="838" w:author="PR Preview" w:date="2026-01-01T00:00:00Z">
        <w:r>
          <w:t xml:space="preserve"> </w:t>
        </w:r>
      </w:ins>
      <w:ins w:id="839" w:author="PR Preview" w:date="2026-01-01T00:00:00Z">
        <w:r>
          <w:t xml:space="preserve">Wikipedia</w:t>
        </w:r>
      </w:ins>
      <w:ins w:id="840" w:author="PR Preview" w:date="2026-01-01T00:00:00Z">
        <w:r>
          <w:t xml:space="preserve">,</w:t>
        </w:r>
      </w:ins>
      <w:ins w:id="841" w:author="PR Preview" w:date="2026-01-01T00:00:00Z">
        <w:r>
          <w:t xml:space="preserve"> </w:t>
        </w:r>
      </w:ins>
      <w:ins w:id="842" w:author="PR Preview" w:date="2026-01-01T00:00:00Z">
        <w:r>
          <w:t xml:space="preserve">the free encyclopedia.”</w:t>
        </w:r>
      </w:ins>
      <w:ins w:id="843" w:author="PR Preview" w:date="2026-01-01T00:00:00Z">
        <w:r>
          <w:t xml:space="preserve"> </w:t>
        </w:r>
      </w:ins>
      <w:ins w:id="844" w:author="PR Preview" w:date="2026-01-01T00:00:00Z">
        <w:r>
          <w:t xml:space="preserve">2026. Available:</w:t>
        </w:r>
      </w:ins>
      <w:ins w:id="845" w:author="PR Preview" w:date="2026-01-01T00:00:00Z">
        <w:r>
          <w:t xml:space="preserve"> </w:t>
        </w:r>
      </w:ins>
      <w:hyperlink r:id="rId114">
        <w:ins w:id="846" w:author="PR Preview" w:date="2026-01-01T00:00:00Z">
          <w:r>
            <w:rPr>
              <w:rStyle w:val="Hyperlink"/>
            </w:rPr>
            <w:t xml:space="preserve">https://en.wikipedia.org/wiki/Limit_of_a_sequence</w:t>
          </w:r>
        </w:ins>
      </w:hyperlink>
    </w:p>
    <w:bookmarkEnd w:id="115"/>
    <w:bookmarkStart w:id="117" w:name="ref-wikipedia_exponential_function"/>
    <w:p>
      <w:pPr>
        <w:pStyle w:val="Bibliography"/>
      </w:pPr>
      <w:ins w:id="847" w:author="PR Preview" w:date="2026-01-01T00:00:00Z">
        <w:r>
          <w:t xml:space="preserve">[7]</w:t>
        </w:r>
      </w:ins>
      <w:ins w:id="848" w:author="PR Preview" w:date="2026-01-01T00:00:00Z">
        <w:r>
          <w:t xml:space="preserve"> </w:t>
        </w:r>
      </w:ins>
      <w:ins w:id="849" w:author="PR Preview" w:date="2026-01-01T00:00:00Z">
        <w:r>
          <w:t xml:space="preserve">	</w:t>
        </w:r>
      </w:ins>
      <w:ins w:id="850" w:author="PR Preview" w:date="2026-01-01T00:00:00Z">
        <w:r>
          <w:t xml:space="preserve">Wikipedia contributors,</w:t>
        </w:r>
      </w:ins>
      <w:ins w:id="851" w:author="PR Preview" w:date="2026-01-01T00:00:00Z">
        <w:r>
          <w:t xml:space="preserve"> </w:t>
        </w:r>
      </w:ins>
      <w:ins w:id="852" w:author="PR Preview" w:date="2026-01-01T00:00:00Z">
        <w:r>
          <w:t xml:space="preserve">“Exponential function —</w:t>
        </w:r>
      </w:ins>
      <w:ins w:id="853" w:author="PR Preview" w:date="2026-01-01T00:00:00Z">
        <w:r>
          <w:t xml:space="preserve"> </w:t>
        </w:r>
      </w:ins>
      <w:ins w:id="854" w:author="PR Preview" w:date="2026-01-01T00:00:00Z">
        <w:r>
          <w:t xml:space="preserve">Wikipedia</w:t>
        </w:r>
      </w:ins>
      <w:ins w:id="855" w:author="PR Preview" w:date="2026-01-01T00:00:00Z">
        <w:r>
          <w:t xml:space="preserve">,</w:t>
        </w:r>
      </w:ins>
      <w:ins w:id="856" w:author="PR Preview" w:date="2026-01-01T00:00:00Z">
        <w:r>
          <w:t xml:space="preserve"> </w:t>
        </w:r>
      </w:ins>
      <w:ins w:id="857" w:author="PR Preview" w:date="2026-01-01T00:00:00Z">
        <w:r>
          <w:t xml:space="preserve">the free encyclopedia.”</w:t>
        </w:r>
      </w:ins>
      <w:ins w:id="858" w:author="PR Preview" w:date="2026-01-01T00:00:00Z">
        <w:r>
          <w:t xml:space="preserve"> </w:t>
        </w:r>
      </w:ins>
      <w:ins w:id="859" w:author="PR Preview" w:date="2026-01-01T00:00:00Z">
        <w:r>
          <w:t xml:space="preserve">2026. Available:</w:t>
        </w:r>
      </w:ins>
      <w:ins w:id="860" w:author="PR Preview" w:date="2026-01-01T00:00:00Z">
        <w:r>
          <w:t xml:space="preserve"> </w:t>
        </w:r>
      </w:ins>
      <w:hyperlink r:id="rId116">
        <w:ins w:id="861" w:author="PR Preview" w:date="2026-01-01T00:00:00Z">
          <w:r>
            <w:rPr>
              <w:rStyle w:val="Hyperlink"/>
            </w:rPr>
            <w:t xml:space="preserve">https://en.wikipedia.org/wiki/Exponential_function</w:t>
          </w:r>
        </w:ins>
      </w:hyperlink>
    </w:p>
    <w:bookmarkEnd w:id="117"/>
    <w:bookmarkStart w:id="119" w:name="ref-wikipedia_e_mathematical_constant"/>
    <w:p>
      <w:pPr>
        <w:pStyle w:val="Bibliography"/>
      </w:pPr>
      <w:ins w:id="862" w:author="PR Preview" w:date="2026-01-01T00:00:00Z">
        <w:r>
          <w:t xml:space="preserve">[8]</w:t>
        </w:r>
      </w:ins>
      <w:ins w:id="863" w:author="PR Preview" w:date="2026-01-01T00:00:00Z">
        <w:r>
          <w:t xml:space="preserve"> </w:t>
        </w:r>
      </w:ins>
      <w:ins w:id="864" w:author="PR Preview" w:date="2026-01-01T00:00:00Z">
        <w:r>
          <w:t xml:space="preserve">	</w:t>
        </w:r>
      </w:ins>
      <w:ins w:id="865" w:author="PR Preview" w:date="2026-01-01T00:00:00Z">
        <w:r>
          <w:t xml:space="preserve">Wikipedia contributors,</w:t>
        </w:r>
      </w:ins>
      <w:ins w:id="866" w:author="PR Preview" w:date="2026-01-01T00:00:00Z">
        <w:r>
          <w:t xml:space="preserve"> </w:t>
        </w:r>
      </w:ins>
      <w:ins w:id="867" w:author="PR Preview" w:date="2026-01-01T00:00:00Z">
        <w:r>
          <w:t xml:space="preserve">“E (mathematical constant) —</w:t>
        </w:r>
      </w:ins>
      <w:ins w:id="868" w:author="PR Preview" w:date="2026-01-01T00:00:00Z">
        <w:r>
          <w:t xml:space="preserve"> </w:t>
        </w:r>
      </w:ins>
      <w:ins w:id="869" w:author="PR Preview" w:date="2026-01-01T00:00:00Z">
        <w:r>
          <w:t xml:space="preserve">Wikipedia</w:t>
        </w:r>
      </w:ins>
      <w:ins w:id="870" w:author="PR Preview" w:date="2026-01-01T00:00:00Z">
        <w:r>
          <w:t xml:space="preserve">,</w:t>
        </w:r>
      </w:ins>
      <w:ins w:id="871" w:author="PR Preview" w:date="2026-01-01T00:00:00Z">
        <w:r>
          <w:t xml:space="preserve"> </w:t>
        </w:r>
      </w:ins>
      <w:ins w:id="872" w:author="PR Preview" w:date="2026-01-01T00:00:00Z">
        <w:r>
          <w:t xml:space="preserve">the free encyclopedia.”</w:t>
        </w:r>
      </w:ins>
      <w:ins w:id="873" w:author="PR Preview" w:date="2026-01-01T00:00:00Z">
        <w:r>
          <w:t xml:space="preserve"> </w:t>
        </w:r>
      </w:ins>
      <w:ins w:id="874" w:author="PR Preview" w:date="2026-01-01T00:00:00Z">
        <w:r>
          <w:t xml:space="preserve">2026. Available:</w:t>
        </w:r>
      </w:ins>
      <w:ins w:id="875" w:author="PR Preview" w:date="2026-01-01T00:00:00Z">
        <w:r>
          <w:t xml:space="preserve"> </w:t>
        </w:r>
      </w:ins>
      <w:hyperlink r:id="rId118">
        <w:ins w:id="876" w:author="PR Preview" w:date="2026-01-01T00:00:00Z">
          <w:r>
            <w:rPr>
              <w:rStyle w:val="Hyperlink"/>
            </w:rPr>
            <w:t xml:space="preserve">https://en.wikipedia.org/wiki/E_(mathematical_constant)</w:t>
          </w:r>
        </w:ins>
      </w:hyperlink>
    </w:p>
    <w:bookmarkEnd w:id="119"/>
    <w:bookmarkStart w:id="121" w:name="ref-wikipedia_natural_logarithm"/>
    <w:p>
      <w:pPr>
        <w:pStyle w:val="Bibliography"/>
      </w:pPr>
      <w:ins w:id="877" w:author="PR Preview" w:date="2026-01-01T00:00:00Z">
        <w:r>
          <w:t xml:space="preserve">[9]</w:t>
        </w:r>
      </w:ins>
      <w:ins w:id="878" w:author="PR Preview" w:date="2026-01-01T00:00:00Z">
        <w:r>
          <w:t xml:space="preserve"> </w:t>
        </w:r>
      </w:ins>
      <w:ins w:id="879" w:author="PR Preview" w:date="2026-01-01T00:00:00Z">
        <w:r>
          <w:t xml:space="preserve">	</w:t>
        </w:r>
      </w:ins>
      <w:ins w:id="880" w:author="PR Preview" w:date="2026-01-01T00:00:00Z">
        <w:r>
          <w:t xml:space="preserve">Wikipedia contributors,</w:t>
        </w:r>
      </w:ins>
      <w:ins w:id="881" w:author="PR Preview" w:date="2026-01-01T00:00:00Z">
        <w:r>
          <w:t xml:space="preserve"> </w:t>
        </w:r>
      </w:ins>
      <w:ins w:id="882" w:author="PR Preview" w:date="2026-01-01T00:00:00Z">
        <w:r>
          <w:t xml:space="preserve">“Natural logarithm —</w:t>
        </w:r>
      </w:ins>
      <w:ins w:id="883" w:author="PR Preview" w:date="2026-01-01T00:00:00Z">
        <w:r>
          <w:t xml:space="preserve"> </w:t>
        </w:r>
      </w:ins>
      <w:ins w:id="884" w:author="PR Preview" w:date="2026-01-01T00:00:00Z">
        <w:r>
          <w:t xml:space="preserve">Wikipedia</w:t>
        </w:r>
      </w:ins>
      <w:ins w:id="885" w:author="PR Preview" w:date="2026-01-01T00:00:00Z">
        <w:r>
          <w:t xml:space="preserve">,</w:t>
        </w:r>
      </w:ins>
      <w:ins w:id="886" w:author="PR Preview" w:date="2026-01-01T00:00:00Z">
        <w:r>
          <w:t xml:space="preserve"> </w:t>
        </w:r>
      </w:ins>
      <w:ins w:id="887" w:author="PR Preview" w:date="2026-01-01T00:00:00Z">
        <w:r>
          <w:t xml:space="preserve">the free encyclopedia.”</w:t>
        </w:r>
      </w:ins>
      <w:ins w:id="888" w:author="PR Preview" w:date="2026-01-01T00:00:00Z">
        <w:r>
          <w:t xml:space="preserve"> </w:t>
        </w:r>
      </w:ins>
      <w:ins w:id="889" w:author="PR Preview" w:date="2026-01-01T00:00:00Z">
        <w:r>
          <w:t xml:space="preserve">2026. Available:</w:t>
        </w:r>
      </w:ins>
      <w:ins w:id="890" w:author="PR Preview" w:date="2026-01-01T00:00:00Z">
        <w:r>
          <w:t xml:space="preserve"> </w:t>
        </w:r>
      </w:ins>
      <w:hyperlink r:id="rId120">
        <w:ins w:id="891" w:author="PR Preview" w:date="2026-01-01T00:00:00Z">
          <w:r>
            <w:rPr>
              <w:rStyle w:val="Hyperlink"/>
            </w:rPr>
            <w:t xml:space="preserve">https://en.wikipedia.org/wiki/Natural_logarithm</w:t>
          </w:r>
        </w:ins>
      </w:hyperlink>
    </w:p>
    <w:bookmarkEnd w:id="121"/>
    <w:bookmarkStart w:id="123" w:name="X5bbf2d245759a3fafc9c46669854129ba2658aa"/>
    <w:p>
      <w:pPr>
        <w:pStyle w:val="Bibliography"/>
      </w:pPr>
      <w:ins w:id="892" w:author="PR Preview" w:date="2026-01-01T00:00:00Z">
        <w:r>
          <w:t xml:space="preserve">[10]</w:t>
        </w:r>
      </w:ins>
      <w:ins w:id="893" w:author="PR Preview" w:date="2026-01-01T00:00:00Z">
        <w:r>
          <w:t xml:space="preserve"> </w:t>
        </w:r>
      </w:ins>
      <w:ins w:id="894" w:author="PR Preview" w:date="2026-01-01T00:00:00Z">
        <w:r>
          <w:t xml:space="preserve">	</w:t>
        </w:r>
      </w:ins>
      <w:ins w:id="895" w:author="PR Preview" w:date="2026-01-01T00:00:00Z">
        <w:r>
          <w:t xml:space="preserve">Wikipedia contributors,</w:t>
        </w:r>
      </w:ins>
      <w:ins w:id="896" w:author="PR Preview" w:date="2026-01-01T00:00:00Z">
        <w:r>
          <w:t xml:space="preserve"> </w:t>
        </w:r>
      </w:ins>
      <w:ins w:id="897" w:author="PR Preview" w:date="2026-01-01T00:00:00Z">
        <w:r>
          <w:t xml:space="preserve">“Tarski’s high school algebra problem —</w:t>
        </w:r>
      </w:ins>
      <w:ins w:id="898" w:author="PR Preview" w:date="2026-01-01T00:00:00Z">
        <w:r>
          <w:t xml:space="preserve"> </w:t>
        </w:r>
      </w:ins>
      <w:ins w:id="899" w:author="PR Preview" w:date="2026-01-01T00:00:00Z">
        <w:r>
          <w:t xml:space="preserve">Wikipedia</w:t>
        </w:r>
      </w:ins>
      <w:ins w:id="900" w:author="PR Preview" w:date="2026-01-01T00:00:00Z">
        <w:r>
          <w:t xml:space="preserve">,</w:t>
        </w:r>
      </w:ins>
      <w:ins w:id="901" w:author="PR Preview" w:date="2026-01-01T00:00:00Z">
        <w:r>
          <w:t xml:space="preserve"> </w:t>
        </w:r>
      </w:ins>
      <w:ins w:id="902" w:author="PR Preview" w:date="2026-01-01T00:00:00Z">
        <w:r>
          <w:t xml:space="preserve">the free encyclopedia.”</w:t>
        </w:r>
      </w:ins>
      <w:ins w:id="903" w:author="PR Preview" w:date="2026-01-01T00:00:00Z">
        <w:r>
          <w:t xml:space="preserve"> </w:t>
        </w:r>
      </w:ins>
      <w:ins w:id="904" w:author="PR Preview" w:date="2026-01-01T00:00:00Z">
        <w:r>
          <w:t xml:space="preserve">2026. Available:</w:t>
        </w:r>
      </w:ins>
      <w:ins w:id="905" w:author="PR Preview" w:date="2026-01-01T00:00:00Z">
        <w:r>
          <w:t xml:space="preserve"> </w:t>
        </w:r>
      </w:ins>
      <w:hyperlink r:id="rId122">
        <w:ins w:id="906" w:author="PR Preview" w:date="2026-01-01T00:00:00Z">
          <w:r>
            <w:rPr>
              <w:rStyle w:val="Hyperlink"/>
            </w:rPr>
            <w:t xml:space="preserve">https://en.wikipedia.org/wiki/Tarski%27s_high_school_algebra_problem</w:t>
          </w:r>
        </w:ins>
      </w:hyperlink>
    </w:p>
    <w:bookmarkEnd w:id="123"/>
    <w:bookmarkStart w:id="125" w:name="ref-wikipedia_contour_line"/>
    <w:p>
      <w:pPr>
        <w:pStyle w:val="Bibliography"/>
      </w:pPr>
      <w:ins w:id="907" w:author="PR Preview" w:date="2026-01-01T00:00:00Z">
        <w:r>
          <w:t xml:space="preserve">[11]</w:t>
        </w:r>
      </w:ins>
      <w:ins w:id="908" w:author="PR Preview" w:date="2026-01-01T00:00:00Z">
        <w:r>
          <w:t xml:space="preserve"> </w:t>
        </w:r>
      </w:ins>
      <w:ins w:id="909" w:author="PR Preview" w:date="2026-01-01T00:00:00Z">
        <w:r>
          <w:t xml:space="preserve">	</w:t>
        </w:r>
      </w:ins>
      <w:ins w:id="910" w:author="PR Preview" w:date="2026-01-01T00:00:00Z">
        <w:r>
          <w:t xml:space="preserve">Wikipedia contributors,</w:t>
        </w:r>
      </w:ins>
      <w:ins w:id="911" w:author="PR Preview" w:date="2026-01-01T00:00:00Z">
        <w:r>
          <w:t xml:space="preserve"> </w:t>
        </w:r>
      </w:ins>
      <w:ins w:id="912" w:author="PR Preview" w:date="2026-01-01T00:00:00Z">
        <w:r>
          <w:t xml:space="preserve">“Contour line —</w:t>
        </w:r>
      </w:ins>
      <w:ins w:id="913" w:author="PR Preview" w:date="2026-01-01T00:00:00Z">
        <w:r>
          <w:t xml:space="preserve"> </w:t>
        </w:r>
      </w:ins>
      <w:ins w:id="914" w:author="PR Preview" w:date="2026-01-01T00:00:00Z">
        <w:r>
          <w:t xml:space="preserve">Wikipedia</w:t>
        </w:r>
      </w:ins>
      <w:ins w:id="915" w:author="PR Preview" w:date="2026-01-01T00:00:00Z">
        <w:r>
          <w:t xml:space="preserve">,</w:t>
        </w:r>
      </w:ins>
      <w:ins w:id="916" w:author="PR Preview" w:date="2026-01-01T00:00:00Z">
        <w:r>
          <w:t xml:space="preserve"> </w:t>
        </w:r>
      </w:ins>
      <w:ins w:id="917" w:author="PR Preview" w:date="2026-01-01T00:00:00Z">
        <w:r>
          <w:t xml:space="preserve">the free encyclopedia.”</w:t>
        </w:r>
      </w:ins>
      <w:ins w:id="918" w:author="PR Preview" w:date="2026-01-01T00:00:00Z">
        <w:r>
          <w:t xml:space="preserve"> </w:t>
        </w:r>
      </w:ins>
      <w:ins w:id="919" w:author="PR Preview" w:date="2026-01-01T00:00:00Z">
        <w:r>
          <w:t xml:space="preserve">2026. Available:</w:t>
        </w:r>
      </w:ins>
      <w:ins w:id="920" w:author="PR Preview" w:date="2026-01-01T00:00:00Z">
        <w:r>
          <w:t xml:space="preserve"> </w:t>
        </w:r>
      </w:ins>
      <w:hyperlink r:id="rId124">
        <w:ins w:id="921" w:author="PR Preview" w:date="2026-01-01T00:00:00Z">
          <w:r>
            <w:rPr>
              <w:rStyle w:val="Hyperlink"/>
            </w:rPr>
            <w:t xml:space="preserve">https://en.wikipedia.org/wiki/Contour_line</w:t>
          </w:r>
        </w:ins>
      </w:hyperlink>
    </w:p>
    <w:bookmarkEnd w:id="125"/>
    <w:bookmarkStart w:id="127" w:name="ref-wikipedia_linear_function"/>
    <w:p>
      <w:pPr>
        <w:pStyle w:val="Bibliography"/>
      </w:pPr>
      <w:ins w:id="922" w:author="PR Preview" w:date="2026-01-01T00:00:00Z">
        <w:r>
          <w:t xml:space="preserve">[12]</w:t>
        </w:r>
      </w:ins>
      <w:ins w:id="923" w:author="PR Preview" w:date="2026-01-01T00:00:00Z">
        <w:r>
          <w:t xml:space="preserve"> </w:t>
        </w:r>
      </w:ins>
      <w:ins w:id="924" w:author="PR Preview" w:date="2026-01-01T00:00:00Z">
        <w:r>
          <w:t xml:space="preserve">	</w:t>
        </w:r>
      </w:ins>
      <w:ins w:id="925" w:author="PR Preview" w:date="2026-01-01T00:00:00Z">
        <w:r>
          <w:t xml:space="preserve">Wikipedia contributors,</w:t>
        </w:r>
      </w:ins>
      <w:ins w:id="926" w:author="PR Preview" w:date="2026-01-01T00:00:00Z">
        <w:r>
          <w:t xml:space="preserve"> </w:t>
        </w:r>
      </w:ins>
      <w:ins w:id="927" w:author="PR Preview" w:date="2026-01-01T00:00:00Z">
        <w:r>
          <w:t xml:space="preserve">“Linear function —</w:t>
        </w:r>
      </w:ins>
      <w:ins w:id="928" w:author="PR Preview" w:date="2026-01-01T00:00:00Z">
        <w:r>
          <w:t xml:space="preserve"> </w:t>
        </w:r>
      </w:ins>
      <w:ins w:id="929" w:author="PR Preview" w:date="2026-01-01T00:00:00Z">
        <w:r>
          <w:t xml:space="preserve">Wikipedia</w:t>
        </w:r>
      </w:ins>
      <w:ins w:id="930" w:author="PR Preview" w:date="2026-01-01T00:00:00Z">
        <w:r>
          <w:t xml:space="preserve">,</w:t>
        </w:r>
      </w:ins>
      <w:ins w:id="931" w:author="PR Preview" w:date="2026-01-01T00:00:00Z">
        <w:r>
          <w:t xml:space="preserve"> </w:t>
        </w:r>
      </w:ins>
      <w:ins w:id="932" w:author="PR Preview" w:date="2026-01-01T00:00:00Z">
        <w:r>
          <w:t xml:space="preserve">the free encyclopedia.”</w:t>
        </w:r>
      </w:ins>
      <w:ins w:id="933" w:author="PR Preview" w:date="2026-01-01T00:00:00Z">
        <w:r>
          <w:t xml:space="preserve"> </w:t>
        </w:r>
      </w:ins>
      <w:ins w:id="934" w:author="PR Preview" w:date="2026-01-01T00:00:00Z">
        <w:r>
          <w:t xml:space="preserve">2026. Available:</w:t>
        </w:r>
      </w:ins>
      <w:ins w:id="935" w:author="PR Preview" w:date="2026-01-01T00:00:00Z">
        <w:r>
          <w:t xml:space="preserve"> </w:t>
        </w:r>
      </w:ins>
      <w:hyperlink r:id="rId126">
        <w:ins w:id="936" w:author="PR Preview" w:date="2026-01-01T00:00:00Z">
          <w:r>
            <w:rPr>
              <w:rStyle w:val="Hyperlink"/>
            </w:rPr>
            <w:t xml:space="preserve">https://en.wikipedia.org/wiki/Linear_function</w:t>
          </w:r>
        </w:ins>
      </w:hyperlink>
    </w:p>
    <w:bookmarkEnd w:id="127"/>
    <w:bookmarkStart w:id="129" w:name="ref-wikipedia_logarithm"/>
    <w:p>
      <w:pPr>
        <w:pStyle w:val="Bibliography"/>
      </w:pPr>
      <w:ins w:id="937" w:author="PR Preview" w:date="2026-01-01T00:00:00Z">
        <w:r>
          <w:t xml:space="preserve">[13]</w:t>
        </w:r>
      </w:ins>
      <w:ins w:id="938" w:author="PR Preview" w:date="2026-01-01T00:00:00Z">
        <w:r>
          <w:t xml:space="preserve"> </w:t>
        </w:r>
      </w:ins>
      <w:ins w:id="939" w:author="PR Preview" w:date="2026-01-01T00:00:00Z">
        <w:r>
          <w:t xml:space="preserve">	</w:t>
        </w:r>
      </w:ins>
      <w:ins w:id="940" w:author="PR Preview" w:date="2026-01-01T00:00:00Z">
        <w:r>
          <w:t xml:space="preserve">Wikipedia contributors,</w:t>
        </w:r>
      </w:ins>
      <w:ins w:id="941" w:author="PR Preview" w:date="2026-01-01T00:00:00Z">
        <w:r>
          <w:t xml:space="preserve"> </w:t>
        </w:r>
      </w:ins>
      <w:ins w:id="942" w:author="PR Preview" w:date="2026-01-01T00:00:00Z">
        <w:r>
          <w:t xml:space="preserve">“Logarithm —</w:t>
        </w:r>
      </w:ins>
      <w:ins w:id="943" w:author="PR Preview" w:date="2026-01-01T00:00:00Z">
        <w:r>
          <w:t xml:space="preserve"> </w:t>
        </w:r>
      </w:ins>
      <w:ins w:id="944" w:author="PR Preview" w:date="2026-01-01T00:00:00Z">
        <w:r>
          <w:t xml:space="preserve">Wikipedia</w:t>
        </w:r>
      </w:ins>
      <w:ins w:id="945" w:author="PR Preview" w:date="2026-01-01T00:00:00Z">
        <w:r>
          <w:t xml:space="preserve">,</w:t>
        </w:r>
      </w:ins>
      <w:ins w:id="946" w:author="PR Preview" w:date="2026-01-01T00:00:00Z">
        <w:r>
          <w:t xml:space="preserve"> </w:t>
        </w:r>
      </w:ins>
      <w:ins w:id="947" w:author="PR Preview" w:date="2026-01-01T00:00:00Z">
        <w:r>
          <w:t xml:space="preserve">the free encyclopedia.”</w:t>
        </w:r>
      </w:ins>
      <w:ins w:id="948" w:author="PR Preview" w:date="2026-01-01T00:00:00Z">
        <w:r>
          <w:t xml:space="preserve"> </w:t>
        </w:r>
      </w:ins>
      <w:ins w:id="949" w:author="PR Preview" w:date="2026-01-01T00:00:00Z">
        <w:r>
          <w:t xml:space="preserve">2026. Available:</w:t>
        </w:r>
      </w:ins>
      <w:ins w:id="950" w:author="PR Preview" w:date="2026-01-01T00:00:00Z">
        <w:r>
          <w:t xml:space="preserve"> </w:t>
        </w:r>
      </w:ins>
      <w:hyperlink r:id="rId128">
        <w:ins w:id="951" w:author="PR Preview" w:date="2026-01-01T00:00:00Z">
          <w:r>
            <w:rPr>
              <w:rStyle w:val="Hyperlink"/>
            </w:rPr>
            <w:t xml:space="preserve">https://en.wikipedia.org/wiki/Logarithm</w:t>
          </w:r>
        </w:ins>
      </w:hyperlink>
    </w:p>
    <w:bookmarkEnd w:id="129"/>
    <w:bookmarkEnd w:id="130"/>
    <w:bookmarkEnd w:id="1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9" Type="http://schemas.openxmlformats.org/officeDocument/2006/relationships/hyperlink" Target="algebra-basics.html#def-power" TargetMode="External"/><Relationship Id="rId60" Type="http://schemas.openxmlformats.org/officeDocument/2006/relationships/hyperlink" Target="algebra-basics.html#def-power-integer" TargetMode="External"/><Relationship Id="rId62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88" Type="http://schemas.openxmlformats.org/officeDocument/2006/relationships/hyperlink" Target="algebra-sums.html#thm-mult-distr" TargetMode="External"/><Relationship Id="rId87" Type="http://schemas.openxmlformats.org/officeDocument/2006/relationships/hyperlink" Target="algebra-sums.html#thm-mult-one" TargetMode="External"/><Relationship Id="rId79" Type="http://schemas.openxmlformats.org/officeDocument/2006/relationships/hyperlink" Target="algebra-sums.html#thm-prod-assoc" TargetMode="External"/><Relationship Id="rId78" Type="http://schemas.openxmlformats.org/officeDocument/2006/relationships/hyperlink" Target="algebra-sums.html#thm-prod-symmetric" TargetMode="External"/><Relationship Id="rId86" Type="http://schemas.openxmlformats.org/officeDocument/2006/relationships/hyperlink" Target="algebra-sums.html#thm-sum-assoc" TargetMode="External"/><Relationship Id="rId85" Type="http://schemas.openxmlformats.org/officeDocument/2006/relationships/hyperlink" Target="algebra-sums.html#thm-sum-symmetric" TargetMode="External"/><Relationship Id="rId11" Type="http://schemas.openxmlformats.org/officeDocument/2006/relationships/hyperlink" Target="functions.qmd#def-function" TargetMode="External"/><Relationship Id="rId27" Type="http://schemas.openxmlformats.org/officeDocument/2006/relationships/hyperlink" Target="functions.qmd#def-graph" TargetMode="External"/><Relationship Id="rId55" Type="http://schemas.openxmlformats.org/officeDocument/2006/relationships/hyperlink" Target="functions.qmd#def-inverse-function" TargetMode="External"/><Relationship Id="rId41" Type="http://schemas.openxmlformats.org/officeDocument/2006/relationships/hyperlink" Target="functions.qmd#def-sequence" TargetMode="External"/><Relationship Id="rId110" Type="http://schemas.openxmlformats.org/officeDocument/2006/relationships/hyperlink" Target="https://en.wikipedia.org/wiki/Affine_transformation" TargetMode="External"/><Relationship Id="rId124" Type="http://schemas.openxmlformats.org/officeDocument/2006/relationships/hyperlink" Target="https://en.wikipedia.org/wiki/Contour_line" TargetMode="External"/><Relationship Id="rId118" Type="http://schemas.openxmlformats.org/officeDocument/2006/relationships/hyperlink" Target="https://en.wikipedia.org/wiki/E_(mathematical_constant)" TargetMode="External"/><Relationship Id="rId116" Type="http://schemas.openxmlformats.org/officeDocument/2006/relationships/hyperlink" Target="https://en.wikipedia.org/wiki/Exponential_function" TargetMode="External"/><Relationship Id="rId114" Type="http://schemas.openxmlformats.org/officeDocument/2006/relationships/hyperlink" Target="https://en.wikipedia.org/wiki/Limit_of_a_sequence" TargetMode="External"/><Relationship Id="rId126" Type="http://schemas.openxmlformats.org/officeDocument/2006/relationships/hyperlink" Target="https://en.wikipedia.org/wiki/Linear_function" TargetMode="External"/><Relationship Id="rId128" Type="http://schemas.openxmlformats.org/officeDocument/2006/relationships/hyperlink" Target="https://en.wikipedia.org/wiki/Logarithm" TargetMode="External"/><Relationship Id="rId120" Type="http://schemas.openxmlformats.org/officeDocument/2006/relationships/hyperlink" Target="https://en.wikipedia.org/wiki/Natural_logarithm" TargetMode="External"/><Relationship Id="rId108" Type="http://schemas.openxmlformats.org/officeDocument/2006/relationships/hyperlink" Target="https://en.wikipedia.org/wiki/Parabola" TargetMode="External"/><Relationship Id="rId104" Type="http://schemas.openxmlformats.org/officeDocument/2006/relationships/hyperlink" Target="https://en.wikipedia.org/wiki/Polynomial" TargetMode="External"/><Relationship Id="rId106" Type="http://schemas.openxmlformats.org/officeDocument/2006/relationships/hyperlink" Target="https://en.wikipedia.org/wiki/Quadratic_function" TargetMode="External"/><Relationship Id="rId112" Type="http://schemas.openxmlformats.org/officeDocument/2006/relationships/hyperlink" Target="https://en.wikipedia.org/wiki/Slope" TargetMode="External"/><Relationship Id="rId122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64" Type="http://schemas.openxmlformats.org/officeDocument/2006/relationships/hyperlink" Target="number-systems.qmd#def-integers" TargetMode="External"/><Relationship Id="rId53" Type="http://schemas.openxmlformats.org/officeDocument/2006/relationships/hyperlink" Target="number-systems.qmd#def-irrational-numbers" TargetMode="External"/></Relationships>
</file>

<file path=word/_rels/footnotes.xml.rels><?xml version='1.0' encoding='UTF-8' standalone='yes'?>
<Relationships xmlns="http://schemas.openxmlformats.org/package/2006/relationships"><Relationship Id="rId59" Type="http://schemas.openxmlformats.org/officeDocument/2006/relationships/hyperlink" Target="algebra-basics.html#def-power" TargetMode="External"/><Relationship Id="rId60" Type="http://schemas.openxmlformats.org/officeDocument/2006/relationships/hyperlink" Target="algebra-basics.html#def-power-integer" TargetMode="External"/><Relationship Id="rId62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88" Type="http://schemas.openxmlformats.org/officeDocument/2006/relationships/hyperlink" Target="algebra-sums.html#thm-mult-distr" TargetMode="External"/><Relationship Id="rId87" Type="http://schemas.openxmlformats.org/officeDocument/2006/relationships/hyperlink" Target="algebra-sums.html#thm-mult-one" TargetMode="External"/><Relationship Id="rId79" Type="http://schemas.openxmlformats.org/officeDocument/2006/relationships/hyperlink" Target="algebra-sums.html#thm-prod-assoc" TargetMode="External"/><Relationship Id="rId78" Type="http://schemas.openxmlformats.org/officeDocument/2006/relationships/hyperlink" Target="algebra-sums.html#thm-prod-symmetric" TargetMode="External"/><Relationship Id="rId86" Type="http://schemas.openxmlformats.org/officeDocument/2006/relationships/hyperlink" Target="algebra-sums.html#thm-sum-assoc" TargetMode="External"/><Relationship Id="rId85" Type="http://schemas.openxmlformats.org/officeDocument/2006/relationships/hyperlink" Target="algebra-sums.html#thm-sum-symmetric" TargetMode="External"/><Relationship Id="rId11" Type="http://schemas.openxmlformats.org/officeDocument/2006/relationships/hyperlink" Target="functions.qmd#def-function" TargetMode="External"/><Relationship Id="rId27" Type="http://schemas.openxmlformats.org/officeDocument/2006/relationships/hyperlink" Target="functions.qmd#def-graph" TargetMode="External"/><Relationship Id="rId55" Type="http://schemas.openxmlformats.org/officeDocument/2006/relationships/hyperlink" Target="functions.qmd#def-inverse-function" TargetMode="External"/><Relationship Id="rId41" Type="http://schemas.openxmlformats.org/officeDocument/2006/relationships/hyperlink" Target="functions.qmd#def-sequence" TargetMode="External"/><Relationship Id="rId110" Type="http://schemas.openxmlformats.org/officeDocument/2006/relationships/hyperlink" Target="https://en.wikipedia.org/wiki/Affine_transformation" TargetMode="External"/><Relationship Id="rId124" Type="http://schemas.openxmlformats.org/officeDocument/2006/relationships/hyperlink" Target="https://en.wikipedia.org/wiki/Contour_line" TargetMode="External"/><Relationship Id="rId118" Type="http://schemas.openxmlformats.org/officeDocument/2006/relationships/hyperlink" Target="https://en.wikipedia.org/wiki/E_(mathematical_constant)" TargetMode="External"/><Relationship Id="rId116" Type="http://schemas.openxmlformats.org/officeDocument/2006/relationships/hyperlink" Target="https://en.wikipedia.org/wiki/Exponential_function" TargetMode="External"/><Relationship Id="rId114" Type="http://schemas.openxmlformats.org/officeDocument/2006/relationships/hyperlink" Target="https://en.wikipedia.org/wiki/Limit_of_a_sequence" TargetMode="External"/><Relationship Id="rId126" Type="http://schemas.openxmlformats.org/officeDocument/2006/relationships/hyperlink" Target="https://en.wikipedia.org/wiki/Linear_function" TargetMode="External"/><Relationship Id="rId128" Type="http://schemas.openxmlformats.org/officeDocument/2006/relationships/hyperlink" Target="https://en.wikipedia.org/wiki/Logarithm" TargetMode="External"/><Relationship Id="rId120" Type="http://schemas.openxmlformats.org/officeDocument/2006/relationships/hyperlink" Target="https://en.wikipedia.org/wiki/Natural_logarithm" TargetMode="External"/><Relationship Id="rId108" Type="http://schemas.openxmlformats.org/officeDocument/2006/relationships/hyperlink" Target="https://en.wikipedia.org/wiki/Parabola" TargetMode="External"/><Relationship Id="rId104" Type="http://schemas.openxmlformats.org/officeDocument/2006/relationships/hyperlink" Target="https://en.wikipedia.org/wiki/Polynomial" TargetMode="External"/><Relationship Id="rId106" Type="http://schemas.openxmlformats.org/officeDocument/2006/relationships/hyperlink" Target="https://en.wikipedia.org/wiki/Quadratic_function" TargetMode="External"/><Relationship Id="rId112" Type="http://schemas.openxmlformats.org/officeDocument/2006/relationships/hyperlink" Target="https://en.wikipedia.org/wiki/Slope" TargetMode="External"/><Relationship Id="rId122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64" Type="http://schemas.openxmlformats.org/officeDocument/2006/relationships/hyperlink" Target="number-systems.qmd#def-integers" TargetMode="External"/><Relationship Id="rId53" Type="http://schemas.openxmlformats.org/officeDocument/2006/relationships/hyperlink" Target="number-systems.qmd#def-irrational-numb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2026-10-18T08:16:53Z</dcterms:created>
  <dcterms:modified xsi:type="dcterms:W3CDTF">2026-10-18T08:16:53Z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01:02:57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