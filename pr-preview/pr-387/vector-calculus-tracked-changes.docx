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FirstParagraph"/>
      </w:pPr>
      <w:del w:id="2" w:author="PR Preview" w:date="2026-01-01T00:00:00Z">
        <w:r>
          <w:delText xml:space="preserve">(adapted from</w:delText>
        </w:r>
      </w:del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Fieller (2016)</w:delText>
        </w:r>
      </w:del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w:hyperlink r:id="rId9">
        <w:del w:id="7" w:author="PR Preview" w:date="2026-01-01T00:00:00Z">
          <w:r>
            <w:rPr>
              <w:rStyle w:val="Hyperlink"/>
            </w:rPr>
            <w:delText xml:space="preserve">Section 7.2</w:delText>
          </w:r>
        </w:del>
      </w:hyperlink>
      <w:del w:id="8" w:author="PR Preview" w:date="2026-01-01T00:00:00Z">
        <w:r>
          <w:delText xml:space="preserve">)</w:delText>
        </w:r>
      </w:del>
    </w:p>
    <w:p>
      <w:pPr>
        <w:pStyle w:val="Date"/>
      </w:pPr>
      <w:ins w:id="9" w:author="PR Preview" w:date="2026-01-01T00:00:00Z">
        <w:r>
          <w:t xml:space="preserve">Last modified: 2026-10-18 01:02:57 (PDT)</w:t>
        </w:r>
      </w:ins>
    </w:p>
    <w:p>
      <w:pPr>
        <w:pStyle w:val="FirstParagraph"/>
      </w:pPr>
      <w:ins w:id="10" w:author="PR Preview" w:date="2026-01-01T00:00:00Z">
        <w:r>
          <w:t xml:space="preserve">(adapted from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Fieller [1]</w:t>
        </w:r>
      </w:ins>
      <w:ins w:id="13" w:author="PR Preview" w:date="2026-01-01T00:00:00Z">
        <w:r>
          <w:t xml:space="preserve">,</w:t>
        </w:r>
      </w:ins>
      <w:ins w:id="14" w:author="PR Preview" w:date="2026-01-01T00:00:00Z">
        <w:r>
          <w:t xml:space="preserve"> </w:t>
        </w:r>
      </w:ins>
      <w:hyperlink r:id="rId9">
        <w:ins w:id="15" w:author="PR Preview" w:date="2026-01-01T00:00:00Z">
          <w:r>
            <w:rPr>
              <w:rStyle w:val="Hyperlink"/>
            </w:rPr>
            <w:t xml:space="preserve">Section 7.2</w:t>
          </w:r>
        </w:ins>
      </w:hyperlink>
      <w:ins w:id="16" w:author="PR Preview" w:date="2026-01-01T00:00:00Z">
        <w:r>
          <w:t xml:space="preserve">)</w:t>
        </w:r>
      </w:ins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del w:id="17" w:author="PR Preview" w:date="2026-01-01T00:00:00Z">
        <w:r>
          <w:rPr>
            <w:b/>
            <w:bCs/>
          </w:rPr>
          <w:delText xml:space="preserve">Definition 1 (Partial derivative)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Let</w:delText>
        </w:r>
      </w:del>
      <w:del w:id="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$\mathord{\smash[b]{\underset{\raise.3ex\hbox{$\scriptstyle\sim$}}{x}}\vphantom{x}}= {(x_1, \ldots, x_p)}^{\top} \in \mathbb{R}^p$</w:delText>
        </w:r>
      </w:del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rPr>
            <w:b/>
            <w:bCs/>
          </w:rPr>
          <w:delText xml:space="preserve">partial derivative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(Wikipedia contributors 2026g)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of</w:delText>
        </w:r>
      </w:del>
      <w:del w:id="34" w:author="PR Preview" w:date="2026-01-01T00:00:00Z">
        <w:r>
          <w:delText xml:space="preserve"> </w:delText>
        </w:r>
      </w:del>
      <m:oMath>
        <m:r>
          <m:t>f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with respect to</w:delText>
        </w:r>
      </w:del>
      <w:del w:id="3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at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$\mathord{\smash[b]{\underset{\raise.3ex\hbox{$\scriptstyle\sim$}}{x}}\vphantom{x}}$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is</w:delText>
        </w:r>
      </w:del>
    </w:p>
    <w:p>
      <w:pPr>
        <w:pStyle w:val="BodyText"/>
      </w:pPr>
      <w:ins w:id="44" w:author="PR Preview" w:date="2026-01-01T00:00:00Z">
        <w:r>
          <w:rPr>
            <w:b/>
            <w:bCs/>
          </w:rPr>
          <w:t xml:space="preserve">Definition 1 (Partial derivative)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Let</w:t>
        </w:r>
      </w:ins>
      <w:ins w:id="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$\mathord{\smash[b]{\underset{\raise.3ex\hbox{$\scriptstyle\sim$}}{x}}\vphantom{x}}= {(x_1, \ldots, x_p)}^{\top} \in \mathbb{R}^p$</w:t>
        </w:r>
      </w:ins>
      <w:ins w:id="52" w:author="PR Preview" w:date="2026-01-01T00:00:00Z">
        <w:r>
          <w:t xml:space="preserve">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The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b/>
            <w:bCs/>
          </w:rPr>
          <w:t xml:space="preserve">partial derivative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[2]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of</w:t>
        </w:r>
      </w:ins>
      <w:ins w:id="61" w:author="PR Preview" w:date="2026-01-01T00:00:00Z">
        <w:r>
          <w:t xml:space="preserve"> </w:t>
        </w:r>
      </w:ins>
      <m:oMath>
        <m:r>
          <m:t>f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with respect to</w:t>
        </w:r>
      </w:ins>
      <w:ins w:id="6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at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$\mathord{\smash[b]{\underset{\raise.3ex\hbox{$\scriptstyle\sim$}}{x}}\vphantom{x}}$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del w:id="71" w:author="PR Preview" w:date="2026-01-01T00:00:00Z">
        <w:r>
          <w:rPr>
            <w:b/>
            <w:bCs/>
          </w:rPr>
          <w:delText xml:space="preserve">Exercise 1 (First-order partial derivatives)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Adapted from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Miller (2016)</w:delText>
        </w:r>
      </w:del>
      <w:del w:id="76" w:author="PR Preview" w:date="2026-01-01T00:00:00Z">
        <w:r>
          <w:delText xml:space="preserve">, Question 1.1.42.</w:delText>
        </w:r>
      </w:del>
    </w:p>
    <w:p>
      <w:pPr>
        <w:pStyle w:val="BodyText"/>
      </w:pPr>
      <w:ins w:id="77" w:author="PR Preview" w:date="2026-01-01T00:00:00Z">
        <w:r>
          <w:rPr>
            <w:b/>
            <w:bCs/>
          </w:rPr>
          <w:t xml:space="preserve">Exercise 1 (First-order partial derivatives)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Adapted from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Miller [3]</w:t>
        </w:r>
      </w:ins>
      <w:ins w:id="82" w:author="PR Preview" w:date="2026-01-01T00:00:00Z">
        <w:r>
          <w:t xml:space="preserve">, Question 1.1.42.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del w:id="83" w:author="PR Preview" w:date="2026-01-01T00:00:00Z">
        <w:r>
          <w:rPr>
            <w:b/>
            <w:bCs/>
          </w:rPr>
          <w:delText xml:space="preserve">Exercise 2 (Partial derivatives of the normal density with respect to parameters)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Adapted from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Miller (2016)</w:delText>
        </w:r>
      </w:del>
      <w:del w:id="88" w:author="PR Preview" w:date="2026-01-01T00:00:00Z">
        <w:r>
          <w:delText xml:space="preserve">, Question 1.1.43.</w:delText>
        </w:r>
      </w:del>
    </w:p>
    <w:p>
      <w:pPr>
        <w:pStyle w:val="FirstParagraph"/>
      </w:pPr>
      <w:ins w:id="89" w:author="PR Preview" w:date="2026-01-01T00:00:00Z">
        <w:r>
          <w:rPr>
            <w:b/>
            <w:bCs/>
          </w:rPr>
          <w:t xml:space="preserve">Exercise 2 (Partial derivatives of the normal density with respect to parameters)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Adapted from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Miller [3]</w:t>
        </w:r>
      </w:ins>
      <w:ins w:id="94" w:author="PR Preview" w:date="2026-01-01T00:00:00Z">
        <w:r>
          <w:t xml:space="preserve">, Question 1.1.43.</w:t>
        </w:r>
      </w:ins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del w:id="95" w:author="PR Preview" w:date="2026-01-01T00:00:00Z">
        <w:r>
          <w:rPr>
            <w:b/>
            <w:bCs/>
          </w:rPr>
          <w:delText xml:space="preserve">Exercise 3 (Partial derivatives with exponential of quadratic form)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Adapted from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Miller (2016)</w:delText>
        </w:r>
      </w:del>
      <w:del w:id="100" w:author="PR Preview" w:date="2026-01-01T00:00:00Z">
        <w:r>
          <w:delText xml:space="preserve">, Question 1.1.44.</w:delText>
        </w:r>
      </w:del>
    </w:p>
    <w:p>
      <w:pPr>
        <w:pStyle w:val="FirstParagraph"/>
      </w:pPr>
      <w:ins w:id="101" w:author="PR Preview" w:date="2026-01-01T00:00:00Z">
        <w:r>
          <w:rPr>
            <w:b/>
            <w:bCs/>
          </w:rPr>
          <w:t xml:space="preserve">Exercise 3 (Partial derivatives with exponential of quadratic form)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Adapted from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Miller [3]</w:t>
        </w:r>
      </w:ins>
      <w:ins w:id="106" w:author="PR Preview" w:date="2026-01-01T00:00:00Z">
        <w:r>
          <w:t xml:space="preserve">, Question 1.1.44.</w:t>
        </w:r>
      </w:ins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del w:id="107" w:author="PR Preview" w:date="2026-01-01T00:00:00Z">
        <w:r>
          <w:rPr>
            <w:b/>
            <w:bCs/>
          </w:rPr>
          <w:delText xml:space="preserve">Exercise 4 (Using symmetry to compute partial derivatives)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Adapted from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Miller (2016)</w:delText>
        </w:r>
      </w:del>
      <w:del w:id="112" w:author="PR Preview" w:date="2026-01-01T00:00:00Z">
        <w:r>
          <w:delText xml:space="preserve">, Question 1.1.45.</w:delText>
        </w:r>
      </w:del>
    </w:p>
    <w:p>
      <w:pPr>
        <w:pStyle w:val="FirstParagraph"/>
      </w:pPr>
      <w:ins w:id="113" w:author="PR Preview" w:date="2026-01-01T00:00:00Z">
        <w:r>
          <w:rPr>
            <w:b/>
            <w:bCs/>
          </w:rPr>
          <w:t xml:space="preserve">Exercise 4 (Using symmetry to compute partial derivatives)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Adapted from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Miller [3]</w:t>
        </w:r>
      </w:ins>
      <w:ins w:id="118" w:author="PR Preview" w:date="2026-01-01T00:00:00Z">
        <w:r>
          <w:t xml:space="preserve">, Question 1.1.45.</w:t>
        </w:r>
      </w:ins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del w:id="119" w:author="PR Preview" w:date="2026-01-01T00:00:00Z">
        <w:r>
          <w:delText xml:space="preserve">The vector derivative is also called the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rPr>
            <w:b/>
            <w:bCs/>
          </w:rPr>
          <w:delText xml:space="preserve">gradient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(Wikipedia contributors, n.d.)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of</w:delText>
        </w:r>
      </w:del>
      <w:del w:id="126" w:author="PR Preview" w:date="2026-01-01T00:00:00Z">
        <w:r>
          <w:delText xml:space="preserve"> </w:delText>
        </w:r>
      </w:del>
      <m:oMath>
        <m:r>
          <m:t>f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with respect to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$\mathord{\smash[b]{\underset{\raise.3ex\hbox{$\scriptstyle\sim$}}{\beta}}\vphantom{\beta}}$</w:delText>
        </w:r>
      </w:del>
      <w:del w:id="131" w:author="PR Preview" w:date="2026-01-01T00:00:00Z">
        <w:r>
          <w:delText xml:space="preserve">,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written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$\nabla_{\mathord{\smash[b]{\underset{\raise.3ex\hbox{$\scriptstyle\sim$}}{\beta}}\vphantom{\beta}}} f(\mathord{\smash[b]{\underset{\raise.3ex\hbox{$\scriptstyle\sim$}}{\beta}}\vphantom{\beta}})$</w:delText>
        </w:r>
      </w:del>
      <w:del w:id="136" w:author="PR Preview" w:date="2026-01-01T00:00:00Z">
        <w:r>
          <w:delText xml:space="preserve">.</w:delText>
        </w:r>
      </w:del>
    </w:p>
    <w:p>
      <w:pPr>
        <w:pStyle w:val="FirstParagraph"/>
      </w:pPr>
      <w:ins w:id="137" w:author="PR Preview" w:date="2026-01-01T00:00:00Z">
        <w:r>
          <w:t xml:space="preserve">The vector derivative is also called the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rPr>
            <w:b/>
            <w:bCs/>
          </w:rPr>
          <w:t xml:space="preserve">gradient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[4]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of</w:t>
        </w:r>
      </w:ins>
      <w:ins w:id="144" w:author="PR Preview" w:date="2026-01-01T00:00:00Z">
        <w:r>
          <w:t xml:space="preserve"> </w:t>
        </w:r>
      </w:ins>
      <m:oMath>
        <m:r>
          <m:t>f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with respect to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$\mathord{\smash[b]{\underset{\raise.3ex\hbox{$\scriptstyle\sim$}}{\beta}}\vphantom{\beta}}$</w:t>
        </w:r>
      </w:ins>
      <w:ins w:id="149" w:author="PR Preview" w:date="2026-01-01T00:00:00Z">
        <w:r>
          <w:t xml:space="preserve">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written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$\nabla_{\mathord{\smash[b]{\underset{\raise.3ex\hbox{$\scriptstyle\sim$}}{\beta}}\vphantom{\beta}}} f(\mathord{\smash[b]{\underset{\raise.3ex\hbox{$\scriptstyle\sim$}}{\beta}}\vphantom{\beta}})$</w:t>
        </w:r>
      </w:ins>
      <w:ins w:id="154" w:author="PR Preview" w:date="2026-01-01T00:00:00Z">
        <w:r>
          <w:t xml:space="preserve">.</w:t>
        </w:r>
      </w:ins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del w:id="155" w:author="PR Preview" w:date="2026-01-01T00:00:00Z">
        <w:r>
          <w:rPr>
            <w:b/>
            <w:bCs/>
          </w:rPr>
          <w:delText xml:space="preserve">Definition 4 (Level set (level curve, contour))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Let</w:delText>
        </w:r>
      </w:del>
      <w:del w:id="15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and let</w:delText>
        </w:r>
      </w:del>
      <w:del w:id="161" w:author="PR Preview" w:date="2026-01-01T00:00:00Z">
        <w:r>
          <w:delText xml:space="preserve"> </w:delText>
        </w:r>
      </w:del>
      <m:oMath>
        <m:r>
          <m:t>c</m:t>
        </m:r>
      </m:oMath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be a real number.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The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rPr>
            <w:b/>
            <w:bCs/>
          </w:rPr>
          <w:delText xml:space="preserve">level set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(Wikipedia contributors 2026e)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of</w:delText>
        </w:r>
      </w:del>
      <w:del w:id="172" w:author="PR Preview" w:date="2026-01-01T00:00:00Z">
        <w:r>
          <w:delText xml:space="preserve"> </w:delText>
        </w:r>
      </w:del>
      <m:oMath>
        <m:r>
          <m:t>f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at</w:delText>
        </w:r>
      </w:del>
      <w:del w:id="175" w:author="PR Preview" w:date="2026-01-01T00:00:00Z">
        <w:r>
          <w:delText xml:space="preserve"> </w:delText>
        </w:r>
      </w:del>
      <m:oMath>
        <m:r>
          <m:t>c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is</w:delText>
        </w:r>
      </w:del>
    </w:p>
    <w:p>
      <w:pPr>
        <w:pStyle w:val="BodyText"/>
      </w:pPr>
      <w:ins w:id="178" w:author="PR Preview" w:date="2026-01-01T00:00:00Z">
        <w:r>
          <w:rPr>
            <w:b/>
            <w:bCs/>
          </w:rPr>
          <w:t xml:space="preserve">Definition 4 (Level set (level curve, contour))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Let</w:t>
        </w:r>
      </w:ins>
      <w:ins w:id="1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and let</w:t>
        </w:r>
      </w:ins>
      <w:ins w:id="184" w:author="PR Preview" w:date="2026-01-01T00:00:00Z">
        <w:r>
          <w:t xml:space="preserve"> </w:t>
        </w:r>
      </w:ins>
      <m:oMath>
        <m:r>
          <m:t>c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be a real number.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The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rPr>
            <w:b/>
            <w:bCs/>
          </w:rPr>
          <w:t xml:space="preserve">level set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[6]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of</w:t>
        </w:r>
      </w:ins>
      <w:ins w:id="195" w:author="PR Preview" w:date="2026-01-01T00:00:00Z">
        <w:r>
          <w:t xml:space="preserve"> </w:t>
        </w:r>
      </w:ins>
      <m:oMath>
        <m:r>
          <m:t>f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at</w:t>
        </w:r>
      </w:ins>
      <w:ins w:id="198" w:author="PR Preview" w:date="2026-01-01T00:00:00Z">
        <w:r>
          <w:t xml:space="preserve"> </w:t>
        </w:r>
      </w:ins>
      <m:oMath>
        <m:r>
          <m:t>c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del w:id="201" w:author="PR Preview" w:date="2026-01-01T00:00:00Z">
        <w:r>
          <w:delText xml:space="preserve">The row-vector derivative is also called the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rPr>
            <w:b/>
            <w:bCs/>
          </w:rPr>
          <w:delText xml:space="preserve">total derivative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(Wikipedia contributors 2026j)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of</w:delText>
        </w:r>
      </w:del>
      <w:del w:id="208" w:author="PR Preview" w:date="2026-01-01T00:00:00Z">
        <w:r>
          <w:delText xml:space="preserve"> </w:delText>
        </w:r>
      </w:del>
      <m:oMath>
        <m:r>
          <m:t>f</m:t>
        </m:r>
      </m:oMath>
      <w:del w:id="209" w:author="PR Preview" w:date="2026-01-01T00:00:00Z">
        <w:r>
          <w:delText xml:space="preserve">,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the name used when the derivative of a scalar-valued function is written as a row vector.</w:delText>
        </w:r>
      </w:del>
    </w:p>
    <w:p>
      <w:pPr>
        <w:pStyle w:val="FirstParagraph"/>
      </w:pPr>
      <w:ins w:id="212" w:author="PR Preview" w:date="2026-01-01T00:00:00Z">
        <w:r>
          <w:t xml:space="preserve">The row-vector derivative is also called the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rPr>
            <w:b/>
            <w:bCs/>
          </w:rPr>
          <w:t xml:space="preserve">total derivative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[7]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</w:t>
        </w:r>
      </w:ins>
      <w:ins w:id="219" w:author="PR Preview" w:date="2026-01-01T00:00:00Z">
        <w:r>
          <w:t xml:space="preserve"> </w:t>
        </w:r>
      </w:ins>
      <m:oMath>
        <m:r>
          <m:t>f</m:t>
        </m:r>
      </m:oMath>
      <w:ins w:id="220" w:author="PR Preview" w:date="2026-01-01T00:00:00Z">
        <w:r>
          <w:t xml:space="preserve">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the name used when the derivative of a scalar-valued function is written as a row vector.</w:t>
        </w:r>
      </w:ins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del w:id="223" w:author="PR Preview" w:date="2026-01-01T00:00:00Z">
        <w:r>
          <w:rPr>
            <w:b/>
            <w:bCs/>
          </w:rPr>
          <w:delText xml:space="preserve">Definition 7 (Denominator layout)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Writing derivatives as in</w:delText>
        </w:r>
      </w:del>
      <w:del w:id="226" w:author="PR Preview" w:date="2026-01-01T00:00:00Z">
        <w:r>
          <w:delText xml:space="preserve"> </w:delText>
        </w:r>
      </w:del>
      <w:hyperlink w:anchor="def-vector-valued-derivative">
        <w:del w:id="22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is the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rPr>
            <w:b/>
            <w:bCs/>
          </w:rPr>
          <w:delText xml:space="preserve">denominator layout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(Wikipedia contributors 2026f)</w:delText>
        </w:r>
      </w:del>
      <w:del w:id="234" w:author="PR Preview" w:date="2026-01-01T00:00:00Z">
        <w:r>
          <w:delText xml:space="preserve">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which these notes use throughout: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rows index the entries of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$\mathord{\smash[b]{\underset{\raise.3ex\hbox{$\scriptstyle\sim$}}{\beta}}\vphantom{\beta}}$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(the denominator)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and columns index the entries of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$\mathord{\smash[b]{\underset{\raise.3ex\hbox{$\scriptstyle\sim$}}{y}}\vphantom{y}}$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(the numerator),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so column</w:delText>
        </w:r>
      </w:del>
      <w:del w:id="251" w:author="PR Preview" w:date="2026-01-01T00:00:00Z">
        <w:r>
          <w:delText xml:space="preserve"> </w:delText>
        </w:r>
      </w:del>
      <m:oMath>
        <m:r>
          <m:t>j</m:t>
        </m:r>
      </m:oMath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is the vector derivative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$\frac{\partial}{\partial \mathord{\smash[b]{\underset{\raise.3ex\hbox{$\scriptstyle\sim$}}{\beta}}\vphantom{\beta}}} y_j$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(</w:delText>
        </w:r>
      </w:del>
      <w:hyperlink w:anchor="def-vector-derivative">
        <w:del w:id="258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59" w:author="PR Preview" w:date="2026-01-01T00:00:00Z">
        <w:r>
          <w:delText xml:space="preserve">).</w:delText>
        </w:r>
      </w:del>
    </w:p>
    <w:p>
      <w:pPr>
        <w:pStyle w:val="BodyText"/>
      </w:pPr>
      <w:ins w:id="260" w:author="PR Preview" w:date="2026-01-01T00:00:00Z">
        <w:r>
          <w:rPr>
            <w:b/>
            <w:bCs/>
          </w:rPr>
          <w:t xml:space="preserve">Definition 7 (Denominator layout)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Writing derivatives as in</w:t>
        </w:r>
      </w:ins>
      <w:ins w:id="263" w:author="PR Preview" w:date="2026-01-01T00:00:00Z">
        <w:r>
          <w:t xml:space="preserve"> </w:t>
        </w:r>
      </w:ins>
      <w:hyperlink w:anchor="def-vector-valued-derivative">
        <w:ins w:id="26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is the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rPr>
            <w:b/>
            <w:bCs/>
          </w:rPr>
          <w:t xml:space="preserve">denominator layout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[8]</w:t>
        </w:r>
      </w:ins>
      <w:ins w:id="271" w:author="PR Preview" w:date="2026-01-01T00:00:00Z">
        <w:r>
          <w:t xml:space="preserve">,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which these notes use throughout: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rows index the entries of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$\mathord{\smash[b]{\underset{\raise.3ex\hbox{$\scriptstyle\sim$}}{\beta}}\vphantom{\beta}}$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(the denominator)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and columns index the entries of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$\mathord{\smash[b]{\underset{\raise.3ex\hbox{$\scriptstyle\sim$}}{y}}\vphantom{y}}$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(the numerator),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so column</w:t>
        </w:r>
      </w:ins>
      <w:ins w:id="288" w:author="PR Preview" w:date="2026-01-01T00:00:00Z">
        <w:r>
          <w:t xml:space="preserve"> </w:t>
        </w:r>
      </w:ins>
      <m:oMath>
        <m:r>
          <m:t>j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is the vector derivative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$\frac{\partial}{\partial \mathord{\smash[b]{\underset{\raise.3ex\hbox{$\scriptstyle\sim$}}{\beta}}\vphantom{\beta}}} y_j$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(</w:t>
        </w:r>
      </w:ins>
      <w:hyperlink w:anchor="def-vector-derivative">
        <w:ins w:id="29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96" w:author="PR Preview" w:date="2026-01-01T00:00:00Z">
        <w:r>
          <w:t xml:space="preserve">).</w:t>
        </w:r>
      </w:ins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del w:id="297" w:author="PR Preview" w:date="2026-01-01T00:00:00Z">
        <w:r>
          <w:delText xml:space="preserve">be a</w:delText>
        </w:r>
      </w:del>
      <w:del w:id="298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vector-valued function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of the</w:delText>
        </w:r>
      </w:del>
      <w:del w:id="30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vector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$\mathord{\smash[b]{\underset{\raise.3ex\hbox{$\scriptstyle\sim$}}{\beta}}\vphantom{\beta}}$</w:delText>
        </w:r>
      </w:del>
      <w:del w:id="308" w:author="PR Preview" w:date="2026-01-01T00:00:00Z">
        <w:r>
          <w:delText xml:space="preserve">.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The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rPr>
            <w:b/>
            <w:bCs/>
          </w:rPr>
          <w:delText xml:space="preserve">Jacobian matrix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(Wikipedia contributors 2026d)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of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$\mathord{\smash[b]{\underset{\raise.3ex\hbox{$\scriptstyle\sim$}}{y}}\vphantom{y}}$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is the</w:delText>
        </w:r>
      </w:del>
      <w:del w:id="321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p</m:t>
        </m:r>
      </m:oMath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matrix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whose</w:delText>
        </w:r>
      </w:del>
      <w:del w:id="3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entry is</w:delText>
        </w:r>
      </w:del>
      <w:del w:id="32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del w:id="330" w:author="PR Preview" w:date="2026-01-01T00:00:00Z">
        <w:r>
          <w:delText xml:space="preserve">,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for</w:delText>
        </w:r>
      </w:del>
      <w:del w:id="333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and</w:delText>
        </w:r>
      </w:del>
      <w:del w:id="33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337" w:author="PR Preview" w:date="2026-01-01T00:00:00Z">
        <w:r>
          <w:delText xml:space="preserve">.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It is the transpose of the derivative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$\frac{\partial}{\partial \mathord{\smash[b]{\underset{\raise.3ex\hbox{$\scriptstyle\sim$}}{\beta}}\vphantom{\beta}}} {\mathord{\smash[b]{\underset{\raise.3ex\hbox{$\scriptstyle\sim$}}{y}}\vphantom{y}}}^{\top}$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of</w:delText>
        </w:r>
      </w:del>
      <w:del w:id="344" w:author="PR Preview" w:date="2026-01-01T00:00:00Z">
        <w:r>
          <w:delText xml:space="preserve"> </w:delText>
        </w:r>
      </w:del>
      <w:hyperlink w:anchor="def-vector-valued-derivative">
        <w:del w:id="34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46" w:author="PR Preview" w:date="2026-01-01T00:00:00Z">
        <w:r>
          <w:delText xml:space="preserve">.</w:delText>
        </w:r>
      </w:del>
    </w:p>
    <w:p>
      <w:pPr>
        <w:pStyle w:val="BodyText"/>
      </w:pPr>
      <w:del w:id="347" w:author="PR Preview" w:date="2026-01-01T00:00:00Z">
        <w:r>
          <w:rPr>
            <w:b/>
            <w:bCs/>
          </w:rPr>
          <w:delText xml:space="preserve">Definition 9 (Numerator layout)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Writing derivatives as in</w:delText>
        </w:r>
      </w:del>
      <w:del w:id="350" w:author="PR Preview" w:date="2026-01-01T00:00:00Z">
        <w:r>
          <w:delText xml:space="preserve"> </w:delText>
        </w:r>
      </w:del>
      <w:hyperlink w:anchor="def-jacobian-matrix">
        <w:del w:id="35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52" w:author="PR Preview" w:date="2026-01-01T00:00:00Z">
        <w:r>
          <w:delText xml:space="preserve">,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with rows indexing the entries of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$\mathord{\smash[b]{\underset{\raise.3ex\hbox{$\scriptstyle\sim$}}{y}}\vphantom{y}}$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(the numerator)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and columns indexing the entries of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$\mathord{\smash[b]{\underset{\raise.3ex\hbox{$\scriptstyle\sim$}}{\beta}}\vphantom{\beta}}$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(the denominator),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is the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rPr>
            <w:b/>
            <w:bCs/>
          </w:rPr>
          <w:delText xml:space="preserve">numerator layout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(Wikipedia contributors 2026f)</w:delText>
        </w:r>
      </w:del>
      <w:del w:id="371" w:author="PR Preview" w:date="2026-01-01T00:00:00Z">
        <w:r>
          <w:delText xml:space="preserve">.</w:delText>
        </w:r>
      </w:del>
    </w:p>
    <w:p>
      <w:pPr>
        <w:pStyle w:val="FirstParagraph"/>
      </w:pPr>
      <w:ins w:id="372" w:author="PR Preview" w:date="2026-01-01T00:00:00Z">
        <w:r>
          <w:t xml:space="preserve">be a</w:t>
        </w:r>
      </w:ins>
      <w:ins w:id="37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vector-valued function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of the</w:t>
        </w:r>
      </w:ins>
      <w:ins w:id="37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vector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$\mathord{\smash[b]{\underset{\raise.3ex\hbox{$\scriptstyle\sim$}}{\beta}}\vphantom{\beta}}$</w:t>
        </w:r>
      </w:ins>
      <w:ins w:id="383" w:author="PR Preview" w:date="2026-01-01T00:00:00Z">
        <w:r>
          <w:t xml:space="preserve">.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The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rPr>
            <w:b/>
            <w:bCs/>
          </w:rPr>
          <w:t xml:space="preserve">Jacobian matrix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[9]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of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$\mathord{\smash[b]{\underset{\raise.3ex\hbox{$\scriptstyle\sim$}}{y}}\vphantom{y}}$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is the</w:t>
        </w:r>
      </w:ins>
      <w:ins w:id="39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p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matrix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whose</w:t>
        </w:r>
      </w:ins>
      <w:ins w:id="4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entry is</w:t>
        </w:r>
      </w:ins>
      <w:ins w:id="40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ins w:id="405" w:author="PR Preview" w:date="2026-01-01T00:00:00Z">
        <w:r>
          <w:t xml:space="preserve">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for</w:t>
        </w:r>
      </w:ins>
      <w:ins w:id="408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and</w:t>
        </w:r>
      </w:ins>
      <w:ins w:id="41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412" w:author="PR Preview" w:date="2026-01-01T00:00:00Z">
        <w:r>
          <w:t xml:space="preserve">.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It is the transpose of the derivative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$\frac{\partial}{\partial \mathord{\smash[b]{\underset{\raise.3ex\hbox{$\scriptstyle\sim$}}{\beta}}\vphantom{\beta}}} {\mathord{\smash[b]{\underset{\raise.3ex\hbox{$\scriptstyle\sim$}}{y}}\vphantom{y}}}^{\top}$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of</w:t>
        </w:r>
      </w:ins>
      <w:ins w:id="419" w:author="PR Preview" w:date="2026-01-01T00:00:00Z">
        <w:r>
          <w:t xml:space="preserve"> </w:t>
        </w:r>
      </w:ins>
      <w:hyperlink w:anchor="def-vector-valued-derivative">
        <w:ins w:id="42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21" w:author="PR Preview" w:date="2026-01-01T00:00:00Z">
        <w:r>
          <w:t xml:space="preserve">.</w:t>
        </w:r>
      </w:ins>
    </w:p>
    <w:bookmarkEnd w:id="61"/>
    <w:bookmarkStart w:id="62" w:name="def-numerator-layout"/>
    <w:p>
      <w:pPr>
        <w:pStyle w:val="BodyText"/>
      </w:pPr>
      <w:ins w:id="422" w:author="PR Preview" w:date="2026-01-01T00:00:00Z">
        <w:r>
          <w:rPr>
            <w:b/>
            <w:bCs/>
          </w:rPr>
          <w:t xml:space="preserve">Definition 9 (Numerator layout)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Writing derivatives as in</w:t>
        </w:r>
      </w:ins>
      <w:ins w:id="425" w:author="PR Preview" w:date="2026-01-01T00:00:00Z">
        <w:r>
          <w:t xml:space="preserve"> </w:t>
        </w:r>
      </w:ins>
      <w:hyperlink w:anchor="def-jacobian-matrix">
        <w:ins w:id="42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27" w:author="PR Preview" w:date="2026-01-01T00:00:00Z">
        <w:r>
          <w:t xml:space="preserve">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with rows indexing the entries of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$\mathord{\smash[b]{\underset{\raise.3ex\hbox{$\scriptstyle\sim$}}{y}}\vphantom{y}}$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(the numerator)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and columns indexing the entries of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$\mathord{\smash[b]{\underset{\raise.3ex\hbox{$\scriptstyle\sim$}}{\beta}}\vphantom{\beta}}$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(the denominator),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is the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rPr>
            <w:b/>
            <w:bCs/>
          </w:rPr>
          <w:t xml:space="preserve">numerator layout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[8]</w:t>
        </w:r>
      </w:ins>
      <w:ins w:id="446" w:author="PR Preview" w:date="2026-01-01T00:00:00Z">
        <w:r>
          <w:t xml:space="preserve">.</w:t>
        </w:r>
      </w:ins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del w:id="447" w:author="PR Preview" w:date="2026-01-01T00:00:00Z">
        <w:r>
          <w:rPr>
            <w:b/>
            <w:bCs/>
          </w:rPr>
          <w:delText xml:space="preserve">Exercise 6 (Partial derivative with respect to an unreferenced variable)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Adapted from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Miller (2016)</w:delText>
        </w:r>
      </w:del>
      <w:del w:id="452" w:author="PR Preview" w:date="2026-01-01T00:00:00Z">
        <w:r>
          <w:delText xml:space="preserve">, Question 1.1.46.</w:delText>
        </w:r>
      </w:del>
    </w:p>
    <w:p>
      <w:pPr>
        <w:pStyle w:val="BodyText"/>
      </w:pPr>
      <w:ins w:id="453" w:author="PR Preview" w:date="2026-01-01T00:00:00Z">
        <w:r>
          <w:rPr>
            <w:b/>
            <w:bCs/>
          </w:rPr>
          <w:t xml:space="preserve">Exercise 6 (Partial derivative with respect to an unreferenced variable)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Adapted from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Miller [3]</w:t>
        </w:r>
      </w:ins>
      <w:ins w:id="458" w:author="PR Preview" w:date="2026-01-01T00:00:00Z">
        <w:r>
          <w:t xml:space="preserve">, Question 1.1.46.</w:t>
        </w:r>
      </w:ins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del w:id="459" w:author="PR Preview" w:date="2026-01-01T00:00:00Z">
        <w:r>
          <w:rPr>
            <w:b/>
            <w:bCs/>
          </w:rPr>
          <w:delText xml:space="preserve">Definition 11 (Residual vector and residuals)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Let</w:delText>
        </w:r>
      </w:del>
      <w:del w:id="462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be an</w:delText>
        </w:r>
      </w:del>
      <w:del w:id="46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matrix,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$\mathord{\smash[b]{\underset{\raise.3ex\hbox{$\scriptstyle\sim$}}{y}}\vphantom{y}}\in \mathbb{R}^n$</w:delText>
        </w:r>
      </w:del>
      <w:del w:id="470" w:author="PR Preview" w:date="2026-01-01T00:00:00Z">
        <w:r>
          <w:delText xml:space="preserve">, and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$\mathord{\smash[b]{\underset{\raise.3ex\hbox{$\scriptstyle\sim$}}{\beta}}\vphantom{\beta}}\in \mathbb{R}^p$</w:delText>
        </w:r>
      </w:del>
      <w:del w:id="473" w:author="PR Preview" w:date="2026-01-01T00:00:00Z">
        <w:r>
          <w:delText xml:space="preserve">.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The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rPr>
            <w:b/>
            <w:bCs/>
          </w:rPr>
          <w:delText xml:space="preserve">residual vector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of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$\mathord{\smash[b]{\underset{\raise.3ex\hbox{$\scriptstyle\sim$}}{\beta}}\vphantom{\beta}}$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is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delText>
        </w:r>
      </w:del>
      <w:del w:id="486" w:author="PR Preview" w:date="2026-01-01T00:00:00Z">
        <w:r>
          <w:delText xml:space="preserve">,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and its entries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$\varepsilon_i = y_i - (\mathbf{X}\mathord{\smash[b]{\underset{\raise.3ex\hbox{$\scriptstyle\sim$}}{\beta}}\vphantom{\beta}})_i$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are the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rPr>
            <w:b/>
            <w:bCs/>
          </w:rPr>
          <w:delText xml:space="preserve">residuals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(Wikipedia contributors 2026b)</w:delText>
        </w:r>
      </w:del>
      <w:del w:id="497" w:author="PR Preview" w:date="2026-01-01T00:00:00Z">
        <w:r>
          <w:delText xml:space="preserve">.</w:delText>
        </w:r>
      </w:del>
    </w:p>
    <w:p>
      <w:pPr>
        <w:pStyle w:val="BodyText"/>
      </w:pPr>
      <w:ins w:id="498" w:author="PR Preview" w:date="2026-01-01T00:00:00Z">
        <w:r>
          <w:rPr>
            <w:b/>
            <w:bCs/>
          </w:rPr>
          <w:t xml:space="preserve">Definition 11 (Residual vector and residuals)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Let</w:t>
        </w:r>
      </w:ins>
      <w:ins w:id="50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be an</w:t>
        </w:r>
      </w:ins>
      <w:ins w:id="50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matrix,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$\mathord{\smash[b]{\underset{\raise.3ex\hbox{$\scriptstyle\sim$}}{y}}\vphantom{y}}\in \mathbb{R}^n$</w:t>
        </w:r>
      </w:ins>
      <w:ins w:id="509" w:author="PR Preview" w:date="2026-01-01T00:00:00Z">
        <w:r>
          <w:t xml:space="preserve">, and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$\mathord{\smash[b]{\underset{\raise.3ex\hbox{$\scriptstyle\sim$}}{\beta}}\vphantom{\beta}}\in \mathbb{R}^p$</w:t>
        </w:r>
      </w:ins>
      <w:ins w:id="512" w:author="PR Preview" w:date="2026-01-01T00:00:00Z">
        <w:r>
          <w:t xml:space="preserve">.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The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rPr>
            <w:b/>
            <w:bCs/>
          </w:rPr>
          <w:t xml:space="preserve">residual vector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of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$\mathord{\smash[b]{\underset{\raise.3ex\hbox{$\scriptstyle\sim$}}{\beta}}\vphantom{\beta}}$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is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  </w:r>
      </w:ins>
      <w:ins w:id="525" w:author="PR Preview" w:date="2026-01-01T00:00:00Z">
        <w:r>
          <w:t xml:space="preserve">,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and its entries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$\varepsilon_i = y_i - (\mathbf{X}\mathord{\smash[b]{\underset{\raise.3ex\hbox{$\scriptstyle\sim$}}{\beta}}\vphantom{\beta}})_i$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are the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rPr>
            <w:b/>
            <w:bCs/>
          </w:rPr>
          <w:t xml:space="preserve">residuals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[10]</w:t>
        </w:r>
      </w:ins>
      <w:ins w:id="536" w:author="PR Preview" w:date="2026-01-01T00:00:00Z">
        <w:r>
          <w:t xml:space="preserve">.</w:t>
        </w:r>
      </w:ins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del w:id="537" w:author="PR Preview" w:date="2026-01-01T00:00:00Z">
        <w:r>
          <w:delText xml:space="preserve">is the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rPr>
            <w:b/>
            <w:bCs/>
          </w:rPr>
          <w:delText xml:space="preserve">residual sum of squares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(Wikipedia contributors 2026h)</w:delText>
        </w:r>
      </w:del>
      <w:del w:id="542" w:author="PR Preview" w:date="2026-01-01T00:00:00Z">
        <w:r>
          <w:delText xml:space="preserve">.</w:delText>
        </w:r>
      </w:del>
    </w:p>
    <w:p>
      <w:pPr>
        <w:pStyle w:val="FirstParagraph"/>
      </w:pPr>
      <w:ins w:id="543" w:author="PR Preview" w:date="2026-01-01T00:00:00Z">
        <w:r>
          <w:t xml:space="preserve">is the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rPr>
            <w:b/>
            <w:bCs/>
          </w:rPr>
          <w:t xml:space="preserve">residual sum of squares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[11]</w:t>
        </w:r>
      </w:ins>
      <w:ins w:id="548" w:author="PR Preview" w:date="2026-01-01T00:00:00Z">
        <w:r>
          <w:t xml:space="preserve">.</w:t>
        </w:r>
      </w:ins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del w:id="549" w:author="PR Preview" w:date="2026-01-01T00:00:00Z">
        <w:r>
          <w:delText xml:space="preserve">See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Felippa (n.d.)</w:delText>
        </w:r>
      </w:del>
      <w:del w:id="552" w:author="PR Preview" w:date="2026-01-01T00:00:00Z">
        <w:r>
          <w:delText xml:space="preserve">,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and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Wikipedia contributors (n.d.)</w:delText>
        </w:r>
      </w:del>
      <w:del w:id="557" w:author="PR Preview" w:date="2026-01-01T00:00:00Z">
        <w:r>
          <w:delText xml:space="preserve">, section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“Relationship with Frechet derivative”</w:delText>
        </w:r>
      </w:del>
      <w:del w:id="560" w:author="PR Preview" w:date="2026-01-01T00:00:00Z">
        <w:r>
          <w:delText xml:space="preserve">.</w:delText>
        </w:r>
      </w:del>
    </w:p>
    <w:p>
      <w:pPr>
        <w:pStyle w:val="BodyText"/>
      </w:pPr>
      <w:ins w:id="561" w:author="PR Preview" w:date="2026-01-01T00:00:00Z">
        <w:r>
          <w:t xml:space="preserve">See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Felippa [12]</w:t>
        </w:r>
      </w:ins>
      <w:ins w:id="564" w:author="PR Preview" w:date="2026-01-01T00:00:00Z">
        <w:r>
          <w:t xml:space="preserve">,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and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Wikipedia contributors [4]</w:t>
        </w:r>
      </w:ins>
      <w:ins w:id="569" w:author="PR Preview" w:date="2026-01-01T00:00:00Z">
        <w:r>
          <w:t xml:space="preserve">, section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“Relationship with Frechet derivative”</w:t>
        </w:r>
      </w:ins>
      <w:ins w:id="572" w:author="PR Preview" w:date="2026-01-01T00:00:00Z">
        <w:r>
          <w:t xml:space="preserve">.</w:t>
        </w:r>
      </w:ins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del w:id="573" w:author="PR Preview" w:date="2026-01-01T00:00:00Z">
        <w:r>
          <w:rPr>
            <w:b/>
            <w:bCs/>
          </w:rPr>
          <w:delText xml:space="preserve">Definition 14 (Matrix derivative (gradient))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For a scalar-valued function</w:delText>
        </w:r>
      </w:del>
      <w:del w:id="57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of an</w:delText>
        </w:r>
      </w:del>
      <w:del w:id="57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matrix</w:delText>
        </w:r>
      </w:del>
      <w:del w:id="582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83" w:author="PR Preview" w:date="2026-01-01T00:00:00Z">
        <w:r>
          <w:delText xml:space="preserve">,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the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rPr>
            <w:b/>
            <w:bCs/>
          </w:rPr>
          <w:delText xml:space="preserve">matrix derivative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(Wikipedia contributors 2026f)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is the</w:delText>
        </w:r>
      </w:del>
      <w:del w:id="59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matrix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whose</w:delText>
        </w:r>
      </w:del>
      <w:del w:id="5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entry is the partial derivative of</w:delText>
        </w:r>
      </w:del>
      <w:del w:id="600" w:author="PR Preview" w:date="2026-01-01T00:00:00Z">
        <w:r>
          <w:delText xml:space="preserve"> </w:delText>
        </w:r>
      </w:del>
      <m:oMath>
        <m:r>
          <m:t>f</m:t>
        </m:r>
      </m:oMath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with respect to the</w:delText>
        </w:r>
      </w:del>
      <w:del w:id="60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entry of</w:delText>
        </w:r>
      </w:del>
      <w:del w:id="606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07" w:author="PR Preview" w:date="2026-01-01T00:00:00Z">
        <w:r>
          <w:delText xml:space="preserve">:</w:delText>
        </w:r>
      </w:del>
    </w:p>
    <w:p>
      <w:pPr>
        <w:pStyle w:val="FirstParagraph"/>
      </w:pPr>
      <w:ins w:id="608" w:author="PR Preview" w:date="2026-01-01T00:00:00Z">
        <w:r>
          <w:rPr>
            <w:b/>
            <w:bCs/>
          </w:rPr>
          <w:t xml:space="preserve">Definition 14 (Matrix derivative (gradient))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For a scalar-valued function</w:t>
        </w:r>
      </w:ins>
      <w:ins w:id="6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of an</w:t>
        </w:r>
      </w:ins>
      <w:ins w:id="61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matrix</w:t>
        </w:r>
      </w:ins>
      <w:ins w:id="61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the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rPr>
            <w:b/>
            <w:bCs/>
          </w:rPr>
          <w:t xml:space="preserve">matrix derivative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[8]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is the</w:t>
        </w:r>
      </w:ins>
      <w:ins w:id="62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matrix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whose</w:t>
        </w:r>
      </w:ins>
      <w:ins w:id="6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entry is the partial derivative of</w:t>
        </w:r>
      </w:ins>
      <w:ins w:id="635" w:author="PR Preview" w:date="2026-01-01T00:00:00Z">
        <w:r>
          <w:t xml:space="preserve"> </w:t>
        </w:r>
      </w:ins>
      <m:oMath>
        <m:r>
          <m:t>f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with respect to the</w:t>
        </w:r>
      </w:ins>
      <w:ins w:id="6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entry of</w:t>
        </w:r>
      </w:ins>
      <w:ins w:id="64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del w:id="643" w:author="PR Preview" w:date="2026-01-01T00:00:00Z">
        <w:r>
          <w:rPr>
            <w:b/>
            <w:bCs/>
          </w:rPr>
          <w:delText xml:space="preserve">Definition 15 (Open ball)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Let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$\mathord{\smash[b]{\underset{\raise.3ex\hbox{$\scriptstyle\sim$}}{x}}\vphantom{x}}\in \mathbb{R}^p$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and</w:delText>
        </w:r>
      </w:del>
      <w:del w:id="65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&gt;</m:t>
        </m:r>
        <m:r>
          <m:t>0</m:t>
        </m:r>
      </m:oMath>
      <w:del w:id="651" w:author="PR Preview" w:date="2026-01-01T00:00:00Z">
        <w:r>
          <w:delText xml:space="preserve">.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The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rPr>
            <w:b/>
            <w:bCs/>
          </w:rPr>
          <w:delText xml:space="preserve">open ball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(Wikipedia contributors 2026a)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of radius</w:delText>
        </w:r>
      </w:del>
      <w:del w:id="660" w:author="PR Preview" w:date="2026-01-01T00:00:00Z">
        <w:r>
          <w:delText xml:space="preserve"> </w:delText>
        </w:r>
      </w:del>
      <m:oMath>
        <m:r>
          <m:t>r</m:t>
        </m:r>
      </m:oMath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around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$\mathord{\smash[b]{\underset{\raise.3ex\hbox{$\scriptstyle\sim$}}{x}}\vphantom{x}}$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is the set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delText>
        </w:r>
      </w:del>
      <w:del w:id="669" w:author="PR Preview" w:date="2026-01-01T00:00:00Z">
        <w:r>
          <w:delText xml:space="preserve">,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of points whose distance from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$\mathord{\smash[b]{\underset{\raise.3ex\hbox{$\scriptstyle\sim$}}{x}}\vphantom{x}}$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(the</w:delText>
        </w:r>
      </w:del>
      <w:del w:id="676" w:author="PR Preview" w:date="2026-01-01T00:00:00Z">
        <w:r>
          <w:delText xml:space="preserve"> </w:delText>
        </w:r>
      </w:del>
      <w:hyperlink r:id="rId123">
        <w:del w:id="677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of the difference)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is less than</w:delText>
        </w:r>
      </w:del>
      <w:del w:id="682" w:author="PR Preview" w:date="2026-01-01T00:00:00Z">
        <w:r>
          <w:delText xml:space="preserve"> </w:delText>
        </w:r>
      </w:del>
      <m:oMath>
        <m:r>
          <m:t>r</m:t>
        </m:r>
      </m:oMath>
      <w:del w:id="683" w:author="PR Preview" w:date="2026-01-01T00:00:00Z">
        <w:r>
          <w:delText xml:space="preserve">.</w:delText>
        </w:r>
      </w:del>
    </w:p>
    <w:p>
      <w:pPr>
        <w:pStyle w:val="FirstParagraph"/>
      </w:pPr>
      <w:ins w:id="684" w:author="PR Preview" w:date="2026-01-01T00:00:00Z">
        <w:r>
          <w:rPr>
            <w:b/>
            <w:bCs/>
          </w:rPr>
          <w:t xml:space="preserve">Definition 15 (Open ball)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Let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$\mathord{\smash[b]{\underset{\raise.3ex\hbox{$\scriptstyle\sim$}}{x}}\vphantom{x}}\in \mathbb{R}^p$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and</w:t>
        </w:r>
      </w:ins>
      <w:ins w:id="691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&gt;</m:t>
        </m:r>
        <m:r>
          <m:t>0</m:t>
        </m:r>
      </m:oMath>
      <w:ins w:id="692" w:author="PR Preview" w:date="2026-01-01T00:00:00Z">
        <w:r>
          <w:t xml:space="preserve">.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The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rPr>
            <w:b/>
            <w:bCs/>
          </w:rPr>
          <w:t xml:space="preserve">open ball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[13]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of radius</w:t>
        </w:r>
      </w:ins>
      <w:ins w:id="701" w:author="PR Preview" w:date="2026-01-01T00:00:00Z">
        <w:r>
          <w:t xml:space="preserve"> </w:t>
        </w:r>
      </w:ins>
      <m:oMath>
        <m:r>
          <m:t>r</m:t>
        </m:r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around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$\mathord{\smash[b]{\underset{\raise.3ex\hbox{$\scriptstyle\sim$}}{x}}\vphantom{x}}$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is the set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  </w:r>
      </w:ins>
      <w:ins w:id="710" w:author="PR Preview" w:date="2026-01-01T00:00:00Z">
        <w:r>
          <w:t xml:space="preserve">,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of points whose distance from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$\mathord{\smash[b]{\underset{\raise.3ex\hbox{$\scriptstyle\sim$}}{x}}\vphantom{x}}$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(the</w:t>
        </w:r>
      </w:ins>
      <w:ins w:id="717" w:author="PR Preview" w:date="2026-01-01T00:00:00Z">
        <w:r>
          <w:t xml:space="preserve"> </w:t>
        </w:r>
      </w:ins>
      <w:hyperlink r:id="rId123">
        <w:ins w:id="718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of the difference)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is less than</w:t>
        </w:r>
      </w:ins>
      <w:ins w:id="723" w:author="PR Preview" w:date="2026-01-01T00:00:00Z">
        <w:r>
          <w:t xml:space="preserve"> </w:t>
        </w:r>
      </w:ins>
      <m:oMath>
        <m:r>
          <m:t>r</m:t>
        </m:r>
      </m:oMath>
      <w:ins w:id="724" w:author="PR Preview" w:date="2026-01-01T00:00:00Z">
        <w:r>
          <w:t xml:space="preserve">.</w:t>
        </w:r>
      </w:ins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del w:id="725" w:author="PR Preview" w:date="2026-01-01T00:00:00Z">
        <w:r>
          <w:rPr>
            <w:b/>
            <w:bCs/>
          </w:rPr>
          <w:delText xml:space="preserve">Definition 20 (Hessian matrix)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Let</w:delText>
        </w:r>
      </w:del>
      <w:del w:id="728" w:author="PR Preview" w:date="2026-01-01T00:00:00Z">
        <w:r>
          <w:delText xml:space="preserve"> </w:delText>
        </w:r>
      </w:del>
      <m:oMath>
        <m:r>
          <m:t>f</m:t>
        </m:r>
      </m:oMath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be a scalar-valued function of a</w:delText>
        </w:r>
      </w:del>
      <w:del w:id="73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vector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$\mathord{\smash[b]{\underset{\raise.3ex\hbox{$\scriptstyle\sim$}}{x}}\vphantom{x}}$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whose first partial derivatives exist on an open ball around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$\mathord{\smash[b]{\underset{\raise.3ex\hbox{$\scriptstyle\sim$}}{x}}\vphantom{x}}$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(</w:delText>
        </w:r>
      </w:del>
      <w:hyperlink w:anchor="def-ball">
        <w:del w:id="74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743" w:author="PR Preview" w:date="2026-01-01T00:00:00Z">
        <w:r>
          <w:delText xml:space="preserve">)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and whose second partial derivatives (</w:delText>
        </w:r>
      </w:del>
      <w:hyperlink w:anchor="def-second-partial-derivative">
        <w:del w:id="746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747" w:author="PR Preview" w:date="2026-01-01T00:00:00Z">
        <w:r>
          <w:delText xml:space="preserve">) exist at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$\mathord{\smash[b]{\underset{\raise.3ex\hbox{$\scriptstyle\sim$}}{x}}\vphantom{x}}$</w:delText>
        </w:r>
      </w:del>
      <w:del w:id="750" w:author="PR Preview" w:date="2026-01-01T00:00:00Z">
        <w:r>
          <w:delText xml:space="preserve">.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The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rPr>
            <w:b/>
            <w:bCs/>
          </w:rPr>
          <w:delText xml:space="preserve">Hessian matrix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(Wikipedia contributors 2026c)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of</w:delText>
        </w:r>
      </w:del>
      <w:del w:id="759" w:author="PR Preview" w:date="2026-01-01T00:00:00Z">
        <w:r>
          <w:delText xml:space="preserve"> </w:delText>
        </w:r>
      </w:del>
      <m:oMath>
        <m:r>
          <m:t>f</m:t>
        </m:r>
      </m:oMath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at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$\mathord{\smash[b]{\underset{\raise.3ex\hbox{$\scriptstyle\sim$}}{x}}\vphantom{x}}$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is the derivative (</w:delText>
        </w:r>
      </w:del>
      <w:hyperlink w:anchor="def-vector-valued-derivative">
        <w:del w:id="766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767" w:author="PR Preview" w:date="2026-01-01T00:00:00Z">
        <w:r>
          <w:delText xml:space="preserve">)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of the transposed gradient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${\mathopen{}\left(\frac{\partial}{\partial \mathord{\smash[b]{\underset{\raise.3ex\hbox{$\scriptstyle\sim$}}{x}}\vphantom{x}}} f(\mathord{\smash[b]{\underset{\raise.3ex\hbox{$\scriptstyle\sim$}}{x}}\vphantom{x}})\right)\mathclose{}}^{\top}$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(</w:delText>
        </w:r>
      </w:del>
      <w:hyperlink w:anchor="def-vector-derivative">
        <w:del w:id="77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775" w:author="PR Preview" w:date="2026-01-01T00:00:00Z">
        <w:r>
          <w:delText xml:space="preserve">):</w:delText>
        </w:r>
      </w:del>
    </w:p>
    <w:p>
      <w:pPr>
        <w:pStyle w:val="BodyText"/>
      </w:pPr>
      <w:ins w:id="776" w:author="PR Preview" w:date="2026-01-01T00:00:00Z">
        <w:r>
          <w:rPr>
            <w:b/>
            <w:bCs/>
          </w:rPr>
          <w:t xml:space="preserve">Definition 20 (Hessian matrix)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Let</w:t>
        </w:r>
      </w:ins>
      <w:ins w:id="779" w:author="PR Preview" w:date="2026-01-01T00:00:00Z">
        <w:r>
          <w:t xml:space="preserve"> </w:t>
        </w:r>
      </w:ins>
      <m:oMath>
        <m:r>
          <m:t>f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be a scalar-valued function of a</w:t>
        </w:r>
      </w:ins>
      <w:ins w:id="78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vector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$\mathord{\smash[b]{\underset{\raise.3ex\hbox{$\scriptstyle\sim$}}{x}}\vphantom{x}}$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whose first partial derivatives exist on an open ball around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$\mathord{\smash[b]{\underset{\raise.3ex\hbox{$\scriptstyle\sim$}}{x}}\vphantom{x}}$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(</w:t>
        </w:r>
      </w:ins>
      <w:hyperlink w:anchor="def-ball">
        <w:ins w:id="79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794" w:author="PR Preview" w:date="2026-01-01T00:00:00Z">
        <w:r>
          <w:t xml:space="preserve">)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and whose second partial derivatives (</w:t>
        </w:r>
      </w:ins>
      <w:hyperlink w:anchor="def-second-partial-derivative">
        <w:ins w:id="797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798" w:author="PR Preview" w:date="2026-01-01T00:00:00Z">
        <w:r>
          <w:t xml:space="preserve">) exist at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$\mathord{\smash[b]{\underset{\raise.3ex\hbox{$\scriptstyle\sim$}}{x}}\vphantom{x}}$</w:t>
        </w:r>
      </w:ins>
      <w:ins w:id="801" w:author="PR Preview" w:date="2026-01-01T00:00:00Z">
        <w:r>
          <w:t xml:space="preserve">.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The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rPr>
            <w:b/>
            <w:bCs/>
          </w:rPr>
          <w:t xml:space="preserve">Hessian matrix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[14]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of</w:t>
        </w:r>
      </w:ins>
      <w:ins w:id="810" w:author="PR Preview" w:date="2026-01-01T00:00:00Z">
        <w:r>
          <w:t xml:space="preserve"> </w:t>
        </w:r>
      </w:ins>
      <m:oMath>
        <m:r>
          <m:t>f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at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$\mathord{\smash[b]{\underset{\raise.3ex\hbox{$\scriptstyle\sim$}}{x}}\vphantom{x}}$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is the derivative (</w:t>
        </w:r>
      </w:ins>
      <w:hyperlink w:anchor="def-vector-valued-derivative">
        <w:ins w:id="81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818" w:author="PR Preview" w:date="2026-01-01T00:00:00Z">
        <w:r>
          <w:t xml:space="preserve">)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of the transposed gradient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(</w:t>
        </w:r>
      </w:ins>
      <w:hyperlink w:anchor="def-vector-derivative">
        <w:ins w:id="82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26" w:author="PR Preview" w:date="2026-01-01T00:00:00Z">
        <w:r>
          <w:t xml:space="preserve">):</w:t>
        </w:r>
      </w:ins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del w:id="827" w:author="PR Preview" w:date="2026-01-01T00:00:00Z">
        <w:r>
          <w:rPr>
            <w:b/>
            <w:bCs/>
          </w:rPr>
          <w:delText xml:space="preserve">Theorem 14 (Symmetry of the Hessian)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If the second partial derivatives of</w:delText>
        </w:r>
      </w:del>
      <w:del w:id="830" w:author="PR Preview" w:date="2026-01-01T00:00:00Z">
        <w:r>
          <w:delText xml:space="preserve"> </w:delText>
        </w:r>
      </w:del>
      <m:oMath>
        <m:r>
          <m:t>f</m:t>
        </m:r>
      </m:oMath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exist and are continuous (</w:delText>
        </w:r>
      </w:del>
      <w:hyperlink w:anchor="def-continuous-several">
        <w:del w:id="833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834" w:author="PR Preview" w:date="2026-01-01T00:00:00Z">
        <w:r>
          <w:delText xml:space="preserve">)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on an open ball around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$\mathord{\smash[b]{\underset{\raise.3ex\hbox{$\scriptstyle\sim$}}{x}}\vphantom{x}}$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(</w:delText>
        </w:r>
      </w:del>
      <w:hyperlink w:anchor="def-ball">
        <w:del w:id="84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842" w:author="PR Preview" w:date="2026-01-01T00:00:00Z">
        <w:r>
          <w:delText xml:space="preserve">),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then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for all</w:delText>
        </w:r>
      </w:del>
      <w:del w:id="84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</m:oMath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(Wikipedia contributors 2026i)</w:delText>
        </w:r>
      </w:del>
      <w:del w:id="852" w:author="PR Preview" w:date="2026-01-01T00:00:00Z">
        <w:r>
          <w:delText xml:space="preserve">,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so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$\mathbf{H}_f(\mathord{\smash[b]{\underset{\raise.3ex\hbox{$\scriptstyle\sim$}}{x}}\vphantom{x}})$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(</w:delText>
        </w:r>
      </w:del>
      <w:hyperlink w:anchor="def-hessian">
        <w:del w:id="859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860" w:author="PR Preview" w:date="2026-01-01T00:00:00Z">
        <w:r>
          <w:delText xml:space="preserve">) is symmetric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(</w:delText>
        </w:r>
      </w:del>
      <w:hyperlink r:id="rId154">
        <w:del w:id="863" w:author="PR Preview" w:date="2026-01-01T00:00:00Z">
          <w:r>
            <w:rPr>
              <w:rStyle w:val="Hyperlink"/>
            </w:rPr>
            <w:delText xml:space="preserve">symmetric matrix</w:delText>
          </w:r>
        </w:del>
      </w:hyperlink>
      <w:del w:id="864" w:author="PR Preview" w:date="2026-01-01T00:00:00Z">
        <w:r>
          <w:delText xml:space="preserve">).</w:delText>
        </w:r>
      </w:del>
    </w:p>
    <w:p>
      <w:pPr>
        <w:pStyle w:val="BodyText"/>
      </w:pPr>
      <w:del w:id="865" w:author="PR Preview" w:date="2026-01-01T00:00:00Z">
        <w:r>
          <w:delText xml:space="preserve">The proof applies the one-variable mean value theorem twice,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which these notes do not develop;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see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(Rudin 1976, Theorem 9.41)</w:delText>
        </w:r>
      </w:del>
      <w:del w:id="872" w:author="PR Preview" w:date="2026-01-01T00:00:00Z">
        <w:r>
          <w:delText xml:space="preserve">,</w:delText>
        </w:r>
      </w:del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which is stated for two variables: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apply it to</w:delText>
        </w:r>
      </w:del>
      <w:del w:id="877" w:author="PR Preview" w:date="2026-01-01T00:00:00Z">
        <w:r>
          <w:delText xml:space="preserve"> </w:delText>
        </w:r>
      </w:del>
      <m:oMath>
        <m:r>
          <m:t>f</m:t>
        </m:r>
      </m:oMath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as a function of</w:delText>
        </w:r>
      </w:del>
      <w:del w:id="88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and</w:delText>
        </w:r>
      </w:del>
      <w:del w:id="88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884" w:author="PR Preview" w:date="2026-01-01T00:00:00Z">
        <w:r>
          <w:delText xml:space="preserve">, with the other coordinates held fixed.</w:delText>
        </w:r>
      </w:del>
    </w:p>
    <w:p>
      <w:pPr>
        <w:pStyle w:val="BodyText"/>
      </w:pPr>
      <w:ins w:id="885" w:author="PR Preview" w:date="2026-01-01T00:00:00Z">
        <w:r>
          <w:rPr>
            <w:b/>
            <w:bCs/>
          </w:rPr>
          <w:t xml:space="preserve">Theorem 14 (Symmetry of the Hessian)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If the second partial derivatives of</w:t>
        </w:r>
      </w:ins>
      <w:ins w:id="888" w:author="PR Preview" w:date="2026-01-01T00:00:00Z">
        <w:r>
          <w:t xml:space="preserve"> </w:t>
        </w:r>
      </w:ins>
      <m:oMath>
        <m:r>
          <m:t>f</m:t>
        </m:r>
      </m:oMath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exist and are continuous (</w:t>
        </w:r>
      </w:ins>
      <w:hyperlink w:anchor="def-continuous-several">
        <w:ins w:id="891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892" w:author="PR Preview" w:date="2026-01-01T00:00:00Z">
        <w:r>
          <w:t xml:space="preserve">)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on an open ball around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$\mathord{\smash[b]{\underset{\raise.3ex\hbox{$\scriptstyle\sim$}}{x}}\vphantom{x}}$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(</w:t>
        </w:r>
      </w:ins>
      <w:hyperlink w:anchor="def-ball">
        <w:ins w:id="899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900" w:author="PR Preview" w:date="2026-01-01T00:00:00Z">
        <w:r>
          <w:t xml:space="preserve">),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then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for all</w:t>
        </w:r>
      </w:ins>
      <w:ins w:id="90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</m:oMath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[15]</w:t>
        </w:r>
      </w:ins>
      <w:ins w:id="910" w:author="PR Preview" w:date="2026-01-01T00:00:00Z">
        <w:r>
          <w:t xml:space="preserve">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so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$\mathbf{H}_f(\mathord{\smash[b]{\underset{\raise.3ex\hbox{$\scriptstyle\sim$}}{x}}\vphantom{x}})$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(</w:t>
        </w:r>
      </w:ins>
      <w:hyperlink w:anchor="def-hessian">
        <w:ins w:id="917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918" w:author="PR Preview" w:date="2026-01-01T00:00:00Z">
        <w:r>
          <w:t xml:space="preserve">) is symmetric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(</w:t>
        </w:r>
      </w:ins>
      <w:hyperlink r:id="rId154">
        <w:ins w:id="921" w:author="PR Preview" w:date="2026-01-01T00:00:00Z">
          <w:r>
            <w:rPr>
              <w:rStyle w:val="Hyperlink"/>
            </w:rPr>
            <w:t xml:space="preserve">symmetric matrix</w:t>
          </w:r>
        </w:ins>
      </w:hyperlink>
      <w:ins w:id="922" w:author="PR Preview" w:date="2026-01-01T00:00:00Z">
        <w:r>
          <w:t xml:space="preserve">).</w:t>
        </w:r>
      </w:ins>
    </w:p>
    <w:bookmarkEnd w:id="155"/>
    <w:p>
      <w:pPr>
        <w:pStyle w:val="BodyText"/>
      </w:pPr>
      <w:ins w:id="923" w:author="PR Preview" w:date="2026-01-01T00:00:00Z">
        <w:r>
          <w:t xml:space="preserve">The proof applies the one-variable mean value theorem twice,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which these notes do not develop;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see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[16], Theorem 9.41</w:t>
        </w:r>
      </w:ins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which is stated for two variables: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apply it to</w:t>
        </w:r>
      </w:ins>
      <w:ins w:id="935" w:author="PR Preview" w:date="2026-01-01T00:00:00Z">
        <w:r>
          <w:t xml:space="preserve"> </w:t>
        </w:r>
      </w:ins>
      <m:oMath>
        <m:r>
          <m:t>f</m:t>
        </m:r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as a function of</w:t>
        </w:r>
      </w:ins>
      <w:ins w:id="9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and</w:t>
        </w:r>
      </w:ins>
      <w:ins w:id="94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942" w:author="PR Preview" w:date="2026-01-01T00:00:00Z">
        <w:r>
          <w:t xml:space="preserve">, with the other coordinates held fixed.</w:t>
        </w:r>
      </w:ins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del w:id="943" w:author="PR Preview" w:date="2026-01-01T00:00:00Z">
        <w:r>
          <w:delText xml:space="preserve">Marsden and Tromba (2013)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is a standard textbook on multivariable and vector calculus.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It covers differentiation of functions of several variables, multiple integrals,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line and surface integrals, and the theorems of Green, Gauss, and Stokes.</w:delText>
        </w:r>
      </w:del>
    </w:p>
    <w:p>
      <w:pPr>
        <w:numPr>
          <w:ilvl w:val="0"/>
          <w:numId w:val="1016"/>
        </w:numPr>
      </w:pPr>
      <w:del w:id="950" w:author="PR Preview" w:date="2026-01-01T00:00:00Z">
        <w:r>
          <w:delText xml:space="preserve">Petersen and Pedersen (2012)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is a free desk reference that collects matrix identities.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Its chapter on derivatives lists derivatives of vector and matrix expressions,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such as the linear and quadratic forms on this page.</w:delText>
        </w:r>
      </w:del>
    </w:p>
    <w:p>
      <w:pPr>
        <w:numPr>
          <w:ilvl w:val="0"/>
          <w:numId w:val="1016"/>
        </w:numPr>
      </w:pPr>
      <w:del w:id="957" w:author="PR Preview" w:date="2026-01-01T00:00:00Z">
        <w:r>
          <w:delText xml:space="preserve">Miller (2016)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The partial derivative review exercises and worked solutions on this page are adapted from this supplemental review chapter.</w:delText>
        </w:r>
      </w:del>
    </w:p>
    <w:p>
      <w:pPr>
        <w:numPr>
          <w:ilvl w:val="0"/>
          <w:numId w:val="1016"/>
        </w:numPr>
      </w:pPr>
      <w:del w:id="960" w:author="PR Preview" w:date="2026-01-01T00:00:00Z">
        <w:r>
          <w:delText xml:space="preserve">Wikipedia contributors (2026g)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— partial derivatives</w:delText>
        </w:r>
      </w:del>
    </w:p>
    <w:p>
      <w:pPr>
        <w:numPr>
          <w:ilvl w:val="0"/>
          <w:numId w:val="1016"/>
        </w:numPr>
      </w:pPr>
      <w:del w:id="963" w:author="PR Preview" w:date="2026-01-01T00:00:00Z">
        <w:r>
          <w:delText xml:space="preserve">Wikipedia contributors (n.d.)</w:delText>
        </w:r>
      </w:del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— the gradient</w:delText>
        </w:r>
      </w:del>
    </w:p>
    <w:p>
      <w:pPr>
        <w:numPr>
          <w:ilvl w:val="0"/>
          <w:numId w:val="1016"/>
        </w:numPr>
      </w:pPr>
      <w:del w:id="966" w:author="PR Preview" w:date="2026-01-01T00:00:00Z">
        <w:r>
          <w:delText xml:space="preserve">Wikipedia contributors (2026e)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— level sets</w:delText>
        </w:r>
      </w:del>
    </w:p>
    <w:p>
      <w:pPr>
        <w:numPr>
          <w:ilvl w:val="0"/>
          <w:numId w:val="1016"/>
        </w:numPr>
      </w:pPr>
      <w:del w:id="969" w:author="PR Preview" w:date="2026-01-01T00:00:00Z">
        <w:r>
          <w:delText xml:space="preserve">Wikipedia contributors (2026j)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— the total derivative</w:delText>
        </w:r>
      </w:del>
    </w:p>
    <w:p>
      <w:pPr>
        <w:numPr>
          <w:ilvl w:val="0"/>
          <w:numId w:val="1016"/>
        </w:numPr>
      </w:pPr>
      <w:del w:id="972" w:author="PR Preview" w:date="2026-01-01T00:00:00Z">
        <w:r>
          <w:delText xml:space="preserve">Wikipedia contributors (2026d)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— the Jacobian matrix</w:delText>
        </w:r>
      </w:del>
    </w:p>
    <w:p>
      <w:pPr>
        <w:numPr>
          <w:ilvl w:val="0"/>
          <w:numId w:val="1016"/>
        </w:numPr>
      </w:pPr>
      <w:del w:id="975" w:author="PR Preview" w:date="2026-01-01T00:00:00Z">
        <w:r>
          <w:delText xml:space="preserve">Wikipedia contributors (2026f)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— matrix calculus and the numerator and denominator layouts</w:delText>
        </w:r>
      </w:del>
    </w:p>
    <w:p>
      <w:pPr>
        <w:numPr>
          <w:ilvl w:val="0"/>
          <w:numId w:val="1016"/>
        </w:numPr>
      </w:pPr>
      <w:del w:id="978" w:author="PR Preview" w:date="2026-01-01T00:00:00Z">
        <w:r>
          <w:delText xml:space="preserve">Wikipedia contributors (2026b)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— residuals and errors</w:delText>
        </w:r>
      </w:del>
    </w:p>
    <w:p>
      <w:pPr>
        <w:numPr>
          <w:ilvl w:val="0"/>
          <w:numId w:val="1016"/>
        </w:numPr>
      </w:pPr>
      <w:del w:id="981" w:author="PR Preview" w:date="2026-01-01T00:00:00Z">
        <w:r>
          <w:delText xml:space="preserve">Wikipedia contributors (2026h)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— the residual sum of squares</w:delText>
        </w:r>
      </w:del>
    </w:p>
    <w:p>
      <w:pPr>
        <w:numPr>
          <w:ilvl w:val="0"/>
          <w:numId w:val="1016"/>
        </w:numPr>
      </w:pPr>
      <w:del w:id="984" w:author="PR Preview" w:date="2026-01-01T00:00:00Z">
        <w:r>
          <w:delText xml:space="preserve">Wikipedia contributors (2026a)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— open and closed balls</w:delText>
        </w:r>
      </w:del>
    </w:p>
    <w:p>
      <w:pPr>
        <w:numPr>
          <w:ilvl w:val="0"/>
          <w:numId w:val="1016"/>
        </w:numPr>
      </w:pPr>
      <w:del w:id="987" w:author="PR Preview" w:date="2026-01-01T00:00:00Z">
        <w:r>
          <w:delText xml:space="preserve">Wikipedia contributors (2026c)</w:delText>
        </w:r>
      </w:del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— the Hessian matrix</w:delText>
        </w:r>
      </w:del>
    </w:p>
    <w:p>
      <w:pPr>
        <w:numPr>
          <w:ilvl w:val="0"/>
          <w:numId w:val="1016"/>
        </w:numPr>
      </w:pPr>
      <w:del w:id="990" w:author="PR Preview" w:date="2026-01-01T00:00:00Z">
        <w:r>
          <w:delText xml:space="preserve">Wikipedia contributors (2026i)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— the symmetry of mixed second partial derivatives</w:delText>
        </w:r>
      </w:del>
    </w:p>
    <w:p>
      <w:pPr>
        <w:numPr>
          <w:ilvl w:val="0"/>
          <w:numId w:val="1016"/>
        </w:numPr>
      </w:pPr>
      <w:ins w:id="993" w:author="PR Preview" w:date="2026-01-01T00:00:00Z">
        <w:r>
          <w:t xml:space="preserve">Marsden and Tromba [17]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is a standard textbook on multivariable and vector calculus.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It covers differentiation of functions of several variables, multiple integrals,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line and surface integrals, and the theorems of Green, Gauss, and Stokes.</w:t>
        </w:r>
      </w:ins>
    </w:p>
    <w:p>
      <w:pPr>
        <w:numPr>
          <w:ilvl w:val="0"/>
          <w:numId w:val="1016"/>
        </w:numPr>
      </w:pPr>
      <w:ins w:id="1000" w:author="PR Preview" w:date="2026-01-01T00:00:00Z">
        <w:r>
          <w:t xml:space="preserve">Petersen and Pedersen [18]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is a free desk reference that collects matrix identities.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Its chapter on derivatives lists derivatives of vector and matrix expressions,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such as the linear and quadratic forms on this page.</w:t>
        </w:r>
      </w:ins>
    </w:p>
    <w:p>
      <w:pPr>
        <w:numPr>
          <w:ilvl w:val="0"/>
          <w:numId w:val="1016"/>
        </w:numPr>
      </w:pPr>
      <w:ins w:id="1007" w:author="PR Preview" w:date="2026-01-01T00:00:00Z">
        <w:r>
          <w:t xml:space="preserve">Miller [3]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The partial derivative review exercises and worked solutions on this page are adapted from this supplemental review chapter.</w:t>
        </w:r>
      </w:ins>
    </w:p>
    <w:p>
      <w:pPr>
        <w:numPr>
          <w:ilvl w:val="0"/>
          <w:numId w:val="1016"/>
        </w:numPr>
      </w:pPr>
      <w:ins w:id="1010" w:author="PR Preview" w:date="2026-01-01T00:00:00Z">
        <w:r>
          <w:t xml:space="preserve">Wikipedia contributors [2]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— partial derivatives</w:t>
        </w:r>
      </w:ins>
    </w:p>
    <w:p>
      <w:pPr>
        <w:numPr>
          <w:ilvl w:val="0"/>
          <w:numId w:val="1016"/>
        </w:numPr>
      </w:pPr>
      <w:ins w:id="1013" w:author="PR Preview" w:date="2026-01-01T00:00:00Z">
        <w:r>
          <w:t xml:space="preserve">Wikipedia contributors [4]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— the gradient</w:t>
        </w:r>
      </w:ins>
    </w:p>
    <w:p>
      <w:pPr>
        <w:numPr>
          <w:ilvl w:val="0"/>
          <w:numId w:val="1016"/>
        </w:numPr>
      </w:pPr>
      <w:ins w:id="1016" w:author="PR Preview" w:date="2026-01-01T00:00:00Z">
        <w:r>
          <w:t xml:space="preserve">Wikipedia contributors [6]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— level sets</w:t>
        </w:r>
      </w:ins>
    </w:p>
    <w:p>
      <w:pPr>
        <w:numPr>
          <w:ilvl w:val="0"/>
          <w:numId w:val="1016"/>
        </w:numPr>
      </w:pPr>
      <w:ins w:id="1019" w:author="PR Preview" w:date="2026-01-01T00:00:00Z">
        <w:r>
          <w:t xml:space="preserve">Wikipedia contributors [7]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— the total derivative</w:t>
        </w:r>
      </w:ins>
    </w:p>
    <w:p>
      <w:pPr>
        <w:numPr>
          <w:ilvl w:val="0"/>
          <w:numId w:val="1016"/>
        </w:numPr>
      </w:pPr>
      <w:ins w:id="1022" w:author="PR Preview" w:date="2026-01-01T00:00:00Z">
        <w:r>
          <w:t xml:space="preserve">Wikipedia contributors [9]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— the Jacobian matrix</w:t>
        </w:r>
      </w:ins>
    </w:p>
    <w:p>
      <w:pPr>
        <w:numPr>
          <w:ilvl w:val="0"/>
          <w:numId w:val="1016"/>
        </w:numPr>
      </w:pPr>
      <w:ins w:id="1025" w:author="PR Preview" w:date="2026-01-01T00:00:00Z">
        <w:r>
          <w:t xml:space="preserve">Wikipedia contributors [8]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— matrix calculus and the numerator and denominator layouts</w:t>
        </w:r>
      </w:ins>
    </w:p>
    <w:p>
      <w:pPr>
        <w:numPr>
          <w:ilvl w:val="0"/>
          <w:numId w:val="1016"/>
        </w:numPr>
      </w:pPr>
      <w:ins w:id="1028" w:author="PR Preview" w:date="2026-01-01T00:00:00Z">
        <w:r>
          <w:t xml:space="preserve">Wikipedia contributors [10]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— residuals and errors</w:t>
        </w:r>
      </w:ins>
    </w:p>
    <w:p>
      <w:pPr>
        <w:numPr>
          <w:ilvl w:val="0"/>
          <w:numId w:val="1016"/>
        </w:numPr>
      </w:pPr>
      <w:ins w:id="1031" w:author="PR Preview" w:date="2026-01-01T00:00:00Z">
        <w:r>
          <w:t xml:space="preserve">Wikipedia contributors [11]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— the residual sum of squares</w:t>
        </w:r>
      </w:ins>
    </w:p>
    <w:p>
      <w:pPr>
        <w:numPr>
          <w:ilvl w:val="0"/>
          <w:numId w:val="1016"/>
        </w:numPr>
      </w:pPr>
      <w:ins w:id="1034" w:author="PR Preview" w:date="2026-01-01T00:00:00Z">
        <w:r>
          <w:t xml:space="preserve">Wikipedia contributors [13]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— open and closed balls</w:t>
        </w:r>
      </w:ins>
    </w:p>
    <w:p>
      <w:pPr>
        <w:numPr>
          <w:ilvl w:val="0"/>
          <w:numId w:val="1016"/>
        </w:numPr>
      </w:pPr>
      <w:ins w:id="1037" w:author="PR Preview" w:date="2026-01-01T00:00:00Z">
        <w:r>
          <w:t xml:space="preserve">Wikipedia contributors [14]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— the Hessian matrix</w:t>
        </w:r>
      </w:ins>
    </w:p>
    <w:p>
      <w:pPr>
        <w:numPr>
          <w:ilvl w:val="0"/>
          <w:numId w:val="1016"/>
        </w:numPr>
      </w:pPr>
      <w:ins w:id="1040" w:author="PR Preview" w:date="2026-01-01T00:00:00Z">
        <w:r>
          <w:t xml:space="preserve">Wikipedia contributors [15]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— the symmetry of mixed second partial derivatives</w:t>
        </w:r>
      </w:ins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del w:id="1043" w:author="PR Preview" w:date="2026-01-01T00:00:00Z">
        <w:r>
          <w:delText xml:space="preserve">Felippa, Carlos A. n.d.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rPr>
            <w:i/>
            <w:iCs/>
          </w:rPr>
          <w:delText xml:space="preserve">Matrix Calculus</w:delText>
        </w:r>
      </w:del>
      <w:del w:id="1046" w:author="PR Preview" w:date="2026-01-01T00:00:00Z">
        <w:r>
          <w:delText xml:space="preserve">. Appendix F of Introduction to Finite Element Methods, course notes, University of Colorado Boulder. Accessed October 6, 2026.</w:delText>
        </w:r>
      </w:del>
      <w:del w:id="1047" w:author="PR Preview" w:date="2026-01-01T00:00:00Z">
        <w:r>
          <w:delText xml:space="preserve"> </w:delText>
        </w:r>
      </w:del>
      <w:hyperlink r:id="rId187">
        <w:del w:id="1048" w:author="PR Preview" w:date="2026-01-01T00:00:00Z">
          <w:r>
            <w:rPr>
              <w:rStyle w:val="Hyperlink"/>
            </w:rPr>
            <w:delText xml:space="preserve">https://quickfem.com/wp-content/uploads/IFEM.AppF_.pdf</w:delText>
          </w:r>
        </w:del>
      </w:hyperlink>
      <w:del w:id="1049" w:author="PR Preview" w:date="2026-01-01T00:00:00Z">
        <w:r>
          <w:delText xml:space="preserve">.</w:delText>
        </w:r>
      </w:del>
    </w:p>
    <w:p>
      <w:pPr>
        <w:pStyle w:val="Bibliography"/>
      </w:pPr>
      <w:del w:id="1050" w:author="PR Preview" w:date="2026-01-01T00:00:00Z">
        <w:r>
          <w:delText xml:space="preserve">Fieller, Nick. 2016.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rPr>
            <w:i/>
            <w:iCs/>
          </w:rPr>
          <w:delText xml:space="preserve">Basics of Matrix Algebra for Statistics with</w:delText>
        </w:r>
      </w:del>
      <w:del w:id="1053" w:author="PR Preview" w:date="2026-01-01T00:00:00Z">
        <w:r>
          <w:rPr>
            <w:i/>
            <w:iCs/>
          </w:rPr>
          <w:delText xml:space="preserve"> </w:delText>
        </w:r>
      </w:del>
      <w:del w:id="1054" w:author="PR Preview" w:date="2026-01-01T00:00:00Z">
        <w:r>
          <w:rPr>
            <w:i/>
            <w:iCs/>
          </w:rPr>
          <w:delText xml:space="preserve">R</w:delText>
        </w:r>
      </w:del>
      <w:del w:id="1055" w:author="PR Preview" w:date="2026-01-01T00:00:00Z">
        <w:r>
          <w:delText xml:space="preserve">. Chapman; Hall/CRC.</w:delText>
        </w:r>
      </w:del>
      <w:del w:id="1056" w:author="PR Preview" w:date="2026-01-01T00:00:00Z">
        <w:r>
          <w:delText xml:space="preserve"> </w:delText>
        </w:r>
      </w:del>
      <w:hyperlink r:id="rId165">
        <w:del w:id="1057" w:author="PR Preview" w:date="2026-01-01T00:00:00Z">
          <w:r>
            <w:rPr>
              <w:rStyle w:val="Hyperlink"/>
            </w:rPr>
            <w:delText xml:space="preserve">https://doi.org/10.1201/9781315370200</w:delText>
          </w:r>
        </w:del>
      </w:hyperlink>
      <w:del w:id="1058" w:author="PR Preview" w:date="2026-01-01T00:00:00Z">
        <w:r>
          <w:delText xml:space="preserve">.</w:delText>
        </w:r>
      </w:del>
    </w:p>
    <w:p>
      <w:pPr>
        <w:pStyle w:val="Bibliography"/>
      </w:pPr>
      <w:del w:id="1059" w:author="PR Preview" w:date="2026-01-01T00:00:00Z">
        <w:r>
          <w:delText xml:space="preserve">Hutchinson, Brian. n.d.</w:delText>
        </w:r>
      </w:del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rPr>
            <w:i/>
            <w:iCs/>
          </w:rPr>
          <w:delText xml:space="preserve">DATA</w:delText>
        </w:r>
      </w:del>
      <w:del w:id="1062" w:author="PR Preview" w:date="2026-01-01T00:00:00Z">
        <w:r>
          <w:rPr>
            <w:i/>
            <w:iCs/>
          </w:rPr>
          <w:delText xml:space="preserve"> </w:delText>
        </w:r>
      </w:del>
      <w:del w:id="1063" w:author="PR Preview" w:date="2026-01-01T00:00:00Z">
        <w:r>
          <w:rPr>
            <w:i/>
            <w:iCs/>
          </w:rPr>
          <w:delText xml:space="preserve">471/571 (Machine Learning) and</w:delText>
        </w:r>
      </w:del>
      <w:del w:id="1064" w:author="PR Preview" w:date="2026-01-01T00:00:00Z">
        <w:r>
          <w:rPr>
            <w:i/>
            <w:iCs/>
          </w:rPr>
          <w:delText xml:space="preserve"> </w:delText>
        </w:r>
      </w:del>
      <w:del w:id="1065" w:author="PR Preview" w:date="2026-01-01T00:00:00Z">
        <w:r>
          <w:rPr>
            <w:i/>
            <w:iCs/>
          </w:rPr>
          <w:delText xml:space="preserve">CSCI</w:delText>
        </w:r>
      </w:del>
      <w:del w:id="1066" w:author="PR Preview" w:date="2026-01-01T00:00:00Z">
        <w:r>
          <w:rPr>
            <w:i/>
            <w:iCs/>
          </w:rPr>
          <w:delText xml:space="preserve"> </w:delText>
        </w:r>
      </w:del>
      <w:del w:id="1067" w:author="PR Preview" w:date="2026-01-01T00:00:00Z">
        <w:r>
          <w:rPr>
            <w:i/>
            <w:iCs/>
          </w:rPr>
          <w:delText xml:space="preserve">481/581 (Deep Learning) Video Lectures</w:delText>
        </w:r>
      </w:del>
      <w:del w:id="1068" w:author="PR Preview" w:date="2026-01-01T00:00:00Z">
        <w:r>
          <w:delText xml:space="preserve">. Western Washington University. Accessed September 28, 2026.</w:delText>
        </w:r>
      </w:del>
      <w:del w:id="1069" w:author="PR Preview" w:date="2026-01-01T00:00:00Z">
        <w:r>
          <w:delText xml:space="preserve"> </w:delText>
        </w:r>
      </w:del>
      <w:hyperlink r:id="rId173">
        <w:del w:id="1070" w:author="PR Preview" w:date="2026-01-01T00:00:00Z">
          <w:r>
            <w:rPr>
              <w:rStyle w:val="Hyperlink"/>
            </w:rPr>
            <w:delText xml:space="preserve">https://facultyweb.cs.wwu.edu/~hutchib2/video_lectures/data371/</w:delText>
          </w:r>
        </w:del>
      </w:hyperlink>
      <w:del w:id="1071" w:author="PR Preview" w:date="2026-01-01T00:00:00Z">
        <w:r>
          <w:delText xml:space="preserve">.</w:delText>
        </w:r>
      </w:del>
    </w:p>
    <w:p>
      <w:pPr>
        <w:pStyle w:val="Bibliography"/>
      </w:pPr>
      <w:del w:id="1072" w:author="PR Preview" w:date="2026-01-01T00:00:00Z">
        <w:r>
          <w:delText xml:space="preserve">Marsden, Jerrold E., and Anthony Tromba. 2013.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rPr>
            <w:i/>
            <w:iCs/>
          </w:rPr>
          <w:delText xml:space="preserve">Vector Calculus</w:delText>
        </w:r>
      </w:del>
      <w:del w:id="1075" w:author="PR Preview" w:date="2026-01-01T00:00:00Z">
        <w:r>
          <w:delText xml:space="preserve">. 6th ed. Macmillan Learning.</w:delText>
        </w:r>
      </w:del>
      <w:del w:id="1076" w:author="PR Preview" w:date="2026-01-01T00:00:00Z">
        <w:r>
          <w:delText xml:space="preserve"> </w:delText>
        </w:r>
      </w:del>
      <w:hyperlink r:id="rId196">
        <w:del w:id="1077" w:author="PR Preview" w:date="2026-01-01T00:00:00Z">
          <w:r>
            <w:rPr>
              <w:rStyle w:val="Hyperlink"/>
            </w:rPr>
            <w:delText xml:space="preserve">https://www.macmillanlearning.com/college/us/product/Vector-Calculus/p/1429215089</w:delText>
          </w:r>
        </w:del>
      </w:hyperlink>
      <w:del w:id="1078" w:author="PR Preview" w:date="2026-01-01T00:00:00Z">
        <w:r>
          <w:delText xml:space="preserve">.</w:delText>
        </w:r>
      </w:del>
    </w:p>
    <w:p>
      <w:pPr>
        <w:pStyle w:val="Bibliography"/>
      </w:pPr>
      <w:del w:id="1079" w:author="PR Preview" w:date="2026-01-01T00:00:00Z">
        <w:r>
          <w:delText xml:space="preserve">Miller, Steven J. 2016.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rPr>
            <w:i/>
            <w:iCs/>
          </w:rPr>
          <w:delText xml:space="preserve">The Probability Lifesaver: Calculus Review Problems</w:delText>
        </w:r>
      </w:del>
      <w:del w:id="1082" w:author="PR Preview" w:date="2026-01-01T00:00:00Z">
        <w:r>
          <w:delText xml:space="preserve">.</w:delText>
        </w:r>
      </w:del>
      <w:del w:id="1083" w:author="PR Preview" w:date="2026-01-01T00:00:00Z">
        <w:r>
          <w:delText xml:space="preserve"> </w:delText>
        </w:r>
      </w:del>
      <w:hyperlink r:id="rId169">
        <w:del w:id="1084" w:author="PR Preview" w:date="2026-01-01T00:00:00Z">
          <w:r>
            <w:rPr>
              <w:rStyle w:val="Hyperlink"/>
            </w:rPr>
            <w:delText xml:space="preserve">https://web.williams.edu/Mathematics/sjmiller/public_html/probabilitylifesaver/index.htm#:~:text=http%3A//web.williams.edu/Mathematics/sjmiller/public_html/probabilitylifesaver/supplementalchap_calcreview.pdf</w:delText>
          </w:r>
        </w:del>
      </w:hyperlink>
      <w:del w:id="1085" w:author="PR Preview" w:date="2026-01-01T00:00:00Z">
        <w:r>
          <w:delText xml:space="preserve">.</w:delText>
        </w:r>
      </w:del>
    </w:p>
    <w:p>
      <w:pPr>
        <w:pStyle w:val="Bibliography"/>
      </w:pPr>
      <w:del w:id="1086" w:author="PR Preview" w:date="2026-01-01T00:00:00Z">
        <w:r>
          <w:delText xml:space="preserve">Petersen, Kaare Brandt, and Michael Syskind Pedersen. 2012.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rPr>
            <w:i/>
            <w:iCs/>
          </w:rPr>
          <w:delText xml:space="preserve">The Matrix Cookbook</w:delText>
        </w:r>
      </w:del>
      <w:del w:id="1089" w:author="PR Preview" w:date="2026-01-01T00:00:00Z">
        <w:r>
          <w:delText xml:space="preserve">. Technical University of Denmark.</w:delText>
        </w:r>
      </w:del>
      <w:del w:id="1090" w:author="PR Preview" w:date="2026-01-01T00:00:00Z">
        <w:r>
          <w:delText xml:space="preserve"> </w:delText>
        </w:r>
      </w:del>
      <w:hyperlink r:id="rId198">
        <w:del w:id="1091" w:author="PR Preview" w:date="2026-01-01T00:00:00Z">
          <w:r>
            <w:rPr>
              <w:rStyle w:val="Hyperlink"/>
            </w:rPr>
            <w:delText xml:space="preserve">https://www2.imm.dtu.dk/pubdb/edoc/imm3274.pdf</w:delText>
          </w:r>
        </w:del>
      </w:hyperlink>
      <w:del w:id="1092" w:author="PR Preview" w:date="2026-01-01T00:00:00Z">
        <w:r>
          <w:delText xml:space="preserve">.</w:delText>
        </w:r>
      </w:del>
    </w:p>
    <w:p>
      <w:pPr>
        <w:pStyle w:val="Bibliography"/>
      </w:pPr>
      <w:del w:id="1093" w:author="PR Preview" w:date="2026-01-01T00:00:00Z">
        <w:r>
          <w:delText xml:space="preserve">Rudin, Walter. 1976.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rPr>
            <w:i/>
            <w:iCs/>
          </w:rPr>
          <w:delText xml:space="preserve">Principles of Mathematical Analysis</w:delText>
        </w:r>
      </w:del>
      <w:del w:id="1096" w:author="PR Preview" w:date="2026-01-01T00:00:00Z">
        <w:r>
          <w:delText xml:space="preserve">. 3rd ed. International Series in Pure and Applied Mathematics. McGraw-Hill.</w:delText>
        </w:r>
      </w:del>
    </w:p>
    <w:p>
      <w:pPr>
        <w:pStyle w:val="Bibliography"/>
      </w:pPr>
      <w:del w:id="1097" w:author="PR Preview" w:date="2026-01-01T00:00:00Z">
        <w:r>
          <w:delText xml:space="preserve">Wikipedia contributors. 2026a.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rPr>
            <w:i/>
            <w:iCs/>
          </w:rPr>
          <w:delText xml:space="preserve">Ball (Mathematics) —</w:delText>
        </w:r>
      </w:del>
      <w:del w:id="1100" w:author="PR Preview" w:date="2026-01-01T00:00:00Z">
        <w:r>
          <w:rPr>
            <w:i/>
            <w:iCs/>
          </w:rPr>
          <w:delText xml:space="preserve"> </w:delText>
        </w:r>
      </w:del>
      <w:del w:id="1101" w:author="PR Preview" w:date="2026-01-01T00:00:00Z">
        <w:r>
          <w:rPr>
            <w:i/>
            <w:iCs/>
          </w:rPr>
          <w:delText xml:space="preserve">Wikipedia</w:delText>
        </w:r>
      </w:del>
      <w:del w:id="1102" w:author="PR Preview" w:date="2026-01-01T00:00:00Z">
        <w:r>
          <w:rPr>
            <w:i/>
            <w:iCs/>
          </w:rPr>
          <w:delText xml:space="preserve">,</w:delText>
        </w:r>
      </w:del>
      <w:del w:id="1103" w:author="PR Preview" w:date="2026-01-01T00:00:00Z">
        <w:r>
          <w:rPr>
            <w:i/>
            <w:iCs/>
          </w:rPr>
          <w:delText xml:space="preserve"> </w:delText>
        </w:r>
      </w:del>
      <w:del w:id="1104" w:author="PR Preview" w:date="2026-01-01T00:00:00Z">
        <w:r>
          <w:rPr>
            <w:i/>
            <w:iCs/>
          </w:rPr>
          <w:delText xml:space="preserve">the Free Encyclopedia</w:delText>
        </w:r>
      </w:del>
      <w:del w:id="1105" w:author="PR Preview" w:date="2026-01-01T00:00:00Z">
        <w:r>
          <w:delText xml:space="preserve">.</w:delText>
        </w:r>
      </w:del>
      <w:del w:id="1106" w:author="PR Preview" w:date="2026-01-01T00:00:00Z">
        <w:r>
          <w:delText xml:space="preserve"> </w:delText>
        </w:r>
      </w:del>
      <w:hyperlink r:id="rId189">
        <w:del w:id="1107" w:author="PR Preview" w:date="2026-01-01T00:00:00Z">
          <w:r>
            <w:rPr>
              <w:rStyle w:val="Hyperlink"/>
            </w:rPr>
            <w:delText xml:space="preserve">https://en.wikipedia.org/wiki/Ball_(mathematics)</w:delText>
          </w:r>
        </w:del>
      </w:hyperlink>
      <w:del w:id="1108" w:author="PR Preview" w:date="2026-01-01T00:00:00Z">
        <w:r>
          <w:delText xml:space="preserve">.</w:delText>
        </w:r>
      </w:del>
    </w:p>
    <w:p>
      <w:pPr>
        <w:pStyle w:val="Bibliography"/>
      </w:pPr>
      <w:del w:id="1109" w:author="PR Preview" w:date="2026-01-01T00:00:00Z">
        <w:r>
          <w:delText xml:space="preserve">Wikipedia contributors. 2026b.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rPr>
            <w:i/>
            <w:iCs/>
          </w:rPr>
          <w:delText xml:space="preserve">Errors and Residuals —</w:delText>
        </w:r>
      </w:del>
      <w:del w:id="1112" w:author="PR Preview" w:date="2026-01-01T00:00:00Z">
        <w:r>
          <w:rPr>
            <w:i/>
            <w:iCs/>
          </w:rPr>
          <w:delText xml:space="preserve"> </w:delText>
        </w:r>
      </w:del>
      <w:del w:id="1113" w:author="PR Preview" w:date="2026-01-01T00:00:00Z">
        <w:r>
          <w:rPr>
            <w:i/>
            <w:iCs/>
          </w:rPr>
          <w:delText xml:space="preserve">Wikipedia</w:delText>
        </w:r>
      </w:del>
      <w:del w:id="1114" w:author="PR Preview" w:date="2026-01-01T00:00:00Z">
        <w:r>
          <w:rPr>
            <w:i/>
            <w:iCs/>
          </w:rPr>
          <w:delText xml:space="preserve">,</w:delText>
        </w:r>
      </w:del>
      <w:del w:id="1115" w:author="PR Preview" w:date="2026-01-01T00:00:00Z">
        <w:r>
          <w:rPr>
            <w:i/>
            <w:iCs/>
          </w:rPr>
          <w:delText xml:space="preserve"> </w:delText>
        </w:r>
      </w:del>
      <w:del w:id="1116" w:author="PR Preview" w:date="2026-01-01T00:00:00Z">
        <w:r>
          <w:rPr>
            <w:i/>
            <w:iCs/>
          </w:rPr>
          <w:delText xml:space="preserve">the Free Encyclopedia</w:delText>
        </w:r>
      </w:del>
      <w:del w:id="1117" w:author="PR Preview" w:date="2026-01-01T00:00:00Z">
        <w:r>
          <w:delText xml:space="preserve">.</w:delText>
        </w:r>
      </w:del>
      <w:del w:id="1118" w:author="PR Preview" w:date="2026-01-01T00:00:00Z">
        <w:r>
          <w:delText xml:space="preserve"> </w:delText>
        </w:r>
      </w:del>
      <w:hyperlink r:id="rId183">
        <w:del w:id="1119" w:author="PR Preview" w:date="2026-01-01T00:00:00Z">
          <w:r>
            <w:rPr>
              <w:rStyle w:val="Hyperlink"/>
            </w:rPr>
            <w:delText xml:space="preserve">https://en.wikipedia.org/wiki/Errors_and_residuals</w:delText>
          </w:r>
        </w:del>
      </w:hyperlink>
      <w:del w:id="1120" w:author="PR Preview" w:date="2026-01-01T00:00:00Z">
        <w:r>
          <w:delText xml:space="preserve">.</w:delText>
        </w:r>
      </w:del>
    </w:p>
    <w:p>
      <w:pPr>
        <w:pStyle w:val="Bibliography"/>
      </w:pPr>
      <w:del w:id="1121" w:author="PR Preview" w:date="2026-01-01T00:00:00Z">
        <w:r>
          <w:delText xml:space="preserve">Wikipedia contributors. 2026c.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rPr>
            <w:i/>
            <w:iCs/>
          </w:rPr>
          <w:delText xml:space="preserve">Hessian Matrix —</w:delText>
        </w:r>
      </w:del>
      <w:del w:id="1124" w:author="PR Preview" w:date="2026-01-01T00:00:00Z">
        <w:r>
          <w:rPr>
            <w:i/>
            <w:iCs/>
          </w:rPr>
          <w:delText xml:space="preserve"> </w:delText>
        </w:r>
      </w:del>
      <w:del w:id="1125" w:author="PR Preview" w:date="2026-01-01T00:00:00Z">
        <w:r>
          <w:rPr>
            <w:i/>
            <w:iCs/>
          </w:rPr>
          <w:delText xml:space="preserve">Wikipedia</w:delText>
        </w:r>
      </w:del>
      <w:del w:id="1126" w:author="PR Preview" w:date="2026-01-01T00:00:00Z">
        <w:r>
          <w:rPr>
            <w:i/>
            <w:iCs/>
          </w:rPr>
          <w:delText xml:space="preserve">,</w:delText>
        </w:r>
      </w:del>
      <w:del w:id="1127" w:author="PR Preview" w:date="2026-01-01T00:00:00Z">
        <w:r>
          <w:rPr>
            <w:i/>
            <w:iCs/>
          </w:rPr>
          <w:delText xml:space="preserve"> </w:delText>
        </w:r>
      </w:del>
      <w:del w:id="1128" w:author="PR Preview" w:date="2026-01-01T00:00:00Z">
        <w:r>
          <w:rPr>
            <w:i/>
            <w:iCs/>
          </w:rPr>
          <w:delText xml:space="preserve">the Free Encyclopedia</w:delText>
        </w:r>
      </w:del>
      <w:del w:id="1129" w:author="PR Preview" w:date="2026-01-01T00:00:00Z">
        <w:r>
          <w:delText xml:space="preserve">.</w:delText>
        </w:r>
      </w:del>
      <w:del w:id="1130" w:author="PR Preview" w:date="2026-01-01T00:00:00Z">
        <w:r>
          <w:delText xml:space="preserve"> </w:delText>
        </w:r>
      </w:del>
      <w:hyperlink r:id="rId191">
        <w:del w:id="1131" w:author="PR Preview" w:date="2026-01-01T00:00:00Z">
          <w:r>
            <w:rPr>
              <w:rStyle w:val="Hyperlink"/>
            </w:rPr>
            <w:delText xml:space="preserve">https://en.wikipedia.org/wiki/Hessian_matrix</w:delText>
          </w:r>
        </w:del>
      </w:hyperlink>
      <w:del w:id="1132" w:author="PR Preview" w:date="2026-01-01T00:00:00Z">
        <w:r>
          <w:delText xml:space="preserve">.</w:delText>
        </w:r>
      </w:del>
    </w:p>
    <w:p>
      <w:pPr>
        <w:pStyle w:val="Bibliography"/>
      </w:pPr>
      <w:del w:id="1133" w:author="PR Preview" w:date="2026-01-01T00:00:00Z">
        <w:r>
          <w:delText xml:space="preserve">Wikipedia contributors. 2026d.</w:delText>
        </w:r>
      </w:del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rPr>
            <w:i/>
            <w:iCs/>
          </w:rPr>
          <w:delText xml:space="preserve">Jacobian Matrix and Determinant —</w:delText>
        </w:r>
      </w:del>
      <w:del w:id="1136" w:author="PR Preview" w:date="2026-01-01T00:00:00Z">
        <w:r>
          <w:rPr>
            <w:i/>
            <w:iCs/>
          </w:rPr>
          <w:delText xml:space="preserve"> </w:delText>
        </w:r>
      </w:del>
      <w:del w:id="1137" w:author="PR Preview" w:date="2026-01-01T00:00:00Z">
        <w:r>
          <w:rPr>
            <w:i/>
            <w:iCs/>
          </w:rPr>
          <w:delText xml:space="preserve">Wikipedia</w:delText>
        </w:r>
      </w:del>
      <w:del w:id="1138" w:author="PR Preview" w:date="2026-01-01T00:00:00Z">
        <w:r>
          <w:rPr>
            <w:i/>
            <w:iCs/>
          </w:rPr>
          <w:delText xml:space="preserve">,</w:delText>
        </w:r>
      </w:del>
      <w:del w:id="1139" w:author="PR Preview" w:date="2026-01-01T00:00:00Z">
        <w:r>
          <w:rPr>
            <w:i/>
            <w:iCs/>
          </w:rPr>
          <w:delText xml:space="preserve"> </w:delText>
        </w:r>
      </w:del>
      <w:del w:id="1140" w:author="PR Preview" w:date="2026-01-01T00:00:00Z">
        <w:r>
          <w:rPr>
            <w:i/>
            <w:iCs/>
          </w:rPr>
          <w:delText xml:space="preserve">the Free Encyclopedia</w:delText>
        </w:r>
      </w:del>
      <w:del w:id="1141" w:author="PR Preview" w:date="2026-01-01T00:00:00Z">
        <w:r>
          <w:delText xml:space="preserve">.</w:delText>
        </w:r>
      </w:del>
      <w:del w:id="1142" w:author="PR Preview" w:date="2026-01-01T00:00:00Z">
        <w:r>
          <w:delText xml:space="preserve"> </w:delText>
        </w:r>
      </w:del>
      <w:hyperlink r:id="rId181">
        <w:del w:id="1143" w:author="PR Preview" w:date="2026-01-01T00:00:00Z">
          <w:r>
            <w:rPr>
              <w:rStyle w:val="Hyperlink"/>
            </w:rPr>
            <w:delText xml:space="preserve">https://en.wikipedia.org/wiki/Jacobian_matrix_and_determinant</w:delText>
          </w:r>
        </w:del>
      </w:hyperlink>
      <w:del w:id="1144" w:author="PR Preview" w:date="2026-01-01T00:00:00Z">
        <w:r>
          <w:delText xml:space="preserve">.</w:delText>
        </w:r>
      </w:del>
    </w:p>
    <w:p>
      <w:pPr>
        <w:pStyle w:val="Bibliography"/>
      </w:pPr>
      <w:del w:id="1145" w:author="PR Preview" w:date="2026-01-01T00:00:00Z">
        <w:r>
          <w:delText xml:space="preserve">Wikipedia contributors. 2026e.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rPr>
            <w:i/>
            <w:iCs/>
          </w:rPr>
          <w:delText xml:space="preserve">Level Set —</w:delText>
        </w:r>
      </w:del>
      <w:del w:id="1148" w:author="PR Preview" w:date="2026-01-01T00:00:00Z">
        <w:r>
          <w:rPr>
            <w:i/>
            <w:iCs/>
          </w:rPr>
          <w:delText xml:space="preserve"> </w:delText>
        </w:r>
      </w:del>
      <w:del w:id="1149" w:author="PR Preview" w:date="2026-01-01T00:00:00Z">
        <w:r>
          <w:rPr>
            <w:i/>
            <w:iCs/>
          </w:rPr>
          <w:delText xml:space="preserve">Wikipedia</w:delText>
        </w:r>
      </w:del>
      <w:del w:id="1150" w:author="PR Preview" w:date="2026-01-01T00:00:00Z">
        <w:r>
          <w:rPr>
            <w:i/>
            <w:iCs/>
          </w:rPr>
          <w:delText xml:space="preserve">,</w:delText>
        </w:r>
      </w:del>
      <w:del w:id="1151" w:author="PR Preview" w:date="2026-01-01T00:00:00Z">
        <w:r>
          <w:rPr>
            <w:i/>
            <w:iCs/>
          </w:rPr>
          <w:delText xml:space="preserve"> </w:delText>
        </w:r>
      </w:del>
      <w:del w:id="1152" w:author="PR Preview" w:date="2026-01-01T00:00:00Z">
        <w:r>
          <w:rPr>
            <w:i/>
            <w:iCs/>
          </w:rPr>
          <w:delText xml:space="preserve">the Free Encyclopedia</w:delText>
        </w:r>
      </w:del>
      <w:del w:id="1153" w:author="PR Preview" w:date="2026-01-01T00:00:00Z">
        <w:r>
          <w:delText xml:space="preserve">.</w:delText>
        </w:r>
      </w:del>
      <w:del w:id="1154" w:author="PR Preview" w:date="2026-01-01T00:00:00Z">
        <w:r>
          <w:delText xml:space="preserve"> </w:delText>
        </w:r>
      </w:del>
      <w:hyperlink r:id="rId175">
        <w:del w:id="1155" w:author="PR Preview" w:date="2026-01-01T00:00:00Z">
          <w:r>
            <w:rPr>
              <w:rStyle w:val="Hyperlink"/>
            </w:rPr>
            <w:delText xml:space="preserve">https://en.wikipedia.org/wiki/Level_set</w:delText>
          </w:r>
        </w:del>
      </w:hyperlink>
      <w:del w:id="1156" w:author="PR Preview" w:date="2026-01-01T00:00:00Z">
        <w:r>
          <w:delText xml:space="preserve">.</w:delText>
        </w:r>
      </w:del>
    </w:p>
    <w:p>
      <w:pPr>
        <w:pStyle w:val="Bibliography"/>
      </w:pPr>
      <w:del w:id="1157" w:author="PR Preview" w:date="2026-01-01T00:00:00Z">
        <w:r>
          <w:delText xml:space="preserve">Wikipedia contributors. 2026f.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rPr>
            <w:i/>
            <w:iCs/>
          </w:rPr>
          <w:delText xml:space="preserve">Matrix Calculus —</w:delText>
        </w:r>
      </w:del>
      <w:del w:id="1160" w:author="PR Preview" w:date="2026-01-01T00:00:00Z">
        <w:r>
          <w:rPr>
            <w:i/>
            <w:iCs/>
          </w:rPr>
          <w:delText xml:space="preserve"> </w:delText>
        </w:r>
      </w:del>
      <w:del w:id="1161" w:author="PR Preview" w:date="2026-01-01T00:00:00Z">
        <w:r>
          <w:rPr>
            <w:i/>
            <w:iCs/>
          </w:rPr>
          <w:delText xml:space="preserve">Wikipedia</w:delText>
        </w:r>
      </w:del>
      <w:del w:id="1162" w:author="PR Preview" w:date="2026-01-01T00:00:00Z">
        <w:r>
          <w:rPr>
            <w:i/>
            <w:iCs/>
          </w:rPr>
          <w:delText xml:space="preserve">,</w:delText>
        </w:r>
      </w:del>
      <w:del w:id="1163" w:author="PR Preview" w:date="2026-01-01T00:00:00Z">
        <w:r>
          <w:rPr>
            <w:i/>
            <w:iCs/>
          </w:rPr>
          <w:delText xml:space="preserve"> </w:delText>
        </w:r>
      </w:del>
      <w:del w:id="1164" w:author="PR Preview" w:date="2026-01-01T00:00:00Z">
        <w:r>
          <w:rPr>
            <w:i/>
            <w:iCs/>
          </w:rPr>
          <w:delText xml:space="preserve">the Free Encyclopedia</w:delText>
        </w:r>
      </w:del>
      <w:del w:id="1165" w:author="PR Preview" w:date="2026-01-01T00:00:00Z">
        <w:r>
          <w:delText xml:space="preserve">.</w:delText>
        </w:r>
      </w:del>
      <w:del w:id="1166" w:author="PR Preview" w:date="2026-01-01T00:00:00Z">
        <w:r>
          <w:delText xml:space="preserve"> </w:delText>
        </w:r>
      </w:del>
      <w:hyperlink r:id="rId179">
        <w:del w:id="1167" w:author="PR Preview" w:date="2026-01-01T00:00:00Z">
          <w:r>
            <w:rPr>
              <w:rStyle w:val="Hyperlink"/>
            </w:rPr>
            <w:delText xml:space="preserve">https://en.wikipedia.org/wiki/Matrix_calculus</w:delText>
          </w:r>
        </w:del>
      </w:hyperlink>
      <w:del w:id="1168" w:author="PR Preview" w:date="2026-01-01T00:00:00Z">
        <w:r>
          <w:delText xml:space="preserve">.</w:delText>
        </w:r>
      </w:del>
    </w:p>
    <w:p>
      <w:pPr>
        <w:pStyle w:val="Bibliography"/>
      </w:pPr>
      <w:del w:id="1169" w:author="PR Preview" w:date="2026-01-01T00:00:00Z">
        <w:r>
          <w:delText xml:space="preserve">Wikipedia contributors. 2026g.</w:delText>
        </w:r>
      </w:del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rPr>
            <w:i/>
            <w:iCs/>
          </w:rPr>
          <w:delText xml:space="preserve">Partial Derivative —</w:delText>
        </w:r>
      </w:del>
      <w:del w:id="1172" w:author="PR Preview" w:date="2026-01-01T00:00:00Z">
        <w:r>
          <w:rPr>
            <w:i/>
            <w:iCs/>
          </w:rPr>
          <w:delText xml:space="preserve"> </w:delText>
        </w:r>
      </w:del>
      <w:del w:id="1173" w:author="PR Preview" w:date="2026-01-01T00:00:00Z">
        <w:r>
          <w:rPr>
            <w:i/>
            <w:iCs/>
          </w:rPr>
          <w:delText xml:space="preserve">Wikipedia</w:delText>
        </w:r>
      </w:del>
      <w:del w:id="1174" w:author="PR Preview" w:date="2026-01-01T00:00:00Z">
        <w:r>
          <w:rPr>
            <w:i/>
            <w:iCs/>
          </w:rPr>
          <w:delText xml:space="preserve">,</w:delText>
        </w:r>
      </w:del>
      <w:del w:id="1175" w:author="PR Preview" w:date="2026-01-01T00:00:00Z">
        <w:r>
          <w:rPr>
            <w:i/>
            <w:iCs/>
          </w:rPr>
          <w:delText xml:space="preserve"> </w:delText>
        </w:r>
      </w:del>
      <w:del w:id="1176" w:author="PR Preview" w:date="2026-01-01T00:00:00Z">
        <w:r>
          <w:rPr>
            <w:i/>
            <w:iCs/>
          </w:rPr>
          <w:delText xml:space="preserve">the Free Encyclopedia</w:delText>
        </w:r>
      </w:del>
      <w:del w:id="1177" w:author="PR Preview" w:date="2026-01-01T00:00:00Z">
        <w:r>
          <w:delText xml:space="preserve">.</w:delText>
        </w:r>
      </w:del>
      <w:del w:id="1178" w:author="PR Preview" w:date="2026-01-01T00:00:00Z">
        <w:r>
          <w:delText xml:space="preserve"> </w:delText>
        </w:r>
      </w:del>
      <w:hyperlink r:id="rId167">
        <w:del w:id="1179" w:author="PR Preview" w:date="2026-01-01T00:00:00Z">
          <w:r>
            <w:rPr>
              <w:rStyle w:val="Hyperlink"/>
            </w:rPr>
            <w:delText xml:space="preserve">https://en.wikipedia.org/wiki/Partial_derivative</w:delText>
          </w:r>
        </w:del>
      </w:hyperlink>
      <w:del w:id="1180" w:author="PR Preview" w:date="2026-01-01T00:00:00Z">
        <w:r>
          <w:delText xml:space="preserve">.</w:delText>
        </w:r>
      </w:del>
    </w:p>
    <w:p>
      <w:pPr>
        <w:pStyle w:val="Bibliography"/>
      </w:pPr>
      <w:del w:id="1181" w:author="PR Preview" w:date="2026-01-01T00:00:00Z">
        <w:r>
          <w:delText xml:space="preserve">Wikipedia contributors. 2026h.</w:delText>
        </w:r>
      </w:del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rPr>
            <w:i/>
            <w:iCs/>
          </w:rPr>
          <w:delText xml:space="preserve">Residual Sum of Squares —</w:delText>
        </w:r>
      </w:del>
      <w:del w:id="1184" w:author="PR Preview" w:date="2026-01-01T00:00:00Z">
        <w:r>
          <w:rPr>
            <w:i/>
            <w:iCs/>
          </w:rPr>
          <w:delText xml:space="preserve"> </w:delText>
        </w:r>
      </w:del>
      <w:del w:id="1185" w:author="PR Preview" w:date="2026-01-01T00:00:00Z">
        <w:r>
          <w:rPr>
            <w:i/>
            <w:iCs/>
          </w:rPr>
          <w:delText xml:space="preserve">Wikipedia</w:delText>
        </w:r>
      </w:del>
      <w:del w:id="1186" w:author="PR Preview" w:date="2026-01-01T00:00:00Z">
        <w:r>
          <w:rPr>
            <w:i/>
            <w:iCs/>
          </w:rPr>
          <w:delText xml:space="preserve">,</w:delText>
        </w:r>
      </w:del>
      <w:del w:id="1187" w:author="PR Preview" w:date="2026-01-01T00:00:00Z">
        <w:r>
          <w:rPr>
            <w:i/>
            <w:iCs/>
          </w:rPr>
          <w:delText xml:space="preserve"> </w:delText>
        </w:r>
      </w:del>
      <w:del w:id="1188" w:author="PR Preview" w:date="2026-01-01T00:00:00Z">
        <w:r>
          <w:rPr>
            <w:i/>
            <w:iCs/>
          </w:rPr>
          <w:delText xml:space="preserve">the Free Encyclopedia</w:delText>
        </w:r>
      </w:del>
      <w:del w:id="1189" w:author="PR Preview" w:date="2026-01-01T00:00:00Z">
        <w:r>
          <w:delText xml:space="preserve">.</w:delText>
        </w:r>
      </w:del>
      <w:del w:id="1190" w:author="PR Preview" w:date="2026-01-01T00:00:00Z">
        <w:r>
          <w:delText xml:space="preserve"> </w:delText>
        </w:r>
      </w:del>
      <w:hyperlink r:id="rId185">
        <w:del w:id="1191" w:author="PR Preview" w:date="2026-01-01T00:00:00Z">
          <w:r>
            <w:rPr>
              <w:rStyle w:val="Hyperlink"/>
            </w:rPr>
            <w:delText xml:space="preserve">https://en.wikipedia.org/wiki/Residual_sum_of_squares</w:delText>
          </w:r>
        </w:del>
      </w:hyperlink>
      <w:del w:id="1192" w:author="PR Preview" w:date="2026-01-01T00:00:00Z">
        <w:r>
          <w:delText xml:space="preserve">.</w:delText>
        </w:r>
      </w:del>
    </w:p>
    <w:p>
      <w:pPr>
        <w:pStyle w:val="Bibliography"/>
      </w:pPr>
      <w:del w:id="1193" w:author="PR Preview" w:date="2026-01-01T00:00:00Z">
        <w:r>
          <w:delText xml:space="preserve">Wikipedia contributors. 2026i.</w:delText>
        </w:r>
      </w:del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rPr>
            <w:i/>
            <w:iCs/>
          </w:rPr>
          <w:delText xml:space="preserve">Symmetry of Second Derivatives —</w:delText>
        </w:r>
      </w:del>
      <w:del w:id="1196" w:author="PR Preview" w:date="2026-01-01T00:00:00Z">
        <w:r>
          <w:rPr>
            <w:i/>
            <w:iCs/>
          </w:rPr>
          <w:delText xml:space="preserve"> </w:delText>
        </w:r>
      </w:del>
      <w:del w:id="1197" w:author="PR Preview" w:date="2026-01-01T00:00:00Z">
        <w:r>
          <w:rPr>
            <w:i/>
            <w:iCs/>
          </w:rPr>
          <w:delText xml:space="preserve">Wikipedia</w:delText>
        </w:r>
      </w:del>
      <w:del w:id="1198" w:author="PR Preview" w:date="2026-01-01T00:00:00Z">
        <w:r>
          <w:rPr>
            <w:i/>
            <w:iCs/>
          </w:rPr>
          <w:delText xml:space="preserve">,</w:delText>
        </w:r>
      </w:del>
      <w:del w:id="1199" w:author="PR Preview" w:date="2026-01-01T00:00:00Z">
        <w:r>
          <w:rPr>
            <w:i/>
            <w:iCs/>
          </w:rPr>
          <w:delText xml:space="preserve"> </w:delText>
        </w:r>
      </w:del>
      <w:del w:id="1200" w:author="PR Preview" w:date="2026-01-01T00:00:00Z">
        <w:r>
          <w:rPr>
            <w:i/>
            <w:iCs/>
          </w:rPr>
          <w:delText xml:space="preserve">the Free Encyclopedia</w:delText>
        </w:r>
      </w:del>
      <w:del w:id="1201" w:author="PR Preview" w:date="2026-01-01T00:00:00Z">
        <w:r>
          <w:delText xml:space="preserve">.</w:delText>
        </w:r>
      </w:del>
      <w:del w:id="1202" w:author="PR Preview" w:date="2026-01-01T00:00:00Z">
        <w:r>
          <w:delText xml:space="preserve"> </w:delText>
        </w:r>
      </w:del>
      <w:hyperlink r:id="rId193">
        <w:del w:id="1203" w:author="PR Preview" w:date="2026-01-01T00:00:00Z">
          <w:r>
            <w:rPr>
              <w:rStyle w:val="Hyperlink"/>
            </w:rPr>
            <w:delText xml:space="preserve">https://en.wikipedia.org/wiki/Symmetry_of_second_derivatives</w:delText>
          </w:r>
        </w:del>
      </w:hyperlink>
      <w:del w:id="1204" w:author="PR Preview" w:date="2026-01-01T00:00:00Z">
        <w:r>
          <w:delText xml:space="preserve">.</w:delText>
        </w:r>
      </w:del>
    </w:p>
    <w:p>
      <w:pPr>
        <w:pStyle w:val="Bibliography"/>
      </w:pPr>
      <w:del w:id="1205" w:author="PR Preview" w:date="2026-01-01T00:00:00Z">
        <w:r>
          <w:delText xml:space="preserve">Wikipedia contributors. 2026j.</w:delText>
        </w:r>
      </w:del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rPr>
            <w:i/>
            <w:iCs/>
          </w:rPr>
          <w:delText xml:space="preserve">Total Derivative —</w:delText>
        </w:r>
      </w:del>
      <w:del w:id="1208" w:author="PR Preview" w:date="2026-01-01T00:00:00Z">
        <w:r>
          <w:rPr>
            <w:i/>
            <w:iCs/>
          </w:rPr>
          <w:delText xml:space="preserve"> </w:delText>
        </w:r>
      </w:del>
      <w:del w:id="1209" w:author="PR Preview" w:date="2026-01-01T00:00:00Z">
        <w:r>
          <w:rPr>
            <w:i/>
            <w:iCs/>
          </w:rPr>
          <w:delText xml:space="preserve">Wikipedia</w:delText>
        </w:r>
      </w:del>
      <w:del w:id="1210" w:author="PR Preview" w:date="2026-01-01T00:00:00Z">
        <w:r>
          <w:rPr>
            <w:i/>
            <w:iCs/>
          </w:rPr>
          <w:delText xml:space="preserve">,</w:delText>
        </w:r>
      </w:del>
      <w:del w:id="1211" w:author="PR Preview" w:date="2026-01-01T00:00:00Z">
        <w:r>
          <w:rPr>
            <w:i/>
            <w:iCs/>
          </w:rPr>
          <w:delText xml:space="preserve"> </w:delText>
        </w:r>
      </w:del>
      <w:del w:id="1212" w:author="PR Preview" w:date="2026-01-01T00:00:00Z">
        <w:r>
          <w:rPr>
            <w:i/>
            <w:iCs/>
          </w:rPr>
          <w:delText xml:space="preserve">the Free Encyclopedia</w:delText>
        </w:r>
      </w:del>
      <w:del w:id="1213" w:author="PR Preview" w:date="2026-01-01T00:00:00Z">
        <w:r>
          <w:delText xml:space="preserve">.</w:delText>
        </w:r>
      </w:del>
      <w:del w:id="1214" w:author="PR Preview" w:date="2026-01-01T00:00:00Z">
        <w:r>
          <w:delText xml:space="preserve"> </w:delText>
        </w:r>
      </w:del>
      <w:hyperlink r:id="rId177">
        <w:del w:id="1215" w:author="PR Preview" w:date="2026-01-01T00:00:00Z">
          <w:r>
            <w:rPr>
              <w:rStyle w:val="Hyperlink"/>
            </w:rPr>
            <w:delText xml:space="preserve">https://en.wikipedia.org/wiki/Total_derivative</w:delText>
          </w:r>
        </w:del>
      </w:hyperlink>
      <w:del w:id="1216" w:author="PR Preview" w:date="2026-01-01T00:00:00Z">
        <w:r>
          <w:delText xml:space="preserve">.</w:delText>
        </w:r>
      </w:del>
    </w:p>
    <w:p>
      <w:pPr>
        <w:pStyle w:val="Bibliography"/>
      </w:pPr>
      <w:del w:id="1217" w:author="PR Preview" w:date="2026-01-01T00:00:00Z">
        <w:r>
          <w:delText xml:space="preserve">Wikipedia contributors. n.d.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rPr>
            <w:i/>
            <w:iCs/>
          </w:rPr>
          <w:delText xml:space="preserve">Gradient —</w:delText>
        </w:r>
      </w:del>
      <w:del w:id="1220" w:author="PR Preview" w:date="2026-01-01T00:00:00Z">
        <w:r>
          <w:rPr>
            <w:i/>
            <w:iCs/>
          </w:rPr>
          <w:delText xml:space="preserve"> </w:delText>
        </w:r>
      </w:del>
      <w:del w:id="1221" w:author="PR Preview" w:date="2026-01-01T00:00:00Z">
        <w:r>
          <w:rPr>
            <w:i/>
            <w:iCs/>
          </w:rPr>
          <w:delText xml:space="preserve">Wikipedia</w:delText>
        </w:r>
      </w:del>
      <w:del w:id="1222" w:author="PR Preview" w:date="2026-01-01T00:00:00Z">
        <w:r>
          <w:rPr>
            <w:i/>
            <w:iCs/>
          </w:rPr>
          <w:delText xml:space="preserve">,</w:delText>
        </w:r>
      </w:del>
      <w:del w:id="1223" w:author="PR Preview" w:date="2026-01-01T00:00:00Z">
        <w:r>
          <w:rPr>
            <w:i/>
            <w:iCs/>
          </w:rPr>
          <w:delText xml:space="preserve"> </w:delText>
        </w:r>
      </w:del>
      <w:del w:id="1224" w:author="PR Preview" w:date="2026-01-01T00:00:00Z">
        <w:r>
          <w:rPr>
            <w:i/>
            <w:iCs/>
          </w:rPr>
          <w:delText xml:space="preserve">the Free Encyclopedia</w:delText>
        </w:r>
      </w:del>
      <w:del w:id="1225" w:author="PR Preview" w:date="2026-01-01T00:00:00Z">
        <w:r>
          <w:delText xml:space="preserve">.</w:delText>
        </w:r>
      </w:del>
      <w:del w:id="1226" w:author="PR Preview" w:date="2026-01-01T00:00:00Z">
        <w:r>
          <w:delText xml:space="preserve"> </w:delText>
        </w:r>
      </w:del>
      <w:hyperlink r:id="rId171">
        <w:del w:id="1227" w:author="PR Preview" w:date="2026-01-01T00:00:00Z">
          <w:r>
            <w:rPr>
              <w:rStyle w:val="Hyperlink"/>
            </w:rPr>
            <w:delText xml:space="preserve">https://en.wikipedia.org/wiki/Gradient</w:delText>
          </w:r>
        </w:del>
      </w:hyperlink>
      <w:del w:id="1228" w:author="PR Preview" w:date="2026-01-01T00:00:00Z">
        <w:r>
          <w:delText xml:space="preserve">.</w:delText>
        </w:r>
      </w:del>
    </w:p>
    <w:p>
      <w:pPr>
        <w:pStyle w:val="Bibliography"/>
      </w:pPr>
      <w:ins w:id="1229" w:author="PR Preview" w:date="2026-01-01T00:00:00Z">
        <w:r>
          <w:t xml:space="preserve">[1]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	</w:t>
        </w:r>
      </w:ins>
      <w:ins w:id="1232" w:author="PR Preview" w:date="2026-01-01T00:00:00Z">
        <w:r>
          <w:t xml:space="preserve">N. Fieller,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rPr>
            <w:i/>
            <w:iCs/>
          </w:rPr>
          <w:t xml:space="preserve">Basics of matrix algebra for statistics with</w:t>
        </w:r>
      </w:ins>
      <w:ins w:id="1235" w:author="PR Preview" w:date="2026-01-01T00:00:00Z">
        <w:r>
          <w:rPr>
            <w:i/>
            <w:iCs/>
          </w:rPr>
          <w:t xml:space="preserve"> </w:t>
        </w:r>
      </w:ins>
      <w:ins w:id="1236" w:author="PR Preview" w:date="2026-01-01T00:00:00Z">
        <w:r>
          <w:rPr>
            <w:i/>
            <w:iCs/>
          </w:rPr>
          <w:t xml:space="preserve">R</w:t>
        </w:r>
      </w:ins>
      <w:ins w:id="1237" w:author="PR Preview" w:date="2026-01-01T00:00:00Z">
        <w:r>
          <w:t xml:space="preserve">. Chapman; Hall/CRC, 2016. doi:</w:t>
        </w:r>
      </w:ins>
      <w:ins w:id="1238" w:author="PR Preview" w:date="2026-01-01T00:00:00Z">
        <w:r>
          <w:t xml:space="preserve"> </w:t>
        </w:r>
      </w:ins>
      <w:hyperlink r:id="rId165">
        <w:ins w:id="1239" w:author="PR Preview" w:date="2026-01-01T00:00:00Z">
          <w:r>
            <w:rPr>
              <w:rStyle w:val="Hyperlink"/>
            </w:rPr>
            <w:t xml:space="preserve">10.1201/9781315370200</w:t>
          </w:r>
        </w:ins>
      </w:hyperlink>
      <w:ins w:id="1240" w:author="PR Preview" w:date="2026-01-01T00:00:00Z">
        <w:r>
          <w:t xml:space="preserve">.</w:t>
        </w:r>
      </w:ins>
    </w:p>
    <w:bookmarkEnd w:id="166"/>
    <w:bookmarkStart w:id="168" w:name="ref-wikipedia_partial_derivative"/>
    <w:p>
      <w:pPr>
        <w:pStyle w:val="Bibliography"/>
      </w:pPr>
      <w:ins w:id="1241" w:author="PR Preview" w:date="2026-01-01T00:00:00Z">
        <w:r>
          <w:t xml:space="preserve">[2]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	</w:t>
        </w:r>
      </w:ins>
      <w:ins w:id="1244" w:author="PR Preview" w:date="2026-01-01T00:00:00Z">
        <w:r>
          <w:t xml:space="preserve">Wikipedia contributors,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“Partial derivative —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Wikipedia</w:t>
        </w:r>
      </w:ins>
      <w:ins w:id="1249" w:author="PR Preview" w:date="2026-01-01T00:00:00Z">
        <w:r>
          <w:t xml:space="preserve">,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the free encyclopedia.”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2026. Available:</w:t>
        </w:r>
      </w:ins>
      <w:ins w:id="1254" w:author="PR Preview" w:date="2026-01-01T00:00:00Z">
        <w:r>
          <w:t xml:space="preserve"> </w:t>
        </w:r>
      </w:ins>
      <w:hyperlink r:id="rId167">
        <w:ins w:id="1255" w:author="PR Preview" w:date="2026-01-01T00:00:00Z">
          <w:r>
            <w:rPr>
              <w:rStyle w:val="Hyperlink"/>
            </w:rPr>
            <w:t xml:space="preserve">https://en.wikipedia.org/wiki/Partial_derivative</w:t>
          </w:r>
        </w:ins>
      </w:hyperlink>
    </w:p>
    <w:bookmarkEnd w:id="168"/>
    <w:bookmarkStart w:id="170" w:name="ref-problifesavercalc"/>
    <w:p>
      <w:pPr>
        <w:pStyle w:val="Bibliography"/>
      </w:pPr>
      <w:ins w:id="1256" w:author="PR Preview" w:date="2026-01-01T00:00:00Z">
        <w:r>
          <w:t xml:space="preserve">[3]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	</w:t>
        </w:r>
      </w:ins>
      <w:ins w:id="1259" w:author="PR Preview" w:date="2026-01-01T00:00:00Z">
        <w:r>
          <w:t xml:space="preserve">S. J. Miller,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rPr>
            <w:i/>
            <w:iCs/>
          </w:rPr>
          <w:t xml:space="preserve">The probability lifesaver: Calculus review problems</w:t>
        </w:r>
      </w:ins>
      <w:ins w:id="1262" w:author="PR Preview" w:date="2026-01-01T00:00:00Z">
        <w:r>
          <w:t xml:space="preserve">. 2016. Available:</w:t>
        </w:r>
      </w:ins>
      <w:ins w:id="1263" w:author="PR Preview" w:date="2026-01-01T00:00:00Z">
        <w:r>
          <w:t xml:space="preserve"> </w:t>
        </w:r>
      </w:ins>
      <w:hyperlink r:id="rId169">
        <w:ins w:id="1264" w:author="PR Preview" w:date="2026-01-01T00:00:00Z">
          <w:r>
            <w:rPr>
              <w:rStyle w:val="Hyperlink"/>
            </w:rPr>
            <w:t xml:space="preserve">https://web.williams.edu/Mathematics/sjmiller/public_html/probabilitylifesaver/index.htm#:~:text=http%3A//web.williams.edu/Mathematics/sjmiller/public_html/probabilitylifesaver/supplementalchap_calcreview.pdf</w:t>
          </w:r>
        </w:ins>
      </w:hyperlink>
    </w:p>
    <w:bookmarkEnd w:id="170"/>
    <w:bookmarkStart w:id="172" w:name="ref-wp:gradient"/>
    <w:p>
      <w:pPr>
        <w:pStyle w:val="Bibliography"/>
      </w:pPr>
      <w:ins w:id="1265" w:author="PR Preview" w:date="2026-01-01T00:00:00Z">
        <w:r>
          <w:t xml:space="preserve">[4]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	</w:t>
        </w:r>
      </w:ins>
      <w:ins w:id="1268" w:author="PR Preview" w:date="2026-01-01T00:00:00Z">
        <w:r>
          <w:t xml:space="preserve">Wikipedia contributors,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“Gradient —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Wikipedia</w:t>
        </w:r>
      </w:ins>
      <w:ins w:id="1273" w:author="PR Preview" w:date="2026-01-01T00:00:00Z">
        <w:r>
          <w:t xml:space="preserve">,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the free encyclopedia.”</w:t>
        </w:r>
      </w:ins>
      <w:ins w:id="1276" w:author="PR Preview" w:date="2026-01-01T00:00:00Z">
        <w:r>
          <w:t xml:space="preserve"> Available:</w:t>
        </w:r>
      </w:ins>
      <w:ins w:id="1277" w:author="PR Preview" w:date="2026-01-01T00:00:00Z">
        <w:r>
          <w:t xml:space="preserve"> </w:t>
        </w:r>
      </w:ins>
      <w:hyperlink r:id="rId171">
        <w:ins w:id="1278" w:author="PR Preview" w:date="2026-01-01T00:00:00Z">
          <w:r>
            <w:rPr>
              <w:rStyle w:val="Hyperlink"/>
            </w:rPr>
            <w:t xml:space="preserve">https://en.wikipedia.org/wiki/Gradient</w:t>
          </w:r>
        </w:ins>
      </w:hyperlink>
    </w:p>
    <w:bookmarkEnd w:id="172"/>
    <w:bookmarkStart w:id="174" w:name="ref-hutchinson_wwu_ml_videos"/>
    <w:p>
      <w:pPr>
        <w:pStyle w:val="Bibliography"/>
      </w:pPr>
      <w:ins w:id="1279" w:author="PR Preview" w:date="2026-01-01T00:00:00Z">
        <w:r>
          <w:t xml:space="preserve">[5]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	</w:t>
        </w:r>
      </w:ins>
      <w:ins w:id="1282" w:author="PR Preview" w:date="2026-01-01T00:00:00Z">
        <w:r>
          <w:t xml:space="preserve">B. Hutchinson,</w:t>
        </w:r>
      </w:ins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“</w:t>
        </w:r>
      </w:ins>
      <w:ins w:id="1285" w:author="PR Preview" w:date="2026-01-01T00:00:00Z">
        <w:r>
          <w:t xml:space="preserve">DATA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471/571 (machine learning) and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CSCI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481/581 (deep learning) video lectures.”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Western Washington University. Accessed: Sep. 28, 2026. [Online]. Available:</w:t>
        </w:r>
      </w:ins>
      <w:ins w:id="1294" w:author="PR Preview" w:date="2026-01-01T00:00:00Z">
        <w:r>
          <w:t xml:space="preserve"> </w:t>
        </w:r>
      </w:ins>
      <w:hyperlink r:id="rId173">
        <w:ins w:id="1295" w:author="PR Preview" w:date="2026-01-01T00:00:00Z">
          <w:r>
            <w:rPr>
              <w:rStyle w:val="Hyperlink"/>
            </w:rPr>
            <w:t xml:space="preserve">https://facultyweb.cs.wwu.edu/~hutchib2/video_lectures/data371/</w:t>
          </w:r>
        </w:ins>
      </w:hyperlink>
    </w:p>
    <w:bookmarkEnd w:id="174"/>
    <w:bookmarkStart w:id="176" w:name="ref-wikipedia_level_set"/>
    <w:p>
      <w:pPr>
        <w:pStyle w:val="Bibliography"/>
      </w:pPr>
      <w:ins w:id="1296" w:author="PR Preview" w:date="2026-01-01T00:00:00Z">
        <w:r>
          <w:t xml:space="preserve">[6]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	</w:t>
        </w:r>
      </w:ins>
      <w:ins w:id="1299" w:author="PR Preview" w:date="2026-01-01T00:00:00Z">
        <w:r>
          <w:t xml:space="preserve">Wikipedia contributors,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“Level set —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Wikipedia</w:t>
        </w:r>
      </w:ins>
      <w:ins w:id="1304" w:author="PR Preview" w:date="2026-01-01T00:00:00Z">
        <w:r>
          <w:t xml:space="preserve">,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the free encyclopedia.”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2026. Available:</w:t>
        </w:r>
      </w:ins>
      <w:ins w:id="1309" w:author="PR Preview" w:date="2026-01-01T00:00:00Z">
        <w:r>
          <w:t xml:space="preserve"> </w:t>
        </w:r>
      </w:ins>
      <w:hyperlink r:id="rId175">
        <w:ins w:id="1310" w:author="PR Preview" w:date="2026-01-01T00:00:00Z">
          <w:r>
            <w:rPr>
              <w:rStyle w:val="Hyperlink"/>
            </w:rPr>
            <w:t xml:space="preserve">https://en.wikipedia.org/wiki/Level_set</w:t>
          </w:r>
        </w:ins>
      </w:hyperlink>
    </w:p>
    <w:bookmarkEnd w:id="176"/>
    <w:bookmarkStart w:id="178" w:name="ref-wikipedia_total_derivative"/>
    <w:p>
      <w:pPr>
        <w:pStyle w:val="Bibliography"/>
      </w:pPr>
      <w:ins w:id="1311" w:author="PR Preview" w:date="2026-01-01T00:00:00Z">
        <w:r>
          <w:t xml:space="preserve">[7]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	</w:t>
        </w:r>
      </w:ins>
      <w:ins w:id="1314" w:author="PR Preview" w:date="2026-01-01T00:00:00Z">
        <w:r>
          <w:t xml:space="preserve">Wikipedia contributors,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“Total derivative —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Wikipedia</w:t>
        </w:r>
      </w:ins>
      <w:ins w:id="1319" w:author="PR Preview" w:date="2026-01-01T00:00:00Z">
        <w:r>
          <w:t xml:space="preserve">,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the free encyclopedia.”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2026. Available:</w:t>
        </w:r>
      </w:ins>
      <w:ins w:id="1324" w:author="PR Preview" w:date="2026-01-01T00:00:00Z">
        <w:r>
          <w:t xml:space="preserve"> </w:t>
        </w:r>
      </w:ins>
      <w:hyperlink r:id="rId177">
        <w:ins w:id="1325" w:author="PR Preview" w:date="2026-01-01T00:00:00Z">
          <w:r>
            <w:rPr>
              <w:rStyle w:val="Hyperlink"/>
            </w:rPr>
            <w:t xml:space="preserve">https://en.wikipedia.org/wiki/Total_derivative</w:t>
          </w:r>
        </w:ins>
      </w:hyperlink>
    </w:p>
    <w:bookmarkEnd w:id="178"/>
    <w:bookmarkStart w:id="180" w:name="ref-wikipedia_matrix_calculus"/>
    <w:p>
      <w:pPr>
        <w:pStyle w:val="Bibliography"/>
      </w:pPr>
      <w:ins w:id="1326" w:author="PR Preview" w:date="2026-01-01T00:00:00Z">
        <w:r>
          <w:t xml:space="preserve">[8]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	</w:t>
        </w:r>
      </w:ins>
      <w:ins w:id="1329" w:author="PR Preview" w:date="2026-01-01T00:00:00Z">
        <w:r>
          <w:t xml:space="preserve">Wikipedia contributors,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“Matrix calculus —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Wikipedia</w:t>
        </w:r>
      </w:ins>
      <w:ins w:id="1334" w:author="PR Preview" w:date="2026-01-01T00:00:00Z">
        <w:r>
          <w:t xml:space="preserve">,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the free encyclopedia.”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2026. Available:</w:t>
        </w:r>
      </w:ins>
      <w:ins w:id="1339" w:author="PR Preview" w:date="2026-01-01T00:00:00Z">
        <w:r>
          <w:t xml:space="preserve"> </w:t>
        </w:r>
      </w:ins>
      <w:hyperlink r:id="rId179">
        <w:ins w:id="1340" w:author="PR Preview" w:date="2026-01-01T00:00:00Z">
          <w:r>
            <w:rPr>
              <w:rStyle w:val="Hyperlink"/>
            </w:rPr>
            <w:t xml:space="preserve">https://en.wikipedia.org/wiki/Matrix_calculus</w:t>
          </w:r>
        </w:ins>
      </w:hyperlink>
    </w:p>
    <w:bookmarkEnd w:id="180"/>
    <w:bookmarkStart w:id="182" w:name="X43d48d17431f788dd64f924c423c30750c9bb84"/>
    <w:p>
      <w:pPr>
        <w:pStyle w:val="Bibliography"/>
      </w:pPr>
      <w:ins w:id="1341" w:author="PR Preview" w:date="2026-01-01T00:00:00Z">
        <w:r>
          <w:t xml:space="preserve">[9]</w:t>
        </w:r>
      </w:ins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	</w:t>
        </w:r>
      </w:ins>
      <w:ins w:id="1344" w:author="PR Preview" w:date="2026-01-01T00:00:00Z">
        <w:r>
          <w:t xml:space="preserve">Wikipedia contributors,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“Jacobian matrix and determinant —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Wikipedia</w:t>
        </w:r>
      </w:ins>
      <w:ins w:id="1349" w:author="PR Preview" w:date="2026-01-01T00:00:00Z">
        <w:r>
          <w:t xml:space="preserve">,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the free encyclopedia.”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2026. Available:</w:t>
        </w:r>
      </w:ins>
      <w:ins w:id="1354" w:author="PR Preview" w:date="2026-01-01T00:00:00Z">
        <w:r>
          <w:t xml:space="preserve"> </w:t>
        </w:r>
      </w:ins>
      <w:hyperlink r:id="rId181">
        <w:ins w:id="1355" w:author="PR Preview" w:date="2026-01-01T00:00:00Z">
          <w:r>
            <w:rPr>
              <w:rStyle w:val="Hyperlink"/>
            </w:rPr>
            <w:t xml:space="preserve">https://en.wikipedia.org/wiki/Jacobian_matrix_and_determinant</w:t>
          </w:r>
        </w:ins>
      </w:hyperlink>
    </w:p>
    <w:bookmarkEnd w:id="182"/>
    <w:bookmarkStart w:id="184" w:name="ref-wikipedia_errors_and_residuals"/>
    <w:p>
      <w:pPr>
        <w:pStyle w:val="Bibliography"/>
      </w:pPr>
      <w:ins w:id="1356" w:author="PR Preview" w:date="2026-01-01T00:00:00Z">
        <w:r>
          <w:t xml:space="preserve">[10]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	</w:t>
        </w:r>
      </w:ins>
      <w:ins w:id="1359" w:author="PR Preview" w:date="2026-01-01T00:00:00Z">
        <w:r>
          <w:t xml:space="preserve">Wikipedia contributors,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“Errors and residuals —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Wikipedia</w:t>
        </w:r>
      </w:ins>
      <w:ins w:id="1364" w:author="PR Preview" w:date="2026-01-01T00:00:00Z">
        <w:r>
          <w:t xml:space="preserve">,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the free encyclopedia.”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2026. Available:</w:t>
        </w:r>
      </w:ins>
      <w:ins w:id="1369" w:author="PR Preview" w:date="2026-01-01T00:00:00Z">
        <w:r>
          <w:t xml:space="preserve"> </w:t>
        </w:r>
      </w:ins>
      <w:hyperlink r:id="rId183">
        <w:ins w:id="1370" w:author="PR Preview" w:date="2026-01-01T00:00:00Z">
          <w:r>
            <w:rPr>
              <w:rStyle w:val="Hyperlink"/>
            </w:rPr>
            <w:t xml:space="preserve">https://en.wikipedia.org/wiki/Errors_and_residuals</w:t>
          </w:r>
        </w:ins>
      </w:hyperlink>
    </w:p>
    <w:bookmarkEnd w:id="184"/>
    <w:bookmarkStart w:id="186" w:name="ref-wikipedia_residual_sum_of_squares"/>
    <w:p>
      <w:pPr>
        <w:pStyle w:val="Bibliography"/>
      </w:pPr>
      <w:ins w:id="1371" w:author="PR Preview" w:date="2026-01-01T00:00:00Z">
        <w:r>
          <w:t xml:space="preserve">[11]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	</w:t>
        </w:r>
      </w:ins>
      <w:ins w:id="1374" w:author="PR Preview" w:date="2026-01-01T00:00:00Z">
        <w:r>
          <w:t xml:space="preserve">Wikipedia contributors,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“Residual sum of squares —</w:t>
        </w:r>
      </w:ins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Wikipedia</w:t>
        </w:r>
      </w:ins>
      <w:ins w:id="1379" w:author="PR Preview" w:date="2026-01-01T00:00:00Z">
        <w:r>
          <w:t xml:space="preserve">,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the free encyclopedia.”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2026. Available:</w:t>
        </w:r>
      </w:ins>
      <w:ins w:id="1384" w:author="PR Preview" w:date="2026-01-01T00:00:00Z">
        <w:r>
          <w:t xml:space="preserve"> </w:t>
        </w:r>
      </w:ins>
      <w:hyperlink r:id="rId185">
        <w:ins w:id="1385" w:author="PR Preview" w:date="2026-01-01T00:00:00Z">
          <w:r>
            <w:rPr>
              <w:rStyle w:val="Hyperlink"/>
            </w:rPr>
            <w:t xml:space="preserve">https://en.wikipedia.org/wiki/Residual_sum_of_squares</w:t>
          </w:r>
        </w:ins>
      </w:hyperlink>
    </w:p>
    <w:bookmarkEnd w:id="186"/>
    <w:bookmarkStart w:id="188" w:name="ref-felippa_ifem_matrix_calculus"/>
    <w:p>
      <w:pPr>
        <w:pStyle w:val="Bibliography"/>
      </w:pPr>
      <w:ins w:id="1386" w:author="PR Preview" w:date="2026-01-01T00:00:00Z">
        <w:r>
          <w:t xml:space="preserve">[12]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	</w:t>
        </w:r>
      </w:ins>
      <w:ins w:id="1389" w:author="PR Preview" w:date="2026-01-01T00:00:00Z">
        <w:r>
          <w:t xml:space="preserve">C. A. Felippa,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“Matrix calculus.”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Appendix F of Introduction to Finite Element Methods, course notes, University of Colorado Boulder. Accessed: Oct. 06, 2026. [Online]. Available:</w:t>
        </w:r>
      </w:ins>
      <w:ins w:id="1394" w:author="PR Preview" w:date="2026-01-01T00:00:00Z">
        <w:r>
          <w:t xml:space="preserve"> </w:t>
        </w:r>
      </w:ins>
      <w:hyperlink r:id="rId187">
        <w:ins w:id="1395" w:author="PR Preview" w:date="2026-01-01T00:00:00Z">
          <w:r>
            <w:rPr>
              <w:rStyle w:val="Hyperlink"/>
            </w:rPr>
            <w:t xml:space="preserve">https://quickfem.com/wp-content/uploads/IFEM.AppF_.pdf</w:t>
          </w:r>
        </w:ins>
      </w:hyperlink>
    </w:p>
    <w:bookmarkEnd w:id="188"/>
    <w:bookmarkStart w:id="190" w:name="ref-wikipedia_ball_mathematics"/>
    <w:p>
      <w:pPr>
        <w:pStyle w:val="Bibliography"/>
      </w:pPr>
      <w:ins w:id="1396" w:author="PR Preview" w:date="2026-01-01T00:00:00Z">
        <w:r>
          <w:t xml:space="preserve">[13]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	</w:t>
        </w:r>
      </w:ins>
      <w:ins w:id="1399" w:author="PR Preview" w:date="2026-01-01T00:00:00Z">
        <w:r>
          <w:t xml:space="preserve">Wikipedia contributors,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“Ball (mathematics) —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Wikipedia</w:t>
        </w:r>
      </w:ins>
      <w:ins w:id="1404" w:author="PR Preview" w:date="2026-01-01T00:00:00Z">
        <w:r>
          <w:t xml:space="preserve">,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the free encyclopedia.”</w:t>
        </w:r>
      </w:ins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2026. Available:</w:t>
        </w:r>
      </w:ins>
      <w:ins w:id="1409" w:author="PR Preview" w:date="2026-01-01T00:00:00Z">
        <w:r>
          <w:t xml:space="preserve"> </w:t>
        </w:r>
      </w:ins>
      <w:hyperlink r:id="rId189">
        <w:ins w:id="1410" w:author="PR Preview" w:date="2026-01-01T00:00:00Z">
          <w:r>
            <w:rPr>
              <w:rStyle w:val="Hyperlink"/>
            </w:rPr>
            <w:t xml:space="preserve">https://en.wikipedia.org/wiki/Ball_(mathematics)</w:t>
          </w:r>
        </w:ins>
      </w:hyperlink>
    </w:p>
    <w:bookmarkEnd w:id="190"/>
    <w:bookmarkStart w:id="192" w:name="ref-wikipedia_hessian_matrix"/>
    <w:p>
      <w:pPr>
        <w:pStyle w:val="Bibliography"/>
      </w:pPr>
      <w:ins w:id="1411" w:author="PR Preview" w:date="2026-01-01T00:00:00Z">
        <w:r>
          <w:t xml:space="preserve">[14]</w:t>
        </w:r>
      </w:ins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	</w:t>
        </w:r>
      </w:ins>
      <w:ins w:id="1414" w:author="PR Preview" w:date="2026-01-01T00:00:00Z">
        <w:r>
          <w:t xml:space="preserve">Wikipedia contributors,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“Hessian matrix —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Wikipedia</w:t>
        </w:r>
      </w:ins>
      <w:ins w:id="1419" w:author="PR Preview" w:date="2026-01-01T00:00:00Z">
        <w:r>
          <w:t xml:space="preserve">,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the free encyclopedia.”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2026. Available:</w:t>
        </w:r>
      </w:ins>
      <w:ins w:id="1424" w:author="PR Preview" w:date="2026-01-01T00:00:00Z">
        <w:r>
          <w:t xml:space="preserve"> </w:t>
        </w:r>
      </w:ins>
      <w:hyperlink r:id="rId191">
        <w:ins w:id="1425" w:author="PR Preview" w:date="2026-01-01T00:00:00Z">
          <w:r>
            <w:rPr>
              <w:rStyle w:val="Hyperlink"/>
            </w:rPr>
            <w:t xml:space="preserve">https://en.wikipedia.org/wiki/Hessian_matrix</w:t>
          </w:r>
        </w:ins>
      </w:hyperlink>
    </w:p>
    <w:bookmarkEnd w:id="192"/>
    <w:bookmarkStart w:id="194" w:name="X5b0327282d4fa7cf9c582310fb699ddbaa1051e"/>
    <w:p>
      <w:pPr>
        <w:pStyle w:val="Bibliography"/>
      </w:pPr>
      <w:ins w:id="1426" w:author="PR Preview" w:date="2026-01-01T00:00:00Z">
        <w:r>
          <w:t xml:space="preserve">[15]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	</w:t>
        </w:r>
      </w:ins>
      <w:ins w:id="1429" w:author="PR Preview" w:date="2026-01-01T00:00:00Z">
        <w:r>
          <w:t xml:space="preserve">Wikipedia contributors,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“Symmetry of second derivatives —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Wikipedia</w:t>
        </w:r>
      </w:ins>
      <w:ins w:id="1434" w:author="PR Preview" w:date="2026-01-01T00:00:00Z">
        <w:r>
          <w:t xml:space="preserve">,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the free encyclopedia.”</w:t>
        </w:r>
      </w:ins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2026. Available:</w:t>
        </w:r>
      </w:ins>
      <w:ins w:id="1439" w:author="PR Preview" w:date="2026-01-01T00:00:00Z">
        <w:r>
          <w:t xml:space="preserve"> </w:t>
        </w:r>
      </w:ins>
      <w:hyperlink r:id="rId193">
        <w:ins w:id="1440" w:author="PR Preview" w:date="2026-01-01T00:00:00Z">
          <w:r>
            <w:rPr>
              <w:rStyle w:val="Hyperlink"/>
            </w:rPr>
            <w:t xml:space="preserve">https://en.wikipedia.org/wiki/Symmetry_of_second_derivatives</w:t>
          </w:r>
        </w:ins>
      </w:hyperlink>
    </w:p>
    <w:bookmarkEnd w:id="194"/>
    <w:bookmarkStart w:id="195" w:name="ref-rudin1976principles"/>
    <w:p>
      <w:pPr>
        <w:pStyle w:val="Bibliography"/>
      </w:pPr>
      <w:ins w:id="1441" w:author="PR Preview" w:date="2026-01-01T00:00:00Z">
        <w:r>
          <w:t xml:space="preserve">[16]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	</w:t>
        </w:r>
      </w:ins>
      <w:ins w:id="1444" w:author="PR Preview" w:date="2026-01-01T00:00:00Z">
        <w:r>
          <w:t xml:space="preserve">W. Rudin,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rPr>
            <w:i/>
            <w:iCs/>
          </w:rPr>
          <w:t xml:space="preserve">Principles of mathematical analysis</w:t>
        </w:r>
      </w:ins>
      <w:ins w:id="1447" w:author="PR Preview" w:date="2026-01-01T00:00:00Z">
        <w:r>
          <w:t xml:space="preserve">, 3rd ed. in International series in pure and applied mathematics. New York: McGraw-Hill, 1976.</w:t>
        </w:r>
      </w:ins>
    </w:p>
    <w:bookmarkEnd w:id="195"/>
    <w:bookmarkStart w:id="197" w:name="ref-marsden2013vector"/>
    <w:p>
      <w:pPr>
        <w:pStyle w:val="Bibliography"/>
      </w:pPr>
      <w:ins w:id="1448" w:author="PR Preview" w:date="2026-01-01T00:00:00Z">
        <w:r>
          <w:t xml:space="preserve">[17]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	</w:t>
        </w:r>
      </w:ins>
      <w:ins w:id="1451" w:author="PR Preview" w:date="2026-01-01T00:00:00Z">
        <w:r>
          <w:t xml:space="preserve">J. E. Marsden and A. Tromba,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rPr>
            <w:i/>
            <w:iCs/>
          </w:rPr>
          <w:t xml:space="preserve">Vector calculus</w:t>
        </w:r>
      </w:ins>
      <w:ins w:id="1454" w:author="PR Preview" w:date="2026-01-01T00:00:00Z">
        <w:r>
          <w:t xml:space="preserve">, 6th ed. Macmillan Learning, 2013. Available:</w:t>
        </w:r>
      </w:ins>
      <w:ins w:id="1455" w:author="PR Preview" w:date="2026-01-01T00:00:00Z">
        <w:r>
          <w:t xml:space="preserve"> </w:t>
        </w:r>
      </w:ins>
      <w:hyperlink r:id="rId196">
        <w:ins w:id="1456" w:author="PR Preview" w:date="2026-01-01T00:00:00Z">
          <w:r>
            <w:rPr>
              <w:rStyle w:val="Hyperlink"/>
            </w:rPr>
            <w:t xml:space="preserve">https://www.macmillanlearning.com/college/us/product/Vector-Calculus/p/1429215089</w:t>
          </w:r>
        </w:ins>
      </w:hyperlink>
    </w:p>
    <w:bookmarkEnd w:id="197"/>
    <w:bookmarkStart w:id="199" w:name="ref-petersen2012matrix"/>
    <w:p>
      <w:pPr>
        <w:pStyle w:val="Bibliography"/>
      </w:pPr>
      <w:ins w:id="1457" w:author="PR Preview" w:date="2026-01-01T00:00:00Z">
        <w:r>
          <w:t xml:space="preserve">[18]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	</w:t>
        </w:r>
      </w:ins>
      <w:ins w:id="1460" w:author="PR Preview" w:date="2026-01-01T00:00:00Z">
        <w:r>
          <w:t xml:space="preserve">K. B. Petersen and M. S. Pedersen,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“The matrix cookbook,”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Technical University of Denmark, Nov. 2012. Available:</w:t>
        </w:r>
      </w:ins>
      <w:ins w:id="1465" w:author="PR Preview" w:date="2026-01-01T00:00:00Z">
        <w:r>
          <w:t xml:space="preserve"> </w:t>
        </w:r>
      </w:ins>
      <w:hyperlink r:id="rId198">
        <w:ins w:id="1466" w:author="PR Preview" w:date="2026-01-01T00:00:00Z">
          <w:r>
            <w:rPr>
              <w:rStyle w:val="Hyperlink"/>
            </w:rPr>
            <w:t xml:space="preserve">https://www2.imm.dtu.dk/pubdb/edoc/imm3274.pdf</w:t>
          </w:r>
        </w:ins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2026-10-18T09:18:23Z</dcterms:created>
  <dcterms:modified xsi:type="dcterms:W3CDTF">2026-10-18T09:18:23Z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