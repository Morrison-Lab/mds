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(Imaginary unit)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imaginary unit</w:delText>
        </w:r>
      </w:del>
      <w:del w:id="8" w:author="PR Preview" w:date="2026-01-01T00:00:00Z">
        <w:r>
          <w:delText xml:space="preserve"> </w:delText>
        </w:r>
      </w:del>
      <m:oMath>
        <m:r>
          <m:t>i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number whose square is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(Wikipedia contributors 2026c)</w:delText>
        </w:r>
      </w:del>
      <w:del w:id="14" w:author="PR Preview" w:date="2026-01-01T00:00:00Z">
        <w:r>
          <w:delText xml:space="preserve">:</w:delText>
        </w:r>
      </w:del>
    </w:p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(Imaginary unit)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imaginary unit</w:t>
        </w:r>
      </w:ins>
      <w:ins w:id="20" w:author="PR Preview" w:date="2026-01-01T00:00:00Z">
        <w:r>
          <w:t xml:space="preserve"> </w:t>
        </w:r>
      </w:ins>
      <m:oMath>
        <m:r>
          <m:t>i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is a number whose square is</w:t>
        </w:r>
      </w:ins>
      <w:ins w:id="2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[1]</w:t>
        </w:r>
      </w:ins>
      <w:ins w:id="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del w:id="27" w:author="PR Preview" w:date="2026-01-01T00:00:00Z">
        <w:r>
          <w:delText xml:space="preserve">Axler (2024, Definition 1.1, p. 2)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makes this idea rigorous: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it defines a complex number as an ordered pair</w:delText>
        </w:r>
      </w:del>
      <w:del w:id="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of real numbers,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written</w:delText>
        </w:r>
      </w:del>
      <w:del w:id="3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defines addition and multiplication of such pairs,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writes</w:delText>
        </w:r>
      </w:del>
      <w:del w:id="4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as</w:delText>
        </w:r>
      </w:del>
      <w:del w:id="46" w:author="PR Preview" w:date="2026-01-01T00:00:00Z">
        <w:r>
          <w:delText xml:space="preserve"> </w:delText>
        </w:r>
      </w:del>
      <m:oMath>
        <m:r>
          <m:t>i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 leaves it to the reader to verify that</w:delText>
        </w:r>
      </w:del>
      <w:del w:id="50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1" w:author="PR Preview" w:date="2026-01-01T00:00:00Z">
        <w:r>
          <w:delText xml:space="preserve">.</w:delText>
        </w:r>
      </w:del>
    </w:p>
    <w:p>
      <w:pPr>
        <w:pStyle w:val="FirstParagraph"/>
      </w:pPr>
      <w:ins w:id="52" w:author="PR Preview" w:date="2026-01-01T00:00:00Z">
        <w:r>
          <w:t xml:space="preserve">Axler [2], Definition 1.1, p. 2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makes this idea rigorous: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it defines a complex number as an ordered pair</w:t>
        </w:r>
      </w:ins>
      <w:ins w:id="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 real numbers,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written</w:t>
        </w:r>
      </w:ins>
      <w:ins w:id="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defines addition and multiplication of such pairs,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writes</w:t>
        </w:r>
      </w:ins>
      <w:ins w:id="6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as</w:t>
        </w:r>
      </w:ins>
      <w:ins w:id="71" w:author="PR Preview" w:date="2026-01-01T00:00:00Z">
        <w:r>
          <w:t xml:space="preserve"> </w:t>
        </w:r>
      </w:ins>
      <m:oMath>
        <m:r>
          <m:t>i</m:t>
        </m:r>
      </m:oMath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leaves it to the reader to verify that</w:t>
        </w:r>
      </w:ins>
      <w:ins w:id="75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6" w:author="PR Preview" w:date="2026-01-01T00:00:00Z">
        <w:r>
          <w:t xml:space="preserve">.</w:t>
        </w:r>
      </w:ins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del w:id="77" w:author="PR Preview" w:date="2026-01-01T00:00:00Z">
        <w:r>
          <w:rPr>
            <w:b/>
            <w:bCs/>
          </w:rPr>
          <w:delText xml:space="preserve">Definition 2 (Complex number)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b/>
            <w:bCs/>
          </w:rPr>
          <w:delText xml:space="preserve">complex number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(Wikipedia contributors 2026b)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is a number of the form</w:delText>
        </w:r>
      </w:del>
    </w:p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Definition 2 (Complex number)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b/>
            <w:bCs/>
          </w:rPr>
          <w:t xml:space="preserve">complex number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[3]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del w:id="95" w:author="PR Preview" w:date="2026-01-01T00:00:00Z">
        <w:r>
          <w:delText xml:space="preserve">Axler (2024, Definition 1.1, p. 2)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defines</w:delText>
        </w:r>
      </w:del>
      <w:del w:id="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as the set of ordered pairs</w:delText>
        </w:r>
      </w:del>
      <w:del w:id="1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of real numbers, written</w:delText>
        </w:r>
      </w:del>
      <w:del w:id="10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105" w:author="PR Preview" w:date="2026-01-01T00:00:00Z">
        <w:r>
          <w:delText xml:space="preserve">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and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Axler (2024, Definition 4.1, p. 120)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defines the real and imaginary parts.</w:delText>
        </w:r>
      </w:del>
    </w:p>
    <w:p>
      <w:pPr>
        <w:pStyle w:val="BodyText"/>
      </w:pPr>
      <w:ins w:id="112" w:author="PR Preview" w:date="2026-01-01T00:00:00Z">
        <w:r>
          <w:t xml:space="preserve">Axler [2], Definition 1.1, p. 2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defines</w:t>
        </w:r>
      </w:ins>
      <w:ins w:id="11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as the set of ordered pairs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of real numbers, written</w:t>
        </w:r>
      </w:ins>
      <w:ins w:id="12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122" w:author="PR Preview" w:date="2026-01-01T00:00:00Z">
        <w:r>
          <w:t xml:space="preserve">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Axler [2], Definition 4.1, p. 120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defines the real and imaginary parts.</w:t>
        </w:r>
      </w:ins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9" w:author="PR Preview" w:date="2026-01-01T00:00:00Z">
        <w:r>
          <w:delText xml:space="preserve">Axler (2024, Definition 1.1, p. 2)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takes these two formulas as the definitions of addition and multiplication.</w:delText>
        </w:r>
      </w:del>
    </w:p>
    <w:p>
      <w:pPr>
        <w:pStyle w:val="FirstParagraph"/>
      </w:pPr>
      <w:ins w:id="132" w:author="PR Preview" w:date="2026-01-01T00:00:00Z">
        <w:r>
          <w:t xml:space="preserve">Axler [2], Definition 1.1, p. 2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takes these two formulas as the definitions of addition and multiplication.</w:t>
        </w:r>
      </w:ins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del w:id="135" w:author="PR Preview" w:date="2026-01-01T00:00:00Z">
        <w:r>
          <w:rPr>
            <w:b/>
            <w:bCs/>
          </w:rPr>
          <w:delText xml:space="preserve">Definition 6 (Complex conjugate)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The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rPr>
            <w:b/>
            <w:bCs/>
          </w:rPr>
          <w:delText xml:space="preserve">complex conjugate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(Wikipedia contributors 2026a)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of a complex number</w:delText>
        </w:r>
      </w:del>
      <w:del w:id="14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(</w:delText>
        </w:r>
      </w:del>
      <w:hyperlink w:anchor="def-complex-number">
        <w:del w:id="14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48" w:author="PR Preview" w:date="2026-01-01T00:00:00Z">
        <w:r>
          <w:delText xml:space="preserve">) is</w:delText>
        </w:r>
      </w:del>
    </w:p>
    <w:p>
      <w:pPr>
        <w:pStyle w:val="FirstParagraph"/>
      </w:pPr>
      <w:ins w:id="149" w:author="PR Preview" w:date="2026-01-01T00:00:00Z">
        <w:r>
          <w:rPr>
            <w:b/>
            <w:bCs/>
          </w:rPr>
          <w:t xml:space="preserve">Definition 6 (Complex conjugate)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rPr>
            <w:b/>
            <w:bCs/>
          </w:rPr>
          <w:t xml:space="preserve">complex conjugate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[4]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 a complex number</w:t>
        </w:r>
      </w:ins>
      <w:ins w:id="15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(</w:t>
        </w:r>
      </w:ins>
      <w:hyperlink w:anchor="def-complex-number">
        <w:ins w:id="16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2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del w:id="163" w:author="PR Preview" w:date="2026-01-01T00:00:00Z">
        <w:r>
          <w:delText xml:space="preserve">Axler (2024, Definition 4.2, p. 120)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gives the same definition, as</w:delText>
        </w:r>
      </w:del>
      <w:del w:id="16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del w:id="167" w:author="PR Preview" w:date="2026-01-01T00:00:00Z">
        <w:r>
          <w:delText xml:space="preserve">.</w:delText>
        </w:r>
      </w:del>
    </w:p>
    <w:p>
      <w:pPr>
        <w:pStyle w:val="FirstParagraph"/>
      </w:pPr>
      <w:ins w:id="168" w:author="PR Preview" w:date="2026-01-01T00:00:00Z">
        <w:r>
          <w:t xml:space="preserve">Axler [2], Definition 4.2, p. 120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gives the same definition, as</w:t>
        </w:r>
      </w:ins>
      <w:ins w:id="17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ins w:id="172" w:author="PR Preview" w:date="2026-01-01T00:00:00Z">
        <w:r>
          <w:t xml:space="preserve">.</w:t>
        </w:r>
      </w:ins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del w:id="173" w:author="PR Preview" w:date="2026-01-01T00:00:00Z">
        <w:r>
          <w:rPr>
            <w:b/>
            <w:bCs/>
          </w:rPr>
          <w:delText xml:space="preserve">Definition 7 (Absolute value (modulus) of a complex number)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The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rPr>
            <w:b/>
            <w:bCs/>
          </w:rPr>
          <w:delText xml:space="preserve">absolute value</w:delText>
        </w:r>
      </w:del>
      <w:del w:id="178" w:author="PR Preview" w:date="2026-01-01T00:00:00Z">
        <w:r>
          <w:delText xml:space="preserve">, or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rPr>
            <w:b/>
            <w:bCs/>
          </w:rPr>
          <w:delText xml:space="preserve">modulus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(Wikipedia contributors 2026b)</w:delText>
        </w:r>
      </w:del>
      <w:del w:id="183" w:author="PR Preview" w:date="2026-01-01T00:00:00Z">
        <w:r>
          <w:delText xml:space="preserve">, of a complex number</w:delText>
        </w:r>
      </w:del>
      <w:del w:id="18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(</w:delText>
        </w:r>
      </w:del>
      <w:hyperlink w:anchor="def-complex-number">
        <w:del w:id="18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88" w:author="PR Preview" w:date="2026-01-01T00:00:00Z">
        <w:r>
          <w:delText xml:space="preserve">) is</w:delText>
        </w:r>
      </w:del>
    </w:p>
    <w:p>
      <w:pPr>
        <w:pStyle w:val="FirstParagraph"/>
      </w:pPr>
      <w:ins w:id="189" w:author="PR Preview" w:date="2026-01-01T00:00:00Z">
        <w:r>
          <w:rPr>
            <w:b/>
            <w:bCs/>
          </w:rPr>
          <w:t xml:space="preserve">Definition 7 (Absolute value (modulus) of a complex number)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absolute value</w:t>
        </w:r>
      </w:ins>
      <w:ins w:id="194" w:author="PR Preview" w:date="2026-01-01T00:00:00Z">
        <w:r>
          <w:t xml:space="preserve">, or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b/>
            <w:bCs/>
          </w:rPr>
          <w:t xml:space="preserve">modulus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[3]</w:t>
        </w:r>
      </w:ins>
      <w:ins w:id="199" w:author="PR Preview" w:date="2026-01-01T00:00:00Z">
        <w:r>
          <w:t xml:space="preserve">, of a complex number</w:t>
        </w:r>
      </w:ins>
      <w:ins w:id="20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</w:t>
        </w:r>
      </w:ins>
      <w:hyperlink w:anchor="def-complex-number">
        <w:ins w:id="20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4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del w:id="205" w:author="PR Preview" w:date="2026-01-01T00:00:00Z">
        <w:r>
          <w:delText xml:space="preserve">Axler (2024, Definition 4.2, p. 120)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gives the same definition.</w:delText>
        </w:r>
      </w:del>
    </w:p>
    <w:p>
      <w:pPr>
        <w:pStyle w:val="FirstParagraph"/>
      </w:pPr>
      <w:ins w:id="208" w:author="PR Preview" w:date="2026-01-01T00:00:00Z">
        <w:r>
          <w:t xml:space="preserve">Axler [2], Definition 4.2, p. 120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gives the same definition.</w:t>
        </w:r>
      </w:ins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1" w:author="PR Preview" w:date="2026-01-01T00:00:00Z">
        <w:r>
          <w:delText xml:space="preserve">Axler (2024, result 4.4, p. 121)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lists this identity among the properties of complex numbers.</w:delText>
        </w:r>
      </w:del>
    </w:p>
    <w:p>
      <w:pPr>
        <w:pStyle w:val="FirstParagraph"/>
      </w:pPr>
      <w:ins w:id="214" w:author="PR Preview" w:date="2026-01-01T00:00:00Z">
        <w:r>
          <w:t xml:space="preserve">Axler [2], result 4.4, p. 121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lists this identity among the properties of complex numbers.</w:t>
        </w:r>
      </w:ins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End w:id="33"/>
    <w:bookmarkStart w:id="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del w:id="217" w:author="PR Preview" w:date="2026-01-01T00:00:00Z">
        <w:r>
          <w:delText xml:space="preserve">Wikipedia contributors (2026c)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— the imaginary unit and its powers</w:delText>
        </w:r>
      </w:del>
    </w:p>
    <w:p>
      <w:pPr>
        <w:numPr>
          <w:ilvl w:val="0"/>
          <w:numId w:val="1005"/>
        </w:numPr>
      </w:pPr>
      <w:del w:id="220" w:author="PR Preview" w:date="2026-01-01T00:00:00Z">
        <w:r>
          <w:delText xml:space="preserve">Wikipedia contributors (2026b)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— complex numbers, with their arithmetic, conjugate and modulus</w:delText>
        </w:r>
      </w:del>
    </w:p>
    <w:p>
      <w:pPr>
        <w:numPr>
          <w:ilvl w:val="0"/>
          <w:numId w:val="1005"/>
        </w:numPr>
      </w:pPr>
      <w:del w:id="223" w:author="PR Preview" w:date="2026-01-01T00:00:00Z">
        <w:r>
          <w:delText xml:space="preserve">Wikipedia contributors (2026a)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— the complex conjugate and its properties</w:delText>
        </w:r>
      </w:del>
    </w:p>
    <w:p>
      <w:pPr>
        <w:pStyle w:val="Bibliography"/>
      </w:pPr>
      <w:del w:id="226" w:author="PR Preview" w:date="2026-01-01T00:00:00Z">
        <w:r>
          <w:delText xml:space="preserve">Axler, Sheldon. 2024.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i/>
            <w:iCs/>
          </w:rPr>
          <w:delText xml:space="preserve">Linear Algebra Done Right</w:delText>
        </w:r>
      </w:del>
      <w:del w:id="229" w:author="PR Preview" w:date="2026-01-01T00:00:00Z">
        <w:r>
          <w:delText xml:space="preserve">. 4th ed. Undergraduate Texts in Mathematics. Springer.</w:delText>
        </w:r>
      </w:del>
      <w:del w:id="230" w:author="PR Preview" w:date="2026-01-01T00:00:00Z">
        <w:r>
          <w:delText xml:space="preserve"> </w:delText>
        </w:r>
      </w:del>
      <w:hyperlink r:id="rId36">
        <w:del w:id="231" w:author="PR Preview" w:date="2026-01-01T00:00:00Z">
          <w:r>
            <w:rPr>
              <w:rStyle w:val="Hyperlink"/>
            </w:rPr>
            <w:delText xml:space="preserve">https://doi.org/10.1007/978-3-031-41026-0</w:delText>
          </w:r>
        </w:del>
      </w:hyperlink>
      <w:del w:id="232" w:author="PR Preview" w:date="2026-01-01T00:00:00Z">
        <w:r>
          <w:delText xml:space="preserve">.</w:delText>
        </w:r>
      </w:del>
    </w:p>
    <w:p>
      <w:pPr>
        <w:pStyle w:val="Bibliography"/>
      </w:pPr>
      <w:del w:id="233" w:author="PR Preview" w:date="2026-01-01T00:00:00Z">
        <w:r>
          <w:delText xml:space="preserve">Wikipedia contributors. 2026a.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rPr>
            <w:i/>
            <w:iCs/>
          </w:rPr>
          <w:delText xml:space="preserve">Complex Conjugate —</w:delText>
        </w:r>
      </w:del>
      <w:del w:id="236" w:author="PR Preview" w:date="2026-01-01T00:00:00Z">
        <w:r>
          <w:rPr>
            <w:i/>
            <w:iCs/>
          </w:rPr>
          <w:delText xml:space="preserve"> </w:delText>
        </w:r>
      </w:del>
      <w:del w:id="237" w:author="PR Preview" w:date="2026-01-01T00:00:00Z">
        <w:r>
          <w:rPr>
            <w:i/>
            <w:iCs/>
          </w:rPr>
          <w:delText xml:space="preserve">Wikipedia</w:delText>
        </w:r>
      </w:del>
      <w:del w:id="238" w:author="PR Preview" w:date="2026-01-01T00:00:00Z">
        <w:r>
          <w:rPr>
            <w:i/>
            <w:iCs/>
          </w:rPr>
          <w:delText xml:space="preserve">,</w:delText>
        </w:r>
      </w:del>
      <w:del w:id="239" w:author="PR Preview" w:date="2026-01-01T00:00:00Z">
        <w:r>
          <w:rPr>
            <w:i/>
            <w:iCs/>
          </w:rPr>
          <w:delText xml:space="preserve"> </w:delText>
        </w:r>
      </w:del>
      <w:del w:id="240" w:author="PR Preview" w:date="2026-01-01T00:00:00Z">
        <w:r>
          <w:rPr>
            <w:i/>
            <w:iCs/>
          </w:rPr>
          <w:delText xml:space="preserve">the Free Encyclopedia</w:delText>
        </w:r>
      </w:del>
      <w:del w:id="241" w:author="PR Preview" w:date="2026-01-01T00:00:00Z">
        <w:r>
          <w:delText xml:space="preserve">.</w:delText>
        </w:r>
      </w:del>
      <w:del w:id="242" w:author="PR Preview" w:date="2026-01-01T00:00:00Z">
        <w:r>
          <w:delText xml:space="preserve"> </w:delText>
        </w:r>
      </w:del>
      <w:hyperlink r:id="rId40">
        <w:del w:id="243" w:author="PR Preview" w:date="2026-01-01T00:00:00Z">
          <w:r>
            <w:rPr>
              <w:rStyle w:val="Hyperlink"/>
            </w:rPr>
            <w:delText xml:space="preserve">https://en.wikipedia.org/wiki/Complex_conjugate</w:delText>
          </w:r>
        </w:del>
      </w:hyperlink>
      <w:del w:id="244" w:author="PR Preview" w:date="2026-01-01T00:00:00Z">
        <w:r>
          <w:delText xml:space="preserve">.</w:delText>
        </w:r>
      </w:del>
    </w:p>
    <w:p>
      <w:pPr>
        <w:pStyle w:val="Bibliography"/>
      </w:pPr>
      <w:del w:id="245" w:author="PR Preview" w:date="2026-01-01T00:00:00Z">
        <w:r>
          <w:delText xml:space="preserve">Wikipedia contributors. 2026b.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rPr>
            <w:i/>
            <w:iCs/>
          </w:rPr>
          <w:delText xml:space="preserve">Complex Number —</w:delText>
        </w:r>
      </w:del>
      <w:del w:id="248" w:author="PR Preview" w:date="2026-01-01T00:00:00Z">
        <w:r>
          <w:rPr>
            <w:i/>
            <w:iCs/>
          </w:rPr>
          <w:delText xml:space="preserve"> </w:delText>
        </w:r>
      </w:del>
      <w:del w:id="249" w:author="PR Preview" w:date="2026-01-01T00:00:00Z">
        <w:r>
          <w:rPr>
            <w:i/>
            <w:iCs/>
          </w:rPr>
          <w:delText xml:space="preserve">Wikipedia</w:delText>
        </w:r>
      </w:del>
      <w:del w:id="250" w:author="PR Preview" w:date="2026-01-01T00:00:00Z">
        <w:r>
          <w:rPr>
            <w:i/>
            <w:iCs/>
          </w:rPr>
          <w:delText xml:space="preserve">,</w:delText>
        </w:r>
      </w:del>
      <w:del w:id="251" w:author="PR Preview" w:date="2026-01-01T00:00:00Z">
        <w:r>
          <w:rPr>
            <w:i/>
            <w:iCs/>
          </w:rPr>
          <w:delText xml:space="preserve"> </w:delText>
        </w:r>
      </w:del>
      <w:del w:id="252" w:author="PR Preview" w:date="2026-01-01T00:00:00Z">
        <w:r>
          <w:rPr>
            <w:i/>
            <w:iCs/>
          </w:rPr>
          <w:delText xml:space="preserve">the Free Encyclopedia</w:delText>
        </w:r>
      </w:del>
      <w:del w:id="253" w:author="PR Preview" w:date="2026-01-01T00:00:00Z">
        <w:r>
          <w:delText xml:space="preserve">.</w:delText>
        </w:r>
      </w:del>
      <w:del w:id="254" w:author="PR Preview" w:date="2026-01-01T00:00:00Z">
        <w:r>
          <w:delText xml:space="preserve"> </w:delText>
        </w:r>
      </w:del>
      <w:hyperlink r:id="rId38">
        <w:del w:id="255" w:author="PR Preview" w:date="2026-01-01T00:00:00Z">
          <w:r>
            <w:rPr>
              <w:rStyle w:val="Hyperlink"/>
            </w:rPr>
            <w:delText xml:space="preserve">https://en.wikipedia.org/wiki/Complex_number</w:delText>
          </w:r>
        </w:del>
      </w:hyperlink>
      <w:del w:id="256" w:author="PR Preview" w:date="2026-01-01T00:00:00Z">
        <w:r>
          <w:delText xml:space="preserve">.</w:delText>
        </w:r>
      </w:del>
    </w:p>
    <w:p>
      <w:pPr>
        <w:pStyle w:val="Bibliography"/>
      </w:pPr>
      <w:del w:id="257" w:author="PR Preview" w:date="2026-01-01T00:00:00Z">
        <w:r>
          <w:delText xml:space="preserve">Wikipedia contributors. 2026c.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rPr>
            <w:i/>
            <w:iCs/>
          </w:rPr>
          <w:delText xml:space="preserve">Imaginary Unit —</w:delText>
        </w:r>
      </w:del>
      <w:del w:id="260" w:author="PR Preview" w:date="2026-01-01T00:00:00Z">
        <w:r>
          <w:rPr>
            <w:i/>
            <w:iCs/>
          </w:rPr>
          <w:delText xml:space="preserve"> </w:delText>
        </w:r>
      </w:del>
      <w:del w:id="261" w:author="PR Preview" w:date="2026-01-01T00:00:00Z">
        <w:r>
          <w:rPr>
            <w:i/>
            <w:iCs/>
          </w:rPr>
          <w:delText xml:space="preserve">Wikipedia</w:delText>
        </w:r>
      </w:del>
      <w:del w:id="262" w:author="PR Preview" w:date="2026-01-01T00:00:00Z">
        <w:r>
          <w:rPr>
            <w:i/>
            <w:iCs/>
          </w:rPr>
          <w:delText xml:space="preserve">,</w:delText>
        </w:r>
      </w:del>
      <w:del w:id="263" w:author="PR Preview" w:date="2026-01-01T00:00:00Z">
        <w:r>
          <w:rPr>
            <w:i/>
            <w:iCs/>
          </w:rPr>
          <w:delText xml:space="preserve"> </w:delText>
        </w:r>
      </w:del>
      <w:del w:id="264" w:author="PR Preview" w:date="2026-01-01T00:00:00Z">
        <w:r>
          <w:rPr>
            <w:i/>
            <w:iCs/>
          </w:rPr>
          <w:delText xml:space="preserve">the Free Encyclopedia</w:delText>
        </w:r>
      </w:del>
      <w:del w:id="265" w:author="PR Preview" w:date="2026-01-01T00:00:00Z">
        <w:r>
          <w:delText xml:space="preserve">.</w:delText>
        </w:r>
      </w:del>
      <w:del w:id="266" w:author="PR Preview" w:date="2026-01-01T00:00:00Z">
        <w:r>
          <w:delText xml:space="preserve"> </w:delText>
        </w:r>
      </w:del>
      <w:hyperlink r:id="rId34">
        <w:del w:id="267" w:author="PR Preview" w:date="2026-01-01T00:00:00Z">
          <w:r>
            <w:rPr>
              <w:rStyle w:val="Hyperlink"/>
            </w:rPr>
            <w:delText xml:space="preserve">https://en.wikipedia.org/wiki/Imaginary_unit</w:delText>
          </w:r>
        </w:del>
      </w:hyperlink>
      <w:del w:id="268" w:author="PR Preview" w:date="2026-01-01T00:00:00Z">
        <w:r>
          <w:delText xml:space="preserve">.</w:delText>
        </w:r>
      </w:del>
    </w:p>
    <w:p>
      <w:pPr>
        <w:numPr>
          <w:ilvl w:val="0"/>
          <w:numId w:val="1005"/>
        </w:numPr>
      </w:pPr>
      <w:ins w:id="269" w:author="PR Preview" w:date="2026-01-01T00:00:00Z">
        <w:r>
          <w:t xml:space="preserve">Wikipedia contributors [1]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— the imaginary unit and its powers</w:t>
        </w:r>
      </w:ins>
    </w:p>
    <w:p>
      <w:pPr>
        <w:numPr>
          <w:ilvl w:val="0"/>
          <w:numId w:val="1005"/>
        </w:numPr>
      </w:pPr>
      <w:ins w:id="272" w:author="PR Preview" w:date="2026-01-01T00:00:00Z">
        <w:r>
          <w:t xml:space="preserve">Wikipedia contributors [3]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— complex numbers, with their arithmetic, conjugate and modulus</w:t>
        </w:r>
      </w:ins>
    </w:p>
    <w:p>
      <w:pPr>
        <w:numPr>
          <w:ilvl w:val="0"/>
          <w:numId w:val="1005"/>
        </w:numPr>
      </w:pPr>
      <w:ins w:id="275" w:author="PR Preview" w:date="2026-01-01T00:00:00Z">
        <w:r>
          <w:t xml:space="preserve">Wikipedia contributors [4]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— the complex conjugate and its properties</w:t>
        </w:r>
      </w:ins>
    </w:p>
    <w:bookmarkStart w:id="42" w:name="refs"/>
    <w:bookmarkStart w:id="35" w:name="ref-wikipedia_imaginary_unit"/>
    <w:p>
      <w:pPr>
        <w:pStyle w:val="Bibliography"/>
      </w:pPr>
      <w:ins w:id="278" w:author="PR Preview" w:date="2026-01-01T00:00:00Z">
        <w:r>
          <w:t xml:space="preserve">[1]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	</w:t>
        </w:r>
      </w:ins>
      <w:ins w:id="281" w:author="PR Preview" w:date="2026-01-01T00:00:00Z">
        <w:r>
          <w:t xml:space="preserve">Wikipedia contributors,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“Imaginary unit —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Wikipedia</w:t>
        </w:r>
      </w:ins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 free encyclopedia.”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2026. Available:</w:t>
        </w:r>
      </w:ins>
      <w:ins w:id="291" w:author="PR Preview" w:date="2026-01-01T00:00:00Z">
        <w:r>
          <w:t xml:space="preserve"> </w:t>
        </w:r>
      </w:ins>
      <w:hyperlink r:id="rId34">
        <w:ins w:id="292" w:author="PR Preview" w:date="2026-01-01T00:00:00Z">
          <w:r>
            <w:rPr>
              <w:rStyle w:val="Hyperlink"/>
            </w:rPr>
            <w:t xml:space="preserve">https://en.wikipedia.org/wiki/Imaginary_unit</w:t>
          </w:r>
        </w:ins>
      </w:hyperlink>
    </w:p>
    <w:bookmarkEnd w:id="35"/>
    <w:bookmarkStart w:id="37" w:name="ref-axler2024linear"/>
    <w:p>
      <w:pPr>
        <w:pStyle w:val="Bibliography"/>
      </w:pPr>
      <w:ins w:id="293" w:author="PR Preview" w:date="2026-01-01T00:00:00Z">
        <w:r>
          <w:t xml:space="preserve">[2]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	</w:t>
        </w:r>
      </w:ins>
      <w:ins w:id="296" w:author="PR Preview" w:date="2026-01-01T00:00:00Z">
        <w:r>
          <w:t xml:space="preserve">S. Axler,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i/>
            <w:iCs/>
          </w:rPr>
          <w:t xml:space="preserve">Linear algebra done right</w:t>
        </w:r>
      </w:ins>
      <w:ins w:id="299" w:author="PR Preview" w:date="2026-01-01T00:00:00Z">
        <w:r>
          <w:t xml:space="preserve">, 4th ed. in Undergraduate texts in mathematics. Springer, 2024. doi:</w:t>
        </w:r>
      </w:ins>
      <w:ins w:id="300" w:author="PR Preview" w:date="2026-01-01T00:00:00Z">
        <w:r>
          <w:t xml:space="preserve"> </w:t>
        </w:r>
      </w:ins>
      <w:hyperlink r:id="rId36">
        <w:ins w:id="301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302" w:author="PR Preview" w:date="2026-01-01T00:00:00Z">
        <w:r>
          <w:t xml:space="preserve">.</w:t>
        </w:r>
      </w:ins>
    </w:p>
    <w:bookmarkEnd w:id="37"/>
    <w:bookmarkStart w:id="39" w:name="ref-wikipedia_complex_number"/>
    <w:p>
      <w:pPr>
        <w:pStyle w:val="Bibliography"/>
      </w:pPr>
      <w:ins w:id="303" w:author="PR Preview" w:date="2026-01-01T00:00:00Z">
        <w:r>
          <w:t xml:space="preserve">[3]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	</w:t>
        </w:r>
      </w:ins>
      <w:ins w:id="306" w:author="PR Preview" w:date="2026-01-01T00:00:00Z">
        <w:r>
          <w:t xml:space="preserve">Wikipedia contributors,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“Complex number —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Wikipedia</w:t>
        </w:r>
      </w:ins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 free encyclopedia.”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2026. Available:</w:t>
        </w:r>
      </w:ins>
      <w:ins w:id="316" w:author="PR Preview" w:date="2026-01-01T00:00:00Z">
        <w:r>
          <w:t xml:space="preserve"> </w:t>
        </w:r>
      </w:ins>
      <w:hyperlink r:id="rId38">
        <w:ins w:id="317" w:author="PR Preview" w:date="2026-01-01T00:00:00Z">
          <w:r>
            <w:rPr>
              <w:rStyle w:val="Hyperlink"/>
            </w:rPr>
            <w:t xml:space="preserve">https://en.wikipedia.org/wiki/Complex_number</w:t>
          </w:r>
        </w:ins>
      </w:hyperlink>
    </w:p>
    <w:bookmarkEnd w:id="39"/>
    <w:bookmarkStart w:id="41" w:name="ref-wikipedia_complex_conjugate"/>
    <w:p>
      <w:pPr>
        <w:pStyle w:val="Bibliography"/>
      </w:pPr>
      <w:ins w:id="318" w:author="PR Preview" w:date="2026-01-01T00:00:00Z">
        <w:r>
          <w:t xml:space="preserve">[4]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	</w:t>
        </w:r>
      </w:ins>
      <w:ins w:id="321" w:author="PR Preview" w:date="2026-01-01T00:00:00Z">
        <w:r>
          <w:t xml:space="preserve">Wikipedia contributors,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“Complex conjugate —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Wikipedia</w:t>
        </w:r>
      </w:ins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 free encyclopedia.”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2026. Available:</w:t>
        </w:r>
      </w:ins>
      <w:ins w:id="331" w:author="PR Preview" w:date="2026-01-01T00:00:00Z">
        <w:r>
          <w:t xml:space="preserve"> </w:t>
        </w:r>
      </w:ins>
      <w:hyperlink r:id="rId40">
        <w:ins w:id="332" w:author="PR Preview" w:date="2026-01-01T00:00:00Z">
          <w:r>
            <w:rPr>
              <w:rStyle w:val="Hyperlink"/>
            </w:rPr>
            <w:t xml:space="preserve">https://en.wikipedia.org/wiki/Complex_conjugate</w:t>
          </w:r>
        </w:ins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6" Type="http://schemas.openxmlformats.org/officeDocument/2006/relationships/hyperlink" Target="https://doi.org/10.1007/978-3-031-41026-0" TargetMode="External"/><Relationship Id="rId40" Type="http://schemas.openxmlformats.org/officeDocument/2006/relationships/hyperlink" Target="https://en.wikipedia.org/wiki/Complex_conjugate" TargetMode="External"/><Relationship Id="rId38" Type="http://schemas.openxmlformats.org/officeDocument/2006/relationships/hyperlink" Target="https://en.wikipedia.org/wiki/Complex_number" TargetMode="External"/><Relationship Id="rId34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6" Type="http://schemas.openxmlformats.org/officeDocument/2006/relationships/hyperlink" Target="https://doi.org/10.1007/978-3-031-41026-0" TargetMode="External"/><Relationship Id="rId40" Type="http://schemas.openxmlformats.org/officeDocument/2006/relationships/hyperlink" Target="https://en.wikipedia.org/wiki/Complex_conjugate" TargetMode="External"/><Relationship Id="rId38" Type="http://schemas.openxmlformats.org/officeDocument/2006/relationships/hyperlink" Target="https://en.wikipedia.org/wiki/Complex_number" TargetMode="External"/><Relationship Id="rId34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2026-10-18T08:14:59Z</dcterms:created>
  <dcterms:modified xsi:type="dcterms:W3CDTF">2026-10-18T08:14:59Z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