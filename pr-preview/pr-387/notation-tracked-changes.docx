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del w:id="3" w:author="PR Preview" w:date="2026-01-01T00:00:00Z">
        <w:r>
          <w:delText xml:space="preserve">It’s worth noting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that calculus was formalized in the</w:delText>
        </w:r>
      </w:del>
      <w:del w:id="6" w:author="PR Preview" w:date="2026-01-01T00:00:00Z">
        <w:r>
          <w:delText xml:space="preserve"> </w:delText>
        </w:r>
      </w:del>
      <w:hyperlink r:id="rId37">
        <w:del w:id="7" w:author="PR Preview" w:date="2026-01-01T00:00:00Z">
          <w:r>
            <w:rPr>
              <w:rStyle w:val="Hyperlink"/>
            </w:rPr>
            <w:delText xml:space="preserve">1600s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elementary algebra was formalized around</w:delText>
        </w:r>
      </w:del>
      <w:del w:id="11" w:author="PR Preview" w:date="2026-01-01T00:00:00Z">
        <w:r>
          <w:delText xml:space="preserve"> </w:delText>
        </w:r>
      </w:del>
      <w:hyperlink r:id="rId38">
        <w:del w:id="12" w:author="PR Preview" w:date="2026-01-01T00:00:00Z">
          <w:r>
            <w:rPr>
              <w:rStyle w:val="Hyperlink"/>
            </w:rPr>
            <w:delText xml:space="preserve">820</w:delText>
          </w:r>
        </w:del>
      </w:hyperlink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arithmetic</w:delText>
        </w:r>
      </w:del>
      <w:del w:id="16" w:author="PR Preview" w:date="2026-01-01T00:00:00Z">
        <w:r>
          <w:delText xml:space="preserve"> </w:delText>
        </w:r>
      </w:del>
      <w:hyperlink r:id="rId39">
        <w:del w:id="17" w:author="PR Preview" w:date="2026-01-01T00:00:00Z">
          <w:r>
            <w:rPr>
              <w:rStyle w:val="Hyperlink"/>
            </w:rPr>
            <w:delText xml:space="preserve">even earlier</w:delText>
          </w:r>
        </w:del>
      </w:hyperlink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And calculus still has</w:delText>
        </w:r>
      </w:del>
      <w:del w:id="21" w:author="PR Preview" w:date="2026-01-01T00:00:00Z">
        <w:r>
          <w:delText xml:space="preserve"> </w:delText>
        </w:r>
      </w:del>
      <w:hyperlink r:id="rId40">
        <w:del w:id="22" w:author="PR Preview" w:date="2026-01-01T00:00:00Z">
          <w:r>
            <w:rPr>
              <w:rStyle w:val="Hyperlink"/>
            </w:rPr>
            <w:delText xml:space="preserve">several competing notation systems</w:delText>
          </w:r>
        </w:del>
      </w:hyperlink>
      <w:del w:id="23" w:author="PR Preview" w:date="2026-01-01T00:00:00Z">
        <w:r>
          <w:delText xml:space="preserve">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In contrast, the field of statistics only emerged in the</w:delText>
        </w:r>
      </w:del>
      <w:del w:id="26" w:author="PR Preview" w:date="2026-01-01T00:00:00Z">
        <w:r>
          <w:delText xml:space="preserve"> </w:delText>
        </w:r>
      </w:del>
      <w:hyperlink r:id="rId41">
        <w:del w:id="27" w:author="PR Preview" w:date="2026-01-01T00:00:00Z">
          <w:r>
            <w:rPr>
              <w:rStyle w:val="Hyperlink"/>
            </w:rPr>
            <w:delText xml:space="preserve">late 1800s and early 1900s</w:delText>
          </w:r>
        </w:del>
      </w:hyperlink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so it’s not surprising that the notation and terminology is still developing.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Generalized linear models were only formalized in 1972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(Nelder and Wedderburn 1972)</w:delText>
        </w:r>
      </w:del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which is very recent in terms of the</w:delText>
        </w:r>
      </w:del>
      <w:del w:id="38" w:author="PR Preview" w:date="2026-01-01T00:00:00Z">
        <w:r>
          <w:delText xml:space="preserve"> </w:delText>
        </w:r>
      </w:del>
      <w:hyperlink r:id="rId42">
        <w:del w:id="39" w:author="PR Preview" w:date="2026-01-01T00:00:00Z">
          <w:r>
            <w:rPr>
              <w:rStyle w:val="Hyperlink"/>
            </w:rPr>
            <w:delText xml:space="preserve">pace of scientific development</w:delText>
          </w:r>
        </w:del>
      </w:hyperlink>
      <w:del w:id="40" w:author="PR Preview" w:date="2026-01-01T00:00:00Z">
        <w:r>
          <w:delText xml:space="preserve">.</w:delText>
        </w:r>
      </w:del>
    </w:p>
    <w:p>
      <w:pPr>
        <w:pStyle w:val="BodyText"/>
      </w:pPr>
      <w:ins w:id="41" w:author="PR Preview" w:date="2026-01-01T00:00:00Z">
        <w:r>
          <w:t xml:space="preserve">It’s worth noting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that calculus was formalized in the</w:t>
        </w:r>
      </w:ins>
      <w:ins w:id="44" w:author="PR Preview" w:date="2026-01-01T00:00:00Z">
        <w:r>
          <w:t xml:space="preserve"> </w:t>
        </w:r>
      </w:ins>
      <w:hyperlink r:id="rId37">
        <w:ins w:id="45" w:author="PR Preview" w:date="2026-01-01T00:00:00Z">
          <w:r>
            <w:rPr>
              <w:rStyle w:val="Hyperlink"/>
            </w:rPr>
            <w:t xml:space="preserve">1600s</w:t>
          </w:r>
        </w:ins>
      </w:hyperlink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elementary algebra was formalized around</w:t>
        </w:r>
      </w:ins>
      <w:ins w:id="49" w:author="PR Preview" w:date="2026-01-01T00:00:00Z">
        <w:r>
          <w:t xml:space="preserve"> </w:t>
        </w:r>
      </w:ins>
      <w:hyperlink r:id="rId38">
        <w:ins w:id="50" w:author="PR Preview" w:date="2026-01-01T00:00:00Z">
          <w:r>
            <w:rPr>
              <w:rStyle w:val="Hyperlink"/>
            </w:rPr>
            <w:t xml:space="preserve">820</w:t>
          </w:r>
        </w:ins>
      </w:hyperlink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 arithmetic</w:t>
        </w:r>
      </w:ins>
      <w:ins w:id="54" w:author="PR Preview" w:date="2026-01-01T00:00:00Z">
        <w:r>
          <w:t xml:space="preserve"> </w:t>
        </w:r>
      </w:ins>
      <w:hyperlink r:id="rId39">
        <w:ins w:id="55" w:author="PR Preview" w:date="2026-01-01T00:00:00Z">
          <w:r>
            <w:rPr>
              <w:rStyle w:val="Hyperlink"/>
            </w:rPr>
            <w:t xml:space="preserve">even earlier</w:t>
          </w:r>
        </w:ins>
      </w:hyperlink>
      <w:ins w:id="56" w:author="PR Preview" w:date="2026-01-01T00:00:00Z">
        <w:r>
          <w:t xml:space="preserve">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And calculus still has</w:t>
        </w:r>
      </w:ins>
      <w:ins w:id="59" w:author="PR Preview" w:date="2026-01-01T00:00:00Z">
        <w:r>
          <w:t xml:space="preserve"> </w:t>
        </w:r>
      </w:ins>
      <w:hyperlink r:id="rId40">
        <w:ins w:id="60" w:author="PR Preview" w:date="2026-01-01T00:00:00Z">
          <w:r>
            <w:rPr>
              <w:rStyle w:val="Hyperlink"/>
            </w:rPr>
            <w:t xml:space="preserve">several competing notation systems</w:t>
          </w:r>
        </w:ins>
      </w:hyperlink>
      <w:ins w:id="61" w:author="PR Preview" w:date="2026-01-01T00:00:00Z">
        <w:r>
          <w:t xml:space="preserve">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In contrast, the field of statistics only emerged in the</w:t>
        </w:r>
      </w:ins>
      <w:ins w:id="64" w:author="PR Preview" w:date="2026-01-01T00:00:00Z">
        <w:r>
          <w:t xml:space="preserve"> </w:t>
        </w:r>
      </w:ins>
      <w:hyperlink r:id="rId41">
        <w:ins w:id="65" w:author="PR Preview" w:date="2026-01-01T00:00:00Z">
          <w:r>
            <w:rPr>
              <w:rStyle w:val="Hyperlink"/>
            </w:rPr>
            <w:t xml:space="preserve">late 1800s and early 1900s</w:t>
          </w:r>
        </w:ins>
      </w:hyperlink>
      <w:ins w:id="66" w:author="PR Preview" w:date="2026-01-01T00:00:00Z">
        <w:r>
          <w:t xml:space="preserve">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so it’s not surprising that the notation and terminology is still developing.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Generalized linear models were only formalized in 1972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[1]</w:t>
        </w:r>
      </w:ins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which is very recent in terms of the</w:t>
        </w:r>
      </w:ins>
      <w:ins w:id="76" w:author="PR Preview" w:date="2026-01-01T00:00:00Z">
        <w:r>
          <w:t xml:space="preserve"> </w:t>
        </w:r>
      </w:ins>
      <w:hyperlink r:id="rId42">
        <w:ins w:id="77" w:author="PR Preview" w:date="2026-01-01T00:00:00Z">
          <w:r>
            <w:rPr>
              <w:rStyle w:val="Hyperlink"/>
            </w:rPr>
            <w:t xml:space="preserve">pace of scientific development</w:t>
          </w:r>
        </w:ins>
      </w:hyperlink>
      <w:ins w:id="78" w:author="PR Preview" w:date="2026-01-01T00:00:00Z">
        <w:r>
          <w:t xml:space="preserve">.</w:t>
        </w:r>
      </w:ins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del w:id="79" w:author="PR Preview" w:date="2026-01-01T00:00:00Z">
        <w:r>
          <w:delText xml:space="preserve">Velleman (2019)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explains how mathematical statements are built from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logical connectives (</w:delText>
        </w:r>
      </w:del>
      <w:hyperlink r:id="rId45">
        <w:del w:id="84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85" w:author="PR Preview" w:date="2026-01-01T00:00:00Z">
        <w:r>
          <w:delText xml:space="preserve">) and quantifiers (</w:delText>
        </w:r>
      </w:del>
      <w:hyperlink r:id="rId46">
        <w:del w:id="86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87" w:author="PR Preview" w:date="2026-01-01T00:00:00Z">
        <w:r>
          <w:delText xml:space="preserve">),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and how to read and write them.</w:delText>
        </w:r>
      </w:del>
    </w:p>
    <w:p>
      <w:pPr>
        <w:pStyle w:val="Compact"/>
        <w:numPr>
          <w:ilvl w:val="0"/>
          <w:numId w:val="1002"/>
        </w:numPr>
      </w:pPr>
      <w:del w:id="90" w:author="PR Preview" w:date="2026-01-01T00:00:00Z">
        <w:r>
          <w:delText xml:space="preserve">Barker-Plummer et al. (2011)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covers the same symbols as a formal language,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with propositional logic (the logic of connectives)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and first-order logic (which adds quantifiers).</w:delText>
        </w:r>
      </w:del>
    </w:p>
    <w:p>
      <w:pPr>
        <w:pStyle w:val="Compact"/>
        <w:numPr>
          <w:ilvl w:val="0"/>
          <w:numId w:val="1002"/>
        </w:numPr>
      </w:pPr>
      <w:ins w:id="97" w:author="PR Preview" w:date="2026-01-01T00:00:00Z">
        <w:r>
          <w:t xml:space="preserve">Velleman [2]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explains how mathematical statements are built from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logical connectives (</w:t>
        </w:r>
      </w:ins>
      <w:hyperlink r:id="rId45">
        <w:ins w:id="102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103" w:author="PR Preview" w:date="2026-01-01T00:00:00Z">
        <w:r>
          <w:t xml:space="preserve">) and quantifiers (</w:t>
        </w:r>
      </w:ins>
      <w:hyperlink r:id="rId46">
        <w:ins w:id="104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105" w:author="PR Preview" w:date="2026-01-01T00:00:00Z">
        <w:r>
          <w:t xml:space="preserve">),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 how to read and write them.</w:t>
        </w:r>
      </w:ins>
    </w:p>
    <w:p>
      <w:pPr>
        <w:pStyle w:val="Compact"/>
        <w:numPr>
          <w:ilvl w:val="0"/>
          <w:numId w:val="1002"/>
        </w:numPr>
      </w:pPr>
      <w:ins w:id="108" w:author="PR Preview" w:date="2026-01-01T00:00:00Z">
        <w:r>
          <w:t xml:space="preserve">Barker-Plummer et al. [3]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covers the same symbols as a formal language,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with propositional logic (the logic of connectives)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and first-order logic (which adds quantifiers).</w:t>
        </w:r>
      </w:ins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del w:id="115" w:author="PR Preview" w:date="2026-01-01T00:00:00Z">
        <w:r>
          <w:delText xml:space="preserve">Barker-Plummer, Dave, Jon Barwise, and John Etchemendy. 2011.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rPr>
            <w:i/>
            <w:iCs/>
          </w:rPr>
          <w:delText xml:space="preserve">Language, Proof and Logic</w:delText>
        </w:r>
      </w:del>
      <w:del w:id="118" w:author="PR Preview" w:date="2026-01-01T00:00:00Z">
        <w:r>
          <w:delText xml:space="preserve">. 2nd ed. CSLI Publications.</w:delText>
        </w:r>
      </w:del>
      <w:del w:id="119" w:author="PR Preview" w:date="2026-01-01T00:00:00Z">
        <w:r>
          <w:delText xml:space="preserve"> </w:delText>
        </w:r>
      </w:del>
      <w:hyperlink r:id="rId55">
        <w:del w:id="120" w:author="PR Preview" w:date="2026-01-01T00:00:00Z">
          <w:r>
            <w:rPr>
              <w:rStyle w:val="Hyperlink"/>
            </w:rPr>
            <w:delText xml:space="preserve">https://www.amazon.com/dp/1575866323</w:delText>
          </w:r>
        </w:del>
      </w:hyperlink>
      <w:del w:id="121" w:author="PR Preview" w:date="2026-01-01T00:00:00Z">
        <w:r>
          <w:delText xml:space="preserve">.</w:delText>
        </w:r>
      </w:del>
    </w:p>
    <w:p>
      <w:pPr>
        <w:pStyle w:val="Bibliography"/>
      </w:pPr>
      <w:del w:id="122" w:author="PR Preview" w:date="2026-01-01T00:00:00Z">
        <w:r>
          <w:delText xml:space="preserve">Nelder, John Ashworth, and Robert WM Wedderburn. 1972.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“Generalized Linear Models.”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rPr>
            <w:i/>
            <w:iCs/>
          </w:rPr>
          <w:delText xml:space="preserve">Journal of the Royal Statistical Society Series A: Statistics in Society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135 (3): 370–84.</w:delText>
        </w:r>
      </w:del>
      <w:del w:id="129" w:author="PR Preview" w:date="2026-01-01T00:00:00Z">
        <w:r>
          <w:delText xml:space="preserve"> </w:delText>
        </w:r>
      </w:del>
      <w:hyperlink r:id="rId51">
        <w:del w:id="130" w:author="PR Preview" w:date="2026-01-01T00:00:00Z">
          <w:r>
            <w:rPr>
              <w:rStyle w:val="Hyperlink"/>
            </w:rPr>
            <w:delText xml:space="preserve">https://doi.org/10.2307/2344614</w:delText>
          </w:r>
        </w:del>
      </w:hyperlink>
      <w:del w:id="131" w:author="PR Preview" w:date="2026-01-01T00:00:00Z">
        <w:r>
          <w:delText xml:space="preserve">.</w:delText>
        </w:r>
      </w:del>
    </w:p>
    <w:p>
      <w:pPr>
        <w:pStyle w:val="Bibliography"/>
      </w:pPr>
      <w:del w:id="132" w:author="PR Preview" w:date="2026-01-01T00:00:00Z">
        <w:r>
          <w:delText xml:space="preserve">Velleman, Daniel J. 2019.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rPr>
            <w:i/>
            <w:iCs/>
          </w:rPr>
          <w:delText xml:space="preserve">How to Prove It: A Structured Approach</w:delText>
        </w:r>
      </w:del>
      <w:del w:id="135" w:author="PR Preview" w:date="2026-01-01T00:00:00Z">
        <w:r>
          <w:delText xml:space="preserve">. 3rd ed. Cambridge University Press.</w:delText>
        </w:r>
      </w:del>
      <w:del w:id="136" w:author="PR Preview" w:date="2026-01-01T00:00:00Z">
        <w:r>
          <w:delText xml:space="preserve"> </w:delText>
        </w:r>
      </w:del>
      <w:hyperlink r:id="rId53">
        <w:del w:id="137" w:author="PR Preview" w:date="2026-01-01T00:00:00Z">
          <w:r>
            <w:rPr>
              <w:rStyle w:val="Hyperlink"/>
            </w:rPr>
            <w:delText xml:space="preserve">https://doi.org/10.1017/9781108539890</w:delText>
          </w:r>
        </w:del>
      </w:hyperlink>
      <w:del w:id="138" w:author="PR Preview" w:date="2026-01-01T00:00:00Z">
        <w:r>
          <w:delText xml:space="preserve">.</w:delText>
        </w:r>
      </w:del>
    </w:p>
    <w:p>
      <w:pPr>
        <w:pStyle w:val="Bibliography"/>
      </w:pPr>
      <w:ins w:id="139" w:author="PR Preview" w:date="2026-01-01T00:00:00Z">
        <w:r>
          <w:t xml:space="preserve">[1]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	</w:t>
        </w:r>
      </w:ins>
      <w:ins w:id="142" w:author="PR Preview" w:date="2026-01-01T00:00:00Z">
        <w:r>
          <w:t xml:space="preserve">J. A. Nelder and R. W. Wedderburn,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“Generalized linear models,”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rPr>
            <w:i/>
            <w:iCs/>
          </w:rPr>
          <w:t xml:space="preserve">Journal of the Royal Statistical Society Series A: Statistics in Society</w:t>
        </w:r>
      </w:ins>
      <w:ins w:id="147" w:author="PR Preview" w:date="2026-01-01T00:00:00Z">
        <w:r>
          <w:t xml:space="preserve">, vol. 135, no. 3, pp. 370–384, 1972, doi:</w:t>
        </w:r>
      </w:ins>
      <w:ins w:id="148" w:author="PR Preview" w:date="2026-01-01T00:00:00Z">
        <w:r>
          <w:t xml:space="preserve"> </w:t>
        </w:r>
      </w:ins>
      <w:hyperlink r:id="rId51">
        <w:ins w:id="149" w:author="PR Preview" w:date="2026-01-01T00:00:00Z">
          <w:r>
            <w:rPr>
              <w:rStyle w:val="Hyperlink"/>
            </w:rPr>
            <w:t xml:space="preserve">10.2307/2344614</w:t>
          </w:r>
        </w:ins>
      </w:hyperlink>
      <w:ins w:id="150" w:author="PR Preview" w:date="2026-01-01T00:00:00Z">
        <w:r>
          <w:t xml:space="preserve">.</w:t>
        </w:r>
      </w:ins>
    </w:p>
    <w:bookmarkEnd w:id="52"/>
    <w:bookmarkStart w:id="54" w:name="ref-velleman2019prove"/>
    <w:p>
      <w:pPr>
        <w:pStyle w:val="Bibliography"/>
      </w:pPr>
      <w:ins w:id="151" w:author="PR Preview" w:date="2026-01-01T00:00:00Z">
        <w:r>
          <w:t xml:space="preserve">[2]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	</w:t>
        </w:r>
      </w:ins>
      <w:ins w:id="154" w:author="PR Preview" w:date="2026-01-01T00:00:00Z">
        <w:r>
          <w:t xml:space="preserve">D. J. Velleman,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rPr>
            <w:i/>
            <w:iCs/>
          </w:rPr>
          <w:t xml:space="preserve">How to prove it: A structured approach</w:t>
        </w:r>
      </w:ins>
      <w:ins w:id="157" w:author="PR Preview" w:date="2026-01-01T00:00:00Z">
        <w:r>
          <w:t xml:space="preserve">, 3rd ed. Cambridge University Press, 2019. doi:</w:t>
        </w:r>
      </w:ins>
      <w:ins w:id="158" w:author="PR Preview" w:date="2026-01-01T00:00:00Z">
        <w:r>
          <w:t xml:space="preserve"> </w:t>
        </w:r>
      </w:ins>
      <w:hyperlink r:id="rId53">
        <w:ins w:id="159" w:author="PR Preview" w:date="2026-01-01T00:00:00Z">
          <w:r>
            <w:rPr>
              <w:rStyle w:val="Hyperlink"/>
            </w:rPr>
            <w:t xml:space="preserve">10.1017/9781108539890</w:t>
          </w:r>
        </w:ins>
      </w:hyperlink>
      <w:ins w:id="160" w:author="PR Preview" w:date="2026-01-01T00:00:00Z">
        <w:r>
          <w:t xml:space="preserve">.</w:t>
        </w:r>
      </w:ins>
    </w:p>
    <w:bookmarkEnd w:id="54"/>
    <w:bookmarkStart w:id="56" w:name="ref-barkerplummer2011language"/>
    <w:p>
      <w:pPr>
        <w:pStyle w:val="Bibliography"/>
      </w:pPr>
      <w:ins w:id="161" w:author="PR Preview" w:date="2026-01-01T00:00:00Z">
        <w:r>
          <w:t xml:space="preserve">[3]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	</w:t>
        </w:r>
      </w:ins>
      <w:ins w:id="164" w:author="PR Preview" w:date="2026-01-01T00:00:00Z">
        <w:r>
          <w:t xml:space="preserve">D. Barker-Plummer, J. Barwise, and J. Etchemendy,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i/>
            <w:iCs/>
          </w:rPr>
          <w:t xml:space="preserve">Language, proof and logic</w:t>
        </w:r>
      </w:ins>
      <w:ins w:id="167" w:author="PR Preview" w:date="2026-01-01T00:00:00Z">
        <w:r>
          <w:t xml:space="preserve">, 2nd ed. Stanford, CA: CSLI Publications, 2011. Available:</w:t>
        </w:r>
      </w:ins>
      <w:ins w:id="168" w:author="PR Preview" w:date="2026-01-01T00:00:00Z">
        <w:r>
          <w:t xml:space="preserve"> </w:t>
        </w:r>
      </w:ins>
      <w:hyperlink r:id="rId55">
        <w:ins w:id="169" w:author="PR Preview" w:date="2026-01-01T00:00:00Z">
          <w:r>
            <w:rPr>
              <w:rStyle w:val="Hyperlink"/>
            </w:rPr>
            <w:t xml:space="preserve">https://www.amazon.com/dp/1575866323</w:t>
          </w:r>
        </w:ins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2026-10-18T09:06:41Z</dcterms:created>
  <dcterms:modified xsi:type="dcterms:W3CDTF">2026-10-18T09:06:41Z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