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(Transitive relation)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∼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r:id="rId10">
        <w:del w:id="10" w:author="PR Preview" w:date="2026-01-01T00:00:00Z">
          <w:r>
            <w:rPr>
              <w:rStyle w:val="Hyperlink"/>
            </w:rPr>
            <w:delText xml:space="preserve">relation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on a set</w:delText>
        </w:r>
      </w:del>
      <w:del w:id="13" w:author="PR Preview" w:date="2026-01-01T00:00:00Z">
        <w:r>
          <w:delText xml:space="preserve"> </w:delText>
        </w:r>
      </w:del>
      <m:oMath>
        <m:r>
          <m:t>S</m:t>
        </m:r>
      </m:oMath>
      <w:del w:id="14" w:author="PR Preview" w:date="2026-01-01T00:00:00Z">
        <w:r>
          <w:delText xml:space="preserve">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 relation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ty m:val="p"/>
          </m:rPr>
          <m:t>∼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transitive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(Wikipedia contributors 2026i)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if,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for all</w:delText>
        </w:r>
      </w:del>
      <w:del w:id="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∼</m:t>
        </m:r>
        <m:r>
          <m:t>b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</w:delText>
        </w:r>
      </w:del>
      <w:del w:id="3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∼</m:t>
        </m:r>
        <m:r>
          <m:t>c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together imply</w:delText>
        </w:r>
      </w:del>
      <w:del w:id="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∼</m:t>
        </m:r>
        <m:r>
          <m:t>c</m:t>
        </m:r>
      </m:oMath>
      <w:del w:id="37" w:author="PR Preview" w:date="2026-01-01T00:00:00Z">
        <w:r>
          <w:delText xml:space="preserve">.</w:delText>
        </w:r>
      </w:del>
    </w:p>
    <w:p>
      <w:pPr>
        <w:pStyle w:val="BodyText"/>
      </w:pPr>
      <w:ins w:id="38" w:author="PR Preview" w:date="2026-01-01T00:00:00Z">
        <w:r>
          <w:rPr>
            <w:b/>
            <w:bCs/>
          </w:rPr>
          <w:t xml:space="preserve">Definition 1 (Transitive relation)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Let</w:t>
        </w:r>
      </w:ins>
      <w:ins w:id="41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be a</w:t>
        </w:r>
      </w:ins>
      <w:ins w:id="44" w:author="PR Preview" w:date="2026-01-01T00:00:00Z">
        <w:r>
          <w:t xml:space="preserve"> </w:t>
        </w:r>
      </w:ins>
      <w:hyperlink r:id="rId10">
        <w:ins w:id="45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on a set</w:t>
        </w:r>
      </w:ins>
      <w:ins w:id="48" w:author="PR Preview" w:date="2026-01-01T00:00:00Z">
        <w:r>
          <w:t xml:space="preserve"> </w:t>
        </w:r>
      </w:ins>
      <m:oMath>
        <m:r>
          <m:t>S</m:t>
        </m:r>
      </m:oMath>
      <w:ins w:id="49" w:author="PR Preview" w:date="2026-01-01T00:00:00Z">
        <w:r>
          <w:t xml:space="preserve">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The relation</w:t>
        </w:r>
      </w:ins>
      <w:ins w:id="52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b/>
            <w:bCs/>
          </w:rPr>
          <w:t xml:space="preserve">transitive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[1]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if,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for all</w:t>
        </w:r>
      </w:ins>
      <w:ins w:id="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</w:t>
        </w:r>
      </w:ins>
      <w:ins w:id="6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∼</m:t>
        </m:r>
        <m:r>
          <m:t>c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together imply</w:t>
        </w:r>
      </w:ins>
      <w:ins w:id="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c</m:t>
        </m:r>
      </m:oMath>
      <w:ins w:id="72" w:author="PR Preview" w:date="2026-01-01T00:00:00Z">
        <w:r>
          <w:t xml:space="preserve">.</w:t>
        </w:r>
      </w:ins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Definition 2 (Identity)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rPr>
            <w:b/>
            <w:bCs/>
          </w:rPr>
          <w:delText xml:space="preserve">identity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(Wikipedia contributors 2026d)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 an equation between two expressions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that holds for every value of its variables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in a stated set, such as the</w:delText>
        </w:r>
      </w:del>
      <w:del w:id="86" w:author="PR Preview" w:date="2026-01-01T00:00:00Z">
        <w:r>
          <w:delText xml:space="preserve"> </w:delText>
        </w:r>
      </w:del>
      <w:hyperlink r:id="rId15">
        <w:del w:id="87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88" w:author="PR Preview" w:date="2026-01-01T00:00:00Z">
        <w:r>
          <w:delText xml:space="preserve">.</w:delText>
        </w:r>
      </w:del>
    </w:p>
    <w:p>
      <w:pPr>
        <w:pStyle w:val="BodyText"/>
      </w:pPr>
      <w:ins w:id="89" w:author="PR Preview" w:date="2026-01-01T00:00:00Z">
        <w:r>
          <w:rPr>
            <w:b/>
            <w:bCs/>
          </w:rPr>
          <w:t xml:space="preserve">Definition 2 (Identity)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An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rPr>
            <w:b/>
            <w:bCs/>
          </w:rPr>
          <w:t xml:space="preserve">identity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[2]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an equation between two expressions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that holds for every value of its variables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in a stated set, such as the</w:t>
        </w:r>
      </w:ins>
      <w:ins w:id="102" w:author="PR Preview" w:date="2026-01-01T00:00:00Z">
        <w:r>
          <w:t xml:space="preserve"> </w:t>
        </w:r>
      </w:ins>
      <w:hyperlink r:id="rId15">
        <w:ins w:id="103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04" w:author="PR Preview" w:date="2026-01-01T00:00:00Z">
        <w:r>
          <w:t xml:space="preserve">.</w:t>
        </w:r>
      </w:ins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del w:id="105" w:author="PR Preview" w:date="2026-01-01T00:00:00Z">
        <w:r>
          <w:rPr>
            <w:b/>
            <w:bCs/>
          </w:rPr>
          <w:delText xml:space="preserve">Definition 3 (Strict inequalities)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For</w:delText>
        </w:r>
      </w:del>
      <w:del w:id="108" w:author="PR Preview" w:date="2026-01-01T00:00:00Z">
        <w:r>
          <w:delText xml:space="preserve"> </w:delText>
        </w:r>
      </w:del>
      <w:hyperlink r:id="rId15">
        <w:del w:id="109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110" w:author="PR Preview" w:date="2026-01-01T00:00:00Z">
        <w:r>
          <w:delText xml:space="preserve"> </w:delText>
        </w:r>
      </w:del>
      <m:oMath>
        <m:r>
          <m:t>a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and</w:delText>
        </w:r>
      </w:del>
      <w:del w:id="113" w:author="PR Preview" w:date="2026-01-01T00:00:00Z">
        <w:r>
          <w:delText xml:space="preserve"> </w:delText>
        </w:r>
      </w:del>
      <m:oMath>
        <m:r>
          <m:t>b</m:t>
        </m:r>
      </m:oMath>
      <w:del w:id="114" w:author="PR Preview" w:date="2026-01-01T00:00:00Z">
        <w:r>
          <w:delText xml:space="preserve">,</w:delText>
        </w:r>
      </w:del>
      <w:del w:id="11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&lt;</m:t>
        </m:r>
        <m:r>
          <m:t>b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(</w:delText>
        </w:r>
      </w:del>
      <w:del w:id="118" w:author="PR Preview" w:date="2026-01-01T00:00:00Z">
        <w:r>
          <w:delText xml:space="preserve">“</w:delText>
        </w:r>
      </w:del>
      <m:oMath>
        <m:r>
          <m:t>a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is less than</w:delText>
        </w:r>
      </w:del>
      <w:del w:id="121" w:author="PR Preview" w:date="2026-01-01T00:00:00Z">
        <w:r>
          <w:delText xml:space="preserve"> </w:delText>
        </w:r>
      </w:del>
      <m:oMath>
        <m:r>
          <m:t>b</m:t>
        </m:r>
      </m:oMath>
      <w:del w:id="122" w:author="PR Preview" w:date="2026-01-01T00:00:00Z">
        <w:r>
          <w:delText xml:space="preserve">”</w:delText>
        </w:r>
      </w:del>
      <w:del w:id="123" w:author="PR Preview" w:date="2026-01-01T00:00:00Z">
        <w:r>
          <w:delText xml:space="preserve">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</w:delText>
        </w:r>
      </w:del>
      <w:del w:id="12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b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(</w:delText>
        </w:r>
      </w:del>
      <w:del w:id="129" w:author="PR Preview" w:date="2026-01-01T00:00:00Z">
        <w:r>
          <w:delText xml:space="preserve">“</w:delText>
        </w:r>
      </w:del>
      <m:oMath>
        <m:r>
          <m:t>a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is greater than</w:delText>
        </w:r>
      </w:del>
      <w:del w:id="132" w:author="PR Preview" w:date="2026-01-01T00:00:00Z">
        <w:r>
          <w:delText xml:space="preserve"> </w:delText>
        </w:r>
      </w:del>
      <m:oMath>
        <m:r>
          <m:t>b</m:t>
        </m:r>
      </m:oMath>
      <w:del w:id="133" w:author="PR Preview" w:date="2026-01-01T00:00:00Z">
        <w:r>
          <w:delText xml:space="preserve">”</w:delText>
        </w:r>
      </w:del>
      <w:del w:id="134" w:author="PR Preview" w:date="2026-01-01T00:00:00Z">
        <w:r>
          <w:delText xml:space="preserve">)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are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rPr>
            <w:b/>
            <w:bCs/>
          </w:rPr>
          <w:delText xml:space="preserve">strict inequalities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(Wikipedia contributors 2026e)</w:delText>
        </w:r>
      </w:del>
      <w:del w:id="141" w:author="PR Preview" w:date="2026-01-01T00:00:00Z">
        <w:r>
          <w:delText xml:space="preserve">.</w:delText>
        </w:r>
      </w:del>
    </w:p>
    <w:p>
      <w:pPr>
        <w:pStyle w:val="FirstParagraph"/>
      </w:pPr>
      <w:ins w:id="142" w:author="PR Preview" w:date="2026-01-01T00:00:00Z">
        <w:r>
          <w:rPr>
            <w:b/>
            <w:bCs/>
          </w:rPr>
          <w:t xml:space="preserve">Definition 3 (Strict inequalities)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For</w:t>
        </w:r>
      </w:ins>
      <w:ins w:id="145" w:author="PR Preview" w:date="2026-01-01T00:00:00Z">
        <w:r>
          <w:t xml:space="preserve"> </w:t>
        </w:r>
      </w:ins>
      <w:hyperlink r:id="rId15">
        <w:ins w:id="146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47" w:author="PR Preview" w:date="2026-01-01T00:00:00Z">
        <w:r>
          <w:t xml:space="preserve"> </w:t>
        </w:r>
      </w:ins>
      <m:oMath>
        <m:r>
          <m:t>a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</w:t>
        </w:r>
      </w:ins>
      <w:ins w:id="150" w:author="PR Preview" w:date="2026-01-01T00:00:00Z">
        <w:r>
          <w:t xml:space="preserve"> </w:t>
        </w:r>
      </w:ins>
      <m:oMath>
        <m:r>
          <m:t>b</m:t>
        </m:r>
      </m:oMath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b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(</w:t>
        </w:r>
      </w:ins>
      <w:ins w:id="155" w:author="PR Preview" w:date="2026-01-01T00:00:00Z">
        <w:r>
          <w:t xml:space="preserve">“</w:t>
        </w:r>
      </w:ins>
      <m:oMath>
        <m:r>
          <m:t>a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is less than</w:t>
        </w:r>
      </w:ins>
      <w:ins w:id="158" w:author="PR Preview" w:date="2026-01-01T00:00:00Z">
        <w:r>
          <w:t xml:space="preserve"> </w:t>
        </w:r>
      </w:ins>
      <m:oMath>
        <m:r>
          <m:t>b</m:t>
        </m:r>
      </m:oMath>
      <w:ins w:id="159" w:author="PR Preview" w:date="2026-01-01T00:00:00Z">
        <w:r>
          <w:t xml:space="preserve">”</w:t>
        </w:r>
      </w:ins>
      <w:ins w:id="160" w:author="PR Preview" w:date="2026-01-01T00:00:00Z">
        <w:r>
          <w:t xml:space="preserve">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and</w:t>
        </w:r>
      </w:ins>
      <w:ins w:id="1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b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(</w:t>
        </w:r>
      </w:ins>
      <w:ins w:id="166" w:author="PR Preview" w:date="2026-01-01T00:00:00Z">
        <w:r>
          <w:t xml:space="preserve">“</w:t>
        </w:r>
      </w:ins>
      <m:oMath>
        <m:r>
          <m:t>a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 greater than</w:t>
        </w:r>
      </w:ins>
      <w:ins w:id="169" w:author="PR Preview" w:date="2026-01-01T00:00:00Z">
        <w:r>
          <w:t xml:space="preserve"> </w:t>
        </w:r>
      </w:ins>
      <m:oMath>
        <m:r>
          <m:t>b</m:t>
        </m:r>
      </m:oMath>
      <w:ins w:id="170" w:author="PR Preview" w:date="2026-01-01T00:00:00Z">
        <w:r>
          <w:t xml:space="preserve">”</w:t>
        </w:r>
      </w:ins>
      <w:ins w:id="171" w:author="PR Preview" w:date="2026-01-01T00:00:00Z">
        <w:r>
          <w:t xml:space="preserve">)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are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rPr>
            <w:b/>
            <w:bCs/>
          </w:rPr>
          <w:t xml:space="preserve">strict inequalities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[3]</w:t>
        </w:r>
      </w:ins>
      <w:ins w:id="178" w:author="PR Preview" w:date="2026-01-01T00:00:00Z">
        <w:r>
          <w:t xml:space="preserve">.</w:t>
        </w:r>
      </w:ins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del w:id="179" w:author="PR Preview" w:date="2026-01-01T00:00:00Z">
        <w:r>
          <w:rPr>
            <w:b/>
            <w:bCs/>
          </w:rPr>
          <w:delText xml:space="preserve">Definition 5 (Power)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Let</w:delText>
        </w:r>
      </w:del>
      <w:del w:id="182" w:author="PR Preview" w:date="2026-01-01T00:00:00Z">
        <w:r>
          <w:delText xml:space="preserve"> </w:delText>
        </w:r>
      </w:del>
      <m:oMath>
        <m:r>
          <m:t>a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be a real number and</w:delText>
        </w:r>
      </w:del>
      <w:del w:id="185" w:author="PR Preview" w:date="2026-01-01T00:00:00Z">
        <w:r>
          <w:delText xml:space="preserve"> </w:delText>
        </w:r>
      </w:del>
      <m:oMath>
        <m:r>
          <m:t>n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a</w:delText>
        </w:r>
      </w:del>
      <w:del w:id="188" w:author="PR Preview" w:date="2026-01-01T00:00:00Z">
        <w:r>
          <w:delText xml:space="preserve"> </w:delText>
        </w:r>
      </w:del>
      <w:hyperlink r:id="rId27">
        <w:del w:id="189" w:author="PR Preview" w:date="2026-01-01T00:00:00Z">
          <w:r>
            <w:rPr>
              <w:rStyle w:val="Hyperlink"/>
            </w:rPr>
            <w:delText xml:space="preserve">natural number</w:delText>
          </w:r>
        </w:del>
      </w:hyperlink>
      <w:del w:id="190" w:author="PR Preview" w:date="2026-01-01T00:00:00Z">
        <w:r>
          <w:delText xml:space="preserve">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The</w:delText>
        </w:r>
      </w:del>
      <w:del w:id="193" w:author="PR Preview" w:date="2026-01-01T00:00:00Z">
        <w:r>
          <w:delText xml:space="preserve"> </w:delText>
        </w:r>
      </w:del>
      <m:oMath>
        <m:r>
          <m:t>n</m:t>
        </m:r>
      </m:oMath>
      <w:del w:id="194" w:author="PR Preview" w:date="2026-01-01T00:00:00Z">
        <w:r>
          <w:delText xml:space="preserve">th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rPr>
            <w:b/>
            <w:bCs/>
          </w:rPr>
          <w:delText xml:space="preserve">power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of</w:delText>
        </w:r>
      </w:del>
      <w:del w:id="199" w:author="PR Preview" w:date="2026-01-01T00:00:00Z">
        <w:r>
          <w:delText xml:space="preserve"> </w:delText>
        </w:r>
      </w:del>
      <m:oMath>
        <m:r>
          <m:t>a</m:t>
        </m:r>
      </m:oMath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is the product of</w:delText>
        </w:r>
      </w:del>
      <w:del w:id="202" w:author="PR Preview" w:date="2026-01-01T00:00:00Z">
        <w:r>
          <w:delText xml:space="preserve"> </w:delText>
        </w:r>
      </w:del>
      <m:oMath>
        <m:r>
          <m:t>n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copies of</w:delText>
        </w:r>
      </w:del>
      <w:del w:id="205" w:author="PR Preview" w:date="2026-01-01T00:00:00Z">
        <w:r>
          <w:delText xml:space="preserve"> </w:delText>
        </w:r>
      </w:del>
      <m:oMath>
        <m:r>
          <m:t>a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(Wikipedia contributors 2026c)</w:delText>
        </w:r>
      </w:del>
      <w:del w:id="208" w:author="PR Preview" w:date="2026-01-01T00:00:00Z">
        <w:r>
          <w:delText xml:space="preserve">:</w:delText>
        </w:r>
      </w:del>
    </w:p>
    <w:p>
      <w:pPr>
        <w:pStyle w:val="FirstParagraph"/>
      </w:pPr>
      <w:ins w:id="209" w:author="PR Preview" w:date="2026-01-01T00:00:00Z">
        <w:r>
          <w:rPr>
            <w:b/>
            <w:bCs/>
          </w:rPr>
          <w:t xml:space="preserve">Definition 5 (Power)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Let</w:t>
        </w:r>
      </w:ins>
      <w:ins w:id="212" w:author="PR Preview" w:date="2026-01-01T00:00:00Z">
        <w:r>
          <w:t xml:space="preserve"> </w:t>
        </w:r>
      </w:ins>
      <m:oMath>
        <m:r>
          <m:t>a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be a real number and</w:t>
        </w:r>
      </w:ins>
      <w:ins w:id="215" w:author="PR Preview" w:date="2026-01-01T00:00:00Z">
        <w:r>
          <w:t xml:space="preserve"> </w:t>
        </w:r>
      </w:ins>
      <m:oMath>
        <m:r>
          <m:t>n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</w:t>
        </w:r>
      </w:ins>
      <w:ins w:id="218" w:author="PR Preview" w:date="2026-01-01T00:00:00Z">
        <w:r>
          <w:t xml:space="preserve"> </w:t>
        </w:r>
      </w:ins>
      <w:hyperlink r:id="rId27">
        <w:ins w:id="219" w:author="PR Preview" w:date="2026-01-01T00:00:00Z">
          <w:r>
            <w:rPr>
              <w:rStyle w:val="Hyperlink"/>
            </w:rPr>
            <w:t xml:space="preserve">natural number</w:t>
          </w:r>
        </w:ins>
      </w:hyperlink>
      <w:ins w:id="220" w:author="PR Preview" w:date="2026-01-01T00:00:00Z">
        <w:r>
          <w:t xml:space="preserve">.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The</w:t>
        </w:r>
      </w:ins>
      <w:ins w:id="223" w:author="PR Preview" w:date="2026-01-01T00:00:00Z">
        <w:r>
          <w:t xml:space="preserve"> </w:t>
        </w:r>
      </w:ins>
      <m:oMath>
        <m:r>
          <m:t>n</m:t>
        </m:r>
      </m:oMath>
      <w:ins w:id="224" w:author="PR Preview" w:date="2026-01-01T00:00:00Z">
        <w:r>
          <w:t xml:space="preserve">th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rPr>
            <w:b/>
            <w:bCs/>
          </w:rPr>
          <w:t xml:space="preserve">power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of</w:t>
        </w:r>
      </w:ins>
      <w:ins w:id="229" w:author="PR Preview" w:date="2026-01-01T00:00:00Z">
        <w:r>
          <w:t xml:space="preserve"> </w:t>
        </w:r>
      </w:ins>
      <m:oMath>
        <m:r>
          <m:t>a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is the product of</w:t>
        </w:r>
      </w:ins>
      <w:ins w:id="232" w:author="PR Preview" w:date="2026-01-01T00:00:00Z">
        <w:r>
          <w:t xml:space="preserve"> </w:t>
        </w:r>
      </w:ins>
      <m:oMath>
        <m:r>
          <m:t>n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copies of</w:t>
        </w:r>
      </w:ins>
      <w:ins w:id="235" w:author="PR Preview" w:date="2026-01-01T00:00:00Z">
        <w:r>
          <w:t xml:space="preserve"> </w:t>
        </w:r>
      </w:ins>
      <m:oMath>
        <m:r>
          <m:t>a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[4]</w:t>
        </w:r>
      </w:ins>
      <w:ins w:id="2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del w:id="239" w:author="PR Preview" w:date="2026-01-01T00:00:00Z">
        <w:r>
          <w:rPr>
            <w:b/>
            <w:bCs/>
          </w:rPr>
          <w:delText xml:space="preserve">Definition 10 (Square root)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For a real number</w:delText>
        </w:r>
      </w:del>
      <w:del w:id="2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≥</m:t>
        </m:r>
        <m:r>
          <m:t>0</m:t>
        </m:r>
      </m:oMath>
      <w:del w:id="243" w:author="PR Preview" w:date="2026-01-01T00:00:00Z">
        <w:r>
          <w:delText xml:space="preserve">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the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rPr>
            <w:b/>
            <w:bCs/>
          </w:rPr>
          <w:delText xml:space="preserve">square root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of</w:delText>
        </w:r>
      </w:del>
      <w:del w:id="250" w:author="PR Preview" w:date="2026-01-01T00:00:00Z">
        <w:r>
          <w:delText xml:space="preserve"> </w:delText>
        </w:r>
      </w:del>
      <m:oMath>
        <m:r>
          <m:t>a</m:t>
        </m:r>
      </m:oMath>
      <w:del w:id="251" w:author="PR Preview" w:date="2026-01-01T00:00:00Z">
        <w:r>
          <w:delText xml:space="preserve">, written</w:delText>
        </w:r>
      </w:del>
      <w:del w:id="25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a</m:t>
            </m:r>
          </m:e>
        </m:rad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(Wikipedia contributors 2026h)</w:delText>
        </w:r>
      </w:del>
      <w:del w:id="255" w:author="PR Preview" w:date="2026-01-01T00:00:00Z">
        <w:r>
          <w:delText xml:space="preserve">,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is the non-negative real number whose square (</w:delText>
        </w:r>
      </w:del>
      <w:hyperlink w:anchor="def-power">
        <w:del w:id="25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59" w:author="PR Preview" w:date="2026-01-01T00:00:00Z">
        <w:r>
          <w:delText xml:space="preserve">) is</w:delText>
        </w:r>
      </w:del>
      <w:del w:id="260" w:author="PR Preview" w:date="2026-01-01T00:00:00Z">
        <w:r>
          <w:delText xml:space="preserve"> </w:delText>
        </w:r>
      </w:del>
      <m:oMath>
        <m:r>
          <m:t>a</m:t>
        </m:r>
      </m:oMath>
      <w:del w:id="261" w:author="PR Preview" w:date="2026-01-01T00:00:00Z">
        <w:r>
          <w:delText xml:space="preserve">.</w:delText>
        </w:r>
      </w:del>
    </w:p>
    <w:p>
      <w:pPr>
        <w:pStyle w:val="BodyText"/>
      </w:pPr>
      <w:ins w:id="262" w:author="PR Preview" w:date="2026-01-01T00:00:00Z">
        <w:r>
          <w:rPr>
            <w:b/>
            <w:bCs/>
          </w:rPr>
          <w:t xml:space="preserve">Definition 10 (Square root)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For a real number</w:t>
        </w:r>
      </w:ins>
      <w:ins w:id="2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≥</m:t>
        </m:r>
        <m:r>
          <m:t>0</m:t>
        </m:r>
      </m:oMath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the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rPr>
            <w:b/>
            <w:bCs/>
          </w:rPr>
          <w:t xml:space="preserve">square root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of</w:t>
        </w:r>
      </w:ins>
      <w:ins w:id="273" w:author="PR Preview" w:date="2026-01-01T00:00:00Z">
        <w:r>
          <w:t xml:space="preserve"> </w:t>
        </w:r>
      </w:ins>
      <m:oMath>
        <m:r>
          <m:t>a</m:t>
        </m:r>
      </m:oMath>
      <w:ins w:id="274" w:author="PR Preview" w:date="2026-01-01T00:00:00Z">
        <w:r>
          <w:t xml:space="preserve">, written</w:t>
        </w:r>
      </w:ins>
      <w:ins w:id="275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a</m:t>
            </m:r>
          </m:e>
        </m:rad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[5]</w:t>
        </w:r>
      </w:ins>
      <w:ins w:id="278" w:author="PR Preview" w:date="2026-01-01T00:00:00Z">
        <w:r>
          <w:t xml:space="preserve">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is the non-negative real number whose square (</w:t>
        </w:r>
      </w:ins>
      <w:hyperlink w:anchor="def-power">
        <w:ins w:id="28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82" w:author="PR Preview" w:date="2026-01-01T00:00:00Z">
        <w:r>
          <w:t xml:space="preserve">) is</w:t>
        </w:r>
      </w:ins>
      <w:ins w:id="283" w:author="PR Preview" w:date="2026-01-01T00:00:00Z">
        <w:r>
          <w:t xml:space="preserve"> </w:t>
        </w:r>
      </w:ins>
      <m:oMath>
        <m:r>
          <m:t>a</m:t>
        </m:r>
      </m:oMath>
      <w:ins w:id="284" w:author="PR Preview" w:date="2026-01-01T00:00:00Z">
        <w:r>
          <w:t xml:space="preserve">.</w:t>
        </w:r>
      </w:ins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del w:id="285" w:author="PR Preview" w:date="2026-01-01T00:00:00Z">
        <w:r>
          <w:rPr>
            <w:b/>
            <w:bCs/>
          </w:rPr>
          <w:delText xml:space="preserve">Definition 11 (Absolute value of a real number)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The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rPr>
            <w:b/>
            <w:bCs/>
          </w:rPr>
          <w:delText xml:space="preserve">absolute value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of a real number</w:delText>
        </w:r>
      </w:del>
      <w:del w:id="292" w:author="PR Preview" w:date="2026-01-01T00:00:00Z">
        <w:r>
          <w:delText xml:space="preserve"> </w:delText>
        </w:r>
      </w:del>
      <m:oMath>
        <m:r>
          <m:t>a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(Wikipedia contributors 2026a)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is</w:delText>
        </w:r>
      </w:del>
    </w:p>
    <w:p>
      <w:pPr>
        <w:pStyle w:val="FirstParagraph"/>
      </w:pPr>
      <w:ins w:id="297" w:author="PR Preview" w:date="2026-01-01T00:00:00Z">
        <w:r>
          <w:rPr>
            <w:b/>
            <w:bCs/>
          </w:rPr>
          <w:t xml:space="preserve">Definition 11 (Absolute value of a real number)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The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rPr>
            <w:b/>
            <w:bCs/>
          </w:rPr>
          <w:t xml:space="preserve">absolute value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of a real number</w:t>
        </w:r>
      </w:ins>
      <w:ins w:id="304" w:author="PR Preview" w:date="2026-01-01T00:00:00Z">
        <w:r>
          <w:t xml:space="preserve"> </w:t>
        </w:r>
      </w:ins>
      <m:oMath>
        <m:r>
          <m:t>a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[6]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del w:id="309" w:author="PR Preview" w:date="2026-01-01T00:00:00Z">
        <w:r>
          <w:delText xml:space="preserve">The word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“percent”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comes from the Latin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“per centum”</w:delText>
        </w:r>
      </w:del>
      <w:del w:id="316" w:author="PR Preview" w:date="2026-01-01T00:00:00Z">
        <w:r>
          <w:delText xml:space="preserve">;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“centum”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is Latin for 100,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so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“percent”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means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“per hundred”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(Wikipedia contributors 2026g)</w:delText>
        </w:r>
      </w:del>
      <w:del w:id="331" w:author="PR Preview" w:date="2026-01-01T00:00:00Z">
        <w:r>
          <w:delText xml:space="preserve">.</w:delText>
        </w:r>
      </w:del>
    </w:p>
    <w:p>
      <w:pPr>
        <w:pStyle w:val="BodyText"/>
      </w:pPr>
      <w:del w:id="332" w:author="PR Preview" w:date="2026-01-01T00:00:00Z">
        <w:r>
          <w:rPr>
            <w:b/>
            <w:bCs/>
          </w:rPr>
          <w:delText xml:space="preserve">Definition 12 (Percent)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For a real number</w:delText>
        </w:r>
      </w:del>
      <w:del w:id="335" w:author="PR Preview" w:date="2026-01-01T00:00:00Z">
        <w:r>
          <w:delText xml:space="preserve"> </w:delText>
        </w:r>
      </w:del>
      <m:oMath>
        <m:r>
          <m:t>x</m:t>
        </m:r>
      </m:oMath>
      <w:del w:id="336" w:author="PR Preview" w:date="2026-01-01T00:00:00Z">
        <w:r>
          <w:delText xml:space="preserve">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“</w:delText>
        </w:r>
      </w:del>
      <m:oMath>
        <m:r>
          <m:t>x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rPr>
            <w:b/>
            <w:bCs/>
          </w:rPr>
          <w:delText xml:space="preserve">percent</w:delText>
        </w:r>
      </w:del>
      <w:del w:id="341" w:author="PR Preview" w:date="2026-01-01T00:00:00Z">
        <w:r>
          <w:delText xml:space="preserve">”</w:delText>
        </w:r>
      </w:del>
      <w:del w:id="342" w:author="PR Preview" w:date="2026-01-01T00:00:00Z">
        <w:r>
          <w:delText xml:space="preserve">, written</w:delText>
        </w:r>
      </w:del>
      <w:del w:id="3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%</m:t>
        </m:r>
      </m:oMath>
      <w:del w:id="344" w:author="PR Preview" w:date="2026-01-01T00:00:00Z">
        <w:r>
          <w:delText xml:space="preserve">, means</w:delText>
        </w:r>
      </w:del>
      <w:del w:id="34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100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(Wikipedia contributors 2026g)</w:delText>
        </w:r>
      </w:del>
      <w:del w:id="348" w:author="PR Preview" w:date="2026-01-01T00:00:00Z">
        <w:r>
          <w:delText xml:space="preserve">:</w:delText>
        </w:r>
      </w:del>
    </w:p>
    <w:p>
      <w:pPr>
        <w:pStyle w:val="FirstParagraph"/>
      </w:pPr>
      <w:ins w:id="349" w:author="PR Preview" w:date="2026-01-01T00:00:00Z">
        <w:r>
          <w:t xml:space="preserve">The word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“percent”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comes from the Latin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“per centum”</w:t>
        </w:r>
      </w:ins>
      <w:ins w:id="356" w:author="PR Preview" w:date="2026-01-01T00:00:00Z">
        <w:r>
          <w:t xml:space="preserve">;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“centum”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is Latin for 100,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so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“percent”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means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“per hundred”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[7]</w:t>
        </w:r>
      </w:ins>
      <w:ins w:id="371" w:author="PR Preview" w:date="2026-01-01T00:00:00Z">
        <w:r>
          <w:t xml:space="preserve">.</w:t>
        </w:r>
      </w:ins>
    </w:p>
    <w:bookmarkStart w:id="44" w:name="def-percent"/>
    <w:p>
      <w:pPr>
        <w:pStyle w:val="BodyText"/>
      </w:pPr>
      <w:ins w:id="372" w:author="PR Preview" w:date="2026-01-01T00:00:00Z">
        <w:r>
          <w:rPr>
            <w:b/>
            <w:bCs/>
          </w:rPr>
          <w:t xml:space="preserve">Definition 12 (Percent)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For a real number</w:t>
        </w:r>
      </w:ins>
      <w:ins w:id="375" w:author="PR Preview" w:date="2026-01-01T00:00:00Z">
        <w:r>
          <w:t xml:space="preserve"> </w:t>
        </w:r>
      </w:ins>
      <m:oMath>
        <m:r>
          <m:t>x</m:t>
        </m:r>
      </m:oMath>
      <w:ins w:id="376" w:author="PR Preview" w:date="2026-01-01T00:00:00Z">
        <w:r>
          <w:t xml:space="preserve">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“</w:t>
        </w:r>
      </w:ins>
      <m:oMath>
        <m:r>
          <m:t>x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rPr>
            <w:b/>
            <w:bCs/>
          </w:rPr>
          <w:t xml:space="preserve">percent</w:t>
        </w:r>
      </w:ins>
      <w:ins w:id="381" w:author="PR Preview" w:date="2026-01-01T00:00:00Z">
        <w:r>
          <w:t xml:space="preserve">”</w:t>
        </w:r>
      </w:ins>
      <w:ins w:id="382" w:author="PR Preview" w:date="2026-01-01T00:00:00Z">
        <w:r>
          <w:t xml:space="preserve">, written</w:t>
        </w:r>
      </w:ins>
      <w:ins w:id="38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%</m:t>
        </m:r>
      </m:oMath>
      <w:ins w:id="384" w:author="PR Preview" w:date="2026-01-01T00:00:00Z">
        <w:r>
          <w:t xml:space="preserve">, means</w:t>
        </w:r>
      </w:ins>
      <w:ins w:id="38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100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[7]</w:t>
        </w:r>
      </w:ins>
      <w:ins w:id="38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del w:id="389" w:author="PR Preview" w:date="2026-01-01T00:00:00Z">
        <w:r>
          <w:rPr>
            <w:b/>
            <w:bCs/>
          </w:rPr>
          <w:delText xml:space="preserve">Definition 13 (Minimum)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Let</w:delText>
        </w:r>
      </w:del>
      <w:del w:id="39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393" w:author="PR Preview" w:date="2026-01-01T00:00:00Z">
        <w:r>
          <w:delText xml:space="preserve">.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A number</w:delText>
        </w:r>
      </w:del>
      <w:del w:id="396" w:author="PR Preview" w:date="2026-01-01T00:00:00Z">
        <w:r>
          <w:delText xml:space="preserve"> </w:delText>
        </w:r>
      </w:del>
      <m:oMath>
        <m:r>
          <m:t>m</m:t>
        </m:r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is the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rPr>
            <w:b/>
            <w:bCs/>
          </w:rPr>
          <w:delText xml:space="preserve">minimum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of</w:delText>
        </w:r>
      </w:del>
      <w:del w:id="403" w:author="PR Preview" w:date="2026-01-01T00:00:00Z">
        <w:r>
          <w:delText xml:space="preserve"> </w:delText>
        </w:r>
      </w:del>
      <m:oMath>
        <m:r>
          <m:t>A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(Wikipedia contributors 2026f)</w:delText>
        </w:r>
      </w:del>
      <w:del w:id="406" w:author="PR Preview" w:date="2026-01-01T00:00:00Z">
        <w:r>
          <w:delText xml:space="preserve">,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written</w:delText>
        </w:r>
      </w:del>
      <w:del w:id="409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A</m:t>
        </m:r>
      </m:oMath>
      <w:del w:id="410" w:author="PR Preview" w:date="2026-01-01T00:00:00Z">
        <w:r>
          <w:delText xml:space="preserve">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if</w:delText>
        </w:r>
      </w:del>
      <w:del w:id="41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and</w:delText>
        </w:r>
      </w:del>
      <w:del w:id="41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a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for all</w:delText>
        </w:r>
      </w:del>
      <w:del w:id="41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420" w:author="PR Preview" w:date="2026-01-01T00:00:00Z">
        <w:r>
          <w:delText xml:space="preserve">.</w:delText>
        </w:r>
      </w:del>
    </w:p>
    <w:p>
      <w:pPr>
        <w:pStyle w:val="FirstParagraph"/>
      </w:pPr>
      <w:ins w:id="421" w:author="PR Preview" w:date="2026-01-01T00:00:00Z">
        <w:r>
          <w:rPr>
            <w:b/>
            <w:bCs/>
          </w:rPr>
          <w:t xml:space="preserve">Definition 13 (Minimum)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Let</w:t>
        </w:r>
      </w:ins>
      <w:ins w:id="42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425" w:author="PR Preview" w:date="2026-01-01T00:00:00Z">
        <w:r>
          <w:t xml:space="preserve">.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 number</w:t>
        </w:r>
      </w:ins>
      <w:ins w:id="428" w:author="PR Preview" w:date="2026-01-01T00:00:00Z">
        <w:r>
          <w:t xml:space="preserve"> </w:t>
        </w:r>
      </w:ins>
      <m:oMath>
        <m:r>
          <m:t>m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is the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rPr>
            <w:b/>
            <w:bCs/>
          </w:rPr>
          <w:t xml:space="preserve">minimum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of</w:t>
        </w:r>
      </w:ins>
      <w:ins w:id="435" w:author="PR Preview" w:date="2026-01-01T00:00:00Z">
        <w:r>
          <w:t xml:space="preserve"> </w:t>
        </w:r>
      </w:ins>
      <m:oMath>
        <m:r>
          <m:t>A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[8]</w:t>
        </w:r>
      </w:ins>
      <w:ins w:id="438" w:author="PR Preview" w:date="2026-01-01T00:00:00Z">
        <w:r>
          <w:t xml:space="preserve">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written</w:t>
        </w:r>
      </w:ins>
      <w:ins w:id="441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A</m:t>
        </m:r>
      </m:oMath>
      <w:ins w:id="442" w:author="PR Preview" w:date="2026-01-01T00:00:00Z">
        <w:r>
          <w:t xml:space="preserve">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if</w:t>
        </w:r>
      </w:ins>
      <w:ins w:id="44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and</w:t>
        </w:r>
      </w:ins>
      <w:ins w:id="44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a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for all</w:t>
        </w:r>
      </w:ins>
      <w:ins w:id="4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52" w:author="PR Preview" w:date="2026-01-01T00:00:00Z">
        <w:r>
          <w:t xml:space="preserve">.</w:t>
        </w:r>
      </w:ins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del w:id="453" w:author="PR Preview" w:date="2026-01-01T00:00:00Z">
        <w:r>
          <w:rPr>
            <w:b/>
            <w:bCs/>
          </w:rPr>
          <w:delText xml:space="preserve">Definition 14 (Maximum)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Let</w:delText>
        </w:r>
      </w:del>
      <w:del w:id="45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457" w:author="PR Preview" w:date="2026-01-01T00:00:00Z">
        <w:r>
          <w:delText xml:space="preserve">.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A number</w:delText>
        </w:r>
      </w:del>
      <w:del w:id="460" w:author="PR Preview" w:date="2026-01-01T00:00:00Z">
        <w:r>
          <w:delText xml:space="preserve"> </w:delText>
        </w:r>
      </w:del>
      <m:oMath>
        <m:r>
          <m:t>M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is the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rPr>
            <w:b/>
            <w:bCs/>
          </w:rPr>
          <w:delText xml:space="preserve">maximum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of</w:delText>
        </w:r>
      </w:del>
      <w:del w:id="467" w:author="PR Preview" w:date="2026-01-01T00:00:00Z">
        <w:r>
          <w:delText xml:space="preserve"> </w:delText>
        </w:r>
      </w:del>
      <m:oMath>
        <m:r>
          <m:t>A</m:t>
        </m:r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(Wikipedia contributors 2026f)</w:delText>
        </w:r>
      </w:del>
      <w:del w:id="470" w:author="PR Preview" w:date="2026-01-01T00:00:00Z">
        <w:r>
          <w:delText xml:space="preserve">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written</w:delText>
        </w:r>
      </w:del>
      <w:del w:id="473" w:author="PR Preview" w:date="2026-01-01T00:00:00Z">
        <w:r>
          <w:delText xml:space="preserve"> </w:delText>
        </w:r>
      </w:del>
      <m:oMath>
        <m:r>
          <m:rPr>
            <m:sty m:val="p"/>
          </m:rPr>
          <m:t>max</m:t>
        </m:r>
        <m:r>
          <m:t>A</m:t>
        </m:r>
      </m:oMath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if</w:delText>
        </w:r>
      </w:del>
      <w:del w:id="47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and</w:delText>
        </w:r>
      </w:del>
      <w:del w:id="48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M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for all</w:delText>
        </w:r>
      </w:del>
      <w:del w:id="48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484" w:author="PR Preview" w:date="2026-01-01T00:00:00Z">
        <w:r>
          <w:delText xml:space="preserve">.</w:delText>
        </w:r>
      </w:del>
    </w:p>
    <w:p>
      <w:pPr>
        <w:pStyle w:val="BodyText"/>
      </w:pPr>
      <w:ins w:id="485" w:author="PR Preview" w:date="2026-01-01T00:00:00Z">
        <w:r>
          <w:rPr>
            <w:b/>
            <w:bCs/>
          </w:rPr>
          <w:t xml:space="preserve">Definition 14 (Maximum)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Let</w:t>
        </w:r>
      </w:ins>
      <w:ins w:id="4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489" w:author="PR Preview" w:date="2026-01-01T00:00:00Z">
        <w:r>
          <w:t xml:space="preserve">.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A number</w:t>
        </w:r>
      </w:ins>
      <w:ins w:id="492" w:author="PR Preview" w:date="2026-01-01T00:00:00Z">
        <w:r>
          <w:t xml:space="preserve"> </w:t>
        </w:r>
      </w:ins>
      <m:oMath>
        <m:r>
          <m:t>M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is the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rPr>
            <w:b/>
            <w:bCs/>
          </w:rPr>
          <w:t xml:space="preserve">maximum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of</w:t>
        </w:r>
      </w:ins>
      <w:ins w:id="499" w:author="PR Preview" w:date="2026-01-01T00:00:00Z">
        <w:r>
          <w:t xml:space="preserve"> </w:t>
        </w:r>
      </w:ins>
      <m:oMath>
        <m:r>
          <m:t>A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[8]</w:t>
        </w:r>
      </w:ins>
      <w:ins w:id="502" w:author="PR Preview" w:date="2026-01-01T00:00:00Z">
        <w:r>
          <w:t xml:space="preserve">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written</w:t>
        </w:r>
      </w:ins>
      <w:ins w:id="505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t>A</m:t>
        </m:r>
      </m:oMath>
      <w:ins w:id="506" w:author="PR Preview" w:date="2026-01-01T00:00:00Z">
        <w:r>
          <w:t xml:space="preserve">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if</w:t>
        </w:r>
      </w:ins>
      <w:ins w:id="50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and</w:t>
        </w:r>
      </w:ins>
      <w:ins w:id="51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M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for all</w:t>
        </w:r>
      </w:ins>
      <w:ins w:id="51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516" w:author="PR Preview" w:date="2026-01-01T00:00:00Z">
        <w:r>
          <w:t xml:space="preserve">.</w:t>
        </w:r>
      </w:ins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del w:id="517" w:author="PR Preview" w:date="2026-01-01T00:00:00Z">
        <w:r>
          <w:rPr>
            <w:b/>
            <w:bCs/>
          </w:rPr>
          <w:delText xml:space="preserve">Definition 15 (Argmin)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Let</w:delText>
        </w:r>
      </w:del>
      <w:del w:id="5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be a</w:delText>
        </w:r>
      </w:del>
      <w:del w:id="523" w:author="PR Preview" w:date="2026-01-01T00:00:00Z">
        <w:r>
          <w:delText xml:space="preserve"> </w:delText>
        </w:r>
      </w:del>
      <w:hyperlink r:id="rId54">
        <w:del w:id="52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25" w:author="PR Preview" w:date="2026-01-01T00:00:00Z">
        <w:r>
          <w:delText xml:space="preserve">.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The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rPr>
            <w:b/>
            <w:bCs/>
          </w:rPr>
          <w:delText xml:space="preserve">argmin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of</w:delText>
        </w:r>
      </w:del>
      <w:del w:id="532" w:author="PR Preview" w:date="2026-01-01T00:00:00Z">
        <w:r>
          <w:delText xml:space="preserve"> </w:delText>
        </w:r>
      </w:del>
      <m:oMath>
        <m:r>
          <m:t>f</m:t>
        </m:r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over</w:delText>
        </w:r>
      </w:del>
      <w:del w:id="535" w:author="PR Preview" w:date="2026-01-01T00:00:00Z">
        <w:r>
          <w:delText xml:space="preserve"> </w:delText>
        </w:r>
      </w:del>
      <m:oMath>
        <m:r>
          <m:t>A</m:t>
        </m:r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(Wikipedia contributors 2026b)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is the set of inputs where</w:delText>
        </w:r>
      </w:del>
      <w:del w:id="540" w:author="PR Preview" w:date="2026-01-01T00:00:00Z">
        <w:r>
          <w:delText xml:space="preserve"> </w:delText>
        </w:r>
      </w:del>
      <m:oMath>
        <m:r>
          <m:t>f</m:t>
        </m:r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takes its smallest value:</w:delText>
        </w:r>
      </w:del>
    </w:p>
    <w:p>
      <w:pPr>
        <w:pStyle w:val="FirstParagraph"/>
      </w:pPr>
      <w:ins w:id="543" w:author="PR Preview" w:date="2026-01-01T00:00:00Z">
        <w:r>
          <w:rPr>
            <w:b/>
            <w:bCs/>
          </w:rPr>
          <w:t xml:space="preserve">Definition 15 (Argmin)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Let</w:t>
        </w:r>
      </w:ins>
      <w:ins w:id="54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be a</w:t>
        </w:r>
      </w:ins>
      <w:ins w:id="549" w:author="PR Preview" w:date="2026-01-01T00:00:00Z">
        <w:r>
          <w:t xml:space="preserve"> </w:t>
        </w:r>
      </w:ins>
      <w:hyperlink r:id="rId54">
        <w:ins w:id="55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51" w:author="PR Preview" w:date="2026-01-01T00:00:00Z">
        <w:r>
          <w:t xml:space="preserve">.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The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rPr>
            <w:b/>
            <w:bCs/>
          </w:rPr>
          <w:t xml:space="preserve">argmin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of</w:t>
        </w:r>
      </w:ins>
      <w:ins w:id="558" w:author="PR Preview" w:date="2026-01-01T00:00:00Z">
        <w:r>
          <w:t xml:space="preserve"> </w:t>
        </w:r>
      </w:ins>
      <m:oMath>
        <m:r>
          <m:t>f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over</w:t>
        </w:r>
      </w:ins>
      <w:ins w:id="561" w:author="PR Preview" w:date="2026-01-01T00:00:00Z">
        <w:r>
          <w:t xml:space="preserve"> </w:t>
        </w:r>
      </w:ins>
      <m:oMath>
        <m:r>
          <m:t>A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[9]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is the set of inputs where</w:t>
        </w:r>
      </w:ins>
      <w:ins w:id="566" w:author="PR Preview" w:date="2026-01-01T00:00:00Z">
        <w:r>
          <w:t xml:space="preserve"> </w:t>
        </w:r>
      </w:ins>
      <m:oMath>
        <m:r>
          <m:t>f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takes its smallest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del w:id="569" w:author="PR Preview" w:date="2026-01-01T00:00:00Z">
        <w:r>
          <w:rPr>
            <w:b/>
            <w:bCs/>
          </w:rPr>
          <w:delText xml:space="preserve">Definition 16 (Argmax)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Let</w:delText>
        </w:r>
      </w:del>
      <w:del w:id="5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be a</w:delText>
        </w:r>
      </w:del>
      <w:del w:id="575" w:author="PR Preview" w:date="2026-01-01T00:00:00Z">
        <w:r>
          <w:delText xml:space="preserve"> </w:delText>
        </w:r>
      </w:del>
      <w:hyperlink r:id="rId54">
        <w:del w:id="57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77" w:author="PR Preview" w:date="2026-01-01T00:00:00Z">
        <w:r>
          <w:delText xml:space="preserve">.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The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rPr>
            <w:b/>
            <w:bCs/>
          </w:rPr>
          <w:delText xml:space="preserve">argmax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of</w:delText>
        </w:r>
      </w:del>
      <w:del w:id="584" w:author="PR Preview" w:date="2026-01-01T00:00:00Z">
        <w:r>
          <w:delText xml:space="preserve"> </w:delText>
        </w:r>
      </w:del>
      <m:oMath>
        <m:r>
          <m:t>f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over</w:delText>
        </w:r>
      </w:del>
      <w:del w:id="587" w:author="PR Preview" w:date="2026-01-01T00:00:00Z">
        <w:r>
          <w:delText xml:space="preserve"> </w:delText>
        </w:r>
      </w:del>
      <m:oMath>
        <m:r>
          <m:t>A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(Wikipedia contributors 2026b)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is the set of inputs where</w:delText>
        </w:r>
      </w:del>
      <w:del w:id="592" w:author="PR Preview" w:date="2026-01-01T00:00:00Z">
        <w:r>
          <w:delText xml:space="preserve"> </w:delText>
        </w:r>
      </w:del>
      <m:oMath>
        <m:r>
          <m:t>f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takes its largest value:</w:delText>
        </w:r>
      </w:del>
    </w:p>
    <w:p>
      <w:pPr>
        <w:pStyle w:val="BodyText"/>
      </w:pPr>
      <w:ins w:id="595" w:author="PR Preview" w:date="2026-01-01T00:00:00Z">
        <w:r>
          <w:rPr>
            <w:b/>
            <w:bCs/>
          </w:rPr>
          <w:t xml:space="preserve">Definition 16 (Argmax)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Let</w:t>
        </w:r>
      </w:ins>
      <w:ins w:id="5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be a</w:t>
        </w:r>
      </w:ins>
      <w:ins w:id="601" w:author="PR Preview" w:date="2026-01-01T00:00:00Z">
        <w:r>
          <w:t xml:space="preserve"> </w:t>
        </w:r>
      </w:ins>
      <w:hyperlink r:id="rId54">
        <w:ins w:id="60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03" w:author="PR Preview" w:date="2026-01-01T00:00:00Z">
        <w:r>
          <w:t xml:space="preserve">.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The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rPr>
            <w:b/>
            <w:bCs/>
          </w:rPr>
          <w:t xml:space="preserve">argmax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of</w:t>
        </w:r>
      </w:ins>
      <w:ins w:id="610" w:author="PR Preview" w:date="2026-01-01T00:00:00Z">
        <w:r>
          <w:t xml:space="preserve"> </w:t>
        </w:r>
      </w:ins>
      <m:oMath>
        <m:r>
          <m:t>f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over</w:t>
        </w:r>
      </w:ins>
      <w:ins w:id="613" w:author="PR Preview" w:date="2026-01-01T00:00:00Z">
        <w:r>
          <w:t xml:space="preserve"> </w:t>
        </w:r>
      </w:ins>
      <m:oMath>
        <m:r>
          <m:t>A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[9]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is the set of inputs where</w:t>
        </w:r>
      </w:ins>
      <w:ins w:id="618" w:author="PR Preview" w:date="2026-01-01T00:00:00Z">
        <w:r>
          <w:t xml:space="preserve"> </w:t>
        </w:r>
      </w:ins>
      <m:oMath>
        <m:r>
          <m:t>f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takes its largest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71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End w:id="71"/>
    <w:bookmarkStart w:id="9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5"/>
        </w:numPr>
      </w:pPr>
      <w:del w:id="621" w:author="PR Preview" w:date="2026-01-01T00:00:00Z">
        <w:r>
          <w:delText xml:space="preserve">Wikipedia contributors (2026i)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— transitive relations, with examples</w:delText>
        </w:r>
      </w:del>
    </w:p>
    <w:p>
      <w:pPr>
        <w:numPr>
          <w:ilvl w:val="0"/>
          <w:numId w:val="1015"/>
        </w:numPr>
      </w:pPr>
      <w:del w:id="624" w:author="PR Preview" w:date="2026-01-01T00:00:00Z">
        <w:r>
          <w:delText xml:space="preserve">Wikipedia contributors (2026e)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— strict and non-strict inequalities and their properties</w:delText>
        </w:r>
      </w:del>
    </w:p>
    <w:p>
      <w:pPr>
        <w:numPr>
          <w:ilvl w:val="0"/>
          <w:numId w:val="1015"/>
        </w:numPr>
      </w:pPr>
      <w:del w:id="627" w:author="PR Preview" w:date="2026-01-01T00:00:00Z">
        <w:r>
          <w:delText xml:space="preserve">Wikipedia contributors (2026c)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— powers with integer, rational and real exponents</w:delText>
        </w:r>
      </w:del>
    </w:p>
    <w:p>
      <w:pPr>
        <w:numPr>
          <w:ilvl w:val="0"/>
          <w:numId w:val="1015"/>
        </w:numPr>
      </w:pPr>
      <w:del w:id="630" w:author="PR Preview" w:date="2026-01-01T00:00:00Z">
        <w:r>
          <w:delText xml:space="preserve">Wikipedia contributors (2026h)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— square roots and their properties</w:delText>
        </w:r>
      </w:del>
    </w:p>
    <w:p>
      <w:pPr>
        <w:numPr>
          <w:ilvl w:val="0"/>
          <w:numId w:val="1015"/>
        </w:numPr>
      </w:pPr>
      <w:del w:id="633" w:author="PR Preview" w:date="2026-01-01T00:00:00Z">
        <w:r>
          <w:delText xml:space="preserve">Wikipedia contributors (2026a)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— the absolute value and its generalizations</w:delText>
        </w:r>
      </w:del>
    </w:p>
    <w:p>
      <w:pPr>
        <w:numPr>
          <w:ilvl w:val="0"/>
          <w:numId w:val="1015"/>
        </w:numPr>
      </w:pPr>
      <w:del w:id="636" w:author="PR Preview" w:date="2026-01-01T00:00:00Z">
        <w:r>
          <w:delText xml:space="preserve">Wikipedia contributors (2026g)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— percentages, with worked examples</w:delText>
        </w:r>
      </w:del>
    </w:p>
    <w:p>
      <w:pPr>
        <w:numPr>
          <w:ilvl w:val="0"/>
          <w:numId w:val="1015"/>
        </w:numPr>
      </w:pPr>
      <w:del w:id="639" w:author="PR Preview" w:date="2026-01-01T00:00:00Z">
        <w:r>
          <w:delText xml:space="preserve">Wikipedia contributors (2026f)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— minima and maxima, local and global</w:delText>
        </w:r>
      </w:del>
    </w:p>
    <w:p>
      <w:pPr>
        <w:numPr>
          <w:ilvl w:val="0"/>
          <w:numId w:val="1015"/>
        </w:numPr>
      </w:pPr>
      <w:del w:id="642" w:author="PR Preview" w:date="2026-01-01T00:00:00Z">
        <w:r>
          <w:delText xml:space="preserve">Wikipedia contributors (2026b)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— the argmax and argmin</w:delText>
        </w:r>
      </w:del>
    </w:p>
    <w:p>
      <w:pPr>
        <w:numPr>
          <w:ilvl w:val="0"/>
          <w:numId w:val="1015"/>
        </w:numPr>
      </w:pPr>
      <w:del w:id="645" w:author="PR Preview" w:date="2026-01-01T00:00:00Z">
        <w:r>
          <w:delText xml:space="preserve">Wikipedia contributors (2026d)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— identities, equalities that hold for all values of their variables</w:delText>
        </w:r>
      </w:del>
    </w:p>
    <w:p>
      <w:pPr>
        <w:pStyle w:val="Bibliography"/>
      </w:pPr>
      <w:del w:id="648" w:author="PR Preview" w:date="2026-01-01T00:00:00Z">
        <w:r>
          <w:delText xml:space="preserve">Wikipedia contributors. 2026a.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rPr>
            <w:i/>
            <w:iCs/>
          </w:rPr>
          <w:delText xml:space="preserve">Absolute Value —</w:delText>
        </w:r>
      </w:del>
      <w:del w:id="651" w:author="PR Preview" w:date="2026-01-01T00:00:00Z">
        <w:r>
          <w:rPr>
            <w:i/>
            <w:iCs/>
          </w:rPr>
          <w:delText xml:space="preserve"> </w:delText>
        </w:r>
      </w:del>
      <w:del w:id="652" w:author="PR Preview" w:date="2026-01-01T00:00:00Z">
        <w:r>
          <w:rPr>
            <w:i/>
            <w:iCs/>
          </w:rPr>
          <w:delText xml:space="preserve">Wikipedia</w:delText>
        </w:r>
      </w:del>
      <w:del w:id="653" w:author="PR Preview" w:date="2026-01-01T00:00:00Z">
        <w:r>
          <w:rPr>
            <w:i/>
            <w:iCs/>
          </w:rPr>
          <w:delText xml:space="preserve">,</w:delText>
        </w:r>
      </w:del>
      <w:del w:id="654" w:author="PR Preview" w:date="2026-01-01T00:00:00Z">
        <w:r>
          <w:rPr>
            <w:i/>
            <w:iCs/>
          </w:rPr>
          <w:delText xml:space="preserve"> </w:delText>
        </w:r>
      </w:del>
      <w:del w:id="655" w:author="PR Preview" w:date="2026-01-01T00:00:00Z">
        <w:r>
          <w:rPr>
            <w:i/>
            <w:iCs/>
          </w:rPr>
          <w:delText xml:space="preserve">the Free Encyclopedia</w:delText>
        </w:r>
      </w:del>
      <w:del w:id="656" w:author="PR Preview" w:date="2026-01-01T00:00:00Z">
        <w:r>
          <w:delText xml:space="preserve">.</w:delText>
        </w:r>
      </w:del>
      <w:del w:id="657" w:author="PR Preview" w:date="2026-01-01T00:00:00Z">
        <w:r>
          <w:delText xml:space="preserve"> </w:delText>
        </w:r>
      </w:del>
      <w:hyperlink r:id="rId82">
        <w:del w:id="658" w:author="PR Preview" w:date="2026-01-01T00:00:00Z">
          <w:r>
            <w:rPr>
              <w:rStyle w:val="Hyperlink"/>
            </w:rPr>
            <w:delText xml:space="preserve">https://en.wikipedia.org/wiki/Absolute_value</w:delText>
          </w:r>
        </w:del>
      </w:hyperlink>
      <w:del w:id="659" w:author="PR Preview" w:date="2026-01-01T00:00:00Z">
        <w:r>
          <w:delText xml:space="preserve">.</w:delText>
        </w:r>
      </w:del>
    </w:p>
    <w:p>
      <w:pPr>
        <w:pStyle w:val="Bibliography"/>
      </w:pPr>
      <w:del w:id="660" w:author="PR Preview" w:date="2026-01-01T00:00:00Z">
        <w:r>
          <w:delText xml:space="preserve">Wikipedia contributors. 2026b.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rPr>
            <w:i/>
            <w:iCs/>
          </w:rPr>
          <w:delText xml:space="preserve">Arg Max —</w:delText>
        </w:r>
      </w:del>
      <w:del w:id="663" w:author="PR Preview" w:date="2026-01-01T00:00:00Z">
        <w:r>
          <w:rPr>
            <w:i/>
            <w:iCs/>
          </w:rPr>
          <w:delText xml:space="preserve"> </w:delText>
        </w:r>
      </w:del>
      <w:del w:id="664" w:author="PR Preview" w:date="2026-01-01T00:00:00Z">
        <w:r>
          <w:rPr>
            <w:i/>
            <w:iCs/>
          </w:rPr>
          <w:delText xml:space="preserve">Wikipedia</w:delText>
        </w:r>
      </w:del>
      <w:del w:id="665" w:author="PR Preview" w:date="2026-01-01T00:00:00Z">
        <w:r>
          <w:rPr>
            <w:i/>
            <w:iCs/>
          </w:rPr>
          <w:delText xml:space="preserve">,</w:delText>
        </w:r>
      </w:del>
      <w:del w:id="666" w:author="PR Preview" w:date="2026-01-01T00:00:00Z">
        <w:r>
          <w:rPr>
            <w:i/>
            <w:iCs/>
          </w:rPr>
          <w:delText xml:space="preserve"> </w:delText>
        </w:r>
      </w:del>
      <w:del w:id="667" w:author="PR Preview" w:date="2026-01-01T00:00:00Z">
        <w:r>
          <w:rPr>
            <w:i/>
            <w:iCs/>
          </w:rPr>
          <w:delText xml:space="preserve">the Free Encyclopedia</w:delText>
        </w:r>
      </w:del>
      <w:del w:id="668" w:author="PR Preview" w:date="2026-01-01T00:00:00Z">
        <w:r>
          <w:delText xml:space="preserve">.</w:delText>
        </w:r>
      </w:del>
      <w:del w:id="669" w:author="PR Preview" w:date="2026-01-01T00:00:00Z">
        <w:r>
          <w:delText xml:space="preserve"> </w:delText>
        </w:r>
      </w:del>
      <w:hyperlink r:id="rId88">
        <w:del w:id="670" w:author="PR Preview" w:date="2026-01-01T00:00:00Z">
          <w:r>
            <w:rPr>
              <w:rStyle w:val="Hyperlink"/>
            </w:rPr>
            <w:delText xml:space="preserve">https://en.wikipedia.org/wiki/Arg_max</w:delText>
          </w:r>
        </w:del>
      </w:hyperlink>
      <w:del w:id="671" w:author="PR Preview" w:date="2026-01-01T00:00:00Z">
        <w:r>
          <w:delText xml:space="preserve">.</w:delText>
        </w:r>
      </w:del>
    </w:p>
    <w:p>
      <w:pPr>
        <w:pStyle w:val="Bibliography"/>
      </w:pPr>
      <w:del w:id="672" w:author="PR Preview" w:date="2026-01-01T00:00:00Z">
        <w:r>
          <w:delText xml:space="preserve">Wikipedia contributors. 2026c.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rPr>
            <w:i/>
            <w:iCs/>
          </w:rPr>
          <w:delText xml:space="preserve">Exponentiation —</w:delText>
        </w:r>
      </w:del>
      <w:del w:id="675" w:author="PR Preview" w:date="2026-01-01T00:00:00Z">
        <w:r>
          <w:rPr>
            <w:i/>
            <w:iCs/>
          </w:rPr>
          <w:delText xml:space="preserve"> </w:delText>
        </w:r>
      </w:del>
      <w:del w:id="676" w:author="PR Preview" w:date="2026-01-01T00:00:00Z">
        <w:r>
          <w:rPr>
            <w:i/>
            <w:iCs/>
          </w:rPr>
          <w:delText xml:space="preserve">Wikipedia</w:delText>
        </w:r>
      </w:del>
      <w:del w:id="677" w:author="PR Preview" w:date="2026-01-01T00:00:00Z">
        <w:r>
          <w:rPr>
            <w:i/>
            <w:iCs/>
          </w:rPr>
          <w:delText xml:space="preserve">,</w:delText>
        </w:r>
      </w:del>
      <w:del w:id="678" w:author="PR Preview" w:date="2026-01-01T00:00:00Z">
        <w:r>
          <w:rPr>
            <w:i/>
            <w:iCs/>
          </w:rPr>
          <w:delText xml:space="preserve"> </w:delText>
        </w:r>
      </w:del>
      <w:del w:id="679" w:author="PR Preview" w:date="2026-01-01T00:00:00Z">
        <w:r>
          <w:rPr>
            <w:i/>
            <w:iCs/>
          </w:rPr>
          <w:delText xml:space="preserve">the Free Encyclopedia</w:delText>
        </w:r>
      </w:del>
      <w:del w:id="680" w:author="PR Preview" w:date="2026-01-01T00:00:00Z">
        <w:r>
          <w:delText xml:space="preserve">.</w:delText>
        </w:r>
      </w:del>
      <w:del w:id="681" w:author="PR Preview" w:date="2026-01-01T00:00:00Z">
        <w:r>
          <w:delText xml:space="preserve"> </w:delText>
        </w:r>
      </w:del>
      <w:hyperlink r:id="rId78">
        <w:del w:id="682" w:author="PR Preview" w:date="2026-01-01T00:00:00Z">
          <w:r>
            <w:rPr>
              <w:rStyle w:val="Hyperlink"/>
            </w:rPr>
            <w:delText xml:space="preserve">https://en.wikipedia.org/wiki/Exponentiation</w:delText>
          </w:r>
        </w:del>
      </w:hyperlink>
      <w:del w:id="683" w:author="PR Preview" w:date="2026-01-01T00:00:00Z">
        <w:r>
          <w:delText xml:space="preserve">.</w:delText>
        </w:r>
      </w:del>
    </w:p>
    <w:p>
      <w:pPr>
        <w:pStyle w:val="Bibliography"/>
      </w:pPr>
      <w:del w:id="684" w:author="PR Preview" w:date="2026-01-01T00:00:00Z">
        <w:r>
          <w:delText xml:space="preserve">Wikipedia contributors. 2026d.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rPr>
            <w:i/>
            <w:iCs/>
          </w:rPr>
          <w:delText xml:space="preserve">Identity (Mathematics) —</w:delText>
        </w:r>
      </w:del>
      <w:del w:id="687" w:author="PR Preview" w:date="2026-01-01T00:00:00Z">
        <w:r>
          <w:rPr>
            <w:i/>
            <w:iCs/>
          </w:rPr>
          <w:delText xml:space="preserve"> </w:delText>
        </w:r>
      </w:del>
      <w:del w:id="688" w:author="PR Preview" w:date="2026-01-01T00:00:00Z">
        <w:r>
          <w:rPr>
            <w:i/>
            <w:iCs/>
          </w:rPr>
          <w:delText xml:space="preserve">Wikipedia</w:delText>
        </w:r>
      </w:del>
      <w:del w:id="689" w:author="PR Preview" w:date="2026-01-01T00:00:00Z">
        <w:r>
          <w:rPr>
            <w:i/>
            <w:iCs/>
          </w:rPr>
          <w:delText xml:space="preserve">,</w:delText>
        </w:r>
      </w:del>
      <w:del w:id="690" w:author="PR Preview" w:date="2026-01-01T00:00:00Z">
        <w:r>
          <w:rPr>
            <w:i/>
            <w:iCs/>
          </w:rPr>
          <w:delText xml:space="preserve"> </w:delText>
        </w:r>
      </w:del>
      <w:del w:id="691" w:author="PR Preview" w:date="2026-01-01T00:00:00Z">
        <w:r>
          <w:rPr>
            <w:i/>
            <w:iCs/>
          </w:rPr>
          <w:delText xml:space="preserve">the Free Encyclopedia</w:delText>
        </w:r>
      </w:del>
      <w:del w:id="692" w:author="PR Preview" w:date="2026-01-01T00:00:00Z">
        <w:r>
          <w:delText xml:space="preserve">.</w:delText>
        </w:r>
      </w:del>
      <w:del w:id="693" w:author="PR Preview" w:date="2026-01-01T00:00:00Z">
        <w:r>
          <w:delText xml:space="preserve"> </w:delText>
        </w:r>
      </w:del>
      <w:hyperlink r:id="rId74">
        <w:del w:id="694" w:author="PR Preview" w:date="2026-01-01T00:00:00Z">
          <w:r>
            <w:rPr>
              <w:rStyle w:val="Hyperlink"/>
            </w:rPr>
            <w:delText xml:space="preserve">https://en.wikipedia.org/wiki/Identity_(mathematics)</w:delText>
          </w:r>
        </w:del>
      </w:hyperlink>
      <w:del w:id="695" w:author="PR Preview" w:date="2026-01-01T00:00:00Z">
        <w:r>
          <w:delText xml:space="preserve">.</w:delText>
        </w:r>
      </w:del>
    </w:p>
    <w:p>
      <w:pPr>
        <w:pStyle w:val="Bibliography"/>
      </w:pPr>
      <w:del w:id="696" w:author="PR Preview" w:date="2026-01-01T00:00:00Z">
        <w:r>
          <w:delText xml:space="preserve">Wikipedia contributors. 2026e.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rPr>
            <w:i/>
            <w:iCs/>
          </w:rPr>
          <w:delText xml:space="preserve">Inequality (Mathematics) —</w:delText>
        </w:r>
      </w:del>
      <w:del w:id="699" w:author="PR Preview" w:date="2026-01-01T00:00:00Z">
        <w:r>
          <w:rPr>
            <w:i/>
            <w:iCs/>
          </w:rPr>
          <w:delText xml:space="preserve"> </w:delText>
        </w:r>
      </w:del>
      <w:del w:id="700" w:author="PR Preview" w:date="2026-01-01T00:00:00Z">
        <w:r>
          <w:rPr>
            <w:i/>
            <w:iCs/>
          </w:rPr>
          <w:delText xml:space="preserve">Wikipedia</w:delText>
        </w:r>
      </w:del>
      <w:del w:id="701" w:author="PR Preview" w:date="2026-01-01T00:00:00Z">
        <w:r>
          <w:rPr>
            <w:i/>
            <w:iCs/>
          </w:rPr>
          <w:delText xml:space="preserve">,</w:delText>
        </w:r>
      </w:del>
      <w:del w:id="702" w:author="PR Preview" w:date="2026-01-01T00:00:00Z">
        <w:r>
          <w:rPr>
            <w:i/>
            <w:iCs/>
          </w:rPr>
          <w:delText xml:space="preserve"> </w:delText>
        </w:r>
      </w:del>
      <w:del w:id="703" w:author="PR Preview" w:date="2026-01-01T00:00:00Z">
        <w:r>
          <w:rPr>
            <w:i/>
            <w:iCs/>
          </w:rPr>
          <w:delText xml:space="preserve">the Free Encyclopedia</w:delText>
        </w:r>
      </w:del>
      <w:del w:id="704" w:author="PR Preview" w:date="2026-01-01T00:00:00Z">
        <w:r>
          <w:delText xml:space="preserve">.</w:delText>
        </w:r>
      </w:del>
      <w:del w:id="705" w:author="PR Preview" w:date="2026-01-01T00:00:00Z">
        <w:r>
          <w:delText xml:space="preserve"> </w:delText>
        </w:r>
      </w:del>
      <w:hyperlink r:id="rId76">
        <w:del w:id="706" w:author="PR Preview" w:date="2026-01-01T00:00:00Z">
          <w:r>
            <w:rPr>
              <w:rStyle w:val="Hyperlink"/>
            </w:rPr>
            <w:delText xml:space="preserve">https://en.wikipedia.org/wiki/Inequality_(mathematics)</w:delText>
          </w:r>
        </w:del>
      </w:hyperlink>
      <w:del w:id="707" w:author="PR Preview" w:date="2026-01-01T00:00:00Z">
        <w:r>
          <w:delText xml:space="preserve">.</w:delText>
        </w:r>
      </w:del>
    </w:p>
    <w:p>
      <w:pPr>
        <w:pStyle w:val="Bibliography"/>
      </w:pPr>
      <w:del w:id="708" w:author="PR Preview" w:date="2026-01-01T00:00:00Z">
        <w:r>
          <w:delText xml:space="preserve">Wikipedia contributors. 2026f.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rPr>
            <w:i/>
            <w:iCs/>
          </w:rPr>
          <w:delText xml:space="preserve">Maxima and Minima —</w:delText>
        </w:r>
      </w:del>
      <w:del w:id="711" w:author="PR Preview" w:date="2026-01-01T00:00:00Z">
        <w:r>
          <w:rPr>
            <w:i/>
            <w:iCs/>
          </w:rPr>
          <w:delText xml:space="preserve"> </w:delText>
        </w:r>
      </w:del>
      <w:del w:id="712" w:author="PR Preview" w:date="2026-01-01T00:00:00Z">
        <w:r>
          <w:rPr>
            <w:i/>
            <w:iCs/>
          </w:rPr>
          <w:delText xml:space="preserve">Wikipedia</w:delText>
        </w:r>
      </w:del>
      <w:del w:id="713" w:author="PR Preview" w:date="2026-01-01T00:00:00Z">
        <w:r>
          <w:rPr>
            <w:i/>
            <w:iCs/>
          </w:rPr>
          <w:delText xml:space="preserve">,</w:delText>
        </w:r>
      </w:del>
      <w:del w:id="714" w:author="PR Preview" w:date="2026-01-01T00:00:00Z">
        <w:r>
          <w:rPr>
            <w:i/>
            <w:iCs/>
          </w:rPr>
          <w:delText xml:space="preserve"> </w:delText>
        </w:r>
      </w:del>
      <w:del w:id="715" w:author="PR Preview" w:date="2026-01-01T00:00:00Z">
        <w:r>
          <w:rPr>
            <w:i/>
            <w:iCs/>
          </w:rPr>
          <w:delText xml:space="preserve">the Free Encyclopedia</w:delText>
        </w:r>
      </w:del>
      <w:del w:id="716" w:author="PR Preview" w:date="2026-01-01T00:00:00Z">
        <w:r>
          <w:delText xml:space="preserve">.</w:delText>
        </w:r>
      </w:del>
      <w:del w:id="717" w:author="PR Preview" w:date="2026-01-01T00:00:00Z">
        <w:r>
          <w:delText xml:space="preserve"> </w:delText>
        </w:r>
      </w:del>
      <w:hyperlink r:id="rId86">
        <w:del w:id="718" w:author="PR Preview" w:date="2026-01-01T00:00:00Z">
          <w:r>
            <w:rPr>
              <w:rStyle w:val="Hyperlink"/>
            </w:rPr>
            <w:delText xml:space="preserve">https://en.wikipedia.org/wiki/Maxima_and_minima</w:delText>
          </w:r>
        </w:del>
      </w:hyperlink>
      <w:del w:id="719" w:author="PR Preview" w:date="2026-01-01T00:00:00Z">
        <w:r>
          <w:delText xml:space="preserve">.</w:delText>
        </w:r>
      </w:del>
    </w:p>
    <w:p>
      <w:pPr>
        <w:pStyle w:val="Bibliography"/>
      </w:pPr>
      <w:del w:id="720" w:author="PR Preview" w:date="2026-01-01T00:00:00Z">
        <w:r>
          <w:delText xml:space="preserve">Wikipedia contributors. 2026g.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rPr>
            <w:i/>
            <w:iCs/>
          </w:rPr>
          <w:delText xml:space="preserve">Percentage —</w:delText>
        </w:r>
      </w:del>
      <w:del w:id="723" w:author="PR Preview" w:date="2026-01-01T00:00:00Z">
        <w:r>
          <w:rPr>
            <w:i/>
            <w:iCs/>
          </w:rPr>
          <w:delText xml:space="preserve"> </w:delText>
        </w:r>
      </w:del>
      <w:del w:id="724" w:author="PR Preview" w:date="2026-01-01T00:00:00Z">
        <w:r>
          <w:rPr>
            <w:i/>
            <w:iCs/>
          </w:rPr>
          <w:delText xml:space="preserve">Wikipedia</w:delText>
        </w:r>
      </w:del>
      <w:del w:id="725" w:author="PR Preview" w:date="2026-01-01T00:00:00Z">
        <w:r>
          <w:rPr>
            <w:i/>
            <w:iCs/>
          </w:rPr>
          <w:delText xml:space="preserve">,</w:delText>
        </w:r>
      </w:del>
      <w:del w:id="726" w:author="PR Preview" w:date="2026-01-01T00:00:00Z">
        <w:r>
          <w:rPr>
            <w:i/>
            <w:iCs/>
          </w:rPr>
          <w:delText xml:space="preserve"> </w:delText>
        </w:r>
      </w:del>
      <w:del w:id="727" w:author="PR Preview" w:date="2026-01-01T00:00:00Z">
        <w:r>
          <w:rPr>
            <w:i/>
            <w:iCs/>
          </w:rPr>
          <w:delText xml:space="preserve">the Free Encyclopedia</w:delText>
        </w:r>
      </w:del>
      <w:del w:id="728" w:author="PR Preview" w:date="2026-01-01T00:00:00Z">
        <w:r>
          <w:delText xml:space="preserve">.</w:delText>
        </w:r>
      </w:del>
      <w:del w:id="729" w:author="PR Preview" w:date="2026-01-01T00:00:00Z">
        <w:r>
          <w:delText xml:space="preserve"> </w:delText>
        </w:r>
      </w:del>
      <w:hyperlink r:id="rId84">
        <w:del w:id="730" w:author="PR Preview" w:date="2026-01-01T00:00:00Z">
          <w:r>
            <w:rPr>
              <w:rStyle w:val="Hyperlink"/>
            </w:rPr>
            <w:delText xml:space="preserve">https://en.wikipedia.org/wiki/Percentage</w:delText>
          </w:r>
        </w:del>
      </w:hyperlink>
      <w:del w:id="731" w:author="PR Preview" w:date="2026-01-01T00:00:00Z">
        <w:r>
          <w:delText xml:space="preserve">.</w:delText>
        </w:r>
      </w:del>
    </w:p>
    <w:p>
      <w:pPr>
        <w:pStyle w:val="Bibliography"/>
      </w:pPr>
      <w:del w:id="732" w:author="PR Preview" w:date="2026-01-01T00:00:00Z">
        <w:r>
          <w:delText xml:space="preserve">Wikipedia contributors. 2026h.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rPr>
            <w:i/>
            <w:iCs/>
          </w:rPr>
          <w:delText xml:space="preserve">Square Root —</w:delText>
        </w:r>
      </w:del>
      <w:del w:id="735" w:author="PR Preview" w:date="2026-01-01T00:00:00Z">
        <w:r>
          <w:rPr>
            <w:i/>
            <w:iCs/>
          </w:rPr>
          <w:delText xml:space="preserve"> </w:delText>
        </w:r>
      </w:del>
      <w:del w:id="736" w:author="PR Preview" w:date="2026-01-01T00:00:00Z">
        <w:r>
          <w:rPr>
            <w:i/>
            <w:iCs/>
          </w:rPr>
          <w:delText xml:space="preserve">Wikipedia</w:delText>
        </w:r>
      </w:del>
      <w:del w:id="737" w:author="PR Preview" w:date="2026-01-01T00:00:00Z">
        <w:r>
          <w:rPr>
            <w:i/>
            <w:iCs/>
          </w:rPr>
          <w:delText xml:space="preserve">,</w:delText>
        </w:r>
      </w:del>
      <w:del w:id="738" w:author="PR Preview" w:date="2026-01-01T00:00:00Z">
        <w:r>
          <w:rPr>
            <w:i/>
            <w:iCs/>
          </w:rPr>
          <w:delText xml:space="preserve"> </w:delText>
        </w:r>
      </w:del>
      <w:del w:id="739" w:author="PR Preview" w:date="2026-01-01T00:00:00Z">
        <w:r>
          <w:rPr>
            <w:i/>
            <w:iCs/>
          </w:rPr>
          <w:delText xml:space="preserve">the Free Encyclopedia</w:delText>
        </w:r>
      </w:del>
      <w:del w:id="740" w:author="PR Preview" w:date="2026-01-01T00:00:00Z">
        <w:r>
          <w:delText xml:space="preserve">.</w:delText>
        </w:r>
      </w:del>
      <w:del w:id="741" w:author="PR Preview" w:date="2026-01-01T00:00:00Z">
        <w:r>
          <w:delText xml:space="preserve"> </w:delText>
        </w:r>
      </w:del>
      <w:hyperlink r:id="rId80">
        <w:del w:id="742" w:author="PR Preview" w:date="2026-01-01T00:00:00Z">
          <w:r>
            <w:rPr>
              <w:rStyle w:val="Hyperlink"/>
            </w:rPr>
            <w:delText xml:space="preserve">https://en.wikipedia.org/wiki/Square_root</w:delText>
          </w:r>
        </w:del>
      </w:hyperlink>
      <w:del w:id="743" w:author="PR Preview" w:date="2026-01-01T00:00:00Z">
        <w:r>
          <w:delText xml:space="preserve">.</w:delText>
        </w:r>
      </w:del>
    </w:p>
    <w:p>
      <w:pPr>
        <w:pStyle w:val="Bibliography"/>
      </w:pPr>
      <w:del w:id="744" w:author="PR Preview" w:date="2026-01-01T00:00:00Z">
        <w:r>
          <w:delText xml:space="preserve">Wikipedia contributors. 2026i.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rPr>
            <w:i/>
            <w:iCs/>
          </w:rPr>
          <w:delText xml:space="preserve">Transitive Relation —</w:delText>
        </w:r>
      </w:del>
      <w:del w:id="747" w:author="PR Preview" w:date="2026-01-01T00:00:00Z">
        <w:r>
          <w:rPr>
            <w:i/>
            <w:iCs/>
          </w:rPr>
          <w:delText xml:space="preserve"> </w:delText>
        </w:r>
      </w:del>
      <w:del w:id="748" w:author="PR Preview" w:date="2026-01-01T00:00:00Z">
        <w:r>
          <w:rPr>
            <w:i/>
            <w:iCs/>
          </w:rPr>
          <w:delText xml:space="preserve">Wikipedia</w:delText>
        </w:r>
      </w:del>
      <w:del w:id="749" w:author="PR Preview" w:date="2026-01-01T00:00:00Z">
        <w:r>
          <w:rPr>
            <w:i/>
            <w:iCs/>
          </w:rPr>
          <w:delText xml:space="preserve">,</w:delText>
        </w:r>
      </w:del>
      <w:del w:id="750" w:author="PR Preview" w:date="2026-01-01T00:00:00Z">
        <w:r>
          <w:rPr>
            <w:i/>
            <w:iCs/>
          </w:rPr>
          <w:delText xml:space="preserve"> </w:delText>
        </w:r>
      </w:del>
      <w:del w:id="751" w:author="PR Preview" w:date="2026-01-01T00:00:00Z">
        <w:r>
          <w:rPr>
            <w:i/>
            <w:iCs/>
          </w:rPr>
          <w:delText xml:space="preserve">the Free Encyclopedia</w:delText>
        </w:r>
      </w:del>
      <w:del w:id="752" w:author="PR Preview" w:date="2026-01-01T00:00:00Z">
        <w:r>
          <w:delText xml:space="preserve">.</w:delText>
        </w:r>
      </w:del>
      <w:del w:id="753" w:author="PR Preview" w:date="2026-01-01T00:00:00Z">
        <w:r>
          <w:delText xml:space="preserve"> </w:delText>
        </w:r>
      </w:del>
      <w:hyperlink r:id="rId72">
        <w:del w:id="754" w:author="PR Preview" w:date="2026-01-01T00:00:00Z">
          <w:r>
            <w:rPr>
              <w:rStyle w:val="Hyperlink"/>
            </w:rPr>
            <w:delText xml:space="preserve">https://en.wikipedia.org/wiki/Transitive_relation</w:delText>
          </w:r>
        </w:del>
      </w:hyperlink>
      <w:del w:id="755" w:author="PR Preview" w:date="2026-01-01T00:00:00Z">
        <w:r>
          <w:delText xml:space="preserve">.</w:delText>
        </w:r>
      </w:del>
    </w:p>
    <w:p>
      <w:pPr>
        <w:numPr>
          <w:ilvl w:val="0"/>
          <w:numId w:val="1015"/>
        </w:numPr>
      </w:pPr>
      <w:ins w:id="756" w:author="PR Preview" w:date="2026-01-01T00:00:00Z">
        <w:r>
          <w:t xml:space="preserve">Wikipedia contributors [1]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— transitive relations, with examples</w:t>
        </w:r>
      </w:ins>
    </w:p>
    <w:p>
      <w:pPr>
        <w:numPr>
          <w:ilvl w:val="0"/>
          <w:numId w:val="1015"/>
        </w:numPr>
      </w:pPr>
      <w:ins w:id="759" w:author="PR Preview" w:date="2026-01-01T00:00:00Z">
        <w:r>
          <w:t xml:space="preserve">Wikipedia contributors [3]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— strict and non-strict inequalities and their properties</w:t>
        </w:r>
      </w:ins>
    </w:p>
    <w:p>
      <w:pPr>
        <w:numPr>
          <w:ilvl w:val="0"/>
          <w:numId w:val="1015"/>
        </w:numPr>
      </w:pPr>
      <w:ins w:id="762" w:author="PR Preview" w:date="2026-01-01T00:00:00Z">
        <w:r>
          <w:t xml:space="preserve">Wikipedia contributors [4]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— powers with integer, rational and real exponents</w:t>
        </w:r>
      </w:ins>
    </w:p>
    <w:p>
      <w:pPr>
        <w:numPr>
          <w:ilvl w:val="0"/>
          <w:numId w:val="1015"/>
        </w:numPr>
      </w:pPr>
      <w:ins w:id="765" w:author="PR Preview" w:date="2026-01-01T00:00:00Z">
        <w:r>
          <w:t xml:space="preserve">Wikipedia contributors [5]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— square roots and their properties</w:t>
        </w:r>
      </w:ins>
    </w:p>
    <w:p>
      <w:pPr>
        <w:numPr>
          <w:ilvl w:val="0"/>
          <w:numId w:val="1015"/>
        </w:numPr>
      </w:pPr>
      <w:ins w:id="768" w:author="PR Preview" w:date="2026-01-01T00:00:00Z">
        <w:r>
          <w:t xml:space="preserve">Wikipedia contributors [6]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— the absolute value and its generalizations</w:t>
        </w:r>
      </w:ins>
    </w:p>
    <w:p>
      <w:pPr>
        <w:numPr>
          <w:ilvl w:val="0"/>
          <w:numId w:val="1015"/>
        </w:numPr>
      </w:pPr>
      <w:ins w:id="771" w:author="PR Preview" w:date="2026-01-01T00:00:00Z">
        <w:r>
          <w:t xml:space="preserve">Wikipedia contributors [7]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— percentages, with worked examples</w:t>
        </w:r>
      </w:ins>
    </w:p>
    <w:p>
      <w:pPr>
        <w:numPr>
          <w:ilvl w:val="0"/>
          <w:numId w:val="1015"/>
        </w:numPr>
      </w:pPr>
      <w:ins w:id="774" w:author="PR Preview" w:date="2026-01-01T00:00:00Z">
        <w:r>
          <w:t xml:space="preserve">Wikipedia contributors [8]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— minima and maxima, local and global</w:t>
        </w:r>
      </w:ins>
    </w:p>
    <w:p>
      <w:pPr>
        <w:numPr>
          <w:ilvl w:val="0"/>
          <w:numId w:val="1015"/>
        </w:numPr>
      </w:pPr>
      <w:ins w:id="777" w:author="PR Preview" w:date="2026-01-01T00:00:00Z">
        <w:r>
          <w:t xml:space="preserve">Wikipedia contributors [9]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— the argmax and argmin</w:t>
        </w:r>
      </w:ins>
    </w:p>
    <w:p>
      <w:pPr>
        <w:numPr>
          <w:ilvl w:val="0"/>
          <w:numId w:val="1015"/>
        </w:numPr>
      </w:pPr>
      <w:ins w:id="780" w:author="PR Preview" w:date="2026-01-01T00:00:00Z">
        <w:r>
          <w:t xml:space="preserve">Wikipedia contributors [2]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— identities, equalities that hold for all values of their variables</w:t>
        </w:r>
      </w:ins>
    </w:p>
    <w:bookmarkStart w:id="90" w:name="refs"/>
    <w:bookmarkStart w:id="73" w:name="ref-wikipedia_transitive_relation"/>
    <w:p>
      <w:pPr>
        <w:pStyle w:val="Bibliography"/>
      </w:pPr>
      <w:ins w:id="783" w:author="PR Preview" w:date="2026-01-01T00:00:00Z">
        <w:r>
          <w:t xml:space="preserve">[1]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	</w:t>
        </w:r>
      </w:ins>
      <w:ins w:id="786" w:author="PR Preview" w:date="2026-01-01T00:00:00Z">
        <w:r>
          <w:t xml:space="preserve">Wikipedia contributors,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“Transitive relation —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Wikipedia</w:t>
        </w:r>
      </w:ins>
      <w:ins w:id="791" w:author="PR Preview" w:date="2026-01-01T00:00:00Z">
        <w:r>
          <w:t xml:space="preserve">,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the free encyclopedia.”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2026. Available:</w:t>
        </w:r>
      </w:ins>
      <w:ins w:id="796" w:author="PR Preview" w:date="2026-01-01T00:00:00Z">
        <w:r>
          <w:t xml:space="preserve"> </w:t>
        </w:r>
      </w:ins>
      <w:hyperlink r:id="rId72">
        <w:ins w:id="797" w:author="PR Preview" w:date="2026-01-01T00:00:00Z">
          <w:r>
            <w:rPr>
              <w:rStyle w:val="Hyperlink"/>
            </w:rPr>
            <w:t xml:space="preserve">https://en.wikipedia.org/wiki/Transitive_relation</w:t>
          </w:r>
        </w:ins>
      </w:hyperlink>
    </w:p>
    <w:bookmarkEnd w:id="73"/>
    <w:bookmarkStart w:id="75" w:name="ref-wikipedia_identity_mathematics"/>
    <w:p>
      <w:pPr>
        <w:pStyle w:val="Bibliography"/>
      </w:pPr>
      <w:ins w:id="798" w:author="PR Preview" w:date="2026-01-01T00:00:00Z">
        <w:r>
          <w:t xml:space="preserve">[2]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	</w:t>
        </w:r>
      </w:ins>
      <w:ins w:id="801" w:author="PR Preview" w:date="2026-01-01T00:00:00Z">
        <w:r>
          <w:t xml:space="preserve">Wikipedia contributors,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“Identity (mathematics) —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Wikipedia</w:t>
        </w:r>
      </w:ins>
      <w:ins w:id="806" w:author="PR Preview" w:date="2026-01-01T00:00:00Z">
        <w:r>
          <w:t xml:space="preserve">,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the free encyclopedia.”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2026. Available:</w:t>
        </w:r>
      </w:ins>
      <w:ins w:id="811" w:author="PR Preview" w:date="2026-01-01T00:00:00Z">
        <w:r>
          <w:t xml:space="preserve"> </w:t>
        </w:r>
      </w:ins>
      <w:hyperlink r:id="rId74">
        <w:ins w:id="812" w:author="PR Preview" w:date="2026-01-01T00:00:00Z">
          <w:r>
            <w:rPr>
              <w:rStyle w:val="Hyperlink"/>
            </w:rPr>
            <w:t xml:space="preserve">https://en.wikipedia.org/wiki/Identity_(mathematics)</w:t>
          </w:r>
        </w:ins>
      </w:hyperlink>
    </w:p>
    <w:bookmarkEnd w:id="75"/>
    <w:bookmarkStart w:id="77" w:name="ref-wikipedia_inequality_mathematics"/>
    <w:p>
      <w:pPr>
        <w:pStyle w:val="Bibliography"/>
      </w:pPr>
      <w:ins w:id="813" w:author="PR Preview" w:date="2026-01-01T00:00:00Z">
        <w:r>
          <w:t xml:space="preserve">[3]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	</w:t>
        </w:r>
      </w:ins>
      <w:ins w:id="816" w:author="PR Preview" w:date="2026-01-01T00:00:00Z">
        <w:r>
          <w:t xml:space="preserve">Wikipedia contributors,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“Inequality (mathematics) —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Wikipedia</w:t>
        </w:r>
      </w:ins>
      <w:ins w:id="821" w:author="PR Preview" w:date="2026-01-01T00:00:00Z">
        <w:r>
          <w:t xml:space="preserve">,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the free encyclopedia.”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2026. Available:</w:t>
        </w:r>
      </w:ins>
      <w:ins w:id="826" w:author="PR Preview" w:date="2026-01-01T00:00:00Z">
        <w:r>
          <w:t xml:space="preserve"> </w:t>
        </w:r>
      </w:ins>
      <w:hyperlink r:id="rId76">
        <w:ins w:id="827" w:author="PR Preview" w:date="2026-01-01T00:00:00Z">
          <w:r>
            <w:rPr>
              <w:rStyle w:val="Hyperlink"/>
            </w:rPr>
            <w:t xml:space="preserve">https://en.wikipedia.org/wiki/Inequality_(mathematics)</w:t>
          </w:r>
        </w:ins>
      </w:hyperlink>
    </w:p>
    <w:bookmarkEnd w:id="77"/>
    <w:bookmarkStart w:id="79" w:name="ref-wikipedia_exponentiation"/>
    <w:p>
      <w:pPr>
        <w:pStyle w:val="Bibliography"/>
      </w:pPr>
      <w:ins w:id="828" w:author="PR Preview" w:date="2026-01-01T00:00:00Z">
        <w:r>
          <w:t xml:space="preserve">[4]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	</w:t>
        </w:r>
      </w:ins>
      <w:ins w:id="831" w:author="PR Preview" w:date="2026-01-01T00:00:00Z">
        <w:r>
          <w:t xml:space="preserve">Wikipedia contributors,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“Exponentiation —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Wikipedia</w:t>
        </w:r>
      </w:ins>
      <w:ins w:id="836" w:author="PR Preview" w:date="2026-01-01T00:00:00Z">
        <w:r>
          <w:t xml:space="preserve">,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the free encyclopedia.”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2026. Available:</w:t>
        </w:r>
      </w:ins>
      <w:ins w:id="841" w:author="PR Preview" w:date="2026-01-01T00:00:00Z">
        <w:r>
          <w:t xml:space="preserve"> </w:t>
        </w:r>
      </w:ins>
      <w:hyperlink r:id="rId78">
        <w:ins w:id="842" w:author="PR Preview" w:date="2026-01-01T00:00:00Z">
          <w:r>
            <w:rPr>
              <w:rStyle w:val="Hyperlink"/>
            </w:rPr>
            <w:t xml:space="preserve">https://en.wikipedia.org/wiki/Exponentiation</w:t>
          </w:r>
        </w:ins>
      </w:hyperlink>
    </w:p>
    <w:bookmarkEnd w:id="79"/>
    <w:bookmarkStart w:id="81" w:name="ref-wikipedia_square_root"/>
    <w:p>
      <w:pPr>
        <w:pStyle w:val="Bibliography"/>
      </w:pPr>
      <w:ins w:id="843" w:author="PR Preview" w:date="2026-01-01T00:00:00Z">
        <w:r>
          <w:t xml:space="preserve">[5]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	</w:t>
        </w:r>
      </w:ins>
      <w:ins w:id="846" w:author="PR Preview" w:date="2026-01-01T00:00:00Z">
        <w:r>
          <w:t xml:space="preserve">Wikipedia contributors,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“Square root —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Wikipedia</w:t>
        </w:r>
      </w:ins>
      <w:ins w:id="851" w:author="PR Preview" w:date="2026-01-01T00:00:00Z">
        <w:r>
          <w:t xml:space="preserve">,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the free encyclopedia.”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2026. Available:</w:t>
        </w:r>
      </w:ins>
      <w:ins w:id="856" w:author="PR Preview" w:date="2026-01-01T00:00:00Z">
        <w:r>
          <w:t xml:space="preserve"> </w:t>
        </w:r>
      </w:ins>
      <w:hyperlink r:id="rId80">
        <w:ins w:id="857" w:author="PR Preview" w:date="2026-01-01T00:00:00Z">
          <w:r>
            <w:rPr>
              <w:rStyle w:val="Hyperlink"/>
            </w:rPr>
            <w:t xml:space="preserve">https://en.wikipedia.org/wiki/Square_root</w:t>
          </w:r>
        </w:ins>
      </w:hyperlink>
    </w:p>
    <w:bookmarkEnd w:id="81"/>
    <w:bookmarkStart w:id="83" w:name="ref-wikipedia_absolute_value"/>
    <w:p>
      <w:pPr>
        <w:pStyle w:val="Bibliography"/>
      </w:pPr>
      <w:ins w:id="858" w:author="PR Preview" w:date="2026-01-01T00:00:00Z">
        <w:r>
          <w:t xml:space="preserve">[6]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	</w:t>
        </w:r>
      </w:ins>
      <w:ins w:id="861" w:author="PR Preview" w:date="2026-01-01T00:00:00Z">
        <w:r>
          <w:t xml:space="preserve">Wikipedia contributors,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“Absolute value —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Wikipedia</w:t>
        </w:r>
      </w:ins>
      <w:ins w:id="866" w:author="PR Preview" w:date="2026-01-01T00:00:00Z">
        <w:r>
          <w:t xml:space="preserve">,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the free encyclopedia.”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2026. Available:</w:t>
        </w:r>
      </w:ins>
      <w:ins w:id="871" w:author="PR Preview" w:date="2026-01-01T00:00:00Z">
        <w:r>
          <w:t xml:space="preserve"> </w:t>
        </w:r>
      </w:ins>
      <w:hyperlink r:id="rId82">
        <w:ins w:id="872" w:author="PR Preview" w:date="2026-01-01T00:00:00Z">
          <w:r>
            <w:rPr>
              <w:rStyle w:val="Hyperlink"/>
            </w:rPr>
            <w:t xml:space="preserve">https://en.wikipedia.org/wiki/Absolute_value</w:t>
          </w:r>
        </w:ins>
      </w:hyperlink>
    </w:p>
    <w:bookmarkEnd w:id="83"/>
    <w:bookmarkStart w:id="85" w:name="ref-wikipedia_percentage"/>
    <w:p>
      <w:pPr>
        <w:pStyle w:val="Bibliography"/>
      </w:pPr>
      <w:ins w:id="873" w:author="PR Preview" w:date="2026-01-01T00:00:00Z">
        <w:r>
          <w:t xml:space="preserve">[7]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	</w:t>
        </w:r>
      </w:ins>
      <w:ins w:id="876" w:author="PR Preview" w:date="2026-01-01T00:00:00Z">
        <w:r>
          <w:t xml:space="preserve">Wikipedia contributors,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“Percentage —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Wikipedia</w:t>
        </w:r>
      </w:ins>
      <w:ins w:id="881" w:author="PR Preview" w:date="2026-01-01T00:00:00Z">
        <w:r>
          <w:t xml:space="preserve">,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the free encyclopedia.”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2026. Available:</w:t>
        </w:r>
      </w:ins>
      <w:ins w:id="886" w:author="PR Preview" w:date="2026-01-01T00:00:00Z">
        <w:r>
          <w:t xml:space="preserve"> </w:t>
        </w:r>
      </w:ins>
      <w:hyperlink r:id="rId84">
        <w:ins w:id="887" w:author="PR Preview" w:date="2026-01-01T00:00:00Z">
          <w:r>
            <w:rPr>
              <w:rStyle w:val="Hyperlink"/>
            </w:rPr>
            <w:t xml:space="preserve">https://en.wikipedia.org/wiki/Percentage</w:t>
          </w:r>
        </w:ins>
      </w:hyperlink>
    </w:p>
    <w:bookmarkEnd w:id="85"/>
    <w:bookmarkStart w:id="87" w:name="ref-wikipedia_maxima_and_minima"/>
    <w:p>
      <w:pPr>
        <w:pStyle w:val="Bibliography"/>
      </w:pPr>
      <w:ins w:id="888" w:author="PR Preview" w:date="2026-01-01T00:00:00Z">
        <w:r>
          <w:t xml:space="preserve">[8]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	</w:t>
        </w:r>
      </w:ins>
      <w:ins w:id="891" w:author="PR Preview" w:date="2026-01-01T00:00:00Z">
        <w:r>
          <w:t xml:space="preserve">Wikipedia contributors,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“Maxima and minima —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Wikipedia</w:t>
        </w:r>
      </w:ins>
      <w:ins w:id="896" w:author="PR Preview" w:date="2026-01-01T00:00:00Z">
        <w:r>
          <w:t xml:space="preserve">,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the free encyclopedia.”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2026. Available:</w:t>
        </w:r>
      </w:ins>
      <w:ins w:id="901" w:author="PR Preview" w:date="2026-01-01T00:00:00Z">
        <w:r>
          <w:t xml:space="preserve"> </w:t>
        </w:r>
      </w:ins>
      <w:hyperlink r:id="rId86">
        <w:ins w:id="902" w:author="PR Preview" w:date="2026-01-01T00:00:00Z">
          <w:r>
            <w:rPr>
              <w:rStyle w:val="Hyperlink"/>
            </w:rPr>
            <w:t xml:space="preserve">https://en.wikipedia.org/wiki/Maxima_and_minima</w:t>
          </w:r>
        </w:ins>
      </w:hyperlink>
    </w:p>
    <w:bookmarkEnd w:id="87"/>
    <w:bookmarkStart w:id="89" w:name="ref-wikipedia_arg_max"/>
    <w:p>
      <w:pPr>
        <w:pStyle w:val="Bibliography"/>
      </w:pPr>
      <w:ins w:id="903" w:author="PR Preview" w:date="2026-01-01T00:00:00Z">
        <w:r>
          <w:t xml:space="preserve">[9]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	</w:t>
        </w:r>
      </w:ins>
      <w:ins w:id="906" w:author="PR Preview" w:date="2026-01-01T00:00:00Z">
        <w:r>
          <w:t xml:space="preserve">Wikipedia contributors,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“Arg max —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Wikipedia</w:t>
        </w:r>
      </w:ins>
      <w:ins w:id="911" w:author="PR Preview" w:date="2026-01-01T00:00:00Z">
        <w:r>
          <w:t xml:space="preserve">,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the free encyclopedia.”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2026. Available:</w:t>
        </w:r>
      </w:ins>
      <w:ins w:id="916" w:author="PR Preview" w:date="2026-01-01T00:00:00Z">
        <w:r>
          <w:t xml:space="preserve"> </w:t>
        </w:r>
      </w:ins>
      <w:hyperlink r:id="rId88">
        <w:ins w:id="917" w:author="PR Preview" w:date="2026-01-01T00:00:00Z">
          <w:r>
            <w:rPr>
              <w:rStyle w:val="Hyperlink"/>
            </w:rPr>
            <w:t xml:space="preserve">https://en.wikipedia.org/wiki/Arg_max</w:t>
          </w:r>
        </w:ins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2" Type="http://schemas.openxmlformats.org/officeDocument/2006/relationships/hyperlink" Target="https://en.wikipedia.org/wiki/Absolute_value" TargetMode="External"/><Relationship Id="rId88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8" Type="http://schemas.openxmlformats.org/officeDocument/2006/relationships/hyperlink" Target="https://en.wikipedia.org/wiki/Exponentiation" TargetMode="External"/><Relationship Id="rId74" Type="http://schemas.openxmlformats.org/officeDocument/2006/relationships/hyperlink" Target="https://en.wikipedia.org/wiki/Identity_(mathematics)" TargetMode="External"/><Relationship Id="rId76" Type="http://schemas.openxmlformats.org/officeDocument/2006/relationships/hyperlink" Target="https://en.wikipedia.org/wiki/Inequality_(mathematics)" TargetMode="External"/><Relationship Id="rId86" Type="http://schemas.openxmlformats.org/officeDocument/2006/relationships/hyperlink" Target="https://en.wikipedia.org/wiki/Maxima_and_minima" TargetMode="External"/><Relationship Id="rId84" Type="http://schemas.openxmlformats.org/officeDocument/2006/relationships/hyperlink" Target="https://en.wikipedia.org/wiki/Percentage" TargetMode="External"/><Relationship Id="rId80" Type="http://schemas.openxmlformats.org/officeDocument/2006/relationships/hyperlink" Target="https://en.wikipedia.org/wiki/Square_root" TargetMode="External"/><Relationship Id="rId72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2" Type="http://schemas.openxmlformats.org/officeDocument/2006/relationships/hyperlink" Target="https://en.wikipedia.org/wiki/Absolute_value" TargetMode="External"/><Relationship Id="rId88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8" Type="http://schemas.openxmlformats.org/officeDocument/2006/relationships/hyperlink" Target="https://en.wikipedia.org/wiki/Exponentiation" TargetMode="External"/><Relationship Id="rId74" Type="http://schemas.openxmlformats.org/officeDocument/2006/relationships/hyperlink" Target="https://en.wikipedia.org/wiki/Identity_(mathematics)" TargetMode="External"/><Relationship Id="rId76" Type="http://schemas.openxmlformats.org/officeDocument/2006/relationships/hyperlink" Target="https://en.wikipedia.org/wiki/Inequality_(mathematics)" TargetMode="External"/><Relationship Id="rId86" Type="http://schemas.openxmlformats.org/officeDocument/2006/relationships/hyperlink" Target="https://en.wikipedia.org/wiki/Maxima_and_minima" TargetMode="External"/><Relationship Id="rId84" Type="http://schemas.openxmlformats.org/officeDocument/2006/relationships/hyperlink" Target="https://en.wikipedia.org/wiki/Percentage" TargetMode="External"/><Relationship Id="rId80" Type="http://schemas.openxmlformats.org/officeDocument/2006/relationships/hyperlink" Target="https://en.wikipedia.org/wiki/Square_root" TargetMode="External"/><Relationship Id="rId72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2026-10-18T08:12:56Z</dcterms:created>
  <dcterms:modified xsi:type="dcterms:W3CDTF">2026-10-18T08:12:56Z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