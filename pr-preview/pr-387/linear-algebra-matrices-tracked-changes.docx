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122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(Matrix)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matrix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(Wikipedia contributors 2026f)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of dimensions</w:delText>
        </w:r>
      </w:del>
      <w:del w:id="1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rectangular array of</w:delText>
        </w:r>
      </w:del>
      <w:del w:id="1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⋅</m:t>
        </m:r>
        <m:r>
          <m:t>n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numbers,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arranged in</w:delText>
        </w:r>
      </w:del>
      <w:del w:id="20" w:author="PR Preview" w:date="2026-01-01T00:00:00Z">
        <w:r>
          <w:delText xml:space="preserve"> </w:delText>
        </w:r>
      </w:del>
      <m:oMath>
        <m:r>
          <m:t>m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rows and</w:delText>
        </w:r>
      </w:del>
      <w:del w:id="23" w:author="PR Preview" w:date="2026-01-01T00:00:00Z">
        <w:r>
          <w:delText xml:space="preserve"> </w:delText>
        </w:r>
      </w:del>
      <m:oMath>
        <m:r>
          <m:t>n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columns:</w:delText>
        </w:r>
      </w:del>
    </w:p>
    <w:p>
      <w:pPr>
        <w:pStyle w:val="FirstParagraph"/>
      </w:pPr>
      <w:ins w:id="26" w:author="PR Preview" w:date="2026-01-01T00:00:00Z">
        <w:r>
          <w:rPr>
            <w:b/>
            <w:bCs/>
          </w:rPr>
          <w:t xml:space="preserve">Definition 1 (Matrix)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A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matrix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[1]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of dimensions</w:t>
        </w:r>
      </w:ins>
      <w:ins w:id="3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 a rectangular array of</w:t>
        </w:r>
      </w:ins>
      <w:ins w:id="3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⋅</m:t>
        </m:r>
        <m:r>
          <m:t>n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numbers,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arranged in</w:t>
        </w:r>
      </w:ins>
      <w:ins w:id="43" w:author="PR Preview" w:date="2026-01-01T00:00:00Z">
        <w:r>
          <w:t xml:space="preserve"> </w:t>
        </w:r>
      </w:ins>
      <m:oMath>
        <m:r>
          <m:t>m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rows and</w:t>
        </w:r>
      </w:ins>
      <w:ins w:id="46" w:author="PR Preview" w:date="2026-01-01T00:00:00Z">
        <w:r>
          <w:t xml:space="preserve"> </w:t>
        </w:r>
      </w:ins>
      <m:oMath>
        <m:r>
          <m:t>n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columns: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del w:id="49" w:author="PR Preview" w:date="2026-01-01T00:00:00Z">
        <w:r>
          <w:rPr>
            <w:b/>
            <w:bCs/>
          </w:rPr>
          <w:delText xml:space="preserve">Definition 2 (Tensor)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rPr>
            <w:b/>
            <w:bCs/>
          </w:rPr>
          <w:delText xml:space="preserve">tensor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(Wikipedia contributors 2026l)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of order</w:delText>
        </w:r>
      </w:del>
      <w:del w:id="5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 an array of numbers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with</w:delText>
        </w:r>
      </w:del>
      <w:del w:id="63" w:author="PR Preview" w:date="2026-01-01T00:00:00Z">
        <w:r>
          <w:delText xml:space="preserve"> </w:delText>
        </w:r>
      </w:del>
      <m:oMath>
        <m:r>
          <m:t>k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indices,</w:delText>
        </w:r>
      </w:del>
    </w:p>
    <w:p>
      <w:pPr>
        <w:pStyle w:val="BodyText"/>
      </w:pPr>
      <w:ins w:id="66" w:author="PR Preview" w:date="2026-01-01T00:00:00Z">
        <w:r>
          <w:rPr>
            <w:b/>
            <w:bCs/>
          </w:rPr>
          <w:t xml:space="preserve">Definition 2 (Tensor)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rPr>
            <w:b/>
            <w:bCs/>
          </w:rPr>
          <w:t xml:space="preserve">tensor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[2]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of order</w:t>
        </w:r>
      </w:ins>
      <w:ins w:id="7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is an array of numbers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with</w:t>
        </w:r>
      </w:ins>
      <w:ins w:id="80" w:author="PR Preview" w:date="2026-01-01T00:00:00Z">
        <w:r>
          <w:t xml:space="preserve"> </w:t>
        </w:r>
      </w:ins>
      <m:oMath>
        <m:r>
          <m:t>k</m:t>
        </m:r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indices,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del w:id="83" w:author="PR Preview" w:date="2026-01-01T00:00:00Z">
        <w:r>
          <w:rPr>
            <w:b/>
            <w:bCs/>
          </w:rPr>
          <w:delText xml:space="preserve">Definition 3 (Matrix transpose)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The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rPr>
            <w:b/>
            <w:bCs/>
          </w:rPr>
          <w:delText xml:space="preserve">transpose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(Wikipedia contributors 2026n)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of an</w:delText>
        </w:r>
      </w:del>
      <w:del w:id="9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matrix</w:delText>
        </w:r>
      </w:del>
      <w:del w:id="9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is the</w:delText>
        </w:r>
      </w:del>
      <w:del w:id="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matrix</w:delText>
        </w:r>
      </w:del>
      <w:del w:id="10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obtained by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swapping the rows and columns of</w:delText>
        </w:r>
      </w:del>
      <w:del w:id="1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7" w:author="PR Preview" w:date="2026-01-01T00:00:00Z">
        <w:r>
          <w:delText xml:space="preserve">:</w:delText>
        </w:r>
      </w:del>
    </w:p>
    <w:p>
      <w:pPr>
        <w:pStyle w:val="FirstParagraph"/>
      </w:pPr>
      <w:ins w:id="108" w:author="PR Preview" w:date="2026-01-01T00:00:00Z">
        <w:r>
          <w:rPr>
            <w:b/>
            <w:bCs/>
          </w:rPr>
          <w:t xml:space="preserve">Definition 3 (Matrix transpose)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The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rPr>
            <w:b/>
            <w:bCs/>
          </w:rPr>
          <w:t xml:space="preserve">transpose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[3]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of an</w:t>
        </w:r>
      </w:ins>
      <w:ins w:id="11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matrix</w:t>
        </w:r>
      </w:ins>
      <w:ins w:id="1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 the</w:t>
        </w:r>
      </w:ins>
      <w:ins w:id="1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matrix</w:t>
        </w:r>
      </w:ins>
      <w:ins w:id="12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obtained by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swapping the rows and columns of</w:t>
        </w:r>
      </w:ins>
      <w:ins w:id="1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del w:id="133" w:author="PR Preview" w:date="2026-01-01T00:00:00Z">
        <w:r>
          <w:rPr>
            <w:b/>
            <w:bCs/>
          </w:rPr>
          <w:delText xml:space="preserve">Definition 4 (Zero matrix)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</w:delText>
        </w:r>
      </w:del>
      <w:del w:id="13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b/>
            <w:bCs/>
          </w:rPr>
          <w:delText xml:space="preserve">zero matrix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(Wikipedia contributors 2026o)</w:delText>
        </w:r>
      </w:del>
      <w:del w:id="141" w:author="PR Preview" w:date="2026-01-01T00:00:00Z">
        <w:r>
          <w:delText xml:space="preserve"> </w:delText>
        </w:r>
      </w:del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(or</w:delText>
        </w:r>
      </w:del>
      <w:del w:id="144" w:author="PR Preview" w:date="2026-01-01T00:00:00Z">
        <w:r>
          <w:delText xml:space="preserve"> </w:delText>
        </w:r>
      </w:del>
      <m:oMath>
        <m:r>
          <m:rPr>
            <m:sty m:val="b"/>
          </m:rPr>
          <m:t>0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when dimensions are clear from context)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has all entries equal to zero:</w:delText>
        </w:r>
      </w:del>
    </w:p>
    <w:p>
      <w:pPr>
        <w:pStyle w:val="FirstParagraph"/>
      </w:pPr>
      <w:ins w:id="149" w:author="PR Preview" w:date="2026-01-01T00:00:00Z">
        <w:r>
          <w:rPr>
            <w:b/>
            <w:bCs/>
          </w:rPr>
          <w:t xml:space="preserve">Definition 4 (Zero matrix)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The</w:t>
        </w:r>
      </w:ins>
      <w:ins w:id="15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rPr>
            <w:b/>
            <w:bCs/>
          </w:rPr>
          <w:t xml:space="preserve">zero matrix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[4]</w:t>
        </w:r>
      </w:ins>
      <w:ins w:id="157" w:author="PR Preview" w:date="2026-01-01T00:00:00Z">
        <w:r>
          <w:t xml:space="preserve"> </w:t>
        </w:r>
      </w:ins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(or</w:t>
        </w:r>
      </w:ins>
      <w:ins w:id="160" w:author="PR Preview" w:date="2026-01-01T00:00:00Z">
        <w:r>
          <w:t xml:space="preserve"> </w:t>
        </w:r>
      </w:ins>
      <m:oMath>
        <m:r>
          <m:rPr>
            <m:sty m:val="b"/>
          </m:rPr>
          <m:t>0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when dimensions are clear from context)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has all entries equal to zero: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del w:id="165" w:author="PR Preview" w:date="2026-01-01T00:00:00Z">
        <w:r>
          <w:rPr>
            <w:b/>
            <w:bCs/>
          </w:rPr>
          <w:delText xml:space="preserve">Definition 5 (Matrix addition)</w:delText>
        </w:r>
      </w:del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Two matrices</w:delText>
        </w:r>
      </w:del>
      <w:del w:id="1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and</w:delText>
        </w:r>
      </w:del>
      <w:del w:id="17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of the same dimensions</w:delText>
        </w:r>
      </w:del>
      <w:del w:id="174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can be added element-wise; their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rPr>
            <w:b/>
            <w:bCs/>
          </w:rPr>
          <w:delText xml:space="preserve">matrix sum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(Wikipedia contributors 2026e)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is:</w:delText>
        </w:r>
      </w:del>
    </w:p>
    <w:p>
      <w:pPr>
        <w:pStyle w:val="BodyText"/>
      </w:pPr>
      <w:ins w:id="183" w:author="PR Preview" w:date="2026-01-01T00:00:00Z">
        <w:r>
          <w:rPr>
            <w:b/>
            <w:bCs/>
          </w:rPr>
          <w:t xml:space="preserve">Definition 5 (Matrix addition)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Two matrices</w:t>
        </w:r>
      </w:ins>
      <w:ins w:id="1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 the same dimensions</w:t>
        </w:r>
      </w:ins>
      <w:ins w:id="19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can be added element-wise; their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rPr>
            <w:b/>
            <w:bCs/>
          </w:rPr>
          <w:t xml:space="preserve">matrix sum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[5]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del w:id="201" w:author="PR Preview" w:date="2026-01-01T00:00:00Z">
        <w:r>
          <w:rPr>
            <w:b/>
            <w:bCs/>
          </w:rPr>
          <w:delText xml:space="preserve">Definition 6 (Scalar multiplication)</w:delText>
        </w:r>
      </w:del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The</w:delText>
        </w:r>
      </w:del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rPr>
            <w:b/>
            <w:bCs/>
          </w:rPr>
          <w:delText xml:space="preserve">scalar multiple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(Wikipedia contributors 2026i)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of a matrix</w:delText>
        </w:r>
      </w:del>
      <w:del w:id="21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11" w:author="PR Preview" w:date="2026-01-01T00:00:00Z">
        <w:r>
          <w:delText xml:space="preserve"> </w:delText>
        </w:r>
      </w:del>
      <w:del w:id="212" w:author="PR Preview" w:date="2026-01-01T00:00:00Z">
        <w:r>
          <w:delText xml:space="preserve">by a scalar</w:delText>
        </w:r>
      </w:del>
      <w:del w:id="213" w:author="PR Preview" w:date="2026-01-01T00:00:00Z">
        <w:r>
          <w:delText xml:space="preserve"> </w:delText>
        </w:r>
      </w:del>
      <m:oMath>
        <m:r>
          <m:t>c</m:t>
        </m:r>
      </m:oMath>
      <w:del w:id="214" w:author="PR Preview" w:date="2026-01-01T00:00:00Z">
        <w:r>
          <w:delText xml:space="preserve"> </w:delText>
        </w:r>
      </w:del>
      <w:del w:id="215" w:author="PR Preview" w:date="2026-01-01T00:00:00Z">
        <w:r>
          <w:delText xml:space="preserve">is:</w:delText>
        </w:r>
      </w:del>
    </w:p>
    <w:p>
      <w:pPr>
        <w:pStyle w:val="FirstParagraph"/>
      </w:pPr>
      <w:ins w:id="216" w:author="PR Preview" w:date="2026-01-01T00:00:00Z">
        <w:r>
          <w:rPr>
            <w:b/>
            <w:bCs/>
          </w:rPr>
          <w:t xml:space="preserve">Definition 6 (Scalar multiplication)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rPr>
            <w:b/>
            <w:bCs/>
          </w:rPr>
          <w:t xml:space="preserve">scalar multiple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[6]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of a matrix</w:t>
        </w:r>
      </w:ins>
      <w:ins w:id="2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by a scalar</w:t>
        </w:r>
      </w:ins>
      <w:ins w:id="228" w:author="PR Preview" w:date="2026-01-01T00:00:00Z">
        <w:r>
          <w:t xml:space="preserve"> </w:t>
        </w:r>
      </w:ins>
      <m:oMath>
        <m:r>
          <m:t>c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del w:id="231" w:author="PR Preview" w:date="2026-01-01T00:00:00Z">
        <w:r>
          <w:rPr>
            <w:b/>
            <w:bCs/>
          </w:rPr>
          <w:delText xml:space="preserve">Definition 7 (Matrix multiplication)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The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rPr>
            <w:b/>
            <w:bCs/>
          </w:rPr>
          <w:delText xml:space="preserve">product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(Wikipedia contributors 2026g)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of an</w:delText>
        </w:r>
      </w:del>
      <w:del w:id="240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241" w:author="PR Preview" w:date="2026-01-01T00:00:00Z">
        <w:r>
          <w:delText xml:space="preserve"> </w:delText>
        </w:r>
      </w:del>
      <w:del w:id="242" w:author="PR Preview" w:date="2026-01-01T00:00:00Z">
        <w:r>
          <w:delText xml:space="preserve">matrix</w:delText>
        </w:r>
      </w:del>
      <w:del w:id="2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and a</w:delText>
        </w:r>
      </w:del>
      <w:del w:id="24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n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matrix</w:delText>
        </w:r>
      </w:del>
      <w:del w:id="24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is the</w:delText>
        </w:r>
      </w:del>
      <w:del w:id="25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matrix</w:delText>
        </w:r>
      </w:del>
      <w:del w:id="25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delText xml:space="preserve">with entries:</w:delText>
        </w:r>
      </w:del>
    </w:p>
    <w:p>
      <w:pPr>
        <w:pStyle w:val="FirstParagraph"/>
      </w:pPr>
      <w:ins w:id="258" w:author="PR Preview" w:date="2026-01-01T00:00:00Z">
        <w:r>
          <w:rPr>
            <w:b/>
            <w:bCs/>
          </w:rPr>
          <w:t xml:space="preserve">Definition 7 (Matrix multiplication)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The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rPr>
            <w:b/>
            <w:bCs/>
          </w:rPr>
          <w:t xml:space="preserve">product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[7]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of an</w:t>
        </w:r>
      </w:ins>
      <w:ins w:id="26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matrix</w:t>
        </w:r>
      </w:ins>
      <w:ins w:id="2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and a</w:t>
        </w:r>
      </w:ins>
      <w:ins w:id="2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n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matrix</w:t>
        </w:r>
      </w:ins>
      <w:ins w:id="27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is the</w:t>
        </w:r>
      </w:ins>
      <w:ins w:id="27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matrix</w:t>
        </w:r>
      </w:ins>
      <w:ins w:id="28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with entries: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del w:id="285" w:author="PR Preview" w:date="2026-01-01T00:00:00Z">
        <w:r>
          <w:rPr>
            <w:b/>
            <w:bCs/>
          </w:rPr>
          <w:delText xml:space="preserve">Definition 8 (Square matrix)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 matrix is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rPr>
            <w:b/>
            <w:bCs/>
          </w:rPr>
          <w:delText xml:space="preserve">square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(Wikipedia contributors 2026j)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if it has the same number of rows as columns.</w:delText>
        </w:r>
      </w:del>
    </w:p>
    <w:p>
      <w:pPr>
        <w:pStyle w:val="FirstParagraph"/>
      </w:pPr>
      <w:ins w:id="294" w:author="PR Preview" w:date="2026-01-01T00:00:00Z">
        <w:r>
          <w:rPr>
            <w:b/>
            <w:bCs/>
          </w:rPr>
          <w:t xml:space="preserve">Definition 8 (Square matrix)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A matrix is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rPr>
            <w:b/>
            <w:bCs/>
          </w:rPr>
          <w:t xml:space="preserve">square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[8]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if it has the same number of rows as columns.</w:t>
        </w:r>
      </w:ins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del w:id="303" w:author="PR Preview" w:date="2026-01-01T00:00:00Z">
        <w:r>
          <w:rPr>
            <w:b/>
            <w:bCs/>
          </w:rPr>
          <w:delText xml:space="preserve">Definition 9 (Main diagonal)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The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rPr>
            <w:b/>
            <w:bCs/>
          </w:rPr>
          <w:delText xml:space="preserve">main diagonal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(Wikipedia contributors 2026d)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of an</w:delText>
        </w:r>
      </w:del>
      <w:del w:id="312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matrix</w:delText>
        </w:r>
      </w:del>
      <w:del w:id="31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is the list of its entries</w:delText>
        </w:r>
      </w:del>
      <w:del w:id="318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del w:id="319" w:author="PR Preview" w:date="2026-01-01T00:00:00Z">
        <w:r>
          <w:delText xml:space="preserve">,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where</w:delText>
        </w:r>
      </w:del>
      <w:del w:id="322" w:author="PR Preview" w:date="2026-01-01T00:00:00Z">
        <w:r>
          <w:delText xml:space="preserve"> </w:delText>
        </w:r>
      </w:del>
      <m:oMath>
        <m:r>
          <m:t>k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is the smaller of</w:delText>
        </w:r>
      </w:del>
      <w:del w:id="325" w:author="PR Preview" w:date="2026-01-01T00:00:00Z">
        <w:r>
          <w:delText xml:space="preserve"> </w:delText>
        </w:r>
      </w:del>
      <m:oMath>
        <m:r>
          <m:t>m</m:t>
        </m:r>
      </m:oMath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and</w:delText>
        </w:r>
      </w:del>
      <w:del w:id="328" w:author="PR Preview" w:date="2026-01-01T00:00:00Z">
        <w:r>
          <w:delText xml:space="preserve"> </w:delText>
        </w:r>
      </w:del>
      <m:oMath>
        <m:r>
          <m:t>n</m:t>
        </m:r>
      </m:oMath>
      <w:del w:id="329" w:author="PR Preview" w:date="2026-01-01T00:00:00Z">
        <w:r>
          <w:delText xml:space="preserve">.</w:delText>
        </w:r>
      </w:del>
    </w:p>
    <w:p>
      <w:pPr>
        <w:pStyle w:val="BodyText"/>
      </w:pPr>
      <w:ins w:id="330" w:author="PR Preview" w:date="2026-01-01T00:00:00Z">
        <w:r>
          <w:rPr>
            <w:b/>
            <w:bCs/>
          </w:rPr>
          <w:t xml:space="preserve">Definition 9 (Main diagonal)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The</w:t>
        </w:r>
      </w:ins>
      <w:ins w:id="333" w:author="PR Preview" w:date="2026-01-01T00:00:00Z">
        <w:r>
          <w:t xml:space="preserve"> </w:t>
        </w:r>
      </w:ins>
      <w:ins w:id="334" w:author="PR Preview" w:date="2026-01-01T00:00:00Z">
        <w:r>
          <w:rPr>
            <w:b/>
            <w:bCs/>
          </w:rPr>
          <w:t xml:space="preserve">main diagonal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[9]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of an</w:t>
        </w:r>
      </w:ins>
      <w:ins w:id="33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matrix</w:t>
        </w:r>
      </w:ins>
      <w:ins w:id="3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is the list of its entries</w:t>
        </w:r>
      </w:ins>
      <w:ins w:id="34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ins w:id="346" w:author="PR Preview" w:date="2026-01-01T00:00:00Z">
        <w:r>
          <w:t xml:space="preserve">,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where</w:t>
        </w:r>
      </w:ins>
      <w:ins w:id="349" w:author="PR Preview" w:date="2026-01-01T00:00:00Z">
        <w:r>
          <w:t xml:space="preserve"> </w:t>
        </w:r>
      </w:ins>
      <m:oMath>
        <m:r>
          <m:t>k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is the smaller of</w:t>
        </w:r>
      </w:ins>
      <w:ins w:id="352" w:author="PR Preview" w:date="2026-01-01T00:00:00Z">
        <w:r>
          <w:t xml:space="preserve"> </w:t>
        </w:r>
      </w:ins>
      <m:oMath>
        <m:r>
          <m:t>m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and</w:t>
        </w:r>
      </w:ins>
      <w:ins w:id="355" w:author="PR Preview" w:date="2026-01-01T00:00:00Z">
        <w:r>
          <w:t xml:space="preserve"> </w:t>
        </w:r>
      </w:ins>
      <m:oMath>
        <m:r>
          <m:t>n</m:t>
        </m:r>
      </m:oMath>
      <w:ins w:id="356" w:author="PR Preview" w:date="2026-01-01T00:00:00Z">
        <w:r>
          <w:t xml:space="preserve">.</w:t>
        </w:r>
      </w:ins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del w:id="357" w:author="PR Preview" w:date="2026-01-01T00:00:00Z">
        <w:r>
          <w:rPr>
            <w:b/>
            <w:bCs/>
          </w:rPr>
          <w:delText xml:space="preserve">Definition 12 (Identity matrix)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</w:delText>
        </w:r>
      </w:del>
      <w:del w:id="36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rPr>
            <w:b/>
            <w:bCs/>
          </w:rPr>
          <w:delText xml:space="preserve">identity matrix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(Wikipedia contributors 2026b)</w:delText>
        </w:r>
      </w:del>
      <w:del w:id="365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(or</w:delText>
        </w:r>
      </w:del>
      <w:del w:id="368" w:author="PR Preview" w:date="2026-01-01T00:00:00Z">
        <w:r>
          <w:delText xml:space="preserve"> </w:delText>
        </w:r>
      </w:del>
      <m:oMath>
        <m:r>
          <m:rPr>
            <m:sty m:val="bi"/>
          </m:rPr>
          <m:t>I</m:t>
        </m:r>
      </m:oMath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when the size is clear from context)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has ones on the</w:delText>
        </w:r>
      </w:del>
      <w:del w:id="373" w:author="PR Preview" w:date="2026-01-01T00:00:00Z">
        <w:r>
          <w:delText xml:space="preserve"> </w:delText>
        </w:r>
      </w:del>
      <w:hyperlink w:anchor="def-main-diagonal">
        <w:del w:id="374" w:author="PR Preview" w:date="2026-01-01T00:00:00Z">
          <w:r>
            <w:rPr>
              <w:rStyle w:val="Hyperlink"/>
            </w:rPr>
            <w:delText xml:space="preserve">main diagonal</w:delText>
          </w:r>
        </w:del>
      </w:hyperlink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and zeros elsewhere:</w:delText>
        </w:r>
      </w:del>
    </w:p>
    <w:p>
      <w:pPr>
        <w:pStyle w:val="FirstParagraph"/>
      </w:pPr>
      <w:ins w:id="377" w:author="PR Preview" w:date="2026-01-01T00:00:00Z">
        <w:r>
          <w:rPr>
            <w:b/>
            <w:bCs/>
          </w:rPr>
          <w:t xml:space="preserve">Definition 12 (Identity matrix)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The</w:t>
        </w:r>
      </w:ins>
      <w:ins w:id="38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rPr>
            <w:b/>
            <w:bCs/>
          </w:rPr>
          <w:t xml:space="preserve">identity matrix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[10]</w:t>
        </w:r>
      </w:ins>
      <w:ins w:id="38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(or</w:t>
        </w:r>
      </w:ins>
      <w:ins w:id="388" w:author="PR Preview" w:date="2026-01-01T00:00:00Z">
        <w:r>
          <w:t xml:space="preserve"> </w:t>
        </w:r>
      </w:ins>
      <m:oMath>
        <m:r>
          <m:rPr>
            <m:sty m:val="bi"/>
          </m:rPr>
          <m:t>I</m:t>
        </m:r>
      </m:oMath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when the size is clear from context)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has ones on the</w:t>
        </w:r>
      </w:ins>
      <w:ins w:id="393" w:author="PR Preview" w:date="2026-01-01T00:00:00Z">
        <w:r>
          <w:t xml:space="preserve"> </w:t>
        </w:r>
      </w:ins>
      <w:hyperlink w:anchor="def-main-diagonal">
        <w:ins w:id="394" w:author="PR Preview" w:date="2026-01-01T00:00:00Z">
          <w:r>
            <w:rPr>
              <w:rStyle w:val="Hyperlink"/>
            </w:rPr>
            <w:t xml:space="preserve">main diagonal</w:t>
          </w:r>
        </w:ins>
      </w:hyperlink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and zeros elsewhere: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del w:id="397" w:author="PR Preview" w:date="2026-01-01T00:00:00Z">
        <w:r>
          <w:rPr>
            <w:b/>
            <w:bCs/>
          </w:rPr>
          <w:delText xml:space="preserve">Definition 14 (Linear system (system of linear equations))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rPr>
            <w:b/>
            <w:bCs/>
          </w:rPr>
          <w:delText xml:space="preserve">linear system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(Wikipedia contributors 2026k)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(or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rPr>
            <w:b/>
            <w:bCs/>
          </w:rPr>
          <w:delText xml:space="preserve">system of linear equations</w:delText>
        </w:r>
      </w:del>
      <w:del w:id="408" w:author="PR Preview" w:date="2026-01-01T00:00:00Z">
        <w:r>
          <w:delText xml:space="preserve">)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delText xml:space="preserve">with</w:delText>
        </w:r>
      </w:del>
      <w:del w:id="411" w:author="PR Preview" w:date="2026-01-01T00:00:00Z">
        <w:r>
          <w:delText xml:space="preserve"> </w:delText>
        </w:r>
      </w:del>
      <m:oMath>
        <m:r>
          <m:t>m</m:t>
        </m:r>
      </m:oMath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equations in</w:delText>
        </w:r>
      </w:del>
      <w:del w:id="414" w:author="PR Preview" w:date="2026-01-01T00:00:00Z">
        <w:r>
          <w:delText xml:space="preserve"> </w:delText>
        </w:r>
      </w:del>
      <m:oMath>
        <m:r>
          <m:t>n</m:t>
        </m:r>
      </m:oMath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unknowns is an equation</w:delText>
        </w:r>
      </w:del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$\mathbf{A} \mathord{\smash[b]{\underset{\raise.3ex\hbox{$\scriptstyle\sim$}}{x}}\vphantom{x}}= \mathord{\smash[b]{\underset{\raise.3ex\hbox{$\scriptstyle\sim$}}{b}}\vphantom{b}}$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in which the</w:delText>
        </w:r>
      </w:del>
      <w:del w:id="421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matrix</w:delText>
        </w:r>
      </w:del>
      <w:del w:id="4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and the vector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$\mathord{\smash[b]{\underset{\raise.3ex\hbox{$\scriptstyle\sim$}}{b}}\vphantom{b}} \in \mathbb{R}^m$</w:delText>
        </w:r>
      </w:del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are given.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A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rPr>
            <w:b/>
            <w:bCs/>
          </w:rPr>
          <w:delText xml:space="preserve">solution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of the system is a vector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$\mathord{\smash[b]{\underset{\raise.3ex\hbox{$\scriptstyle\sim$}}{x}}\vphantom{x}}\in \mathbb{R}^n$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for which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$\mathbf{A} \mathord{\smash[b]{\underset{\raise.3ex\hbox{$\scriptstyle\sim$}}{x}}\vphantom{x}}= \mathord{\smash[b]{\underset{\raise.3ex\hbox{$\scriptstyle\sim$}}{b}}\vphantom{b}}$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holds.</w:delText>
        </w:r>
      </w:del>
    </w:p>
    <w:p>
      <w:pPr>
        <w:pStyle w:val="FirstParagraph"/>
      </w:pPr>
      <w:ins w:id="445" w:author="PR Preview" w:date="2026-01-01T00:00:00Z">
        <w:r>
          <w:rPr>
            <w:b/>
            <w:bCs/>
          </w:rPr>
          <w:t xml:space="preserve">Definition 14 (Linear system (system of linear equations))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A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rPr>
            <w:b/>
            <w:bCs/>
          </w:rPr>
          <w:t xml:space="preserve">linear system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[11]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(or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rPr>
            <w:b/>
            <w:bCs/>
          </w:rPr>
          <w:t xml:space="preserve">system of linear equations</w:t>
        </w:r>
      </w:ins>
      <w:ins w:id="456" w:author="PR Preview" w:date="2026-01-01T00:00:00Z">
        <w:r>
          <w:t xml:space="preserve">)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with</w:t>
        </w:r>
      </w:ins>
      <w:ins w:id="459" w:author="PR Preview" w:date="2026-01-01T00:00:00Z">
        <w:r>
          <w:t xml:space="preserve"> </w:t>
        </w:r>
      </w:ins>
      <m:oMath>
        <m:r>
          <m:t>m</m:t>
        </m:r>
      </m:oMath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equations in</w:t>
        </w:r>
      </w:ins>
      <w:ins w:id="462" w:author="PR Preview" w:date="2026-01-01T00:00:00Z">
        <w:r>
          <w:t xml:space="preserve"> </w:t>
        </w:r>
      </w:ins>
      <m:oMath>
        <m:r>
          <m:t>n</m:t>
        </m:r>
      </m:oMath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unknowns is an equation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$\mathbf{A} \mathord{\smash[b]{\underset{\raise.3ex\hbox{$\scriptstyle\sim$}}{x}}\vphantom{x}}= \mathord{\smash[b]{\underset{\raise.3ex\hbox{$\scriptstyle\sim$}}{b}}\vphantom{b}}$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in which the</w:t>
        </w:r>
      </w:ins>
      <w:ins w:id="46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matrix</w:t>
        </w:r>
      </w:ins>
      <w:ins w:id="4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and the vector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$\mathord{\smash[b]{\underset{\raise.3ex\hbox{$\scriptstyle\sim$}}{b}}\vphantom{b}} \in \mathbb{R}^m$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are given.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A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rPr>
            <w:b/>
            <w:bCs/>
          </w:rPr>
          <w:t xml:space="preserve">solution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of the system is a vector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$\mathord{\smash[b]{\underset{\raise.3ex\hbox{$\scriptstyle\sim$}}{x}}\vphantom{x}}\in \mathbb{R}^n$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for which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$\mathbf{A} \mathord{\smash[b]{\underset{\raise.3ex\hbox{$\scriptstyle\sim$}}{x}}\vphantom{x}}= \mathord{\smash[b]{\underset{\raise.3ex\hbox{$\scriptstyle\sim$}}{b}}\vphantom{b}}$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holds.</w:t>
        </w:r>
      </w:ins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del w:id="493" w:author="PR Preview" w:date="2026-01-01T00:00:00Z">
        <w:r>
          <w:rPr>
            <w:b/>
            <w:bCs/>
          </w:rPr>
          <w:delText xml:space="preserve">Definition 15 (Linear map (linear transformation, linear function))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A</w:delText>
        </w:r>
      </w:del>
      <w:del w:id="496" w:author="PR Preview" w:date="2026-01-01T00:00:00Z">
        <w:r>
          <w:delText xml:space="preserve"> </w:delText>
        </w:r>
      </w:del>
      <w:hyperlink r:id="rId58">
        <w:del w:id="497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49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is a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rPr>
            <w:b/>
            <w:bCs/>
          </w:rPr>
          <w:delText xml:space="preserve">linear map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(Wikipedia contributors 2026c)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(also called a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rPr>
            <w:b/>
            <w:bCs/>
          </w:rPr>
          <w:delText xml:space="preserve">linear transformation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or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rPr>
            <w:b/>
            <w:bCs/>
          </w:rPr>
          <w:delText xml:space="preserve">linear function</w:delText>
        </w:r>
      </w:del>
      <w:del w:id="513" w:author="PR Preview" w:date="2026-01-01T00:00:00Z">
        <w:r>
          <w:delText xml:space="preserve">)</w:delText>
        </w:r>
      </w:del>
      <w:del w:id="514" w:author="PR Preview" w:date="2026-01-01T00:00:00Z">
        <w:r>
          <w:delText xml:space="preserve"> </w:delText>
        </w:r>
      </w:del>
      <w:del w:id="515" w:author="PR Preview" w:date="2026-01-01T00:00:00Z">
        <w:r>
          <w:delText xml:space="preserve">if it preserves vector addition and scalar multiplication:</w:delText>
        </w:r>
      </w:del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for all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and</w:delText>
        </w:r>
      </w:del>
      <w:del w:id="52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523" w:author="PR Preview" w:date="2026-01-01T00:00:00Z">
        <w:r>
          <w:delText xml:space="preserve">,</w:delText>
        </w:r>
      </w:del>
    </w:p>
    <w:p>
      <w:pPr>
        <w:pStyle w:val="FirstParagraph"/>
      </w:pPr>
      <w:ins w:id="524" w:author="PR Preview" w:date="2026-01-01T00:00:00Z">
        <w:r>
          <w:rPr>
            <w:b/>
            <w:bCs/>
          </w:rPr>
          <w:t xml:space="preserve">Definition 15 (Linear map (linear transformation, linear function))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</w:t>
        </w:r>
      </w:ins>
      <w:ins w:id="527" w:author="PR Preview" w:date="2026-01-01T00:00:00Z">
        <w:r>
          <w:t xml:space="preserve"> </w:t>
        </w:r>
      </w:ins>
      <w:hyperlink r:id="rId58">
        <w:ins w:id="52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52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is a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rPr>
            <w:b/>
            <w:bCs/>
          </w:rPr>
          <w:t xml:space="preserve">linear map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[12]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(also called a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rPr>
            <w:b/>
            <w:bCs/>
          </w:rPr>
          <w:t xml:space="preserve">linear transformation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or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rPr>
            <w:b/>
            <w:bCs/>
          </w:rPr>
          <w:t xml:space="preserve">linear function</w:t>
        </w:r>
      </w:ins>
      <w:ins w:id="544" w:author="PR Preview" w:date="2026-01-01T00:00:00Z">
        <w:r>
          <w:t xml:space="preserve">)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if it preserves vector addition and scalar multiplication: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for all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</w:t>
        </w:r>
      </w:ins>
      <w:ins w:id="55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554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\text{(}\text{Theorem~10}\text{)}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\text{(}\text{Theorem~11}\text{)}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del w:id="555" w:author="PR Preview" w:date="2026-01-01T00:00:00Z">
        <w:r>
          <w:rPr>
            <w:b/>
            <w:bCs/>
          </w:rPr>
          <w:delText xml:space="preserve">Definition 18 (Translation)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For a fixed vector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$\mathord{\smash[b]{\underset{\raise.3ex\hbox{$\scriptstyle\sim$}}{b}}\vphantom{b}} \in \mathbb{R}^m$</w:delText>
        </w:r>
      </w:del>
      <w:del w:id="560" w:author="PR Preview" w:date="2026-01-01T00:00:00Z">
        <w:r>
          <w:delText xml:space="preserve">,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the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rPr>
            <w:b/>
            <w:bCs/>
          </w:rPr>
          <w:delText xml:space="preserve">translation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(Wikipedia contributors 2026m)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by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$\mathord{\smash[b]{\underset{\raise.3ex\hbox{$\scriptstyle\sim$}}{b}}\vphantom{b}}$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is the function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$t_{\mathord{\smash[b]{\underset{\raise.3ex\hbox{$\scriptstyle\sim$}}{b}}\vphantom{b}}} : \mathbb{R}^m \to \mathbb{R}^m$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defined by</w:delText>
        </w:r>
      </w:del>
    </w:p>
    <w:p>
      <w:pPr>
        <w:pStyle w:val="FirstParagraph"/>
      </w:pPr>
      <w:ins w:id="577" w:author="PR Preview" w:date="2026-01-01T00:00:00Z">
        <w:r>
          <w:rPr>
            <w:b/>
            <w:bCs/>
          </w:rPr>
          <w:t xml:space="preserve">Definition 18 (Translation)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For a fixed vector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$\mathord{\smash[b]{\underset{\raise.3ex\hbox{$\scriptstyle\sim$}}{b}}\vphantom{b}} \in \mathbb{R}^m$</w:t>
        </w:r>
      </w:ins>
      <w:ins w:id="582" w:author="PR Preview" w:date="2026-01-01T00:00:00Z">
        <w:r>
          <w:t xml:space="preserve">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rPr>
            <w:b/>
            <w:bCs/>
          </w:rPr>
          <w:t xml:space="preserve">translation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[13]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by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$\mathord{\smash[b]{\underset{\raise.3ex\hbox{$\scriptstyle\sim$}}{b}}\vphantom{b}}$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is the function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$t_{\mathord{\smash[b]{\underset{\raise.3ex\hbox{$\scriptstyle\sim$}}{b}}\vphantom{b}}} : \mathbb{R}^m \to \mathbb{R}^m$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defined by</w:t>
        </w:r>
      </w:ins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del w:id="599" w:author="PR Preview" w:date="2026-01-01T00:00:00Z">
        <w:r>
          <w:rPr>
            <w:b/>
            <w:bCs/>
          </w:rPr>
          <w:delText xml:space="preserve">Definition 22 (Hyperplane)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A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rPr>
            <w:b/>
            <w:bCs/>
          </w:rPr>
          <w:delText xml:space="preserve">hyperplane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(Wikipedia contributors 2026a)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in</w:delText>
        </w:r>
      </w:del>
      <w:del w:id="6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is the set of points</w:delText>
        </w:r>
      </w:del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$\mathord{\smash[b]{\underset{\raise.3ex\hbox{$\scriptstyle\sim$}}{x}}\vphantom{x}}\in \mathbb{R}^p$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satisfying</w:delText>
        </w:r>
      </w:del>
    </w:p>
    <w:p>
      <w:pPr>
        <w:pStyle w:val="FirstParagraph"/>
      </w:pPr>
      <w:ins w:id="615" w:author="PR Preview" w:date="2026-01-01T00:00:00Z">
        <w:r>
          <w:rPr>
            <w:b/>
            <w:bCs/>
          </w:rPr>
          <w:t xml:space="preserve">Definition 22 (Hyperplane)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rPr>
            <w:b/>
            <w:bCs/>
          </w:rPr>
          <w:t xml:space="preserve">hyperplane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[16]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in</w:t>
        </w:r>
      </w:ins>
      <w:ins w:id="62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is the set of points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$\mathord{\smash[b]{\underset{\raise.3ex\hbox{$\scriptstyle\sim$}}{x}}\vphantom{x}}\in \mathbb{R}^p$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satisfying</w:t>
        </w:r>
      </w:ins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del w:id="631" w:author="PR Preview" w:date="2026-01-01T00:00:00Z">
        <w:r>
          <w:rPr>
            <w:b/>
            <w:bCs/>
          </w:rPr>
          <w:delText xml:space="preserve">Definition 23 (Normal vector of a hyperplane)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In</w:delText>
        </w:r>
      </w:del>
      <w:del w:id="634" w:author="PR Preview" w:date="2026-01-01T00:00:00Z">
        <w:r>
          <w:delText xml:space="preserve"> </w:delText>
        </w:r>
      </w:del>
      <w:hyperlink w:anchor="def-hyperplane">
        <w:del w:id="635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636" w:author="PR Preview" w:date="2026-01-01T00:00:00Z">
        <w:r>
          <w:delText xml:space="preserve">, the vector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$\mathord{\smash[b]{\underset{\raise.3ex\hbox{$\scriptstyle\sim$}}{w}}\vphantom{w}}$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is a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rPr>
            <w:b/>
            <w:bCs/>
          </w:rPr>
          <w:delText xml:space="preserve">normal vector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(Wikipedia contributors 2026h)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of the hyperplane.</w:delText>
        </w:r>
      </w:del>
    </w:p>
    <w:p>
      <w:pPr>
        <w:pStyle w:val="BodyText"/>
      </w:pPr>
      <w:ins w:id="647" w:author="PR Preview" w:date="2026-01-01T00:00:00Z">
        <w:r>
          <w:rPr>
            <w:b/>
            <w:bCs/>
          </w:rPr>
          <w:t xml:space="preserve">Definition 23 (Normal vector of a hyperplane)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In</w:t>
        </w:r>
      </w:ins>
      <w:ins w:id="650" w:author="PR Preview" w:date="2026-01-01T00:00:00Z">
        <w:r>
          <w:t xml:space="preserve"> </w:t>
        </w:r>
      </w:ins>
      <w:hyperlink w:anchor="def-hyperplane">
        <w:ins w:id="651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652" w:author="PR Preview" w:date="2026-01-01T00:00:00Z">
        <w:r>
          <w:t xml:space="preserve">, the vector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$\mathord{\smash[b]{\underset{\raise.3ex\hbox{$\scriptstyle\sim$}}{w}}\vphantom{w}}$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is a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rPr>
            <w:b/>
            <w:bCs/>
          </w:rPr>
          <w:t xml:space="preserve">normal vector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[17]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of the hyperplane.</w:t>
        </w:r>
      </w:ins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1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0"/>
    <w:bookmarkEnd w:id="121"/>
    <w:bookmarkEnd w:id="122"/>
    <w:bookmarkStart w:id="15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1"/>
        </w:numPr>
      </w:pPr>
      <w:del w:id="663" w:author="PR Preview" w:date="2026-01-01T00:00:00Z">
        <w:r>
          <w:delText xml:space="preserve">Wikipedia contributors (2026f)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— matrices, with their operations and applications</w:delText>
        </w:r>
      </w:del>
    </w:p>
    <w:p>
      <w:pPr>
        <w:numPr>
          <w:ilvl w:val="0"/>
          <w:numId w:val="1011"/>
        </w:numPr>
      </w:pPr>
      <w:del w:id="666" w:author="PR Preview" w:date="2026-01-01T00:00:00Z">
        <w:r>
          <w:delText xml:space="preserve">Wikipedia contributors (2026g)</w:delText>
        </w:r>
      </w:del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— the matrix product and its properties</w:delText>
        </w:r>
      </w:del>
    </w:p>
    <w:p>
      <w:pPr>
        <w:numPr>
          <w:ilvl w:val="0"/>
          <w:numId w:val="1011"/>
        </w:numPr>
      </w:pPr>
      <w:del w:id="669" w:author="PR Preview" w:date="2026-01-01T00:00:00Z">
        <w:r>
          <w:delText xml:space="preserve">Wikipedia contributors (2026n)</w:delText>
        </w:r>
      </w:del>
      <w:del w:id="670" w:author="PR Preview" w:date="2026-01-01T00:00:00Z">
        <w:r>
          <w:delText xml:space="preserve"> </w:delText>
        </w:r>
      </w:del>
      <w:del w:id="671" w:author="PR Preview" w:date="2026-01-01T00:00:00Z">
        <w:r>
          <w:delText xml:space="preserve">— the transpose of a matrix</w:delText>
        </w:r>
      </w:del>
    </w:p>
    <w:p>
      <w:pPr>
        <w:numPr>
          <w:ilvl w:val="0"/>
          <w:numId w:val="1011"/>
        </w:numPr>
      </w:pPr>
      <w:del w:id="672" w:author="PR Preview" w:date="2026-01-01T00:00:00Z">
        <w:r>
          <w:delText xml:space="preserve">Wikipedia contributors (2026b)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— the identity matrix</w:delText>
        </w:r>
      </w:del>
    </w:p>
    <w:p>
      <w:pPr>
        <w:numPr>
          <w:ilvl w:val="0"/>
          <w:numId w:val="1011"/>
        </w:numPr>
      </w:pPr>
      <w:del w:id="675" w:author="PR Preview" w:date="2026-01-01T00:00:00Z">
        <w:r>
          <w:delText xml:space="preserve">Wikipedia contributors (2026k)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— linear systems and how to solve them</w:delText>
        </w:r>
      </w:del>
    </w:p>
    <w:p>
      <w:pPr>
        <w:numPr>
          <w:ilvl w:val="0"/>
          <w:numId w:val="1011"/>
        </w:numPr>
      </w:pPr>
      <w:del w:id="678" w:author="PR Preview" w:date="2026-01-01T00:00:00Z">
        <w:r>
          <w:delText xml:space="preserve">Wikipedia contributors (2026c)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— linear maps and their matrices</w:delText>
        </w:r>
      </w:del>
    </w:p>
    <w:p>
      <w:pPr>
        <w:numPr>
          <w:ilvl w:val="0"/>
          <w:numId w:val="1011"/>
        </w:numPr>
      </w:pPr>
      <w:del w:id="681" w:author="PR Preview" w:date="2026-01-01T00:00:00Z">
        <w:r>
          <w:delText xml:space="preserve">Wikipedia contributors (2026a)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— hyperplanes and their equations</w:delText>
        </w:r>
      </w:del>
    </w:p>
    <w:p>
      <w:pPr>
        <w:numPr>
          <w:ilvl w:val="0"/>
          <w:numId w:val="1011"/>
        </w:numPr>
      </w:pPr>
      <w:del w:id="684" w:author="PR Preview" w:date="2026-01-01T00:00:00Z">
        <w:r>
          <w:delText xml:space="preserve">Wikipedia contributors (2026d)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— the main diagonal of a matrix</w:delText>
        </w:r>
      </w:del>
    </w:p>
    <w:p>
      <w:pPr>
        <w:numPr>
          <w:ilvl w:val="0"/>
          <w:numId w:val="1011"/>
        </w:numPr>
      </w:pPr>
      <w:del w:id="687" w:author="PR Preview" w:date="2026-01-01T00:00:00Z">
        <w:r>
          <w:delText xml:space="preserve">Wikipedia contributors (2026e)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— matrix addition</w:delText>
        </w:r>
      </w:del>
    </w:p>
    <w:p>
      <w:pPr>
        <w:numPr>
          <w:ilvl w:val="0"/>
          <w:numId w:val="1011"/>
        </w:numPr>
      </w:pPr>
      <w:del w:id="690" w:author="PR Preview" w:date="2026-01-01T00:00:00Z">
        <w:r>
          <w:delText xml:space="preserve">Wikipedia contributors (2026h)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— normal vectors to curves and surfaces</w:delText>
        </w:r>
      </w:del>
    </w:p>
    <w:p>
      <w:pPr>
        <w:numPr>
          <w:ilvl w:val="0"/>
          <w:numId w:val="1011"/>
        </w:numPr>
      </w:pPr>
      <w:del w:id="693" w:author="PR Preview" w:date="2026-01-01T00:00:00Z">
        <w:r>
          <w:delText xml:space="preserve">Wikipedia contributors (2026i)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— scalar multiplication</w:delText>
        </w:r>
      </w:del>
    </w:p>
    <w:p>
      <w:pPr>
        <w:numPr>
          <w:ilvl w:val="0"/>
          <w:numId w:val="1011"/>
        </w:numPr>
      </w:pPr>
      <w:del w:id="696" w:author="PR Preview" w:date="2026-01-01T00:00:00Z">
        <w:r>
          <w:delText xml:space="preserve">Wikipedia contributors (2026j)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— square matrices</w:delText>
        </w:r>
      </w:del>
    </w:p>
    <w:p>
      <w:pPr>
        <w:numPr>
          <w:ilvl w:val="0"/>
          <w:numId w:val="1011"/>
        </w:numPr>
      </w:pPr>
      <w:del w:id="699" w:author="PR Preview" w:date="2026-01-01T00:00:00Z">
        <w:r>
          <w:delText xml:space="preserve">Wikipedia contributors (2026l)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— tensors and their arrays of components</w:delText>
        </w:r>
      </w:del>
    </w:p>
    <w:p>
      <w:pPr>
        <w:numPr>
          <w:ilvl w:val="0"/>
          <w:numId w:val="1011"/>
        </w:numPr>
      </w:pPr>
      <w:del w:id="702" w:author="PR Preview" w:date="2026-01-01T00:00:00Z">
        <w:r>
          <w:delText xml:space="preserve">Wikipedia contributors (2026m)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— translations in geometry</w:delText>
        </w:r>
      </w:del>
    </w:p>
    <w:p>
      <w:pPr>
        <w:numPr>
          <w:ilvl w:val="0"/>
          <w:numId w:val="1011"/>
        </w:numPr>
      </w:pPr>
      <w:del w:id="705" w:author="PR Preview" w:date="2026-01-01T00:00:00Z">
        <w:r>
          <w:delText xml:space="preserve">Wikipedia contributors (2026o)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— zero matrices</w:delText>
        </w:r>
      </w:del>
    </w:p>
    <w:p>
      <w:pPr>
        <w:pStyle w:val="Bibliography"/>
      </w:pPr>
      <w:del w:id="708" w:author="PR Preview" w:date="2026-01-01T00:00:00Z">
        <w:r>
          <w:delText xml:space="preserve">Boyd, Stephen, and Lieven Vandenberghe. 2018.</w:delText>
        </w:r>
      </w:del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rPr>
            <w:i/>
            <w:iCs/>
          </w:rPr>
          <w:delText xml:space="preserve">Introduction to Applied Linear Algebra: Vectors, Matrices, and Least Squares</w:delText>
        </w:r>
      </w:del>
      <w:del w:id="711" w:author="PR Preview" w:date="2026-01-01T00:00:00Z">
        <w:r>
          <w:delText xml:space="preserve">. Cambridge University Press.</w:delText>
        </w:r>
      </w:del>
      <w:del w:id="712" w:author="PR Preview" w:date="2026-01-01T00:00:00Z">
        <w:r>
          <w:delText xml:space="preserve"> </w:delText>
        </w:r>
      </w:del>
      <w:hyperlink r:id="rId151">
        <w:del w:id="713" w:author="PR Preview" w:date="2026-01-01T00:00:00Z">
          <w:r>
            <w:rPr>
              <w:rStyle w:val="Hyperlink"/>
            </w:rPr>
            <w:delText xml:space="preserve">https://doi.org/10.1017/9781108583664</w:delText>
          </w:r>
        </w:del>
      </w:hyperlink>
      <w:del w:id="714" w:author="PR Preview" w:date="2026-01-01T00:00:00Z">
        <w:r>
          <w:delText xml:space="preserve">.</w:delText>
        </w:r>
      </w:del>
    </w:p>
    <w:p>
      <w:pPr>
        <w:pStyle w:val="Bibliography"/>
      </w:pPr>
      <w:del w:id="715" w:author="PR Preview" w:date="2026-01-01T00:00:00Z">
        <w:r>
          <w:delText xml:space="preserve">Wikipedia contributors. 2026a.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rPr>
            <w:i/>
            <w:iCs/>
          </w:rPr>
          <w:delText xml:space="preserve">Hyperplane —</w:delText>
        </w:r>
      </w:del>
      <w:del w:id="718" w:author="PR Preview" w:date="2026-01-01T00:00:00Z">
        <w:r>
          <w:rPr>
            <w:i/>
            <w:iCs/>
          </w:rPr>
          <w:delText xml:space="preserve"> </w:delText>
        </w:r>
      </w:del>
      <w:del w:id="719" w:author="PR Preview" w:date="2026-01-01T00:00:00Z">
        <w:r>
          <w:rPr>
            <w:i/>
            <w:iCs/>
          </w:rPr>
          <w:delText xml:space="preserve">Wikipedia</w:delText>
        </w:r>
      </w:del>
      <w:del w:id="720" w:author="PR Preview" w:date="2026-01-01T00:00:00Z">
        <w:r>
          <w:rPr>
            <w:i/>
            <w:iCs/>
          </w:rPr>
          <w:delText xml:space="preserve">,</w:delText>
        </w:r>
      </w:del>
      <w:del w:id="721" w:author="PR Preview" w:date="2026-01-01T00:00:00Z">
        <w:r>
          <w:rPr>
            <w:i/>
            <w:iCs/>
          </w:rPr>
          <w:delText xml:space="preserve"> </w:delText>
        </w:r>
      </w:del>
      <w:del w:id="722" w:author="PR Preview" w:date="2026-01-01T00:00:00Z">
        <w:r>
          <w:rPr>
            <w:i/>
            <w:iCs/>
          </w:rPr>
          <w:delText xml:space="preserve">the Free Encyclopedia</w:delText>
        </w:r>
      </w:del>
      <w:del w:id="723" w:author="PR Preview" w:date="2026-01-01T00:00:00Z">
        <w:r>
          <w:delText xml:space="preserve">.</w:delText>
        </w:r>
      </w:del>
      <w:del w:id="724" w:author="PR Preview" w:date="2026-01-01T00:00:00Z">
        <w:r>
          <w:delText xml:space="preserve"> </w:delText>
        </w:r>
      </w:del>
      <w:hyperlink r:id="rId153">
        <w:del w:id="725" w:author="PR Preview" w:date="2026-01-01T00:00:00Z">
          <w:r>
            <w:rPr>
              <w:rStyle w:val="Hyperlink"/>
            </w:rPr>
            <w:delText xml:space="preserve">https://en.wikipedia.org/wiki/Hyperplane</w:delText>
          </w:r>
        </w:del>
      </w:hyperlink>
      <w:del w:id="726" w:author="PR Preview" w:date="2026-01-01T00:00:00Z">
        <w:r>
          <w:delText xml:space="preserve">.</w:delText>
        </w:r>
      </w:del>
    </w:p>
    <w:p>
      <w:pPr>
        <w:pStyle w:val="Bibliography"/>
      </w:pPr>
      <w:del w:id="727" w:author="PR Preview" w:date="2026-01-01T00:00:00Z">
        <w:r>
          <w:delText xml:space="preserve">Wikipedia contributors. 2026b.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rPr>
            <w:i/>
            <w:iCs/>
          </w:rPr>
          <w:delText xml:space="preserve">Identity Matrix —</w:delText>
        </w:r>
      </w:del>
      <w:del w:id="730" w:author="PR Preview" w:date="2026-01-01T00:00:00Z">
        <w:r>
          <w:rPr>
            <w:i/>
            <w:iCs/>
          </w:rPr>
          <w:delText xml:space="preserve"> </w:delText>
        </w:r>
      </w:del>
      <w:del w:id="731" w:author="PR Preview" w:date="2026-01-01T00:00:00Z">
        <w:r>
          <w:rPr>
            <w:i/>
            <w:iCs/>
          </w:rPr>
          <w:delText xml:space="preserve">Wikipedia</w:delText>
        </w:r>
      </w:del>
      <w:del w:id="732" w:author="PR Preview" w:date="2026-01-01T00:00:00Z">
        <w:r>
          <w:rPr>
            <w:i/>
            <w:iCs/>
          </w:rPr>
          <w:delText xml:space="preserve">,</w:delText>
        </w:r>
      </w:del>
      <w:del w:id="733" w:author="PR Preview" w:date="2026-01-01T00:00:00Z">
        <w:r>
          <w:rPr>
            <w:i/>
            <w:iCs/>
          </w:rPr>
          <w:delText xml:space="preserve"> </w:delText>
        </w:r>
      </w:del>
      <w:del w:id="734" w:author="PR Preview" w:date="2026-01-01T00:00:00Z">
        <w:r>
          <w:rPr>
            <w:i/>
            <w:iCs/>
          </w:rPr>
          <w:delText xml:space="preserve">the Free Encyclopedia</w:delText>
        </w:r>
      </w:del>
      <w:del w:id="735" w:author="PR Preview" w:date="2026-01-01T00:00:00Z">
        <w:r>
          <w:delText xml:space="preserve">.</w:delText>
        </w:r>
      </w:del>
      <w:del w:id="736" w:author="PR Preview" w:date="2026-01-01T00:00:00Z">
        <w:r>
          <w:delText xml:space="preserve"> </w:delText>
        </w:r>
      </w:del>
      <w:hyperlink r:id="rId141">
        <w:del w:id="737" w:author="PR Preview" w:date="2026-01-01T00:00:00Z">
          <w:r>
            <w:rPr>
              <w:rStyle w:val="Hyperlink"/>
            </w:rPr>
            <w:delText xml:space="preserve">https://en.wikipedia.org/wiki/Identity_matrix</w:delText>
          </w:r>
        </w:del>
      </w:hyperlink>
      <w:del w:id="738" w:author="PR Preview" w:date="2026-01-01T00:00:00Z">
        <w:r>
          <w:delText xml:space="preserve">.</w:delText>
        </w:r>
      </w:del>
    </w:p>
    <w:p>
      <w:pPr>
        <w:pStyle w:val="Bibliography"/>
      </w:pPr>
      <w:del w:id="739" w:author="PR Preview" w:date="2026-01-01T00:00:00Z">
        <w:r>
          <w:delText xml:space="preserve">Wikipedia contributors. 2026c.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rPr>
            <w:i/>
            <w:iCs/>
          </w:rPr>
          <w:delText xml:space="preserve">Linear Map —</w:delText>
        </w:r>
      </w:del>
      <w:del w:id="742" w:author="PR Preview" w:date="2026-01-01T00:00:00Z">
        <w:r>
          <w:rPr>
            <w:i/>
            <w:iCs/>
          </w:rPr>
          <w:delText xml:space="preserve"> </w:delText>
        </w:r>
      </w:del>
      <w:del w:id="743" w:author="PR Preview" w:date="2026-01-01T00:00:00Z">
        <w:r>
          <w:rPr>
            <w:i/>
            <w:iCs/>
          </w:rPr>
          <w:delText xml:space="preserve">Wikipedia</w:delText>
        </w:r>
      </w:del>
      <w:del w:id="744" w:author="PR Preview" w:date="2026-01-01T00:00:00Z">
        <w:r>
          <w:rPr>
            <w:i/>
            <w:iCs/>
          </w:rPr>
          <w:delText xml:space="preserve">,</w:delText>
        </w:r>
      </w:del>
      <w:del w:id="745" w:author="PR Preview" w:date="2026-01-01T00:00:00Z">
        <w:r>
          <w:rPr>
            <w:i/>
            <w:iCs/>
          </w:rPr>
          <w:delText xml:space="preserve"> </w:delText>
        </w:r>
      </w:del>
      <w:del w:id="746" w:author="PR Preview" w:date="2026-01-01T00:00:00Z">
        <w:r>
          <w:rPr>
            <w:i/>
            <w:iCs/>
          </w:rPr>
          <w:delText xml:space="preserve">the Free Encyclopedia</w:delText>
        </w:r>
      </w:del>
      <w:del w:id="747" w:author="PR Preview" w:date="2026-01-01T00:00:00Z">
        <w:r>
          <w:delText xml:space="preserve">.</w:delText>
        </w:r>
      </w:del>
      <w:del w:id="748" w:author="PR Preview" w:date="2026-01-01T00:00:00Z">
        <w:r>
          <w:delText xml:space="preserve"> </w:delText>
        </w:r>
      </w:del>
      <w:hyperlink r:id="rId145">
        <w:del w:id="749" w:author="PR Preview" w:date="2026-01-01T00:00:00Z">
          <w:r>
            <w:rPr>
              <w:rStyle w:val="Hyperlink"/>
            </w:rPr>
            <w:delText xml:space="preserve">https://en.wikipedia.org/wiki/Linear_map</w:delText>
          </w:r>
        </w:del>
      </w:hyperlink>
      <w:del w:id="750" w:author="PR Preview" w:date="2026-01-01T00:00:00Z">
        <w:r>
          <w:delText xml:space="preserve">.</w:delText>
        </w:r>
      </w:del>
    </w:p>
    <w:p>
      <w:pPr>
        <w:pStyle w:val="Bibliography"/>
      </w:pPr>
      <w:del w:id="751" w:author="PR Preview" w:date="2026-01-01T00:00:00Z">
        <w:r>
          <w:delText xml:space="preserve">Wikipedia contributors. 2026d.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rPr>
            <w:i/>
            <w:iCs/>
          </w:rPr>
          <w:delText xml:space="preserve">Main Diagonal —</w:delText>
        </w:r>
      </w:del>
      <w:del w:id="754" w:author="PR Preview" w:date="2026-01-01T00:00:00Z">
        <w:r>
          <w:rPr>
            <w:i/>
            <w:iCs/>
          </w:rPr>
          <w:delText xml:space="preserve"> </w:delText>
        </w:r>
      </w:del>
      <w:del w:id="755" w:author="PR Preview" w:date="2026-01-01T00:00:00Z">
        <w:r>
          <w:rPr>
            <w:i/>
            <w:iCs/>
          </w:rPr>
          <w:delText xml:space="preserve">Wikipedia</w:delText>
        </w:r>
      </w:del>
      <w:del w:id="756" w:author="PR Preview" w:date="2026-01-01T00:00:00Z">
        <w:r>
          <w:rPr>
            <w:i/>
            <w:iCs/>
          </w:rPr>
          <w:delText xml:space="preserve">,</w:delText>
        </w:r>
      </w:del>
      <w:del w:id="757" w:author="PR Preview" w:date="2026-01-01T00:00:00Z">
        <w:r>
          <w:rPr>
            <w:i/>
            <w:iCs/>
          </w:rPr>
          <w:delText xml:space="preserve"> </w:delText>
        </w:r>
      </w:del>
      <w:del w:id="758" w:author="PR Preview" w:date="2026-01-01T00:00:00Z">
        <w:r>
          <w:rPr>
            <w:i/>
            <w:iCs/>
          </w:rPr>
          <w:delText xml:space="preserve">the Free Encyclopedia</w:delText>
        </w:r>
      </w:del>
      <w:del w:id="759" w:author="PR Preview" w:date="2026-01-01T00:00:00Z">
        <w:r>
          <w:delText xml:space="preserve">.</w:delText>
        </w:r>
      </w:del>
      <w:del w:id="760" w:author="PR Preview" w:date="2026-01-01T00:00:00Z">
        <w:r>
          <w:delText xml:space="preserve"> </w:delText>
        </w:r>
      </w:del>
      <w:hyperlink r:id="rId139">
        <w:del w:id="761" w:author="PR Preview" w:date="2026-01-01T00:00:00Z">
          <w:r>
            <w:rPr>
              <w:rStyle w:val="Hyperlink"/>
            </w:rPr>
            <w:delText xml:space="preserve">https://en.wikipedia.org/wiki/Main_diagonal</w:delText>
          </w:r>
        </w:del>
      </w:hyperlink>
      <w:del w:id="762" w:author="PR Preview" w:date="2026-01-01T00:00:00Z">
        <w:r>
          <w:delText xml:space="preserve">.</w:delText>
        </w:r>
      </w:del>
    </w:p>
    <w:p>
      <w:pPr>
        <w:pStyle w:val="Bibliography"/>
      </w:pPr>
      <w:del w:id="763" w:author="PR Preview" w:date="2026-01-01T00:00:00Z">
        <w:r>
          <w:delText xml:space="preserve">Wikipedia contributors. 2026e.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rPr>
            <w:i/>
            <w:iCs/>
          </w:rPr>
          <w:delText xml:space="preserve">Matrix Addition —</w:delText>
        </w:r>
      </w:del>
      <w:del w:id="766" w:author="PR Preview" w:date="2026-01-01T00:00:00Z">
        <w:r>
          <w:rPr>
            <w:i/>
            <w:iCs/>
          </w:rPr>
          <w:delText xml:space="preserve"> </w:delText>
        </w:r>
      </w:del>
      <w:del w:id="767" w:author="PR Preview" w:date="2026-01-01T00:00:00Z">
        <w:r>
          <w:rPr>
            <w:i/>
            <w:iCs/>
          </w:rPr>
          <w:delText xml:space="preserve">Wikipedia</w:delText>
        </w:r>
      </w:del>
      <w:del w:id="768" w:author="PR Preview" w:date="2026-01-01T00:00:00Z">
        <w:r>
          <w:rPr>
            <w:i/>
            <w:iCs/>
          </w:rPr>
          <w:delText xml:space="preserve">,</w:delText>
        </w:r>
      </w:del>
      <w:del w:id="769" w:author="PR Preview" w:date="2026-01-01T00:00:00Z">
        <w:r>
          <w:rPr>
            <w:i/>
            <w:iCs/>
          </w:rPr>
          <w:delText xml:space="preserve"> </w:delText>
        </w:r>
      </w:del>
      <w:del w:id="770" w:author="PR Preview" w:date="2026-01-01T00:00:00Z">
        <w:r>
          <w:rPr>
            <w:i/>
            <w:iCs/>
          </w:rPr>
          <w:delText xml:space="preserve">the Free Encyclopedia</w:delText>
        </w:r>
      </w:del>
      <w:del w:id="771" w:author="PR Preview" w:date="2026-01-01T00:00:00Z">
        <w:r>
          <w:delText xml:space="preserve">.</w:delText>
        </w:r>
      </w:del>
      <w:del w:id="772" w:author="PR Preview" w:date="2026-01-01T00:00:00Z">
        <w:r>
          <w:delText xml:space="preserve"> </w:delText>
        </w:r>
      </w:del>
      <w:hyperlink r:id="rId131">
        <w:del w:id="773" w:author="PR Preview" w:date="2026-01-01T00:00:00Z">
          <w:r>
            <w:rPr>
              <w:rStyle w:val="Hyperlink"/>
            </w:rPr>
            <w:delText xml:space="preserve">https://en.wikipedia.org/wiki/Matrix_addition</w:delText>
          </w:r>
        </w:del>
      </w:hyperlink>
      <w:del w:id="774" w:author="PR Preview" w:date="2026-01-01T00:00:00Z">
        <w:r>
          <w:delText xml:space="preserve">.</w:delText>
        </w:r>
      </w:del>
    </w:p>
    <w:p>
      <w:pPr>
        <w:pStyle w:val="Bibliography"/>
      </w:pPr>
      <w:del w:id="775" w:author="PR Preview" w:date="2026-01-01T00:00:00Z">
        <w:r>
          <w:delText xml:space="preserve">Wikipedia contributors. 2026f.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rPr>
            <w:i/>
            <w:iCs/>
          </w:rPr>
          <w:delText xml:space="preserve">Matrix (Mathematics) —</w:delText>
        </w:r>
      </w:del>
      <w:del w:id="778" w:author="PR Preview" w:date="2026-01-01T00:00:00Z">
        <w:r>
          <w:rPr>
            <w:i/>
            <w:iCs/>
          </w:rPr>
          <w:delText xml:space="preserve"> </w:delText>
        </w:r>
      </w:del>
      <w:del w:id="779" w:author="PR Preview" w:date="2026-01-01T00:00:00Z">
        <w:r>
          <w:rPr>
            <w:i/>
            <w:iCs/>
          </w:rPr>
          <w:delText xml:space="preserve">Wikipedia</w:delText>
        </w:r>
      </w:del>
      <w:del w:id="780" w:author="PR Preview" w:date="2026-01-01T00:00:00Z">
        <w:r>
          <w:rPr>
            <w:i/>
            <w:iCs/>
          </w:rPr>
          <w:delText xml:space="preserve">,</w:delText>
        </w:r>
      </w:del>
      <w:del w:id="781" w:author="PR Preview" w:date="2026-01-01T00:00:00Z">
        <w:r>
          <w:rPr>
            <w:i/>
            <w:iCs/>
          </w:rPr>
          <w:delText xml:space="preserve"> </w:delText>
        </w:r>
      </w:del>
      <w:del w:id="782" w:author="PR Preview" w:date="2026-01-01T00:00:00Z">
        <w:r>
          <w:rPr>
            <w:i/>
            <w:iCs/>
          </w:rPr>
          <w:delText xml:space="preserve">the Free Encyclopedia</w:delText>
        </w:r>
      </w:del>
      <w:del w:id="783" w:author="PR Preview" w:date="2026-01-01T00:00:00Z">
        <w:r>
          <w:delText xml:space="preserve">.</w:delText>
        </w:r>
      </w:del>
      <w:del w:id="784" w:author="PR Preview" w:date="2026-01-01T00:00:00Z">
        <w:r>
          <w:delText xml:space="preserve"> </w:delText>
        </w:r>
      </w:del>
      <w:hyperlink r:id="rId123">
        <w:del w:id="785" w:author="PR Preview" w:date="2026-01-01T00:00:00Z">
          <w:r>
            <w:rPr>
              <w:rStyle w:val="Hyperlink"/>
            </w:rPr>
            <w:delText xml:space="preserve">https://en.wikipedia.org/wiki/Matrix_(mathematics)</w:delText>
          </w:r>
        </w:del>
      </w:hyperlink>
      <w:del w:id="786" w:author="PR Preview" w:date="2026-01-01T00:00:00Z">
        <w:r>
          <w:delText xml:space="preserve">.</w:delText>
        </w:r>
      </w:del>
    </w:p>
    <w:p>
      <w:pPr>
        <w:pStyle w:val="Bibliography"/>
      </w:pPr>
      <w:del w:id="787" w:author="PR Preview" w:date="2026-01-01T00:00:00Z">
        <w:r>
          <w:delText xml:space="preserve">Wikipedia contributors. 2026g.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rPr>
            <w:i/>
            <w:iCs/>
          </w:rPr>
          <w:delText xml:space="preserve">Matrix Multiplication —</w:delText>
        </w:r>
      </w:del>
      <w:del w:id="790" w:author="PR Preview" w:date="2026-01-01T00:00:00Z">
        <w:r>
          <w:rPr>
            <w:i/>
            <w:iCs/>
          </w:rPr>
          <w:delText xml:space="preserve"> </w:delText>
        </w:r>
      </w:del>
      <w:del w:id="791" w:author="PR Preview" w:date="2026-01-01T00:00:00Z">
        <w:r>
          <w:rPr>
            <w:i/>
            <w:iCs/>
          </w:rPr>
          <w:delText xml:space="preserve">Wikipedia</w:delText>
        </w:r>
      </w:del>
      <w:del w:id="792" w:author="PR Preview" w:date="2026-01-01T00:00:00Z">
        <w:r>
          <w:rPr>
            <w:i/>
            <w:iCs/>
          </w:rPr>
          <w:delText xml:space="preserve">,</w:delText>
        </w:r>
      </w:del>
      <w:del w:id="793" w:author="PR Preview" w:date="2026-01-01T00:00:00Z">
        <w:r>
          <w:rPr>
            <w:i/>
            <w:iCs/>
          </w:rPr>
          <w:delText xml:space="preserve"> </w:delText>
        </w:r>
      </w:del>
      <w:del w:id="794" w:author="PR Preview" w:date="2026-01-01T00:00:00Z">
        <w:r>
          <w:rPr>
            <w:i/>
            <w:iCs/>
          </w:rPr>
          <w:delText xml:space="preserve">the Free Encyclopedia</w:delText>
        </w:r>
      </w:del>
      <w:del w:id="795" w:author="PR Preview" w:date="2026-01-01T00:00:00Z">
        <w:r>
          <w:delText xml:space="preserve">.</w:delText>
        </w:r>
      </w:del>
      <w:del w:id="796" w:author="PR Preview" w:date="2026-01-01T00:00:00Z">
        <w:r>
          <w:delText xml:space="preserve"> </w:delText>
        </w:r>
      </w:del>
      <w:hyperlink r:id="rId135">
        <w:del w:id="797" w:author="PR Preview" w:date="2026-01-01T00:00:00Z">
          <w:r>
            <w:rPr>
              <w:rStyle w:val="Hyperlink"/>
            </w:rPr>
            <w:delText xml:space="preserve">https://en.wikipedia.org/wiki/Matrix_multiplication</w:delText>
          </w:r>
        </w:del>
      </w:hyperlink>
      <w:del w:id="798" w:author="PR Preview" w:date="2026-01-01T00:00:00Z">
        <w:r>
          <w:delText xml:space="preserve">.</w:delText>
        </w:r>
      </w:del>
    </w:p>
    <w:p>
      <w:pPr>
        <w:pStyle w:val="Bibliography"/>
      </w:pPr>
      <w:del w:id="799" w:author="PR Preview" w:date="2026-01-01T00:00:00Z">
        <w:r>
          <w:delText xml:space="preserve">Wikipedia contributors. 2026h.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rPr>
            <w:i/>
            <w:iCs/>
          </w:rPr>
          <w:delText xml:space="preserve">Normal (Geometry) —</w:delText>
        </w:r>
      </w:del>
      <w:del w:id="802" w:author="PR Preview" w:date="2026-01-01T00:00:00Z">
        <w:r>
          <w:rPr>
            <w:i/>
            <w:iCs/>
          </w:rPr>
          <w:delText xml:space="preserve"> </w:delText>
        </w:r>
      </w:del>
      <w:del w:id="803" w:author="PR Preview" w:date="2026-01-01T00:00:00Z">
        <w:r>
          <w:rPr>
            <w:i/>
            <w:iCs/>
          </w:rPr>
          <w:delText xml:space="preserve">Wikipedia</w:delText>
        </w:r>
      </w:del>
      <w:del w:id="804" w:author="PR Preview" w:date="2026-01-01T00:00:00Z">
        <w:r>
          <w:rPr>
            <w:i/>
            <w:iCs/>
          </w:rPr>
          <w:delText xml:space="preserve">,</w:delText>
        </w:r>
      </w:del>
      <w:del w:id="805" w:author="PR Preview" w:date="2026-01-01T00:00:00Z">
        <w:r>
          <w:rPr>
            <w:i/>
            <w:iCs/>
          </w:rPr>
          <w:delText xml:space="preserve"> </w:delText>
        </w:r>
      </w:del>
      <w:del w:id="806" w:author="PR Preview" w:date="2026-01-01T00:00:00Z">
        <w:r>
          <w:rPr>
            <w:i/>
            <w:iCs/>
          </w:rPr>
          <w:delText xml:space="preserve">the Free Encyclopedia</w:delText>
        </w:r>
      </w:del>
      <w:del w:id="807" w:author="PR Preview" w:date="2026-01-01T00:00:00Z">
        <w:r>
          <w:delText xml:space="preserve">.</w:delText>
        </w:r>
      </w:del>
      <w:del w:id="808" w:author="PR Preview" w:date="2026-01-01T00:00:00Z">
        <w:r>
          <w:delText xml:space="preserve"> </w:delText>
        </w:r>
      </w:del>
      <w:hyperlink r:id="rId155">
        <w:del w:id="809" w:author="PR Preview" w:date="2026-01-01T00:00:00Z">
          <w:r>
            <w:rPr>
              <w:rStyle w:val="Hyperlink"/>
            </w:rPr>
            <w:delText xml:space="preserve">https://en.wikipedia.org/wiki/Normal_(geometry)</w:delText>
          </w:r>
        </w:del>
      </w:hyperlink>
      <w:del w:id="810" w:author="PR Preview" w:date="2026-01-01T00:00:00Z">
        <w:r>
          <w:delText xml:space="preserve">.</w:delText>
        </w:r>
      </w:del>
    </w:p>
    <w:p>
      <w:pPr>
        <w:pStyle w:val="Bibliography"/>
      </w:pPr>
      <w:del w:id="811" w:author="PR Preview" w:date="2026-01-01T00:00:00Z">
        <w:r>
          <w:delText xml:space="preserve">Wikipedia contributors. 2026i.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rPr>
            <w:i/>
            <w:iCs/>
          </w:rPr>
          <w:delText xml:space="preserve">Scalar Multiplication —</w:delText>
        </w:r>
      </w:del>
      <w:del w:id="814" w:author="PR Preview" w:date="2026-01-01T00:00:00Z">
        <w:r>
          <w:rPr>
            <w:i/>
            <w:iCs/>
          </w:rPr>
          <w:delText xml:space="preserve"> </w:delText>
        </w:r>
      </w:del>
      <w:del w:id="815" w:author="PR Preview" w:date="2026-01-01T00:00:00Z">
        <w:r>
          <w:rPr>
            <w:i/>
            <w:iCs/>
          </w:rPr>
          <w:delText xml:space="preserve">Wikipedia</w:delText>
        </w:r>
      </w:del>
      <w:del w:id="816" w:author="PR Preview" w:date="2026-01-01T00:00:00Z">
        <w:r>
          <w:rPr>
            <w:i/>
            <w:iCs/>
          </w:rPr>
          <w:delText xml:space="preserve">,</w:delText>
        </w:r>
      </w:del>
      <w:del w:id="817" w:author="PR Preview" w:date="2026-01-01T00:00:00Z">
        <w:r>
          <w:rPr>
            <w:i/>
            <w:iCs/>
          </w:rPr>
          <w:delText xml:space="preserve"> </w:delText>
        </w:r>
      </w:del>
      <w:del w:id="818" w:author="PR Preview" w:date="2026-01-01T00:00:00Z">
        <w:r>
          <w:rPr>
            <w:i/>
            <w:iCs/>
          </w:rPr>
          <w:delText xml:space="preserve">the Free Encyclopedia</w:delText>
        </w:r>
      </w:del>
      <w:del w:id="819" w:author="PR Preview" w:date="2026-01-01T00:00:00Z">
        <w:r>
          <w:delText xml:space="preserve">.</w:delText>
        </w:r>
      </w:del>
      <w:del w:id="820" w:author="PR Preview" w:date="2026-01-01T00:00:00Z">
        <w:r>
          <w:delText xml:space="preserve"> </w:delText>
        </w:r>
      </w:del>
      <w:hyperlink r:id="rId133">
        <w:del w:id="821" w:author="PR Preview" w:date="2026-01-01T00:00:00Z">
          <w:r>
            <w:rPr>
              <w:rStyle w:val="Hyperlink"/>
            </w:rPr>
            <w:delText xml:space="preserve">https://en.wikipedia.org/wiki/Scalar_multiplication</w:delText>
          </w:r>
        </w:del>
      </w:hyperlink>
      <w:del w:id="822" w:author="PR Preview" w:date="2026-01-01T00:00:00Z">
        <w:r>
          <w:delText xml:space="preserve">.</w:delText>
        </w:r>
      </w:del>
    </w:p>
    <w:p>
      <w:pPr>
        <w:pStyle w:val="Bibliography"/>
      </w:pPr>
      <w:del w:id="823" w:author="PR Preview" w:date="2026-01-01T00:00:00Z">
        <w:r>
          <w:delText xml:space="preserve">Wikipedia contributors. 2026j.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rPr>
            <w:i/>
            <w:iCs/>
          </w:rPr>
          <w:delText xml:space="preserve">Square Matrix —</w:delText>
        </w:r>
      </w:del>
      <w:del w:id="826" w:author="PR Preview" w:date="2026-01-01T00:00:00Z">
        <w:r>
          <w:rPr>
            <w:i/>
            <w:iCs/>
          </w:rPr>
          <w:delText xml:space="preserve"> </w:delText>
        </w:r>
      </w:del>
      <w:del w:id="827" w:author="PR Preview" w:date="2026-01-01T00:00:00Z">
        <w:r>
          <w:rPr>
            <w:i/>
            <w:iCs/>
          </w:rPr>
          <w:delText xml:space="preserve">Wikipedia</w:delText>
        </w:r>
      </w:del>
      <w:del w:id="828" w:author="PR Preview" w:date="2026-01-01T00:00:00Z">
        <w:r>
          <w:rPr>
            <w:i/>
            <w:iCs/>
          </w:rPr>
          <w:delText xml:space="preserve">,</w:delText>
        </w:r>
      </w:del>
      <w:del w:id="829" w:author="PR Preview" w:date="2026-01-01T00:00:00Z">
        <w:r>
          <w:rPr>
            <w:i/>
            <w:iCs/>
          </w:rPr>
          <w:delText xml:space="preserve"> </w:delText>
        </w:r>
      </w:del>
      <w:del w:id="830" w:author="PR Preview" w:date="2026-01-01T00:00:00Z">
        <w:r>
          <w:rPr>
            <w:i/>
            <w:iCs/>
          </w:rPr>
          <w:delText xml:space="preserve">the Free Encyclopedia</w:delText>
        </w:r>
      </w:del>
      <w:del w:id="831" w:author="PR Preview" w:date="2026-01-01T00:00:00Z">
        <w:r>
          <w:delText xml:space="preserve">.</w:delText>
        </w:r>
      </w:del>
      <w:del w:id="832" w:author="PR Preview" w:date="2026-01-01T00:00:00Z">
        <w:r>
          <w:delText xml:space="preserve"> </w:delText>
        </w:r>
      </w:del>
      <w:hyperlink r:id="rId137">
        <w:del w:id="833" w:author="PR Preview" w:date="2026-01-01T00:00:00Z">
          <w:r>
            <w:rPr>
              <w:rStyle w:val="Hyperlink"/>
            </w:rPr>
            <w:delText xml:space="preserve">https://en.wikipedia.org/wiki/Square_matrix</w:delText>
          </w:r>
        </w:del>
      </w:hyperlink>
      <w:del w:id="834" w:author="PR Preview" w:date="2026-01-01T00:00:00Z">
        <w:r>
          <w:delText xml:space="preserve">.</w:delText>
        </w:r>
      </w:del>
    </w:p>
    <w:p>
      <w:pPr>
        <w:pStyle w:val="Bibliography"/>
      </w:pPr>
      <w:del w:id="835" w:author="PR Preview" w:date="2026-01-01T00:00:00Z">
        <w:r>
          <w:delText xml:space="preserve">Wikipedia contributors. 2026k.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rPr>
            <w:i/>
            <w:iCs/>
          </w:rPr>
          <w:delText xml:space="preserve">System of Linear Equations —</w:delText>
        </w:r>
      </w:del>
      <w:del w:id="838" w:author="PR Preview" w:date="2026-01-01T00:00:00Z">
        <w:r>
          <w:rPr>
            <w:i/>
            <w:iCs/>
          </w:rPr>
          <w:delText xml:space="preserve"> </w:delText>
        </w:r>
      </w:del>
      <w:del w:id="839" w:author="PR Preview" w:date="2026-01-01T00:00:00Z">
        <w:r>
          <w:rPr>
            <w:i/>
            <w:iCs/>
          </w:rPr>
          <w:delText xml:space="preserve">Wikipedia</w:delText>
        </w:r>
      </w:del>
      <w:del w:id="840" w:author="PR Preview" w:date="2026-01-01T00:00:00Z">
        <w:r>
          <w:rPr>
            <w:i/>
            <w:iCs/>
          </w:rPr>
          <w:delText xml:space="preserve">,</w:delText>
        </w:r>
      </w:del>
      <w:del w:id="841" w:author="PR Preview" w:date="2026-01-01T00:00:00Z">
        <w:r>
          <w:rPr>
            <w:i/>
            <w:iCs/>
          </w:rPr>
          <w:delText xml:space="preserve"> </w:delText>
        </w:r>
      </w:del>
      <w:del w:id="842" w:author="PR Preview" w:date="2026-01-01T00:00:00Z">
        <w:r>
          <w:rPr>
            <w:i/>
            <w:iCs/>
          </w:rPr>
          <w:delText xml:space="preserve">the Free Encyclopedia</w:delText>
        </w:r>
      </w:del>
      <w:del w:id="843" w:author="PR Preview" w:date="2026-01-01T00:00:00Z">
        <w:r>
          <w:delText xml:space="preserve">.</w:delText>
        </w:r>
      </w:del>
      <w:del w:id="844" w:author="PR Preview" w:date="2026-01-01T00:00:00Z">
        <w:r>
          <w:delText xml:space="preserve"> </w:delText>
        </w:r>
      </w:del>
      <w:hyperlink r:id="rId143">
        <w:del w:id="845" w:author="PR Preview" w:date="2026-01-01T00:00:00Z">
          <w:r>
            <w:rPr>
              <w:rStyle w:val="Hyperlink"/>
            </w:rPr>
            <w:delText xml:space="preserve">https://en.wikipedia.org/wiki/System_of_linear_equations</w:delText>
          </w:r>
        </w:del>
      </w:hyperlink>
      <w:del w:id="846" w:author="PR Preview" w:date="2026-01-01T00:00:00Z">
        <w:r>
          <w:delText xml:space="preserve">.</w:delText>
        </w:r>
      </w:del>
    </w:p>
    <w:p>
      <w:pPr>
        <w:pStyle w:val="Bibliography"/>
      </w:pPr>
      <w:del w:id="847" w:author="PR Preview" w:date="2026-01-01T00:00:00Z">
        <w:r>
          <w:delText xml:space="preserve">Wikipedia contributors. 2026l.</w:delText>
        </w:r>
      </w:del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rPr>
            <w:i/>
            <w:iCs/>
          </w:rPr>
          <w:delText xml:space="preserve">Tensor —</w:delText>
        </w:r>
      </w:del>
      <w:del w:id="850" w:author="PR Preview" w:date="2026-01-01T00:00:00Z">
        <w:r>
          <w:rPr>
            <w:i/>
            <w:iCs/>
          </w:rPr>
          <w:delText xml:space="preserve"> </w:delText>
        </w:r>
      </w:del>
      <w:del w:id="851" w:author="PR Preview" w:date="2026-01-01T00:00:00Z">
        <w:r>
          <w:rPr>
            <w:i/>
            <w:iCs/>
          </w:rPr>
          <w:delText xml:space="preserve">Wikipedia</w:delText>
        </w:r>
      </w:del>
      <w:del w:id="852" w:author="PR Preview" w:date="2026-01-01T00:00:00Z">
        <w:r>
          <w:rPr>
            <w:i/>
            <w:iCs/>
          </w:rPr>
          <w:delText xml:space="preserve">,</w:delText>
        </w:r>
      </w:del>
      <w:del w:id="853" w:author="PR Preview" w:date="2026-01-01T00:00:00Z">
        <w:r>
          <w:rPr>
            <w:i/>
            <w:iCs/>
          </w:rPr>
          <w:delText xml:space="preserve"> </w:delText>
        </w:r>
      </w:del>
      <w:del w:id="854" w:author="PR Preview" w:date="2026-01-01T00:00:00Z">
        <w:r>
          <w:rPr>
            <w:i/>
            <w:iCs/>
          </w:rPr>
          <w:delText xml:space="preserve">the Free Encyclopedia</w:delText>
        </w:r>
      </w:del>
      <w:del w:id="855" w:author="PR Preview" w:date="2026-01-01T00:00:00Z">
        <w:r>
          <w:delText xml:space="preserve">.</w:delText>
        </w:r>
      </w:del>
      <w:del w:id="856" w:author="PR Preview" w:date="2026-01-01T00:00:00Z">
        <w:r>
          <w:delText xml:space="preserve"> </w:delText>
        </w:r>
      </w:del>
      <w:hyperlink r:id="rId125">
        <w:del w:id="857" w:author="PR Preview" w:date="2026-01-01T00:00:00Z">
          <w:r>
            <w:rPr>
              <w:rStyle w:val="Hyperlink"/>
            </w:rPr>
            <w:delText xml:space="preserve">https://en.wikipedia.org/wiki/Tensor</w:delText>
          </w:r>
        </w:del>
      </w:hyperlink>
      <w:del w:id="858" w:author="PR Preview" w:date="2026-01-01T00:00:00Z">
        <w:r>
          <w:delText xml:space="preserve">.</w:delText>
        </w:r>
      </w:del>
    </w:p>
    <w:p>
      <w:pPr>
        <w:pStyle w:val="Bibliography"/>
      </w:pPr>
      <w:del w:id="859" w:author="PR Preview" w:date="2026-01-01T00:00:00Z">
        <w:r>
          <w:delText xml:space="preserve">Wikipedia contributors. 2026m.</w:delText>
        </w:r>
      </w:del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rPr>
            <w:i/>
            <w:iCs/>
          </w:rPr>
          <w:delText xml:space="preserve">Translation (Geometry) —</w:delText>
        </w:r>
      </w:del>
      <w:del w:id="862" w:author="PR Preview" w:date="2026-01-01T00:00:00Z">
        <w:r>
          <w:rPr>
            <w:i/>
            <w:iCs/>
          </w:rPr>
          <w:delText xml:space="preserve"> </w:delText>
        </w:r>
      </w:del>
      <w:del w:id="863" w:author="PR Preview" w:date="2026-01-01T00:00:00Z">
        <w:r>
          <w:rPr>
            <w:i/>
            <w:iCs/>
          </w:rPr>
          <w:delText xml:space="preserve">Wikipedia</w:delText>
        </w:r>
      </w:del>
      <w:del w:id="864" w:author="PR Preview" w:date="2026-01-01T00:00:00Z">
        <w:r>
          <w:rPr>
            <w:i/>
            <w:iCs/>
          </w:rPr>
          <w:delText xml:space="preserve">,</w:delText>
        </w:r>
      </w:del>
      <w:del w:id="865" w:author="PR Preview" w:date="2026-01-01T00:00:00Z">
        <w:r>
          <w:rPr>
            <w:i/>
            <w:iCs/>
          </w:rPr>
          <w:delText xml:space="preserve"> </w:delText>
        </w:r>
      </w:del>
      <w:del w:id="866" w:author="PR Preview" w:date="2026-01-01T00:00:00Z">
        <w:r>
          <w:rPr>
            <w:i/>
            <w:iCs/>
          </w:rPr>
          <w:delText xml:space="preserve">the Free Encyclopedia</w:delText>
        </w:r>
      </w:del>
      <w:del w:id="867" w:author="PR Preview" w:date="2026-01-01T00:00:00Z">
        <w:r>
          <w:delText xml:space="preserve">.</w:delText>
        </w:r>
      </w:del>
      <w:del w:id="868" w:author="PR Preview" w:date="2026-01-01T00:00:00Z">
        <w:r>
          <w:delText xml:space="preserve"> </w:delText>
        </w:r>
      </w:del>
      <w:hyperlink r:id="rId147">
        <w:del w:id="869" w:author="PR Preview" w:date="2026-01-01T00:00:00Z">
          <w:r>
            <w:rPr>
              <w:rStyle w:val="Hyperlink"/>
            </w:rPr>
            <w:delText xml:space="preserve">https://en.wikipedia.org/wiki/Translation_(geometry)</w:delText>
          </w:r>
        </w:del>
      </w:hyperlink>
      <w:del w:id="870" w:author="PR Preview" w:date="2026-01-01T00:00:00Z">
        <w:r>
          <w:delText xml:space="preserve">.</w:delText>
        </w:r>
      </w:del>
    </w:p>
    <w:p>
      <w:pPr>
        <w:pStyle w:val="Bibliography"/>
      </w:pPr>
      <w:del w:id="871" w:author="PR Preview" w:date="2026-01-01T00:00:00Z">
        <w:r>
          <w:delText xml:space="preserve">Wikipedia contributors. 2026n.</w:delText>
        </w:r>
      </w:del>
      <w:del w:id="872" w:author="PR Preview" w:date="2026-01-01T00:00:00Z">
        <w:r>
          <w:delText xml:space="preserve"> </w:delText>
        </w:r>
      </w:del>
      <w:del w:id="873" w:author="PR Preview" w:date="2026-01-01T00:00:00Z">
        <w:r>
          <w:rPr>
            <w:i/>
            <w:iCs/>
          </w:rPr>
          <w:delText xml:space="preserve">Transpose —</w:delText>
        </w:r>
      </w:del>
      <w:del w:id="874" w:author="PR Preview" w:date="2026-01-01T00:00:00Z">
        <w:r>
          <w:rPr>
            <w:i/>
            <w:iCs/>
          </w:rPr>
          <w:delText xml:space="preserve"> </w:delText>
        </w:r>
      </w:del>
      <w:del w:id="875" w:author="PR Preview" w:date="2026-01-01T00:00:00Z">
        <w:r>
          <w:rPr>
            <w:i/>
            <w:iCs/>
          </w:rPr>
          <w:delText xml:space="preserve">Wikipedia</w:delText>
        </w:r>
      </w:del>
      <w:del w:id="876" w:author="PR Preview" w:date="2026-01-01T00:00:00Z">
        <w:r>
          <w:rPr>
            <w:i/>
            <w:iCs/>
          </w:rPr>
          <w:delText xml:space="preserve">,</w:delText>
        </w:r>
      </w:del>
      <w:del w:id="877" w:author="PR Preview" w:date="2026-01-01T00:00:00Z">
        <w:r>
          <w:rPr>
            <w:i/>
            <w:iCs/>
          </w:rPr>
          <w:delText xml:space="preserve"> </w:delText>
        </w:r>
      </w:del>
      <w:del w:id="878" w:author="PR Preview" w:date="2026-01-01T00:00:00Z">
        <w:r>
          <w:rPr>
            <w:i/>
            <w:iCs/>
          </w:rPr>
          <w:delText xml:space="preserve">the Free Encyclopedia</w:delText>
        </w:r>
      </w:del>
      <w:del w:id="879" w:author="PR Preview" w:date="2026-01-01T00:00:00Z">
        <w:r>
          <w:delText xml:space="preserve">.</w:delText>
        </w:r>
      </w:del>
      <w:del w:id="880" w:author="PR Preview" w:date="2026-01-01T00:00:00Z">
        <w:r>
          <w:delText xml:space="preserve"> </w:delText>
        </w:r>
      </w:del>
      <w:hyperlink r:id="rId127">
        <w:del w:id="881" w:author="PR Preview" w:date="2026-01-01T00:00:00Z">
          <w:r>
            <w:rPr>
              <w:rStyle w:val="Hyperlink"/>
            </w:rPr>
            <w:delText xml:space="preserve">https://en.wikipedia.org/wiki/Transpose</w:delText>
          </w:r>
        </w:del>
      </w:hyperlink>
      <w:del w:id="882" w:author="PR Preview" w:date="2026-01-01T00:00:00Z">
        <w:r>
          <w:delText xml:space="preserve">.</w:delText>
        </w:r>
      </w:del>
    </w:p>
    <w:p>
      <w:pPr>
        <w:pStyle w:val="Bibliography"/>
      </w:pPr>
      <w:del w:id="883" w:author="PR Preview" w:date="2026-01-01T00:00:00Z">
        <w:r>
          <w:delText xml:space="preserve">Wikipedia contributors. 2026o.</w:delText>
        </w:r>
      </w:del>
      <w:del w:id="884" w:author="PR Preview" w:date="2026-01-01T00:00:00Z">
        <w:r>
          <w:delText xml:space="preserve"> </w:delText>
        </w:r>
      </w:del>
      <w:del w:id="885" w:author="PR Preview" w:date="2026-01-01T00:00:00Z">
        <w:r>
          <w:rPr>
            <w:i/>
            <w:iCs/>
          </w:rPr>
          <w:delText xml:space="preserve">Zero Matrix —</w:delText>
        </w:r>
      </w:del>
      <w:del w:id="886" w:author="PR Preview" w:date="2026-01-01T00:00:00Z">
        <w:r>
          <w:rPr>
            <w:i/>
            <w:iCs/>
          </w:rPr>
          <w:delText xml:space="preserve"> </w:delText>
        </w:r>
      </w:del>
      <w:del w:id="887" w:author="PR Preview" w:date="2026-01-01T00:00:00Z">
        <w:r>
          <w:rPr>
            <w:i/>
            <w:iCs/>
          </w:rPr>
          <w:delText xml:space="preserve">Wikipedia</w:delText>
        </w:r>
      </w:del>
      <w:del w:id="888" w:author="PR Preview" w:date="2026-01-01T00:00:00Z">
        <w:r>
          <w:rPr>
            <w:i/>
            <w:iCs/>
          </w:rPr>
          <w:delText xml:space="preserve">,</w:delText>
        </w:r>
      </w:del>
      <w:del w:id="889" w:author="PR Preview" w:date="2026-01-01T00:00:00Z">
        <w:r>
          <w:rPr>
            <w:i/>
            <w:iCs/>
          </w:rPr>
          <w:delText xml:space="preserve"> </w:delText>
        </w:r>
      </w:del>
      <w:del w:id="890" w:author="PR Preview" w:date="2026-01-01T00:00:00Z">
        <w:r>
          <w:rPr>
            <w:i/>
            <w:iCs/>
          </w:rPr>
          <w:delText xml:space="preserve">the Free Encyclopedia</w:delText>
        </w:r>
      </w:del>
      <w:del w:id="891" w:author="PR Preview" w:date="2026-01-01T00:00:00Z">
        <w:r>
          <w:delText xml:space="preserve">.</w:delText>
        </w:r>
      </w:del>
      <w:del w:id="892" w:author="PR Preview" w:date="2026-01-01T00:00:00Z">
        <w:r>
          <w:delText xml:space="preserve"> </w:delText>
        </w:r>
      </w:del>
      <w:hyperlink r:id="rId129">
        <w:del w:id="893" w:author="PR Preview" w:date="2026-01-01T00:00:00Z">
          <w:r>
            <w:rPr>
              <w:rStyle w:val="Hyperlink"/>
            </w:rPr>
            <w:delText xml:space="preserve">https://en.wikipedia.org/wiki/Zero_matrix</w:delText>
          </w:r>
        </w:del>
      </w:hyperlink>
      <w:del w:id="894" w:author="PR Preview" w:date="2026-01-01T00:00:00Z">
        <w:r>
          <w:delText xml:space="preserve">.</w:delText>
        </w:r>
      </w:del>
    </w:p>
    <w:p>
      <w:pPr>
        <w:pStyle w:val="Bibliography"/>
      </w:pPr>
      <w:del w:id="895" w:author="PR Preview" w:date="2026-01-01T00:00:00Z">
        <w:r>
          <w:delText xml:space="preserve">Zhou, Hua. 2024.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rPr>
            <w:i/>
            <w:iCs/>
          </w:rPr>
          <w:delText xml:space="preserve">Matrices</w:delText>
        </w:r>
      </w:del>
      <w:del w:id="898" w:author="PR Preview" w:date="2026-01-01T00:00:00Z">
        <w:r>
          <w:delText xml:space="preserve">. Lecture notes for Biostat 216, Mathematical Methods for Biostatistics, University of California, Los Angeles.</w:delText>
        </w:r>
      </w:del>
      <w:del w:id="899" w:author="PR Preview" w:date="2026-01-01T00:00:00Z">
        <w:r>
          <w:delText xml:space="preserve"> </w:delText>
        </w:r>
      </w:del>
      <w:hyperlink r:id="rId149">
        <w:del w:id="900" w:author="PR Preview" w:date="2026-01-01T00:00:00Z">
          <w:r>
            <w:rPr>
              <w:rStyle w:val="Hyperlink"/>
            </w:rPr>
            <w:delText xml:space="preserve">https://ucla-biostat-216.github.io/2024fall/slides/03-matrix/03-matrix.html</w:delText>
          </w:r>
        </w:del>
      </w:hyperlink>
      <w:del w:id="901" w:author="PR Preview" w:date="2026-01-01T00:00:00Z">
        <w:r>
          <w:delText xml:space="preserve">.</w:delText>
        </w:r>
      </w:del>
    </w:p>
    <w:p>
      <w:pPr>
        <w:numPr>
          <w:ilvl w:val="0"/>
          <w:numId w:val="1011"/>
        </w:numPr>
      </w:pPr>
      <w:ins w:id="902" w:author="PR Preview" w:date="2026-01-01T00:00:00Z">
        <w:r>
          <w:t xml:space="preserve">Wikipedia contributors [1]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— matrices, with their operations and applications</w:t>
        </w:r>
      </w:ins>
    </w:p>
    <w:p>
      <w:pPr>
        <w:numPr>
          <w:ilvl w:val="0"/>
          <w:numId w:val="1011"/>
        </w:numPr>
      </w:pPr>
      <w:ins w:id="905" w:author="PR Preview" w:date="2026-01-01T00:00:00Z">
        <w:r>
          <w:t xml:space="preserve">Wikipedia contributors [7]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— the matrix product and its properties</w:t>
        </w:r>
      </w:ins>
    </w:p>
    <w:p>
      <w:pPr>
        <w:numPr>
          <w:ilvl w:val="0"/>
          <w:numId w:val="1011"/>
        </w:numPr>
      </w:pPr>
      <w:ins w:id="908" w:author="PR Preview" w:date="2026-01-01T00:00:00Z">
        <w:r>
          <w:t xml:space="preserve">Wikipedia contributors [3]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— the transpose of a matrix</w:t>
        </w:r>
      </w:ins>
    </w:p>
    <w:p>
      <w:pPr>
        <w:numPr>
          <w:ilvl w:val="0"/>
          <w:numId w:val="1011"/>
        </w:numPr>
      </w:pPr>
      <w:ins w:id="911" w:author="PR Preview" w:date="2026-01-01T00:00:00Z">
        <w:r>
          <w:t xml:space="preserve">Wikipedia contributors [10]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— the identity matrix</w:t>
        </w:r>
      </w:ins>
    </w:p>
    <w:p>
      <w:pPr>
        <w:numPr>
          <w:ilvl w:val="0"/>
          <w:numId w:val="1011"/>
        </w:numPr>
      </w:pPr>
      <w:ins w:id="914" w:author="PR Preview" w:date="2026-01-01T00:00:00Z">
        <w:r>
          <w:t xml:space="preserve">Wikipedia contributors [11]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— linear systems and how to solve them</w:t>
        </w:r>
      </w:ins>
    </w:p>
    <w:p>
      <w:pPr>
        <w:numPr>
          <w:ilvl w:val="0"/>
          <w:numId w:val="1011"/>
        </w:numPr>
      </w:pPr>
      <w:ins w:id="917" w:author="PR Preview" w:date="2026-01-01T00:00:00Z">
        <w:r>
          <w:t xml:space="preserve">Wikipedia contributors [12]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— linear maps and their matrices</w:t>
        </w:r>
      </w:ins>
    </w:p>
    <w:p>
      <w:pPr>
        <w:numPr>
          <w:ilvl w:val="0"/>
          <w:numId w:val="1011"/>
        </w:numPr>
      </w:pPr>
      <w:ins w:id="920" w:author="PR Preview" w:date="2026-01-01T00:00:00Z">
        <w:r>
          <w:t xml:space="preserve">Wikipedia contributors [16]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— hyperplanes and their equations</w:t>
        </w:r>
      </w:ins>
    </w:p>
    <w:p>
      <w:pPr>
        <w:numPr>
          <w:ilvl w:val="0"/>
          <w:numId w:val="1011"/>
        </w:numPr>
      </w:pPr>
      <w:ins w:id="923" w:author="PR Preview" w:date="2026-01-01T00:00:00Z">
        <w:r>
          <w:t xml:space="preserve">Wikipedia contributors [9]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— the main diagonal of a matrix</w:t>
        </w:r>
      </w:ins>
    </w:p>
    <w:p>
      <w:pPr>
        <w:numPr>
          <w:ilvl w:val="0"/>
          <w:numId w:val="1011"/>
        </w:numPr>
      </w:pPr>
      <w:ins w:id="926" w:author="PR Preview" w:date="2026-01-01T00:00:00Z">
        <w:r>
          <w:t xml:space="preserve">Wikipedia contributors [5]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— matrix addition</w:t>
        </w:r>
      </w:ins>
    </w:p>
    <w:p>
      <w:pPr>
        <w:numPr>
          <w:ilvl w:val="0"/>
          <w:numId w:val="1011"/>
        </w:numPr>
      </w:pPr>
      <w:ins w:id="929" w:author="PR Preview" w:date="2026-01-01T00:00:00Z">
        <w:r>
          <w:t xml:space="preserve">Wikipedia contributors [17]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— normal vectors to curves and surfaces</w:t>
        </w:r>
      </w:ins>
    </w:p>
    <w:p>
      <w:pPr>
        <w:numPr>
          <w:ilvl w:val="0"/>
          <w:numId w:val="1011"/>
        </w:numPr>
      </w:pPr>
      <w:ins w:id="932" w:author="PR Preview" w:date="2026-01-01T00:00:00Z">
        <w:r>
          <w:t xml:space="preserve">Wikipedia contributors [6]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— scalar multiplication</w:t>
        </w:r>
      </w:ins>
    </w:p>
    <w:p>
      <w:pPr>
        <w:numPr>
          <w:ilvl w:val="0"/>
          <w:numId w:val="1011"/>
        </w:numPr>
      </w:pPr>
      <w:ins w:id="935" w:author="PR Preview" w:date="2026-01-01T00:00:00Z">
        <w:r>
          <w:t xml:space="preserve">Wikipedia contributors [8]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— square matrices</w:t>
        </w:r>
      </w:ins>
    </w:p>
    <w:p>
      <w:pPr>
        <w:numPr>
          <w:ilvl w:val="0"/>
          <w:numId w:val="1011"/>
        </w:numPr>
      </w:pPr>
      <w:ins w:id="938" w:author="PR Preview" w:date="2026-01-01T00:00:00Z">
        <w:r>
          <w:t xml:space="preserve">Wikipedia contributors [2]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— tensors and their arrays of components</w:t>
        </w:r>
      </w:ins>
    </w:p>
    <w:p>
      <w:pPr>
        <w:numPr>
          <w:ilvl w:val="0"/>
          <w:numId w:val="1011"/>
        </w:numPr>
      </w:pPr>
      <w:ins w:id="941" w:author="PR Preview" w:date="2026-01-01T00:00:00Z">
        <w:r>
          <w:t xml:space="preserve">Wikipedia contributors [13]</w:t>
        </w:r>
      </w:ins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— translations in geometry</w:t>
        </w:r>
      </w:ins>
    </w:p>
    <w:p>
      <w:pPr>
        <w:numPr>
          <w:ilvl w:val="0"/>
          <w:numId w:val="1011"/>
        </w:numPr>
      </w:pPr>
      <w:ins w:id="944" w:author="PR Preview" w:date="2026-01-01T00:00:00Z">
        <w:r>
          <w:t xml:space="preserve">Wikipedia contributors [4]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— zero matrices</w:t>
        </w:r>
      </w:ins>
    </w:p>
    <w:bookmarkStart w:id="157" w:name="refs"/>
    <w:bookmarkStart w:id="124" w:name="ref-wikipedia_matrix_mathematics"/>
    <w:p>
      <w:pPr>
        <w:pStyle w:val="Bibliography"/>
      </w:pPr>
      <w:ins w:id="947" w:author="PR Preview" w:date="2026-01-01T00:00:00Z">
        <w:r>
          <w:t xml:space="preserve">[1]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	</w:t>
        </w:r>
      </w:ins>
      <w:ins w:id="950" w:author="PR Preview" w:date="2026-01-01T00:00:00Z">
        <w:r>
          <w:t xml:space="preserve">Wikipedia contributors,</w:t>
        </w:r>
      </w:ins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“Matrix (mathematics) —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Wikipedia</w:t>
        </w:r>
      </w:ins>
      <w:ins w:id="955" w:author="PR Preview" w:date="2026-01-01T00:00:00Z">
        <w:r>
          <w:t xml:space="preserve">,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the free encyclopedia.”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2026. Available:</w:t>
        </w:r>
      </w:ins>
      <w:ins w:id="960" w:author="PR Preview" w:date="2026-01-01T00:00:00Z">
        <w:r>
          <w:t xml:space="preserve"> </w:t>
        </w:r>
      </w:ins>
      <w:hyperlink r:id="rId123">
        <w:ins w:id="961" w:author="PR Preview" w:date="2026-01-01T00:00:00Z">
          <w:r>
            <w:rPr>
              <w:rStyle w:val="Hyperlink"/>
            </w:rPr>
            <w:t xml:space="preserve">https://en.wikipedia.org/wiki/Matrix_(mathematics)</w:t>
          </w:r>
        </w:ins>
      </w:hyperlink>
    </w:p>
    <w:bookmarkEnd w:id="124"/>
    <w:bookmarkStart w:id="126" w:name="ref-wikipedia_tensor"/>
    <w:p>
      <w:pPr>
        <w:pStyle w:val="Bibliography"/>
      </w:pPr>
      <w:ins w:id="962" w:author="PR Preview" w:date="2026-01-01T00:00:00Z">
        <w:r>
          <w:t xml:space="preserve">[2]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	</w:t>
        </w:r>
      </w:ins>
      <w:ins w:id="965" w:author="PR Preview" w:date="2026-01-01T00:00:00Z">
        <w:r>
          <w:t xml:space="preserve">Wikipedia contributors,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“Tensor —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Wikipedia</w:t>
        </w:r>
      </w:ins>
      <w:ins w:id="970" w:author="PR Preview" w:date="2026-01-01T00:00:00Z">
        <w:r>
          <w:t xml:space="preserve">,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the free encyclopedia.”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2026. Available:</w:t>
        </w:r>
      </w:ins>
      <w:ins w:id="975" w:author="PR Preview" w:date="2026-01-01T00:00:00Z">
        <w:r>
          <w:t xml:space="preserve"> </w:t>
        </w:r>
      </w:ins>
      <w:hyperlink r:id="rId125">
        <w:ins w:id="976" w:author="PR Preview" w:date="2026-01-01T00:00:00Z">
          <w:r>
            <w:rPr>
              <w:rStyle w:val="Hyperlink"/>
            </w:rPr>
            <w:t xml:space="preserve">https://en.wikipedia.org/wiki/Tensor</w:t>
          </w:r>
        </w:ins>
      </w:hyperlink>
    </w:p>
    <w:bookmarkEnd w:id="126"/>
    <w:bookmarkStart w:id="128" w:name="ref-wikipedia_transpose"/>
    <w:p>
      <w:pPr>
        <w:pStyle w:val="Bibliography"/>
      </w:pPr>
      <w:ins w:id="977" w:author="PR Preview" w:date="2026-01-01T00:00:00Z">
        <w:r>
          <w:t xml:space="preserve">[3]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	</w:t>
        </w:r>
      </w:ins>
      <w:ins w:id="980" w:author="PR Preview" w:date="2026-01-01T00:00:00Z">
        <w:r>
          <w:t xml:space="preserve">Wikipedia contributors,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“Transpose —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t xml:space="preserve">Wikipedia</w:t>
        </w:r>
      </w:ins>
      <w:ins w:id="985" w:author="PR Preview" w:date="2026-01-01T00:00:00Z">
        <w:r>
          <w:t xml:space="preserve">,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the free encyclopedia.”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2026. Available:</w:t>
        </w:r>
      </w:ins>
      <w:ins w:id="990" w:author="PR Preview" w:date="2026-01-01T00:00:00Z">
        <w:r>
          <w:t xml:space="preserve"> </w:t>
        </w:r>
      </w:ins>
      <w:hyperlink r:id="rId127">
        <w:ins w:id="991" w:author="PR Preview" w:date="2026-01-01T00:00:00Z">
          <w:r>
            <w:rPr>
              <w:rStyle w:val="Hyperlink"/>
            </w:rPr>
            <w:t xml:space="preserve">https://en.wikipedia.org/wiki/Transpose</w:t>
          </w:r>
        </w:ins>
      </w:hyperlink>
    </w:p>
    <w:bookmarkEnd w:id="128"/>
    <w:bookmarkStart w:id="130" w:name="ref-wikipedia_zero_matrix"/>
    <w:p>
      <w:pPr>
        <w:pStyle w:val="Bibliography"/>
      </w:pPr>
      <w:ins w:id="992" w:author="PR Preview" w:date="2026-01-01T00:00:00Z">
        <w:r>
          <w:t xml:space="preserve">[4]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	</w:t>
        </w:r>
      </w:ins>
      <w:ins w:id="995" w:author="PR Preview" w:date="2026-01-01T00:00:00Z">
        <w:r>
          <w:t xml:space="preserve">Wikipedia contributors,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“Zero matrix —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Wikipedia</w:t>
        </w:r>
      </w:ins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the free encyclopedia.”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2026. Available:</w:t>
        </w:r>
      </w:ins>
      <w:ins w:id="1005" w:author="PR Preview" w:date="2026-01-01T00:00:00Z">
        <w:r>
          <w:t xml:space="preserve"> </w:t>
        </w:r>
      </w:ins>
      <w:hyperlink r:id="rId129">
        <w:ins w:id="1006" w:author="PR Preview" w:date="2026-01-01T00:00:00Z">
          <w:r>
            <w:rPr>
              <w:rStyle w:val="Hyperlink"/>
            </w:rPr>
            <w:t xml:space="preserve">https://en.wikipedia.org/wiki/Zero_matrix</w:t>
          </w:r>
        </w:ins>
      </w:hyperlink>
    </w:p>
    <w:bookmarkEnd w:id="130"/>
    <w:bookmarkStart w:id="132" w:name="ref-wikipedia_matrix_addition"/>
    <w:p>
      <w:pPr>
        <w:pStyle w:val="Bibliography"/>
      </w:pPr>
      <w:ins w:id="1007" w:author="PR Preview" w:date="2026-01-01T00:00:00Z">
        <w:r>
          <w:t xml:space="preserve">[5]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	</w:t>
        </w:r>
      </w:ins>
      <w:ins w:id="1010" w:author="PR Preview" w:date="2026-01-01T00:00:00Z">
        <w:r>
          <w:t xml:space="preserve">Wikipedia contributors,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“Matrix addition —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Wikipedia</w:t>
        </w:r>
      </w:ins>
      <w:ins w:id="1015" w:author="PR Preview" w:date="2026-01-01T00:00:00Z">
        <w:r>
          <w:t xml:space="preserve">,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the free encyclopedia.”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2026. Available:</w:t>
        </w:r>
      </w:ins>
      <w:ins w:id="1020" w:author="PR Preview" w:date="2026-01-01T00:00:00Z">
        <w:r>
          <w:t xml:space="preserve"> </w:t>
        </w:r>
      </w:ins>
      <w:hyperlink r:id="rId131">
        <w:ins w:id="1021" w:author="PR Preview" w:date="2026-01-01T00:00:00Z">
          <w:r>
            <w:rPr>
              <w:rStyle w:val="Hyperlink"/>
            </w:rPr>
            <w:t xml:space="preserve">https://en.wikipedia.org/wiki/Matrix_addition</w:t>
          </w:r>
        </w:ins>
      </w:hyperlink>
    </w:p>
    <w:bookmarkEnd w:id="132"/>
    <w:bookmarkStart w:id="134" w:name="ref-wikipedia_scalar_multiplication"/>
    <w:p>
      <w:pPr>
        <w:pStyle w:val="Bibliography"/>
      </w:pPr>
      <w:ins w:id="1022" w:author="PR Preview" w:date="2026-01-01T00:00:00Z">
        <w:r>
          <w:t xml:space="preserve">[6]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	</w:t>
        </w:r>
      </w:ins>
      <w:ins w:id="1025" w:author="PR Preview" w:date="2026-01-01T00:00:00Z">
        <w:r>
          <w:t xml:space="preserve">Wikipedia contributors,</w:t>
        </w:r>
      </w:ins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“Scalar multiplication —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Wikipedia</w:t>
        </w:r>
      </w:ins>
      <w:ins w:id="1030" w:author="PR Preview" w:date="2026-01-01T00:00:00Z">
        <w:r>
          <w:t xml:space="preserve">,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the free encyclopedia.”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2026. Available:</w:t>
        </w:r>
      </w:ins>
      <w:ins w:id="1035" w:author="PR Preview" w:date="2026-01-01T00:00:00Z">
        <w:r>
          <w:t xml:space="preserve"> </w:t>
        </w:r>
      </w:ins>
      <w:hyperlink r:id="rId133">
        <w:ins w:id="1036" w:author="PR Preview" w:date="2026-01-01T00:00:00Z">
          <w:r>
            <w:rPr>
              <w:rStyle w:val="Hyperlink"/>
            </w:rPr>
            <w:t xml:space="preserve">https://en.wikipedia.org/wiki/Scalar_multiplication</w:t>
          </w:r>
        </w:ins>
      </w:hyperlink>
    </w:p>
    <w:bookmarkEnd w:id="134"/>
    <w:bookmarkStart w:id="136" w:name="ref-wikipedia_matrix_multiplication"/>
    <w:p>
      <w:pPr>
        <w:pStyle w:val="Bibliography"/>
      </w:pPr>
      <w:ins w:id="1037" w:author="PR Preview" w:date="2026-01-01T00:00:00Z">
        <w:r>
          <w:t xml:space="preserve">[7]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	</w:t>
        </w:r>
      </w:ins>
      <w:ins w:id="1040" w:author="PR Preview" w:date="2026-01-01T00:00:00Z">
        <w:r>
          <w:t xml:space="preserve">Wikipedia contributors,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“Matrix multiplication —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Wikipedia</w:t>
        </w:r>
      </w:ins>
      <w:ins w:id="1045" w:author="PR Preview" w:date="2026-01-01T00:00:00Z">
        <w:r>
          <w:t xml:space="preserve">,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the free encyclopedia.”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2026. Available:</w:t>
        </w:r>
      </w:ins>
      <w:ins w:id="1050" w:author="PR Preview" w:date="2026-01-01T00:00:00Z">
        <w:r>
          <w:t xml:space="preserve"> </w:t>
        </w:r>
      </w:ins>
      <w:hyperlink r:id="rId135">
        <w:ins w:id="1051" w:author="PR Preview" w:date="2026-01-01T00:00:00Z">
          <w:r>
            <w:rPr>
              <w:rStyle w:val="Hyperlink"/>
            </w:rPr>
            <w:t xml:space="preserve">https://en.wikipedia.org/wiki/Matrix_multiplication</w:t>
          </w:r>
        </w:ins>
      </w:hyperlink>
    </w:p>
    <w:bookmarkEnd w:id="136"/>
    <w:bookmarkStart w:id="138" w:name="ref-wikipedia_square_matrix"/>
    <w:p>
      <w:pPr>
        <w:pStyle w:val="Bibliography"/>
      </w:pPr>
      <w:ins w:id="1052" w:author="PR Preview" w:date="2026-01-01T00:00:00Z">
        <w:r>
          <w:t xml:space="preserve">[8]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	</w:t>
        </w:r>
      </w:ins>
      <w:ins w:id="1055" w:author="PR Preview" w:date="2026-01-01T00:00:00Z">
        <w:r>
          <w:t xml:space="preserve">Wikipedia contributors,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“Square matrix —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Wikipedia</w:t>
        </w:r>
      </w:ins>
      <w:ins w:id="1060" w:author="PR Preview" w:date="2026-01-01T00:00:00Z">
        <w:r>
          <w:t xml:space="preserve">,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the free encyclopedia.”</w:t>
        </w:r>
      </w:ins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2026. Available:</w:t>
        </w:r>
      </w:ins>
      <w:ins w:id="1065" w:author="PR Preview" w:date="2026-01-01T00:00:00Z">
        <w:r>
          <w:t xml:space="preserve"> </w:t>
        </w:r>
      </w:ins>
      <w:hyperlink r:id="rId137">
        <w:ins w:id="1066" w:author="PR Preview" w:date="2026-01-01T00:00:00Z">
          <w:r>
            <w:rPr>
              <w:rStyle w:val="Hyperlink"/>
            </w:rPr>
            <w:t xml:space="preserve">https://en.wikipedia.org/wiki/Square_matrix</w:t>
          </w:r>
        </w:ins>
      </w:hyperlink>
    </w:p>
    <w:bookmarkEnd w:id="138"/>
    <w:bookmarkStart w:id="140" w:name="ref-wikipedia_main_diagonal"/>
    <w:p>
      <w:pPr>
        <w:pStyle w:val="Bibliography"/>
      </w:pPr>
      <w:ins w:id="1067" w:author="PR Preview" w:date="2026-01-01T00:00:00Z">
        <w:r>
          <w:t xml:space="preserve">[9]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	</w:t>
        </w:r>
      </w:ins>
      <w:ins w:id="1070" w:author="PR Preview" w:date="2026-01-01T00:00:00Z">
        <w:r>
          <w:t xml:space="preserve">Wikipedia contributors,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“Main diagonal —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Wikipedia</w:t>
        </w:r>
      </w:ins>
      <w:ins w:id="1075" w:author="PR Preview" w:date="2026-01-01T00:00:00Z">
        <w:r>
          <w:t xml:space="preserve">,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the free encyclopedia.”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2026. Available:</w:t>
        </w:r>
      </w:ins>
      <w:ins w:id="1080" w:author="PR Preview" w:date="2026-01-01T00:00:00Z">
        <w:r>
          <w:t xml:space="preserve"> </w:t>
        </w:r>
      </w:ins>
      <w:hyperlink r:id="rId139">
        <w:ins w:id="1081" w:author="PR Preview" w:date="2026-01-01T00:00:00Z">
          <w:r>
            <w:rPr>
              <w:rStyle w:val="Hyperlink"/>
            </w:rPr>
            <w:t xml:space="preserve">https://en.wikipedia.org/wiki/Main_diagonal</w:t>
          </w:r>
        </w:ins>
      </w:hyperlink>
    </w:p>
    <w:bookmarkEnd w:id="140"/>
    <w:bookmarkStart w:id="142" w:name="ref-wikipedia_identity_matrix"/>
    <w:p>
      <w:pPr>
        <w:pStyle w:val="Bibliography"/>
      </w:pPr>
      <w:ins w:id="1082" w:author="PR Preview" w:date="2026-01-01T00:00:00Z">
        <w:r>
          <w:t xml:space="preserve">[10]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	</w:t>
        </w:r>
      </w:ins>
      <w:ins w:id="1085" w:author="PR Preview" w:date="2026-01-01T00:00:00Z">
        <w:r>
          <w:t xml:space="preserve">Wikipedia contributors,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“Identity matrix —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Wikipedia</w:t>
        </w:r>
      </w:ins>
      <w:ins w:id="1090" w:author="PR Preview" w:date="2026-01-01T00:00:00Z">
        <w:r>
          <w:t xml:space="preserve">,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the free encyclopedia.”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2026. Available:</w:t>
        </w:r>
      </w:ins>
      <w:ins w:id="1095" w:author="PR Preview" w:date="2026-01-01T00:00:00Z">
        <w:r>
          <w:t xml:space="preserve"> </w:t>
        </w:r>
      </w:ins>
      <w:hyperlink r:id="rId141">
        <w:ins w:id="1096" w:author="PR Preview" w:date="2026-01-01T00:00:00Z">
          <w:r>
            <w:rPr>
              <w:rStyle w:val="Hyperlink"/>
            </w:rPr>
            <w:t xml:space="preserve">https://en.wikipedia.org/wiki/Identity_matrix</w:t>
          </w:r>
        </w:ins>
      </w:hyperlink>
    </w:p>
    <w:bookmarkEnd w:id="142"/>
    <w:bookmarkStart w:id="144" w:name="ref-wikipedia_system_of_linear_equations"/>
    <w:p>
      <w:pPr>
        <w:pStyle w:val="Bibliography"/>
      </w:pPr>
      <w:ins w:id="1097" w:author="PR Preview" w:date="2026-01-01T00:00:00Z">
        <w:r>
          <w:t xml:space="preserve">[11]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	</w:t>
        </w:r>
      </w:ins>
      <w:ins w:id="1100" w:author="PR Preview" w:date="2026-01-01T00:00:00Z">
        <w:r>
          <w:t xml:space="preserve">Wikipedia contributors,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“System of linear equations —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Wikipedia</w:t>
        </w:r>
      </w:ins>
      <w:ins w:id="1105" w:author="PR Preview" w:date="2026-01-01T00:00:00Z">
        <w:r>
          <w:t xml:space="preserve">,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the free encyclopedia.”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2026. Available:</w:t>
        </w:r>
      </w:ins>
      <w:ins w:id="1110" w:author="PR Preview" w:date="2026-01-01T00:00:00Z">
        <w:r>
          <w:t xml:space="preserve"> </w:t>
        </w:r>
      </w:ins>
      <w:hyperlink r:id="rId143">
        <w:ins w:id="1111" w:author="PR Preview" w:date="2026-01-01T00:00:00Z">
          <w:r>
            <w:rPr>
              <w:rStyle w:val="Hyperlink"/>
            </w:rPr>
            <w:t xml:space="preserve">https://en.wikipedia.org/wiki/System_of_linear_equations</w:t>
          </w:r>
        </w:ins>
      </w:hyperlink>
    </w:p>
    <w:bookmarkEnd w:id="144"/>
    <w:bookmarkStart w:id="146" w:name="ref-wikipedia_linear_map"/>
    <w:p>
      <w:pPr>
        <w:pStyle w:val="Bibliography"/>
      </w:pPr>
      <w:ins w:id="1112" w:author="PR Preview" w:date="2026-01-01T00:00:00Z">
        <w:r>
          <w:t xml:space="preserve">[12]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t xml:space="preserve">	</w:t>
        </w:r>
      </w:ins>
      <w:ins w:id="1115" w:author="PR Preview" w:date="2026-01-01T00:00:00Z">
        <w:r>
          <w:t xml:space="preserve">Wikipedia contributors,</w:t>
        </w:r>
      </w:ins>
      <w:ins w:id="1116" w:author="PR Preview" w:date="2026-01-01T00:00:00Z">
        <w:r>
          <w:t xml:space="preserve"> </w:t>
        </w:r>
      </w:ins>
      <w:ins w:id="1117" w:author="PR Preview" w:date="2026-01-01T00:00:00Z">
        <w:r>
          <w:t xml:space="preserve">“Linear map —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Wikipedia</w:t>
        </w:r>
      </w:ins>
      <w:ins w:id="1120" w:author="PR Preview" w:date="2026-01-01T00:00:00Z">
        <w:r>
          <w:t xml:space="preserve">,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the free encyclopedia.”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2026. Available:</w:t>
        </w:r>
      </w:ins>
      <w:ins w:id="1125" w:author="PR Preview" w:date="2026-01-01T00:00:00Z">
        <w:r>
          <w:t xml:space="preserve"> </w:t>
        </w:r>
      </w:ins>
      <w:hyperlink r:id="rId145">
        <w:ins w:id="1126" w:author="PR Preview" w:date="2026-01-01T00:00:00Z">
          <w:r>
            <w:rPr>
              <w:rStyle w:val="Hyperlink"/>
            </w:rPr>
            <w:t xml:space="preserve">https://en.wikipedia.org/wiki/Linear_map</w:t>
          </w:r>
        </w:ins>
      </w:hyperlink>
    </w:p>
    <w:bookmarkEnd w:id="146"/>
    <w:bookmarkStart w:id="148" w:name="ref-wikipedia_translation_geometry"/>
    <w:p>
      <w:pPr>
        <w:pStyle w:val="Bibliography"/>
      </w:pPr>
      <w:ins w:id="1127" w:author="PR Preview" w:date="2026-01-01T00:00:00Z">
        <w:r>
          <w:t xml:space="preserve">[13]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	</w:t>
        </w:r>
      </w:ins>
      <w:ins w:id="1130" w:author="PR Preview" w:date="2026-01-01T00:00:00Z">
        <w:r>
          <w:t xml:space="preserve">Wikipedia contributors,</w:t>
        </w:r>
      </w:ins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“Translation (geometry) —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Wikipedia</w:t>
        </w:r>
      </w:ins>
      <w:ins w:id="1135" w:author="PR Preview" w:date="2026-01-01T00:00:00Z">
        <w:r>
          <w:t xml:space="preserve">,</w:t>
        </w:r>
      </w:ins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the free encyclopedia.”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2026. Available:</w:t>
        </w:r>
      </w:ins>
      <w:ins w:id="1140" w:author="PR Preview" w:date="2026-01-01T00:00:00Z">
        <w:r>
          <w:t xml:space="preserve"> </w:t>
        </w:r>
      </w:ins>
      <w:hyperlink r:id="rId147">
        <w:ins w:id="1141" w:author="PR Preview" w:date="2026-01-01T00:00:00Z">
          <w:r>
            <w:rPr>
              <w:rStyle w:val="Hyperlink"/>
            </w:rPr>
            <w:t xml:space="preserve">https://en.wikipedia.org/wiki/Translation_(geometry)</w:t>
          </w:r>
        </w:ins>
      </w:hyperlink>
    </w:p>
    <w:bookmarkEnd w:id="148"/>
    <w:bookmarkStart w:id="150" w:name="ref-zhou2024matrix"/>
    <w:p>
      <w:pPr>
        <w:pStyle w:val="Bibliography"/>
      </w:pPr>
      <w:ins w:id="1142" w:author="PR Preview" w:date="2026-01-01T00:00:00Z">
        <w:r>
          <w:t xml:space="preserve">[14]</w:t>
        </w:r>
      </w:ins>
      <w:ins w:id="1143" w:author="PR Preview" w:date="2026-01-01T00:00:00Z">
        <w:r>
          <w:t xml:space="preserve"> </w:t>
        </w:r>
      </w:ins>
      <w:ins w:id="1144" w:author="PR Preview" w:date="2026-01-01T00:00:00Z">
        <w:r>
          <w:t xml:space="preserve">	</w:t>
        </w:r>
      </w:ins>
      <w:ins w:id="1145" w:author="PR Preview" w:date="2026-01-01T00:00:00Z">
        <w:r>
          <w:t xml:space="preserve">H. Zhou,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“Matrices.”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Lecture notes for Biostat 216, Mathematical Methods for Biostatistics, University of California, Los Angeles, 2024. Accessed: Oct. 05, 2026. [Online]. Available:</w:t>
        </w:r>
      </w:ins>
      <w:ins w:id="1150" w:author="PR Preview" w:date="2026-01-01T00:00:00Z">
        <w:r>
          <w:t xml:space="preserve"> </w:t>
        </w:r>
      </w:ins>
      <w:hyperlink r:id="rId149">
        <w:ins w:id="1151" w:author="PR Preview" w:date="2026-01-01T00:00:00Z">
          <w:r>
            <w:rPr>
              <w:rStyle w:val="Hyperlink"/>
            </w:rPr>
            <w:t xml:space="preserve">https://ucla-biostat-216.github.io/2024fall/slides/03-matrix/03-matrix.html</w:t>
          </w:r>
        </w:ins>
      </w:hyperlink>
    </w:p>
    <w:bookmarkEnd w:id="150"/>
    <w:bookmarkStart w:id="152" w:name="ref-boyd2018vmls"/>
    <w:p>
      <w:pPr>
        <w:pStyle w:val="Bibliography"/>
      </w:pPr>
      <w:ins w:id="1152" w:author="PR Preview" w:date="2026-01-01T00:00:00Z">
        <w:r>
          <w:t xml:space="preserve">[15]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	</w:t>
        </w:r>
      </w:ins>
      <w:ins w:id="1155" w:author="PR Preview" w:date="2026-01-01T00:00:00Z">
        <w:r>
          <w:t xml:space="preserve">S. Boyd and L. Vandenberghe,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rPr>
            <w:i/>
            <w:iCs/>
          </w:rPr>
          <w:t xml:space="preserve">Introduction to applied linear algebra: Vectors, matrices, and least squares</w:t>
        </w:r>
      </w:ins>
      <w:ins w:id="1158" w:author="PR Preview" w:date="2026-01-01T00:00:00Z">
        <w:r>
          <w:t xml:space="preserve">. Cambridge University Press, 2018. doi:</w:t>
        </w:r>
      </w:ins>
      <w:ins w:id="1159" w:author="PR Preview" w:date="2026-01-01T00:00:00Z">
        <w:r>
          <w:t xml:space="preserve"> </w:t>
        </w:r>
      </w:ins>
      <w:hyperlink r:id="rId151">
        <w:ins w:id="1160" w:author="PR Preview" w:date="2026-01-01T00:00:00Z">
          <w:r>
            <w:rPr>
              <w:rStyle w:val="Hyperlink"/>
            </w:rPr>
            <w:t xml:space="preserve">10.1017/9781108583664</w:t>
          </w:r>
        </w:ins>
      </w:hyperlink>
      <w:ins w:id="1161" w:author="PR Preview" w:date="2026-01-01T00:00:00Z">
        <w:r>
          <w:t xml:space="preserve">.</w:t>
        </w:r>
      </w:ins>
    </w:p>
    <w:bookmarkEnd w:id="152"/>
    <w:bookmarkStart w:id="154" w:name="ref-wikipedia_hyperplane"/>
    <w:p>
      <w:pPr>
        <w:pStyle w:val="Bibliography"/>
      </w:pPr>
      <w:ins w:id="1162" w:author="PR Preview" w:date="2026-01-01T00:00:00Z">
        <w:r>
          <w:t xml:space="preserve">[16]</w:t>
        </w:r>
      </w:ins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	</w:t>
        </w:r>
      </w:ins>
      <w:ins w:id="1165" w:author="PR Preview" w:date="2026-01-01T00:00:00Z">
        <w:r>
          <w:t xml:space="preserve">Wikipedia contributors,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“Hyperplane —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Wikipedia</w:t>
        </w:r>
      </w:ins>
      <w:ins w:id="1170" w:author="PR Preview" w:date="2026-01-01T00:00:00Z">
        <w:r>
          <w:t xml:space="preserve">,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the free encyclopedia.”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2026. Available:</w:t>
        </w:r>
      </w:ins>
      <w:ins w:id="1175" w:author="PR Preview" w:date="2026-01-01T00:00:00Z">
        <w:r>
          <w:t xml:space="preserve"> </w:t>
        </w:r>
      </w:ins>
      <w:hyperlink r:id="rId153">
        <w:ins w:id="1176" w:author="PR Preview" w:date="2026-01-01T00:00:00Z">
          <w:r>
            <w:rPr>
              <w:rStyle w:val="Hyperlink"/>
            </w:rPr>
            <w:t xml:space="preserve">https://en.wikipedia.org/wiki/Hyperplane</w:t>
          </w:r>
        </w:ins>
      </w:hyperlink>
    </w:p>
    <w:bookmarkEnd w:id="154"/>
    <w:bookmarkStart w:id="156" w:name="ref-wikipedia_normal_geometry"/>
    <w:p>
      <w:pPr>
        <w:pStyle w:val="Bibliography"/>
      </w:pPr>
      <w:ins w:id="1177" w:author="PR Preview" w:date="2026-01-01T00:00:00Z">
        <w:r>
          <w:t xml:space="preserve">[17]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	</w:t>
        </w:r>
      </w:ins>
      <w:ins w:id="1180" w:author="PR Preview" w:date="2026-01-01T00:00:00Z">
        <w:r>
          <w:t xml:space="preserve">Wikipedia contributors,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“Normal (geometry) —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Wikipedia</w:t>
        </w:r>
      </w:ins>
      <w:ins w:id="1185" w:author="PR Preview" w:date="2026-01-01T00:00:00Z">
        <w:r>
          <w:t xml:space="preserve">,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the free encyclopedia.”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2026. Available:</w:t>
        </w:r>
      </w:ins>
      <w:ins w:id="1190" w:author="PR Preview" w:date="2026-01-01T00:00:00Z">
        <w:r>
          <w:t xml:space="preserve"> </w:t>
        </w:r>
      </w:ins>
      <w:hyperlink r:id="rId155">
        <w:ins w:id="1191" w:author="PR Preview" w:date="2026-01-01T00:00:00Z">
          <w:r>
            <w:rPr>
              <w:rStyle w:val="Hyperlink"/>
            </w:rPr>
            <w:t xml:space="preserve">https://en.wikipedia.org/wiki/Normal_(geometry)</w:t>
          </w:r>
        </w:ins>
      </w:hyperlink>
    </w:p>
    <w:bookmarkEnd w:id="156"/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51" Type="http://schemas.openxmlformats.org/officeDocument/2006/relationships/hyperlink" Target="https://doi.org/10.1017/9781108583664" TargetMode="External"/><Relationship Id="rId153" Type="http://schemas.openxmlformats.org/officeDocument/2006/relationships/hyperlink" Target="https://en.wikipedia.org/wiki/Hyperplane" TargetMode="External"/><Relationship Id="rId141" Type="http://schemas.openxmlformats.org/officeDocument/2006/relationships/hyperlink" Target="https://en.wikipedia.org/wiki/Identity_matrix" TargetMode="External"/><Relationship Id="rId145" Type="http://schemas.openxmlformats.org/officeDocument/2006/relationships/hyperlink" Target="https://en.wikipedia.org/wiki/Linear_map" TargetMode="External"/><Relationship Id="rId139" Type="http://schemas.openxmlformats.org/officeDocument/2006/relationships/hyperlink" Target="https://en.wikipedia.org/wiki/Main_diagonal" TargetMode="External"/><Relationship Id="rId123" Type="http://schemas.openxmlformats.org/officeDocument/2006/relationships/hyperlink" Target="https://en.wikipedia.org/wiki/Matrix_(mathematics)" TargetMode="External"/><Relationship Id="rId131" Type="http://schemas.openxmlformats.org/officeDocument/2006/relationships/hyperlink" Target="https://en.wikipedia.org/wiki/Matrix_addition" TargetMode="External"/><Relationship Id="rId135" Type="http://schemas.openxmlformats.org/officeDocument/2006/relationships/hyperlink" Target="https://en.wikipedia.org/wiki/Matrix_multiplication" TargetMode="External"/><Relationship Id="rId155" Type="http://schemas.openxmlformats.org/officeDocument/2006/relationships/hyperlink" Target="https://en.wikipedia.org/wiki/Normal_(geometry)" TargetMode="External"/><Relationship Id="rId133" Type="http://schemas.openxmlformats.org/officeDocument/2006/relationships/hyperlink" Target="https://en.wikipedia.org/wiki/Scalar_multiplication" TargetMode="External"/><Relationship Id="rId137" Type="http://schemas.openxmlformats.org/officeDocument/2006/relationships/hyperlink" Target="https://en.wikipedia.org/wiki/Square_matrix" TargetMode="External"/><Relationship Id="rId143" Type="http://schemas.openxmlformats.org/officeDocument/2006/relationships/hyperlink" Target="https://en.wikipedia.org/wiki/System_of_linear_equations" TargetMode="External"/><Relationship Id="rId125" Type="http://schemas.openxmlformats.org/officeDocument/2006/relationships/hyperlink" Target="https://en.wikipedia.org/wiki/Tensor" TargetMode="External"/><Relationship Id="rId147" Type="http://schemas.openxmlformats.org/officeDocument/2006/relationships/hyperlink" Target="https://en.wikipedia.org/wiki/Translation_(geometry)" TargetMode="External"/><Relationship Id="rId127" Type="http://schemas.openxmlformats.org/officeDocument/2006/relationships/hyperlink" Target="https://en.wikipedia.org/wiki/Transpose" TargetMode="External"/><Relationship Id="rId129" Type="http://schemas.openxmlformats.org/officeDocument/2006/relationships/hyperlink" Target="https://en.wikipedia.org/wiki/Zero_matrix" TargetMode="External"/><Relationship Id="rId149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51" Type="http://schemas.openxmlformats.org/officeDocument/2006/relationships/hyperlink" Target="https://doi.org/10.1017/9781108583664" TargetMode="External"/><Relationship Id="rId153" Type="http://schemas.openxmlformats.org/officeDocument/2006/relationships/hyperlink" Target="https://en.wikipedia.org/wiki/Hyperplane" TargetMode="External"/><Relationship Id="rId141" Type="http://schemas.openxmlformats.org/officeDocument/2006/relationships/hyperlink" Target="https://en.wikipedia.org/wiki/Identity_matrix" TargetMode="External"/><Relationship Id="rId145" Type="http://schemas.openxmlformats.org/officeDocument/2006/relationships/hyperlink" Target="https://en.wikipedia.org/wiki/Linear_map" TargetMode="External"/><Relationship Id="rId139" Type="http://schemas.openxmlformats.org/officeDocument/2006/relationships/hyperlink" Target="https://en.wikipedia.org/wiki/Main_diagonal" TargetMode="External"/><Relationship Id="rId123" Type="http://schemas.openxmlformats.org/officeDocument/2006/relationships/hyperlink" Target="https://en.wikipedia.org/wiki/Matrix_(mathematics)" TargetMode="External"/><Relationship Id="rId131" Type="http://schemas.openxmlformats.org/officeDocument/2006/relationships/hyperlink" Target="https://en.wikipedia.org/wiki/Matrix_addition" TargetMode="External"/><Relationship Id="rId135" Type="http://schemas.openxmlformats.org/officeDocument/2006/relationships/hyperlink" Target="https://en.wikipedia.org/wiki/Matrix_multiplication" TargetMode="External"/><Relationship Id="rId155" Type="http://schemas.openxmlformats.org/officeDocument/2006/relationships/hyperlink" Target="https://en.wikipedia.org/wiki/Normal_(geometry)" TargetMode="External"/><Relationship Id="rId133" Type="http://schemas.openxmlformats.org/officeDocument/2006/relationships/hyperlink" Target="https://en.wikipedia.org/wiki/Scalar_multiplication" TargetMode="External"/><Relationship Id="rId137" Type="http://schemas.openxmlformats.org/officeDocument/2006/relationships/hyperlink" Target="https://en.wikipedia.org/wiki/Square_matrix" TargetMode="External"/><Relationship Id="rId143" Type="http://schemas.openxmlformats.org/officeDocument/2006/relationships/hyperlink" Target="https://en.wikipedia.org/wiki/System_of_linear_equations" TargetMode="External"/><Relationship Id="rId125" Type="http://schemas.openxmlformats.org/officeDocument/2006/relationships/hyperlink" Target="https://en.wikipedia.org/wiki/Tensor" TargetMode="External"/><Relationship Id="rId147" Type="http://schemas.openxmlformats.org/officeDocument/2006/relationships/hyperlink" Target="https://en.wikipedia.org/wiki/Translation_(geometry)" TargetMode="External"/><Relationship Id="rId127" Type="http://schemas.openxmlformats.org/officeDocument/2006/relationships/hyperlink" Target="https://en.wikipedia.org/wiki/Transpose" TargetMode="External"/><Relationship Id="rId129" Type="http://schemas.openxmlformats.org/officeDocument/2006/relationships/hyperlink" Target="https://en.wikipedia.org/wiki/Zero_matrix" TargetMode="External"/><Relationship Id="rId149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2026-10-18T08:46:55Z</dcterms:created>
  <dcterms:modified xsi:type="dcterms:W3CDTF">2026-10-18T08:46:55Z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