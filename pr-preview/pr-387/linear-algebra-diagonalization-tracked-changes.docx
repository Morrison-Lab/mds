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(Eigenspace)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λ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an eigenvalue of a</w:delText>
        </w:r>
      </w:del>
      <w:del w:id="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matrix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hyperlink r:id="rId13">
        <w:del w:id="15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16" w:author="PR Preview" w:date="2026-01-01T00:00:00Z">
        <w:r>
          <w:delText xml:space="preserve">).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b/>
            <w:bCs/>
          </w:rPr>
          <w:delText xml:space="preserve">eigenspace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(Wikipedia contributors 2026d)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of</w:delText>
        </w:r>
      </w:del>
      <w:del w:id="25" w:author="PR Preview" w:date="2026-01-01T00:00:00Z">
        <w:r>
          <w:delText xml:space="preserve"> </w:delText>
        </w:r>
      </w:del>
      <m:oMath>
        <m:r>
          <m:t>λ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29" w:author="PR Preview" w:date="2026-01-01T00:00:00Z">
        <w:r>
          <w:delText xml:space="preserve">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It is a subspace of</w:delText>
        </w:r>
      </w:del>
      <w:del w:id="3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(</w:delText>
        </w:r>
      </w:del>
      <w:hyperlink r:id="rId26">
        <w:del w:id="35" w:author="PR Preview" w:date="2026-01-01T00:00:00Z">
          <w:r>
            <w:rPr>
              <w:rStyle w:val="Hyperlink"/>
            </w:rPr>
            <w:delText xml:space="preserve">Theorem 2 in Column Space, Null Space and Rank-Nullity</w:delText>
          </w:r>
        </w:del>
      </w:hyperlink>
      <w:del w:id="36" w:author="PR Preview" w:date="2026-01-01T00:00:00Z">
        <w:r>
          <w:delText xml:space="preserve">).</w:delText>
        </w:r>
      </w:del>
    </w:p>
    <w:p>
      <w:pPr>
        <w:pStyle w:val="FirstParagraph"/>
      </w:pPr>
      <w:ins w:id="37" w:author="PR Preview" w:date="2026-01-01T00:00:00Z">
        <w:r>
          <w:rPr>
            <w:b/>
            <w:bCs/>
          </w:rPr>
          <w:t xml:space="preserve">Definition 1 (Eigenspace)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Let</w:t>
        </w:r>
      </w:ins>
      <w:ins w:id="40" w:author="PR Preview" w:date="2026-01-01T00:00:00Z">
        <w:r>
          <w:t xml:space="preserve"> </w:t>
        </w:r>
      </w:ins>
      <m:oMath>
        <m:r>
          <m:t>λ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be an eigenvalue of a</w:t>
        </w:r>
      </w:ins>
      <w:ins w:id="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matrix</w:t>
        </w:r>
      </w:ins>
      <w:ins w:id="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</w:t>
        </w:r>
      </w:ins>
      <w:hyperlink r:id="rId13">
        <w:ins w:id="49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50" w:author="PR Preview" w:date="2026-01-01T00:00:00Z">
        <w:r>
          <w:t xml:space="preserve">).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eigenspace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[2]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of</w:t>
        </w:r>
      </w:ins>
      <w:ins w:id="59" w:author="PR Preview" w:date="2026-01-01T00:00:00Z">
        <w:r>
          <w:t xml:space="preserve"> </w:t>
        </w:r>
      </w:ins>
      <m:oMath>
        <m:r>
          <m:t>λ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is</w:t>
        </w:r>
      </w:ins>
      <w:ins w:id="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63" w:author="PR Preview" w:date="2026-01-01T00:00:00Z">
        <w:r>
          <w:t xml:space="preserve">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It is a subspace of</w:t>
        </w:r>
      </w:ins>
      <w:ins w:id="6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(</w:t>
        </w:r>
      </w:ins>
      <w:hyperlink r:id="rId26">
        <w:ins w:id="69" w:author="PR Preview" w:date="2026-01-01T00:00:00Z">
          <w:r>
            <w:rPr>
              <w:rStyle w:val="Hyperlink"/>
            </w:rPr>
            <w:t xml:space="preserve">Theorem 2 in Column Space, Null Space and Rank-Nullity</w:t>
          </w:r>
        </w:ins>
      </w:hyperlink>
      <w:ins w:id="70" w:author="PR Preview" w:date="2026-01-01T00:00:00Z">
        <w:r>
          <w:t xml:space="preserve">).</w:t>
        </w:r>
      </w:ins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del w:id="71" w:author="PR Preview" w:date="2026-01-01T00:00:00Z">
        <w:r>
          <w:rPr>
            <w:b/>
            <w:bCs/>
          </w:rPr>
          <w:delText xml:space="preserve">Definition 3 (Similar matrices)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Two</w:delText>
        </w:r>
      </w:del>
      <w:del w:id="7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matrices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and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are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b/>
            <w:bCs/>
          </w:rPr>
          <w:delText xml:space="preserve">similar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(Wikipedia contributors 2026e)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if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for some invertible</w:delText>
        </w:r>
      </w:del>
      <w:del w:id="9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matrix</w:delText>
        </w:r>
      </w:del>
      <w:del w:id="95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</w:delText>
        </w:r>
      </w:del>
      <w:hyperlink r:id="rId15">
        <w:del w:id="98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99" w:author="PR Preview" w:date="2026-01-01T00:00:00Z">
        <w:r>
          <w:delText xml:space="preserve">).</w:delText>
        </w:r>
      </w:del>
    </w:p>
    <w:p>
      <w:pPr>
        <w:pStyle w:val="FirstParagraph"/>
      </w:pPr>
      <w:ins w:id="100" w:author="PR Preview" w:date="2026-01-01T00:00:00Z">
        <w:r>
          <w:rPr>
            <w:b/>
            <w:bCs/>
          </w:rPr>
          <w:t xml:space="preserve">Definition 3 (Similar matrices)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Two</w:t>
        </w:r>
      </w:ins>
      <w:ins w:id="1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matrices</w:t>
        </w:r>
      </w:ins>
      <w:ins w:id="1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</w:t>
        </w:r>
      </w:ins>
      <w:ins w:id="10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are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b/>
            <w:bCs/>
          </w:rPr>
          <w:t xml:space="preserve">similar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[3]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if</w:t>
        </w:r>
      </w:ins>
      <w:ins w:id="11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for some invertible</w:t>
        </w:r>
      </w:ins>
      <w:ins w:id="12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matrix</w:t>
        </w:r>
      </w:ins>
      <w:ins w:id="124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</w:t>
        </w:r>
      </w:ins>
      <w:hyperlink r:id="rId15">
        <w:ins w:id="127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28" w:author="PR Preview" w:date="2026-01-01T00:00:00Z">
        <w:r>
          <w:t xml:space="preserve">).</w:t>
        </w:r>
      </w:ins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del w:id="129" w:author="PR Preview" w:date="2026-01-01T00:00:00Z">
        <w:r>
          <w:rPr>
            <w:b/>
            <w:bCs/>
          </w:rPr>
          <w:delText xml:space="preserve">Definition 4 (Diagonalizable matrix)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A</w:delText>
        </w:r>
      </w:del>
      <w:del w:id="1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matrix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is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rPr>
            <w:b/>
            <w:bCs/>
          </w:rPr>
          <w:delText xml:space="preserve">diagonalizable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(Wikipedia contributors 2026c)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if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for some invertible</w:delText>
        </w:r>
      </w:del>
      <w:del w:id="1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matrix</w:delText>
        </w:r>
      </w:del>
      <w:del w:id="15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and diagonal</w:delText>
        </w:r>
      </w:del>
      <w:del w:id="15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matrix</w:delText>
        </w:r>
      </w:del>
      <w:del w:id="15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(</w:delText>
        </w:r>
      </w:del>
      <w:hyperlink r:id="rId66">
        <w:del w:id="159" w:author="PR Preview" w:date="2026-01-01T00:00:00Z">
          <w:r>
            <w:rPr>
              <w:rStyle w:val="Hyperlink"/>
            </w:rPr>
            <w:delText xml:space="preserve">Definition 4 in Special Matrices and Decompositions</w:delText>
          </w:r>
        </w:del>
      </w:hyperlink>
      <w:del w:id="160" w:author="PR Preview" w:date="2026-01-01T00:00:00Z">
        <w:r>
          <w:delText xml:space="preserve">);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by</w:delText>
        </w:r>
      </w:del>
      <w:del w:id="163" w:author="PR Preview" w:date="2026-01-01T00:00:00Z">
        <w:r>
          <w:delText xml:space="preserve"> </w:delText>
        </w:r>
      </w:del>
      <w:hyperlink w:anchor="rem-similar-both-ways">
        <w:del w:id="164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165" w:author="PR Preview" w:date="2026-01-01T00:00:00Z">
        <w:r>
          <w:delText xml:space="preserve">, that is the same as</w:delText>
        </w:r>
      </w:del>
      <w:del w:id="16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del w:id="167" w:author="PR Preview" w:date="2026-01-01T00:00:00Z">
        <w:r>
          <w:delText xml:space="preserve">,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so a diagonalizable matrix is one similar to a diagonal matrix (</w:delText>
        </w:r>
      </w:del>
      <w:hyperlink w:anchor="def-similar">
        <w:del w:id="17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71" w:author="PR Preview" w:date="2026-01-01T00:00:00Z">
        <w:r>
          <w:delText xml:space="preserve">).</w:delText>
        </w:r>
      </w:del>
    </w:p>
    <w:p>
      <w:pPr>
        <w:pStyle w:val="BodyText"/>
      </w:pPr>
      <w:ins w:id="172" w:author="PR Preview" w:date="2026-01-01T00:00:00Z">
        <w:r>
          <w:rPr>
            <w:b/>
            <w:bCs/>
          </w:rPr>
          <w:t xml:space="preserve">Definition 4 (Diagonalizable matrix)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</w:t>
        </w:r>
      </w:ins>
      <w:ins w:id="17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matrix</w:t>
        </w:r>
      </w:ins>
      <w:ins w:id="1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is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rPr>
            <w:b/>
            <w:bCs/>
          </w:rPr>
          <w:t xml:space="preserve">diagonalizable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[4]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if</w:t>
        </w:r>
      </w:ins>
      <w:ins w:id="1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for some invertible</w:t>
        </w:r>
      </w:ins>
      <w:ins w:id="1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matrix</w:t>
        </w:r>
      </w:ins>
      <w:ins w:id="19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and diagonal</w:t>
        </w:r>
      </w:ins>
      <w:ins w:id="1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matrix</w:t>
        </w:r>
      </w:ins>
      <w:ins w:id="19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(</w:t>
        </w:r>
      </w:ins>
      <w:hyperlink r:id="rId66">
        <w:ins w:id="202" w:author="PR Preview" w:date="2026-01-01T00:00:00Z">
          <w:r>
            <w:rPr>
              <w:rStyle w:val="Hyperlink"/>
            </w:rPr>
            <w:t xml:space="preserve">Definition 4 in Special Matrices and Decompositions</w:t>
          </w:r>
        </w:ins>
      </w:hyperlink>
      <w:ins w:id="203" w:author="PR Preview" w:date="2026-01-01T00:00:00Z">
        <w:r>
          <w:t xml:space="preserve">);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by</w:t>
        </w:r>
      </w:ins>
      <w:ins w:id="206" w:author="PR Preview" w:date="2026-01-01T00:00:00Z">
        <w:r>
          <w:t xml:space="preserve"> </w:t>
        </w:r>
      </w:ins>
      <w:hyperlink w:anchor="rem-similar-both-ways">
        <w:ins w:id="207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208" w:author="PR Preview" w:date="2026-01-01T00:00:00Z">
        <w:r>
          <w:t xml:space="preserve">, that is the same as</w:t>
        </w:r>
      </w:ins>
      <w:ins w:id="20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so a diagonalizable matrix is one similar to a diagonal matrix (</w:t>
        </w:r>
      </w:ins>
      <w:hyperlink w:anchor="def-similar">
        <w:ins w:id="21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14" w:author="PR Preview" w:date="2026-01-01T00:00:00Z">
        <w:r>
          <w:t xml:space="preserve">).</w:t>
        </w:r>
      </w:ins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5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15" w:author="PR Preview" w:date="2026-01-01T00:00:00Z">
        <w:r>
          <w:delText xml:space="preserve">where</w:delText>
        </w:r>
      </w:del>
      <w:del w:id="2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(</w:delText>
        </w:r>
      </w:del>
      <m:oMath>
        <m:r>
          <m:t>k</m:t>
        </m:r>
        <m:r>
          <m:rPr>
            <m:sty m:val="p"/>
          </m:rPr>
          <m:t>×</m:t>
        </m:r>
        <m:r>
          <m:t>l</m:t>
        </m:r>
      </m:oMath>
      <w:del w:id="219" w:author="PR Preview" w:date="2026-01-01T00:00:00Z">
        <w:r>
          <w:delText xml:space="preserve">) holds the entries</w:delText>
        </w:r>
      </w:del>
      <w:del w:id="22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with</w:delText>
        </w:r>
      </w:del>
      <w:del w:id="2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k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and</w:delText>
        </w:r>
      </w:del>
      <w:del w:id="226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≤</m:t>
        </m:r>
        <m:r>
          <m:t>l</m:t>
        </m:r>
      </m:oMath>
      <w:del w:id="227" w:author="PR Preview" w:date="2026-01-01T00:00:00Z">
        <w:r>
          <w:delText xml:space="preserve">,</w:delText>
        </w:r>
      </w:del>
      <w:del w:id="22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(</w:delText>
        </w:r>
      </w:del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del w:id="231" w:author="PR Preview" w:date="2026-01-01T00:00:00Z">
        <w:r>
          <w:delText xml:space="preserve">) those with</w:delText>
        </w:r>
      </w:del>
      <w:del w:id="23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k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and</w:delText>
        </w:r>
      </w:del>
      <w:del w:id="235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&gt;</m:t>
        </m:r>
        <m:r>
          <m:t>l</m:t>
        </m:r>
      </m:oMath>
      <w:del w:id="236" w:author="PR Preview" w:date="2026-01-01T00:00:00Z">
        <w:r>
          <w:delText xml:space="preserve">,</w:delText>
        </w:r>
      </w:del>
      <w:del w:id="237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(</w:delText>
        </w:r>
      </w:del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del w:id="240" w:author="PR Preview" w:date="2026-01-01T00:00:00Z">
        <w:r>
          <w:delText xml:space="preserve">) those with</w:delText>
        </w:r>
      </w:del>
      <w:del w:id="24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k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</w:delText>
        </w:r>
      </w:del>
      <w:del w:id="244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≤</m:t>
        </m:r>
        <m:r>
          <m:t>l</m:t>
        </m:r>
      </m:oMath>
      <w:del w:id="245" w:author="PR Preview" w:date="2026-01-01T00:00:00Z">
        <w:r>
          <w:delText xml:space="preserve">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and</w:delText>
        </w:r>
      </w:del>
      <w:del w:id="248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(</w:delText>
        </w:r>
      </w:del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del w:id="251" w:author="PR Preview" w:date="2026-01-01T00:00:00Z">
        <w:r>
          <w:delText xml:space="preserve">) those with</w:delText>
        </w:r>
      </w:del>
      <w:del w:id="25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k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and</w:delText>
        </w:r>
      </w:del>
      <w:del w:id="255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&gt;</m:t>
        </m:r>
        <m:r>
          <m:t>l</m:t>
        </m:r>
      </m:oMath>
      <w:del w:id="256" w:author="PR Preview" w:date="2026-01-01T00:00:00Z">
        <w:r>
          <w:delText xml:space="preserve">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each in its original order.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A matrix written this way is a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rPr>
            <w:b/>
            <w:bCs/>
          </w:rPr>
          <w:delText xml:space="preserve">block matrix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(Wikipedia contributors 2026a)</w:delText>
        </w:r>
      </w:del>
      <w:del w:id="265" w:author="PR Preview" w:date="2026-01-01T00:00:00Z">
        <w:r>
          <w:delText xml:space="preserve">.</w:delText>
        </w:r>
      </w:del>
    </w:p>
    <w:p>
      <w:pPr>
        <w:pStyle w:val="FirstParagraph"/>
      </w:pPr>
      <w:ins w:id="266" w:author="PR Preview" w:date="2026-01-01T00:00:00Z">
        <w:r>
          <w:t xml:space="preserve">where</w:t>
        </w:r>
      </w:ins>
      <w:ins w:id="2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×</m:t>
        </m:r>
        <m:r>
          <m:t>l</m:t>
        </m:r>
      </m:oMath>
      <w:ins w:id="270" w:author="PR Preview" w:date="2026-01-01T00:00:00Z">
        <w:r>
          <w:t xml:space="preserve">) holds the entries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with</w:t>
        </w:r>
      </w:ins>
      <w:ins w:id="27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</w:t>
        </w:r>
      </w:ins>
      <w:ins w:id="27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l</m:t>
        </m:r>
      </m:oMath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ins w:id="282" w:author="PR Preview" w:date="2026-01-01T00:00:00Z">
        <w:r>
          <w:t xml:space="preserve">) those with</w:t>
        </w:r>
      </w:ins>
      <w:ins w:id="2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and</w:t>
        </w:r>
      </w:ins>
      <w:ins w:id="28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l</m:t>
        </m:r>
      </m:oMath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(</w:t>
        </w:r>
      </w:ins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ins w:id="291" w:author="PR Preview" w:date="2026-01-01T00:00:00Z">
        <w:r>
          <w:t xml:space="preserve">) those with</w:t>
        </w:r>
      </w:ins>
      <w:ins w:id="29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</w:t>
        </w:r>
      </w:ins>
      <w:ins w:id="295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l</m:t>
        </m:r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and</w:t>
        </w:r>
      </w:ins>
      <w:ins w:id="299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(</w:t>
        </w:r>
      </w:ins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ins w:id="302" w:author="PR Preview" w:date="2026-01-01T00:00:00Z">
        <w:r>
          <w:t xml:space="preserve">) those with</w:t>
        </w:r>
      </w:ins>
      <w:ins w:id="30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</w:t>
        </w:r>
      </w:ins>
      <w:ins w:id="30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l</m:t>
        </m:r>
      </m:oMath>
      <w:ins w:id="307" w:author="PR Preview" w:date="2026-01-01T00:00:00Z">
        <w:r>
          <w:t xml:space="preserve">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each in its original order.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 matrix written this way is a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rPr>
            <w:b/>
            <w:bCs/>
          </w:rPr>
          <w:t xml:space="preserve">block matrix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[6]</w:t>
        </w:r>
      </w:ins>
      <w:ins w:id="316" w:author="PR Preview" w:date="2026-01-01T00:00:00Z">
        <w:r>
          <w:t xml:space="preserve">.</w:t>
        </w:r>
      </w:ins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del w:id="317" w:author="PR Preview" w:date="2026-01-01T00:00:00Z">
        <w:r>
          <w:rPr>
            <w:b/>
            <w:bCs/>
          </w:rPr>
          <w:delText xml:space="preserve">Definition 7 (Schur complement)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For a block matrix</w:delText>
        </w:r>
      </w:del>
      <w:del w:id="32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as in</w:delText>
        </w:r>
      </w:del>
      <w:del w:id="323" w:author="PR Preview" w:date="2026-01-01T00:00:00Z">
        <w:r>
          <w:delText xml:space="preserve"> </w:delText>
        </w:r>
      </w:del>
      <w:hyperlink w:anchor="thm-block-quadratic">
        <w:del w:id="324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with</w:delText>
        </w:r>
      </w:del>
      <w:del w:id="3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invertible,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the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rPr>
            <w:b/>
            <w:bCs/>
          </w:rPr>
          <w:delText xml:space="preserve">Schur complement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(Wikipedia contributors 2026f)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of</w:delText>
        </w:r>
      </w:del>
      <w:del w:id="3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in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is the</w:delText>
        </w:r>
      </w:del>
      <w:del w:id="34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m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matrix</w:delText>
        </w:r>
      </w:del>
      <w:del w:id="34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defined in</w:delText>
        </w:r>
      </w:del>
      <w:del w:id="350" w:author="PR Preview" w:date="2026-01-01T00:00:00Z">
        <w:r>
          <w:delText xml:space="preserve"> </w:delText>
        </w:r>
      </w:del>
      <w:hyperlink w:anchor="thm-block-quadratic">
        <w:del w:id="35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352" w:author="PR Preview" w:date="2026-01-01T00:00:00Z">
        <w:r>
          <w:delText xml:space="preserve">.</w:delText>
        </w:r>
      </w:del>
    </w:p>
    <w:p>
      <w:pPr>
        <w:pStyle w:val="FirstParagraph"/>
      </w:pPr>
      <w:ins w:id="353" w:author="PR Preview" w:date="2026-01-01T00:00:00Z">
        <w:r>
          <w:rPr>
            <w:b/>
            <w:bCs/>
          </w:rPr>
          <w:t xml:space="preserve">Definition 7 (Schur complement)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For a block matrix</w:t>
        </w:r>
      </w:ins>
      <w:ins w:id="35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as in</w:t>
        </w:r>
      </w:ins>
      <w:ins w:id="359" w:author="PR Preview" w:date="2026-01-01T00:00:00Z">
        <w:r>
          <w:t xml:space="preserve"> </w:t>
        </w:r>
      </w:ins>
      <w:hyperlink w:anchor="thm-block-quadratic">
        <w:ins w:id="360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with</w:t>
        </w:r>
      </w:ins>
      <w:ins w:id="3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invertible,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the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rPr>
            <w:b/>
            <w:bCs/>
          </w:rPr>
          <w:t xml:space="preserve">Schur complement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[7]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of</w:t>
        </w:r>
      </w:ins>
      <w:ins w:id="3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in</w:t>
        </w:r>
      </w:ins>
      <w:ins w:id="37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is the</w:t>
        </w:r>
      </w:ins>
      <w:ins w:id="38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matrix</w:t>
        </w:r>
      </w:ins>
      <w:ins w:id="38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defined in</w:t>
        </w:r>
      </w:ins>
      <w:ins w:id="386" w:author="PR Preview" w:date="2026-01-01T00:00:00Z">
        <w:r>
          <w:t xml:space="preserve"> </w:t>
        </w:r>
      </w:ins>
      <w:hyperlink w:anchor="thm-block-quadratic">
        <w:ins w:id="38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88" w:author="PR Preview" w:date="2026-01-01T00:00:00Z">
        <w:r>
          <w:t xml:space="preserve">.</w:t>
        </w:r>
      </w:ins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del w:id="389" w:author="PR Preview" w:date="2026-01-01T00:00:00Z">
        <w:r>
          <w:rPr>
            <w:b/>
            <w:bCs/>
          </w:rPr>
          <w:delText xml:space="preserve">Theorem 17 (Cholesky factorization)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A</w:delText>
        </w:r>
      </w:del>
      <w:del w:id="39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matrix</w:delText>
        </w:r>
      </w:del>
      <w:del w:id="3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is positive definite (</w:delText>
        </w:r>
      </w:del>
      <w:hyperlink r:id="rId84">
        <w:del w:id="398" w:author="PR Preview" w:date="2026-01-01T00:00:00Z">
          <w:r>
            <w:rPr>
              <w:rStyle w:val="Hyperlink"/>
            </w:rPr>
            <w:delText xml:space="preserve">Definition 22 in Special Matrices and Decompositions</w:delText>
          </w:r>
        </w:del>
      </w:hyperlink>
      <w:del w:id="399" w:author="PR Preview" w:date="2026-01-01T00:00:00Z">
        <w:r>
          <w:delText xml:space="preserve">)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exactly when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for some lower triangular</w:delText>
        </w:r>
      </w:del>
      <w:del w:id="405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(</w:delText>
        </w:r>
      </w:del>
      <w:hyperlink r:id="rId122">
        <w:del w:id="408" w:author="PR Preview" w:date="2026-01-01T00:00:00Z">
          <w:r>
            <w:rPr>
              <w:rStyle w:val="Hyperlink"/>
            </w:rPr>
            <w:delText xml:space="preserve">Definition 8 in Projections and Linear Systems</w:delText>
          </w:r>
        </w:del>
      </w:hyperlink>
      <w:del w:id="409" w:author="PR Preview" w:date="2026-01-01T00:00:00Z">
        <w:r>
          <w:delText xml:space="preserve">) with positive diagonal entries.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For a positive definite</w:delText>
        </w:r>
      </w:del>
      <w:del w:id="4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that</w:delText>
        </w:r>
      </w:del>
      <w:del w:id="415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is unique;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it is the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rPr>
            <w:b/>
            <w:bCs/>
          </w:rPr>
          <w:delText xml:space="preserve">Cholesky factor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(Wikipedia contributors 2026b)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of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27" w:author="PR Preview" w:date="2026-01-01T00:00:00Z">
        <w:r>
          <w:delText xml:space="preserve">.</w:delText>
        </w:r>
      </w:del>
    </w:p>
    <w:p>
      <w:pPr>
        <w:pStyle w:val="FirstParagraph"/>
      </w:pPr>
      <w:ins w:id="428" w:author="PR Preview" w:date="2026-01-01T00:00:00Z">
        <w:r>
          <w:rPr>
            <w:b/>
            <w:bCs/>
          </w:rPr>
          <w:t xml:space="preserve">Theorem 17 (Cholesky factorization)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</w:t>
        </w:r>
      </w:ins>
      <w:ins w:id="4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matrix</w:t>
        </w:r>
      </w:ins>
      <w:ins w:id="4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is positive definite (</w:t>
        </w:r>
      </w:ins>
      <w:hyperlink r:id="rId84">
        <w:ins w:id="437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438" w:author="PR Preview" w:date="2026-01-01T00:00:00Z">
        <w:r>
          <w:t xml:space="preserve">)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exactly when</w:t>
        </w:r>
      </w:ins>
      <w:ins w:id="4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for some lower triangular</w:t>
        </w:r>
      </w:ins>
      <w:ins w:id="444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(</w:t>
        </w:r>
      </w:ins>
      <w:hyperlink r:id="rId122">
        <w:ins w:id="447" w:author="PR Preview" w:date="2026-01-01T00:00:00Z">
          <w:r>
            <w:rPr>
              <w:rStyle w:val="Hyperlink"/>
            </w:rPr>
            <w:t xml:space="preserve">Definition 8 in Projections and Linear Systems</w:t>
          </w:r>
        </w:ins>
      </w:hyperlink>
      <w:ins w:id="448" w:author="PR Preview" w:date="2026-01-01T00:00:00Z">
        <w:r>
          <w:t xml:space="preserve">) with positive diagonal entries.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For a positive definite</w:t>
        </w:r>
      </w:ins>
      <w:ins w:id="4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that</w:t>
        </w:r>
      </w:ins>
      <w:ins w:id="454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is unique;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it is the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rPr>
            <w:b/>
            <w:bCs/>
          </w:rPr>
          <w:t xml:space="preserve">Cholesky factor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[8]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of</w:t>
        </w:r>
      </w:ins>
      <w:ins w:id="4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6" w:author="PR Preview" w:date="2026-01-01T00:00:00Z">
        <w:r>
          <w:t xml:space="preserve">.</w:t>
        </w:r>
      </w:ins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End w:id="125"/>
    <w:bookmarkStart w:id="14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8"/>
        </w:numPr>
      </w:pPr>
      <w:del w:id="467" w:author="PR Preview" w:date="2026-01-01T00:00:00Z">
        <w:r>
          <w:delText xml:space="preserve">Wikipedia contributors (2026d)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— eigenvalues, eigenvectors and eigenspaces, with examples</w:delText>
        </w:r>
      </w:del>
    </w:p>
    <w:p>
      <w:pPr>
        <w:numPr>
          <w:ilvl w:val="0"/>
          <w:numId w:val="1018"/>
        </w:numPr>
      </w:pPr>
      <w:del w:id="470" w:author="PR Preview" w:date="2026-01-01T00:00:00Z">
        <w:r>
          <w:delText xml:space="preserve">Wikipedia contributors (2026e)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— similar matrices and what they share</w:delText>
        </w:r>
      </w:del>
    </w:p>
    <w:p>
      <w:pPr>
        <w:numPr>
          <w:ilvl w:val="0"/>
          <w:numId w:val="1018"/>
        </w:numPr>
      </w:pPr>
      <w:del w:id="473" w:author="PR Preview" w:date="2026-01-01T00:00:00Z">
        <w:r>
          <w:delText xml:space="preserve">Wikipedia contributors (2026c)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— when a matrix is diagonalizable, and how to diagonalize it</w:delText>
        </w:r>
      </w:del>
    </w:p>
    <w:p>
      <w:pPr>
        <w:numPr>
          <w:ilvl w:val="0"/>
          <w:numId w:val="1018"/>
        </w:numPr>
      </w:pPr>
      <w:del w:id="476" w:author="PR Preview" w:date="2026-01-01T00:00:00Z">
        <w:r>
          <w:delText xml:space="preserve">Wikipedia contributors (2026a)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— block matrices and block operations</w:delText>
        </w:r>
      </w:del>
    </w:p>
    <w:p>
      <w:pPr>
        <w:numPr>
          <w:ilvl w:val="0"/>
          <w:numId w:val="1018"/>
        </w:numPr>
      </w:pPr>
      <w:del w:id="479" w:author="PR Preview" w:date="2026-01-01T00:00:00Z">
        <w:r>
          <w:delText xml:space="preserve">Wikipedia contributors (2026f)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— the Schur complement and its uses</w:delText>
        </w:r>
      </w:del>
    </w:p>
    <w:p>
      <w:pPr>
        <w:numPr>
          <w:ilvl w:val="0"/>
          <w:numId w:val="1018"/>
        </w:numPr>
      </w:pPr>
      <w:del w:id="482" w:author="PR Preview" w:date="2026-01-01T00:00:00Z">
        <w:r>
          <w:delText xml:space="preserve">Wikipedia contributors (2026b)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— the Cholesky decomposition and how to compute it</w:delText>
        </w:r>
      </w:del>
    </w:p>
    <w:p>
      <w:pPr>
        <w:pStyle w:val="Bibliography"/>
      </w:pPr>
      <w:del w:id="485" w:author="PR Preview" w:date="2026-01-01T00:00:00Z">
        <w:r>
          <w:delText xml:space="preserve">Wikipedia contributors. 2026a.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rPr>
            <w:i/>
            <w:iCs/>
          </w:rPr>
          <w:delText xml:space="preserve">Block Matrix —</w:delText>
        </w:r>
      </w:del>
      <w:del w:id="488" w:author="PR Preview" w:date="2026-01-01T00:00:00Z">
        <w:r>
          <w:rPr>
            <w:i/>
            <w:iCs/>
          </w:rPr>
          <w:delText xml:space="preserve"> </w:delText>
        </w:r>
      </w:del>
      <w:del w:id="489" w:author="PR Preview" w:date="2026-01-01T00:00:00Z">
        <w:r>
          <w:rPr>
            <w:i/>
            <w:iCs/>
          </w:rPr>
          <w:delText xml:space="preserve">Wikipedia</w:delText>
        </w:r>
      </w:del>
      <w:del w:id="490" w:author="PR Preview" w:date="2026-01-01T00:00:00Z">
        <w:r>
          <w:rPr>
            <w:i/>
            <w:iCs/>
          </w:rPr>
          <w:delText xml:space="preserve">,</w:delText>
        </w:r>
      </w:del>
      <w:del w:id="491" w:author="PR Preview" w:date="2026-01-01T00:00:00Z">
        <w:r>
          <w:rPr>
            <w:i/>
            <w:iCs/>
          </w:rPr>
          <w:delText xml:space="preserve"> </w:delText>
        </w:r>
      </w:del>
      <w:del w:id="492" w:author="PR Preview" w:date="2026-01-01T00:00:00Z">
        <w:r>
          <w:rPr>
            <w:i/>
            <w:iCs/>
          </w:rPr>
          <w:delText xml:space="preserve">the Free Encyclopedia</w:delText>
        </w:r>
      </w:del>
      <w:del w:id="493" w:author="PR Preview" w:date="2026-01-01T00:00:00Z">
        <w:r>
          <w:delText xml:space="preserve">.</w:delText>
        </w:r>
      </w:del>
      <w:del w:id="494" w:author="PR Preview" w:date="2026-01-01T00:00:00Z">
        <w:r>
          <w:delText xml:space="preserve"> </w:delText>
        </w:r>
      </w:del>
      <w:hyperlink r:id="rId136">
        <w:del w:id="495" w:author="PR Preview" w:date="2026-01-01T00:00:00Z">
          <w:r>
            <w:rPr>
              <w:rStyle w:val="Hyperlink"/>
            </w:rPr>
            <w:delText xml:space="preserve">https://en.wikipedia.org/wiki/Block_matrix</w:delText>
          </w:r>
        </w:del>
      </w:hyperlink>
      <w:del w:id="496" w:author="PR Preview" w:date="2026-01-01T00:00:00Z">
        <w:r>
          <w:delText xml:space="preserve">.</w:delText>
        </w:r>
      </w:del>
    </w:p>
    <w:p>
      <w:pPr>
        <w:pStyle w:val="Bibliography"/>
      </w:pPr>
      <w:del w:id="497" w:author="PR Preview" w:date="2026-01-01T00:00:00Z">
        <w:r>
          <w:delText xml:space="preserve">Wikipedia contributors. 2026b.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rPr>
            <w:i/>
            <w:iCs/>
          </w:rPr>
          <w:delText xml:space="preserve">Cholesky Decomposition —</w:delText>
        </w:r>
      </w:del>
      <w:del w:id="500" w:author="PR Preview" w:date="2026-01-01T00:00:00Z">
        <w:r>
          <w:rPr>
            <w:i/>
            <w:iCs/>
          </w:rPr>
          <w:delText xml:space="preserve"> </w:delText>
        </w:r>
      </w:del>
      <w:del w:id="501" w:author="PR Preview" w:date="2026-01-01T00:00:00Z">
        <w:r>
          <w:rPr>
            <w:i/>
            <w:iCs/>
          </w:rPr>
          <w:delText xml:space="preserve">Wikipedia</w:delText>
        </w:r>
      </w:del>
      <w:del w:id="502" w:author="PR Preview" w:date="2026-01-01T00:00:00Z">
        <w:r>
          <w:rPr>
            <w:i/>
            <w:iCs/>
          </w:rPr>
          <w:delText xml:space="preserve">,</w:delText>
        </w:r>
      </w:del>
      <w:del w:id="503" w:author="PR Preview" w:date="2026-01-01T00:00:00Z">
        <w:r>
          <w:rPr>
            <w:i/>
            <w:iCs/>
          </w:rPr>
          <w:delText xml:space="preserve"> </w:delText>
        </w:r>
      </w:del>
      <w:del w:id="504" w:author="PR Preview" w:date="2026-01-01T00:00:00Z">
        <w:r>
          <w:rPr>
            <w:i/>
            <w:iCs/>
          </w:rPr>
          <w:delText xml:space="preserve">the Free Encyclopedia</w:delText>
        </w:r>
      </w:del>
      <w:del w:id="505" w:author="PR Preview" w:date="2026-01-01T00:00:00Z">
        <w:r>
          <w:delText xml:space="preserve">.</w:delText>
        </w:r>
      </w:del>
      <w:del w:id="506" w:author="PR Preview" w:date="2026-01-01T00:00:00Z">
        <w:r>
          <w:delText xml:space="preserve"> </w:delText>
        </w:r>
      </w:del>
      <w:hyperlink r:id="rId140">
        <w:del w:id="507" w:author="PR Preview" w:date="2026-01-01T00:00:00Z">
          <w:r>
            <w:rPr>
              <w:rStyle w:val="Hyperlink"/>
            </w:rPr>
            <w:delText xml:space="preserve">https://en.wikipedia.org/wiki/Cholesky_decomposition</w:delText>
          </w:r>
        </w:del>
      </w:hyperlink>
      <w:del w:id="508" w:author="PR Preview" w:date="2026-01-01T00:00:00Z">
        <w:r>
          <w:delText xml:space="preserve">.</w:delText>
        </w:r>
      </w:del>
    </w:p>
    <w:p>
      <w:pPr>
        <w:pStyle w:val="Bibliography"/>
      </w:pPr>
      <w:del w:id="509" w:author="PR Preview" w:date="2026-01-01T00:00:00Z">
        <w:r>
          <w:delText xml:space="preserve">Wikipedia contributors. 2026c.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rPr>
            <w:i/>
            <w:iCs/>
          </w:rPr>
          <w:delText xml:space="preserve">Diagonalizable Matrix —</w:delText>
        </w:r>
      </w:del>
      <w:del w:id="512" w:author="PR Preview" w:date="2026-01-01T00:00:00Z">
        <w:r>
          <w:rPr>
            <w:i/>
            <w:iCs/>
          </w:rPr>
          <w:delText xml:space="preserve"> </w:delText>
        </w:r>
      </w:del>
      <w:del w:id="513" w:author="PR Preview" w:date="2026-01-01T00:00:00Z">
        <w:r>
          <w:rPr>
            <w:i/>
            <w:iCs/>
          </w:rPr>
          <w:delText xml:space="preserve">Wikipedia</w:delText>
        </w:r>
      </w:del>
      <w:del w:id="514" w:author="PR Preview" w:date="2026-01-01T00:00:00Z">
        <w:r>
          <w:rPr>
            <w:i/>
            <w:iCs/>
          </w:rPr>
          <w:delText xml:space="preserve">,</w:delText>
        </w:r>
      </w:del>
      <w:del w:id="515" w:author="PR Preview" w:date="2026-01-01T00:00:00Z">
        <w:r>
          <w:rPr>
            <w:i/>
            <w:iCs/>
          </w:rPr>
          <w:delText xml:space="preserve"> </w:delText>
        </w:r>
      </w:del>
      <w:del w:id="516" w:author="PR Preview" w:date="2026-01-01T00:00:00Z">
        <w:r>
          <w:rPr>
            <w:i/>
            <w:iCs/>
          </w:rPr>
          <w:delText xml:space="preserve">the Free Encyclopedia</w:delText>
        </w:r>
      </w:del>
      <w:del w:id="517" w:author="PR Preview" w:date="2026-01-01T00:00:00Z">
        <w:r>
          <w:delText xml:space="preserve">.</w:delText>
        </w:r>
      </w:del>
      <w:del w:id="518" w:author="PR Preview" w:date="2026-01-01T00:00:00Z">
        <w:r>
          <w:delText xml:space="preserve"> </w:delText>
        </w:r>
      </w:del>
      <w:hyperlink r:id="rId132">
        <w:del w:id="519" w:author="PR Preview" w:date="2026-01-01T00:00:00Z">
          <w:r>
            <w:rPr>
              <w:rStyle w:val="Hyperlink"/>
            </w:rPr>
            <w:delText xml:space="preserve">https://en.wikipedia.org/wiki/Diagonalizable_matrix</w:delText>
          </w:r>
        </w:del>
      </w:hyperlink>
      <w:del w:id="520" w:author="PR Preview" w:date="2026-01-01T00:00:00Z">
        <w:r>
          <w:delText xml:space="preserve">.</w:delText>
        </w:r>
      </w:del>
    </w:p>
    <w:p>
      <w:pPr>
        <w:pStyle w:val="Bibliography"/>
      </w:pPr>
      <w:del w:id="521" w:author="PR Preview" w:date="2026-01-01T00:00:00Z">
        <w:r>
          <w:delText xml:space="preserve">Wikipedia contributors. 2026d.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rPr>
            <w:i/>
            <w:iCs/>
          </w:rPr>
          <w:delText xml:space="preserve">Eigenvalues and Eigenvectors —</w:delText>
        </w:r>
      </w:del>
      <w:del w:id="524" w:author="PR Preview" w:date="2026-01-01T00:00:00Z">
        <w:r>
          <w:rPr>
            <w:i/>
            <w:iCs/>
          </w:rPr>
          <w:delText xml:space="preserve"> </w:delText>
        </w:r>
      </w:del>
      <w:del w:id="525" w:author="PR Preview" w:date="2026-01-01T00:00:00Z">
        <w:r>
          <w:rPr>
            <w:i/>
            <w:iCs/>
          </w:rPr>
          <w:delText xml:space="preserve">Wikipedia</w:delText>
        </w:r>
      </w:del>
      <w:del w:id="526" w:author="PR Preview" w:date="2026-01-01T00:00:00Z">
        <w:r>
          <w:rPr>
            <w:i/>
            <w:iCs/>
          </w:rPr>
          <w:delText xml:space="preserve">,</w:delText>
        </w:r>
      </w:del>
      <w:del w:id="527" w:author="PR Preview" w:date="2026-01-01T00:00:00Z">
        <w:r>
          <w:rPr>
            <w:i/>
            <w:iCs/>
          </w:rPr>
          <w:delText xml:space="preserve"> </w:delText>
        </w:r>
      </w:del>
      <w:del w:id="528" w:author="PR Preview" w:date="2026-01-01T00:00:00Z">
        <w:r>
          <w:rPr>
            <w:i/>
            <w:iCs/>
          </w:rPr>
          <w:delText xml:space="preserve">the Free Encyclopedia</w:delText>
        </w:r>
      </w:del>
      <w:del w:id="529" w:author="PR Preview" w:date="2026-01-01T00:00:00Z">
        <w:r>
          <w:delText xml:space="preserve">.</w:delText>
        </w:r>
      </w:del>
      <w:del w:id="530" w:author="PR Preview" w:date="2026-01-01T00:00:00Z">
        <w:r>
          <w:delText xml:space="preserve"> </w:delText>
        </w:r>
      </w:del>
      <w:hyperlink r:id="rId128">
        <w:del w:id="531" w:author="PR Preview" w:date="2026-01-01T00:00:00Z">
          <w:r>
            <w:rPr>
              <w:rStyle w:val="Hyperlink"/>
            </w:rPr>
            <w:delText xml:space="preserve">https://en.wikipedia.org/wiki/Eigenvalues_and_eigenvectors</w:delText>
          </w:r>
        </w:del>
      </w:hyperlink>
      <w:del w:id="532" w:author="PR Preview" w:date="2026-01-01T00:00:00Z">
        <w:r>
          <w:delText xml:space="preserve">.</w:delText>
        </w:r>
      </w:del>
    </w:p>
    <w:p>
      <w:pPr>
        <w:pStyle w:val="Bibliography"/>
      </w:pPr>
      <w:del w:id="533" w:author="PR Preview" w:date="2026-01-01T00:00:00Z">
        <w:r>
          <w:delText xml:space="preserve">Wikipedia contributors. 2026e.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rPr>
            <w:i/>
            <w:iCs/>
          </w:rPr>
          <w:delText xml:space="preserve">Matrix Similarity —</w:delText>
        </w:r>
      </w:del>
      <w:del w:id="536" w:author="PR Preview" w:date="2026-01-01T00:00:00Z">
        <w:r>
          <w:rPr>
            <w:i/>
            <w:iCs/>
          </w:rPr>
          <w:delText xml:space="preserve"> </w:delText>
        </w:r>
      </w:del>
      <w:del w:id="537" w:author="PR Preview" w:date="2026-01-01T00:00:00Z">
        <w:r>
          <w:rPr>
            <w:i/>
            <w:iCs/>
          </w:rPr>
          <w:delText xml:space="preserve">Wikipedia</w:delText>
        </w:r>
      </w:del>
      <w:del w:id="538" w:author="PR Preview" w:date="2026-01-01T00:00:00Z">
        <w:r>
          <w:rPr>
            <w:i/>
            <w:iCs/>
          </w:rPr>
          <w:delText xml:space="preserve">,</w:delText>
        </w:r>
      </w:del>
      <w:del w:id="539" w:author="PR Preview" w:date="2026-01-01T00:00:00Z">
        <w:r>
          <w:rPr>
            <w:i/>
            <w:iCs/>
          </w:rPr>
          <w:delText xml:space="preserve"> </w:delText>
        </w:r>
      </w:del>
      <w:del w:id="540" w:author="PR Preview" w:date="2026-01-01T00:00:00Z">
        <w:r>
          <w:rPr>
            <w:i/>
            <w:iCs/>
          </w:rPr>
          <w:delText xml:space="preserve">the Free Encyclopedia</w:delText>
        </w:r>
      </w:del>
      <w:del w:id="541" w:author="PR Preview" w:date="2026-01-01T00:00:00Z">
        <w:r>
          <w:delText xml:space="preserve">.</w:delText>
        </w:r>
      </w:del>
      <w:del w:id="542" w:author="PR Preview" w:date="2026-01-01T00:00:00Z">
        <w:r>
          <w:delText xml:space="preserve"> </w:delText>
        </w:r>
      </w:del>
      <w:hyperlink r:id="rId130">
        <w:del w:id="543" w:author="PR Preview" w:date="2026-01-01T00:00:00Z">
          <w:r>
            <w:rPr>
              <w:rStyle w:val="Hyperlink"/>
            </w:rPr>
            <w:delText xml:space="preserve">https://en.wikipedia.org/wiki/Matrix_similarity</w:delText>
          </w:r>
        </w:del>
      </w:hyperlink>
      <w:del w:id="544" w:author="PR Preview" w:date="2026-01-01T00:00:00Z">
        <w:r>
          <w:delText xml:space="preserve">.</w:delText>
        </w:r>
      </w:del>
    </w:p>
    <w:p>
      <w:pPr>
        <w:pStyle w:val="Bibliography"/>
      </w:pPr>
      <w:del w:id="545" w:author="PR Preview" w:date="2026-01-01T00:00:00Z">
        <w:r>
          <w:delText xml:space="preserve">Wikipedia contributors. 2026f.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rPr>
            <w:i/>
            <w:iCs/>
          </w:rPr>
          <w:delText xml:space="preserve">Schur Complement —</w:delText>
        </w:r>
      </w:del>
      <w:del w:id="548" w:author="PR Preview" w:date="2026-01-01T00:00:00Z">
        <w:r>
          <w:rPr>
            <w:i/>
            <w:iCs/>
          </w:rPr>
          <w:delText xml:space="preserve"> </w:delText>
        </w:r>
      </w:del>
      <w:del w:id="549" w:author="PR Preview" w:date="2026-01-01T00:00:00Z">
        <w:r>
          <w:rPr>
            <w:i/>
            <w:iCs/>
          </w:rPr>
          <w:delText xml:space="preserve">Wikipedia</w:delText>
        </w:r>
      </w:del>
      <w:del w:id="550" w:author="PR Preview" w:date="2026-01-01T00:00:00Z">
        <w:r>
          <w:rPr>
            <w:i/>
            <w:iCs/>
          </w:rPr>
          <w:delText xml:space="preserve">,</w:delText>
        </w:r>
      </w:del>
      <w:del w:id="551" w:author="PR Preview" w:date="2026-01-01T00:00:00Z">
        <w:r>
          <w:rPr>
            <w:i/>
            <w:iCs/>
          </w:rPr>
          <w:delText xml:space="preserve"> </w:delText>
        </w:r>
      </w:del>
      <w:del w:id="552" w:author="PR Preview" w:date="2026-01-01T00:00:00Z">
        <w:r>
          <w:rPr>
            <w:i/>
            <w:iCs/>
          </w:rPr>
          <w:delText xml:space="preserve">the Free Encyclopedia</w:delText>
        </w:r>
      </w:del>
      <w:del w:id="553" w:author="PR Preview" w:date="2026-01-01T00:00:00Z">
        <w:r>
          <w:delText xml:space="preserve">.</w:delText>
        </w:r>
      </w:del>
      <w:del w:id="554" w:author="PR Preview" w:date="2026-01-01T00:00:00Z">
        <w:r>
          <w:delText xml:space="preserve"> </w:delText>
        </w:r>
      </w:del>
      <w:hyperlink r:id="rId138">
        <w:del w:id="555" w:author="PR Preview" w:date="2026-01-01T00:00:00Z">
          <w:r>
            <w:rPr>
              <w:rStyle w:val="Hyperlink"/>
            </w:rPr>
            <w:delText xml:space="preserve">https://en.wikipedia.org/wiki/Schur_complement</w:delText>
          </w:r>
        </w:del>
      </w:hyperlink>
      <w:del w:id="556" w:author="PR Preview" w:date="2026-01-01T00:00:00Z">
        <w:r>
          <w:delText xml:space="preserve">.</w:delText>
        </w:r>
      </w:del>
    </w:p>
    <w:p>
      <w:pPr>
        <w:pStyle w:val="Bibliography"/>
      </w:pPr>
      <w:del w:id="557" w:author="PR Preview" w:date="2026-01-01T00:00:00Z">
        <w:r>
          <w:delText xml:space="preserve">Zhou, Hua. 2024a.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rPr>
            <w:i/>
            <w:iCs/>
          </w:rPr>
          <w:delText xml:space="preserve">Eigen-Decomposition</w:delText>
        </w:r>
      </w:del>
      <w:del w:id="560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561" w:author="PR Preview" w:date="2026-01-01T00:00:00Z">
        <w:r>
          <w:delText xml:space="preserve"> </w:delText>
        </w:r>
      </w:del>
      <w:hyperlink r:id="rId126">
        <w:del w:id="562" w:author="PR Preview" w:date="2026-01-01T00:00:00Z">
          <w:r>
            <w:rPr>
              <w:rStyle w:val="Hyperlink"/>
            </w:rPr>
            <w:delText xml:space="preserve">https://ucla-biostat-216.github.io/2024fall/slides/10-eig/10-eig.html</w:delText>
          </w:r>
        </w:del>
      </w:hyperlink>
      <w:del w:id="563" w:author="PR Preview" w:date="2026-01-01T00:00:00Z">
        <w:r>
          <w:delText xml:space="preserve">.</w:delText>
        </w:r>
      </w:del>
    </w:p>
    <w:p>
      <w:pPr>
        <w:pStyle w:val="Bibliography"/>
      </w:pPr>
      <w:del w:id="564" w:author="PR Preview" w:date="2026-01-01T00:00:00Z">
        <w:r>
          <w:delText xml:space="preserve">Zhou, Hua. 2024b.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rPr>
            <w:i/>
            <w:iCs/>
          </w:rPr>
          <w:delText xml:space="preserve">Symmetric Positive Definite Matrices</w:delText>
        </w:r>
      </w:del>
      <w:del w:id="567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568" w:author="PR Preview" w:date="2026-01-01T00:00:00Z">
        <w:r>
          <w:delText xml:space="preserve"> </w:delText>
        </w:r>
      </w:del>
      <w:hyperlink r:id="rId134">
        <w:del w:id="569" w:author="PR Preview" w:date="2026-01-01T00:00:00Z">
          <w:r>
            <w:rPr>
              <w:rStyle w:val="Hyperlink"/>
            </w:rPr>
            <w:delText xml:space="preserve">https://ucla-biostat-216.github.io/2024fall/slides/11-pd/11-pd.html</w:delText>
          </w:r>
        </w:del>
      </w:hyperlink>
      <w:del w:id="570" w:author="PR Preview" w:date="2026-01-01T00:00:00Z">
        <w:r>
          <w:delText xml:space="preserve">.</w:delText>
        </w:r>
      </w:del>
    </w:p>
    <w:p>
      <w:pPr>
        <w:numPr>
          <w:ilvl w:val="0"/>
          <w:numId w:val="1018"/>
        </w:numPr>
      </w:pPr>
      <w:ins w:id="571" w:author="PR Preview" w:date="2026-01-01T00:00:00Z">
        <w:r>
          <w:t xml:space="preserve">Wikipedia contributors [2]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— eigenvalues, eigenvectors and eigenspaces, with examples</w:t>
        </w:r>
      </w:ins>
    </w:p>
    <w:p>
      <w:pPr>
        <w:numPr>
          <w:ilvl w:val="0"/>
          <w:numId w:val="1018"/>
        </w:numPr>
      </w:pPr>
      <w:ins w:id="574" w:author="PR Preview" w:date="2026-01-01T00:00:00Z">
        <w:r>
          <w:t xml:space="preserve">Wikipedia contributors [3]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— similar matrices and what they share</w:t>
        </w:r>
      </w:ins>
    </w:p>
    <w:p>
      <w:pPr>
        <w:numPr>
          <w:ilvl w:val="0"/>
          <w:numId w:val="1018"/>
        </w:numPr>
      </w:pPr>
      <w:ins w:id="577" w:author="PR Preview" w:date="2026-01-01T00:00:00Z">
        <w:r>
          <w:t xml:space="preserve">Wikipedia contributors [4]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— when a matrix is diagonalizable, and how to diagonalize it</w:t>
        </w:r>
      </w:ins>
    </w:p>
    <w:p>
      <w:pPr>
        <w:numPr>
          <w:ilvl w:val="0"/>
          <w:numId w:val="1018"/>
        </w:numPr>
      </w:pPr>
      <w:ins w:id="580" w:author="PR Preview" w:date="2026-01-01T00:00:00Z">
        <w:r>
          <w:t xml:space="preserve">Wikipedia contributors [6]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— block matrices and block operations</w:t>
        </w:r>
      </w:ins>
    </w:p>
    <w:p>
      <w:pPr>
        <w:numPr>
          <w:ilvl w:val="0"/>
          <w:numId w:val="1018"/>
        </w:numPr>
      </w:pPr>
      <w:ins w:id="583" w:author="PR Preview" w:date="2026-01-01T00:00:00Z">
        <w:r>
          <w:t xml:space="preserve">Wikipedia contributors [7]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— the Schur complement and its uses</w:t>
        </w:r>
      </w:ins>
    </w:p>
    <w:p>
      <w:pPr>
        <w:numPr>
          <w:ilvl w:val="0"/>
          <w:numId w:val="1018"/>
        </w:numPr>
      </w:pPr>
      <w:ins w:id="586" w:author="PR Preview" w:date="2026-01-01T00:00:00Z">
        <w:r>
          <w:t xml:space="preserve">Wikipedia contributors [8]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— the Cholesky decomposition and how to compute it</w:t>
        </w:r>
      </w:ins>
    </w:p>
    <w:bookmarkStart w:id="142" w:name="refs"/>
    <w:bookmarkStart w:id="127" w:name="ref-zhou2024eig"/>
    <w:p>
      <w:pPr>
        <w:pStyle w:val="Bibliography"/>
      </w:pPr>
      <w:ins w:id="589" w:author="PR Preview" w:date="2026-01-01T00:00:00Z">
        <w:r>
          <w:t xml:space="preserve">[1]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	</w:t>
        </w:r>
      </w:ins>
      <w:ins w:id="592" w:author="PR Preview" w:date="2026-01-01T00:00:00Z">
        <w:r>
          <w:t xml:space="preserve">H. Zhou,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“Eigen-decomposition.”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597" w:author="PR Preview" w:date="2026-01-01T00:00:00Z">
        <w:r>
          <w:t xml:space="preserve"> </w:t>
        </w:r>
      </w:ins>
      <w:hyperlink r:id="rId126">
        <w:ins w:id="598" w:author="PR Preview" w:date="2026-01-01T00:00:00Z">
          <w:r>
            <w:rPr>
              <w:rStyle w:val="Hyperlink"/>
            </w:rPr>
            <w:t xml:space="preserve">https://ucla-biostat-216.github.io/2024fall/slides/10-eig/10-eig.html</w:t>
          </w:r>
        </w:ins>
      </w:hyperlink>
    </w:p>
    <w:bookmarkEnd w:id="127"/>
    <w:bookmarkStart w:id="129" w:name="X43312e3e9ce0f6584f41a7e988a70af3618ea26"/>
    <w:p>
      <w:pPr>
        <w:pStyle w:val="Bibliography"/>
      </w:pPr>
      <w:ins w:id="599" w:author="PR Preview" w:date="2026-01-01T00:00:00Z">
        <w:r>
          <w:t xml:space="preserve">[2]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	</w:t>
        </w:r>
      </w:ins>
      <w:ins w:id="602" w:author="PR Preview" w:date="2026-01-01T00:00:00Z">
        <w:r>
          <w:t xml:space="preserve">Wikipedia contributors,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“Eigenvalues and eigenvectors —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Wikipedia</w:t>
        </w:r>
      </w:ins>
      <w:ins w:id="607" w:author="PR Preview" w:date="2026-01-01T00:00:00Z">
        <w:r>
          <w:t xml:space="preserve">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the free encyclopedia.”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2026. Available:</w:t>
        </w:r>
      </w:ins>
      <w:ins w:id="612" w:author="PR Preview" w:date="2026-01-01T00:00:00Z">
        <w:r>
          <w:t xml:space="preserve"> </w:t>
        </w:r>
      </w:ins>
      <w:hyperlink r:id="rId128">
        <w:ins w:id="613" w:author="PR Preview" w:date="2026-01-01T00:00:00Z">
          <w:r>
            <w:rPr>
              <w:rStyle w:val="Hyperlink"/>
            </w:rPr>
            <w:t xml:space="preserve">https://en.wikipedia.org/wiki/Eigenvalues_and_eigenvectors</w:t>
          </w:r>
        </w:ins>
      </w:hyperlink>
    </w:p>
    <w:bookmarkEnd w:id="129"/>
    <w:bookmarkStart w:id="131" w:name="ref-wikipedia_matrix_similarity"/>
    <w:p>
      <w:pPr>
        <w:pStyle w:val="Bibliography"/>
      </w:pPr>
      <w:ins w:id="614" w:author="PR Preview" w:date="2026-01-01T00:00:00Z">
        <w:r>
          <w:t xml:space="preserve">[3]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	</w:t>
        </w:r>
      </w:ins>
      <w:ins w:id="617" w:author="PR Preview" w:date="2026-01-01T00:00:00Z">
        <w:r>
          <w:t xml:space="preserve">Wikipedia contributors,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“Matrix similarity —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Wikipedia</w:t>
        </w:r>
      </w:ins>
      <w:ins w:id="622" w:author="PR Preview" w:date="2026-01-01T00:00:00Z">
        <w:r>
          <w:t xml:space="preserve">,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the free encyclopedia.”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2026. Available:</w:t>
        </w:r>
      </w:ins>
      <w:ins w:id="627" w:author="PR Preview" w:date="2026-01-01T00:00:00Z">
        <w:r>
          <w:t xml:space="preserve"> </w:t>
        </w:r>
      </w:ins>
      <w:hyperlink r:id="rId130">
        <w:ins w:id="628" w:author="PR Preview" w:date="2026-01-01T00:00:00Z">
          <w:r>
            <w:rPr>
              <w:rStyle w:val="Hyperlink"/>
            </w:rPr>
            <w:t xml:space="preserve">https://en.wikipedia.org/wiki/Matrix_similarity</w:t>
          </w:r>
        </w:ins>
      </w:hyperlink>
    </w:p>
    <w:bookmarkEnd w:id="131"/>
    <w:bookmarkStart w:id="133" w:name="ref-wikipedia_diagonalizable_matrix"/>
    <w:p>
      <w:pPr>
        <w:pStyle w:val="Bibliography"/>
      </w:pPr>
      <w:ins w:id="629" w:author="PR Preview" w:date="2026-01-01T00:00:00Z">
        <w:r>
          <w:t xml:space="preserve">[4]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	</w:t>
        </w:r>
      </w:ins>
      <w:ins w:id="632" w:author="PR Preview" w:date="2026-01-01T00:00:00Z">
        <w:r>
          <w:t xml:space="preserve">Wikipedia contributors,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“Diagonalizable matrix —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Wikipedia</w:t>
        </w:r>
      </w:ins>
      <w:ins w:id="637" w:author="PR Preview" w:date="2026-01-01T00:00:00Z">
        <w:r>
          <w:t xml:space="preserve">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the free encyclopedia.”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2026. Available:</w:t>
        </w:r>
      </w:ins>
      <w:ins w:id="642" w:author="PR Preview" w:date="2026-01-01T00:00:00Z">
        <w:r>
          <w:t xml:space="preserve"> </w:t>
        </w:r>
      </w:ins>
      <w:hyperlink r:id="rId132">
        <w:ins w:id="643" w:author="PR Preview" w:date="2026-01-01T00:00:00Z">
          <w:r>
            <w:rPr>
              <w:rStyle w:val="Hyperlink"/>
            </w:rPr>
            <w:t xml:space="preserve">https://en.wikipedia.org/wiki/Diagonalizable_matrix</w:t>
          </w:r>
        </w:ins>
      </w:hyperlink>
    </w:p>
    <w:bookmarkEnd w:id="133"/>
    <w:bookmarkStart w:id="135" w:name="ref-zhou2024pd"/>
    <w:p>
      <w:pPr>
        <w:pStyle w:val="Bibliography"/>
      </w:pPr>
      <w:ins w:id="644" w:author="PR Preview" w:date="2026-01-01T00:00:00Z">
        <w:r>
          <w:t xml:space="preserve">[5]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	</w:t>
        </w:r>
      </w:ins>
      <w:ins w:id="647" w:author="PR Preview" w:date="2026-01-01T00:00:00Z">
        <w:r>
          <w:t xml:space="preserve">H. Zhou,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“Symmetric positive definite matrices.”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652" w:author="PR Preview" w:date="2026-01-01T00:00:00Z">
        <w:r>
          <w:t xml:space="preserve"> </w:t>
        </w:r>
      </w:ins>
      <w:hyperlink r:id="rId134">
        <w:ins w:id="653" w:author="PR Preview" w:date="2026-01-01T00:00:00Z">
          <w:r>
            <w:rPr>
              <w:rStyle w:val="Hyperlink"/>
            </w:rPr>
            <w:t xml:space="preserve">https://ucla-biostat-216.github.io/2024fall/slides/11-pd/11-pd.html</w:t>
          </w:r>
        </w:ins>
      </w:hyperlink>
    </w:p>
    <w:bookmarkEnd w:id="135"/>
    <w:bookmarkStart w:id="137" w:name="ref-wikipedia_block_matrix"/>
    <w:p>
      <w:pPr>
        <w:pStyle w:val="Bibliography"/>
      </w:pPr>
      <w:ins w:id="654" w:author="PR Preview" w:date="2026-01-01T00:00:00Z">
        <w:r>
          <w:t xml:space="preserve">[6]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	</w:t>
        </w:r>
      </w:ins>
      <w:ins w:id="657" w:author="PR Preview" w:date="2026-01-01T00:00:00Z">
        <w:r>
          <w:t xml:space="preserve">Wikipedia contributors,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“Block matrix —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Wikipedia</w:t>
        </w:r>
      </w:ins>
      <w:ins w:id="662" w:author="PR Preview" w:date="2026-01-01T00:00:00Z">
        <w:r>
          <w:t xml:space="preserve">,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the free encyclopedia.”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2026. Available:</w:t>
        </w:r>
      </w:ins>
      <w:ins w:id="667" w:author="PR Preview" w:date="2026-01-01T00:00:00Z">
        <w:r>
          <w:t xml:space="preserve"> </w:t>
        </w:r>
      </w:ins>
      <w:hyperlink r:id="rId136">
        <w:ins w:id="668" w:author="PR Preview" w:date="2026-01-01T00:00:00Z">
          <w:r>
            <w:rPr>
              <w:rStyle w:val="Hyperlink"/>
            </w:rPr>
            <w:t xml:space="preserve">https://en.wikipedia.org/wiki/Block_matrix</w:t>
          </w:r>
        </w:ins>
      </w:hyperlink>
    </w:p>
    <w:bookmarkEnd w:id="137"/>
    <w:bookmarkStart w:id="139" w:name="ref-wikipedia_schur_complement"/>
    <w:p>
      <w:pPr>
        <w:pStyle w:val="Bibliography"/>
      </w:pPr>
      <w:ins w:id="669" w:author="PR Preview" w:date="2026-01-01T00:00:00Z">
        <w:r>
          <w:t xml:space="preserve">[7]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	</w:t>
        </w:r>
      </w:ins>
      <w:ins w:id="672" w:author="PR Preview" w:date="2026-01-01T00:00:00Z">
        <w:r>
          <w:t xml:space="preserve">Wikipedia contributors,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“Schur complement —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Wikipedia</w:t>
        </w:r>
      </w:ins>
      <w:ins w:id="677" w:author="PR Preview" w:date="2026-01-01T00:00:00Z">
        <w:r>
          <w:t xml:space="preserve">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the free encyclopedia.”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2026. Available:</w:t>
        </w:r>
      </w:ins>
      <w:ins w:id="682" w:author="PR Preview" w:date="2026-01-01T00:00:00Z">
        <w:r>
          <w:t xml:space="preserve"> </w:t>
        </w:r>
      </w:ins>
      <w:hyperlink r:id="rId138">
        <w:ins w:id="683" w:author="PR Preview" w:date="2026-01-01T00:00:00Z">
          <w:r>
            <w:rPr>
              <w:rStyle w:val="Hyperlink"/>
            </w:rPr>
            <w:t xml:space="preserve">https://en.wikipedia.org/wiki/Schur_complement</w:t>
          </w:r>
        </w:ins>
      </w:hyperlink>
    </w:p>
    <w:bookmarkEnd w:id="139"/>
    <w:bookmarkStart w:id="141" w:name="ref-wikipedia_cholesky_decomposition"/>
    <w:p>
      <w:pPr>
        <w:pStyle w:val="Bibliography"/>
      </w:pPr>
      <w:ins w:id="684" w:author="PR Preview" w:date="2026-01-01T00:00:00Z">
        <w:r>
          <w:t xml:space="preserve">[8]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	</w:t>
        </w:r>
      </w:ins>
      <w:ins w:id="687" w:author="PR Preview" w:date="2026-01-01T00:00:00Z">
        <w:r>
          <w:t xml:space="preserve">Wikipedia contributors,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“Cholesky decomposition —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Wikipedia</w:t>
        </w:r>
      </w:ins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the free encyclopedia.”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2026. Available:</w:t>
        </w:r>
      </w:ins>
      <w:ins w:id="697" w:author="PR Preview" w:date="2026-01-01T00:00:00Z">
        <w:r>
          <w:t xml:space="preserve"> </w:t>
        </w:r>
      </w:ins>
      <w:hyperlink r:id="rId140">
        <w:ins w:id="698" w:author="PR Preview" w:date="2026-01-01T00:00:00Z">
          <w:r>
            <w:rPr>
              <w:rStyle w:val="Hyperlink"/>
            </w:rPr>
            <w:t xml:space="preserve">https://en.wikipedia.org/wiki/Cholesky_decomposition</w:t>
          </w:r>
        </w:ins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2026-10-18T08:40:44Z</dcterms:created>
  <dcterms:modified xsi:type="dcterms:W3CDTF">2026-10-18T08:40:44Z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