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Direct Sums and Orthogonal Complements</w:t>
      </w:r>
    </w:p>
    <w:p>
      <w:pPr>
        <w:pStyle w:val="Date"/>
      </w:pPr>
      <w:del w:id="1" w:author="PR Preview" w:date="2026-01-01T00:00:00Z">
        <w:r>
          <w:delText xml:space="preserve">Last modified: 2026-10-15 16:26:25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17:50:35 (PDT)</w:t>
        </w:r>
      </w:ins>
    </w:p>
    <w:bookmarkStart w:id="47" w:name="sec-direct-sums"/>
    <w:p>
      <w:pPr>
        <w:pStyle w:val="Heading2"/>
      </w:pPr>
      <w:r>
        <w:t xml:space="preserve">1 Sums and direct sums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section,</w:t>
            </w:r>
            <w:r>
              <w:t xml:space="preserve"> </w:t>
            </w:r>
            <w:hyperlink w:anchor="sec-orthogonal-complements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sec-fundamental-theorem">
              <w:r>
                <w:rPr>
                  <w:rStyle w:val="Hyperlink"/>
                </w:rPr>
                <w:t xml:space="preserve">Section 3</w:t>
              </w:r>
            </w:hyperlink>
            <w:r>
              <w:t xml:space="preserve"> </w:t>
            </w:r>
            <w:r>
              <w:t xml:space="preserve">are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proves that a subspace and its orthogonal complement together make up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by extending an orthonormal basis;</w:t>
            </w:r>
            <w:r>
              <w:t xml:space="preserve"> </w:t>
            </w:r>
            <w:r>
              <w:t xml:space="preserve">the proof here uses the rank-nullity theorem (</w:t>
            </w:r>
            <w:hyperlink r:id="rId13">
              <w:r>
                <w:rPr>
                  <w:rStyle w:val="Hyperlink"/>
                </w:rPr>
                <w:t xml:space="preserve">Theorem 8 in Column Space, Null Space and Rank-Nullity</w:t>
              </w:r>
            </w:hyperlink>
            <w:r>
              <w:t xml:space="preserve">) instead.</w:t>
            </w:r>
          </w:p>
          <w:p/>
        </w:tc>
      </w:tr>
    </w:tbl>
    <w:bookmarkStart w:id="15" w:name="def-subspace-sum"/>
    <w:p>
      <w:pPr>
        <w:pStyle w:val="BodyText"/>
      </w:pPr>
      <w:r>
        <w:rPr>
          <w:b/>
          <w:bCs/>
        </w:rPr>
        <w:t xml:space="preserve">Definition 1 (Sum of subspaces)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subspaces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</w:t>
      </w:r>
      <w:r>
        <w:t xml:space="preserve"> </w:t>
      </w:r>
      <w:r>
        <w:t xml:space="preserve">is the set of all sums of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5"/>
    <w:bookmarkStart w:id="16" w:name="exm-subspace-sum"/>
    <w:p>
      <w:pPr>
        <w:pStyle w:val="FirstParagraph"/>
      </w:pPr>
      <w:r>
        <w:rPr>
          <w:b/>
          <w:bCs/>
        </w:rPr>
        <w:t xml:space="preserve">Example 1 (Two lines sum to a plane)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two lines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vector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the form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any numbers,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"/>
    <w:bookmarkStart w:id="17" w:name="exm-sum-not-union"/>
    <w:p>
      <w:pPr>
        <w:pStyle w:val="BodyText"/>
      </w:pPr>
      <w:r>
        <w:rPr>
          <w:b/>
          <w:bCs/>
        </w:rPr>
        <w:t xml:space="preserve">Example 2 (The sum is not the union)</w:t>
      </w:r>
      <w:r>
        <w:t xml:space="preserve"> </w:t>
      </w:r>
      <w:r>
        <w:t xml:space="preserve">For the two lines 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union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but not their sum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every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every multiple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first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union is not closed under addition and is not a subspace,</w:t>
      </w:r>
      <w:r>
        <w:t xml:space="preserve"> </w:t>
      </w:r>
      <w:r>
        <w:t xml:space="preserve">while the sum, the whole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is.</w:t>
      </w:r>
    </w:p>
    <w:bookmarkEnd w:id="17"/>
    <w:bookmarkStart w:id="18" w:name="thm-sum-intersection-subspace"/>
    <w:p>
      <w:pPr>
        <w:pStyle w:val="BodyText"/>
      </w:pPr>
      <w:r>
        <w:rPr>
          <w:b/>
          <w:bCs/>
        </w:rPr>
        <w:t xml:space="preserve">Theorem 1 (Sums and intersections of subspaces are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sum.</w:t>
      </w:r>
      <w:r>
        <w:t xml:space="preserve"> </w:t>
      </w:r>
      <w:r>
        <w:t xml:space="preserve">It is not empty: it 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Take two of its vectors,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vector addition is entrywise)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c</m:t>
              </m:r>
              <m:r>
                <m:rPr>
                  <m:nor/>
                  <m:sty m:val="p"/>
                </m:rPr>
                <m:t> entrywise)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c</m:t>
        </m:r>
        <m:r>
          <m:t> 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scalar multiplication.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intersection.</w:t>
      </w:r>
      <w:r>
        <w:t xml:space="preserve"> </w:t>
      </w:r>
      <w:r>
        <w:t xml:space="preserve">It is not empty: it 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in 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and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for the same reason,</w:t>
      </w:r>
      <w:r>
        <w:t xml:space="preserve"> </w:t>
      </w:r>
      <w:r>
        <w:t xml:space="preserve">so they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20" w:name="exm-sum-intersection-subspace"/>
    <w:p>
      <w:pPr>
        <w:pStyle w:val="BodyText"/>
      </w:pPr>
      <w:r>
        <w:rPr>
          <w:b/>
          <w:bCs/>
        </w:rPr>
        <w:t xml:space="preserve">Example 3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y</m:t>
        </m:r>
      </m:oMath>
      <w:r>
        <w:t xml:space="preserve">-axis, which is a line through the origin.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Sum: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 </w:t>
      </w:r>
      <w:r>
        <w:t xml:space="preserve">arises this way,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20"/>
    <w:bookmarkStart w:id="21" w:name="thm-dim-sum"/>
    <w:p>
      <w:pPr>
        <w:pStyle w:val="FirstParagraph"/>
      </w:pPr>
      <w:r>
        <w:rPr>
          <w:b/>
          <w:bCs/>
        </w:rPr>
        <w:t xml:space="preserve">Theorem 2 (The dimension of a sum of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All three sets in the formula are subspaces</w:t>
      </w:r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each has a dimension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Build a list.</w:t>
      </w:r>
      <w:r>
        <w:t xml:space="preserve"> </w:t>
      </w:r>
      <w:r>
        <w:t xml:space="preserve">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These vectors are linearly independent and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 </w:t>
      </w:r>
      <w:r>
        <w:t xml:space="preserve">extends them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sSub>
              <m:e>
                <m:r>
                  <m:t>d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vectors (</w:t>
      </w:r>
      <w:hyperlink r:id="rId24">
        <w:r>
          <w:rPr>
            <w:rStyle w:val="Hyperlink"/>
          </w:rPr>
          <w:t xml:space="preserve">Theorem 7 in Subspaces and Rank</w:t>
        </w:r>
      </w:hyperlink>
      <w:r>
        <w:t xml:space="preserve">).</w:t>
      </w:r>
      <w:r>
        <w:t xml:space="preserve"> </w:t>
      </w:r>
      <w:r>
        <w:t xml:space="preserve">In the same way, extend them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t>d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We show that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together,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is a linear combination of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is a linear combination of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’s,</w:t>
      </w:r>
      <w:r>
        <w:t xml:space="preserve"> </w:t>
      </w:r>
      <w:r>
        <w:t xml:space="preserve">so their sum is a linear combination of all three groups.</w:t>
      </w:r>
      <w:r>
        <w:t xml:space="preserve"> </w:t>
      </w:r>
      <w:r>
        <w:t xml:space="preserve">Conversely, each vector in the list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(for example,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so it contains every linear combination of them.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b>
              <m:r>
                <m:t>l</m:t>
              </m:r>
            </m:sub>
          </m:sSub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l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it is 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from both sides of the supposed equation gives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b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too.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e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span the intersection.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vector minus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expressions for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each subtraction as adding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</m:eqArr>
        </m:oMath>
      </m:oMathPara>
    </w:p>
    <w:p>
      <w:pPr>
        <w:pStyle w:val="FirstParagraph"/>
      </w:pP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c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.</w:t>
      </w:r>
      <w:r>
        <w:t xml:space="preserve"> </w:t>
      </w:r>
      <w:r>
        <w:t xml:space="preserve">When some of the groups are empty</w:t>
      </w:r>
      <w:r>
        <w:t xml:space="preserve"> </w:t>
      </w:r>
      <w:r>
        <w:t xml:space="preserve">(for example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 or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),</w:t>
      </w:r>
      <w:r>
        <w:t xml:space="preserve"> </w:t>
      </w:r>
      <w:r>
        <w:t xml:space="preserve">the sums over them are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argument goes through unchanged.</w:t>
      </w:r>
    </w:p>
    <w:bookmarkStart w:id="27" w:name="exm-dim-sum"/>
    <w:p>
      <w:pPr>
        <w:pStyle w:val="BodyText"/>
      </w:pPr>
      <w:r>
        <w:rPr>
          <w:b/>
          <w:bCs/>
        </w:rPr>
        <w:t xml:space="preserve">Example 4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by dimension)</w:t>
      </w:r>
      <w:r>
        <w:t xml:space="preserve"> </w:t>
      </w: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each has dimension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same argument.</w:t>
      </w:r>
      <w:r>
        <w:t xml:space="preserve"> </w:t>
      </w:r>
      <w:r>
        <w:t xml:space="preserve">Their intersection, the</w:t>
      </w:r>
      <w:r>
        <w:t xml:space="preserve"> </w:t>
      </w:r>
      <m:oMath>
        <m:r>
          <m:t>y</m:t>
        </m:r>
      </m:oMath>
      <w:r>
        <w:t xml:space="preserve">-axis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  <w:r>
        <w:t xml:space="preserve"> </w:t>
      </w:r>
      <w:r>
        <w:t xml:space="preserve">and so is a basis of it.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agrees 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End w:id="27"/>
    <w:bookmarkStart w:id="28" w:name="cor-dim-subadditive"/>
    <w:p>
      <w:pPr>
        <w:pStyle w:val="BodyText"/>
      </w:pPr>
      <w:r>
        <w:rPr>
          <w:b/>
          <w:bCs/>
        </w:rPr>
        <w:t xml:space="preserve">Corollary 1 (The dimension of a sum is at most the sum of the dimensions)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, the two sides differ by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That dimension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a basis of the intersection is the empty list,</w:t>
      </w:r>
      <w:r>
        <w:t xml:space="preserve"> </w:t>
      </w:r>
      <w:r>
        <w:t xml:space="preserve">that is, when the intersection is the span of the empty list,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,</w:t>
      </w:r>
      <w:r>
        <w:t xml:space="preserve"> 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31" w:name="exm-dim-subadditive"/>
    <w:p>
      <w:pPr>
        <w:pStyle w:val="BodyText"/>
      </w:pPr>
      <w:r>
        <w:rPr>
          <w:b/>
          <w:bCs/>
        </w:rPr>
        <w:t xml:space="preserve">Example 5 (Equality and strict inequality)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 the lines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a common vector satisfies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intersection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each line has dimension</w:t>
      </w:r>
      <w:r>
        <w:t xml:space="preserve"> </w:t>
      </w:r>
      <m:oMath>
        <m:r>
          <m:t>1</m:t>
        </m:r>
      </m:oMath>
      <w:r>
        <w:t xml:space="preserve">, with its spanning vector as a basis.</w:t>
      </w:r>
    </w:p>
    <w:p>
      <w:pPr>
        <w:numPr>
          <w:ilvl w:val="0"/>
          <w:numId w:val="1002"/>
        </w:numPr>
      </w:pP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same line,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30">
        <w:r>
          <w:rPr>
            <w:rStyle w:val="Hyperlink"/>
          </w:rPr>
          <w:t xml:space="preserve">strict inequality</w:t>
        </w:r>
      </w:hyperlink>
      <w:r>
        <w:t xml:space="preserve">.</w:t>
      </w:r>
    </w:p>
    <w:bookmarkEnd w:id="31"/>
    <w:bookmarkStart w:id="32" w:name="thm-rank-subadditive"/>
    <w:p>
      <w:pPr>
        <w:pStyle w:val="FirstParagraph"/>
      </w:pPr>
      <w:r>
        <w:rPr>
          <w:b/>
          <w:bCs/>
        </w:rPr>
        <w:t xml:space="preserve">Theorem 3 (Rank is subadditive)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Theorem 6 in Matrices</w:t>
        </w:r>
      </w:hyperlink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matrix),</w:t>
      </w:r>
      <w:r>
        <w:t xml:space="preserve"> </w:t>
      </w:r>
      <w:r>
        <w:t xml:space="preserve">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plus 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All the sets involved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,</w:t>
      </w:r>
      <w:r>
        <w:t xml:space="preserve"> 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containment, and part 2 of 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8" w:name="exm-rank-subadditive"/>
    <w:p>
      <w:pPr>
        <w:pStyle w:val="FirstParagraph"/>
      </w:pPr>
      <w:r>
        <w:rPr>
          <w:b/>
          <w:bCs/>
        </w:rPr>
        <w:t xml:space="preserve">Example 6 (Subadditivity with equality and without)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Each has one nonzero column and one zero column.</w:t>
      </w:r>
      <w:r>
        <w:t xml:space="preserve"> </w:t>
      </w:r>
      <w:r>
        <w:t xml:space="preserve">The nonzero column on its own 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 the two columns together are not,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times the zero column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;</w:t>
      </w:r>
      <w:r>
        <w:t xml:space="preserve"> </w:t>
      </w:r>
      <w:r>
        <w:t xml:space="preserve">so each matrix 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By the same argument,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matrix, which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Example 13 in Column Space, Null Space and Rank-Nullity</w:t>
        </w:r>
      </w:hyperlink>
      <w:r>
        <w:t xml:space="preserve">),</w:t>
      </w:r>
      <w:r>
        <w:t xml:space="preserve"> </w:t>
      </w:r>
      <w:r>
        <w:t xml:space="preserve">so the bound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holds with equality.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zero matrix,</w:t>
      </w:r>
      <w:r>
        <w:t xml:space="preserve"> </w:t>
      </w:r>
      <w:r>
        <w:t xml:space="preserve">which has rank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any nonempty list of its columns contains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 the bound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strict.</w:t>
      </w:r>
    </w:p>
    <w:bookmarkEnd w:id="38"/>
    <w:bookmarkStart w:id="39" w:name="def-complementary-subspaces"/>
    <w:p>
      <w:pPr>
        <w:pStyle w:val="FirstParagraph"/>
      </w:pPr>
      <w:r>
        <w:rPr>
          <w:b/>
          <w:bCs/>
        </w:rPr>
        <w:t xml:space="preserve">Definition 2 (Complementary subspaces)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complementary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V</m:t>
          </m:r>
          <m:r>
            <m:rPr>
              <m:sty m:val="p"/>
            </m:rPr>
            <m:t>=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39"/>
    <w:bookmarkStart w:id="40" w:name="def-direct-sum"/>
    <w:p>
      <w:pPr>
        <w:pStyle w:val="BodyText"/>
      </w:pPr>
      <w:r>
        <w:rPr>
          <w:b/>
          <w:bCs/>
        </w:rPr>
        <w:t xml:space="preserve">Definition 3 (Direct sum)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complementary 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(</w:t>
      </w:r>
      <w:hyperlink w:anchor="def-complementary-subspaces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direct 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0"/>
    <w:bookmarkStart w:id="41" w:name="exm-direct-sum"/>
    <w:p>
      <w:pPr>
        <w:pStyle w:val="BodyText"/>
      </w:pPr>
      <w:r>
        <w:rPr>
          <w:b/>
          <w:bCs/>
        </w:rPr>
        <w:t xml:space="preserve">Example 7 (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a plane plus a line)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Sum:</w:t>
      </w:r>
      <w:r>
        <w:t xml:space="preserve"> </w:t>
      </w:r>
      <w:r>
        <w:t xml:space="preserve">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and second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1"/>
    <w:bookmarkStart w:id="42" w:name="exm-not-direct-sum"/>
    <w:p>
      <w:pPr>
        <w:pStyle w:val="BodyText"/>
      </w:pPr>
      <w:r>
        <w:rPr>
          <w:b/>
          <w:bCs/>
        </w:rPr>
        <w:t xml:space="preserve">Example 8 (Two planes that sum to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but not directly)</w:t>
      </w:r>
      <w:r>
        <w:t xml:space="preserve"> </w:t>
      </w:r>
      <w:r>
        <w:t xml:space="preserve">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sum 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but they share the</w:t>
      </w:r>
      <w:r>
        <w:t xml:space="preserve"> </w:t>
      </w:r>
      <m:oMath>
        <m:r>
          <m:t>y</m:t>
        </m:r>
      </m:oMath>
      <w:r>
        <w:t xml:space="preserve">-axis,</w:t>
      </w:r>
      <w:r>
        <w:t xml:space="preserve"> </w:t>
      </w:r>
      <w:r>
        <w:t xml:space="preserve">so they are not complementary,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their direct sum.</w:t>
      </w:r>
      <w:r>
        <w:t xml:space="preserve"> </w:t>
      </w:r>
      <w:r>
        <w:t xml:space="preserve">The shared line shows up as more than one way to split a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the first term in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 second in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both times.</w:t>
      </w:r>
    </w:p>
    <w:bookmarkEnd w:id="42"/>
    <w:bookmarkStart w:id="43" w:name="thm-direct-sum-equiv"/>
    <w:p>
      <w:pPr>
        <w:pStyle w:val="BodyText"/>
      </w:pPr>
      <w:r>
        <w:rPr>
          <w:b/>
          <w:bCs/>
        </w:rPr>
        <w:t xml:space="preserve">Theorem 4 (Three ways to recognize a direct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can be written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only one way.</w:t>
      </w:r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given,</w:t>
      </w:r>
      <w:r>
        <w:t xml:space="preserve"> </w:t>
      </w:r>
      <w:r>
        <w:t xml:space="preserve">statement 1 says exactly that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and 2 are equivalent.</w:t>
      </w:r>
      <w:r>
        <w:t xml:space="preserve"> </w:t>
      </w:r>
      <w:r>
        <w:t xml:space="preserve">By</w:t>
      </w:r>
      <w:r>
        <w:t xml:space="preserve"> </w:t>
      </w:r>
      <w:hyperlink w:anchor="cor-dim-subadditive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has at least one such expression,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Suppose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left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right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 and scalar multiplication</w:t>
      </w:r>
      <w:r>
        <w:t xml:space="preserve"> </w:t>
      </w:r>
      <w:r>
        <w:t xml:space="preserve">(the difference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).</w:t>
      </w:r>
      <w:r>
        <w:t xml:space="preserve"> </w:t>
      </w:r>
      <w:r>
        <w:t xml:space="preserve">So both sides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Take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By statement 3 these two expressions are the same,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bookmarkStart w:id="44" w:name="exm-direct-sum-equiv"/>
    <w:p>
      <w:pPr>
        <w:pStyle w:val="BodyText"/>
      </w:pPr>
      <w:r>
        <w:rPr>
          <w:b/>
          <w:bCs/>
        </w:rPr>
        <w:t xml:space="preserve">Example 9 (Checking the three statements)</w:t>
      </w:r>
      <w:r>
        <w:t xml:space="preserve"> </w:t>
      </w:r>
      <w:r>
        <w:t xml:space="preserve">For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z</m:t>
        </m:r>
      </m:oMath>
      <w:r>
        <w:t xml:space="preserve">-axis in</w:t>
      </w:r>
      <w:r>
        <w:t xml:space="preserve"> </w:t>
      </w:r>
      <w:hyperlink w:anchor="exm-direct-sum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numPr>
          <w:ilvl w:val="0"/>
          <w:numId w:val="1006"/>
        </w:numPr>
      </w:pPr>
      <w:r>
        <w:t xml:space="preserve">the dimensions add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 the plane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m:oMath>
        <m:r>
          <m:t>z</m:t>
        </m:r>
      </m:oMath>
      <w:r>
        <w:t xml:space="preserve">-axis has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as a basis,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);</w:t>
      </w:r>
    </w:p>
    <w:p>
      <w:pPr>
        <w:numPr>
          <w:ilvl w:val="0"/>
          <w:numId w:val="1006"/>
        </w:numPr>
      </w:pPr>
      <w:r>
        <w:t xml:space="preserve">the split is unique: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</w:p>
    <w:p>
      <w:pPr>
        <w:pStyle w:val="FirstParagraph"/>
      </w:pP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not-direct-sum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both statements fail: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exm-dim-sum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in two ways.</w:t>
      </w:r>
    </w:p>
    <w:bookmarkEnd w:id="44"/>
    <w:bookmarkStart w:id="45" w:name="def-projection"/>
    <w:p>
      <w:pPr>
        <w:pStyle w:val="BodyText"/>
      </w:pPr>
      <w:r>
        <w:rPr>
          <w:b/>
          <w:bCs/>
        </w:rPr>
        <w:t xml:space="preserve">Definition 4 (Projection onto a subspace along a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exactly one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projection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(Banerjee and Roy 2014, Definition 6.3, p. 163)</w:t>
      </w:r>
      <w:r>
        <w:t xml:space="preserve">.</w:t>
      </w:r>
    </w:p>
    <w:bookmarkEnd w:id="45"/>
    <w:bookmarkStart w:id="46" w:name="exm-projection"/>
    <w:p>
      <w:pPr>
        <w:pStyle w:val="BodyText"/>
      </w:pPr>
      <w:r>
        <w:rPr>
          <w:b/>
          <w:bCs/>
        </w:rPr>
        <w:t xml:space="preserve">Example 10 (The projection depends on the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Each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line that meets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only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  <w:r>
        <w:t xml:space="preserve"> </w:t>
      </w:r>
      <w:r>
        <w:t xml:space="preserve">The same vector has a different projection onto the same subspace</w:t>
      </w:r>
      <w:r>
        <w:t xml:space="preserve"> </w:t>
      </w:r>
      <w:r>
        <w:t xml:space="preserve">when the complement changes.</w:t>
      </w:r>
    </w:p>
    <w:bookmarkEnd w:id="46"/>
    <w:bookmarkEnd w:id="47"/>
    <w:bookmarkStart w:id="72" w:name="sec-orthogonal-complements"/>
    <w:p>
      <w:pPr>
        <w:pStyle w:val="Heading2"/>
      </w:pPr>
      <w:r>
        <w:t xml:space="preserve">2 Orthogonal complements</w:t>
      </w:r>
    </w:p>
    <w:bookmarkStart w:id="48" w:name="thm-dot-linear"/>
    <w:p>
      <w:pPr>
        <w:pStyle w:val="FirstParagraph"/>
      </w:pPr>
      <w:r>
        <w:rPr>
          <w:b/>
          <w:bCs/>
        </w:rPr>
        <w:t xml:space="preserve">Theorem 5 (The dot product is linear in each slot)</w:t>
      </w:r>
      <w:r>
        <w:t xml:space="preserve"> </w:t>
      </w: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t>a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t> 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t> 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Second slot.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a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b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a</m:t>
                  </m:r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b</m:t>
                  </m:r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finite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out of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First slot.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, twice)</m:t>
              </m:r>
            </m:e>
          </m:eqArr>
        </m:oMath>
      </m:oMathPara>
    </w:p>
    <w:p>
      <w:pPr>
        <w:pStyle w:val="FirstParagraph"/>
      </w:pPr>
      <w:r>
        <w:t xml:space="preserve">Two special cases are used often.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1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the theorem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it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t>a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likewise in the first slot.</w:t>
      </w:r>
    </w:p>
    <w:bookmarkStart w:id="49" w:name="exm-dot-linear"/>
    <w:p>
      <w:pPr>
        <w:pStyle w:val="BodyText"/>
      </w:pPr>
      <w:r>
        <w:rPr>
          <w:b/>
          <w:bCs/>
        </w:rPr>
        <w:t xml:space="preserve">Example 11 (Splitting a dot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Directly,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t>b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ot-linear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same number.</w:t>
      </w:r>
    </w:p>
    <w:bookmarkEnd w:id="49"/>
    <w:bookmarkStart w:id="51" w:name="def-orthogonal-complement"/>
    <w:p>
      <w:pPr>
        <w:pStyle w:val="BodyText"/>
      </w:pPr>
      <w:r>
        <w:rPr>
          <w:b/>
          <w:bCs/>
        </w:rPr>
        <w:t xml:space="preserve">Definition 5 (Orthogonal complement)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orthogonal complement</w:t>
      </w:r>
      <w:r>
        <w:t xml:space="preserve"> </w:t>
      </w:r>
      <w:r>
        <w:t xml:space="preserve">of a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vectors orthogonal (</w:t>
      </w:r>
      <w:hyperlink r:id="rId50">
        <w:r>
          <w:rPr>
            <w:rStyle w:val="Hyperlink"/>
          </w:rPr>
          <w:t xml:space="preserve">Definition 15 in Vectors</w:t>
        </w:r>
      </w:hyperlink>
      <w:r>
        <w:t xml:space="preserve">)</w:t>
      </w:r>
      <w:r>
        <w:t xml:space="preserve"> </w:t>
      </w:r>
      <w:r>
        <w:t xml:space="preserve">to every vector of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cr m:val="script"/>
                  <m:sty m:val="p"/>
                </m:rPr>
                <m:t>X</m:t>
              </m:r>
            </m:e>
            <m:sup>
              <m:r>
                <m:rPr>
                  <m:sty m:val="p"/>
                </m:rPr>
                <m:t>⟂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all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read</w:t>
      </w:r>
      <w:r>
        <w:t xml:space="preserve"> </w:t>
      </w:r>
      <w:r>
        <w:t xml:space="preserve">“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perp”</w:t>
      </w:r>
      <w:r>
        <w:t xml:space="preserve">.</w:t>
      </w:r>
    </w:p>
    <w:bookmarkEnd w:id="51"/>
    <w:bookmarkStart w:id="52" w:name="exm-orthogonal-complement"/>
    <w:p>
      <w:pPr>
        <w:pStyle w:val="BodyText"/>
      </w:pPr>
      <w:r>
        <w:rPr>
          <w:b/>
          <w:bCs/>
        </w:rPr>
        <w:t xml:space="preserve">Example 12 (Orthogonal complements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A plane.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conversely,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b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Two vectors.</w:t>
      </w:r>
      <w:r>
        <w:t xml:space="preserve"> </w:t>
      </w:r>
      <w:r>
        <w:t xml:space="preserve">The two-element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subspace,</w:t>
      </w:r>
      <w:r>
        <w:t xml:space="preserve"> </w:t>
      </w:r>
      <w:r>
        <w:t xml:space="preserve">and its orthogonal complement is the</w:t>
      </w:r>
      <w:r>
        <w:t xml:space="preserve"> </w:t>
      </w:r>
      <m:oMath>
        <m:r>
          <m:t>z</m:t>
        </m:r>
      </m:oMath>
      <w:r>
        <w:t xml:space="preserve">-axis too:</w:t>
      </w:r>
      <w:r>
        <w:t xml:space="preserve"> </w:t>
      </w:r>
      <w:r>
        <w:t xml:space="preserve">the two conditions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 same as for the plane.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The extremes.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a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in it is orthogonal to itself,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u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u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u</m:t>
                  </m:r>
                </m:e>
                <m:sub>
                  <m:r>
                    <m:t>3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forces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52"/>
    <w:bookmarkStart w:id="53" w:name="rem-orthogonal-complement-any-set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orthogonal complement of a set that is not a subspace).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in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need not be a subspace.</w:t>
      </w:r>
    </w:p>
    <w:bookmarkEnd w:id="53"/>
    <w:bookmarkStart w:id="54" w:name="thm-orthogonal-complement-subspace"/>
    <w:p>
      <w:pPr>
        <w:pStyle w:val="BodyText"/>
      </w:pPr>
      <w:r>
        <w:rPr>
          <w:b/>
          <w:bCs/>
        </w:rPr>
        <w:t xml:space="preserve">Theorem 6 (An orthogonal complement is a subspace)</w:t>
      </w:r>
      <w:r>
        <w:t xml:space="preserve"> </w:t>
      </w:r>
      <w:r>
        <w:t xml:space="preserve">For any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not empty: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Scalar multiplication.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These two equations hold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bookmarkStart w:id="57" w:name="exm-orthogonal-complement-subspace"/>
    <w:p>
      <w:pPr>
        <w:pStyle w:val="BodyText"/>
      </w:pPr>
      <w:r>
        <w:rPr>
          <w:b/>
          <w:bCs/>
        </w:rPr>
        <w:t xml:space="preserve">Example 13 (The complement of a single vector is a line)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a subspace: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it.</w:t>
      </w:r>
      <w:r>
        <w:t xml:space="preserve"> </w:t>
      </w:r>
      <w:r>
        <w:t xml:space="preserve">Its orthogonal complement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∈</m:t>
                  </m:r>
                  <m:sSup>
                    <m:e>
                      <m:r>
                        <m:rPr>
                          <m:scr m:val="double-struck"/>
                          <m:sty m:val="p"/>
                        </m:rP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That set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by</w:t>
      </w:r>
      <w:r>
        <w:t xml:space="preserve"> </w:t>
      </w:r>
      <w:hyperlink r:id="rId55">
        <w:r>
          <w:rPr>
            <w:rStyle w:val="Hyperlink"/>
          </w:rPr>
          <w:t xml:space="preserve">Theorem 2 in Subspaces and Rank</w:t>
        </w:r>
      </w:hyperlink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says it must be.</w:t>
      </w:r>
      <w:r>
        <w:t xml:space="preserve"> </w:t>
      </w:r>
      <w:r>
        <w:t xml:space="preserve">It contains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vector</w:t>
      </w:r>
      <w:r>
        <w:t xml:space="preserve"> </w:t>
      </w:r>
      <w:hyperlink r:id="rId56">
        <w:r>
          <w:rPr>
            <w:rStyle w:val="Hyperlink"/>
          </w:rPr>
          <w:t xml:space="preserve">Remark 8 in Vectors</w:t>
        </w:r>
      </w:hyperlink>
      <w:r>
        <w:t xml:space="preserve"> </w:t>
      </w:r>
      <w:r>
        <w:t xml:space="preserve">found perpendicular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57"/>
    <w:bookmarkStart w:id="58" w:name="thm-complement-null-space"/>
    <w:p>
      <w:pPr>
        <w:pStyle w:val="BodyText"/>
      </w:pPr>
      <w:r>
        <w:rPr>
          <w:b/>
          <w:bCs/>
        </w:rPr>
        <w:t xml:space="preserve">Theorem 7 (The orthogonal complement of a column space is a null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Definition 3 in Column Space, Null Space and Rank-Nullity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so a vector orthogonal to all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 every column.</w:t>
      </w:r>
    </w:p>
    <w:p>
      <w:pPr>
        <w:pStyle w:val="BodyText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take any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(commute, then factor 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62" w:name="exm-complement-null-space"/>
    <w:p>
      <w:pPr>
        <w:pStyle w:val="BodyText"/>
      </w:pPr>
      <w:r>
        <w:rPr>
          <w:b/>
          <w:bCs/>
        </w:rPr>
        <w:t xml:space="preserve">Example 14 (The complement of the column space in</w:t>
      </w:r>
      <w:r>
        <w:rPr>
          <w:b/>
          <w:bCs/>
        </w:rPr>
        <w:t xml:space="preserve"> </w:t>
      </w:r>
      <w:hyperlink r:id="rId60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60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(1).</w:t>
      </w:r>
      <w:r>
        <w:t xml:space="preserve"> </w:t>
      </w:r>
      <w:hyperlink r:id="rId61">
        <w:r>
          <w:rPr>
            <w:rStyle w:val="Hyperlink"/>
          </w:rPr>
          <w:t xml:space="preserve">Example 3 in Column Space, Null Space and Rank-Nullity</w:t>
        </w:r>
      </w:hyperlink>
      <w:r>
        <w:t xml:space="preserve"> </w:t>
      </w:r>
      <w:r>
        <w:t xml:space="preserve">found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this line 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Directly, for any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2"/>
    <w:bookmarkStart w:id="63" w:name="thm-orthogonal-direct-sum"/>
    <w:p>
      <w:pPr>
        <w:pStyle w:val="FirstParagraph"/>
      </w:pPr>
      <w:r>
        <w:rPr>
          <w:b/>
          <w:bCs/>
        </w:rPr>
        <w:t xml:space="preserve">Theorem 8 (A subspace and its orthogonal complement make up the whole 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Compact"/>
        <w:numPr>
          <w:ilvl w:val="0"/>
          <w:numId w:val="1009"/>
        </w:numPr>
      </w:pPr>
      <m:oMath>
        <m:r>
          <m:rPr>
            <m:scr m:val="script"/>
            <m:sty m:val="p"/>
          </m:rPr>
          <m:t>S</m:t>
        </m:r>
        <m:r>
          <m:rPr>
            <m:sty m:val="p"/>
          </m:rPr>
          <m:t>∩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FirstParagraph"/>
      </w:pPr>
      <w:r>
        <w:t xml:space="preserve">So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can be written as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in only one way (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it has a dimension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Both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in both,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itself included,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forces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 basis 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vectors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), the empty list,</w:t>
      </w:r>
      <w:r>
        <w:t xml:space="preserve"> </w:t>
      </w:r>
      <w:r>
        <w:t xml:space="preserve">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);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(every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satisfies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p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p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N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Column Space, Null Space and Rank-Nullity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∩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∩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1, and 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by </m:t>
              </m:r>
              <m:r>
                <m:rPr>
                  <m:nor/>
                  <m:sty m:val="p"/>
                </m:rPr>
                <m:t>Example 16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(</w:t>
      </w:r>
      <w:hyperlink r:id="rId64">
        <w:r>
          <w:rPr>
            <w:rStyle w:val="Hyperlink"/>
          </w:rPr>
          <w:t xml:space="preserve">Example 3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hyperlink r:id="rId65">
        <w:r>
          <w:rPr>
            <w:rStyle w:val="Hyperlink"/>
          </w:rPr>
          <w:t xml:space="preserve">Theorem 11 in Subspaces and Rank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Together with part 1,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uniqueness of the split then follows from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(statement 1 implies statement 3).</w:t>
      </w:r>
    </w:p>
    <w:bookmarkStart w:id="66" w:name="exm-orthogonal-direct-sum"/>
    <w:p>
      <w:pPr>
        <w:pStyle w:val="BodyText"/>
      </w:pPr>
      <w:r>
        <w:rPr>
          <w:b/>
          <w:bCs/>
        </w:rPr>
        <w:t xml:space="preserve">Example 15 (Splitting a vector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along a line and its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single nonzero vector 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that condition says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Those two vectors are linearly independent,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, as part 2 says.</w:t>
      </w:r>
    </w:p>
    <w:p>
      <w:pPr>
        <w:pStyle w:val="BodyText"/>
      </w:pPr>
      <w:r>
        <w:t xml:space="preserve">To split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look 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that membership needs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6"/>
    <w:bookmarkStart w:id="67" w:name="thm-double-complement"/>
    <w:p>
      <w:pPr>
        <w:pStyle w:val="FirstParagraph"/>
      </w:pPr>
      <w:r>
        <w:rPr>
          <w:b/>
          <w:bCs/>
        </w:rPr>
        <w:t xml:space="preserve">Theorem 9 (The orthogonal complement of the orthogonal complement)</w:t>
      </w:r>
      <w:r>
        <w:t xml:space="preserve"> </w:t>
      </w:r>
      <w:r>
        <w:t xml:space="preserve">For any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cr m:val="script"/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⟂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S</m:t>
          </m:r>
          <m:r>
            <m:rPr>
              <m:sty m:val="p"/>
            </m:rPr>
            <m:t>.</m:t>
          </m: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 (</w:t>
      </w:r>
      <w:hyperlink r:id="rId68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Equal dimensions.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part 2 of</w:t>
      </w:r>
      <w:r>
        <w:t xml:space="preserve"> </w:t>
      </w:r>
      <w:hyperlink w:anchor="thm-orthogonal-direct-su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applies to it as well as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cr m:val="script"/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dim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cr m:val="script"/>
                      <m:sty m:val="p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</w:t>
      </w:r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has the same dimension,</w:t>
      </w:r>
      <w:r>
        <w:t xml:space="preserve"> </w:t>
      </w:r>
      <w:r>
        <w:t xml:space="preserve">so it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11 in Subspaces and Rank</w:t>
        </w:r>
      </w:hyperlink>
      <w:r>
        <w:t xml:space="preserve">).</w:t>
      </w:r>
    </w:p>
    <w:bookmarkStart w:id="70" w:name="exm-double-complement"/>
    <w:p>
      <w:pPr>
        <w:pStyle w:val="BodyText"/>
      </w:pPr>
      <w:r>
        <w:rPr>
          <w:b/>
          <w:bCs/>
        </w:rPr>
        <w:t xml:space="preserve">Example 16 (Back to the line)</w:t>
      </w:r>
      <w:r>
        <w:t xml:space="preserve"> </w:t>
      </w:r>
      <w:r>
        <w:t xml:space="preserve">In</w:t>
      </w:r>
      <w:r>
        <w:t xml:space="preserve"> </w:t>
      </w:r>
      <w:hyperlink w:anchor="exm-orthogonal-direct-su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Put those two spanning vectors in the columns of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Definition 13 in Matrices</w:t>
        </w:r>
      </w:hyperlink>
      <w:r>
        <w:t xml:space="preserve">),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0"/>
    <w:bookmarkStart w:id="71" w:name="exm-double-complement-fails"/>
    <w:p>
      <w:pPr>
        <w:pStyle w:val="FirstParagraph"/>
      </w:pPr>
      <w:r>
        <w:rPr>
          <w:b/>
          <w:bCs/>
        </w:rPr>
        <w:t xml:space="preserve">Example 17 (A set that is not a subspace does not come back)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subspace.</w:t>
      </w:r>
      <w:r>
        <w:t xml:space="preserve"> </w:t>
      </w:r>
      <w:r>
        <w:t xml:space="preserve">Its orthogonal complement is the same as that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in</w:t>
      </w:r>
      <w:r>
        <w:t xml:space="preserve"> </w:t>
      </w:r>
      <w:hyperlink w:anchor="exm-double-complement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since both are defined by the single condition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contains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X</m:t>
        </m:r>
      </m:oMath>
      <w:r>
        <w:t xml:space="preserve">.</w:t>
      </w:r>
      <w:r>
        <w:t xml:space="preserve"> </w:t>
      </w:r>
      <w:hyperlink w:anchor="thm-double-complemen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be a subspace.</w:t>
      </w:r>
    </w:p>
    <w:bookmarkEnd w:id="71"/>
    <w:bookmarkEnd w:id="72"/>
    <w:bookmarkStart w:id="85" w:name="sec-fundamental-theorem"/>
    <w:p>
      <w:pPr>
        <w:pStyle w:val="Heading2"/>
      </w:pPr>
      <w:r>
        <w:t xml:space="preserve">3 The fundamental theorem of linear algebra</w:t>
      </w:r>
    </w:p>
    <w:bookmarkStart w:id="73" w:name="thm-fundamental-subspaces"/>
    <w:p>
      <w:pPr>
        <w:pStyle w:val="FirstParagraph"/>
      </w:pPr>
      <w:r>
        <w:rPr>
          <w:b/>
          <w:bCs/>
        </w:rPr>
        <w:t xml:space="preserve">Theorem 10 (Fundamental theorem of linear 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 Then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.</w:t>
      </w:r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The first equation is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equation)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Apply parts 2 and 1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part 2 gives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 part 1 gives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4">
        <w:r>
          <w:rPr>
            <w:rStyle w:val="Hyperlink"/>
          </w:rPr>
          <w:t xml:space="preserve">Theorem 7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r:id="rId74">
        <w:r>
          <w:rPr>
            <w:rStyle w:val="Hyperlink"/>
          </w:rPr>
          <w:t xml:space="preserve">Theorem 7 in Column Space, Null Space and Rank-Nullity</w:t>
        </w:r>
      </w:hyperlink>
      <w:r>
        <w:t xml:space="preserve">,</w:t>
      </w:r>
      <w:r>
        <w:t xml:space="preserve"> </w:t>
      </w:r>
      <w:r>
        <w:t xml:space="preserve">and that is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5">
        <w:r>
          <w:rPr>
            <w:rStyle w:val="Hyperlink"/>
          </w:rPr>
          <w:t xml:space="preserve">Theorem 10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Definition 7 in Column Space, Null Space and Rank-Nullity</w:t>
        </w:r>
      </w:hyperlink>
      <w:r>
        <w:t xml:space="preserve">,</w:t>
      </w:r>
      <w:r>
        <w:t xml:space="preserve"> </w:t>
      </w:r>
      <w:hyperlink r:id="rId13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 and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in the same way.</w:t>
      </w:r>
    </w:p>
    <w:bookmarkStart w:id="79" w:name="exm-fundamental-subspaces"/>
    <w:p>
      <w:pPr>
        <w:pStyle w:val="BodyText"/>
      </w:pPr>
      <w:r>
        <w:rPr>
          <w:b/>
          <w:bCs/>
        </w:rPr>
        <w:t xml:space="preserve">Example 18 (The four subspaces of the matrix in</w:t>
      </w:r>
      <w:r>
        <w:rPr>
          <w:b/>
          <w:bCs/>
        </w:rPr>
        <w:t xml:space="preserve"> </w:t>
      </w:r>
      <w:hyperlink r:id="rId60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60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Example 11 in Column Space, Null Space and Rank-Nullity</w:t>
        </w:r>
      </w:hyperlink>
      <w:r>
        <w:t xml:space="preserve">).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w:r>
        <w:t xml:space="preserve">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</w:p>
    <w:p>
      <w:pPr>
        <w:pStyle w:val="Compact"/>
        <w:numPr>
          <w:ilvl w:val="1"/>
          <w:numId w:val="1012"/>
        </w:numPr>
      </w:pP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12 in Column Space, Null Space and Rank-Nullity</w:t>
        </w:r>
      </w:hyperlink>
      <w:r>
        <w:t xml:space="preserve">).</w:t>
      </w:r>
      <w:r>
        <w:t xml:space="preserve"> </w:t>
      </w:r>
      <w:r>
        <w:t xml:space="preserve">The spanning vectors are orthogonal: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w:anchor="exm-complement-null-space">
        <w:r>
          <w:rPr>
            <w:rStyle w:val="Hyperlink"/>
          </w:rPr>
          <w:t xml:space="preserve">Example 14</w:t>
        </w:r>
      </w:hyperlink>
      <w:r>
        <w:t xml:space="preserve">).</w:t>
      </w:r>
    </w:p>
    <w:p>
      <w:pPr>
        <w:pStyle w:val="FirstParagraph"/>
      </w:pPr>
      <w:r>
        <w:t xml:space="preserve">By part 3,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uniquely</w:t>
      </w:r>
      <w:r>
        <w:t xml:space="preserve"> </w:t>
      </w:r>
      <w:r>
        <w:t xml:space="preserve">into a row-space part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a null-space part.</w:t>
      </w:r>
      <w:r>
        <w:t xml:space="preserve"> </w:t>
      </w:r>
      <w:r>
        <w:t xml:space="preserve">The null-space part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(part 3),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applied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  <w:r>
        <w:t xml:space="preserve"> </w:t>
      </w:r>
      <w:r>
        <w:t xml:space="preserve">so it must be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difference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</m:oMath>
      <w:r>
        <w:t xml:space="preserve">.</w:t>
      </w:r>
      <w:r>
        <w:t xml:space="preserve"> </w:t>
      </w:r>
      <w:r>
        <w:t xml:space="preserve">The row-space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the null-space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8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as a check, row 1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8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row 2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row 1,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sends the null-space part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bookmarkEnd w:id="79"/>
    <w:bookmarkStart w:id="84" w:name="refs"/>
    <w:bookmarkStart w:id="81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80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81"/>
    <w:bookmarkStart w:id="83" w:name="ref-zhou2024orthproj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Orthogonal Projections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82">
        <w:r>
          <w:rPr>
            <w:rStyle w:val="Hyperlink"/>
          </w:rPr>
          <w:t xml:space="preserve">https://ucla-biostat-216.github.io/2024fall/slides/06-orthproj/06-orthproj.html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0" Type="http://schemas.openxmlformats.org/officeDocument/2006/relationships/hyperlink" Target="algebra-basics.html#def-strict-inequality" TargetMode="External"/><Relationship Id="rId82" Type="http://schemas.openxmlformats.org/officeDocument/2006/relationships/hyperlink" Target="https://ucla-biostat-216.github.io/2024fall/slides/06-orthproj/06-orthproj.html" TargetMode="External"/><Relationship Id="rId80" Type="http://schemas.openxmlformats.org/officeDocument/2006/relationships/hyperlink" Target="https://www.routledge.com/Linear-Algebra-and-Matrix-Analysis-for-Statistics/Banerjee-Roy/p/book/9781420095388" TargetMode="External"/><Relationship Id="rId69" Type="http://schemas.openxmlformats.org/officeDocument/2006/relationships/hyperlink" Target="linear-algebra-matrices.html#def-matvec-mult" TargetMode="External"/><Relationship Id="rId34" Type="http://schemas.openxmlformats.org/officeDocument/2006/relationships/hyperlink" Target="linear-algebra-matrices.html#thm-matmul-distrib" TargetMode="External"/><Relationship Id="rId33" Type="http://schemas.openxmlformats.org/officeDocument/2006/relationships/hyperlink" Target="linear-algebra-rank-nullity.html#def-column-space" TargetMode="External"/><Relationship Id="rId59" Type="http://schemas.openxmlformats.org/officeDocument/2006/relationships/hyperlink" Target="linear-algebra-rank-nullity.html#def-null-space" TargetMode="External"/><Relationship Id="rId76" Type="http://schemas.openxmlformats.org/officeDocument/2006/relationships/hyperlink" Target="linear-algebra-rank-nullity.html#def-nullity" TargetMode="External"/><Relationship Id="rId60" Type="http://schemas.openxmlformats.org/officeDocument/2006/relationships/hyperlink" Target="linear-algebra-rank-nullity.html#exm-column-space" TargetMode="External"/><Relationship Id="rId61" Type="http://schemas.openxmlformats.org/officeDocument/2006/relationships/hyperlink" Target="linear-algebra-rank-nullity.html#exm-null-space" TargetMode="External"/><Relationship Id="rId78" Type="http://schemas.openxmlformats.org/officeDocument/2006/relationships/hyperlink" Target="linear-algebra-rank-nullity.html#exm-nullity" TargetMode="External"/><Relationship Id="rId77" Type="http://schemas.openxmlformats.org/officeDocument/2006/relationships/hyperlink" Target="linear-algebra-rank-nullity.html#exm-rank-dim" TargetMode="External"/><Relationship Id="rId37" Type="http://schemas.openxmlformats.org/officeDocument/2006/relationships/hyperlink" Target="linear-algebra-rank-nullity.html#exm-rank-nullity" TargetMode="External"/><Relationship Id="rId35" Type="http://schemas.openxmlformats.org/officeDocument/2006/relationships/hyperlink" Target="linear-algebra-rank-nullity.html#thm-column-space-span" TargetMode="External"/><Relationship Id="rId74" Type="http://schemas.openxmlformats.org/officeDocument/2006/relationships/hyperlink" Target="linear-algebra-rank-nullity.html#thm-rank-dim" TargetMode="External"/><Relationship Id="rId13" Type="http://schemas.openxmlformats.org/officeDocument/2006/relationships/hyperlink" Target="linear-algebra-rank-nullity.html#thm-rank-nullity" TargetMode="External"/><Relationship Id="rId75" Type="http://schemas.openxmlformats.org/officeDocument/2006/relationships/hyperlink" Target="linear-algebra-rank-nullity.html#thm-rank-transpose" TargetMode="External"/><Relationship Id="rId25" Type="http://schemas.openxmlformats.org/officeDocument/2006/relationships/hyperlink" Target="linear-algebra-subspaces.html#def-basis" TargetMode="External"/><Relationship Id="rId22" Type="http://schemas.openxmlformats.org/officeDocument/2006/relationships/hyperlink" Target="linear-algebra-subspaces.html#def-dimension" TargetMode="External"/><Relationship Id="rId36" Type="http://schemas.openxmlformats.org/officeDocument/2006/relationships/hyperlink" Target="linear-algebra-subspaces.html#def-rank" TargetMode="External"/><Relationship Id="rId29" Type="http://schemas.openxmlformats.org/officeDocument/2006/relationships/hyperlink" Target="linear-algebra-subspaces.html#def-span" TargetMode="External"/><Relationship Id="rId14" Type="http://schemas.openxmlformats.org/officeDocument/2006/relationships/hyperlink" Target="linear-algebra-subspaces.html#def-subspace" TargetMode="External"/><Relationship Id="rId26" Type="http://schemas.openxmlformats.org/officeDocument/2006/relationships/hyperlink" Target="linear-algebra-subspaces.html#exm-dimension" TargetMode="External"/><Relationship Id="rId64" Type="http://schemas.openxmlformats.org/officeDocument/2006/relationships/hyperlink" Target="linear-algebra-subspaces.html#exm-subspace" TargetMode="External"/><Relationship Id="rId12" Type="http://schemas.openxmlformats.org/officeDocument/2006/relationships/hyperlink" Target="linear-algebra-subspaces.html#sec-subspaces" TargetMode="External"/><Relationship Id="rId24" Type="http://schemas.openxmlformats.org/officeDocument/2006/relationships/hyperlink" Target="linear-algebra-subspaces.html#thm-basis-size" TargetMode="External"/><Relationship Id="rId23" Type="http://schemas.openxmlformats.org/officeDocument/2006/relationships/hyperlink" Target="linear-algebra-subspaces.html#thm-extend-basis" TargetMode="External"/><Relationship Id="rId55" Type="http://schemas.openxmlformats.org/officeDocument/2006/relationships/hyperlink" Target="linear-algebra-subspaces.html#thm-span-subspace" TargetMode="External"/><Relationship Id="rId65" Type="http://schemas.openxmlformats.org/officeDocument/2006/relationships/hyperlink" Target="linear-algebra-subspaces.html#thm-subspace-equal-dim" TargetMode="External"/><Relationship Id="rId19" Type="http://schemas.openxmlformats.org/officeDocument/2006/relationships/hyperlink" Target="linear-algebra-subspaces.html#thm-subspace-zero" TargetMode="External"/><Relationship Id="rId50" Type="http://schemas.openxmlformats.org/officeDocument/2006/relationships/hyperlink" Target="linear-algebra-vectors.html#def-orthogonal-vectors" TargetMode="External"/><Relationship Id="rId56" Type="http://schemas.openxmlformats.org/officeDocument/2006/relationships/hyperlink" Target="linear-algebra-vectors.html#rem-orthogonal-perpendicular" TargetMode="External"/><Relationship Id="rId68" Type="http://schemas.openxmlformats.org/officeDocument/2006/relationships/hyperlink" Target="linear-algebra-vectors.html#thm-lincom-symmetric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algebra-basics.html#def-strict-inequality" TargetMode="External"/><Relationship Id="rId82" Type="http://schemas.openxmlformats.org/officeDocument/2006/relationships/hyperlink" Target="https://ucla-biostat-216.github.io/2024fall/slides/06-orthproj/06-orthproj.html" TargetMode="External"/><Relationship Id="rId80" Type="http://schemas.openxmlformats.org/officeDocument/2006/relationships/hyperlink" Target="https://www.routledge.com/Linear-Algebra-and-Matrix-Analysis-for-Statistics/Banerjee-Roy/p/book/9781420095388" TargetMode="External"/><Relationship Id="rId69" Type="http://schemas.openxmlformats.org/officeDocument/2006/relationships/hyperlink" Target="linear-algebra-matrices.html#def-matvec-mult" TargetMode="External"/><Relationship Id="rId34" Type="http://schemas.openxmlformats.org/officeDocument/2006/relationships/hyperlink" Target="linear-algebra-matrices.html#thm-matmul-distrib" TargetMode="External"/><Relationship Id="rId33" Type="http://schemas.openxmlformats.org/officeDocument/2006/relationships/hyperlink" Target="linear-algebra-rank-nullity.html#def-column-space" TargetMode="External"/><Relationship Id="rId59" Type="http://schemas.openxmlformats.org/officeDocument/2006/relationships/hyperlink" Target="linear-algebra-rank-nullity.html#def-null-space" TargetMode="External"/><Relationship Id="rId76" Type="http://schemas.openxmlformats.org/officeDocument/2006/relationships/hyperlink" Target="linear-algebra-rank-nullity.html#def-nullity" TargetMode="External"/><Relationship Id="rId60" Type="http://schemas.openxmlformats.org/officeDocument/2006/relationships/hyperlink" Target="linear-algebra-rank-nullity.html#exm-column-space" TargetMode="External"/><Relationship Id="rId61" Type="http://schemas.openxmlformats.org/officeDocument/2006/relationships/hyperlink" Target="linear-algebra-rank-nullity.html#exm-null-space" TargetMode="External"/><Relationship Id="rId78" Type="http://schemas.openxmlformats.org/officeDocument/2006/relationships/hyperlink" Target="linear-algebra-rank-nullity.html#exm-nullity" TargetMode="External"/><Relationship Id="rId77" Type="http://schemas.openxmlformats.org/officeDocument/2006/relationships/hyperlink" Target="linear-algebra-rank-nullity.html#exm-rank-dim" TargetMode="External"/><Relationship Id="rId37" Type="http://schemas.openxmlformats.org/officeDocument/2006/relationships/hyperlink" Target="linear-algebra-rank-nullity.html#exm-rank-nullity" TargetMode="External"/><Relationship Id="rId35" Type="http://schemas.openxmlformats.org/officeDocument/2006/relationships/hyperlink" Target="linear-algebra-rank-nullity.html#thm-column-space-span" TargetMode="External"/><Relationship Id="rId74" Type="http://schemas.openxmlformats.org/officeDocument/2006/relationships/hyperlink" Target="linear-algebra-rank-nullity.html#thm-rank-dim" TargetMode="External"/><Relationship Id="rId13" Type="http://schemas.openxmlformats.org/officeDocument/2006/relationships/hyperlink" Target="linear-algebra-rank-nullity.html#thm-rank-nullity" TargetMode="External"/><Relationship Id="rId75" Type="http://schemas.openxmlformats.org/officeDocument/2006/relationships/hyperlink" Target="linear-algebra-rank-nullity.html#thm-rank-transpose" TargetMode="External"/><Relationship Id="rId25" Type="http://schemas.openxmlformats.org/officeDocument/2006/relationships/hyperlink" Target="linear-algebra-subspaces.html#def-basis" TargetMode="External"/><Relationship Id="rId22" Type="http://schemas.openxmlformats.org/officeDocument/2006/relationships/hyperlink" Target="linear-algebra-subspaces.html#def-dimension" TargetMode="External"/><Relationship Id="rId36" Type="http://schemas.openxmlformats.org/officeDocument/2006/relationships/hyperlink" Target="linear-algebra-subspaces.html#def-rank" TargetMode="External"/><Relationship Id="rId29" Type="http://schemas.openxmlformats.org/officeDocument/2006/relationships/hyperlink" Target="linear-algebra-subspaces.html#def-span" TargetMode="External"/><Relationship Id="rId14" Type="http://schemas.openxmlformats.org/officeDocument/2006/relationships/hyperlink" Target="linear-algebra-subspaces.html#def-subspace" TargetMode="External"/><Relationship Id="rId26" Type="http://schemas.openxmlformats.org/officeDocument/2006/relationships/hyperlink" Target="linear-algebra-subspaces.html#exm-dimension" TargetMode="External"/><Relationship Id="rId64" Type="http://schemas.openxmlformats.org/officeDocument/2006/relationships/hyperlink" Target="linear-algebra-subspaces.html#exm-subspace" TargetMode="External"/><Relationship Id="rId12" Type="http://schemas.openxmlformats.org/officeDocument/2006/relationships/hyperlink" Target="linear-algebra-subspaces.html#sec-subspaces" TargetMode="External"/><Relationship Id="rId24" Type="http://schemas.openxmlformats.org/officeDocument/2006/relationships/hyperlink" Target="linear-algebra-subspaces.html#thm-basis-size" TargetMode="External"/><Relationship Id="rId23" Type="http://schemas.openxmlformats.org/officeDocument/2006/relationships/hyperlink" Target="linear-algebra-subspaces.html#thm-extend-basis" TargetMode="External"/><Relationship Id="rId55" Type="http://schemas.openxmlformats.org/officeDocument/2006/relationships/hyperlink" Target="linear-algebra-subspaces.html#thm-span-subspace" TargetMode="External"/><Relationship Id="rId65" Type="http://schemas.openxmlformats.org/officeDocument/2006/relationships/hyperlink" Target="linear-algebra-subspaces.html#thm-subspace-equal-dim" TargetMode="External"/><Relationship Id="rId19" Type="http://schemas.openxmlformats.org/officeDocument/2006/relationships/hyperlink" Target="linear-algebra-subspaces.html#thm-subspace-zero" TargetMode="External"/><Relationship Id="rId50" Type="http://schemas.openxmlformats.org/officeDocument/2006/relationships/hyperlink" Target="linear-algebra-vectors.html#def-orthogonal-vectors" TargetMode="External"/><Relationship Id="rId56" Type="http://schemas.openxmlformats.org/officeDocument/2006/relationships/hyperlink" Target="linear-algebra-vectors.html#rem-orthogonal-perpendicular" TargetMode="External"/><Relationship Id="rId68" Type="http://schemas.openxmlformats.org/officeDocument/2006/relationships/hyperlink" Target="linear-algebra-vectors.html#thm-lincom-symmetr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Direct Sums and Orthogonal Complements</dc:title>
  <dc:creator/>
  <cp:keywords/>
  <dcterms:created xsi:type="dcterms:W3CDTF">2026-10-16T01:12:13Z</dcterms:created>
  <dcterms:modified xsi:type="dcterms:W3CDTF">2026-10-16T01:12:13Z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17:50:35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