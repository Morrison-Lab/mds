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13:35:37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local minimizer of</w:delText>
        </w:r>
      </w:del>
      <w:del w:id="9" w:author="PR Preview" w:date="2026-01-01T00:00:00Z">
        <w:r>
          <w:delText xml:space="preserve"> </w:delText>
        </w:r>
      </w:del>
      <m:oMath>
        <m:r>
          <m:t>f</m:t>
        </m:r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so there is a</w:delText>
        </w:r>
      </w:del>
      <w:del w:id="13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with</w:delText>
        </w:r>
      </w:del>
      <w:del w:id="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whenever</w:delText>
        </w:r>
      </w:del>
      <w:del w:id="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(</w:delText>
        </w:r>
      </w:del>
      <w:hyperlink r:id="rId23">
        <w:del w:id="22" w:author="PR Preview" w:date="2026-01-01T00:00:00Z">
          <w:r>
            <w:rPr>
              <w:rStyle w:val="Hyperlink"/>
            </w:rPr>
            <w:delText xml:space="preserve">Definition 17 in Equalities, Inequalities and Minimizers</w:delText>
          </w:r>
        </w:del>
      </w:hyperlink>
      <w:del w:id="23" w:author="PR Preview" w:date="2026-01-01T00:00:00Z">
        <w:r>
          <w:delText xml:space="preserve">).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Suppose</w:delText>
        </w:r>
      </w:del>
      <w:del w:id="2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not a global minimizer (</w:delText>
        </w:r>
      </w:del>
      <w:hyperlink r:id="rId24">
        <w:del w:id="29" w:author="PR Preview" w:date="2026-01-01T00:00:00Z">
          <w:r>
            <w:rPr>
              <w:rStyle w:val="Hyperlink"/>
            </w:rPr>
            <w:delText xml:space="preserve">Definition 16 in Equalities, Inequalities and Minimizers</w:delText>
          </w:r>
        </w:del>
      </w:hyperlink>
      <w:del w:id="30" w:author="PR Preview" w:date="2026-01-01T00:00:00Z">
        <w:r>
          <w:delText xml:space="preserve">).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Then some</w:delText>
        </w:r>
      </w:del>
      <w:del w:id="3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has</w:delText>
        </w:r>
      </w:del>
      <w:del w:id="3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37" w:author="PR Preview" w:date="2026-01-01T00:00:00Z">
        <w:r>
          <w:delText xml:space="preserve">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and in particular</w:delText>
        </w:r>
      </w:del>
      <w:del w:id="4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41" w:author="PR Preview" w:date="2026-01-01T00:00:00Z">
        <w:r>
          <w:delText xml:space="preserve">.</w:delText>
        </w:r>
      </w:del>
    </w:p>
    <w:p>
      <w:pPr>
        <w:pStyle w:val="BodyText"/>
      </w:pPr>
      <w:ins w:id="42" w:author="PR Preview" w:date="2026-01-01T00:00:00Z">
        <w:r>
          <w:rPr>
            <w:i/>
            <w:iCs/>
          </w:rPr>
          <w:t xml:space="preserve">Proof</w:t>
        </w:r>
      </w:ins>
      <w:ins w:id="43" w:author="PR Preview" w:date="2026-01-01T00:00:00Z">
        <w:r>
          <w:t xml:space="preserve">. </w:t>
        </w:r>
      </w:ins>
      <w:ins w:id="44" w:author="PR Preview" w:date="2026-01-01T00:00:00Z">
        <w:r>
          <w:t xml:space="preserve">Let</w:t>
        </w:r>
      </w:ins>
      <w:ins w:id="4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be a local minimizer of</w:t>
        </w:r>
      </w:ins>
      <w:ins w:id="48" w:author="PR Preview" w:date="2026-01-01T00:00:00Z">
        <w:r>
          <w:t xml:space="preserve"> </w:t>
        </w:r>
      </w:ins>
      <m:oMath>
        <m:r>
          <m:t>f</m:t>
        </m:r>
      </m:oMath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so there is a</w:t>
        </w:r>
      </w:ins>
      <w:ins w:id="5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with</w:t>
        </w:r>
      </w:ins>
      <w:ins w:id="5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whenever</w:t>
        </w:r>
      </w:ins>
      <w:ins w:id="5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(</w:t>
        </w:r>
      </w:ins>
      <w:hyperlink r:id="rId23">
        <w:ins w:id="61" w:author="PR Preview" w:date="2026-01-01T00:00:00Z">
          <w:r>
            <w:rPr>
              <w:rStyle w:val="Hyperlink"/>
            </w:rPr>
            <w:t xml:space="preserve">Definition 18 in Equalities, Inequalities and Minimizers</w:t>
          </w:r>
        </w:ins>
      </w:hyperlink>
      <w:ins w:id="62" w:author="PR Preview" w:date="2026-01-01T00:00:00Z">
        <w:r>
          <w:t xml:space="preserve">).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Suppose</w:t>
        </w:r>
      </w:ins>
      <w:ins w:id="6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not a global minimizer (</w:t>
        </w:r>
      </w:ins>
      <w:hyperlink r:id="rId24">
        <w:ins w:id="68" w:author="PR Preview" w:date="2026-01-01T00:00:00Z">
          <w:r>
            <w:rPr>
              <w:rStyle w:val="Hyperlink"/>
            </w:rPr>
            <w:t xml:space="preserve">Definition 17 in Equalities, Inequalities and Minimizers</w:t>
          </w:r>
        </w:ins>
      </w:hyperlink>
      <w:ins w:id="69" w:author="PR Preview" w:date="2026-01-01T00:00:00Z">
        <w:r>
          <w:t xml:space="preserve">).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Then some</w:t>
        </w:r>
      </w:ins>
      <w:ins w:id="7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has</w:t>
        </w:r>
      </w:ins>
      <w:ins w:id="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 in particular</w:t>
        </w:r>
      </w:ins>
      <w:ins w:id="7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80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85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6"/>
    <w:bookmarkStart w:id="87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6">
        <w:r>
          <w:rPr>
            <w:rStyle w:val="Hyperlink"/>
          </w:rPr>
          <w:t xml:space="preserve">finite</w:t>
        </w:r>
      </w:hyperlink>
      <w:r>
        <w:t xml:space="preserve"> </w:t>
      </w:r>
      <w:hyperlink r:id="rId9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6"/>
    <w:bookmarkStart w:id="107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7"/>
    <w:bookmarkStart w:id="108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8"/>
    <w:bookmarkStart w:id="109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9"/>
    <w:bookmarkStart w:id="110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10"/>
    <w:bookmarkStart w:id="111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1"/>
    <w:bookmarkStart w:id="112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2"/>
    <w:bookmarkStart w:id="113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3"/>
    <w:bookmarkStart w:id="114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4"/>
    <w:bookmarkStart w:id="125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9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9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2026-10-15T20:49:56Z</dcterms:created>
  <dcterms:modified xsi:type="dcterms:W3CDTF">2026-10-15T20:49:56Z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