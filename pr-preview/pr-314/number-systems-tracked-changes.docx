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Number Systems</w:t>
        </w:r>
      </w:ins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Probability and statistics count with the integers and natural numbers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 measure with the real numbers.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This page defines those number systems.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It also defines the words that sort their members: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even and odd integers, and rational and irrational real numbers.</w:t>
        </w:r>
      </w:ins>
    </w:p>
    <w:bookmarkStart w:id="25" w:name="sec-notation-naturals"/>
    <w:p>
      <w:pPr>
        <w:pStyle w:val="Heading2"/>
      </w:pPr>
      <w:ins w:id="14" w:author="PR Preview" w:date="2026-01-01T00:00:00Z">
        <w:r>
          <w:t xml:space="preserve">1 Natural numbers</w:t>
        </w:r>
      </w:ins>
    </w:p>
    <w:bookmarkStart w:id="9" w:name="exr-naturals-below-three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Exercise 1 (Which numbers are natural?)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List the elements of the set</w:t>
        </w:r>
      </w:ins>
      <w:ins w:id="1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ins w:id="19" w:author="PR Preview" w:date="2026-01-01T00:00:00Z">
        <w:r>
          <w:t xml:space="preserve">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your answer the same in every textbook?</w:t>
        </w:r>
      </w:ins>
    </w:p>
    <w:bookmarkEnd w:id="9"/>
    <w:bookmarkStart w:id="10" w:name="sol-naturals-below-three"/>
    <w:p>
      <w:pPr>
        <w:pStyle w:val="BodyText"/>
      </w:pPr>
      <w:ins w:id="22" w:author="PR Preview" w:date="2026-01-01T00:00:00Z">
        <w:r>
          <w:rPr>
            <w:i/>
            <w:iCs/>
          </w:rPr>
          <w:t xml:space="preserve">Solution 1</w:t>
        </w:r>
      </w:ins>
      <w:ins w:id="23" w:author="PR Preview" w:date="2026-01-01T00:00:00Z">
        <w:r>
          <w:t xml:space="preserve">. </w:t>
        </w:r>
      </w:ins>
      <w:ins w:id="24" w:author="PR Preview" w:date="2026-01-01T00:00:00Z">
        <w:r>
          <w:t xml:space="preserve">The answer depends on whether the source counts</w:t>
        </w:r>
      </w:ins>
      <w:ins w:id="25" w:author="PR Preview" w:date="2026-01-01T00:00:00Z">
        <w:r>
          <w:t xml:space="preserve"> </w:t>
        </w:r>
      </w:ins>
      <m:oMath>
        <m:r>
          <m:t>0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as a natural number:</w:t>
        </w:r>
      </w:ins>
    </w:p>
    <w:p>
      <w:pPr>
        <w:pStyle w:val="Compact"/>
        <w:numPr>
          <w:ilvl w:val="0"/>
          <w:numId w:val="1001"/>
        </w:numPr>
      </w:pPr>
      <w:ins w:id="28" w:author="PR Preview" w:date="2026-01-01T00:00:00Z">
        <w:r>
          <w:t xml:space="preserve">if</w:t>
        </w:r>
      </w:ins>
      <w:ins w:id="2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starts at</w:t>
        </w:r>
      </w:ins>
      <w:ins w:id="32" w:author="PR Preview" w:date="2026-01-01T00:00:00Z">
        <w:r>
          <w:t xml:space="preserve"> </w:t>
        </w:r>
      </w:ins>
      <m:oMath>
        <m:r>
          <m:t>0</m:t>
        </m:r>
      </m:oMath>
      <w:ins w:id="33" w:author="PR Preview" w:date="2026-01-01T00:00:00Z">
        <w:r>
          <w:t xml:space="preserve">, the set is</w:t>
        </w:r>
      </w:ins>
      <w:ins w:id="3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3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36" w:author="PR Preview" w:date="2026-01-01T00:00:00Z">
        <w:r>
          <w:t xml:space="preserve">if</w:t>
        </w:r>
      </w:ins>
      <w:ins w:id="3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starts at</w:t>
        </w:r>
      </w:ins>
      <w:ins w:id="40" w:author="PR Preview" w:date="2026-01-01T00:00:00Z">
        <w:r>
          <w:t xml:space="preserve"> </w:t>
        </w:r>
      </w:ins>
      <m:oMath>
        <m:r>
          <m:t>1</m:t>
        </m:r>
      </m:oMath>
      <w:ins w:id="41" w:author="PR Preview" w:date="2026-01-01T00:00:00Z">
        <w:r>
          <w:t xml:space="preserve">, the set is</w:t>
        </w:r>
      </w:ins>
      <w:ins w:id="4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3" w:author="PR Preview" w:date="2026-01-01T00:00:00Z">
        <w:r>
          <w:t xml:space="preserve">.</w:t>
        </w:r>
      </w:ins>
    </w:p>
    <w:p>
      <w:pPr>
        <w:pStyle w:val="FirstParagraph"/>
      </w:pPr>
      <w:ins w:id="44" w:author="PR Preview" w:date="2026-01-01T00:00:00Z">
        <w:r>
          <w:t xml:space="preserve">Both conventions are in common use,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so the answer is not the same in every textbook.</w:t>
        </w:r>
      </w:ins>
    </w:p>
    <w:bookmarkEnd w:id="10"/>
    <w:bookmarkStart w:id="11" w:name="def-integers"/>
    <w:p>
      <w:pPr>
        <w:pStyle w:val="BodyText"/>
      </w:pPr>
      <w:ins w:id="47" w:author="PR Preview" w:date="2026-01-01T00:00:00Z">
        <w:r>
          <w:rPr>
            <w:b/>
            <w:bCs/>
          </w:rPr>
          <w:t xml:space="preserve">Definition 1 (Integers)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integers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are the whole numbers,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together with their negatives and</w:t>
        </w:r>
      </w:ins>
      <w:ins w:id="56" w:author="PR Preview" w:date="2026-01-01T00:00:00Z">
        <w:r>
          <w:t xml:space="preserve"> </w:t>
        </w:r>
      </w:ins>
      <m:oMath>
        <m:r>
          <m:t>0</m:t>
        </m:r>
      </m:oMath>
      <w:ins w:id="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ins w:id="58" w:author="PR Preview" w:date="2026-01-01T00:00:00Z">
        <w:r>
          <w:t xml:space="preserve">An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integer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an element of</w:t>
        </w:r>
      </w:ins>
      <w:ins w:id="6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64" w:author="PR Preview" w:date="2026-01-01T00:00:00Z">
        <w:r>
          <w:t xml:space="preserve">.</w:t>
        </w:r>
      </w:ins>
    </w:p>
    <w:bookmarkEnd w:id="11"/>
    <w:bookmarkStart w:id="12" w:name="def-positive-integer"/>
    <w:p>
      <w:pPr>
        <w:pStyle w:val="BodyText"/>
      </w:pPr>
      <w:ins w:id="65" w:author="PR Preview" w:date="2026-01-01T00:00:00Z">
        <w:r>
          <w:rPr>
            <w:b/>
            <w:bCs/>
          </w:rPr>
          <w:t xml:space="preserve">Definition 2 (Positive integers)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 integers (</w:t>
        </w:r>
      </w:ins>
      <w:hyperlink w:anchor="def-integers">
        <w:ins w:id="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9" w:author="PR Preview" w:date="2026-01-01T00:00:00Z">
        <w:r>
          <w:t xml:space="preserve">) greater than</w:t>
        </w:r>
      </w:ins>
      <w:ins w:id="70" w:author="PR Preview" w:date="2026-01-01T00:00:00Z">
        <w:r>
          <w:t xml:space="preserve"> </w:t>
        </w:r>
      </w:ins>
      <m:oMath>
        <m:r>
          <m:t>0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are 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positive integers</w:t>
        </w:r>
      </w:ins>
      <w:ins w:id="75" w:author="PR Preview" w:date="2026-01-01T00:00:00Z">
        <w:r>
          <w:t xml:space="preserve">.</w:t>
        </w:r>
      </w:ins>
    </w:p>
    <w:bookmarkEnd w:id="12"/>
    <w:bookmarkStart w:id="13" w:name="def-negative-integer"/>
    <w:p>
      <w:pPr>
        <w:pStyle w:val="BodyText"/>
      </w:pPr>
      <w:ins w:id="76" w:author="PR Preview" w:date="2026-01-01T00:00:00Z">
        <w:r>
          <w:rPr>
            <w:b/>
            <w:bCs/>
          </w:rPr>
          <w:t xml:space="preserve">Definition 3 (Negative integers)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 integers (</w:t>
        </w:r>
      </w:ins>
      <w:hyperlink w:anchor="def-integers">
        <w:ins w:id="7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0" w:author="PR Preview" w:date="2026-01-01T00:00:00Z">
        <w:r>
          <w:t xml:space="preserve">) less than</w:t>
        </w:r>
      </w:ins>
      <w:ins w:id="81" w:author="PR Preview" w:date="2026-01-01T00:00:00Z">
        <w:r>
          <w:t xml:space="preserve"> </w:t>
        </w:r>
      </w:ins>
      <m:oMath>
        <m:r>
          <m:t>0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are the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rPr>
            <w:b/>
            <w:bCs/>
          </w:rPr>
          <w:t xml:space="preserve">negative integers</w:t>
        </w:r>
      </w:ins>
      <w:ins w:id="86" w:author="PR Preview" w:date="2026-01-01T00:00:00Z">
        <w:r>
          <w:t xml:space="preserve">.</w:t>
        </w:r>
      </w:ins>
    </w:p>
    <w:bookmarkEnd w:id="13"/>
    <w:bookmarkStart w:id="14" w:name="exm-integers"/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Example 1 (Integers and non-integers)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m:oMath>
        <m:r>
          <m:t>0</m:t>
        </m:r>
      </m:oMath>
      <w:ins w:id="92" w:author="PR Preview" w:date="2026-01-01T00:00:00Z">
        <w:r>
          <w:t xml:space="preserve">, and</w:t>
        </w:r>
      </w:ins>
      <w:ins w:id="93" w:author="PR Preview" w:date="2026-01-01T00:00:00Z">
        <w:r>
          <w:t xml:space="preserve"> </w:t>
        </w:r>
      </w:ins>
      <m:oMath>
        <m:r>
          <m:t>12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are integers.</w:t>
        </w:r>
      </w:ins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2.5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are not integers.</w:t>
        </w:r>
      </w:ins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is an integer, because</w:t>
        </w:r>
      </w:ins>
      <w:ins w:id="1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ins w:id="104" w:author="PR Preview" w:date="2026-01-01T00:00:00Z">
        <w:r>
          <w:t xml:space="preserve">.</w:t>
        </w:r>
      </w:ins>
    </w:p>
    <w:bookmarkEnd w:id="14"/>
    <w:bookmarkStart w:id="15" w:name="def-even-odd"/>
    <w:p>
      <w:pPr>
        <w:pStyle w:val="FirstParagraph"/>
      </w:pPr>
      <w:ins w:id="105" w:author="PR Preview" w:date="2026-01-01T00:00:00Z">
        <w:r>
          <w:rPr>
            <w:b/>
            <w:bCs/>
          </w:rPr>
          <w:t xml:space="preserve">Definition 4 (Even integer)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 integer (</w:t>
        </w:r>
      </w:ins>
      <w:hyperlink w:anchor="def-integers">
        <w:ins w:id="10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9" w:author="PR Preview" w:date="2026-01-01T00:00:00Z">
        <w:r>
          <w:t xml:space="preserve">)</w:t>
        </w:r>
      </w:ins>
      <w:ins w:id="110" w:author="PR Preview" w:date="2026-01-01T00:00:00Z">
        <w:r>
          <w:t xml:space="preserve"> </w:t>
        </w:r>
      </w:ins>
      <m:oMath>
        <m:r>
          <m:t>n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even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</w:t>
        </w:r>
      </w:ins>
      <w:ins w:id="1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for some integer</w:t>
        </w:r>
      </w:ins>
      <w:ins w:id="120" w:author="PR Preview" w:date="2026-01-01T00:00:00Z">
        <w:r>
          <w:t xml:space="preserve"> </w:t>
        </w:r>
      </w:ins>
      <m:oMath>
        <m:r>
          <m:t>k</m:t>
        </m:r>
      </m:oMath>
      <w:ins w:id="121" w:author="PR Preview" w:date="2026-01-01T00:00:00Z">
        <w:r>
          <w:t xml:space="preserve">.</w:t>
        </w:r>
      </w:ins>
    </w:p>
    <w:bookmarkEnd w:id="15"/>
    <w:bookmarkStart w:id="16" w:name="def-odd"/>
    <w:p>
      <w:pPr>
        <w:pStyle w:val="BodyText"/>
      </w:pPr>
      <w:ins w:id="122" w:author="PR Preview" w:date="2026-01-01T00:00:00Z">
        <w:r>
          <w:rPr>
            <w:b/>
            <w:bCs/>
          </w:rPr>
          <w:t xml:space="preserve">Definition 5 (Odd integer)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 integer (</w:t>
        </w:r>
      </w:ins>
      <w:hyperlink w:anchor="def-integers">
        <w:ins w:id="12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6" w:author="PR Preview" w:date="2026-01-01T00:00:00Z">
        <w:r>
          <w:t xml:space="preserve">)</w:t>
        </w:r>
      </w:ins>
      <w:ins w:id="127" w:author="PR Preview" w:date="2026-01-01T00:00:00Z">
        <w:r>
          <w:t xml:space="preserve"> </w:t>
        </w:r>
      </w:ins>
      <m:oMath>
        <m:r>
          <m:t>n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is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odd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if</w:t>
        </w:r>
      </w:ins>
      <w:ins w:id="1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for some integer</w:t>
        </w:r>
      </w:ins>
      <w:ins w:id="137" w:author="PR Preview" w:date="2026-01-01T00:00:00Z">
        <w:r>
          <w:t xml:space="preserve"> </w:t>
        </w:r>
      </w:ins>
      <m:oMath>
        <m:r>
          <m:t>k</m:t>
        </m:r>
      </m:oMath>
      <w:ins w:id="138" w:author="PR Preview" w:date="2026-01-01T00:00:00Z">
        <w:r>
          <w:t xml:space="preserve">.</w:t>
        </w:r>
      </w:ins>
    </w:p>
    <w:bookmarkEnd w:id="16"/>
    <w:bookmarkStart w:id="17" w:name="exm-even-odd"/>
    <w:p>
      <w:pPr>
        <w:pStyle w:val="BodyText"/>
      </w:pPr>
      <w:ins w:id="139" w:author="PR Preview" w:date="2026-01-01T00:00:00Z">
        <w:r>
          <w:rPr>
            <w:b/>
            <w:bCs/>
          </w:rPr>
          <w:t xml:space="preserve">Example 2 (Even and odd integers)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is even, because</w:t>
        </w:r>
      </w:ins>
      <w:ins w:id="144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ins w:id="1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is even, because</w:t>
        </w:r>
      </w:ins>
      <w:ins w:id="14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14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odd, because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15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odd, because</w:t>
        </w:r>
      </w:ins>
      <w:ins w:id="156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ins w:id="1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is neither even nor odd, because it is not an integer.</w:t>
        </w:r>
      </w:ins>
    </w:p>
    <w:bookmarkEnd w:id="17"/>
    <w:bookmarkStart w:id="18" w:name="def-natural-numbers"/>
    <w:p>
      <w:pPr>
        <w:pStyle w:val="FirstParagraph"/>
      </w:pPr>
      <w:ins w:id="160" w:author="PR Preview" w:date="2026-01-01T00:00:00Z">
        <w:r>
          <w:rPr>
            <w:b/>
            <w:bCs/>
          </w:rPr>
          <w:t xml:space="preserve">Definition 6 (Natural numbers (our convention))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In these notes, 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natural numbers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are the positive integers (</w:t>
        </w:r>
      </w:ins>
      <w:hyperlink w:anchor="def-positive-integer">
        <w:ins w:id="16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6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ins w:id="169" w:author="PR Preview" w:date="2026-01-01T00:00:00Z">
        <w:r>
          <w:rPr>
            <w:b/>
            <w:bCs/>
          </w:rPr>
          <w:t xml:space="preserve">Definition 7 (Non-negative integers)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The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rPr>
            <w:b/>
            <w:bCs/>
          </w:rPr>
          <w:t xml:space="preserve">non-negative integers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are the natural numbers (</w:t>
        </w:r>
      </w:ins>
      <w:hyperlink w:anchor="def-natural-numbers">
        <w:ins w:id="17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77" w:author="PR Preview" w:date="2026-01-01T00:00:00Z">
        <w:r>
          <w:t xml:space="preserve">) together with</w:t>
        </w:r>
      </w:ins>
      <w:ins w:id="178" w:author="PR Preview" w:date="2026-01-01T00:00:00Z">
        <w:r>
          <w:t xml:space="preserve"> </w:t>
        </w:r>
      </w:ins>
      <m:oMath>
        <m:r>
          <m:t>0</m:t>
        </m:r>
      </m:oMath>
      <w:ins w:id="1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ins w:id="180" w:author="PR Preview" w:date="2026-01-01T00:00:00Z">
        <w:r>
          <w:rPr>
            <w:b/>
            <w:bCs/>
          </w:rPr>
          <w:t xml:space="preserve">Example 3 (Natural numbers in a data analysis)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w:ins w:id="183" w:author="PR Preview" w:date="2026-01-01T00:00:00Z">
        <w:r>
          <w:t xml:space="preserve">Observation indices start at</w:t>
        </w:r>
      </w:ins>
      <w:ins w:id="184" w:author="PR Preview" w:date="2026-01-01T00:00:00Z">
        <w:r>
          <w:t xml:space="preserve"> </w:t>
        </w:r>
      </w:ins>
      <m:oMath>
        <m:r>
          <m:t>1</m:t>
        </m:r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so we write</w:t>
        </w:r>
      </w:ins>
      <w:ins w:id="18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with</w:t>
        </w:r>
      </w:ins>
      <w:ins w:id="1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19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193" w:author="PR Preview" w:date="2026-01-01T00:00:00Z">
        <w:r>
          <w:t xml:space="preserve">A count outcome, such as the number of hospital visits in a year,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can be</w:t>
        </w:r>
      </w:ins>
      <w:ins w:id="196" w:author="PR Preview" w:date="2026-01-01T00:00:00Z">
        <w:r>
          <w:t xml:space="preserve"> </w:t>
        </w:r>
      </w:ins>
      <m:oMath>
        <m:r>
          <m:t>0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so the set of values it can take is</w:t>
        </w:r>
      </w:ins>
      <w:ins w:id="200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ins w:id="201" w:author="PR Preview" w:date="2026-01-01T00:00:00Z">
        <w:r>
          <w:t xml:space="preserve">, not</w:t>
        </w:r>
      </w:ins>
      <w:ins w:id="20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203" w:author="PR Preview" w:date="2026-01-01T00:00:00Z">
        <w:r>
          <w:t xml:space="preserve">.</w:t>
        </w:r>
      </w:ins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ins w:id="204" w:author="PR Preview" w:date="2026-01-01T00:00:00Z">
        <w:r>
          <w:t xml:space="preserve">2 Rational, real, and irrational numbers</w:t>
        </w:r>
      </w:ins>
    </w:p>
    <w:bookmarkStart w:id="26" w:name="def-rational-numbers"/>
    <w:p>
      <w:pPr>
        <w:pStyle w:val="FirstParagraph"/>
      </w:pPr>
      <w:ins w:id="205" w:author="PR Preview" w:date="2026-01-01T00:00:00Z">
        <w:r>
          <w:rPr>
            <w:b/>
            <w:bCs/>
          </w:rPr>
          <w:t xml:space="preserve">Definition 8 (Rational numbers)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rPr>
            <w:b/>
            <w:bCs/>
          </w:rPr>
          <w:t xml:space="preserve">rational number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 a number that can be written as a fraction</w:t>
        </w:r>
      </w:ins>
      <w:ins w:id="21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13" w:author="PR Preview" w:date="2026-01-01T00:00:00Z">
        <w:r>
          <w:t xml:space="preserve">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where</w:t>
        </w:r>
      </w:ins>
      <w:ins w:id="216" w:author="PR Preview" w:date="2026-01-01T00:00:00Z">
        <w:r>
          <w:t xml:space="preserve"> </w:t>
        </w:r>
      </w:ins>
      <m:oMath>
        <m:r>
          <m:t>a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and</w:t>
        </w:r>
      </w:ins>
      <w:ins w:id="219" w:author="PR Preview" w:date="2026-01-01T00:00:00Z">
        <w:r>
          <w:t xml:space="preserve"> </w:t>
        </w:r>
      </w:ins>
      <m:oMath>
        <m:r>
          <m:t>b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are integers (</w:t>
        </w:r>
      </w:ins>
      <w:hyperlink w:anchor="def-integers">
        <w:ins w:id="22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23" w:author="PR Preview" w:date="2026-01-01T00:00:00Z">
        <w:r>
          <w:t xml:space="preserve">) and</w:t>
        </w:r>
      </w:ins>
      <w:ins w:id="22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225" w:author="PR Preview" w:date="2026-01-01T00:00:00Z">
        <w:r>
          <w:t xml:space="preserve">.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The set of rational numbers is written</w:t>
        </w:r>
      </w:ins>
      <w:ins w:id="22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Q</m:t>
        </m:r>
      </m:oMath>
      <w:ins w:id="2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ins w:id="230" w:author="PR Preview" w:date="2026-01-01T00:00:00Z">
        <w:r>
          <w:rPr>
            <w:b/>
            <w:bCs/>
          </w:rPr>
          <w:t xml:space="preserve">Example 4 (Rational numbers)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 rational, with</w:t>
        </w:r>
      </w:ins>
      <w:ins w:id="2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3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and</w:t>
        </w:r>
      </w:ins>
      <w:ins w:id="23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4</m:t>
        </m:r>
      </m:oMath>
      <w:ins w:id="23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is rational, because</w:t>
        </w:r>
      </w:ins>
      <w:ins w:id="242" w:author="PR Preview" w:date="2026-01-01T00:00:00Z">
        <w:r>
          <w:t xml:space="preserve"> </w:t>
        </w:r>
      </w:ins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ins w:id="24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244" w:author="PR Preview" w:date="2026-01-01T00:00:00Z">
        <w:r>
          <w:t xml:space="preserve">Every integer is rational: for example,</w:t>
        </w:r>
      </w:ins>
      <w:ins w:id="2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ins w:id="24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ins w:id="247" w:author="PR Preview" w:date="2026-01-01T00:00:00Z">
        <w:r>
          <w:t xml:space="preserve">, with the</w:t>
        </w:r>
      </w:ins>
      <w:ins w:id="248" w:author="PR Preview" w:date="2026-01-01T00:00:00Z">
        <w:r>
          <w:t xml:space="preserve"> </w:t>
        </w:r>
      </w:ins>
      <m:oMath>
        <m:r>
          <m:t>3</m:t>
        </m:r>
      </m:oMath>
      <w:ins w:id="249" w:author="PR Preview" w:date="2026-01-01T00:00:00Z">
        <w:r>
          <w:t xml:space="preserve">s repeating forever, is rational,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because</w:t>
        </w:r>
      </w:ins>
      <w:ins w:id="252" w:author="PR Preview" w:date="2026-01-01T00:00:00Z">
        <w:r>
          <w:t xml:space="preserve"> </w:t>
        </w:r>
      </w:ins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ins w:id="253" w:author="PR Preview" w:date="2026-01-01T00:00:00Z">
        <w:r>
          <w:t xml:space="preserve">.</w:t>
        </w:r>
      </w:ins>
    </w:p>
    <w:bookmarkEnd w:id="27"/>
    <w:bookmarkStart w:id="28" w:name="def-real-numbers"/>
    <w:p>
      <w:pPr>
        <w:pStyle w:val="FirstParagraph"/>
      </w:pPr>
      <w:ins w:id="254" w:author="PR Preview" w:date="2026-01-01T00:00:00Z">
        <w:r>
          <w:rPr>
            <w:b/>
            <w:bCs/>
          </w:rPr>
          <w:t xml:space="preserve">Definition 9 (Real numbers)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real number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is a number that can be written as a decimal expansion: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an integer part, followed by a decimal point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 a finite or infinite list of decimal places after it.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Equivalently, the real numbers are the points on the number line.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 set of real numbers is written</w:t>
        </w:r>
      </w:ins>
      <w:ins w:id="26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70" w:author="PR Preview" w:date="2026-01-01T00:00:00Z">
        <w:r>
          <w:t xml:space="preserve">.</w:t>
        </w:r>
      </w:ins>
    </w:p>
    <w:bookmarkEnd w:id="28"/>
    <w:bookmarkStart w:id="29" w:name="rem-real-numbers-working-definition"/>
    <w:p>
      <w:pPr>
        <w:pStyle w:val="BodyText"/>
      </w:pPr>
      <w:ins w:id="271" w:author="PR Preview" w:date="2026-01-01T00:00:00Z">
        <w:r>
          <w:rPr>
            <w:i/>
            <w:iCs/>
          </w:rPr>
          <w:t xml:space="preserve">Remark 1</w:t>
        </w:r>
      </w:ins>
      <w:ins w:id="272" w:author="PR Preview" w:date="2026-01-01T00:00:00Z">
        <w:r>
          <w:t xml:space="preserve"> (A working definition). </w:t>
        </w:r>
      </w:ins>
      <w:hyperlink w:anchor="def-real-numbers">
        <w:ins w:id="27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is a working definition, not a construction: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it does not say what an infinite decimal expansion is,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or how to add or multiply two of them.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Rudin (1976, Appendix to Chapter 1)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constructs the real numbers rigorously.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Some real numbers have two decimal expansions: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for example,</w:t>
        </w:r>
      </w:ins>
      <w:ins w:id="288" w:author="PR Preview" w:date="2026-01-01T00:00:00Z">
        <w:r>
          <w:t xml:space="preserve"> </w:t>
        </w:r>
      </w:ins>
      <m:oMath>
        <m:r>
          <m:t>0.999</m:t>
        </m:r>
        <m:r>
          <m:rPr>
            <m:sty m:val="p"/>
          </m:rPr>
          <m:t>…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</w:t>
        </w:r>
      </w:ins>
      <w:ins w:id="291" w:author="PR Preview" w:date="2026-01-01T00:00:00Z">
        <w:r>
          <w:t xml:space="preserve"> </w:t>
        </w:r>
      </w:ins>
      <m:oMath>
        <m:r>
          <m:t>1.000</m:t>
        </m:r>
        <m:r>
          <m:rPr>
            <m:sty m:val="p"/>
          </m:rPr>
          <m:t>…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are the same real number,</w:t>
        </w:r>
      </w:ins>
      <w:ins w:id="294" w:author="PR Preview" w:date="2026-01-01T00:00:00Z">
        <w:r>
          <w:t xml:space="preserve"> </w:t>
        </w:r>
      </w:ins>
      <m:oMath>
        <m:r>
          <m:t>1</m:t>
        </m:r>
      </m:oMath>
      <w:ins w:id="295" w:author="PR Preview" w:date="2026-01-01T00:00:00Z">
        <w:r>
          <w:t xml:space="preserve">.</w:t>
        </w:r>
      </w:ins>
    </w:p>
    <w:bookmarkEnd w:id="29"/>
    <w:bookmarkStart w:id="30" w:name="exm-real-numbers"/>
    <w:p>
      <w:pPr>
        <w:pStyle w:val="BodyText"/>
      </w:pPr>
      <w:ins w:id="296" w:author="PR Preview" w:date="2026-01-01T00:00:00Z">
        <w:r>
          <w:rPr>
            <w:b/>
            <w:bCs/>
          </w:rPr>
          <w:t xml:space="preserve">Example 5 (Real numbers)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0.5</m:t>
        </m:r>
      </m:oMath>
      <w:ins w:id="301" w:author="PR Preview" w:date="2026-01-01T00:00:00Z">
        <w:r>
          <w:t xml:space="preserve">, and</w:t>
        </w:r>
      </w:ins>
      <w:ins w:id="30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are real numbers.</w:t>
        </w:r>
      </w:ins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is a real number.</w:t>
        </w:r>
      </w:ins>
    </w:p>
    <w:p>
      <w:pPr>
        <w:pStyle w:val="Compact"/>
        <w:numPr>
          <w:ilvl w:val="0"/>
          <w:numId w:val="1007"/>
        </w:numPr>
      </w:pPr>
      <w:ins w:id="307" w:author="PR Preview" w:date="2026-01-01T00:00:00Z">
        <w:r>
          <w:t xml:space="preserve">Every rational number (</w:t>
        </w:r>
      </w:ins>
      <w:hyperlink w:anchor="def-rational-numbers">
        <w:ins w:id="30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09" w:author="PR Preview" w:date="2026-01-01T00:00:00Z">
        <w:r>
          <w:t xml:space="preserve">) is a real number,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so</w:t>
        </w:r>
      </w:ins>
      <w:ins w:id="31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13" w:author="PR Preview" w:date="2026-01-01T00:00:00Z">
        <w:r>
          <w:t xml:space="preserve">.</w:t>
        </w:r>
      </w:ins>
    </w:p>
    <w:bookmarkEnd w:id="30"/>
    <w:bookmarkStart w:id="31" w:name="def-irrational-numbers"/>
    <w:p>
      <w:pPr>
        <w:pStyle w:val="FirstParagraph"/>
      </w:pPr>
      <w:ins w:id="314" w:author="PR Preview" w:date="2026-01-01T00:00:00Z">
        <w:r>
          <w:rPr>
            <w:b/>
            <w:bCs/>
          </w:rPr>
          <w:t xml:space="preserve">Definition 10 (Irrational numbers)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An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rPr>
            <w:b/>
            <w:bCs/>
          </w:rPr>
          <w:t xml:space="preserve">irrational number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is a real number (</w:t>
        </w:r>
      </w:ins>
      <w:hyperlink w:anchor="def-real-numbers">
        <w:ins w:id="32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2" w:author="PR Preview" w:date="2026-01-01T00:00:00Z">
        <w:r>
          <w:t xml:space="preserve">)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that is not rational (</w:t>
        </w:r>
      </w:ins>
      <w:hyperlink w:anchor="def-rational-numbers">
        <w:ins w:id="32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26" w:author="PR Preview" w:date="2026-01-01T00:00:00Z">
        <w:r>
          <w:t xml:space="preserve">).</w:t>
        </w:r>
      </w:ins>
    </w:p>
    <w:bookmarkEnd w:id="31"/>
    <w:bookmarkStart w:id="35" w:name="exm-irrational-numbers"/>
    <w:p>
      <w:pPr>
        <w:pStyle w:val="BodyText"/>
      </w:pPr>
      <w:ins w:id="327" w:author="PR Preview" w:date="2026-01-01T00:00:00Z">
        <w:r>
          <w:rPr>
            <w:b/>
            <w:bCs/>
          </w:rPr>
          <w:t xml:space="preserve">Example 6 (Irrational numbers)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ins w:id="330" w:author="PR Preview" w:date="2026-01-01T00:00:00Z">
        <w:r>
          <w:t xml:space="preserve">, the</w:t>
        </w:r>
      </w:ins>
      <w:ins w:id="331" w:author="PR Preview" w:date="2026-01-01T00:00:00Z">
        <w:r>
          <w:t xml:space="preserve"> </w:t>
        </w:r>
      </w:ins>
      <w:hyperlink r:id="rId32">
        <w:ins w:id="332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of</w:t>
        </w:r>
      </w:ins>
      <w:ins w:id="335" w:author="PR Preview" w:date="2026-01-01T00:00:00Z">
        <w:r>
          <w:t xml:space="preserve"> </w:t>
        </w:r>
      </w:ins>
      <m:oMath>
        <m:r>
          <m:t>2</m:t>
        </m:r>
      </m:oMath>
      <w:ins w:id="336" w:author="PR Preview" w:date="2026-01-01T00:00:00Z">
        <w:r>
          <w:t xml:space="preserve">, is irrational: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no fraction of integers</w:t>
        </w:r>
      </w:ins>
      <w:ins w:id="33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squares to</w:t>
        </w:r>
      </w:ins>
      <w:ins w:id="342" w:author="PR Preview" w:date="2026-01-01T00:00:00Z">
        <w:r>
          <w:t xml:space="preserve"> </w:t>
        </w:r>
      </w:ins>
      <m:oMath>
        <m:r>
          <m:t>2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(see</w:t>
        </w:r>
      </w:ins>
      <w:ins w:id="345" w:author="PR Preview" w:date="2026-01-01T00:00:00Z">
        <w:r>
          <w:t xml:space="preserve"> </w:t>
        </w:r>
      </w:ins>
      <w:hyperlink r:id="rId33">
        <w:ins w:id="346" w:author="PR Preview" w:date="2026-01-01T00:00:00Z">
          <w:r>
            <w:rPr>
              <w:rStyle w:val="Hyperlink"/>
            </w:rPr>
            <w:t xml:space="preserve">Wikipedia: Square root of 2</w:t>
          </w:r>
        </w:ins>
      </w:hyperlink>
      <w:ins w:id="34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is irrational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(see</w:t>
        </w:r>
      </w:ins>
      <w:ins w:id="352" w:author="PR Preview" w:date="2026-01-01T00:00:00Z">
        <w:r>
          <w:t xml:space="preserve"> </w:t>
        </w:r>
      </w:ins>
      <w:hyperlink r:id="rId34">
        <w:ins w:id="353" w:author="PR Preview" w:date="2026-01-01T00:00:00Z">
          <w:r>
            <w:rPr>
              <w:rStyle w:val="Hyperlink"/>
            </w:rPr>
            <w:t xml:space="preserve">Wikipedia: Proof that</w:t>
          </w:r>
        </w:ins>
        <w:ins w:id="354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π</m:t>
          </m:r>
        </m:oMath>
        <w:ins w:id="355" w:author="PR Preview" w:date="2026-01-01T00:00:00Z">
          <w:r>
            <w:rPr>
              <w:rStyle w:val="Hyperlink"/>
            </w:rPr>
            <w:t xml:space="preserve"> </w:t>
          </w:r>
        </w:ins>
        <w:ins w:id="356" w:author="PR Preview" w:date="2026-01-01T00:00:00Z">
          <w:r>
            <w:rPr>
              <w:rStyle w:val="Hyperlink"/>
            </w:rPr>
            <w:t xml:space="preserve">is irrational</w:t>
          </w:r>
        </w:ins>
      </w:hyperlink>
      <w:ins w:id="35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not irrational, because</w:t>
        </w:r>
      </w:ins>
      <w:ins w:id="360" w:author="PR Preview" w:date="2026-01-01T00:00:00Z">
        <w:r>
          <w:t xml:space="preserve"> </w:t>
        </w:r>
      </w:ins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 rational.</w:t>
        </w:r>
      </w:ins>
    </w:p>
    <w:bookmarkEnd w:id="35"/>
    <w:bookmarkStart w:id="37" w:name="refs"/>
    <w:bookmarkStart w:id="36" w:name="ref-rudin1976principles"/>
    <w:p>
      <w:pPr>
        <w:pStyle w:val="Bibliography"/>
      </w:pPr>
      <w:ins w:id="363" w:author="PR Preview" w:date="2026-01-01T00:00:00Z">
        <w:r>
          <w:t xml:space="preserve">Rudin, Walter. 1976.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rPr>
            <w:i/>
            <w:iCs/>
          </w:rPr>
          <w:t xml:space="preserve">Principles of Mathematical Analysis</w:t>
        </w:r>
      </w:ins>
      <w:ins w:id="366" w:author="PR Preview" w:date="2026-01-01T00:00:00Z">
        <w:r>
          <w:t xml:space="preserve">. 3rd ed. International Series in Pure and Applied Mathematics. McGraw-Hill.</w:t>
        </w:r>
      </w:ins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2026-10-16T01:28:45Z</dcterms:created>
  <dcterms:modified xsi:type="dcterms:W3CDTF">2026-10-16T01:28:45Z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