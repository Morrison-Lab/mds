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16:26:25 (PDT)</w:delText>
        </w:r>
      </w:del>
    </w:p>
    <w:p>
      <w:pPr>
        <w:pStyle w:val="Date"/>
      </w:pPr>
      <w:ins w:id="2" w:author="PR Preview" w:date="2026-01-01T00:00:00Z">
        <w:r>
          <w:t xml:space="preserve">Last modified: 2026-10-15 17:50:35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20" Type="http://schemas.openxmlformats.org/officeDocument/2006/relationships/hyperlink" Target="notation.qmd#def-kronecker-delta"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20" Type="http://schemas.openxmlformats.org/officeDocument/2006/relationships/hyperlink" Target="notation.qmd#def-kronecker-delta"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2026-10-16T01:24:25Z</dcterms:created>
  <dcterms:modified xsi:type="dcterms:W3CDTF">2026-10-16T01:24:25Z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17:50:35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