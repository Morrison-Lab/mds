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(Powers with real exponents). </w:delText>
        </w:r>
      </w:del>
      <w:hyperlink w:anchor="def-real-power">
        <w:del w:id="5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extends powers to real exponents when the base is positive.</w:delText>
        </w:r>
      </w:del>
    </w:p>
    <w:p>
      <w:pPr>
        <w:pStyle w:val="FirstParagraph"/>
      </w:pPr>
      <w:ins w:id="8" w:author="PR Preview" w:date="2026-01-01T00:00:00Z">
        <w:r>
          <w:rPr>
            <w:i/>
            <w:iCs/>
          </w:rPr>
          <w:t xml:space="preserve">Remark 1</w:t>
        </w:r>
      </w:ins>
      <w:ins w:id="9" w:author="PR Preview" w:date="2026-01-01T00:00:00Z">
        <w:r>
          <w:t xml:space="preserve"> (Powers with real exponents). </w:t>
        </w:r>
      </w:ins>
      <w:hyperlink w:anchor="def-real-power">
        <w:ins w:id="10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extends powers to real exponents when the base is positive.</w:t>
        </w:r>
      </w:ins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not a real number,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no real number squares to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(see</w:delText>
        </w:r>
      </w:del>
      <w:del w:id="20" w:author="PR Preview" w:date="2026-01-01T00:00:00Z">
        <w:r>
          <w:delText xml:space="preserve"> </w:delText>
        </w:r>
      </w:del>
      <w:hyperlink w:anchor="sec-complex-numbers">
        <w:del w:id="21" w:author="PR Preview" w:date="2026-01-01T00:00:00Z">
          <w:r>
            <w:rPr>
              <w:rStyle w:val="Hyperlink"/>
            </w:rPr>
            <w:delText xml:space="preserve">Section 19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not a real number,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no real number squares to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(see</w:t>
        </w:r>
      </w:ins>
      <w:ins w:id="30" w:author="PR Preview" w:date="2026-01-01T00:00:00Z">
        <w:r>
          <w:t xml:space="preserve"> </w:t>
        </w:r>
      </w:ins>
      <w:hyperlink w:anchor="sec-complex-numbers">
        <w:ins w:id="31" w:author="PR Preview" w:date="2026-01-01T00:00:00Z">
          <w:r>
            <w:rPr>
              <w:rStyle w:val="Hyperlink"/>
            </w:rPr>
            <w:t xml:space="preserve">Section 20</w:t>
          </w:r>
        </w:ins>
      </w:hyperlink>
      <w:ins w:id="32" w:author="PR Preview" w:date="2026-01-01T00:00:00Z">
        <w:r>
          <w:t xml:space="preserve">).</w:t>
        </w:r>
      </w:ins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del w:id="33" w:author="PR Preview" w:date="2026-01-01T00:00:00Z">
        <w:r>
          <w:delText xml:space="preserve">4 Minimum, maximum, argmin and argmax</w:delText>
        </w:r>
      </w:del>
    </w:p>
    <w:p>
      <w:pPr>
        <w:pStyle w:val="Heading2"/>
      </w:pPr>
      <w:ins w:id="34" w:author="PR Preview" w:date="2026-01-01T00:00:00Z">
        <w:r>
          <w:t xml:space="preserve">4 Percent</w:t>
        </w:r>
      </w:ins>
    </w:p>
    <w:p>
      <w:pPr>
        <w:pStyle w:val="FirstParagraph"/>
      </w:pPr>
      <w:ins w:id="35" w:author="PR Preview" w:date="2026-01-01T00:00:00Z">
        <w:r>
          <w:t xml:space="preserve">The word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“percent”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comes from the Latin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“per centum”</w:t>
        </w:r>
      </w:ins>
      <w:ins w:id="42" w:author="PR Preview" w:date="2026-01-01T00:00:00Z">
        <w:r>
          <w:t xml:space="preserve">;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“centum”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Latin for 100,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so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“percent”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means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“per hundred”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(cf. </w:t>
        </w:r>
      </w:ins>
      <w:hyperlink r:id="rId42">
        <w:ins w:id="57" w:author="PR Preview" w:date="2026-01-01T00:00:00Z">
          <w:r>
            <w:rPr>
              <w:rStyle w:val="Hyperlink"/>
            </w:rPr>
            <w:t xml:space="preserve">https://en.wikipedia.org/wiki/Percentage</w:t>
          </w:r>
        </w:ins>
      </w:hyperlink>
      <w:ins w:id="58" w:author="PR Preview" w:date="2026-01-01T00:00:00Z">
        <w:r>
          <w:t xml:space="preserve">).</w:t>
        </w:r>
      </w:ins>
    </w:p>
    <w:bookmarkStart w:id="43" w:name="def-percent"/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Definition 12 (Percent)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For a real number</w:t>
        </w:r>
      </w:ins>
      <w:ins w:id="62" w:author="PR Preview" w:date="2026-01-01T00:00:00Z">
        <w:r>
          <w:t xml:space="preserve"> </w:t>
        </w:r>
      </w:ins>
      <m:oMath>
        <m:r>
          <m:t>x</m:t>
        </m:r>
      </m:oMath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“</w:t>
        </w:r>
      </w:ins>
      <m:oMath>
        <m:r>
          <m:t>x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percent</w:t>
        </w:r>
      </w:ins>
      <w:ins w:id="68" w:author="PR Preview" w:date="2026-01-01T00:00:00Z">
        <w:r>
          <w:t xml:space="preserve">”</w:t>
        </w:r>
      </w:ins>
      <w:ins w:id="69" w:author="PR Preview" w:date="2026-01-01T00:00:00Z">
        <w:r>
          <w:t xml:space="preserve">, written</w:t>
        </w:r>
      </w:ins>
      <w:ins w:id="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%</m:t>
        </m:r>
      </m:oMath>
      <w:ins w:id="71" w:author="PR Preview" w:date="2026-01-01T00:00:00Z">
        <w:r>
          <w:t xml:space="preserve">, means</w:t>
        </w:r>
      </w:ins>
      <w:ins w:id="7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100</m:t>
        </m:r>
      </m:oMath>
      <w:ins w:id="7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ins w:id="74" w:author="PR Preview" w:date="2026-01-01T00:00:00Z">
        <w:r>
          <w:t xml:space="preserve">The percent sign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“%”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shorthand for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“</w:t>
        </w:r>
      </w:ins>
      <m:oMath>
        <m:r>
          <m:rPr>
            <m:sty m:val="p"/>
          </m:rPr>
          <m:t>/</m:t>
        </m:r>
        <m:r>
          <m:t>100</m:t>
        </m:r>
      </m:oMath>
      <w:ins w:id="81" w:author="PR Preview" w:date="2026-01-01T00:00:00Z">
        <w:r>
          <w:t xml:space="preserve">”</w:t>
        </w:r>
      </w:ins>
      <w:ins w:id="82" w:author="PR Preview" w:date="2026-01-01T00:00:00Z">
        <w:r>
          <w:t xml:space="preserve">.</w:t>
        </w:r>
      </w:ins>
    </w:p>
    <w:bookmarkEnd w:id="43"/>
    <w:bookmarkStart w:id="44" w:name="exm-percent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Example 7 (Ten percent is one tenth)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Contrary to what you may have learned previously,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 equality</w:t>
        </w:r>
      </w:ins>
      <w:ins w:id="8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true and correct,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just as</w:t>
        </w:r>
      </w:ins>
      <w:ins w:id="93" w:author="PR Preview" w:date="2026-01-01T00:00:00Z">
        <w:r>
          <w:t xml:space="preserve"> </w:t>
        </w:r>
      </w:ins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true and correct: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ins w:id="96" w:author="PR Preview" w:date="2026-01-01T00:00:00Z">
        <w:r>
          <w:t xml:space="preserve">You are welcome to switch between decimal and percent notation freely;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just make sure you execute it correctly.</w:t>
        </w:r>
      </w:ins>
    </w:p>
    <w:bookmarkEnd w:id="45"/>
    <w:bookmarkStart w:id="60" w:name="sec-min-max"/>
    <w:p>
      <w:pPr>
        <w:pStyle w:val="Heading2"/>
      </w:pPr>
      <w:ins w:id="99" w:author="PR Preview" w:date="2026-01-01T00:00:00Z">
        <w:r>
          <w:t xml:space="preserve">5 Minimum, maximum, argmin and argmax</w:t>
        </w:r>
      </w:ins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del w:id="100" w:author="PR Preview" w:date="2026-01-01T00:00:00Z">
        <w:r>
          <w:rPr>
            <w:b/>
            <w:bCs/>
          </w:rPr>
          <w:delText xml:space="preserve">Definition 12 (Minimum)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Let</w:delText>
        </w:r>
      </w:del>
      <w:del w:id="1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04" w:author="PR Preview" w:date="2026-01-01T00:00:00Z">
        <w:r>
          <w:delText xml:space="preserve">.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 number</w:delText>
        </w:r>
      </w:del>
      <w:del w:id="107" w:author="PR Preview" w:date="2026-01-01T00:00:00Z">
        <w:r>
          <w:delText xml:space="preserve"> </w:delText>
        </w:r>
      </w:del>
      <m:oMath>
        <m:r>
          <m:t>m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is the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minimum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of</w:delText>
        </w:r>
      </w:del>
      <w:del w:id="114" w:author="PR Preview" w:date="2026-01-01T00:00:00Z">
        <w:r>
          <w:delText xml:space="preserve"> </w:delText>
        </w:r>
      </w:del>
      <m:oMath>
        <m:r>
          <m:t>A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written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A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if</w:delText>
        </w:r>
      </w:del>
      <w:del w:id="12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a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for all</w:delText>
        </w:r>
      </w:del>
      <w:del w:id="1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29" w:author="PR Preview" w:date="2026-01-01T00:00:00Z">
        <w:r>
          <w:delText xml:space="preserve">.</w:delText>
        </w:r>
      </w:del>
    </w:p>
    <w:p>
      <w:pPr>
        <w:pStyle w:val="FirstParagraph"/>
      </w:pPr>
      <w:ins w:id="130" w:author="PR Preview" w:date="2026-01-01T00:00:00Z">
        <w:r>
          <w:rPr>
            <w:b/>
            <w:bCs/>
          </w:rPr>
          <w:t xml:space="preserve">Definition 13 (Minimum)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Let</w:t>
        </w:r>
      </w:ins>
      <w:ins w:id="1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34" w:author="PR Preview" w:date="2026-01-01T00:00:00Z">
        <w:r>
          <w:t xml:space="preserve">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 number</w:t>
        </w:r>
      </w:ins>
      <w:ins w:id="137" w:author="PR Preview" w:date="2026-01-01T00:00:00Z">
        <w:r>
          <w:t xml:space="preserve"> </w:t>
        </w:r>
      </w:ins>
      <m:oMath>
        <m:r>
          <m:t>m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rPr>
            <w:b/>
            <w:bCs/>
          </w:rPr>
          <w:t xml:space="preserve">minimum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of</w:t>
        </w:r>
      </w:ins>
      <w:ins w:id="144" w:author="PR Preview" w:date="2026-01-01T00:00:00Z">
        <w:r>
          <w:t xml:space="preserve"> </w:t>
        </w:r>
      </w:ins>
      <m:oMath>
        <m:r>
          <m:t>A</m:t>
        </m:r>
      </m:oMath>
      <w:ins w:id="145" w:author="PR Preview" w:date="2026-01-01T00:00:00Z">
        <w:r>
          <w:t xml:space="preserve">,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written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149" w:author="PR Preview" w:date="2026-01-01T00:00:00Z">
        <w:r>
          <w:t xml:space="preserve">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if</w:t>
        </w:r>
      </w:ins>
      <w:ins w:id="15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 all</w:t>
        </w:r>
      </w:ins>
      <w:ins w:id="1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9" w:author="PR Preview" w:date="2026-01-01T00:00:00Z">
        <w:r>
          <w:t xml:space="preserve">.</w:t>
        </w:r>
      </w:ins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del w:id="160" w:author="PR Preview" w:date="2026-01-01T00:00:00Z">
        <w:r>
          <w:rPr>
            <w:b/>
            <w:bCs/>
          </w:rPr>
          <w:delText xml:space="preserve">Definition 13 (Maximum)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Let</w:delText>
        </w:r>
      </w:del>
      <w:del w:id="16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A number</w:delText>
        </w:r>
      </w:del>
      <w:del w:id="167" w:author="PR Preview" w:date="2026-01-01T00:00:00Z">
        <w:r>
          <w:delText xml:space="preserve"> </w:delText>
        </w:r>
      </w:del>
      <m:oMath>
        <m:r>
          <m:t>M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is the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rPr>
            <w:b/>
            <w:bCs/>
          </w:rPr>
          <w:delText xml:space="preserve">maximum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of</w:delText>
        </w:r>
      </w:del>
      <w:del w:id="174" w:author="PR Preview" w:date="2026-01-01T00:00:00Z">
        <w:r>
          <w:delText xml:space="preserve"> </w:delText>
        </w:r>
      </w:del>
      <m:oMath>
        <m:r>
          <m:t>A</m:t>
        </m:r>
      </m:oMath>
      <w:del w:id="175" w:author="PR Preview" w:date="2026-01-01T00:00:00Z">
        <w:r>
          <w:delText xml:space="preserve">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written</w:delText>
        </w:r>
      </w:del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max</m:t>
        </m:r>
        <m:r>
          <m:t>A</m:t>
        </m:r>
      </m:oMath>
      <w:del w:id="179" w:author="PR Preview" w:date="2026-01-01T00:00:00Z">
        <w:r>
          <w:delText xml:space="preserve">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if</w:delText>
        </w:r>
      </w:del>
      <w:del w:id="18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∈</m:t>
        </m:r>
        <m:r>
          <m:t>A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  <w:del w:id="18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M</m:t>
        </m:r>
      </m:oMath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for all</w:delText>
        </w:r>
      </w:del>
      <w:del w:id="1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89" w:author="PR Preview" w:date="2026-01-01T00:00:00Z">
        <w:r>
          <w:delText xml:space="preserve">.</w:delText>
        </w:r>
      </w:del>
    </w:p>
    <w:p>
      <w:pPr>
        <w:pStyle w:val="BodyText"/>
      </w:pPr>
      <w:del w:id="190" w:author="PR Preview" w:date="2026-01-01T00:00:00Z">
        <w:r>
          <w:rPr>
            <w:b/>
            <w:bCs/>
          </w:rPr>
          <w:delText xml:space="preserve">Example 7 (A maximum, and a set without one)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 </w:delText>
        </w:r>
      </w:del>
    </w:p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14 (Maximum)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Let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 number</w:t>
        </w:r>
      </w:ins>
      <w:ins w:id="200" w:author="PR Preview" w:date="2026-01-01T00:00:00Z">
        <w:r>
          <w:t xml:space="preserve"> </w:t>
        </w:r>
      </w:ins>
      <m:oMath>
        <m:r>
          <m:t>M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is the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rPr>
            <w:b/>
            <w:bCs/>
          </w:rPr>
          <w:t xml:space="preserve">maximum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of</w:t>
        </w:r>
      </w:ins>
      <w:ins w:id="207" w:author="PR Preview" w:date="2026-01-01T00:00:00Z">
        <w:r>
          <w:t xml:space="preserve"> </w:t>
        </w:r>
      </w:ins>
      <m:oMath>
        <m:r>
          <m:t>A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written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212" w:author="PR Preview" w:date="2026-01-01T00:00:00Z">
        <w:r>
          <w:t xml:space="preserve">,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if</w:t>
        </w:r>
      </w:ins>
      <w:ins w:id="2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for all</w:t>
        </w:r>
      </w:ins>
      <w:ins w:id="22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22" w:author="PR Preview" w:date="2026-01-01T00:00:00Z">
        <w:r>
          <w:t xml:space="preserve">.</w:t>
        </w:r>
      </w:ins>
    </w:p>
    <w:bookmarkEnd w:id="51"/>
    <w:bookmarkStart w:id="52" w:name="exm-maximum"/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Example 8 (A maximum, and a set without one)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del w:id="226" w:author="PR Preview" w:date="2026-01-01T00:00:00Z">
        <w:r>
          <w:rPr>
            <w:b/>
            <w:bCs/>
          </w:rPr>
          <w:delText xml:space="preserve">Definition 14 (Argmin)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Let</w:delText>
        </w:r>
      </w:del>
      <w:del w:id="2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be a</w:delText>
        </w:r>
      </w:del>
      <w:del w:id="232" w:author="PR Preview" w:date="2026-01-01T00:00:00Z">
        <w:r>
          <w:delText xml:space="preserve"> </w:delText>
        </w:r>
      </w:del>
      <w:hyperlink r:id="rId53">
        <w:del w:id="2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34" w:author="PR Preview" w:date="2026-01-01T00:00:00Z">
        <w:r>
          <w:delText xml:space="preserve">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The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rPr>
            <w:b/>
            <w:bCs/>
          </w:rPr>
          <w:delText xml:space="preserve">argmin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of</w:delText>
        </w:r>
      </w:del>
      <w:del w:id="241" w:author="PR Preview" w:date="2026-01-01T00:00:00Z">
        <w:r>
          <w:delText xml:space="preserve"> </w:delText>
        </w:r>
      </w:del>
      <m:oMath>
        <m:r>
          <m:t>f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over</w:delText>
        </w:r>
      </w:del>
      <w:del w:id="244" w:author="PR Preview" w:date="2026-01-01T00:00:00Z">
        <w:r>
          <w:delText xml:space="preserve"> </w:delText>
        </w:r>
      </w:del>
      <m:oMath>
        <m:r>
          <m:t>A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is the set of inputs where</w:delText>
        </w:r>
      </w:del>
      <w:del w:id="247" w:author="PR Preview" w:date="2026-01-01T00:00:00Z">
        <w:r>
          <w:delText xml:space="preserve"> </w:delText>
        </w:r>
      </w:del>
      <m:oMath>
        <m:r>
          <m:t>f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takes its smallest value:</w:delText>
        </w:r>
      </w:del>
    </w:p>
    <w:p>
      <w:pPr>
        <w:pStyle w:val="FirstParagraph"/>
      </w:pPr>
      <w:ins w:id="250" w:author="PR Preview" w:date="2026-01-01T00:00:00Z">
        <w:r>
          <w:rPr>
            <w:b/>
            <w:bCs/>
          </w:rPr>
          <w:t xml:space="preserve">Definition 15 (Argmin)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Let</w:t>
        </w:r>
      </w:ins>
      <w:ins w:id="2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be a</w:t>
        </w:r>
      </w:ins>
      <w:ins w:id="256" w:author="PR Preview" w:date="2026-01-01T00:00:00Z">
        <w:r>
          <w:t xml:space="preserve"> </w:t>
        </w:r>
      </w:ins>
      <w:hyperlink r:id="rId53">
        <w:ins w:id="25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argmin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</w:t>
        </w:r>
      </w:ins>
      <w:ins w:id="265" w:author="PR Preview" w:date="2026-01-01T00:00:00Z">
        <w:r>
          <w:t xml:space="preserve"> </w:t>
        </w:r>
      </w:ins>
      <m:oMath>
        <m:r>
          <m:t>f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over</w:t>
        </w:r>
      </w:ins>
      <w:ins w:id="268" w:author="PR Preview" w:date="2026-01-01T00:00:00Z">
        <w:r>
          <w:t xml:space="preserve"> </w:t>
        </w:r>
      </w:ins>
      <m:oMath>
        <m:r>
          <m:t>A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the set of inputs where</w:t>
        </w:r>
      </w:ins>
      <w:ins w:id="271" w:author="PR Preview" w:date="2026-01-01T00:00:00Z">
        <w:r>
          <w:t xml:space="preserve"> </w:t>
        </w:r>
      </w:ins>
      <m:oMath>
        <m:r>
          <m:t>f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del w:id="274" w:author="PR Preview" w:date="2026-01-01T00:00:00Z">
        <w:r>
          <w:rPr>
            <w:i/>
            <w:iCs/>
          </w:rPr>
          <w:delText xml:space="preserve">Remark 4</w:delText>
        </w:r>
      </w:del>
      <w:del w:id="275" w:author="PR Preview" w:date="2026-01-01T00:00:00Z">
        <w:r>
          <w:delText xml:space="preserve"> (Smallest value versus where it occurs). </w:delText>
        </w:r>
      </w:del>
      <w:del w:id="276" w:author="PR Preview" w:date="2026-01-01T00:00:00Z">
        <w:r>
          <w:delText xml:space="preserve">The smallest value itself is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minimum (</w:delText>
        </w:r>
      </w:del>
      <w:hyperlink w:anchor="def-minimum">
        <w:del w:id="28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82" w:author="PR Preview" w:date="2026-01-01T00:00:00Z">
        <w:r>
          <w:delText xml:space="preserve">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of the</w:delText>
        </w:r>
      </w:del>
      <w:del w:id="285" w:author="PR Preview" w:date="2026-01-01T00:00:00Z">
        <w:r>
          <w:delText xml:space="preserve"> </w:delText>
        </w:r>
      </w:del>
      <w:hyperlink r:id="rId55">
        <w:del w:id="286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of</w:delText>
        </w:r>
      </w:del>
      <w:del w:id="289" w:author="PR Preview" w:date="2026-01-01T00:00:00Z">
        <w:r>
          <w:delText xml:space="preserve"> </w:delText>
        </w:r>
      </w:del>
      <m:oMath>
        <m:r>
          <m:t>f</m:t>
        </m:r>
      </m:oMath>
      <w:del w:id="290" w:author="PR Preview" w:date="2026-01-01T00:00:00Z">
        <w:r>
          <w:delText xml:space="preserve">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and the argmin is where that value is attained.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For example, let</w:delText>
        </w:r>
      </w:del>
      <w:del w:id="2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on</w:delText>
        </w:r>
      </w:del>
      <w:del w:id="2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299" w:author="PR Preview" w:date="2026-01-01T00:00:00Z">
        <w:r>
          <w:delText xml:space="preserve">.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The image is</w:delText>
        </w:r>
      </w:del>
      <w:del w:id="3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del w:id="303" w:author="PR Preview" w:date="2026-01-01T00:00:00Z">
        <w:r>
          <w:delText xml:space="preserve">,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so the smallest value is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</w:delText>
        </w:r>
      </w:del>
      <w:del w:id="310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del w:id="311" w:author="PR Preview" w:date="2026-01-01T00:00:00Z">
        <w:r>
          <w:delText xml:space="preserve">.</w:delText>
        </w:r>
      </w:del>
    </w:p>
    <w:p>
      <w:pPr>
        <w:pStyle w:val="BodyText"/>
      </w:pPr>
      <w:ins w:id="312" w:author="PR Preview" w:date="2026-01-01T00:00:00Z">
        <w:r>
          <w:rPr>
            <w:i/>
            <w:iCs/>
          </w:rPr>
          <w:t xml:space="preserve">Remark 4</w:t>
        </w:r>
      </w:ins>
      <w:ins w:id="313" w:author="PR Preview" w:date="2026-01-01T00:00:00Z">
        <w:r>
          <w:t xml:space="preserve"> (Smallest value versus where it occurs). </w:t>
        </w:r>
      </w:ins>
      <w:ins w:id="314" w:author="PR Preview" w:date="2026-01-01T00:00:00Z">
        <w:r>
          <w:t xml:space="preserve">The smallest value itself is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316" w:author="PR Preview" w:date="2026-01-01T00:00:00Z">
        <w:r>
          <w:t xml:space="preserve">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minimum (</w:t>
        </w:r>
      </w:ins>
      <w:hyperlink w:anchor="def-minimum">
        <w:ins w:id="319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of the</w:t>
        </w:r>
      </w:ins>
      <w:ins w:id="323" w:author="PR Preview" w:date="2026-01-01T00:00:00Z">
        <w:r>
          <w:t xml:space="preserve"> </w:t>
        </w:r>
      </w:ins>
      <w:hyperlink r:id="rId55">
        <w:ins w:id="324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of</w:t>
        </w:r>
      </w:ins>
      <w:ins w:id="327" w:author="PR Preview" w:date="2026-01-01T00:00:00Z">
        <w:r>
          <w:t xml:space="preserve"> </w:t>
        </w:r>
      </w:ins>
      <m:oMath>
        <m:r>
          <m:t>f</m:t>
        </m:r>
      </m:oMath>
      <w:ins w:id="328" w:author="PR Preview" w:date="2026-01-01T00:00:00Z">
        <w:r>
          <w:t xml:space="preserve">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the argmin is where that value is attained.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For example, let</w:t>
        </w:r>
      </w:ins>
      <w:ins w:id="3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on</w:t>
        </w:r>
      </w:ins>
      <w:ins w:id="3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337" w:author="PR Preview" w:date="2026-01-01T00:00:00Z">
        <w:r>
          <w:t xml:space="preserve">.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 image is</w:t>
        </w:r>
      </w:ins>
      <w:ins w:id="3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so the smallest value is</w:t>
        </w:r>
      </w:ins>
      <w:ins w:id="344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34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Definition 15 (Argmax)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Let</w:delText>
        </w:r>
      </w:del>
      <w:del w:id="3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be a</w:delText>
        </w:r>
      </w:del>
      <w:del w:id="356" w:author="PR Preview" w:date="2026-01-01T00:00:00Z">
        <w:r>
          <w:delText xml:space="preserve"> </w:delText>
        </w:r>
      </w:del>
      <w:hyperlink r:id="rId53">
        <w:del w:id="35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58" w:author="PR Preview" w:date="2026-01-01T00:00:00Z">
        <w:r>
          <w:delText xml:space="preserve">.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The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b/>
            <w:bCs/>
          </w:rPr>
          <w:delText xml:space="preserve">argmax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of</w:delText>
        </w:r>
      </w:del>
      <w:del w:id="365" w:author="PR Preview" w:date="2026-01-01T00:00:00Z">
        <w:r>
          <w:delText xml:space="preserve"> </w:delText>
        </w:r>
      </w:del>
      <m:oMath>
        <m:r>
          <m:t>f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over</w:delText>
        </w:r>
      </w:del>
      <w:del w:id="368" w:author="PR Preview" w:date="2026-01-01T00:00:00Z">
        <w:r>
          <w:delText xml:space="preserve"> </w:delText>
        </w:r>
      </w:del>
      <m:oMath>
        <m:r>
          <m:t>A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is the set of inputs where</w:delText>
        </w:r>
      </w:del>
      <w:del w:id="371" w:author="PR Preview" w:date="2026-01-01T00:00:00Z">
        <w:r>
          <w:delText xml:space="preserve"> </w:delText>
        </w:r>
      </w:del>
      <m:oMath>
        <m:r>
          <m:t>f</m:t>
        </m:r>
      </m:oMath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takes its largest value: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16 (Argmax)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Let</w:t>
        </w:r>
      </w:ins>
      <w:ins w:id="3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be a</w:t>
        </w:r>
      </w:ins>
      <w:ins w:id="380" w:author="PR Preview" w:date="2026-01-01T00:00:00Z">
        <w:r>
          <w:t xml:space="preserve"> </w:t>
        </w:r>
      </w:ins>
      <w:hyperlink r:id="rId53">
        <w:ins w:id="38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82" w:author="PR Preview" w:date="2026-01-01T00:00:00Z">
        <w:r>
          <w:t xml:space="preserve">.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The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rPr>
            <w:b/>
            <w:bCs/>
          </w:rPr>
          <w:t xml:space="preserve">argmax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of</w:t>
        </w:r>
      </w:ins>
      <w:ins w:id="389" w:author="PR Preview" w:date="2026-01-01T00:00:00Z">
        <w:r>
          <w:t xml:space="preserve"> </w:t>
        </w:r>
      </w:ins>
      <m:oMath>
        <m:r>
          <m:t>f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over</w:t>
        </w:r>
      </w:ins>
      <w:ins w:id="392" w:author="PR Preview" w:date="2026-01-01T00:00:00Z">
        <w:r>
          <w:t xml:space="preserve"> </w:t>
        </w:r>
      </w:ins>
      <m:oMath>
        <m: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the set of inputs where</w:t>
        </w:r>
      </w:ins>
      <w:ins w:id="395" w:author="PR Preview" w:date="2026-01-01T00:00:00Z">
        <w:r>
          <w:t xml:space="preserve"> </w:t>
        </w:r>
      </w:ins>
      <m:oMath>
        <m:r>
          <m:t>f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del w:id="398" w:author="PR Preview" w:date="2026-01-01T00:00:00Z">
        <w:r>
          <w:rPr>
            <w:b/>
            <w:bCs/>
          </w:rPr>
          <w:delText xml:space="preserve">Example 8 (An argmax with two points, and an empty one)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 </w:delText>
        </w:r>
      </w:del>
    </w:p>
    <w:p>
      <w:pPr>
        <w:pStyle w:val="BodyText"/>
      </w:pPr>
      <w:ins w:id="401" w:author="PR Preview" w:date="2026-01-01T00:00:00Z">
        <w:r>
          <w:rPr>
            <w:b/>
            <w:bCs/>
          </w:rPr>
          <w:t xml:space="preserve">Example 9 (An argmax with two points, and an empty one)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del w:id="404" w:author="PR Preview" w:date="2026-01-01T00:00:00Z">
        <w:r>
          <w:delText xml:space="preserve">Let</w:delText>
        </w:r>
      </w:del>
      <w:del w:id="4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on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9" w:author="PR Preview" w:date="2026-01-01T00:00:00Z">
        <w:r>
          <w:delText xml:space="preserve">.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As in</w:delText>
        </w:r>
      </w:del>
      <w:del w:id="412" w:author="PR Preview" w:date="2026-01-01T00:00:00Z">
        <w:r>
          <w:delText xml:space="preserve"> </w:delText>
        </w:r>
      </w:del>
      <w:hyperlink w:anchor="exm-maximum">
        <w:del w:id="413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414" w:author="PR Preview" w:date="2026-01-01T00:00:00Z">
        <w:r>
          <w:delText xml:space="preserve">, for every input</w:delText>
        </w:r>
      </w:del>
      <w:del w:id="415" w:author="PR Preview" w:date="2026-01-01T00:00:00Z">
        <w:r>
          <w:delText xml:space="preserve"> </w:delText>
        </w:r>
      </w:del>
      <m:oMath>
        <m:r>
          <m:t>x</m:t>
        </m:r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the input</w:delText>
        </w:r>
      </w:del>
      <w:del w:id="41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has a larger value,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so no input attains a largest value, and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the</w:delText>
        </w:r>
      </w:del>
      <w:del w:id="426" w:author="PR Preview" w:date="2026-01-01T00:00:00Z">
        <w:r>
          <w:delText xml:space="preserve"> </w:delText>
        </w:r>
      </w:del>
      <w:hyperlink r:id="rId58">
        <w:del w:id="427" w:author="PR Preview" w:date="2026-01-01T00:00:00Z">
          <w:r>
            <w:rPr>
              <w:rStyle w:val="Hyperlink"/>
            </w:rPr>
            <w:delText xml:space="preserve">empty set</w:delText>
          </w:r>
        </w:del>
      </w:hyperlink>
      <w:del w:id="428" w:author="PR Preview" w:date="2026-01-01T00:00:00Z">
        <w:r>
          <w:delText xml:space="preserve">.</w:delText>
        </w:r>
      </w:del>
    </w:p>
    <w:p>
      <w:pPr>
        <w:pStyle w:val="Heading2"/>
      </w:pPr>
      <w:del w:id="429" w:author="PR Preview" w:date="2026-01-01T00:00:00Z">
        <w:r>
          <w:delText xml:space="preserve">5 Global and local minimizers</w:delText>
        </w:r>
      </w:del>
    </w:p>
    <w:p>
      <w:pPr>
        <w:pStyle w:val="Compact"/>
        <w:numPr>
          <w:ilvl w:val="0"/>
          <w:numId w:val="1012"/>
        </w:numPr>
      </w:pPr>
      <w:ins w:id="430" w:author="PR Preview" w:date="2026-01-01T00:00:00Z">
        <w:r>
          <w:t xml:space="preserve">Let</w:t>
        </w:r>
      </w:ins>
      <w:ins w:id="4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on</w:t>
        </w:r>
      </w:ins>
      <w:ins w:id="4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As in</w:t>
        </w:r>
      </w:ins>
      <w:ins w:id="438" w:author="PR Preview" w:date="2026-01-01T00:00:00Z">
        <w:r>
          <w:t xml:space="preserve"> </w:t>
        </w:r>
      </w:ins>
      <w:hyperlink w:anchor="exm-maximum">
        <w:ins w:id="43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440" w:author="PR Preview" w:date="2026-01-01T00:00:00Z">
        <w:r>
          <w:t xml:space="preserve">, for every input</w:t>
        </w:r>
      </w:ins>
      <w:ins w:id="441" w:author="PR Preview" w:date="2026-01-01T00:00:00Z">
        <w:r>
          <w:t xml:space="preserve"> </w:t>
        </w:r>
      </w:ins>
      <m:oMath>
        <m:r>
          <m:t>x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the input</w:t>
        </w:r>
      </w:ins>
      <w:ins w:id="44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has a larger value,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 no input attains a largest value, and</w:t>
        </w:r>
      </w:ins>
      <w:ins w:id="44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the</w:t>
        </w:r>
      </w:ins>
      <w:ins w:id="452" w:author="PR Preview" w:date="2026-01-01T00:00:00Z">
        <w:r>
          <w:t xml:space="preserve"> </w:t>
        </w:r>
      </w:ins>
      <w:hyperlink r:id="rId58">
        <w:ins w:id="453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454" w:author="PR Preview" w:date="2026-01-01T00:00:00Z">
        <w:r>
          <w:t xml:space="preserve">.</w:t>
        </w:r>
      </w:ins>
    </w:p>
    <w:bookmarkEnd w:id="59"/>
    <w:bookmarkEnd w:id="60"/>
    <w:bookmarkStart w:id="70" w:name="sec-minimizers"/>
    <w:p>
      <w:pPr>
        <w:pStyle w:val="Heading2"/>
      </w:pPr>
      <w:ins w:id="455" w:author="PR Preview" w:date="2026-01-01T00:00:00Z">
        <w:r>
          <w:t xml:space="preserve">6 Global and local minimizers</w:t>
        </w:r>
      </w:ins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del w:id="456" w:author="PR Preview" w:date="2026-01-01T00:00:00Z">
        <w:r>
          <w:rPr>
            <w:b/>
            <w:bCs/>
          </w:rPr>
          <w:delText xml:space="preserve">Definition 16 (Global minimizer)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Let</w:delText>
        </w:r>
      </w:del>
      <w:del w:id="4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and let</w:delText>
        </w:r>
      </w:del>
      <w:del w:id="4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be a</w:delText>
        </w:r>
      </w:del>
      <w:del w:id="465" w:author="PR Preview" w:date="2026-01-01T00:00:00Z">
        <w:r>
          <w:delText xml:space="preserve"> </w:delText>
        </w:r>
      </w:del>
      <w:hyperlink r:id="rId53">
        <w:del w:id="46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67" w:author="PR Preview" w:date="2026-01-01T00:00:00Z">
        <w:r>
          <w:delText xml:space="preserve">.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A point</w:delText>
        </w:r>
      </w:del>
      <w:del w:id="470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is a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rPr>
            <w:b/>
            <w:bCs/>
          </w:rPr>
          <w:delText xml:space="preserve">global minimizer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of</w:delText>
        </w:r>
      </w:del>
      <w:del w:id="477" w:author="PR Preview" w:date="2026-01-01T00:00:00Z">
        <w:r>
          <w:delText xml:space="preserve"> </w:delText>
        </w:r>
      </w:del>
      <m:oMath>
        <m:r>
          <m:t>f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over</w:delText>
        </w:r>
      </w:del>
      <w:del w:id="480" w:author="PR Preview" w:date="2026-01-01T00:00:00Z">
        <w:r>
          <w:delText xml:space="preserve"> </w:delText>
        </w:r>
      </w:del>
      <m:oMath>
        <m:r>
          <m:t>A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if</w:delText>
        </w:r>
      </w:del>
      <w:del w:id="4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for all</w:delText>
        </w:r>
      </w:del>
      <w:del w:id="48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487" w:author="PR Preview" w:date="2026-01-01T00:00:00Z">
        <w:r>
          <w:delText xml:space="preserve">.</w:delText>
        </w:r>
      </w:del>
    </w:p>
    <w:p>
      <w:pPr>
        <w:pStyle w:val="BodyText"/>
      </w:pPr>
      <w:del w:id="488" w:author="PR Preview" w:date="2026-01-01T00:00:00Z">
        <w:r>
          <w:rPr>
            <w:i/>
            <w:iCs/>
          </w:rPr>
          <w:delText xml:space="preserve">Remark 5</w:delText>
        </w:r>
      </w:del>
      <w:del w:id="489" w:author="PR Preview" w:date="2026-01-01T00:00:00Z">
        <w:r>
          <w:delText xml:space="preserve"> (Global minimizers form the argmin). </w:delText>
        </w:r>
      </w:del>
      <w:del w:id="490" w:author="PR Preview" w:date="2026-01-01T00:00:00Z">
        <w:r>
          <w:delText xml:space="preserve">The global minimizers of</w:delText>
        </w:r>
      </w:del>
      <w:del w:id="491" w:author="PR Preview" w:date="2026-01-01T00:00:00Z">
        <w:r>
          <w:delText xml:space="preserve"> </w:delText>
        </w:r>
      </w:del>
      <m:oMath>
        <m:r>
          <m:t>f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are exactly the elements of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(</w:delText>
        </w:r>
      </w:del>
      <w:hyperlink w:anchor="def-argmin">
        <w:del w:id="49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98" w:author="PR Preview" w:date="2026-01-01T00:00:00Z">
        <w:r>
          <w:delText xml:space="preserve">).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 function can have more than one global minimizer.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For example,</w:delText>
        </w:r>
      </w:del>
      <w:del w:id="5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on</w:delText>
        </w:r>
      </w:del>
      <w:del w:id="50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satisfies</w:delText>
        </w:r>
      </w:del>
      <w:del w:id="5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for every</w:delText>
        </w:r>
      </w:del>
      <w:del w:id="512" w:author="PR Preview" w:date="2026-01-01T00:00:00Z">
        <w:r>
          <w:delText xml:space="preserve"> </w:delText>
        </w:r>
      </w:del>
      <m:oMath>
        <m:r>
          <m:t>x</m:t>
        </m:r>
      </m:oMath>
      <w:del w:id="513" w:author="PR Preview" w:date="2026-01-01T00:00:00Z">
        <w:r>
          <w:delText xml:space="preserve">,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and</w:delText>
        </w:r>
      </w:del>
      <w:del w:id="5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exactly when</w:delText>
        </w:r>
      </w:del>
      <w:del w:id="5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or</w:delText>
        </w:r>
      </w:del>
      <w:del w:id="52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so its global minimizers are</w:delText>
        </w:r>
      </w:del>
      <w:del w:id="5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and</w:delText>
        </w:r>
      </w:del>
      <w:del w:id="529" w:author="PR Preview" w:date="2026-01-01T00:00:00Z">
        <w:r>
          <w:delText xml:space="preserve"> </w:delText>
        </w:r>
      </w:del>
      <m:oMath>
        <m:r>
          <m:t>1</m:t>
        </m:r>
      </m:oMath>
      <w:del w:id="530" w:author="PR Preview" w:date="2026-01-01T00:00:00Z">
        <w:r>
          <w:delText xml:space="preserve">,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and</w:delText>
        </w:r>
      </w:del>
      <w:del w:id="533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Definition 17 (Local minimizer)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Let</w:delText>
        </w:r>
      </w:del>
      <w:del w:id="5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and let</w:delText>
        </w:r>
      </w:del>
      <w:del w:id="5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be a</w:delText>
        </w:r>
      </w:del>
      <w:del w:id="544" w:author="PR Preview" w:date="2026-01-01T00:00:00Z">
        <w:r>
          <w:delText xml:space="preserve"> </w:delText>
        </w:r>
      </w:del>
      <w:hyperlink r:id="rId53">
        <w:del w:id="54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46" w:author="PR Preview" w:date="2026-01-01T00:00:00Z">
        <w:r>
          <w:delText xml:space="preserve">.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 point</w:delText>
        </w:r>
      </w:del>
      <w:del w:id="54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is a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local minimizer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of</w:delText>
        </w:r>
      </w:del>
      <w:del w:id="556" w:author="PR Preview" w:date="2026-01-01T00:00:00Z">
        <w:r>
          <w:delText xml:space="preserve"> </w:delText>
        </w:r>
      </w:del>
      <m:oMath>
        <m:r>
          <m:t>f</m:t>
        </m:r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if there is a number</w:delText>
        </w:r>
      </w:del>
      <w:del w:id="55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such that</w:delText>
        </w:r>
      </w:del>
      <w:del w:id="5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for all</w:delText>
        </w:r>
      </w:del>
      <w:del w:id="56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with</w:delText>
        </w:r>
      </w:del>
      <w:del w:id="56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569" w:author="PR Preview" w:date="2026-01-01T00:00:00Z">
        <w:r>
          <w:delText xml:space="preserve">,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where</w:delText>
        </w:r>
      </w:del>
      <w:del w:id="57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is the</w:delText>
        </w:r>
      </w:del>
      <w:del w:id="575" w:author="PR Preview" w:date="2026-01-01T00:00:00Z">
        <w:r>
          <w:delText xml:space="preserve"> </w:delText>
        </w:r>
      </w:del>
      <w:hyperlink r:id="rId65">
        <w:del w:id="57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577" w:author="PR Preview" w:date="2026-01-01T00:00:00Z">
        <w:r>
          <w:delText xml:space="preserve">.</w:delText>
        </w:r>
      </w:del>
    </w:p>
    <w:p>
      <w:pPr>
        <w:pStyle w:val="FirstParagraph"/>
      </w:pPr>
      <w:ins w:id="578" w:author="PR Preview" w:date="2026-01-01T00:00:00Z">
        <w:r>
          <w:rPr>
            <w:b/>
            <w:bCs/>
          </w:rPr>
          <w:t xml:space="preserve">Definition 17 (Global minimizer)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Let</w:t>
        </w:r>
      </w:ins>
      <w:ins w:id="5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 let</w:t>
        </w:r>
      </w:ins>
      <w:ins w:id="5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be a</w:t>
        </w:r>
      </w:ins>
      <w:ins w:id="587" w:author="PR Preview" w:date="2026-01-01T00:00:00Z">
        <w:r>
          <w:t xml:space="preserve"> </w:t>
        </w:r>
      </w:ins>
      <w:hyperlink r:id="rId53">
        <w:ins w:id="58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89" w:author="PR Preview" w:date="2026-01-01T00:00:00Z">
        <w:r>
          <w:t xml:space="preserve">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 point</w:t>
        </w:r>
      </w:ins>
      <w:ins w:id="59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a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rPr>
            <w:b/>
            <w:bCs/>
          </w:rPr>
          <w:t xml:space="preserve">global minimizer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</w:t>
        </w:r>
      </w:ins>
      <w:ins w:id="599" w:author="PR Preview" w:date="2026-01-01T00:00:00Z">
        <w:r>
          <w:t xml:space="preserve"> </w:t>
        </w:r>
      </w:ins>
      <m:oMath>
        <m:r>
          <m:t>f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over</w:t>
        </w:r>
      </w:ins>
      <w:ins w:id="602" w:author="PR Preview" w:date="2026-01-01T00:00:00Z">
        <w:r>
          <w:t xml:space="preserve"> </w:t>
        </w:r>
      </w:ins>
      <m:oMath>
        <m:r>
          <m:t>A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if</w:t>
        </w:r>
      </w:ins>
      <w:ins w:id="6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for all</w:t>
        </w:r>
      </w:ins>
      <w:ins w:id="6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609" w:author="PR Preview" w:date="2026-01-01T00:00:00Z">
        <w:r>
          <w:t xml:space="preserve">.</w:t>
        </w:r>
      </w:ins>
    </w:p>
    <w:bookmarkEnd w:id="63"/>
    <w:bookmarkStart w:id="64" w:name="rem-global-minimizer-argmin"/>
    <w:p>
      <w:pPr>
        <w:pStyle w:val="BodyText"/>
      </w:pPr>
      <w:ins w:id="610" w:author="PR Preview" w:date="2026-01-01T00:00:00Z">
        <w:r>
          <w:rPr>
            <w:i/>
            <w:iCs/>
          </w:rPr>
          <w:t xml:space="preserve">Remark 5</w:t>
        </w:r>
      </w:ins>
      <w:ins w:id="611" w:author="PR Preview" w:date="2026-01-01T00:00:00Z">
        <w:r>
          <w:t xml:space="preserve"> (Global minimizers form the argmin). </w:t>
        </w:r>
      </w:ins>
      <w:ins w:id="612" w:author="PR Preview" w:date="2026-01-01T00:00:00Z">
        <w:r>
          <w:t xml:space="preserve">The global minimizers of</w:t>
        </w:r>
      </w:ins>
      <w:ins w:id="613" w:author="PR Preview" w:date="2026-01-01T00:00:00Z">
        <w:r>
          <w:t xml:space="preserve"> </w:t>
        </w:r>
      </w:ins>
      <m:oMath>
        <m:r>
          <m:t>f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are exactly the elements of</w:t>
        </w:r>
      </w:ins>
      <w:ins w:id="616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(</w:t>
        </w:r>
      </w:ins>
      <w:hyperlink w:anchor="def-argmin">
        <w:ins w:id="61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20" w:author="PR Preview" w:date="2026-01-01T00:00:00Z">
        <w:r>
          <w:t xml:space="preserve">).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 function can have more than one global minimizer.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For example,</w:t>
        </w:r>
      </w:ins>
      <w:ins w:id="6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on</w:t>
        </w:r>
      </w:ins>
      <w:ins w:id="62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satisfies</w:t>
        </w:r>
      </w:ins>
      <w:ins w:id="6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for every</w:t>
        </w:r>
      </w:ins>
      <w:ins w:id="634" w:author="PR Preview" w:date="2026-01-01T00:00:00Z">
        <w:r>
          <w:t xml:space="preserve"> </w:t>
        </w:r>
      </w:ins>
      <m:oMath>
        <m:r>
          <m:t>x</m:t>
        </m:r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and</w:t>
        </w:r>
      </w:ins>
      <w:ins w:id="6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exactly when</w:t>
        </w:r>
      </w:ins>
      <w:ins w:id="6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or</w:t>
        </w:r>
      </w:ins>
      <w:ins w:id="6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so its global minimizers are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r>
          <m:t>1</m:t>
        </m:r>
      </m:oMath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</w:t>
        </w:r>
      </w:ins>
      <w:ins w:id="655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656" w:author="PR Preview" w:date="2026-01-01T00:00:00Z">
        <w:r>
          <w:t xml:space="preserve">.</w:t>
        </w:r>
      </w:ins>
    </w:p>
    <w:bookmarkEnd w:id="64"/>
    <w:bookmarkStart w:id="66" w:name="def-local-minimizer"/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Definition 18 (Local minimizer)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Let</w:t>
        </w:r>
      </w:ins>
      <w:ins w:id="6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and let</w:t>
        </w:r>
      </w:ins>
      <w:ins w:id="6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be a</w:t>
        </w:r>
      </w:ins>
      <w:ins w:id="666" w:author="PR Preview" w:date="2026-01-01T00:00:00Z">
        <w:r>
          <w:t xml:space="preserve"> </w:t>
        </w:r>
      </w:ins>
      <w:hyperlink r:id="rId53">
        <w:ins w:id="66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8" w:author="PR Preview" w:date="2026-01-01T00:00:00Z">
        <w:r>
          <w:t xml:space="preserve">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 point</w:t>
        </w:r>
      </w:ins>
      <w:ins w:id="67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is a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b/>
            <w:bCs/>
          </w:rPr>
          <w:t xml:space="preserve">local minimizer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of</w:t>
        </w:r>
      </w:ins>
      <w:ins w:id="678" w:author="PR Preview" w:date="2026-01-01T00:00:00Z">
        <w:r>
          <w:t xml:space="preserve"> </w:t>
        </w:r>
      </w:ins>
      <m:oMath>
        <m:r>
          <m:t>f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if there is a number</w:t>
        </w:r>
      </w:ins>
      <w:ins w:id="68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such that</w:t>
        </w:r>
      </w:ins>
      <w:ins w:id="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for all</w:t>
        </w:r>
      </w:ins>
      <w:ins w:id="68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with</w:t>
        </w:r>
      </w:ins>
      <w:ins w:id="69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where</w:t>
        </w:r>
      </w:ins>
      <w:ins w:id="69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is the</w:t>
        </w:r>
      </w:ins>
      <w:ins w:id="697" w:author="PR Preview" w:date="2026-01-01T00:00:00Z">
        <w:r>
          <w:t xml:space="preserve"> </w:t>
        </w:r>
      </w:ins>
      <w:hyperlink r:id="rId65">
        <w:ins w:id="698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699" w:author="PR Preview" w:date="2026-01-01T00:00:00Z">
        <w:r>
          <w:t xml:space="preserve">.</w:t>
        </w:r>
      </w:ins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del w:id="700" w:author="PR Preview" w:date="2026-01-01T00:00:00Z">
        <w:r>
          <w:delText xml:space="preserve">Every global minimizer (</w:delText>
        </w:r>
      </w:del>
      <w:hyperlink w:anchor="def-global-minimizer">
        <w:del w:id="70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02" w:author="PR Preview" w:date="2026-01-01T00:00:00Z">
        <w:r>
          <w:delText xml:space="preserve">) is a local minimizer: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take any</w:delText>
        </w:r>
      </w:del>
      <w:del w:id="70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706" w:author="PR Preview" w:date="2026-01-01T00:00:00Z">
        <w:r>
          <w:delText xml:space="preserve">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For example,</w:delText>
        </w:r>
      </w:del>
      <w:del w:id="70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is a global minimizer of</w:delText>
        </w:r>
      </w:del>
      <w:del w:id="7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on</w:delText>
        </w:r>
      </w:del>
      <w:del w:id="71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16" w:author="PR Preview" w:date="2026-01-01T00:00:00Z">
        <w:r>
          <w:delText xml:space="preserve">,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so it is also a local minimizer.</w:delText>
        </w:r>
      </w:del>
    </w:p>
    <w:p>
      <w:pPr>
        <w:pStyle w:val="BodyText"/>
      </w:pPr>
      <w:ins w:id="719" w:author="PR Preview" w:date="2026-01-01T00:00:00Z">
        <w:r>
          <w:t xml:space="preserve">Every global minimizer (</w:t>
        </w:r>
      </w:ins>
      <w:hyperlink w:anchor="def-global-minimizer">
        <w:ins w:id="72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21" w:author="PR Preview" w:date="2026-01-01T00:00:00Z">
        <w:r>
          <w:t xml:space="preserve">) is a local minimizer: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take any</w:t>
        </w:r>
      </w:ins>
      <w:ins w:id="72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725" w:author="PR Preview" w:date="2026-01-01T00:00:00Z">
        <w:r>
          <w:t xml:space="preserve">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For example,</w:t>
        </w:r>
      </w:ins>
      <w:ins w:id="72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is a global minimizer of</w:t>
        </w:r>
      </w:ins>
      <w:ins w:id="73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on</w:t>
        </w:r>
      </w:ins>
      <w:ins w:id="73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so it is also a local minimizer.</w:t>
        </w:r>
      </w:ins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del w:id="738" w:author="PR Preview" w:date="2026-01-01T00:00:00Z">
        <w:r>
          <w:rPr>
            <w:b/>
            <w:bCs/>
          </w:rPr>
          <w:delText xml:space="preserve">Example 9 (A point that is not a local minimizer)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For</w:delText>
        </w:r>
      </w:del>
      <w:del w:id="7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742" w:author="PR Preview" w:date="2026-01-01T00:00:00Z">
        <w:r>
          <w:delText xml:space="preserve">, the point</w:delText>
        </w:r>
      </w:del>
      <w:del w:id="7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is not a local minimizer.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For any</w:delText>
        </w:r>
      </w:del>
      <w:del w:id="748" w:author="PR Preview" w:date="2026-01-01T00:00:00Z">
        <w:r>
          <w:delText xml:space="preserve"> </w:delText>
        </w:r>
      </w:del>
      <m:oMath>
        <m:r>
          <m:t>t</m:t>
        </m:r>
      </m:oMath>
      <w:del w:id="749" w:author="PR Preview" w:date="2026-01-01T00:00:00Z">
        <w:r>
          <w:delText xml:space="preserve">,</w:delText>
        </w:r>
      </w:del>
    </w:p>
    <w:p>
      <w:pPr>
        <w:pStyle w:val="BodyText"/>
      </w:pPr>
      <w:ins w:id="750" w:author="PR Preview" w:date="2026-01-01T00:00:00Z">
        <w:r>
          <w:rPr>
            <w:b/>
            <w:bCs/>
          </w:rPr>
          <w:t xml:space="preserve">Example 10 (A point that is not a local minimizer)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</w:t>
        </w:r>
      </w:ins>
      <w:ins w:id="7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754" w:author="PR Preview" w:date="2026-01-01T00:00:00Z">
        <w:r>
          <w:t xml:space="preserve">, the point</w:t>
        </w:r>
      </w:ins>
      <w:ins w:id="75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is not a local minimizer.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For any</w:t>
        </w:r>
      </w:ins>
      <w:ins w:id="760" w:author="PR Preview" w:date="2026-01-01T00:00:00Z">
        <w:r>
          <w:t xml:space="preserve"> </w:t>
        </w:r>
      </w:ins>
      <m:oMath>
        <m:r>
          <m:t>t</m:t>
        </m:r>
      </m:oMath>
      <w:ins w:id="76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del w:id="762" w:author="PR Preview" w:date="2026-01-01T00:00:00Z">
        <w:r>
          <w:delText xml:space="preserve">6 Convex functions</w:delText>
        </w:r>
      </w:del>
    </w:p>
    <w:p>
      <w:pPr>
        <w:pStyle w:val="Heading2"/>
      </w:pPr>
      <w:ins w:id="763" w:author="PR Preview" w:date="2026-01-01T00:00:00Z">
        <w:r>
          <w:t xml:space="preserve">7 Convex functions</w:t>
        </w:r>
      </w:ins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del w:id="764" w:author="PR Preview" w:date="2026-01-01T00:00:00Z">
        <w:r>
          <w:rPr>
            <w:b/>
            <w:bCs/>
          </w:rPr>
          <w:delText xml:space="preserve">Definition 18 (Line segment)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Let</w:delText>
        </w:r>
      </w:del>
      <w:del w:id="76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68" w:author="PR Preview" w:date="2026-01-01T00:00:00Z">
        <w:r>
          <w:delText xml:space="preserve">.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The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rPr>
            <w:b/>
            <w:bCs/>
          </w:rPr>
          <w:delText xml:space="preserve">line segment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from</w:delText>
        </w:r>
      </w:del>
      <w:del w:id="775" w:author="PR Preview" w:date="2026-01-01T00:00:00Z">
        <w:r>
          <w:delText xml:space="preserve"> </w:delText>
        </w:r>
      </w:del>
      <m:oMath>
        <m:r>
          <m:t>x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to</w:delText>
        </w:r>
      </w:del>
      <w:del w:id="778" w:author="PR Preview" w:date="2026-01-01T00:00:00Z">
        <w:r>
          <w:delText xml:space="preserve"> </w:delText>
        </w:r>
      </w:del>
      <m:oMath>
        <m:r>
          <m:t>y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is the set of points</w:delText>
        </w:r>
      </w:del>
    </w:p>
    <w:p>
      <w:pPr>
        <w:pStyle w:val="FirstParagraph"/>
      </w:pPr>
      <w:ins w:id="781" w:author="PR Preview" w:date="2026-01-01T00:00:00Z">
        <w:r>
          <w:rPr>
            <w:b/>
            <w:bCs/>
          </w:rPr>
          <w:t xml:space="preserve">Definition 19 (Line segment)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Let</w:t>
        </w:r>
      </w:ins>
      <w:ins w:id="7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85" w:author="PR Preview" w:date="2026-01-01T00:00:00Z">
        <w:r>
          <w:t xml:space="preserve">.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The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rPr>
            <w:b/>
            <w:bCs/>
          </w:rPr>
          <w:t xml:space="preserve">line segment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from</w:t>
        </w:r>
      </w:ins>
      <w:ins w:id="792" w:author="PR Preview" w:date="2026-01-01T00:00:00Z">
        <w:r>
          <w:t xml:space="preserve"> </w:t>
        </w:r>
      </w:ins>
      <m:oMath>
        <m:r>
          <m:t>x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to</w:t>
        </w:r>
      </w:ins>
      <w:ins w:id="795" w:author="PR Preview" w:date="2026-01-01T00:00:00Z">
        <w:r>
          <w:t xml:space="preserve"> </w:t>
        </w:r>
      </w:ins>
      <m:oMath>
        <m:r>
          <m:t>y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is the set of points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del w:id="798" w:author="PR Preview" w:date="2026-01-01T00:00:00Z">
        <w:r>
          <w:rPr>
            <w:b/>
            <w:bCs/>
          </w:rPr>
          <w:delText xml:space="preserve">Example 10 (A line segment in</w:delText>
        </w:r>
      </w:del>
      <w:del w:id="79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800" w:author="PR Preview" w:date="2026-01-01T00:00:00Z">
        <w:r>
          <w:rPr>
            <w:b/>
            <w:bCs/>
          </w:rPr>
          <w:delText xml:space="preserve">)</w:delText>
        </w:r>
      </w:del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For</w:delText>
        </w:r>
      </w:del>
      <w:del w:id="8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04" w:author="PR Preview" w:date="2026-01-01T00:00:00Z">
        <w:r>
          <w:delText xml:space="preserve">,</w:delText>
        </w:r>
      </w:del>
      <w:del w:id="80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and</w:delText>
        </w:r>
      </w:del>
      <w:del w:id="80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the line segment from</w:delText>
        </w:r>
      </w:del>
      <w:del w:id="812" w:author="PR Preview" w:date="2026-01-01T00:00:00Z">
        <w:r>
          <w:delText xml:space="preserve"> </w:delText>
        </w:r>
      </w:del>
      <m:oMath>
        <m:r>
          <m:t>x</m:t>
        </m:r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to</w:delText>
        </w:r>
      </w:del>
      <w:del w:id="815" w:author="PR Preview" w:date="2026-01-01T00:00:00Z">
        <w:r>
          <w:delText xml:space="preserve"> </w:delText>
        </w:r>
      </w:del>
      <m:oMath>
        <m:r>
          <m:t>y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is the</w:delText>
        </w:r>
      </w:del>
      <w:del w:id="818" w:author="PR Preview" w:date="2026-01-01T00:00:00Z">
        <w:r>
          <w:delText xml:space="preserve"> </w:delText>
        </w:r>
      </w:del>
      <w:hyperlink r:id="rId49">
        <w:del w:id="819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82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del w:id="821" w:author="PR Preview" w:date="2026-01-01T00:00:00Z">
        <w:r>
          <w:delText xml:space="preserve">.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 value</w:delText>
        </w:r>
      </w:del>
      <w:del w:id="82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gives the point</w:delText>
        </w:r>
      </w:del>
      <w:del w:id="82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del w:id="828" w:author="PR Preview" w:date="2026-01-01T00:00:00Z">
        <w:r>
          <w:delText xml:space="preserve">.</w:delText>
        </w:r>
      </w:del>
    </w:p>
    <w:p>
      <w:pPr>
        <w:pStyle w:val="BodyText"/>
      </w:pPr>
      <w:del w:id="829" w:author="PR Preview" w:date="2026-01-01T00:00:00Z">
        <w:r>
          <w:rPr>
            <w:b/>
            <w:bCs/>
          </w:rPr>
          <w:delText xml:space="preserve">Definition 19 (Chord)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Let</w:delText>
        </w:r>
      </w:del>
      <w:del w:id="8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be a</w:delText>
        </w:r>
      </w:del>
      <w:del w:id="835" w:author="PR Preview" w:date="2026-01-01T00:00:00Z">
        <w:r>
          <w:delText xml:space="preserve"> </w:delText>
        </w:r>
      </w:del>
      <w:hyperlink r:id="rId53">
        <w:del w:id="83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and let</w:delText>
        </w:r>
      </w:del>
      <w:del w:id="8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The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rPr>
            <w:b/>
            <w:bCs/>
          </w:rPr>
          <w:delText xml:space="preserve">chord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of</w:delText>
        </w:r>
      </w:del>
      <w:del w:id="848" w:author="PR Preview" w:date="2026-01-01T00:00:00Z">
        <w:r>
          <w:delText xml:space="preserve"> </w:delText>
        </w:r>
      </w:del>
      <m:oMath>
        <m:r>
          <m:t>f</m:t>
        </m:r>
      </m:oMath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from</w:delText>
        </w:r>
      </w:del>
      <w:del w:id="851" w:author="PR Preview" w:date="2026-01-01T00:00:00Z">
        <w:r>
          <w:delText xml:space="preserve"> </w:delText>
        </w:r>
      </w:del>
      <m:oMath>
        <m:r>
          <m:t>x</m:t>
        </m:r>
      </m:oMath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to</w:delText>
        </w:r>
      </w:del>
      <w:del w:id="854" w:author="PR Preview" w:date="2026-01-01T00:00:00Z">
        <w:r>
          <w:delText xml:space="preserve"> </w:delText>
        </w:r>
      </w:del>
      <m:oMath>
        <m:r>
          <m:t>y</m:t>
        </m:r>
      </m:oMath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is the line segment (</w:delText>
        </w:r>
      </w:del>
      <w:hyperlink w:anchor="def-line-segment">
        <w:del w:id="85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858" w:author="PR Preview" w:date="2026-01-01T00:00:00Z">
        <w:r>
          <w:delText xml:space="preserve">) in</w:delText>
        </w:r>
      </w:del>
      <w:del w:id="85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from the point</w:delText>
        </w:r>
      </w:del>
      <w:del w:id="8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to the point</w:delText>
        </w:r>
      </w:del>
      <w:del w:id="8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of the</w:delText>
        </w:r>
      </w:del>
      <w:del w:id="868" w:author="PR Preview" w:date="2026-01-01T00:00:00Z">
        <w:r>
          <w:delText xml:space="preserve"> </w:delText>
        </w:r>
      </w:del>
      <w:hyperlink r:id="rId75">
        <w:del w:id="869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of</w:delText>
        </w:r>
      </w:del>
      <w:del w:id="872" w:author="PR Preview" w:date="2026-01-01T00:00:00Z">
        <w:r>
          <w:delText xml:space="preserve"> </w:delText>
        </w:r>
      </w:del>
      <m:oMath>
        <m:r>
          <m:t>f</m:t>
        </m:r>
      </m:oMath>
      <w:del w:id="873" w:author="PR Preview" w:date="2026-01-01T00:00:00Z">
        <w:r>
          <w:delText xml:space="preserve">:</w:delText>
        </w:r>
      </w:del>
    </w:p>
    <w:p>
      <w:pPr>
        <w:pStyle w:val="BodyText"/>
      </w:pPr>
      <w:ins w:id="874" w:author="PR Preview" w:date="2026-01-01T00:00:00Z">
        <w:r>
          <w:rPr>
            <w:b/>
            <w:bCs/>
          </w:rPr>
          <w:t xml:space="preserve">Example 11 (A line segment in</w:t>
        </w:r>
      </w:ins>
      <w:ins w:id="87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76" w:author="PR Preview" w:date="2026-01-01T00:00:00Z">
        <w:r>
          <w:rPr>
            <w:b/>
            <w:bCs/>
          </w:rPr>
          <w:t xml:space="preserve">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For</w:t>
        </w:r>
      </w:ins>
      <w:ins w:id="8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4</m:t>
        </m:r>
      </m:oMath>
      <w:ins w:id="885" w:author="PR Preview" w:date="2026-01-01T00:00:00Z">
        <w:r>
          <w:t xml:space="preserve">,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line segment from</w:t>
        </w:r>
      </w:ins>
      <w:ins w:id="888" w:author="PR Preview" w:date="2026-01-01T00:00:00Z">
        <w:r>
          <w:t xml:space="preserve"> </w:t>
        </w:r>
      </w:ins>
      <m:oMath>
        <m:r>
          <m:t>x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to</w:t>
        </w:r>
      </w:ins>
      <w:ins w:id="891" w:author="PR Preview" w:date="2026-01-01T00:00:00Z">
        <w:r>
          <w:t xml:space="preserve"> </w:t>
        </w:r>
      </w:ins>
      <m:oMath>
        <m:r>
          <m:t>y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is the</w:t>
        </w:r>
      </w:ins>
      <w:ins w:id="894" w:author="PR Preview" w:date="2026-01-01T00:00:00Z">
        <w:r>
          <w:t xml:space="preserve"> </w:t>
        </w:r>
      </w:ins>
      <w:hyperlink r:id="rId49">
        <w:ins w:id="895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8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ins w:id="897" w:author="PR Preview" w:date="2026-01-01T00:00:00Z">
        <w:r>
          <w:t xml:space="preserve">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value</w:t>
        </w:r>
      </w:ins>
      <w:ins w:id="90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gives the point</w:t>
        </w:r>
      </w:ins>
      <w:ins w:id="90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ins w:id="904" w:author="PR Preview" w:date="2026-01-01T00:00:00Z">
        <w:r>
          <w:t xml:space="preserve">.</w:t>
        </w:r>
      </w:ins>
    </w:p>
    <w:bookmarkEnd w:id="74"/>
    <w:bookmarkStart w:id="76" w:name="def-chord"/>
    <w:p>
      <w:pPr>
        <w:pStyle w:val="BodyText"/>
      </w:pPr>
      <w:ins w:id="905" w:author="PR Preview" w:date="2026-01-01T00:00:00Z">
        <w:r>
          <w:rPr>
            <w:b/>
            <w:bCs/>
          </w:rPr>
          <w:t xml:space="preserve">Definition 20 (Chord)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Let</w:t>
        </w:r>
      </w:ins>
      <w:ins w:id="9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be a</w:t>
        </w:r>
      </w:ins>
      <w:ins w:id="911" w:author="PR Preview" w:date="2026-01-01T00:00:00Z">
        <w:r>
          <w:t xml:space="preserve"> </w:t>
        </w:r>
      </w:ins>
      <w:hyperlink r:id="rId53">
        <w:ins w:id="9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 let</w:t>
        </w:r>
      </w:ins>
      <w:ins w:id="9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17" w:author="PR Preview" w:date="2026-01-01T00:00:00Z">
        <w:r>
          <w:t xml:space="preserve">.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The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rPr>
            <w:b/>
            <w:bCs/>
          </w:rPr>
          <w:t xml:space="preserve">chord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of</w:t>
        </w:r>
      </w:ins>
      <w:ins w:id="924" w:author="PR Preview" w:date="2026-01-01T00:00:00Z">
        <w:r>
          <w:t xml:space="preserve"> </w:t>
        </w:r>
      </w:ins>
      <m:oMath>
        <m:r>
          <m:t>f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from</w:t>
        </w:r>
      </w:ins>
      <w:ins w:id="927" w:author="PR Preview" w:date="2026-01-01T00:00:00Z">
        <w:r>
          <w:t xml:space="preserve"> </w:t>
        </w:r>
      </w:ins>
      <m:oMath>
        <m:r>
          <m:t>x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to</w:t>
        </w:r>
      </w:ins>
      <w:ins w:id="930" w:author="PR Preview" w:date="2026-01-01T00:00:00Z">
        <w:r>
          <w:t xml:space="preserve"> </w:t>
        </w:r>
      </w:ins>
      <m:oMath>
        <m:r>
          <m:t>y</m:t>
        </m:r>
      </m:oMath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is the line segment (</w:t>
        </w:r>
      </w:ins>
      <w:hyperlink w:anchor="def-line-segment">
        <w:ins w:id="93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934" w:author="PR Preview" w:date="2026-01-01T00:00:00Z">
        <w:r>
          <w:t xml:space="preserve">) in</w:t>
        </w:r>
      </w:ins>
      <w:ins w:id="93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from the point</w:t>
        </w:r>
      </w:ins>
      <w:ins w:id="9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to the point</w:t>
        </w:r>
      </w:ins>
      <w:ins w:id="9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of the</w:t>
        </w:r>
      </w:ins>
      <w:ins w:id="944" w:author="PR Preview" w:date="2026-01-01T00:00:00Z">
        <w:r>
          <w:t xml:space="preserve"> </w:t>
        </w:r>
      </w:ins>
      <w:hyperlink r:id="rId75">
        <w:ins w:id="945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of</w:t>
        </w:r>
      </w:ins>
      <w:ins w:id="948" w:author="PR Preview" w:date="2026-01-01T00:00:00Z">
        <w:r>
          <w:t xml:space="preserve"> </w:t>
        </w:r>
      </w:ins>
      <m:oMath>
        <m:r>
          <m:t>f</m:t>
        </m:r>
      </m:oMath>
      <w:ins w:id="9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del w:id="950" w:author="PR Preview" w:date="2026-01-01T00:00:00Z">
        <w:r>
          <w:rPr>
            <w:b/>
            <w:bCs/>
          </w:rPr>
          <w:delText xml:space="preserve">Example 11 (A chord of</w:delText>
        </w:r>
      </w:del>
      <w:del w:id="951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952" w:author="PR Preview" w:date="2026-01-01T00:00:00Z">
        <w:r>
          <w:rPr>
            <w:b/>
            <w:bCs/>
          </w:rPr>
          <w:delText xml:space="preserve">)</w:delText>
        </w:r>
      </w:del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For</w:delText>
        </w:r>
      </w:del>
      <w:del w:id="9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956" w:author="PR Preview" w:date="2026-01-01T00:00:00Z">
        <w:r>
          <w:delText xml:space="preserve">,</w:delText>
        </w:r>
      </w:del>
      <w:del w:id="95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and</w:delText>
        </w:r>
      </w:del>
      <w:del w:id="96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3</m:t>
        </m:r>
      </m:oMath>
      <w:del w:id="961" w:author="PR Preview" w:date="2026-01-01T00:00:00Z">
        <w:r>
          <w:delText xml:space="preserve">,</w:delText>
        </w:r>
      </w:del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the chord runs from</w:delText>
        </w:r>
      </w:del>
      <w:del w:id="9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to</w:delText>
        </w:r>
      </w:del>
      <w:del w:id="9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del w:id="968" w:author="PR Preview" w:date="2026-01-01T00:00:00Z">
        <w:r>
          <w:delText xml:space="preserve">.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With</w:delText>
        </w:r>
      </w:del>
      <w:del w:id="9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72" w:author="PR Preview" w:date="2026-01-01T00:00:00Z">
        <w:r>
          <w:delText xml:space="preserve">, it passes through</w:delText>
        </w:r>
      </w:del>
      <w:del w:id="9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so above the point</w:delText>
        </w:r>
      </w:del>
      <w:del w:id="977" w:author="PR Preview" w:date="2026-01-01T00:00:00Z">
        <w:r>
          <w:delText xml:space="preserve"> </w:delText>
        </w:r>
      </w:del>
      <m:oMath>
        <m:r>
          <m:t>1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it has height</w:delText>
        </w:r>
      </w:del>
      <w:del w:id="980" w:author="PR Preview" w:date="2026-01-01T00:00:00Z">
        <w:r>
          <w:delText xml:space="preserve"> </w:delText>
        </w:r>
      </w:del>
      <m:oMath>
        <m:r>
          <m:t>5</m:t>
        </m:r>
      </m:oMath>
      <w:del w:id="981" w:author="PR Preview" w:date="2026-01-01T00:00:00Z">
        <w:r>
          <w:delText xml:space="preserve">.</w:delText>
        </w:r>
      </w:del>
    </w:p>
    <w:p>
      <w:pPr>
        <w:pStyle w:val="BodyText"/>
      </w:pPr>
      <w:del w:id="982" w:author="PR Preview" w:date="2026-01-01T00:00:00Z">
        <w:r>
          <w:rPr>
            <w:b/>
            <w:bCs/>
          </w:rPr>
          <w:delText xml:space="preserve">Definition 20 (Convex function)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Let</w:delText>
        </w:r>
      </w:del>
      <w:del w:id="98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be a</w:delText>
        </w:r>
      </w:del>
      <w:del w:id="988" w:author="PR Preview" w:date="2026-01-01T00:00:00Z">
        <w:r>
          <w:delText xml:space="preserve"> </w:delText>
        </w:r>
      </w:del>
      <w:hyperlink r:id="rId53">
        <w:del w:id="98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90" w:author="PR Preview" w:date="2026-01-01T00:00:00Z">
        <w:r>
          <w:delText xml:space="preserve">.</w:delText>
        </w:r>
      </w:del>
      <w:del w:id="991" w:author="PR Preview" w:date="2026-01-01T00:00:00Z">
        <w:r>
          <w:delText xml:space="preserve"> </w:delText>
        </w:r>
      </w:del>
      <m:oMath>
        <m:r>
          <m:t>f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is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rPr>
            <w:b/>
            <w:bCs/>
          </w:rPr>
          <w:delText xml:space="preserve">convex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if</w:delText>
        </w:r>
      </w:del>
    </w:p>
    <w:p>
      <w:pPr>
        <w:pStyle w:val="BodyText"/>
      </w:pPr>
      <w:ins w:id="998" w:author="PR Preview" w:date="2026-01-01T00:00:00Z">
        <w:r>
          <w:rPr>
            <w:b/>
            <w:bCs/>
          </w:rPr>
          <w:t xml:space="preserve">Example 12 (A chord of</w:t>
        </w:r>
      </w:ins>
      <w:ins w:id="99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000" w:author="PR Preview" w:date="2026-01-01T00:00:00Z">
        <w:r>
          <w:rPr>
            <w:b/>
            <w:bCs/>
          </w:rPr>
          <w:t xml:space="preserve">)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For</w:t>
        </w:r>
      </w:ins>
      <w:ins w:id="10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and</w:t>
        </w:r>
      </w:ins>
      <w:ins w:id="100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3</m:t>
        </m:r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the chord runs from</w:t>
        </w:r>
      </w:ins>
      <w:ins w:id="10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to</w:t>
        </w:r>
      </w:ins>
      <w:ins w:id="10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ins w:id="1016" w:author="PR Preview" w:date="2026-01-01T00:00:00Z">
        <w:r>
          <w:t xml:space="preserve">.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With</w:t>
        </w:r>
      </w:ins>
      <w:ins w:id="101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20" w:author="PR Preview" w:date="2026-01-01T00:00:00Z">
        <w:r>
          <w:t xml:space="preserve">, it passes through</w:t>
        </w:r>
      </w:ins>
      <w:ins w:id="102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so above the point</w:t>
        </w:r>
      </w:ins>
      <w:ins w:id="1025" w:author="PR Preview" w:date="2026-01-01T00:00:00Z">
        <w:r>
          <w:t xml:space="preserve"> </w:t>
        </w:r>
      </w:ins>
      <m:oMath>
        <m:r>
          <m:t>1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it has height</w:t>
        </w:r>
      </w:ins>
      <w:ins w:id="1028" w:author="PR Preview" w:date="2026-01-01T00:00:00Z">
        <w:r>
          <w:t xml:space="preserve"> </w:t>
        </w:r>
      </w:ins>
      <m:oMath>
        <m:r>
          <m:t>5</m:t>
        </m:r>
      </m:oMath>
      <w:ins w:id="1029" w:author="PR Preview" w:date="2026-01-01T00:00:00Z">
        <w:r>
          <w:t xml:space="preserve">.</w:t>
        </w:r>
      </w:ins>
    </w:p>
    <w:bookmarkEnd w:id="77"/>
    <w:bookmarkStart w:id="78" w:name="def-convex-function"/>
    <w:p>
      <w:pPr>
        <w:pStyle w:val="BodyText"/>
      </w:pPr>
      <w:ins w:id="1030" w:author="PR Preview" w:date="2026-01-01T00:00:00Z">
        <w:r>
          <w:rPr>
            <w:b/>
            <w:bCs/>
          </w:rPr>
          <w:t xml:space="preserve">Definition 21 (Convex function)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Let</w:t>
        </w:r>
      </w:ins>
      <w:ins w:id="10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be a</w:t>
        </w:r>
      </w:ins>
      <w:ins w:id="1036" w:author="PR Preview" w:date="2026-01-01T00:00:00Z">
        <w:r>
          <w:t xml:space="preserve"> </w:t>
        </w:r>
      </w:ins>
      <w:hyperlink r:id="rId53">
        <w:ins w:id="103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38" w:author="PR Preview" w:date="2026-01-01T00:00:00Z">
        <w:r>
          <w:t xml:space="preserve">.</w:t>
        </w:r>
      </w:ins>
      <w:ins w:id="1039" w:author="PR Preview" w:date="2026-01-01T00:00:00Z">
        <w:r>
          <w:t xml:space="preserve"> </w:t>
        </w:r>
      </w:ins>
      <m:oMath>
        <m:r>
          <m:t>f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is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rPr>
            <w:b/>
            <w:bCs/>
          </w:rPr>
          <w:t xml:space="preserve">convex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del w:id="1046" w:author="PR Preview" w:date="2026-01-01T00:00:00Z">
        <w:r>
          <w:rPr>
            <w:b/>
            <w:bCs/>
          </w:rPr>
          <w:delText xml:space="preserve">Example 12 (A function that is not convex)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The function in</w:delText>
        </w:r>
      </w:del>
      <w:del w:id="1049" w:author="PR Preview" w:date="2026-01-01T00:00:00Z">
        <w:r>
          <w:delText xml:space="preserve"> </w:delText>
        </w:r>
      </w:del>
      <w:hyperlink w:anchor="exr-local-vs-global-min">
        <w:del w:id="105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051" w:author="PR Preview" w:date="2026-01-01T00:00:00Z">
        <w:r>
          <w:delText xml:space="preserve">,</w:delText>
        </w:r>
      </w:del>
      <w:del w:id="10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1053" w:author="PR Preview" w:date="2026-01-01T00:00:00Z">
        <w:r>
          <w:delText xml:space="preserve">, is not convex.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Take</w:delText>
        </w:r>
      </w:del>
      <w:del w:id="10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057" w:author="PR Preview" w:date="2026-01-01T00:00:00Z">
        <w:r>
          <w:delText xml:space="preserve">,</w:delText>
        </w:r>
      </w:del>
      <w:del w:id="105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059" w:author="PR Preview" w:date="2026-01-01T00:00:00Z">
        <w:r>
          <w:delText xml:space="preserve">,</w:delText>
        </w:r>
      </w:del>
      <w:del w:id="106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61" w:author="PR Preview" w:date="2026-01-01T00:00:00Z">
        <w:r>
          <w:delText xml:space="preserve">.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The point is</w:delText>
        </w:r>
      </w:del>
      <w:del w:id="106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065" w:author="PR Preview" w:date="2026-01-01T00:00:00Z">
        <w:r>
          <w:delText xml:space="preserve">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where the graph has height</w:delText>
        </w:r>
      </w:del>
    </w:p>
    <w:p>
      <w:pPr>
        <w:pStyle w:val="BodyText"/>
      </w:pPr>
      <w:ins w:id="1068" w:author="PR Preview" w:date="2026-01-01T00:00:00Z">
        <w:r>
          <w:rPr>
            <w:b/>
            <w:bCs/>
          </w:rPr>
          <w:t xml:space="preserve">Example 13 (A function that is not convex)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The function in</w:t>
        </w:r>
      </w:ins>
      <w:ins w:id="1071" w:author="PR Preview" w:date="2026-01-01T00:00:00Z">
        <w:r>
          <w:t xml:space="preserve"> </w:t>
        </w:r>
      </w:ins>
      <w:hyperlink w:anchor="exr-local-vs-global-min">
        <w:ins w:id="107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073" w:author="PR Preview" w:date="2026-01-01T00:00:00Z">
        <w:r>
          <w:t xml:space="preserve">,</w:t>
        </w:r>
      </w:ins>
      <w:ins w:id="10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1075" w:author="PR Preview" w:date="2026-01-01T00:00:00Z">
        <w:r>
          <w:t xml:space="preserve">, is not convex.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Take</w:t>
        </w:r>
      </w:ins>
      <w:ins w:id="10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081" w:author="PR Preview" w:date="2026-01-01T00:00:00Z">
        <w:r>
          <w:t xml:space="preserve">,</w:t>
        </w:r>
      </w:ins>
      <w:ins w:id="108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083" w:author="PR Preview" w:date="2026-01-01T00:00:00Z">
        <w:r>
          <w:t xml:space="preserve">.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The point is</w:t>
        </w:r>
      </w:ins>
      <w:ins w:id="108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87" w:author="PR Preview" w:date="2026-01-01T00:00:00Z">
        <w:r>
          <w:t xml:space="preserve">,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where the graph has height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del w:id="1090" w:author="PR Preview" w:date="2026-01-01T00:00:00Z">
        <w:r>
          <w:rPr>
            <w:b/>
            <w:bCs/>
          </w:rPr>
          <w:delText xml:space="preserve">Example 13 (A convex and a non-convex function)</w:delText>
        </w:r>
      </w:del>
      <w:del w:id="109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is convex (</w:delText>
        </w:r>
      </w:del>
      <w:hyperlink w:anchor="def-convex-function">
        <w:del w:id="109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095" w:author="PR Preview" w:date="2026-01-01T00:00:00Z">
        <w:r>
          <w:delText xml:space="preserve">):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by expanding the square,</w:delText>
        </w:r>
      </w:del>
      <w:del w:id="10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del w:id="1099" w:author="PR Preview" w:date="2026-01-01T00:00:00Z">
        <w:r>
          <w:delText xml:space="preserve">.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Its local minimizer</w:delText>
        </w:r>
      </w:del>
      <w:del w:id="110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is also a global minimizer,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since</w:delText>
        </w:r>
      </w:del>
    </w:p>
    <w:p>
      <w:pPr>
        <w:pStyle w:val="BodyText"/>
      </w:pPr>
      <w:ins w:id="1107" w:author="PR Preview" w:date="2026-01-01T00:00:00Z">
        <w:r>
          <w:rPr>
            <w:b/>
            <w:bCs/>
          </w:rPr>
          <w:t xml:space="preserve">Example 14 (A convex and a non-convex function)</w:t>
        </w:r>
      </w:ins>
      <w:ins w:id="11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 convex (</w:t>
        </w:r>
      </w:ins>
      <w:hyperlink w:anchor="def-convex-function">
        <w:ins w:id="111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112" w:author="PR Preview" w:date="2026-01-01T00:00:00Z">
        <w:r>
          <w:t xml:space="preserve">):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by expanding the square,</w:t>
        </w:r>
      </w:ins>
      <w:ins w:id="11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1116" w:author="PR Preview" w:date="2026-01-01T00:00:00Z">
        <w:r>
          <w:t xml:space="preserve">.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Its local minimizer</w:t>
        </w:r>
      </w:ins>
      <w:ins w:id="11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is also a global minimizer,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del w:id="1124" w:author="PR Preview" w:date="2026-01-01T00:00:00Z">
        <w:r>
          <w:delText xml:space="preserve">Without convexity, a local minimizer need not be global:</w:delText>
        </w:r>
      </w:del>
      <w:del w:id="11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is not convex (</w:delText>
        </w:r>
      </w:del>
      <w:hyperlink w:anchor="exm-cubic-not-convex">
        <w:del w:id="112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129" w:author="PR Preview" w:date="2026-01-01T00:00:00Z">
        <w:r>
          <w:delText xml:space="preserve">),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and it has a local minimizer at</w:delText>
        </w:r>
      </w:del>
      <w:del w:id="113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that is not global (</w:delText>
        </w:r>
      </w:del>
      <w:hyperlink w:anchor="exr-local-vs-global-min">
        <w:del w:id="1135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136" w:author="PR Preview" w:date="2026-01-01T00:00:00Z">
        <w:r>
          <w:delText xml:space="preserve">).</w:delText>
        </w:r>
      </w:del>
    </w:p>
    <w:p>
      <w:pPr>
        <w:pStyle w:val="BodyText"/>
      </w:pPr>
      <w:ins w:id="1137" w:author="PR Preview" w:date="2026-01-01T00:00:00Z">
        <w:r>
          <w:t xml:space="preserve">Without convexity, a local minimizer need not be global:</w:t>
        </w:r>
      </w:ins>
      <w:ins w:id="11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is not convex (</w:t>
        </w:r>
      </w:ins>
      <w:hyperlink w:anchor="exm-cubic-not-convex">
        <w:ins w:id="1141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142" w:author="PR Preview" w:date="2026-01-01T00:00:00Z">
        <w:r>
          <w:t xml:space="preserve">),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and it has a local minimizer at</w:t>
        </w:r>
      </w:ins>
      <w:ins w:id="114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that is not global (</w:t>
        </w:r>
      </w:ins>
      <w:hyperlink w:anchor="exr-local-vs-global-min">
        <w:ins w:id="1148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149" w:author="PR Preview" w:date="2026-01-01T00:00:00Z">
        <w:r>
          <w:t xml:space="preserve">).</w:t>
        </w:r>
      </w:ins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del w:id="1150" w:author="PR Preview" w:date="2026-01-01T00:00:00Z">
        <w:r>
          <w:rPr>
            <w:i/>
            <w:iCs/>
          </w:rPr>
          <w:delText xml:space="preserve">Proof</w:delText>
        </w:r>
      </w:del>
      <w:del w:id="1151" w:author="PR Preview" w:date="2026-01-01T00:00:00Z">
        <w:r>
          <w:delText xml:space="preserve">. </w:delText>
        </w:r>
      </w:del>
      <w:del w:id="1152" w:author="PR Preview" w:date="2026-01-01T00:00:00Z">
        <w:r>
          <w:delText xml:space="preserve">Let</w:delText>
        </w:r>
      </w:del>
      <w:del w:id="115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delText xml:space="preserve">be a local minimizer of</w:delText>
        </w:r>
      </w:del>
      <w:del w:id="1156" w:author="PR Preview" w:date="2026-01-01T00:00:00Z">
        <w:r>
          <w:delText xml:space="preserve"> </w:delText>
        </w:r>
      </w:del>
      <m:oMath>
        <m:r>
          <m:t>f</m:t>
        </m:r>
      </m:oMath>
      <w:del w:id="1157" w:author="PR Preview" w:date="2026-01-01T00:00:00Z">
        <w:r>
          <w:delText xml:space="preserve">,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so there is a</w:delText>
        </w:r>
      </w:del>
      <w:del w:id="1160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with</w:delText>
        </w:r>
      </w:del>
      <w:del w:id="11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whenever</w:delText>
        </w:r>
      </w:del>
      <w:del w:id="11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(</w:delText>
        </w:r>
      </w:del>
      <w:hyperlink w:anchor="def-local-minimizer">
        <w:del w:id="116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170" w:author="PR Preview" w:date="2026-01-01T00:00:00Z">
        <w:r>
          <w:delText xml:space="preserve">).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Suppose</w:delText>
        </w:r>
      </w:del>
      <w:del w:id="117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is not a global minimizer (</w:delText>
        </w:r>
      </w:del>
      <w:hyperlink w:anchor="def-global-minimizer">
        <w:del w:id="117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177" w:author="PR Preview" w:date="2026-01-01T00:00:00Z">
        <w:r>
          <w:delText xml:space="preserve">).</w:delText>
        </w:r>
      </w:del>
      <w:del w:id="1178" w:author="PR Preview" w:date="2026-01-01T00:00:00Z">
        <w:r>
          <w:delText xml:space="preserve"> </w:delText>
        </w:r>
      </w:del>
      <w:del w:id="1179" w:author="PR Preview" w:date="2026-01-01T00:00:00Z">
        <w:r>
          <w:delText xml:space="preserve">Then some</w:delText>
        </w:r>
      </w:del>
      <w:del w:id="118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has</w:delText>
        </w:r>
      </w:del>
      <w:del w:id="11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and in particular</w:delText>
        </w:r>
      </w:del>
      <w:del w:id="118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1188" w:author="PR Preview" w:date="2026-01-01T00:00:00Z">
        <w:r>
          <w:delText xml:space="preserve">.</w:delText>
        </w:r>
      </w:del>
    </w:p>
    <w:p>
      <w:pPr>
        <w:pStyle w:val="BodyText"/>
      </w:pPr>
      <w:ins w:id="1189" w:author="PR Preview" w:date="2026-01-01T00:00:00Z">
        <w:r>
          <w:rPr>
            <w:i/>
            <w:iCs/>
          </w:rPr>
          <w:t xml:space="preserve">Proof</w:t>
        </w:r>
      </w:ins>
      <w:ins w:id="1190" w:author="PR Preview" w:date="2026-01-01T00:00:00Z">
        <w:r>
          <w:t xml:space="preserve">. </w:t>
        </w:r>
      </w:ins>
      <w:ins w:id="1191" w:author="PR Preview" w:date="2026-01-01T00:00:00Z">
        <w:r>
          <w:t xml:space="preserve">Let</w:t>
        </w:r>
      </w:ins>
      <w:ins w:id="119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be a local minimizer of</w:t>
        </w:r>
      </w:ins>
      <w:ins w:id="1195" w:author="PR Preview" w:date="2026-01-01T00:00:00Z">
        <w:r>
          <w:t xml:space="preserve"> </w:t>
        </w:r>
      </w:ins>
      <m:oMath>
        <m:r>
          <m:t>f</m:t>
        </m:r>
      </m:oMath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so there is a</w:t>
        </w:r>
      </w:ins>
      <w:ins w:id="119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with</w:t>
        </w:r>
      </w:ins>
      <w:ins w:id="12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whenever</w:t>
        </w:r>
      </w:ins>
      <w:ins w:id="120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(</w:t>
        </w:r>
      </w:ins>
      <w:hyperlink w:anchor="def-local-minimizer">
        <w:ins w:id="120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209" w:author="PR Preview" w:date="2026-01-01T00:00:00Z">
        <w:r>
          <w:t xml:space="preserve">).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Suppose</w:t>
        </w:r>
      </w:ins>
      <w:ins w:id="121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is not a global minimizer (</w:t>
        </w:r>
      </w:ins>
      <w:hyperlink w:anchor="def-global-minimizer">
        <w:ins w:id="1215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16" w:author="PR Preview" w:date="2026-01-01T00:00:00Z">
        <w:r>
          <w:t xml:space="preserve">).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Then some</w:t>
        </w:r>
      </w:ins>
      <w:ins w:id="121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has</w:t>
        </w:r>
      </w:ins>
      <w:ins w:id="12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1223" w:author="PR Preview" w:date="2026-01-01T00:00:00Z">
        <w:r>
          <w:t xml:space="preserve">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and in particular</w:t>
        </w:r>
      </w:ins>
      <w:ins w:id="122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1227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28" w:author="PR Preview" w:date="2026-01-01T00:00:00Z">
        <w:r>
          <w:delText xml:space="preserve">Since</w:delText>
        </w:r>
      </w:del>
      <w:del w:id="122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and</w:delText>
        </w:r>
      </w:del>
      <w:del w:id="123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33" w:author="PR Preview" w:date="2026-01-01T00:00:00Z">
        <w:r>
          <w:delText xml:space="preserve">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the definition of a convex function (</w:delText>
        </w:r>
      </w:del>
      <w:hyperlink w:anchor="def-convex-function">
        <w:del w:id="123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37" w:author="PR Preview" w:date="2026-01-01T00:00:00Z">
        <w:r>
          <w:delText xml:space="preserve">) gives</w:delText>
        </w:r>
      </w:del>
    </w:p>
    <w:p>
      <w:pPr>
        <w:pStyle w:val="FirstParagraph"/>
      </w:pPr>
      <w:ins w:id="1238" w:author="PR Preview" w:date="2026-01-01T00:00:00Z">
        <w:r>
          <w:t xml:space="preserve">Since</w:t>
        </w:r>
      </w:ins>
      <w:ins w:id="123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and</w:t>
        </w:r>
      </w:ins>
      <w:ins w:id="124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43" w:author="PR Preview" w:date="2026-01-01T00:00:00Z">
        <w:r>
          <w:t xml:space="preserve">,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the definition of a convex function (</w:t>
        </w:r>
      </w:ins>
      <w:hyperlink w:anchor="def-convex-function">
        <w:ins w:id="124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47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del w:id="1248" w:author="PR Preview" w:date="2026-01-01T00:00:00Z">
        <w:r>
          <w:rPr>
            <w:b/>
            <w:bCs/>
          </w:rPr>
          <w:delText xml:space="preserve">Example 14 (The average of the squares is at least the square of the average)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Take</w:delText>
        </w:r>
      </w:del>
      <w:del w:id="12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252" w:author="PR Preview" w:date="2026-01-01T00:00:00Z">
        <w:r>
          <w:delText xml:space="preserve">.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It is convex by</w:delText>
        </w:r>
      </w:del>
      <w:del w:id="1255" w:author="PR Preview" w:date="2026-01-01T00:00:00Z">
        <w:r>
          <w:delText xml:space="preserve"> </w:delText>
        </w:r>
      </w:del>
      <w:hyperlink w:anchor="def-convex-function">
        <w:del w:id="1256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257" w:author="PR Preview" w:date="2026-01-01T00:00:00Z">
        <w:r>
          <w:delText xml:space="preserve">: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for</w:delText>
        </w:r>
      </w:del>
      <w:del w:id="126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261" w:author="PR Preview" w:date="2026-01-01T00:00:00Z">
        <w:r>
          <w:delText xml:space="preserve">,</w:delText>
        </w:r>
      </w:del>
    </w:p>
    <w:p>
      <w:pPr>
        <w:pStyle w:val="FirstParagraph"/>
      </w:pPr>
      <w:ins w:id="1262" w:author="PR Preview" w:date="2026-01-01T00:00:00Z">
        <w:r>
          <w:rPr>
            <w:b/>
            <w:bCs/>
          </w:rPr>
          <w:t xml:space="preserve">Example 15 (The average of the squares is at least the square of the average)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Take</w:t>
        </w:r>
      </w:ins>
      <w:ins w:id="12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266" w:author="PR Preview" w:date="2026-01-01T00:00:00Z">
        <w:r>
          <w:t xml:space="preserve">.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It is convex by</w:t>
        </w:r>
      </w:ins>
      <w:ins w:id="1269" w:author="PR Preview" w:date="2026-01-01T00:00:00Z">
        <w:r>
          <w:t xml:space="preserve"> </w:t>
        </w:r>
      </w:ins>
      <w:hyperlink w:anchor="def-convex-function">
        <w:ins w:id="127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71" w:author="PR Preview" w:date="2026-01-01T00:00:00Z">
        <w:r>
          <w:t xml:space="preserve">: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for</w:t>
        </w:r>
      </w:ins>
      <w:ins w:id="127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2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del w:id="1276" w:author="PR Preview" w:date="2026-01-01T00:00:00Z">
        <w:r>
          <w:rPr>
            <w:i/>
            <w:iCs/>
          </w:rPr>
          <w:delText xml:space="preserve">Remark 8</w:delText>
        </w:r>
      </w:del>
      <w:del w:id="1277" w:author="PR Preview" w:date="2026-01-01T00:00:00Z">
        <w:r>
          <w:delText xml:space="preserve"> (The inequality reverses for concave functions). </w:delText>
        </w:r>
      </w:del>
      <w:del w:id="1278" w:author="PR Preview" w:date="2026-01-01T00:00:00Z">
        <w:r>
          <w:delText xml:space="preserve">If</w:delText>
        </w:r>
      </w:del>
      <w:del w:id="1279" w:author="PR Preview" w:date="2026-01-01T00:00:00Z">
        <w:r>
          <w:delText xml:space="preserve"> </w:delText>
        </w:r>
      </w:del>
      <m:oMath>
        <m:r>
          <m:t>f</m:t>
        </m:r>
      </m:oMath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is</w:delText>
        </w:r>
      </w:del>
      <w:del w:id="1282" w:author="PR Preview" w:date="2026-01-01T00:00:00Z">
        <w:r>
          <w:delText xml:space="preserve"> </w:delText>
        </w:r>
      </w:del>
      <w:hyperlink r:id="rId86">
        <w:del w:id="1283" w:author="PR Preview" w:date="2026-01-01T00:00:00Z">
          <w:r>
            <w:rPr>
              <w:rStyle w:val="Hyperlink"/>
            </w:rPr>
            <w:delText xml:space="preserve">concave</w:delText>
          </w:r>
        </w:del>
      </w:hyperlink>
      <w:del w:id="1284" w:author="PR Preview" w:date="2026-01-01T00:00:00Z">
        <w:r>
          <w:delText xml:space="preserve">,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then</w:delText>
        </w:r>
      </w:del>
      <w:del w:id="128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is convex, and applying</w:delText>
        </w:r>
      </w:del>
      <w:del w:id="1290" w:author="PR Preview" w:date="2026-01-01T00:00:00Z">
        <w:r>
          <w:delText xml:space="preserve"> </w:delText>
        </w:r>
      </w:del>
      <w:hyperlink w:anchor="thm-jensen">
        <w:del w:id="1291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to</w:delText>
        </w:r>
      </w:del>
      <w:del w:id="129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f</m:t>
        </m:r>
      </m:oMath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reverses the inequality:</w:delText>
        </w:r>
      </w:del>
      <w:del w:id="1297" w:author="PR Preview" w:date="2026-01-01T00:00:00Z">
        <w:r>
          <w:delText xml:space="preserve"> </w:delText>
        </w:r>
      </w:del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For</w:delText>
        </w:r>
      </w:del>
      <w:del w:id="13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and the points in</w:delText>
        </w:r>
      </w:del>
      <w:del w:id="1304" w:author="PR Preview" w:date="2026-01-01T00:00:00Z">
        <w:r>
          <w:delText xml:space="preserve"> </w:delText>
        </w:r>
      </w:del>
      <w:hyperlink w:anchor="exm-jensen">
        <w:del w:id="1305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del w:id="1308" w:author="PR Preview" w:date="2026-01-01T00:00:00Z">
        <w:r>
          <w:delText xml:space="preserve">.</w:delText>
        </w:r>
      </w:del>
    </w:p>
    <w:p>
      <w:pPr>
        <w:pStyle w:val="Heading2"/>
      </w:pPr>
      <w:del w:id="1309" w:author="PR Preview" w:date="2026-01-01T00:00:00Z">
        <w:r>
          <w:delText xml:space="preserve">7 Infimum and supremum</w:delText>
        </w:r>
      </w:del>
    </w:p>
    <w:p>
      <w:pPr>
        <w:pStyle w:val="FirstParagraph"/>
      </w:pPr>
      <w:del w:id="1310" w:author="PR Preview" w:date="2026-01-01T00:00:00Z">
        <w:r>
          <w:rPr>
            <w:b/>
            <w:bCs/>
          </w:rPr>
          <w:delText xml:space="preserve">Definition 21 (Upper bound)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Let</w:delText>
        </w:r>
      </w:del>
      <w:del w:id="131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14" w:author="PR Preview" w:date="2026-01-01T00:00:00Z">
        <w:r>
          <w:delText xml:space="preserve">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 real number</w:delText>
        </w:r>
      </w:del>
      <w:del w:id="1317" w:author="PR Preview" w:date="2026-01-01T00:00:00Z">
        <w:r>
          <w:delText xml:space="preserve"> </w:delText>
        </w:r>
      </w:del>
      <m:oMath>
        <m:r>
          <m:t>u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 an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rPr>
            <w:b/>
            <w:bCs/>
          </w:rPr>
          <w:delText xml:space="preserve">upper bound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for</w:delText>
        </w:r>
      </w:del>
      <w:del w:id="1324" w:author="PR Preview" w:date="2026-01-01T00:00:00Z">
        <w:r>
          <w:delText xml:space="preserve"> </w:delText>
        </w:r>
      </w:del>
      <m:oMath>
        <m:r>
          <m:t>A</m:t>
        </m:r>
      </m:oMath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if</w:delText>
        </w:r>
      </w:del>
      <w:del w:id="132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for all</w:delText>
        </w:r>
      </w:del>
      <w:del w:id="13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31" w:author="PR Preview" w:date="2026-01-01T00:00:00Z">
        <w:r>
          <w:delText xml:space="preserve">.</w:delText>
        </w:r>
      </w:del>
    </w:p>
    <w:p>
      <w:pPr>
        <w:pStyle w:val="BodyText"/>
      </w:pPr>
      <w:del w:id="1332" w:author="PR Preview" w:date="2026-01-01T00:00:00Z">
        <w:r>
          <w:rPr>
            <w:b/>
            <w:bCs/>
          </w:rPr>
          <w:delText xml:space="preserve">Definition 22 (Lower bound)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Let</w:delText>
        </w:r>
      </w:del>
      <w:del w:id="13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36" w:author="PR Preview" w:date="2026-01-01T00:00:00Z">
        <w:r>
          <w:delText xml:space="preserve">.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 real number</w:delText>
        </w:r>
      </w:del>
      <w:del w:id="1339" w:author="PR Preview" w:date="2026-01-01T00:00:00Z">
        <w:r>
          <w:delText xml:space="preserve"> </w:delText>
        </w:r>
      </w:del>
      <m:oMath>
        <m:r>
          <m:t>ℓ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is a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rPr>
            <w:b/>
            <w:bCs/>
          </w:rPr>
          <w:delText xml:space="preserve">lower bound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for</w:delText>
        </w:r>
      </w:del>
      <w:del w:id="1346" w:author="PR Preview" w:date="2026-01-01T00:00:00Z">
        <w:r>
          <w:delText xml:space="preserve"> </w:delText>
        </w:r>
      </w:del>
      <m:oMath>
        <m:r>
          <m:t>A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if</w:delText>
        </w:r>
      </w:del>
      <w:del w:id="1349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for all</w:delText>
        </w:r>
      </w:del>
      <w:del w:id="13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353" w:author="PR Preview" w:date="2026-01-01T00:00:00Z">
        <w:r>
          <w:delText xml:space="preserve">.</w:delText>
        </w:r>
      </w:del>
    </w:p>
    <w:p>
      <w:pPr>
        <w:pStyle w:val="BodyText"/>
      </w:pPr>
      <w:del w:id="1354" w:author="PR Preview" w:date="2026-01-01T00:00:00Z">
        <w:r>
          <w:rPr>
            <w:b/>
            <w:bCs/>
          </w:rPr>
          <w:delText xml:space="preserve">Definition 23 (Bounded above)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A set</w:delText>
        </w:r>
      </w:del>
      <w:del w:id="135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is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rPr>
            <w:b/>
            <w:bCs/>
          </w:rPr>
          <w:delText xml:space="preserve">bounded above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if it has an upper bound (</w:delText>
        </w:r>
      </w:del>
      <w:hyperlink w:anchor="def-upper-bound">
        <w:del w:id="136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1365" w:author="PR Preview" w:date="2026-01-01T00:00:00Z">
        <w:r>
          <w:delText xml:space="preserve">).</w:delText>
        </w:r>
      </w:del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 real-valued</w:delText>
        </w:r>
      </w:del>
      <w:del w:id="1368" w:author="PR Preview" w:date="2026-01-01T00:00:00Z">
        <w:r>
          <w:delText xml:space="preserve"> </w:delText>
        </w:r>
      </w:del>
      <w:hyperlink r:id="rId53">
        <w:del w:id="136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is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bounded above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if its</w:delText>
        </w:r>
      </w:del>
      <w:del w:id="1376" w:author="PR Preview" w:date="2026-01-01T00:00:00Z">
        <w:r>
          <w:delText xml:space="preserve"> </w:delText>
        </w:r>
      </w:del>
      <w:hyperlink r:id="rId55">
        <w:del w:id="1377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is.</w:delText>
        </w:r>
      </w:del>
    </w:p>
    <w:p>
      <w:pPr>
        <w:pStyle w:val="BodyText"/>
      </w:pPr>
      <w:del w:id="1380" w:author="PR Preview" w:date="2026-01-01T00:00:00Z">
        <w:r>
          <w:rPr>
            <w:b/>
            <w:bCs/>
          </w:rPr>
          <w:delText xml:space="preserve">Definition 24 (Bounded below)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 set</w:delText>
        </w:r>
      </w:del>
      <w:del w:id="13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is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rPr>
            <w:b/>
            <w:bCs/>
          </w:rPr>
          <w:delText xml:space="preserve">bounded below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if it has a lower bound (</w:delText>
        </w:r>
      </w:del>
      <w:hyperlink w:anchor="def-lower-bound">
        <w:del w:id="139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1391" w:author="PR Preview" w:date="2026-01-01T00:00:00Z">
        <w:r>
          <w:delText xml:space="preserve">).</w:delText>
        </w:r>
      </w:del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A real-valued</w:delText>
        </w:r>
      </w:del>
      <w:del w:id="1394" w:author="PR Preview" w:date="2026-01-01T00:00:00Z">
        <w:r>
          <w:delText xml:space="preserve"> </w:delText>
        </w:r>
      </w:del>
      <w:hyperlink r:id="rId53">
        <w:del w:id="139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is</w:delText>
        </w:r>
      </w:del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bounded below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if its</w:delText>
        </w:r>
      </w:del>
      <w:del w:id="1402" w:author="PR Preview" w:date="2026-01-01T00:00:00Z">
        <w:r>
          <w:delText xml:space="preserve"> </w:delText>
        </w:r>
      </w:del>
      <w:hyperlink r:id="rId55">
        <w:del w:id="1403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is.</w:delText>
        </w:r>
      </w:del>
    </w:p>
    <w:p>
      <w:pPr>
        <w:pStyle w:val="BodyText"/>
      </w:pPr>
      <w:del w:id="1406" w:author="PR Preview" w:date="2026-01-01T00:00:00Z">
        <w:r>
          <w:rPr>
            <w:b/>
            <w:bCs/>
          </w:rPr>
          <w:delText xml:space="preserve">Definition 25 (Bounded)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 set</w:delText>
        </w:r>
      </w:del>
      <w:del w:id="1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is</w:delText>
        </w:r>
      </w:del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rPr>
            <w:b/>
            <w:bCs/>
          </w:rPr>
          <w:delText xml:space="preserve">bounded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if it is both bounded above (</w:delText>
        </w:r>
      </w:del>
      <w:hyperlink w:anchor="def-bounded-above">
        <w:del w:id="1416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17" w:author="PR Preview" w:date="2026-01-01T00:00:00Z">
        <w:r>
          <w:delText xml:space="preserve">) and bounded below (</w:delText>
        </w:r>
      </w:del>
      <w:hyperlink w:anchor="def-bounded-below">
        <w:del w:id="1418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419" w:author="PR Preview" w:date="2026-01-01T00:00:00Z">
        <w:r>
          <w:delText xml:space="preserve">).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A real-valued</w:delText>
        </w:r>
      </w:del>
      <w:del w:id="1422" w:author="PR Preview" w:date="2026-01-01T00:00:00Z">
        <w:r>
          <w:delText xml:space="preserve"> </w:delText>
        </w:r>
      </w:del>
      <w:hyperlink r:id="rId53">
        <w:del w:id="14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is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bounded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if its</w:delText>
        </w:r>
      </w:del>
      <w:del w:id="1430" w:author="PR Preview" w:date="2026-01-01T00:00:00Z">
        <w:r>
          <w:delText xml:space="preserve"> </w:delText>
        </w:r>
      </w:del>
      <w:hyperlink r:id="rId55">
        <w:del w:id="1431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is.</w:delText>
        </w:r>
      </w:del>
    </w:p>
    <w:p>
      <w:pPr>
        <w:pStyle w:val="BodyText"/>
      </w:pPr>
      <w:del w:id="1434" w:author="PR Preview" w:date="2026-01-01T00:00:00Z">
        <w:r>
          <w:rPr>
            <w:b/>
            <w:bCs/>
          </w:rPr>
          <w:delText xml:space="preserve">Example 15 (Bounded and unbounded sets)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 </w:delText>
        </w:r>
      </w:del>
    </w:p>
    <w:p>
      <w:pPr>
        <w:pStyle w:val="BodyText"/>
      </w:pPr>
      <w:ins w:id="1437" w:author="PR Preview" w:date="2026-01-01T00:00:00Z">
        <w:r>
          <w:rPr>
            <w:i/>
            <w:iCs/>
          </w:rPr>
          <w:t xml:space="preserve">Remark 8</w:t>
        </w:r>
      </w:ins>
      <w:ins w:id="1438" w:author="PR Preview" w:date="2026-01-01T00:00:00Z">
        <w:r>
          <w:t xml:space="preserve"> (The inequality reverses for concave functions). </w:t>
        </w:r>
      </w:ins>
      <w:ins w:id="1439" w:author="PR Preview" w:date="2026-01-01T00:00:00Z">
        <w:r>
          <w:t xml:space="preserve">If</w:t>
        </w:r>
      </w:ins>
      <w:ins w:id="1440" w:author="PR Preview" w:date="2026-01-01T00:00:00Z">
        <w:r>
          <w:t xml:space="preserve"> </w:t>
        </w:r>
      </w:ins>
      <m:oMath>
        <m:r>
          <m:t>f</m:t>
        </m:r>
      </m:oMath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is</w:t>
        </w:r>
      </w:ins>
      <w:ins w:id="1443" w:author="PR Preview" w:date="2026-01-01T00:00:00Z">
        <w:r>
          <w:t xml:space="preserve"> </w:t>
        </w:r>
      </w:ins>
      <w:hyperlink r:id="rId86">
        <w:ins w:id="1444" w:author="PR Preview" w:date="2026-01-01T00:00:00Z">
          <w:r>
            <w:rPr>
              <w:rStyle w:val="Hyperlink"/>
            </w:rPr>
            <w:t xml:space="preserve">concave</w:t>
          </w:r>
        </w:ins>
      </w:hyperlink>
      <w:ins w:id="1445" w:author="PR Preview" w:date="2026-01-01T00:00:00Z">
        <w:r>
          <w:t xml:space="preserve">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then</w:t>
        </w:r>
      </w:ins>
      <w:ins w:id="144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is convex, and applying</w:t>
        </w:r>
      </w:ins>
      <w:ins w:id="1451" w:author="PR Preview" w:date="2026-01-01T00:00:00Z">
        <w:r>
          <w:t xml:space="preserve"> </w:t>
        </w:r>
      </w:ins>
      <w:hyperlink w:anchor="thm-jensen">
        <w:ins w:id="145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to</w:t>
        </w:r>
      </w:ins>
      <w:ins w:id="145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f</m:t>
        </m:r>
      </m:oMath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reverses the inequality:</w:t>
        </w:r>
      </w:ins>
      <w:ins w:id="1458" w:author="PR Preview" w:date="2026-01-01T00:00:00Z">
        <w:r>
          <w:t xml:space="preserve"> </w:t>
        </w:r>
      </w:ins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459" w:author="PR Preview" w:date="2026-01-01T00:00:00Z">
        <w:r>
          <w:t xml:space="preserve">.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For</w:t>
        </w:r>
      </w:ins>
      <w:ins w:id="14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and the points in</w:t>
        </w:r>
      </w:ins>
      <w:ins w:id="1465" w:author="PR Preview" w:date="2026-01-01T00:00:00Z">
        <w:r>
          <w:t xml:space="preserve"> </w:t>
        </w:r>
      </w:ins>
      <w:hyperlink w:anchor="exm-jensen">
        <w:ins w:id="1466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ins w:id="1469" w:author="PR Preview" w:date="2026-01-01T00:00:00Z">
        <w:r>
          <w:t xml:space="preserve">.</w:t>
        </w:r>
      </w:ins>
    </w:p>
    <w:bookmarkEnd w:id="87"/>
    <w:bookmarkEnd w:id="88"/>
    <w:bookmarkStart w:id="103" w:name="infimum-and-supremum"/>
    <w:p>
      <w:pPr>
        <w:pStyle w:val="Heading2"/>
      </w:pPr>
      <w:ins w:id="1470" w:author="PR Preview" w:date="2026-01-01T00:00:00Z">
        <w:r>
          <w:t xml:space="preserve">8 Infimum and supremum</w:t>
        </w:r>
      </w:ins>
    </w:p>
    <w:bookmarkStart w:id="89" w:name="def-upper-bound"/>
    <w:p>
      <w:pPr>
        <w:pStyle w:val="FirstParagraph"/>
      </w:pPr>
      <w:ins w:id="1471" w:author="PR Preview" w:date="2026-01-01T00:00:00Z">
        <w:r>
          <w:rPr>
            <w:b/>
            <w:bCs/>
          </w:rPr>
          <w:t xml:space="preserve">Definition 22 (Upper bound)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Let</w:t>
        </w:r>
      </w:ins>
      <w:ins w:id="14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475" w:author="PR Preview" w:date="2026-01-01T00:00:00Z">
        <w:r>
          <w:t xml:space="preserve">.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A real number</w:t>
        </w:r>
      </w:ins>
      <w:ins w:id="1478" w:author="PR Preview" w:date="2026-01-01T00:00:00Z">
        <w:r>
          <w:t xml:space="preserve"> </w:t>
        </w:r>
      </w:ins>
      <m:oMath>
        <m:r>
          <m:t>u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is an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rPr>
            <w:b/>
            <w:bCs/>
          </w:rPr>
          <w:t xml:space="preserve">upper bound</w:t>
        </w:r>
      </w:ins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for</w:t>
        </w:r>
      </w:ins>
      <w:ins w:id="1485" w:author="PR Preview" w:date="2026-01-01T00:00:00Z">
        <w:r>
          <w:t xml:space="preserve"> </w:t>
        </w:r>
      </w:ins>
      <m:oMath>
        <m:r>
          <m:t>A</m:t>
        </m:r>
      </m:oMath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if</w:t>
        </w:r>
      </w:ins>
      <w:ins w:id="14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all</w:t>
        </w:r>
      </w:ins>
      <w:ins w:id="14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92" w:author="PR Preview" w:date="2026-01-01T00:00:00Z">
        <w:r>
          <w:t xml:space="preserve">.</w:t>
        </w:r>
      </w:ins>
    </w:p>
    <w:bookmarkEnd w:id="89"/>
    <w:bookmarkStart w:id="90" w:name="def-lower-bound"/>
    <w:p>
      <w:pPr>
        <w:pStyle w:val="BodyText"/>
      </w:pPr>
      <w:ins w:id="1493" w:author="PR Preview" w:date="2026-01-01T00:00:00Z">
        <w:r>
          <w:rPr>
            <w:b/>
            <w:bCs/>
          </w:rPr>
          <w:t xml:space="preserve">Definition 23 (Lower bound)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Let</w:t>
        </w:r>
      </w:ins>
      <w:ins w:id="14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497" w:author="PR Preview" w:date="2026-01-01T00:00:00Z">
        <w:r>
          <w:t xml:space="preserve">.</w:t>
        </w:r>
      </w:ins>
      <w:ins w:id="1498" w:author="PR Preview" w:date="2026-01-01T00:00:00Z">
        <w:r>
          <w:t xml:space="preserve"> </w:t>
        </w:r>
      </w:ins>
      <w:ins w:id="1499" w:author="PR Preview" w:date="2026-01-01T00:00:00Z">
        <w:r>
          <w:t xml:space="preserve">A real number</w:t>
        </w:r>
      </w:ins>
      <w:ins w:id="1500" w:author="PR Preview" w:date="2026-01-01T00:00:00Z">
        <w:r>
          <w:t xml:space="preserve"> </w:t>
        </w:r>
      </w:ins>
      <m:oMath>
        <m:r>
          <m:t>ℓ</m:t>
        </m:r>
      </m:oMath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is a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rPr>
            <w:b/>
            <w:bCs/>
          </w:rPr>
          <w:t xml:space="preserve">lower bound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for</w:t>
        </w:r>
      </w:ins>
      <w:ins w:id="1507" w:author="PR Preview" w:date="2026-01-01T00:00:00Z">
        <w:r>
          <w:t xml:space="preserve"> </w:t>
        </w:r>
      </w:ins>
      <m:oMath>
        <m:r>
          <m:t>A</m:t>
        </m:r>
      </m:oMath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if</w:t>
        </w:r>
      </w:ins>
      <w:ins w:id="151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for all</w:t>
        </w:r>
      </w:ins>
      <w:ins w:id="15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14" w:author="PR Preview" w:date="2026-01-01T00:00:00Z">
        <w:r>
          <w:t xml:space="preserve">.</w:t>
        </w:r>
      </w:ins>
    </w:p>
    <w:bookmarkEnd w:id="90"/>
    <w:bookmarkStart w:id="91" w:name="def-bounded-above"/>
    <w:p>
      <w:pPr>
        <w:pStyle w:val="BodyText"/>
      </w:pPr>
      <w:ins w:id="1515" w:author="PR Preview" w:date="2026-01-01T00:00:00Z">
        <w:r>
          <w:rPr>
            <w:b/>
            <w:bCs/>
          </w:rPr>
          <w:t xml:space="preserve">Definition 24 (Bounded above)</w:t>
        </w:r>
      </w:ins>
      <w:ins w:id="1516" w:author="PR Preview" w:date="2026-01-01T00:00:00Z">
        <w:r>
          <w:t xml:space="preserve"> </w:t>
        </w:r>
      </w:ins>
      <w:ins w:id="1517" w:author="PR Preview" w:date="2026-01-01T00:00:00Z">
        <w:r>
          <w:t xml:space="preserve">A set</w:t>
        </w:r>
      </w:ins>
      <w:ins w:id="15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is</w:t>
        </w:r>
      </w:ins>
      <w:ins w:id="1521" w:author="PR Preview" w:date="2026-01-01T00:00:00Z">
        <w:r>
          <w:t xml:space="preserve"> </w:t>
        </w:r>
      </w:ins>
      <w:ins w:id="1522" w:author="PR Preview" w:date="2026-01-01T00:00:00Z">
        <w:r>
          <w:rPr>
            <w:b/>
            <w:bCs/>
          </w:rPr>
          <w:t xml:space="preserve">bounded above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if it has an upper bound (</w:t>
        </w:r>
      </w:ins>
      <w:hyperlink w:anchor="def-upper-bound">
        <w:ins w:id="1525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1526" w:author="PR Preview" w:date="2026-01-01T00:00:00Z">
        <w:r>
          <w:t xml:space="preserve">).</w:t>
        </w:r>
      </w:ins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A real-valued</w:t>
        </w:r>
      </w:ins>
      <w:ins w:id="1529" w:author="PR Preview" w:date="2026-01-01T00:00:00Z">
        <w:r>
          <w:t xml:space="preserve"> </w:t>
        </w:r>
      </w:ins>
      <w:hyperlink r:id="rId53">
        <w:ins w:id="153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is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bounded above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if its</w:t>
        </w:r>
      </w:ins>
      <w:ins w:id="1537" w:author="PR Preview" w:date="2026-01-01T00:00:00Z">
        <w:r>
          <w:t xml:space="preserve"> </w:t>
        </w:r>
      </w:ins>
      <w:hyperlink r:id="rId55">
        <w:ins w:id="1538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539" w:author="PR Preview" w:date="2026-01-01T00:00:00Z">
        <w:r>
          <w:t xml:space="preserve"> </w:t>
        </w:r>
      </w:ins>
      <w:ins w:id="1540" w:author="PR Preview" w:date="2026-01-01T00:00:00Z">
        <w:r>
          <w:t xml:space="preserve">is.</w:t>
        </w:r>
      </w:ins>
    </w:p>
    <w:bookmarkEnd w:id="91"/>
    <w:bookmarkStart w:id="92" w:name="def-bounded-below"/>
    <w:p>
      <w:pPr>
        <w:pStyle w:val="BodyText"/>
      </w:pPr>
      <w:ins w:id="1541" w:author="PR Preview" w:date="2026-01-01T00:00:00Z">
        <w:r>
          <w:rPr>
            <w:b/>
            <w:bCs/>
          </w:rPr>
          <w:t xml:space="preserve">Definition 25 (Bounded below)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A set</w:t>
        </w:r>
      </w:ins>
      <w:ins w:id="15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is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rPr>
            <w:b/>
            <w:bCs/>
          </w:rPr>
          <w:t xml:space="preserve">bounded below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if it has a lower bound (</w:t>
        </w:r>
      </w:ins>
      <w:hyperlink w:anchor="def-lower-bound">
        <w:ins w:id="155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552" w:author="PR Preview" w:date="2026-01-01T00:00:00Z">
        <w:r>
          <w:t xml:space="preserve">).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A real-valued</w:t>
        </w:r>
      </w:ins>
      <w:ins w:id="1555" w:author="PR Preview" w:date="2026-01-01T00:00:00Z">
        <w:r>
          <w:t xml:space="preserve"> </w:t>
        </w:r>
      </w:ins>
      <w:hyperlink r:id="rId53">
        <w:ins w:id="155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is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bounded below</w:t>
        </w:r>
      </w:ins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if its</w:t>
        </w:r>
      </w:ins>
      <w:ins w:id="1563" w:author="PR Preview" w:date="2026-01-01T00:00:00Z">
        <w:r>
          <w:t xml:space="preserve"> </w:t>
        </w:r>
      </w:ins>
      <w:hyperlink r:id="rId55">
        <w:ins w:id="1564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is.</w:t>
        </w:r>
      </w:ins>
    </w:p>
    <w:bookmarkEnd w:id="92"/>
    <w:bookmarkStart w:id="93" w:name="def-bounded"/>
    <w:p>
      <w:pPr>
        <w:pStyle w:val="BodyText"/>
      </w:pPr>
      <w:ins w:id="1567" w:author="PR Preview" w:date="2026-01-01T00:00:00Z">
        <w:r>
          <w:rPr>
            <w:b/>
            <w:bCs/>
          </w:rPr>
          <w:t xml:space="preserve">Definition 26 (Bounded)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A set</w:t>
        </w:r>
      </w:ins>
      <w:ins w:id="157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is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rPr>
            <w:b/>
            <w:bCs/>
          </w:rPr>
          <w:t xml:space="preserve">bounded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if it is both bounded above (</w:t>
        </w:r>
      </w:ins>
      <w:hyperlink w:anchor="def-bounded-above">
        <w:ins w:id="157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578" w:author="PR Preview" w:date="2026-01-01T00:00:00Z">
        <w:r>
          <w:t xml:space="preserve">) and bounded below (</w:t>
        </w:r>
      </w:ins>
      <w:hyperlink w:anchor="def-bounded-below">
        <w:ins w:id="157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580" w:author="PR Preview" w:date="2026-01-01T00:00:00Z">
        <w:r>
          <w:t xml:space="preserve">).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A real-valued</w:t>
        </w:r>
      </w:ins>
      <w:ins w:id="1583" w:author="PR Preview" w:date="2026-01-01T00:00:00Z">
        <w:r>
          <w:t xml:space="preserve"> </w:t>
        </w:r>
      </w:ins>
      <w:hyperlink r:id="rId53">
        <w:ins w:id="158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is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bounded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if its</w:t>
        </w:r>
      </w:ins>
      <w:ins w:id="1591" w:author="PR Preview" w:date="2026-01-01T00:00:00Z">
        <w:r>
          <w:t xml:space="preserve"> </w:t>
        </w:r>
      </w:ins>
      <w:hyperlink r:id="rId55">
        <w:ins w:id="1592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is.</w:t>
        </w:r>
      </w:ins>
    </w:p>
    <w:bookmarkEnd w:id="93"/>
    <w:bookmarkStart w:id="94" w:name="exm-bounded"/>
    <w:p>
      <w:pPr>
        <w:pStyle w:val="BodyText"/>
      </w:pPr>
      <w:ins w:id="1595" w:author="PR Preview" w:date="2026-01-01T00:00:00Z">
        <w:r>
          <w:rPr>
            <w:b/>
            <w:bCs/>
          </w:rPr>
          <w:t xml:space="preserve">Example 16 (Bounded and unbounded sets)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del w:id="1598" w:author="PR Preview" w:date="2026-01-01T00:00:00Z">
        <w:r>
          <w:rPr>
            <w:b/>
            <w:bCs/>
          </w:rPr>
          <w:delText xml:space="preserve">Example 16 (Completeness for an interval)</w:delText>
        </w:r>
      </w:del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For</w:delText>
        </w:r>
      </w:del>
      <w:del w:id="1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602" w:author="PR Preview" w:date="2026-01-01T00:00:00Z">
        <w:r>
          <w:delText xml:space="preserve">,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the lower bounds of</w:delText>
        </w:r>
      </w:del>
      <w:del w:id="1605" w:author="PR Preview" w:date="2026-01-01T00:00:00Z">
        <w:r>
          <w:delText xml:space="preserve"> </w:delText>
        </w:r>
      </w:del>
      <m:oMath>
        <m:r>
          <m:t>A</m:t>
        </m:r>
      </m:oMath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delText xml:space="preserve">are the numbers</w:delText>
        </w:r>
      </w:del>
      <w:del w:id="1608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1</m:t>
        </m:r>
      </m:oMath>
      <w:del w:id="1609" w:author="PR Preview" w:date="2026-01-01T00:00:00Z">
        <w:r>
          <w:delText xml:space="preserve">,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and the largest of them is</w:delText>
        </w:r>
      </w:del>
      <w:del w:id="1612" w:author="PR Preview" w:date="2026-01-01T00:00:00Z">
        <w:r>
          <w:delText xml:space="preserve"> </w:delText>
        </w:r>
      </w:del>
      <m:oMath>
        <m:r>
          <m:t>1</m:t>
        </m:r>
      </m:oMath>
      <w:del w:id="1613" w:author="PR Preview" w:date="2026-01-01T00:00:00Z">
        <w:r>
          <w:delText xml:space="preserve">.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delText xml:space="preserve">The upper bounds of</w:delText>
        </w:r>
      </w:del>
      <w:del w:id="1616" w:author="PR Preview" w:date="2026-01-01T00:00:00Z">
        <w:r>
          <w:delText xml:space="preserve"> </w:delText>
        </w:r>
      </w:del>
      <m:oMath>
        <m:r>
          <m:t>A</m:t>
        </m:r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are the numbers</w:delText>
        </w:r>
      </w:del>
      <w:del w:id="1619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≥</m:t>
        </m:r>
        <m:r>
          <m:t>2</m:t>
        </m:r>
      </m:oMath>
      <w:del w:id="1620" w:author="PR Preview" w:date="2026-01-01T00:00:00Z">
        <w:r>
          <w:delText xml:space="preserve">,</w:delText>
        </w:r>
      </w:del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 the smallest of them is</w:delText>
        </w:r>
      </w:del>
      <w:del w:id="1623" w:author="PR Preview" w:date="2026-01-01T00:00:00Z">
        <w:r>
          <w:delText xml:space="preserve"> </w:delText>
        </w:r>
      </w:del>
      <m:oMath>
        <m:r>
          <m:t>2</m:t>
        </m:r>
      </m:oMath>
      <w:del w:id="1624" w:author="PR Preview" w:date="2026-01-01T00:00:00Z">
        <w:r>
          <w:delText xml:space="preserve">.</w:delText>
        </w:r>
      </w:del>
    </w:p>
    <w:p>
      <w:pPr>
        <w:pStyle w:val="BodyText"/>
      </w:pPr>
      <w:del w:id="1625" w:author="PR Preview" w:date="2026-01-01T00:00:00Z">
        <w:r>
          <w:rPr>
            <w:b/>
            <w:bCs/>
          </w:rPr>
          <w:delText xml:space="preserve">Definition 26 (Infimum (greatest lower bound))</w:delText>
        </w:r>
      </w:del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Let</w:delText>
        </w:r>
      </w:del>
      <w:del w:id="16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be nonempty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and bounded below (</w:delText>
        </w:r>
      </w:del>
      <w:hyperlink w:anchor="def-bounded-below">
        <w:del w:id="1633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634" w:author="PR Preview" w:date="2026-01-01T00:00:00Z">
        <w:r>
          <w:delText xml:space="preserve">).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The</w:delText>
        </w:r>
      </w:del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rPr>
            <w:b/>
            <w:bCs/>
          </w:rPr>
          <w:delText xml:space="preserve">infimum</w:delText>
        </w:r>
      </w:del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of</w:delText>
        </w:r>
      </w:del>
      <w:del w:id="1641" w:author="PR Preview" w:date="2026-01-01T00:00:00Z">
        <w:r>
          <w:delText xml:space="preserve"> </w:delText>
        </w:r>
      </w:del>
      <m:oMath>
        <m:r>
          <m:t>A</m:t>
        </m:r>
      </m:oMath>
      <w:del w:id="1642" w:author="PR Preview" w:date="2026-01-01T00:00:00Z">
        <w:r>
          <w:delText xml:space="preserve">,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written</w:delText>
        </w:r>
      </w:del>
      <w:del w:id="1645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1646" w:author="PR Preview" w:date="2026-01-01T00:00:00Z">
        <w:r>
          <w:delText xml:space="preserve">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is the greatest real number</w:delText>
        </w:r>
      </w:del>
      <w:del w:id="1649" w:author="PR Preview" w:date="2026-01-01T00:00:00Z">
        <w:r>
          <w:delText xml:space="preserve"> </w:delText>
        </w:r>
      </w:del>
      <m:oMath>
        <m:r>
          <m:t>t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satisfying</w:delText>
        </w:r>
      </w:del>
      <w:del w:id="16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for all</w:delText>
        </w:r>
      </w:del>
      <w:del w:id="165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656" w:author="PR Preview" w:date="2026-01-01T00:00:00Z">
        <w:r>
          <w:delText xml:space="preserve">:</w:delText>
        </w:r>
      </w:del>
    </w:p>
    <w:p>
      <w:pPr>
        <w:pStyle w:val="BodyText"/>
      </w:pPr>
      <w:ins w:id="1657" w:author="PR Preview" w:date="2026-01-01T00:00:00Z">
        <w:r>
          <w:rPr>
            <w:b/>
            <w:bCs/>
          </w:rPr>
          <w:t xml:space="preserve">Example 17 (Completeness for an interval)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For</w:t>
        </w:r>
      </w:ins>
      <w:ins w:id="16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661" w:author="PR Preview" w:date="2026-01-01T00:00:00Z">
        <w:r>
          <w:t xml:space="preserve">,</w:t>
        </w:r>
      </w:ins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the lower bounds of</w:t>
        </w:r>
      </w:ins>
      <w:ins w:id="1664" w:author="PR Preview" w:date="2026-01-01T00:00:00Z">
        <w:r>
          <w:t xml:space="preserve"> </w:t>
        </w:r>
      </w:ins>
      <m:oMath>
        <m:r>
          <m:t>A</m:t>
        </m:r>
      </m:oMath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are the numbers</w:t>
        </w:r>
      </w:ins>
      <w:ins w:id="166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1</m:t>
        </m:r>
      </m:oMath>
      <w:ins w:id="1668" w:author="PR Preview" w:date="2026-01-01T00:00:00Z">
        <w:r>
          <w:t xml:space="preserve">,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and the largest of them is</w:t>
        </w:r>
      </w:ins>
      <w:ins w:id="1671" w:author="PR Preview" w:date="2026-01-01T00:00:00Z">
        <w:r>
          <w:t xml:space="preserve"> </w:t>
        </w:r>
      </w:ins>
      <m:oMath>
        <m:r>
          <m:t>1</m:t>
        </m:r>
      </m:oMath>
      <w:ins w:id="1672" w:author="PR Preview" w:date="2026-01-01T00:00:00Z">
        <w:r>
          <w:t xml:space="preserve">.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The upper bounds of</w:t>
        </w:r>
      </w:ins>
      <w:ins w:id="1675" w:author="PR Preview" w:date="2026-01-01T00:00:00Z">
        <w:r>
          <w:t xml:space="preserve"> </w:t>
        </w:r>
      </w:ins>
      <m:oMath>
        <m:r>
          <m:t>A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are the numbers</w:t>
        </w:r>
      </w:ins>
      <w:ins w:id="1678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≥</m:t>
        </m:r>
        <m:r>
          <m:t>2</m:t>
        </m:r>
      </m:oMath>
      <w:ins w:id="1679" w:author="PR Preview" w:date="2026-01-01T00:00:00Z">
        <w:r>
          <w:t xml:space="preserve">,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and the smallest of them is</w:t>
        </w:r>
      </w:ins>
      <w:ins w:id="1682" w:author="PR Preview" w:date="2026-01-01T00:00:00Z">
        <w:r>
          <w:t xml:space="preserve"> </w:t>
        </w:r>
      </w:ins>
      <m:oMath>
        <m:r>
          <m:t>2</m:t>
        </m:r>
      </m:oMath>
      <w:ins w:id="1683" w:author="PR Preview" w:date="2026-01-01T00:00:00Z">
        <w:r>
          <w:t xml:space="preserve">.</w:t>
        </w:r>
      </w:ins>
    </w:p>
    <w:bookmarkEnd w:id="96"/>
    <w:bookmarkStart w:id="97" w:name="def-infimum"/>
    <w:p>
      <w:pPr>
        <w:pStyle w:val="BodyText"/>
      </w:pPr>
      <w:ins w:id="1684" w:author="PR Preview" w:date="2026-01-01T00:00:00Z">
        <w:r>
          <w:rPr>
            <w:b/>
            <w:bCs/>
          </w:rPr>
          <w:t xml:space="preserve">Definition 27 (Infimum (greatest lower bound))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Let</w:t>
        </w:r>
      </w:ins>
      <w:ins w:id="16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be nonempty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 bounded below (</w:t>
        </w:r>
      </w:ins>
      <w:hyperlink w:anchor="def-bounded-below">
        <w:ins w:id="1692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1693" w:author="PR Preview" w:date="2026-01-01T00:00:00Z">
        <w:r>
          <w:t xml:space="preserve">).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The</w:t>
        </w:r>
      </w:ins>
      <w:ins w:id="1696" w:author="PR Preview" w:date="2026-01-01T00:00:00Z">
        <w:r>
          <w:t xml:space="preserve"> </w:t>
        </w:r>
      </w:ins>
      <w:ins w:id="1697" w:author="PR Preview" w:date="2026-01-01T00:00:00Z">
        <w:r>
          <w:rPr>
            <w:b/>
            <w:bCs/>
          </w:rPr>
          <w:t xml:space="preserve">infimum</w:t>
        </w:r>
      </w:ins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of</w:t>
        </w:r>
      </w:ins>
      <w:ins w:id="1700" w:author="PR Preview" w:date="2026-01-01T00:00:00Z">
        <w:r>
          <w:t xml:space="preserve"> </w:t>
        </w:r>
      </w:ins>
      <m:oMath>
        <m:r>
          <m:t>A</m:t>
        </m:r>
      </m:oMath>
      <w:ins w:id="1701" w:author="PR Preview" w:date="2026-01-01T00:00:00Z">
        <w:r>
          <w:t xml:space="preserve">,</w:t>
        </w:r>
      </w:ins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written</w:t>
        </w:r>
      </w:ins>
      <w:ins w:id="1704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1705" w:author="PR Preview" w:date="2026-01-01T00:00:00Z">
        <w:r>
          <w:t xml:space="preserve">,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is the greatest real number</w:t>
        </w:r>
      </w:ins>
      <w:ins w:id="1708" w:author="PR Preview" w:date="2026-01-01T00:00:00Z">
        <w:r>
          <w:t xml:space="preserve"> </w:t>
        </w:r>
      </w:ins>
      <m:oMath>
        <m:r>
          <m:t>t</m:t>
        </m:r>
      </m:oMath>
      <w:ins w:id="1709" w:author="PR Preview" w:date="2026-01-01T00:00:00Z">
        <w:r>
          <w:t xml:space="preserve"> </w:t>
        </w:r>
      </w:ins>
      <w:ins w:id="1710" w:author="PR Preview" w:date="2026-01-01T00:00:00Z">
        <w:r>
          <w:t xml:space="preserve">satisfying</w:t>
        </w:r>
      </w:ins>
      <w:ins w:id="171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for all</w:t>
        </w:r>
      </w:ins>
      <w:ins w:id="17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71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del w:id="1716" w:author="PR Preview" w:date="2026-01-01T00:00:00Z">
        <w:r>
          <w:rPr>
            <w:i/>
            <w:iCs/>
          </w:rPr>
          <w:delText xml:space="preserve">Remark 9</w:delText>
        </w:r>
      </w:del>
      <w:del w:id="1717" w:author="PR Preview" w:date="2026-01-01T00:00:00Z">
        <w:r>
          <w:delText xml:space="preserve"> (Existence of the infimum, and when it is a minimum). </w:delText>
        </w:r>
      </w:del>
      <w:del w:id="1718" w:author="PR Preview" w:date="2026-01-01T00:00:00Z">
        <w:r>
          <w:delText xml:space="preserve">The maximum in</w:delText>
        </w:r>
      </w:del>
      <w:del w:id="1719" w:author="PR Preview" w:date="2026-01-01T00:00:00Z">
        <w:r>
          <w:delText xml:space="preserve"> </w:delText>
        </w:r>
      </w:del>
      <w:hyperlink w:anchor="def-infimum">
        <w:del w:id="172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always exists,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by the completeness of the real numbers (</w:delText>
        </w:r>
      </w:del>
      <w:hyperlink w:anchor="thm-completeness">
        <w:del w:id="172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726" w:author="PR Preview" w:date="2026-01-01T00:00:00Z">
        <w:r>
          <w:delText xml:space="preserve">).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For example, for</w:delText>
        </w:r>
      </w:del>
      <w:del w:id="17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del w:id="1730" w:author="PR Preview" w:date="2026-01-01T00:00:00Z">
        <w:r>
          <w:delText xml:space="preserve">,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the numbers</w:delText>
        </w:r>
      </w:del>
      <w:del w:id="1733" w:author="PR Preview" w:date="2026-01-01T00:00:00Z">
        <w:r>
          <w:delText xml:space="preserve"> </w:delText>
        </w:r>
      </w:del>
      <m:oMath>
        <m:r>
          <m:t>t</m:t>
        </m:r>
      </m:oMath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with</w:delText>
        </w:r>
      </w:del>
      <w:del w:id="173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for all</w:delText>
        </w:r>
      </w:del>
      <w:del w:id="17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are those with</w:delText>
        </w:r>
      </w:del>
      <w:del w:id="174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1</m:t>
        </m:r>
      </m:oMath>
      <w:del w:id="1743" w:author="PR Preview" w:date="2026-01-01T00:00:00Z">
        <w:r>
          <w:delText xml:space="preserve">,</w:delText>
        </w:r>
      </w:del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and the largest of them is</w:delText>
        </w:r>
      </w:del>
      <w:del w:id="1746" w:author="PR Preview" w:date="2026-01-01T00:00:00Z">
        <w:r>
          <w:delText xml:space="preserve"> </w:delText>
        </w:r>
      </w:del>
      <m:oMath>
        <m:r>
          <m:t>1</m:t>
        </m:r>
      </m:oMath>
      <w:del w:id="1747" w:author="PR Preview" w:date="2026-01-01T00:00:00Z">
        <w:r>
          <w:delText xml:space="preserve">,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so</w:delText>
        </w:r>
      </w:del>
      <w:del w:id="1750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del w:id="1751" w:author="PR Preview" w:date="2026-01-01T00:00:00Z">
        <w:r>
          <w:delText xml:space="preserve">.</w:delText>
        </w:r>
      </w:del>
    </w:p>
    <w:p>
      <w:pPr>
        <w:pStyle w:val="BodyText"/>
      </w:pPr>
      <w:ins w:id="1752" w:author="PR Preview" w:date="2026-01-01T00:00:00Z">
        <w:r>
          <w:rPr>
            <w:i/>
            <w:iCs/>
          </w:rPr>
          <w:t xml:space="preserve">Remark 9</w:t>
        </w:r>
      </w:ins>
      <w:ins w:id="1753" w:author="PR Preview" w:date="2026-01-01T00:00:00Z">
        <w:r>
          <w:t xml:space="preserve"> (Existence of the infimum, and when it is a minimum). </w:t>
        </w:r>
      </w:ins>
      <w:ins w:id="1754" w:author="PR Preview" w:date="2026-01-01T00:00:00Z">
        <w:r>
          <w:t xml:space="preserve">The maximum in</w:t>
        </w:r>
      </w:ins>
      <w:ins w:id="1755" w:author="PR Preview" w:date="2026-01-01T00:00:00Z">
        <w:r>
          <w:t xml:space="preserve"> </w:t>
        </w:r>
      </w:ins>
      <w:hyperlink w:anchor="def-infimum">
        <w:ins w:id="175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always exists,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by the completeness of the real numbers (</w:t>
        </w:r>
      </w:ins>
      <w:hyperlink w:anchor="thm-completeness">
        <w:ins w:id="176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762" w:author="PR Preview" w:date="2026-01-01T00:00:00Z">
        <w:r>
          <w:t xml:space="preserve">).</w:t>
        </w:r>
      </w:ins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For example, for</w:t>
        </w:r>
      </w:ins>
      <w:ins w:id="17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ins w:id="1766" w:author="PR Preview" w:date="2026-01-01T00:00:00Z">
        <w:r>
          <w:t xml:space="preserve">,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the numbers</w:t>
        </w:r>
      </w:ins>
      <w:ins w:id="1769" w:author="PR Preview" w:date="2026-01-01T00:00:00Z">
        <w:r>
          <w:t xml:space="preserve"> </w:t>
        </w:r>
      </w:ins>
      <m:oMath>
        <m:r>
          <m:t>t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with</w:t>
        </w:r>
      </w:ins>
      <w:ins w:id="17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for all</w:t>
        </w:r>
      </w:ins>
      <w:ins w:id="17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are those with</w:t>
        </w:r>
      </w:ins>
      <w:ins w:id="17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1</m:t>
        </m:r>
      </m:oMath>
      <w:ins w:id="1779" w:author="PR Preview" w:date="2026-01-01T00:00:00Z">
        <w:r>
          <w:t xml:space="preserve">,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and the largest of them is</w:t>
        </w:r>
      </w:ins>
      <w:ins w:id="1782" w:author="PR Preview" w:date="2026-01-01T00:00:00Z">
        <w:r>
          <w:t xml:space="preserve"> </w:t>
        </w:r>
      </w:ins>
      <m:oMath>
        <m:r>
          <m:t>1</m:t>
        </m:r>
      </m:oMath>
      <w:ins w:id="1783" w:author="PR Preview" w:date="2026-01-01T00:00:00Z">
        <w:r>
          <w:t xml:space="preserve">,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so</w:t>
        </w:r>
      </w:ins>
      <w:ins w:id="1786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ins w:id="1787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del w:id="1788" w:author="PR Preview" w:date="2026-01-01T00:00:00Z">
        <w:r>
          <w:rPr>
            <w:b/>
            <w:bCs/>
          </w:rPr>
          <w:delText xml:space="preserve">Example 17 (Numerical examples of infimum)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 </w:delText>
        </w:r>
      </w:del>
    </w:p>
    <w:p>
      <w:pPr>
        <w:pStyle w:val="BodyText"/>
      </w:pPr>
      <w:ins w:id="1791" w:author="PR Preview" w:date="2026-01-01T00:00:00Z">
        <w:r>
          <w:rPr>
            <w:b/>
            <w:bCs/>
          </w:rPr>
          <w:t xml:space="preserve">Example 18 (Numerical examples of infimum)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del w:id="1794" w:author="PR Preview" w:date="2026-01-01T00:00:00Z">
        <w:r>
          <w:rPr>
            <w:b/>
            <w:bCs/>
          </w:rPr>
          <w:delText xml:space="preserve">Definition 27 (Supremum (least upper bound))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Let</w:delText>
        </w:r>
      </w:del>
      <w:del w:id="17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be nonempty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and bounded above (</w:delText>
        </w:r>
      </w:del>
      <w:hyperlink w:anchor="def-bounded-above">
        <w:del w:id="1802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803" w:author="PR Preview" w:date="2026-01-01T00:00:00Z">
        <w:r>
          <w:delText xml:space="preserve">).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The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rPr>
            <w:b/>
            <w:bCs/>
          </w:rPr>
          <w:delText xml:space="preserve">supremum</w:delText>
        </w:r>
      </w:del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of</w:delText>
        </w:r>
      </w:del>
      <w:del w:id="1810" w:author="PR Preview" w:date="2026-01-01T00:00:00Z">
        <w:r>
          <w:delText xml:space="preserve"> </w:delText>
        </w:r>
      </w:del>
      <m:oMath>
        <m:r>
          <m:t>A</m:t>
        </m:r>
      </m:oMath>
      <w:del w:id="1811" w:author="PR Preview" w:date="2026-01-01T00:00:00Z">
        <w:r>
          <w:delText xml:space="preserve">,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written</w:delText>
        </w:r>
      </w:del>
      <w:del w:id="1814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1815" w:author="PR Preview" w:date="2026-01-01T00:00:00Z">
        <w:r>
          <w:delText xml:space="preserve">,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is the smallest real number</w:delText>
        </w:r>
      </w:del>
      <w:del w:id="1818" w:author="PR Preview" w:date="2026-01-01T00:00:00Z">
        <w:r>
          <w:delText xml:space="preserve"> </w:delText>
        </w:r>
      </w:del>
      <m:oMath>
        <m:r>
          <m:t>t</m:t>
        </m:r>
      </m:oMath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satisfying</w:delText>
        </w:r>
      </w:del>
      <w:del w:id="18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for all</w:delText>
        </w:r>
      </w:del>
      <w:del w:id="18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825" w:author="PR Preview" w:date="2026-01-01T00:00:00Z">
        <w:r>
          <w:delText xml:space="preserve">:</w:delText>
        </w:r>
      </w:del>
    </w:p>
    <w:p>
      <w:pPr>
        <w:pStyle w:val="FirstParagraph"/>
      </w:pPr>
      <w:ins w:id="1826" w:author="PR Preview" w:date="2026-01-01T00:00:00Z">
        <w:r>
          <w:rPr>
            <w:b/>
            <w:bCs/>
          </w:rPr>
          <w:t xml:space="preserve">Definition 28 (Supremum (least upper bound))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Let</w:t>
        </w:r>
      </w:ins>
      <w:ins w:id="182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be nonempty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 bounded above (</w:t>
        </w:r>
      </w:ins>
      <w:hyperlink w:anchor="def-bounded-above">
        <w:ins w:id="183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1835" w:author="PR Preview" w:date="2026-01-01T00:00:00Z">
        <w:r>
          <w:t xml:space="preserve">).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The</w:t>
        </w:r>
      </w:ins>
      <w:ins w:id="1838" w:author="PR Preview" w:date="2026-01-01T00:00:00Z">
        <w:r>
          <w:t xml:space="preserve"> </w:t>
        </w:r>
      </w:ins>
      <w:ins w:id="1839" w:author="PR Preview" w:date="2026-01-01T00:00:00Z">
        <w:r>
          <w:rPr>
            <w:b/>
            <w:bCs/>
          </w:rPr>
          <w:t xml:space="preserve">supremum</w:t>
        </w:r>
      </w:ins>
      <w:ins w:id="1840" w:author="PR Preview" w:date="2026-01-01T00:00:00Z">
        <w:r>
          <w:t xml:space="preserve"> </w:t>
        </w:r>
      </w:ins>
      <w:ins w:id="1841" w:author="PR Preview" w:date="2026-01-01T00:00:00Z">
        <w:r>
          <w:t xml:space="preserve">of</w:t>
        </w:r>
      </w:ins>
      <w:ins w:id="1842" w:author="PR Preview" w:date="2026-01-01T00:00:00Z">
        <w:r>
          <w:t xml:space="preserve"> </w:t>
        </w:r>
      </w:ins>
      <m:oMath>
        <m:r>
          <m:t>A</m:t>
        </m:r>
      </m:oMath>
      <w:ins w:id="1843" w:author="PR Preview" w:date="2026-01-01T00:00:00Z">
        <w:r>
          <w:t xml:space="preserve">,</w:t>
        </w:r>
      </w:ins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written</w:t>
        </w:r>
      </w:ins>
      <w:ins w:id="1846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1847" w:author="PR Preview" w:date="2026-01-01T00:00:00Z">
        <w:r>
          <w:t xml:space="preserve">,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is the smallest real number</w:t>
        </w:r>
      </w:ins>
      <w:ins w:id="1850" w:author="PR Preview" w:date="2026-01-01T00:00:00Z">
        <w:r>
          <w:t xml:space="preserve"> </w:t>
        </w:r>
      </w:ins>
      <m:oMath>
        <m:r>
          <m:t>t</m:t>
        </m:r>
      </m:oMath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satisfying</w:t>
        </w:r>
      </w:ins>
      <w:ins w:id="18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for all</w:t>
        </w:r>
      </w:ins>
      <w:ins w:id="18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8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del w:id="1858" w:author="PR Preview" w:date="2026-01-01T00:00:00Z">
        <w:r>
          <w:rPr>
            <w:i/>
            <w:iCs/>
          </w:rPr>
          <w:delText xml:space="preserve">Remark 10</w:delText>
        </w:r>
      </w:del>
      <w:del w:id="1859" w:author="PR Preview" w:date="2026-01-01T00:00:00Z">
        <w:r>
          <w:delText xml:space="preserve"> (Existence of the supremum, and when it is a maximum). </w:delText>
        </w:r>
      </w:del>
      <w:del w:id="1860" w:author="PR Preview" w:date="2026-01-01T00:00:00Z">
        <w:r>
          <w:delText xml:space="preserve">The minimum in</w:delText>
        </w:r>
      </w:del>
      <w:del w:id="1861" w:author="PR Preview" w:date="2026-01-01T00:00:00Z">
        <w:r>
          <w:delText xml:space="preserve"> </w:delText>
        </w:r>
      </w:del>
      <w:hyperlink w:anchor="def-supremum">
        <w:del w:id="1862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always exists,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by the completeness of the real numbers (</w:delText>
        </w:r>
      </w:del>
      <w:hyperlink w:anchor="thm-completeness">
        <w:del w:id="186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868" w:author="PR Preview" w:date="2026-01-01T00:00:00Z">
        <w:r>
          <w:delText xml:space="preserve">).</w:delText>
        </w:r>
      </w:del>
      <w:del w:id="1869" w:author="PR Preview" w:date="2026-01-01T00:00:00Z">
        <w:r>
          <w:delText xml:space="preserve"> </w:delText>
        </w:r>
      </w:del>
      <w:del w:id="1870" w:author="PR Preview" w:date="2026-01-01T00:00:00Z">
        <w:r>
          <w:delText xml:space="preserve">For example, for</w:delText>
        </w:r>
      </w:del>
      <w:del w:id="18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872" w:author="PR Preview" w:date="2026-01-01T00:00:00Z">
        <w:r>
          <w:delText xml:space="preserve">,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 numbers</w:delText>
        </w:r>
      </w:del>
      <w:del w:id="1875" w:author="PR Preview" w:date="2026-01-01T00:00:00Z">
        <w:r>
          <w:delText xml:space="preserve"> </w:delText>
        </w:r>
      </w:del>
      <m:oMath>
        <m:r>
          <m:t>t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with</w:delText>
        </w:r>
      </w:del>
      <w:del w:id="18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for all</w:delText>
        </w:r>
      </w:del>
      <w:del w:id="188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are those with</w:delText>
        </w:r>
      </w:del>
      <w:del w:id="188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2</m:t>
        </m:r>
      </m:oMath>
      <w:del w:id="1885" w:author="PR Preview" w:date="2026-01-01T00:00:00Z">
        <w:r>
          <w:delText xml:space="preserve">,</w:delText>
        </w:r>
      </w:del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and the smallest of them is</w:delText>
        </w:r>
      </w:del>
      <w:del w:id="1888" w:author="PR Preview" w:date="2026-01-01T00:00:00Z">
        <w:r>
          <w:delText xml:space="preserve"> </w:delText>
        </w:r>
      </w:del>
      <m:oMath>
        <m:r>
          <m:t>2</m:t>
        </m:r>
      </m:oMath>
      <w:del w:id="1889" w:author="PR Preview" w:date="2026-01-01T00:00:00Z">
        <w:r>
          <w:delText xml:space="preserve">,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so</w:delText>
        </w:r>
      </w:del>
      <w:del w:id="1892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del w:id="1893" w:author="PR Preview" w:date="2026-01-01T00:00:00Z">
        <w:r>
          <w:delText xml:space="preserve">.</w:delText>
        </w:r>
      </w:del>
    </w:p>
    <w:p>
      <w:pPr>
        <w:pStyle w:val="BodyText"/>
      </w:pPr>
      <w:ins w:id="1894" w:author="PR Preview" w:date="2026-01-01T00:00:00Z">
        <w:r>
          <w:rPr>
            <w:i/>
            <w:iCs/>
          </w:rPr>
          <w:t xml:space="preserve">Remark 10</w:t>
        </w:r>
      </w:ins>
      <w:ins w:id="1895" w:author="PR Preview" w:date="2026-01-01T00:00:00Z">
        <w:r>
          <w:t xml:space="preserve"> (Existence of the supremum, and when it is a maximum). </w:t>
        </w:r>
      </w:ins>
      <w:ins w:id="1896" w:author="PR Preview" w:date="2026-01-01T00:00:00Z">
        <w:r>
          <w:t xml:space="preserve">The minimum in</w:t>
        </w:r>
      </w:ins>
      <w:ins w:id="1897" w:author="PR Preview" w:date="2026-01-01T00:00:00Z">
        <w:r>
          <w:t xml:space="preserve"> </w:t>
        </w:r>
      </w:ins>
      <w:hyperlink w:anchor="def-supremum">
        <w:ins w:id="1898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always exists,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by the completeness of the real numbers (</w:t>
        </w:r>
      </w:ins>
      <w:hyperlink w:anchor="thm-completeness">
        <w:ins w:id="190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04" w:author="PR Preview" w:date="2026-01-01T00:00:00Z">
        <w:r>
          <w:t xml:space="preserve">).</w:t>
        </w:r>
      </w:ins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For example, for</w:t>
        </w:r>
      </w:ins>
      <w:ins w:id="19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908" w:author="PR Preview" w:date="2026-01-01T00:00:00Z">
        <w:r>
          <w:t xml:space="preserve">,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the numbers</w:t>
        </w:r>
      </w:ins>
      <w:ins w:id="1911" w:author="PR Preview" w:date="2026-01-01T00:00:00Z">
        <w:r>
          <w:t xml:space="preserve"> </w:t>
        </w:r>
      </w:ins>
      <m:oMath>
        <m:r>
          <m:t>t</m:t>
        </m:r>
      </m:oMath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with</w:t>
        </w:r>
      </w:ins>
      <w:ins w:id="191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for all</w:t>
        </w:r>
      </w:ins>
      <w:ins w:id="19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are those with</w:t>
        </w:r>
      </w:ins>
      <w:ins w:id="192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2</m:t>
        </m:r>
      </m:oMath>
      <w:ins w:id="1921" w:author="PR Preview" w:date="2026-01-01T00:00:00Z">
        <w:r>
          <w:t xml:space="preserve">,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and the smallest of them is</w:t>
        </w:r>
      </w:ins>
      <w:ins w:id="1924" w:author="PR Preview" w:date="2026-01-01T00:00:00Z">
        <w:r>
          <w:t xml:space="preserve"> </w:t>
        </w:r>
      </w:ins>
      <m:oMath>
        <m:r>
          <m:t>2</m:t>
        </m:r>
      </m:oMath>
      <w:ins w:id="1925" w:author="PR Preview" w:date="2026-01-01T00:00:00Z">
        <w:r>
          <w:t xml:space="preserve">,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so</w:t>
        </w:r>
      </w:ins>
      <w:ins w:id="1928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ins w:id="1929" w:author="PR Preview" w:date="2026-01-01T00:00:00Z">
        <w:r>
          <w:t xml:space="preserve">.</w:t>
        </w:r>
      </w:ins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del w:id="1930" w:author="PR Preview" w:date="2026-01-01T00:00:00Z">
        <w:r>
          <w:rPr>
            <w:b/>
            <w:bCs/>
          </w:rPr>
          <w:delText xml:space="preserve">Example 18 (Numerical examples of supremum)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 </w:delText>
        </w:r>
      </w:del>
    </w:p>
    <w:p>
      <w:pPr>
        <w:pStyle w:val="BodyText"/>
      </w:pPr>
      <w:ins w:id="1933" w:author="PR Preview" w:date="2026-01-01T00:00:00Z">
        <w:r>
          <w:rPr>
            <w:b/>
            <w:bCs/>
          </w:rPr>
          <w:t xml:space="preserve">Example 19 (Numerical examples of supremum)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del w:id="1936" w:author="PR Preview" w:date="2026-01-01T00:00:00Z">
        <w:r>
          <w:delText xml:space="preserve">8 Sums</w:delText>
        </w:r>
      </w:del>
    </w:p>
    <w:p>
      <w:pPr>
        <w:pStyle w:val="FirstParagraph"/>
      </w:pPr>
      <w:del w:id="1937" w:author="PR Preview" w:date="2026-01-01T00:00:00Z">
        <w:r>
          <w:rPr>
            <w:b/>
            <w:bCs/>
          </w:rPr>
          <w:delText xml:space="preserve">Definition 28 (Term of a sum)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In a sum</w:delText>
        </w:r>
      </w:del>
      <w:del w:id="19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each of the numbers or expressions</w:delText>
        </w:r>
      </w:del>
      <w:del w:id="194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being added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is a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rPr>
            <w:b/>
            <w:bCs/>
          </w:rPr>
          <w:delText xml:space="preserve">term</w:delText>
        </w:r>
      </w:del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of the sum.</w:delText>
        </w:r>
      </w:del>
    </w:p>
    <w:p>
      <w:pPr>
        <w:pStyle w:val="BodyText"/>
      </w:pPr>
      <w:del w:id="1953" w:author="PR Preview" w:date="2026-01-01T00:00:00Z">
        <w:r>
          <w:rPr>
            <w:b/>
            <w:bCs/>
          </w:rPr>
          <w:delText xml:space="preserve">Example 19 (Terms of a sum)</w:delText>
        </w:r>
      </w:del>
      <w:del w:id="1954" w:author="PR Preview" w:date="2026-01-01T00:00:00Z">
        <w:r>
          <w:delText xml:space="preserve"> </w:delText>
        </w:r>
      </w:del>
      <w:del w:id="1955" w:author="PR Preview" w:date="2026-01-01T00:00:00Z">
        <w:r>
          <w:delText xml:space="preserve"> </w:delText>
        </w:r>
      </w:del>
    </w:p>
    <w:p>
      <w:pPr>
        <w:pStyle w:val="Heading2"/>
      </w:pPr>
      <w:ins w:id="1956" w:author="PR Preview" w:date="2026-01-01T00:00:00Z">
        <w:r>
          <w:t xml:space="preserve">9 Sums</w:t>
        </w:r>
      </w:ins>
    </w:p>
    <w:bookmarkStart w:id="104" w:name="def-term"/>
    <w:p>
      <w:pPr>
        <w:pStyle w:val="FirstParagraph"/>
      </w:pPr>
      <w:ins w:id="1957" w:author="PR Preview" w:date="2026-01-01T00:00:00Z">
        <w:r>
          <w:rPr>
            <w:b/>
            <w:bCs/>
          </w:rPr>
          <w:t xml:space="preserve">Definition 29 (Term of a sum)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In a sum</w:t>
        </w:r>
      </w:ins>
      <w:ins w:id="196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961" w:author="PR Preview" w:date="2026-01-01T00:00:00Z">
        <w:r>
          <w:t xml:space="preserve">,</w:t>
        </w:r>
      </w:ins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each of the numbers or expressions</w:t>
        </w:r>
      </w:ins>
      <w:ins w:id="19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being added</w:t>
        </w:r>
      </w:ins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is a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rPr>
            <w:b/>
            <w:bCs/>
          </w:rPr>
          <w:t xml:space="preserve">term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of the sum.</w:t>
        </w:r>
      </w:ins>
    </w:p>
    <w:bookmarkEnd w:id="104"/>
    <w:bookmarkStart w:id="105" w:name="exm-term"/>
    <w:p>
      <w:pPr>
        <w:pStyle w:val="BodyText"/>
      </w:pPr>
      <w:ins w:id="1973" w:author="PR Preview" w:date="2026-01-01T00:00:00Z">
        <w:r>
          <w:rPr>
            <w:b/>
            <w:bCs/>
          </w:rPr>
          <w:t xml:space="preserve">Example 20 (Terms of a sum)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del w:id="1976" w:author="PR Preview" w:date="2026-01-01T00:00:00Z">
        <w:r>
          <w:rPr>
            <w:b/>
            <w:bCs/>
          </w:rPr>
          <w:delText xml:space="preserve">Definition 29 (Identity element)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Let</w:delText>
        </w:r>
      </w:del>
      <w:del w:id="1979" w:author="PR Preview" w:date="2026-01-01T00:00:00Z">
        <w:r>
          <w:delText xml:space="preserve"> </w:delText>
        </w:r>
      </w:del>
      <m:oMath>
        <m:r>
          <m:t>S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be a set, such as the real numbers</w:delText>
        </w:r>
      </w:del>
      <w:del w:id="198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983" w:author="PR Preview" w:date="2026-01-01T00:00:00Z">
        <w:r>
          <w:delText xml:space="preserve">,</w:delText>
        </w:r>
      </w:del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and let</w:delText>
        </w:r>
      </w:del>
      <w:del w:id="198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be an operation that combines two elements</w:delText>
        </w:r>
      </w:del>
      <w:del w:id="1989" w:author="PR Preview" w:date="2026-01-01T00:00:00Z">
        <w:r>
          <w:delText xml:space="preserve"> </w:delText>
        </w:r>
      </w:del>
      <m:oMath>
        <m:r>
          <m:t>a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and</w:delText>
        </w:r>
      </w:del>
      <w:del w:id="1992" w:author="PR Preview" w:date="2026-01-01T00:00:00Z">
        <w:r>
          <w:delText xml:space="preserve"> </w:delText>
        </w:r>
      </w:del>
      <m:oMath>
        <m:r>
          <m:t>b</m:t>
        </m:r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of</w:delText>
        </w:r>
      </w:del>
      <w:del w:id="1995" w:author="PR Preview" w:date="2026-01-01T00:00:00Z">
        <w:r>
          <w:delText xml:space="preserve"> </w:delText>
        </w:r>
      </w:del>
      <m:oMath>
        <m:r>
          <m:t>S</m:t>
        </m:r>
      </m:oMath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into an element</w:delText>
        </w:r>
      </w:del>
      <w:del w:id="199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of</w:delText>
        </w:r>
      </w:del>
      <w:del w:id="2001" w:author="PR Preview" w:date="2026-01-01T00:00:00Z">
        <w:r>
          <w:delText xml:space="preserve"> </w:delText>
        </w:r>
      </w:del>
      <m:oMath>
        <m:r>
          <m:t>S</m:t>
        </m:r>
      </m:oMath>
      <w:del w:id="2002" w:author="PR Preview" w:date="2026-01-01T00:00:00Z">
        <w:r>
          <w:delText xml:space="preserve">,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2005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2006" w:author="PR Preview" w:date="2026-01-01T00:00:00Z">
        <w:r>
          <w:delText xml:space="preserve">) of real numbers.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An element</w:delText>
        </w:r>
      </w:del>
      <w:del w:id="2009" w:author="PR Preview" w:date="2026-01-01T00:00:00Z">
        <w:r>
          <w:delText xml:space="preserve"> </w:delText>
        </w:r>
      </w:del>
      <m:oMath>
        <m:r>
          <m:t>u</m:t>
        </m:r>
      </m:oMath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of</w:delText>
        </w:r>
      </w:del>
      <w:del w:id="2012" w:author="PR Preview" w:date="2026-01-01T00:00:00Z">
        <w:r>
          <w:delText xml:space="preserve"> </w:delText>
        </w:r>
      </w:del>
      <m:oMath>
        <m:r>
          <m:t>S</m:t>
        </m:r>
      </m:oMath>
      <w:del w:id="2013" w:author="PR Preview" w:date="2026-01-01T00:00:00Z">
        <w:r>
          <w:delText xml:space="preserve"> </w:delText>
        </w:r>
      </w:del>
      <w:del w:id="2014" w:author="PR Preview" w:date="2026-01-01T00:00:00Z">
        <w:r>
          <w:delText xml:space="preserve">is an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rPr>
            <w:b/>
            <w:bCs/>
          </w:rPr>
          <w:delText xml:space="preserve">identity element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for</w:delText>
        </w:r>
      </w:del>
      <w:del w:id="2019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if</w:delText>
        </w:r>
      </w:del>
      <w:del w:id="20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2023" w:author="PR Preview" w:date="2026-01-01T00:00:00Z">
        <w:r>
          <w:delText xml:space="preserve"> </w:delText>
        </w:r>
      </w:del>
      <w:del w:id="2024" w:author="PR Preview" w:date="2026-01-01T00:00:00Z">
        <w:r>
          <w:delText xml:space="preserve">and</w:delText>
        </w:r>
      </w:del>
      <w:del w:id="2025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for every</w:delText>
        </w:r>
      </w:del>
      <w:del w:id="202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2029" w:author="PR Preview" w:date="2026-01-01T00:00:00Z">
        <w:r>
          <w:delText xml:space="preserve">.</w:delText>
        </w:r>
      </w:del>
    </w:p>
    <w:p>
      <w:pPr>
        <w:pStyle w:val="BodyText"/>
      </w:pPr>
      <w:del w:id="2030" w:author="PR Preview" w:date="2026-01-01T00:00:00Z">
        <w:r>
          <w:rPr>
            <w:b/>
            <w:bCs/>
          </w:rPr>
          <w:delText xml:space="preserve">Example 20 (Identity elements for addition and multiplication)</w:delText>
        </w:r>
      </w:del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 </w:delText>
        </w:r>
      </w:del>
    </w:p>
    <w:p>
      <w:pPr>
        <w:pStyle w:val="FirstParagraph"/>
      </w:pPr>
      <w:ins w:id="2033" w:author="PR Preview" w:date="2026-01-01T00:00:00Z">
        <w:r>
          <w:rPr>
            <w:b/>
            <w:bCs/>
          </w:rPr>
          <w:t xml:space="preserve">Definition 30 (Identity element)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Let</w:t>
        </w:r>
      </w:ins>
      <w:ins w:id="2036" w:author="PR Preview" w:date="2026-01-01T00:00:00Z">
        <w:r>
          <w:t xml:space="preserve"> </w:t>
        </w:r>
      </w:ins>
      <m:oMath>
        <m:r>
          <m:t>S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be a set, such as the real numbers</w:t>
        </w:r>
      </w:ins>
      <w:ins w:id="203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040" w:author="PR Preview" w:date="2026-01-01T00:00:00Z">
        <w:r>
          <w:t xml:space="preserve">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and let</w:t>
        </w:r>
      </w:ins>
      <w:ins w:id="204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be an operation that combines two elements</w:t>
        </w:r>
      </w:ins>
      <w:ins w:id="2046" w:author="PR Preview" w:date="2026-01-01T00:00:00Z">
        <w:r>
          <w:t xml:space="preserve"> </w:t>
        </w:r>
      </w:ins>
      <m:oMath>
        <m:r>
          <m:t>a</m:t>
        </m:r>
      </m:oMath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and</w:t>
        </w:r>
      </w:ins>
      <w:ins w:id="2049" w:author="PR Preview" w:date="2026-01-01T00:00:00Z">
        <w:r>
          <w:t xml:space="preserve"> </w:t>
        </w:r>
      </w:ins>
      <m:oMath>
        <m:r>
          <m:t>b</m:t>
        </m:r>
      </m:oMath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of</w:t>
        </w:r>
      </w:ins>
      <w:ins w:id="2052" w:author="PR Preview" w:date="2026-01-01T00:00:00Z">
        <w:r>
          <w:t xml:space="preserve"> </w:t>
        </w:r>
      </w:ins>
      <m:oMath>
        <m:r>
          <m:t>S</m:t>
        </m:r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into an element</w:t>
        </w:r>
      </w:ins>
      <w:ins w:id="20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of</w:t>
        </w:r>
      </w:ins>
      <w:ins w:id="2058" w:author="PR Preview" w:date="2026-01-01T00:00:00Z">
        <w:r>
          <w:t xml:space="preserve"> </w:t>
        </w:r>
      </w:ins>
      <m:oMath>
        <m:r>
          <m:t>S</m:t>
        </m:r>
      </m:oMath>
      <w:ins w:id="2059" w:author="PR Preview" w:date="2026-01-01T00:00:00Z">
        <w:r>
          <w:t xml:space="preserve">,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206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2063" w:author="PR Preview" w:date="2026-01-01T00:00:00Z">
        <w:r>
          <w:t xml:space="preserve">) of real numbers.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An element</w:t>
        </w:r>
      </w:ins>
      <w:ins w:id="2066" w:author="PR Preview" w:date="2026-01-01T00:00:00Z">
        <w:r>
          <w:t xml:space="preserve"> </w:t>
        </w:r>
      </w:ins>
      <m:oMath>
        <m:r>
          <m:t>u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of</w:t>
        </w:r>
      </w:ins>
      <w:ins w:id="2069" w:author="PR Preview" w:date="2026-01-01T00:00:00Z">
        <w:r>
          <w:t xml:space="preserve"> </w:t>
        </w:r>
      </w:ins>
      <m:oMath>
        <m:r>
          <m:t>S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is an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rPr>
            <w:b/>
            <w:bCs/>
          </w:rPr>
          <w:t xml:space="preserve">identity element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for</w:t>
        </w:r>
      </w:ins>
      <w:ins w:id="207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2077" w:author="PR Preview" w:date="2026-01-01T00:00:00Z">
        <w:r>
          <w:t xml:space="preserve"> </w:t>
        </w:r>
      </w:ins>
      <w:ins w:id="2078" w:author="PR Preview" w:date="2026-01-01T00:00:00Z">
        <w:r>
          <w:t xml:space="preserve">if</w:t>
        </w:r>
      </w:ins>
      <w:ins w:id="20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and</w:t>
        </w:r>
      </w:ins>
      <w:ins w:id="2082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for every</w:t>
        </w:r>
      </w:ins>
      <w:ins w:id="20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2086" w:author="PR Preview" w:date="2026-01-01T00:00:00Z">
        <w:r>
          <w:t xml:space="preserve">.</w:t>
        </w:r>
      </w:ins>
    </w:p>
    <w:bookmarkEnd w:id="106"/>
    <w:bookmarkStart w:id="107" w:name="exm-identity-element"/>
    <w:p>
      <w:pPr>
        <w:pStyle w:val="BodyText"/>
      </w:pPr>
      <w:ins w:id="2087" w:author="PR Preview" w:date="2026-01-01T00:00:00Z">
        <w:r>
          <w:rPr>
            <w:b/>
            <w:bCs/>
          </w:rPr>
          <w:t xml:space="preserve">Example 21 (Identity elements for addition and multiplication)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del w:id="2090" w:author="PR Preview" w:date="2026-01-01T00:00:00Z">
        <w:r>
          <w:rPr>
            <w:b/>
            <w:bCs/>
          </w:rPr>
          <w:delText xml:space="preserve">Definition 30 (Commutative operation)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An operation</w:delText>
        </w:r>
      </w:del>
      <w:del w:id="2093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on a set</w:delText>
        </w:r>
      </w:del>
      <w:del w:id="2096" w:author="PR Preview" w:date="2026-01-01T00:00:00Z">
        <w:r>
          <w:delText xml:space="preserve"> </w:delText>
        </w:r>
      </w:del>
      <m:oMath>
        <m:r>
          <m:t>S</m:t>
        </m:r>
      </m:oMath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(</w:delText>
        </w:r>
      </w:del>
      <w:hyperlink w:anchor="def-identity-element">
        <w:del w:id="2099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100" w:author="PR Preview" w:date="2026-01-01T00:00:00Z">
        <w:r>
          <w:delText xml:space="preserve">)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is</w:delText>
        </w:r>
      </w:del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rPr>
            <w:b/>
            <w:bCs/>
          </w:rPr>
          <w:delText xml:space="preserve">commutative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if</w:delText>
        </w:r>
      </w:del>
      <w:del w:id="210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for all</w:delText>
        </w:r>
      </w:del>
      <w:del w:id="211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2111" w:author="PR Preview" w:date="2026-01-01T00:00:00Z">
        <w:r>
          <w:delText xml:space="preserve">: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the order of the two inputs does not matter.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Some sources, including the titles of</w:delText>
        </w:r>
      </w:del>
      <w:del w:id="2116" w:author="PR Preview" w:date="2026-01-01T00:00:00Z">
        <w:r>
          <w:delText xml:space="preserve"> </w:delText>
        </w:r>
      </w:del>
      <w:hyperlink w:anchor="thm-sum-symmetric">
        <w:del w:id="211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and</w:delText>
        </w:r>
      </w:del>
      <w:del w:id="2120" w:author="PR Preview" w:date="2026-01-01T00:00:00Z">
        <w:r>
          <w:delText xml:space="preserve"> </w:delText>
        </w:r>
      </w:del>
      <w:hyperlink w:anchor="thm-prod-symmetric">
        <w:del w:id="212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122" w:author="PR Preview" w:date="2026-01-01T00:00:00Z">
        <w:r>
          <w:delText xml:space="preserve">,</w:delText>
        </w:r>
      </w:del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call a commutative operation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rPr>
            <w:b/>
            <w:bCs/>
          </w:rPr>
          <w:delText xml:space="preserve">symmetric</w:delText>
        </w:r>
      </w:del>
      <w:del w:id="2127" w:author="PR Preview" w:date="2026-01-01T00:00:00Z">
        <w:r>
          <w:delText xml:space="preserve">.</w:delText>
        </w:r>
      </w:del>
    </w:p>
    <w:p>
      <w:pPr>
        <w:pStyle w:val="BodyText"/>
      </w:pPr>
      <w:del w:id="2128" w:author="PR Preview" w:date="2026-01-01T00:00:00Z">
        <w:r>
          <w:rPr>
            <w:b/>
            <w:bCs/>
          </w:rPr>
          <w:delText xml:space="preserve">Example 21 (A commutative operation, and one that is not)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 </w:delText>
        </w:r>
      </w:del>
    </w:p>
    <w:p>
      <w:pPr>
        <w:pStyle w:val="FirstParagraph"/>
      </w:pPr>
      <w:ins w:id="2131" w:author="PR Preview" w:date="2026-01-01T00:00:00Z">
        <w:r>
          <w:rPr>
            <w:b/>
            <w:bCs/>
          </w:rPr>
          <w:t xml:space="preserve">Definition 31 (Commutative operation)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An operation</w:t>
        </w:r>
      </w:ins>
      <w:ins w:id="2134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on a set</w:t>
        </w:r>
      </w:ins>
      <w:ins w:id="2137" w:author="PR Preview" w:date="2026-01-01T00:00:00Z">
        <w:r>
          <w:t xml:space="preserve"> </w:t>
        </w:r>
      </w:ins>
      <m:oMath>
        <m:r>
          <m:t>S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(</w:t>
        </w:r>
      </w:ins>
      <w:hyperlink w:anchor="def-identity-element">
        <w:ins w:id="2140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141" w:author="PR Preview" w:date="2026-01-01T00:00:00Z">
        <w:r>
          <w:t xml:space="preserve">)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is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rPr>
            <w:b/>
            <w:bCs/>
          </w:rPr>
          <w:t xml:space="preserve">commutative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if</w:t>
        </w:r>
      </w:ins>
      <w:ins w:id="214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for all</w:t>
        </w:r>
      </w:ins>
      <w:ins w:id="21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2152" w:author="PR Preview" w:date="2026-01-01T00:00:00Z">
        <w:r>
          <w:t xml:space="preserve">: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the order of the two inputs does not matter.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Some sources, including the titles of</w:t>
        </w:r>
      </w:ins>
      <w:ins w:id="2157" w:author="PR Preview" w:date="2026-01-01T00:00:00Z">
        <w:r>
          <w:t xml:space="preserve"> </w:t>
        </w:r>
      </w:ins>
      <w:hyperlink w:anchor="thm-sum-symmetric">
        <w:ins w:id="215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and</w:t>
        </w:r>
      </w:ins>
      <w:ins w:id="2161" w:author="PR Preview" w:date="2026-01-01T00:00:00Z">
        <w:r>
          <w:t xml:space="preserve"> </w:t>
        </w:r>
      </w:ins>
      <w:hyperlink w:anchor="thm-prod-symmetric">
        <w:ins w:id="216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163" w:author="PR Preview" w:date="2026-01-01T00:00:00Z">
        <w:r>
          <w:t xml:space="preserve">,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call a commutative operation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rPr>
            <w:b/>
            <w:bCs/>
          </w:rPr>
          <w:t xml:space="preserve">symmetric</w:t>
        </w:r>
      </w:ins>
      <w:ins w:id="2168" w:author="PR Preview" w:date="2026-01-01T00:00:00Z">
        <w:r>
          <w:t xml:space="preserve">.</w:t>
        </w:r>
      </w:ins>
    </w:p>
    <w:bookmarkEnd w:id="108"/>
    <w:bookmarkStart w:id="109" w:name="exm-commutative"/>
    <w:p>
      <w:pPr>
        <w:pStyle w:val="BodyText"/>
      </w:pPr>
      <w:ins w:id="2169" w:author="PR Preview" w:date="2026-01-01T00:00:00Z">
        <w:r>
          <w:rPr>
            <w:b/>
            <w:bCs/>
          </w:rPr>
          <w:t xml:space="preserve">Example 22 (A commutative operation, and one that is not)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 </w:t>
        </w:r>
      </w:ins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del w:id="2172" w:author="PR Preview" w:date="2026-01-01T00:00:00Z">
        <w:r>
          <w:rPr>
            <w:b/>
            <w:bCs/>
          </w:rPr>
          <w:delText xml:space="preserve">Definition 31 (Associative operation)</w:delText>
        </w:r>
      </w:del>
      <w:del w:id="2173" w:author="PR Preview" w:date="2026-01-01T00:00:00Z">
        <w:r>
          <w:delText xml:space="preserve"> </w:delText>
        </w:r>
      </w:del>
      <w:del w:id="2174" w:author="PR Preview" w:date="2026-01-01T00:00:00Z">
        <w:r>
          <w:delText xml:space="preserve">An operation</w:delText>
        </w:r>
      </w:del>
      <w:del w:id="2175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on a set</w:delText>
        </w:r>
      </w:del>
      <w:del w:id="2178" w:author="PR Preview" w:date="2026-01-01T00:00:00Z">
        <w:r>
          <w:delText xml:space="preserve"> </w:delText>
        </w:r>
      </w:del>
      <m:oMath>
        <m:r>
          <m:t>S</m:t>
        </m:r>
      </m:oMath>
      <w:del w:id="2179" w:author="PR Preview" w:date="2026-01-01T00:00:00Z">
        <w:r>
          <w:delText xml:space="preserve"> </w:delText>
        </w:r>
      </w:del>
      <w:del w:id="2180" w:author="PR Preview" w:date="2026-01-01T00:00:00Z">
        <w:r>
          <w:delText xml:space="preserve">(</w:delText>
        </w:r>
      </w:del>
      <w:hyperlink w:anchor="def-identity-element">
        <w:del w:id="2181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2182" w:author="PR Preview" w:date="2026-01-01T00:00:00Z">
        <w:r>
          <w:delText xml:space="preserve">)</w:delText>
        </w:r>
      </w:del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is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rPr>
            <w:b/>
            <w:bCs/>
          </w:rPr>
          <w:delText xml:space="preserve">associative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if</w:delText>
        </w:r>
      </w:del>
      <w:del w:id="21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for all</w:delText>
        </w:r>
      </w:del>
      <w:del w:id="21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2193" w:author="PR Preview" w:date="2026-01-01T00:00:00Z">
        <w:r>
          <w:delText xml:space="preserve">:</w:delText>
        </w:r>
      </w:del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which pair is combined first does not matter.</w:delText>
        </w:r>
      </w:del>
    </w:p>
    <w:p>
      <w:pPr>
        <w:pStyle w:val="BodyText"/>
      </w:pPr>
      <w:del w:id="2196" w:author="PR Preview" w:date="2026-01-01T00:00:00Z">
        <w:r>
          <w:rPr>
            <w:b/>
            <w:bCs/>
          </w:rPr>
          <w:delText xml:space="preserve">Example 22 (An associative operation, and one that is not)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 </w:delText>
        </w:r>
      </w:del>
    </w:p>
    <w:p>
      <w:pPr>
        <w:pStyle w:val="FirstParagraph"/>
      </w:pPr>
      <w:ins w:id="2199" w:author="PR Preview" w:date="2026-01-01T00:00:00Z">
        <w:r>
          <w:rPr>
            <w:b/>
            <w:bCs/>
          </w:rPr>
          <w:t xml:space="preserve">Definition 32 (Associative operation)</w:t>
        </w:r>
      </w:ins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An operation</w:t>
        </w:r>
      </w:ins>
      <w:ins w:id="220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on a set</w:t>
        </w:r>
      </w:ins>
      <w:ins w:id="2205" w:author="PR Preview" w:date="2026-01-01T00:00:00Z">
        <w:r>
          <w:t xml:space="preserve"> </w:t>
        </w:r>
      </w:ins>
      <m:oMath>
        <m:r>
          <m:t>S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(</w:t>
        </w:r>
      </w:ins>
      <w:hyperlink w:anchor="def-identity-element">
        <w:ins w:id="220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2209" w:author="PR Preview" w:date="2026-01-01T00:00:00Z">
        <w:r>
          <w:t xml:space="preserve">)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is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rPr>
            <w:b/>
            <w:bCs/>
          </w:rPr>
          <w:t xml:space="preserve">associative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if</w:t>
        </w:r>
      </w:ins>
      <w:ins w:id="22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for all</w:t>
        </w:r>
      </w:ins>
      <w:ins w:id="22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2220" w:author="PR Preview" w:date="2026-01-01T00:00:00Z">
        <w:r>
          <w:t xml:space="preserve">: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which pair is combined first does not matter.</w:t>
        </w:r>
      </w:ins>
    </w:p>
    <w:bookmarkEnd w:id="110"/>
    <w:bookmarkStart w:id="111" w:name="exm-associative"/>
    <w:p>
      <w:pPr>
        <w:pStyle w:val="BodyText"/>
      </w:pPr>
      <w:ins w:id="2223" w:author="PR Preview" w:date="2026-01-01T00:00:00Z">
        <w:r>
          <w:rPr>
            <w:b/>
            <w:bCs/>
          </w:rPr>
          <w:t xml:space="preserve">Example 23 (An associative operation, and one that is not)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 </w:t>
        </w:r>
      </w:ins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del w:id="2226" w:author="PR Preview" w:date="2026-01-01T00:00:00Z">
        <w:r>
          <w:rPr>
            <w:b/>
            <w:bCs/>
          </w:rPr>
          <w:delText xml:space="preserve">Example 23 (Grouping a sum two ways)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2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Heading2"/>
      </w:pPr>
      <w:del w:id="2228" w:author="PR Preview" w:date="2026-01-01T00:00:00Z">
        <w:r>
          <w:delText xml:space="preserve">9 Products</w:delText>
        </w:r>
      </w:del>
    </w:p>
    <w:p>
      <w:pPr>
        <w:pStyle w:val="FirstParagraph"/>
      </w:pPr>
      <w:ins w:id="2229" w:author="PR Preview" w:date="2026-01-01T00:00:00Z">
        <w:r>
          <w:rPr>
            <w:b/>
            <w:bCs/>
          </w:rPr>
          <w:t xml:space="preserve">Example 24 (Grouping a sum two ways)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3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ins w:id="2231" w:author="PR Preview" w:date="2026-01-01T00:00:00Z">
        <w:r>
          <w:t xml:space="preserve">10 Products</w:t>
        </w:r>
      </w:ins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del w:id="2232" w:author="PR Preview" w:date="2026-01-01T00:00:00Z">
        <w:r>
          <w:delText xml:space="preserve">10 Division</w:delText>
        </w:r>
      </w:del>
    </w:p>
    <w:p>
      <w:pPr>
        <w:pStyle w:val="Heading2"/>
      </w:pPr>
      <w:ins w:id="2233" w:author="PR Preview" w:date="2026-01-01T00:00:00Z">
        <w:r>
          <w:t xml:space="preserve">11 Division</w:t>
        </w:r>
      </w:ins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del w:id="2234" w:author="PR Preview" w:date="2026-01-01T00:00:00Z">
        <w:r>
          <w:delText xml:space="preserve">11 Sums and products together</w:delText>
        </w:r>
      </w:del>
    </w:p>
    <w:p>
      <w:pPr>
        <w:pStyle w:val="FirstParagraph"/>
      </w:pPr>
      <w:del w:id="2235" w:author="PR Preview" w:date="2026-01-01T00:00:00Z">
        <w:r>
          <w:rPr>
            <w:b/>
            <w:bCs/>
          </w:rPr>
          <w:delText xml:space="preserve">Definition 32 (Distributes over)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An operation</w:delText>
        </w:r>
      </w:del>
      <w:del w:id="2238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on a set</w:delText>
        </w:r>
      </w:del>
      <w:del w:id="2241" w:author="PR Preview" w:date="2026-01-01T00:00:00Z">
        <w:r>
          <w:delText xml:space="preserve"> </w:delText>
        </w:r>
      </w:del>
      <m:oMath>
        <m:r>
          <m:t>S</m:t>
        </m:r>
      </m:oMath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rPr>
            <w:b/>
            <w:bCs/>
          </w:rPr>
          <w:delText xml:space="preserve">distributes over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an operation</w:delText>
        </w:r>
      </w:del>
      <w:del w:id="2246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on</w:delText>
        </w:r>
      </w:del>
      <w:del w:id="2249" w:author="PR Preview" w:date="2026-01-01T00:00:00Z">
        <w:r>
          <w:delText xml:space="preserve"> </w:delText>
        </w:r>
      </w:del>
      <m:oMath>
        <m:r>
          <m:t>S</m:t>
        </m:r>
      </m:oMath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if</w:delText>
        </w:r>
      </w:del>
    </w:p>
    <w:p>
      <w:pPr>
        <w:pStyle w:val="Heading2"/>
      </w:pPr>
      <w:ins w:id="2252" w:author="PR Preview" w:date="2026-01-01T00:00:00Z">
        <w:r>
          <w:t xml:space="preserve">12 Sums and products together</w:t>
        </w:r>
      </w:ins>
    </w:p>
    <w:bookmarkStart w:id="123" w:name="def-distributes-over"/>
    <w:p>
      <w:pPr>
        <w:pStyle w:val="FirstParagraph"/>
      </w:pPr>
      <w:ins w:id="2253" w:author="PR Preview" w:date="2026-01-01T00:00:00Z">
        <w:r>
          <w:rPr>
            <w:b/>
            <w:bCs/>
          </w:rPr>
          <w:t xml:space="preserve">Definition 33 (Distributes over)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An operation</w:t>
        </w:r>
      </w:ins>
      <w:ins w:id="225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2257" w:author="PR Preview" w:date="2026-01-01T00:00:00Z">
        <w:r>
          <w:t xml:space="preserve"> </w:t>
        </w:r>
      </w:ins>
      <w:ins w:id="2258" w:author="PR Preview" w:date="2026-01-01T00:00:00Z">
        <w:r>
          <w:t xml:space="preserve">on a set</w:t>
        </w:r>
      </w:ins>
      <w:ins w:id="2259" w:author="PR Preview" w:date="2026-01-01T00:00:00Z">
        <w:r>
          <w:t xml:space="preserve"> </w:t>
        </w:r>
      </w:ins>
      <m:oMath>
        <m:r>
          <m:t>S</m:t>
        </m:r>
      </m:oMath>
      <w:ins w:id="2260" w:author="PR Preview" w:date="2026-01-01T00:00:00Z">
        <w:r>
          <w:t xml:space="preserve"> </w:t>
        </w:r>
      </w:ins>
      <w:ins w:id="2261" w:author="PR Preview" w:date="2026-01-01T00:00:00Z">
        <w:r>
          <w:rPr>
            <w:b/>
            <w:bCs/>
          </w:rPr>
          <w:t xml:space="preserve">distributes over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an operation</w:t>
        </w:r>
      </w:ins>
      <w:ins w:id="2264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on</w:t>
        </w:r>
      </w:ins>
      <w:ins w:id="2267" w:author="PR Preview" w:date="2026-01-01T00:00:00Z">
        <w:r>
          <w:t xml:space="preserve"> </w:t>
        </w:r>
      </w:ins>
      <m:oMath>
        <m:r>
          <m:t>S</m:t>
        </m:r>
      </m:oMath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del w:id="2270" w:author="PR Preview" w:date="2026-01-01T00:00:00Z">
        <w:r>
          <w:rPr>
            <w:b/>
            <w:bCs/>
          </w:rPr>
          <w:delText xml:space="preserve">Example 24 (Addition does not distribute over multiplication)</w:delText>
        </w:r>
      </w:del>
    </w:p>
    <w:p>
      <w:pPr>
        <w:pStyle w:val="BodyText"/>
      </w:pPr>
      <w:ins w:id="2271" w:author="PR Preview" w:date="2026-01-01T00:00:00Z">
        <w:r>
          <w:rPr>
            <w:b/>
            <w:bCs/>
          </w:rPr>
          <w:t xml:space="preserve">Example 25 (Addition does not distribute over multiplication)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272" w:author="PR Preview" w:date="2026-01-01T00:00:00Z">
        <w:r>
          <w:delText xml:space="preserve">So</w:delText>
        </w:r>
      </w:del>
      <w:del w:id="2273" w:author="PR Preview" w:date="2026-01-01T00:00:00Z">
        <w:r>
          <w:delText xml:space="preserve"> </w:delText>
        </w:r>
      </w:del>
      <w:hyperlink w:anchor="def-distributes-over">
        <w:del w:id="2274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2275" w:author="PR Preview" w:date="2026-01-01T00:00:00Z">
        <w:r>
          <w:delText xml:space="preserve"> </w:delText>
        </w:r>
      </w:del>
      <w:del w:id="2276" w:author="PR Preview" w:date="2026-01-01T00:00:00Z">
        <w:r>
          <w:delText xml:space="preserve">fails with</w:delText>
        </w:r>
      </w:del>
      <w:del w:id="227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and</w:delText>
        </w:r>
      </w:del>
      <w:del w:id="2280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del w:id="2281" w:author="PR Preview" w:date="2026-01-01T00:00:00Z">
        <w:r>
          <w:delText xml:space="preserve">.</w:delText>
        </w:r>
      </w:del>
    </w:p>
    <w:p>
      <w:pPr>
        <w:pStyle w:val="BodyText"/>
      </w:pPr>
      <w:del w:id="2282" w:author="PR Preview" w:date="2026-01-01T00:00:00Z">
        <w:r>
          <w:rPr>
            <w:b/>
            <w:bCs/>
          </w:rPr>
          <w:delText xml:space="preserve">Definition 33 (Distributive law)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The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rPr>
            <w:b/>
            <w:bCs/>
          </w:rPr>
          <w:delText xml:space="preserve">distributive law</w:delText>
        </w:r>
      </w:del>
      <w:del w:id="2287" w:author="PR Preview" w:date="2026-01-01T00:00:00Z">
        <w:r>
          <w:delText xml:space="preserve"> </w:delText>
        </w:r>
      </w:del>
      <w:del w:id="2288" w:author="PR Preview" w:date="2026-01-01T00:00:00Z">
        <w:r>
          <w:delText xml:space="preserve">is the statement that multiplication distributes over addition</w:delText>
        </w:r>
      </w:del>
      <w:del w:id="2289" w:author="PR Preview" w:date="2026-01-01T00:00:00Z">
        <w:r>
          <w:delText xml:space="preserve"> </w:delText>
        </w:r>
      </w:del>
      <w:del w:id="2290" w:author="PR Preview" w:date="2026-01-01T00:00:00Z">
        <w:r>
          <w:delText xml:space="preserve">(</w:delText>
        </w:r>
      </w:del>
      <w:hyperlink w:anchor="def-distributes-over">
        <w:del w:id="2291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2292" w:author="PR Preview" w:date="2026-01-01T00:00:00Z">
        <w:r>
          <w:delText xml:space="preserve">):</w:delText>
        </w:r>
      </w:del>
      <w:del w:id="22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(</w:delText>
        </w:r>
      </w:del>
      <w:hyperlink w:anchor="thm-mult-distr">
        <w:del w:id="229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297" w:author="PR Preview" w:date="2026-01-01T00:00:00Z">
        <w:r>
          <w:delText xml:space="preserve">).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We then say multiplication is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rPr>
            <w:b/>
            <w:bCs/>
          </w:rPr>
          <w:delText xml:space="preserve">distributive</w:delText>
        </w:r>
      </w:del>
      <w:del w:id="2302" w:author="PR Preview" w:date="2026-01-01T00:00:00Z">
        <w:r>
          <w:delText xml:space="preserve">.</w:delText>
        </w:r>
      </w:del>
    </w:p>
    <w:p>
      <w:pPr>
        <w:pStyle w:val="BodyText"/>
      </w:pPr>
      <w:del w:id="2303" w:author="PR Preview" w:date="2026-01-01T00:00:00Z">
        <w:r>
          <w:rPr>
            <w:b/>
            <w:bCs/>
          </w:rPr>
          <w:delText xml:space="preserve">Example 25 (Multiplication distributes over addition)</w:delText>
        </w:r>
      </w:del>
    </w:p>
    <w:p>
      <w:pPr>
        <w:pStyle w:val="FirstParagraph"/>
      </w:pPr>
      <w:ins w:id="2304" w:author="PR Preview" w:date="2026-01-01T00:00:00Z">
        <w:r>
          <w:t xml:space="preserve">So</w:t>
        </w:r>
      </w:ins>
      <w:ins w:id="2305" w:author="PR Preview" w:date="2026-01-01T00:00:00Z">
        <w:r>
          <w:t xml:space="preserve"> </w:t>
        </w:r>
      </w:ins>
      <w:hyperlink w:anchor="def-distributes-over">
        <w:ins w:id="2306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fails with</w:t>
        </w:r>
      </w:ins>
      <w:ins w:id="2309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ins w:id="2310" w:author="PR Preview" w:date="2026-01-01T00:00:00Z">
        <w:r>
          <w:t xml:space="preserve"> </w:t>
        </w:r>
      </w:ins>
      <w:ins w:id="2311" w:author="PR Preview" w:date="2026-01-01T00:00:00Z">
        <w:r>
          <w:t xml:space="preserve">and</w:t>
        </w:r>
      </w:ins>
      <w:ins w:id="2312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ins w:id="2313" w:author="PR Preview" w:date="2026-01-01T00:00:00Z">
        <w:r>
          <w:t xml:space="preserve">.</w:t>
        </w:r>
      </w:ins>
    </w:p>
    <w:bookmarkEnd w:id="124"/>
    <w:bookmarkStart w:id="125" w:name="def-distributive"/>
    <w:p>
      <w:pPr>
        <w:pStyle w:val="BodyText"/>
      </w:pPr>
      <w:ins w:id="2314" w:author="PR Preview" w:date="2026-01-01T00:00:00Z">
        <w:r>
          <w:rPr>
            <w:b/>
            <w:bCs/>
          </w:rPr>
          <w:t xml:space="preserve">Definition 34 (Distributive law)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The</w:t>
        </w:r>
      </w:ins>
      <w:ins w:id="2317" w:author="PR Preview" w:date="2026-01-01T00:00:00Z">
        <w:r>
          <w:t xml:space="preserve"> </w:t>
        </w:r>
      </w:ins>
      <w:ins w:id="2318" w:author="PR Preview" w:date="2026-01-01T00:00:00Z">
        <w:r>
          <w:rPr>
            <w:b/>
            <w:bCs/>
          </w:rPr>
          <w:t xml:space="preserve">distributive law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is the statement that multiplication distributes over addition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(</w:t>
        </w:r>
      </w:ins>
      <w:hyperlink w:anchor="def-distributes-over">
        <w:ins w:id="2323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2324" w:author="PR Preview" w:date="2026-01-01T00:00:00Z">
        <w:r>
          <w:t xml:space="preserve">):</w:t>
        </w:r>
      </w:ins>
      <w:ins w:id="2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(</w:t>
        </w:r>
      </w:ins>
      <w:hyperlink w:anchor="thm-mult-distr">
        <w:ins w:id="232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329" w:author="PR Preview" w:date="2026-01-01T00:00:00Z">
        <w:r>
          <w:t xml:space="preserve">).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We then say multiplication is</w:t>
        </w:r>
      </w:ins>
      <w:ins w:id="2332" w:author="PR Preview" w:date="2026-01-01T00:00:00Z">
        <w:r>
          <w:t xml:space="preserve"> </w:t>
        </w:r>
      </w:ins>
      <w:ins w:id="2333" w:author="PR Preview" w:date="2026-01-01T00:00:00Z">
        <w:r>
          <w:rPr>
            <w:b/>
            <w:bCs/>
          </w:rPr>
          <w:t xml:space="preserve">distributive</w:t>
        </w:r>
      </w:ins>
      <w:ins w:id="2334" w:author="PR Preview" w:date="2026-01-01T00:00:00Z">
        <w:r>
          <w:t xml:space="preserve">.</w:t>
        </w:r>
      </w:ins>
    </w:p>
    <w:bookmarkEnd w:id="125"/>
    <w:bookmarkStart w:id="126" w:name="exm-distributive"/>
    <w:p>
      <w:pPr>
        <w:pStyle w:val="BodyText"/>
      </w:pPr>
      <w:ins w:id="2335" w:author="PR Preview" w:date="2026-01-01T00:00:00Z">
        <w:r>
          <w:rPr>
            <w:b/>
            <w:bCs/>
          </w:rPr>
          <w:t xml:space="preserve">Example 26 (Multiplication distributes over addition)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del w:id="2336" w:author="PR Preview" w:date="2026-01-01T00:00:00Z">
        <w:r>
          <w:rPr>
            <w:b/>
            <w:bCs/>
          </w:rPr>
          <w:delText xml:space="preserve">Definition 34 (Like terms)</w:delText>
        </w:r>
      </w:del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Two</w:delText>
        </w:r>
      </w:del>
      <w:del w:id="2339" w:author="PR Preview" w:date="2026-01-01T00:00:00Z">
        <w:r>
          <w:delText xml:space="preserve"> </w:delText>
        </w:r>
      </w:del>
      <w:hyperlink w:anchor="def-term">
        <w:del w:id="2340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of a sum are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rPr>
            <w:b/>
            <w:bCs/>
          </w:rPr>
          <w:delText xml:space="preserve">like terms</w:delText>
        </w:r>
      </w:del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if they are the same product of variables, each to the same power,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delText xml:space="preserve">possibly multiplied by different constants:</w:delText>
        </w:r>
      </w:del>
      <w:del w:id="234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and</w:delText>
        </w:r>
      </w:del>
      <w:del w:id="235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where</w:delText>
        </w:r>
      </w:del>
      <w:del w:id="2356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and</w:delText>
        </w:r>
      </w:del>
      <w:del w:id="235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are constants and</w:delText>
        </w:r>
      </w:del>
      <w:del w:id="2362" w:author="PR Preview" w:date="2026-01-01T00:00:00Z">
        <w:r>
          <w:delText xml:space="preserve"> </w:delText>
        </w:r>
      </w:del>
      <m:oMath>
        <m:r>
          <m:t>m</m:t>
        </m:r>
      </m:oMath>
      <w:del w:id="2363" w:author="PR Preview" w:date="2026-01-01T00:00:00Z">
        <w:r>
          <w:delText xml:space="preserve"> </w:delText>
        </w:r>
      </w:del>
      <w:del w:id="2364" w:author="PR Preview" w:date="2026-01-01T00:00:00Z">
        <w:r>
          <w:delText xml:space="preserve">is that product.</w:delText>
        </w:r>
      </w:del>
    </w:p>
    <w:p>
      <w:pPr>
        <w:pStyle w:val="BodyText"/>
      </w:pPr>
      <w:del w:id="2365" w:author="PR Preview" w:date="2026-01-01T00:00:00Z">
        <w:r>
          <w:rPr>
            <w:b/>
            <w:bCs/>
          </w:rPr>
          <w:delText xml:space="preserve">Definition 35 (Collecting like terms)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To</w:delText>
        </w:r>
      </w:del>
      <w:del w:id="2368" w:author="PR Preview" w:date="2026-01-01T00:00:00Z">
        <w:r>
          <w:delText xml:space="preserve"> </w:delText>
        </w:r>
      </w:del>
      <w:del w:id="2369" w:author="PR Preview" w:date="2026-01-01T00:00:00Z">
        <w:r>
          <w:rPr>
            <w:b/>
            <w:bCs/>
          </w:rPr>
          <w:delText xml:space="preserve">collect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like terms (</w:delText>
        </w:r>
      </w:del>
      <w:hyperlink w:anchor="def-like-terms">
        <w:del w:id="2372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2373" w:author="PR Preview" w:date="2026-01-01T00:00:00Z">
        <w:r>
          <w:delText xml:space="preserve">) is to replace their sum by one term,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using the distributive law (</w:delText>
        </w:r>
      </w:del>
      <w:hyperlink w:anchor="thm-mult-distr">
        <w:del w:id="237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77" w:author="PR Preview" w:date="2026-01-01T00:00:00Z">
        <w:r>
          <w:delText xml:space="preserve">):</w:delText>
        </w:r>
      </w:del>
      <w:del w:id="237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2379" w:author="PR Preview" w:date="2026-01-01T00:00:00Z">
        <w:r>
          <w:delText xml:space="preserve">.</w:delText>
        </w:r>
      </w:del>
    </w:p>
    <w:p>
      <w:pPr>
        <w:pStyle w:val="BodyText"/>
      </w:pPr>
      <w:del w:id="2380" w:author="PR Preview" w:date="2026-01-01T00:00:00Z">
        <w:r>
          <w:rPr>
            <w:b/>
            <w:bCs/>
          </w:rPr>
          <w:delText xml:space="preserve">Example 26 (Like and unlike terms)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 </w:delText>
        </w:r>
      </w:del>
    </w:p>
    <w:p>
      <w:pPr>
        <w:pStyle w:val="FirstParagraph"/>
      </w:pPr>
      <w:ins w:id="2383" w:author="PR Preview" w:date="2026-01-01T00:00:00Z">
        <w:r>
          <w:rPr>
            <w:b/>
            <w:bCs/>
          </w:rPr>
          <w:t xml:space="preserve">Definition 35 (Like terms)</w:t>
        </w:r>
      </w:ins>
      <w:ins w:id="2384" w:author="PR Preview" w:date="2026-01-01T00:00:00Z">
        <w:r>
          <w:t xml:space="preserve"> </w:t>
        </w:r>
      </w:ins>
      <w:ins w:id="2385" w:author="PR Preview" w:date="2026-01-01T00:00:00Z">
        <w:r>
          <w:t xml:space="preserve">Two</w:t>
        </w:r>
      </w:ins>
      <w:ins w:id="2386" w:author="PR Preview" w:date="2026-01-01T00:00:00Z">
        <w:r>
          <w:t xml:space="preserve"> </w:t>
        </w:r>
      </w:ins>
      <w:hyperlink w:anchor="def-term">
        <w:ins w:id="2387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of a sum are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rPr>
            <w:b/>
            <w:bCs/>
          </w:rPr>
          <w:t xml:space="preserve">like terms</w:t>
        </w:r>
      </w:ins>
      <w:ins w:id="2392" w:author="PR Preview" w:date="2026-01-01T00:00:00Z">
        <w:r>
          <w:t xml:space="preserve"> </w:t>
        </w:r>
      </w:ins>
      <w:ins w:id="2393" w:author="PR Preview" w:date="2026-01-01T00:00:00Z">
        <w:r>
          <w:t xml:space="preserve">if they are the same product of variables, each to the same power,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possibly multiplied by different constants:</w:t>
        </w:r>
      </w:ins>
      <w:ins w:id="239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and</w:t>
        </w:r>
      </w:ins>
      <w:ins w:id="239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2400" w:author="PR Preview" w:date="2026-01-01T00:00:00Z">
        <w:r>
          <w:t xml:space="preserve">,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where</w:t>
        </w:r>
      </w:ins>
      <w:ins w:id="240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and</w:t>
        </w:r>
      </w:ins>
      <w:ins w:id="240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are constants and</w:t>
        </w:r>
      </w:ins>
      <w:ins w:id="2409" w:author="PR Preview" w:date="2026-01-01T00:00:00Z">
        <w:r>
          <w:t xml:space="preserve"> </w:t>
        </w:r>
      </w:ins>
      <m:oMath>
        <m:r>
          <m:t>m</m:t>
        </m:r>
      </m:oMath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is that product.</w:t>
        </w:r>
      </w:ins>
    </w:p>
    <w:bookmarkEnd w:id="128"/>
    <w:bookmarkStart w:id="129" w:name="def-collect-like-terms"/>
    <w:p>
      <w:pPr>
        <w:pStyle w:val="BodyText"/>
      </w:pPr>
      <w:ins w:id="2412" w:author="PR Preview" w:date="2026-01-01T00:00:00Z">
        <w:r>
          <w:rPr>
            <w:b/>
            <w:bCs/>
          </w:rPr>
          <w:t xml:space="preserve">Definition 36 (Collecting like terms)</w:t>
        </w:r>
      </w:ins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To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rPr>
            <w:b/>
            <w:bCs/>
          </w:rPr>
          <w:t xml:space="preserve">collect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like terms (</w:t>
        </w:r>
      </w:ins>
      <w:hyperlink w:anchor="def-like-terms">
        <w:ins w:id="2419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2420" w:author="PR Preview" w:date="2026-01-01T00:00:00Z">
        <w:r>
          <w:t xml:space="preserve">) is to replace their sum by one term,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using the distributive law (</w:t>
        </w:r>
      </w:ins>
      <w:hyperlink w:anchor="thm-mult-distr">
        <w:ins w:id="242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424" w:author="PR Preview" w:date="2026-01-01T00:00:00Z">
        <w:r>
          <w:t xml:space="preserve">):</w:t>
        </w:r>
      </w:ins>
      <w:ins w:id="242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2426" w:author="PR Preview" w:date="2026-01-01T00:00:00Z">
        <w:r>
          <w:t xml:space="preserve">.</w:t>
        </w:r>
      </w:ins>
    </w:p>
    <w:bookmarkEnd w:id="129"/>
    <w:bookmarkStart w:id="130" w:name="exm-like-terms"/>
    <w:p>
      <w:pPr>
        <w:pStyle w:val="BodyText"/>
      </w:pPr>
      <w:ins w:id="2427" w:author="PR Preview" w:date="2026-01-01T00:00:00Z">
        <w:r>
          <w:rPr>
            <w:b/>
            <w:bCs/>
          </w:rPr>
          <w:t xml:space="preserve">Example 27 (Like and unlike terms)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 </w:t>
        </w:r>
      </w:ins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7" w:name="sec-summation"/>
    <w:p>
      <w:pPr>
        <w:pStyle w:val="Heading2"/>
      </w:pPr>
      <w:del w:id="2430" w:author="PR Preview" w:date="2026-01-01T00:00:00Z">
        <w:r>
          <w:delText xml:space="preserve">12 Summation notation</w:delText>
        </w:r>
      </w:del>
    </w:p>
    <w:p>
      <w:pPr>
        <w:pStyle w:val="Heading2"/>
      </w:pPr>
      <w:ins w:id="2431" w:author="PR Preview" w:date="2026-01-01T00:00:00Z">
        <w:r>
          <w:t xml:space="preserve">13 Summation notation</w:t>
        </w:r>
      </w:ins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9" w:name="def-summation"/>
    <w:p>
      <w:pPr>
        <w:pStyle w:val="FirstParagraph"/>
      </w:pPr>
      <w:del w:id="2432" w:author="PR Preview" w:date="2026-01-01T00:00:00Z">
        <w:r>
          <w:rPr>
            <w:b/>
            <w:bCs/>
          </w:rPr>
          <w:delText xml:space="preserve">Definition 36 (Summation notation)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Let</w:delText>
        </w:r>
      </w:del>
      <w:del w:id="2435" w:author="PR Preview" w:date="2026-01-01T00:00:00Z">
        <w:r>
          <w:delText xml:space="preserve"> </w:delText>
        </w:r>
      </w:del>
      <m:oMath>
        <m:r>
          <m:t>m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and</w:delText>
        </w:r>
      </w:del>
      <w:del w:id="2438" w:author="PR Preview" w:date="2026-01-01T00:00:00Z">
        <w:r>
          <w:delText xml:space="preserve"> </w:delText>
        </w:r>
      </w:del>
      <m:oMath>
        <m:r>
          <m:t>n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be integers with</w:delText>
        </w:r>
      </w:del>
      <w:del w:id="244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2442" w:author="PR Preview" w:date="2026-01-01T00:00:00Z">
        <w:r>
          <w:delText xml:space="preserve">,</w:delText>
        </w:r>
      </w:del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and let</w:delText>
        </w:r>
      </w:del>
      <w:del w:id="24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446" w:author="PR Preview" w:date="2026-01-01T00:00:00Z">
        <w:r>
          <w:delText xml:space="preserve"> </w:delText>
        </w:r>
      </w:del>
      <w:del w:id="2447" w:author="PR Preview" w:date="2026-01-01T00:00:00Z">
        <w:r>
          <w:delText xml:space="preserve">be numbers.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The</w:delText>
        </w:r>
      </w:del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rPr>
            <w:b/>
            <w:bCs/>
          </w:rPr>
          <w:delText xml:space="preserve">sum</w:delText>
        </w:r>
      </w:del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of</w:delText>
        </w:r>
      </w:del>
      <w:del w:id="245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through</w:delText>
        </w:r>
      </w:del>
      <w:del w:id="245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2458" w:author="PR Preview" w:date="2026-01-01T00:00:00Z">
        <w:r>
          <w:delText xml:space="preserve"> </w:delText>
        </w:r>
      </w:del>
      <w:del w:id="2459" w:author="PR Preview" w:date="2026-01-01T00:00:00Z">
        <w:r>
          <w:delText xml:space="preserve">is</w:delText>
        </w:r>
      </w:del>
    </w:p>
    <w:p>
      <w:pPr>
        <w:pStyle w:val="FirstParagraph"/>
      </w:pPr>
      <w:ins w:id="2460" w:author="PR Preview" w:date="2026-01-01T00:00:00Z">
        <w:r>
          <w:rPr>
            <w:b/>
            <w:bCs/>
          </w:rPr>
          <w:t xml:space="preserve">Definition 37 (Summation notation)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Let</w:t>
        </w:r>
      </w:ins>
      <w:ins w:id="2463" w:author="PR Preview" w:date="2026-01-01T00:00:00Z">
        <w:r>
          <w:t xml:space="preserve"> </w:t>
        </w:r>
      </w:ins>
      <m:oMath>
        <m:r>
          <m:t>m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and</w:t>
        </w:r>
      </w:ins>
      <w:ins w:id="2466" w:author="PR Preview" w:date="2026-01-01T00:00:00Z">
        <w:r>
          <w:t xml:space="preserve"> </w:t>
        </w:r>
      </w:ins>
      <m:oMath>
        <m:r>
          <m:t>n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be integers with</w:t>
        </w:r>
      </w:ins>
      <w:ins w:id="246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470" w:author="PR Preview" w:date="2026-01-01T00:00:00Z">
        <w:r>
          <w:t xml:space="preserve">,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and let</w:t>
        </w:r>
      </w:ins>
      <w:ins w:id="247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be numbers.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The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rPr>
            <w:b/>
            <w:bCs/>
          </w:rPr>
          <w:t xml:space="preserve">sum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of</w:t>
        </w:r>
      </w:ins>
      <w:ins w:id="248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through</w:t>
        </w:r>
      </w:ins>
      <w:ins w:id="248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8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del w:id="2488" w:author="PR Preview" w:date="2026-01-01T00:00:00Z">
        <w:r>
          <w:rPr>
            <w:b/>
            <w:bCs/>
          </w:rPr>
          <w:delText xml:space="preserve">Definition 37 (Index of a sum)</w:delText>
        </w:r>
      </w:del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The variable</w:delText>
        </w:r>
      </w:del>
      <w:del w:id="2491" w:author="PR Preview" w:date="2026-01-01T00:00:00Z">
        <w:r>
          <w:delText xml:space="preserve"> </w:delText>
        </w:r>
      </w:del>
      <m:oMath>
        <m:r>
          <m:t>i</m:t>
        </m:r>
      </m:oMath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in</w:delText>
        </w:r>
      </w:del>
      <w:del w:id="249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(</w:delText>
        </w:r>
      </w:del>
      <w:hyperlink w:anchor="def-summation">
        <w:del w:id="2497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498" w:author="PR Preview" w:date="2026-01-01T00:00:00Z">
        <w:r>
          <w:delText xml:space="preserve">) is the</w:delText>
        </w:r>
      </w:del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rPr>
            <w:b/>
            <w:bCs/>
          </w:rPr>
          <w:delText xml:space="preserve">index</w:delText>
        </w:r>
      </w:del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of the sum.</w:delText>
        </w:r>
      </w:del>
    </w:p>
    <w:p>
      <w:pPr>
        <w:pStyle w:val="BodyText"/>
      </w:pPr>
      <w:ins w:id="2503" w:author="PR Preview" w:date="2026-01-01T00:00:00Z">
        <w:r>
          <w:rPr>
            <w:b/>
            <w:bCs/>
          </w:rPr>
          <w:t xml:space="preserve">Definition 38 (Index of a sum)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The variable</w:t>
        </w:r>
      </w:ins>
      <w:ins w:id="2506" w:author="PR Preview" w:date="2026-01-01T00:00:00Z">
        <w:r>
          <w:t xml:space="preserve"> </w:t>
        </w:r>
      </w:ins>
      <m:oMath>
        <m:r>
          <m:t>i</m:t>
        </m:r>
      </m:oMath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in</w:t>
        </w:r>
      </w:ins>
      <w:ins w:id="250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(</w:t>
        </w:r>
      </w:ins>
      <w:hyperlink w:anchor="def-summation">
        <w:ins w:id="2512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2513" w:author="PR Preview" w:date="2026-01-01T00:00:00Z">
        <w:r>
          <w:t xml:space="preserve">) is the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rPr>
            <w:b/>
            <w:bCs/>
          </w:rPr>
          <w:t xml:space="preserve">index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of the sum.</w:t>
        </w:r>
      </w:ins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del w:id="2518" w:author="PR Preview" w:date="2026-01-01T00:00:00Z">
        <w:r>
          <w:rPr>
            <w:b/>
            <w:bCs/>
          </w:rPr>
          <w:delText xml:space="preserve">Definition 38 (Empty sum)</w:delText>
        </w:r>
      </w:del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521" w:author="PR Preview" w:date="2026-01-01T00:00:00Z">
        <w:r>
          <w:delText xml:space="preserve">),</w:delText>
        </w:r>
      </w:del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the sum</w:delText>
        </w:r>
      </w:del>
      <w:del w:id="25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has no terms.</w:delText>
        </w:r>
      </w:del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By convention, such an</w:delText>
        </w:r>
      </w:del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rPr>
            <w:b/>
            <w:bCs/>
          </w:rPr>
          <w:delText xml:space="preserve">empty sum</w:delText>
        </w:r>
      </w:del>
      <w:del w:id="2531" w:author="PR Preview" w:date="2026-01-01T00:00:00Z">
        <w:r>
          <w:delText xml:space="preserve"> </w:delText>
        </w:r>
      </w:del>
      <w:del w:id="2532" w:author="PR Preview" w:date="2026-01-01T00:00:00Z">
        <w:r>
          <w:delText xml:space="preserve">equals</w:delText>
        </w:r>
      </w:del>
      <w:del w:id="2533" w:author="PR Preview" w:date="2026-01-01T00:00:00Z">
        <w:r>
          <w:delText xml:space="preserve"> </w:delText>
        </w:r>
      </w:del>
      <m:oMath>
        <m:r>
          <m:t>0</m:t>
        </m:r>
      </m:oMath>
      <w:del w:id="2534" w:author="PR Preview" w:date="2026-01-01T00:00:00Z">
        <w:r>
          <w:delText xml:space="preserve">.</w:delText>
        </w:r>
      </w:del>
      <w:del w:id="2535" w:author="PR Preview" w:date="2026-01-01T00:00:00Z">
        <w:r>
          <w:delText xml:space="preserve"> </w:delText>
        </w:r>
      </w:del>
      <w:del w:id="2536" w:author="PR Preview" w:date="2026-01-01T00:00:00Z">
        <w:r>
          <w:delText xml:space="preserve">For example,</w:delText>
        </w:r>
      </w:del>
      <w:del w:id="253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538" w:author="PR Preview" w:date="2026-01-01T00:00:00Z">
        <w:r>
          <w:delText xml:space="preserve">.</w:delText>
        </w:r>
      </w:del>
    </w:p>
    <w:p>
      <w:pPr>
        <w:pStyle w:val="BodyText"/>
      </w:pPr>
      <w:del w:id="2539" w:author="PR Preview" w:date="2026-01-01T00:00:00Z">
        <w:r>
          <w:rPr>
            <w:b/>
            <w:bCs/>
          </w:rPr>
          <w:delText xml:space="preserve">Exercise 6 (Rearrange a sum)</w:delText>
        </w:r>
      </w:del>
      <w:del w:id="2540" w:author="PR Preview" w:date="2026-01-01T00:00:00Z">
        <w:r>
          <w:delText xml:space="preserve"> </w:delText>
        </w:r>
      </w:del>
      <w:del w:id="2541" w:author="PR Preview" w:date="2026-01-01T00:00:00Z">
        <w:r>
          <w:delText xml:space="preserve">Let</w:delText>
        </w:r>
      </w:del>
      <w:del w:id="2542" w:author="PR Preview" w:date="2026-01-01T00:00:00Z">
        <w:r>
          <w:delText xml:space="preserve"> </w:delText>
        </w:r>
      </w:del>
      <m:oMath>
        <m:r>
          <m:t>c</m:t>
        </m:r>
      </m:oMath>
      <w:del w:id="2543" w:author="PR Preview" w:date="2026-01-01T00:00:00Z">
        <w:r>
          <w:delText xml:space="preserve"> </w:delText>
        </w:r>
      </w:del>
      <w:del w:id="2544" w:author="PR Preview" w:date="2026-01-01T00:00:00Z">
        <w:r>
          <w:delText xml:space="preserve">be a number, and let</w:delText>
        </w:r>
      </w:del>
      <w:del w:id="254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and</w:delText>
        </w:r>
      </w:del>
      <w:del w:id="2548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be numbers.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Using</w:delText>
        </w:r>
      </w:del>
      <w:del w:id="2553" w:author="PR Preview" w:date="2026-01-01T00:00:00Z">
        <w:r>
          <w:delText xml:space="preserve"> </w:delText>
        </w:r>
      </w:del>
      <w:hyperlink w:anchor="def-summation">
        <w:del w:id="2554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2557" w:author="PR Preview" w:date="2026-01-01T00:00:00Z">
        <w:r>
          <w:rPr>
            <w:b/>
            <w:bCs/>
          </w:rPr>
          <w:t xml:space="preserve">Definition 39 (Empty sum)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560" w:author="PR Preview" w:date="2026-01-01T00:00:00Z">
        <w:r>
          <w:t xml:space="preserve">),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the sum</w:t>
        </w:r>
      </w:ins>
      <w:ins w:id="25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has no terms.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By convention, such an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rPr>
            <w:b/>
            <w:bCs/>
          </w:rPr>
          <w:t xml:space="preserve">empty sum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equals</w:t>
        </w:r>
      </w:ins>
      <w:ins w:id="2572" w:author="PR Preview" w:date="2026-01-01T00:00:00Z">
        <w:r>
          <w:t xml:space="preserve"> </w:t>
        </w:r>
      </w:ins>
      <m:oMath>
        <m:r>
          <m:t>0</m:t>
        </m:r>
      </m:oMath>
      <w:ins w:id="2573" w:author="PR Preview" w:date="2026-01-01T00:00:00Z">
        <w:r>
          <w:t xml:space="preserve">.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For example,</w:t>
        </w:r>
      </w:ins>
      <w:ins w:id="257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2577" w:author="PR Preview" w:date="2026-01-01T00:00:00Z">
        <w:r>
          <w:t xml:space="preserve">.</w:t>
        </w:r>
      </w:ins>
    </w:p>
    <w:bookmarkEnd w:id="142"/>
    <w:bookmarkStart w:id="143" w:name="exr-sum-rules"/>
    <w:p>
      <w:pPr>
        <w:pStyle w:val="BodyText"/>
      </w:pPr>
      <w:ins w:id="2578" w:author="PR Preview" w:date="2026-01-01T00:00:00Z">
        <w:r>
          <w:rPr>
            <w:b/>
            <w:bCs/>
          </w:rPr>
          <w:t xml:space="preserve">Exercise 6 (Rearrange a sum)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Let</w:t>
        </w:r>
      </w:ins>
      <w:ins w:id="2581" w:author="PR Preview" w:date="2026-01-01T00:00:00Z">
        <w:r>
          <w:t xml:space="preserve"> </w:t>
        </w:r>
      </w:ins>
      <m:oMath>
        <m:r>
          <m:t>c</m:t>
        </m:r>
      </m:oMath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be a number, and let</w:t>
        </w:r>
      </w:ins>
      <w:ins w:id="25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and</w:t>
        </w:r>
      </w:ins>
      <w:ins w:id="2587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be numbers.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Using</w:t>
        </w:r>
      </w:ins>
      <w:ins w:id="2592" w:author="PR Preview" w:date="2026-01-01T00:00:00Z">
        <w:r>
          <w:t xml:space="preserve"> </w:t>
        </w:r>
      </w:ins>
      <w:hyperlink w:anchor="def-summation">
        <w:ins w:id="2593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del w:id="2596" w:author="PR Preview" w:date="2026-01-01T00:00:00Z">
        <w:r>
          <w:rPr>
            <w:i/>
            <w:iCs/>
          </w:rPr>
          <w:delText xml:space="preserve">Solution 6</w:delText>
        </w:r>
      </w:del>
      <w:del w:id="2597" w:author="PR Preview" w:date="2026-01-01T00:00:00Z">
        <w:r>
          <w:delText xml:space="preserve">. </w:delText>
        </w:r>
      </w:del>
      <w:del w:id="2598" w:author="PR Preview" w:date="2026-01-01T00:00:00Z">
        <w:r>
          <w:delText xml:space="preserve">Each step below applies</w:delText>
        </w:r>
      </w:del>
      <w:del w:id="2599" w:author="PR Preview" w:date="2026-01-01T00:00:00Z">
        <w:r>
          <w:delText xml:space="preserve"> </w:delText>
        </w:r>
      </w:del>
      <w:hyperlink w:anchor="def-summation">
        <w:del w:id="2600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601" w:author="PR Preview" w:date="2026-01-01T00:00:00Z">
        <w:r>
          <w:delText xml:space="preserve">,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the distributive law (</w:delText>
        </w:r>
      </w:del>
      <w:hyperlink w:anchor="thm-mult-distr">
        <w:del w:id="260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605" w:author="PR Preview" w:date="2026-01-01T00:00:00Z">
        <w:r>
          <w:delText xml:space="preserve">),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or the commutative and associative laws of addition</w:delText>
        </w:r>
      </w:del>
      <w:del w:id="2608" w:author="PR Preview" w:date="2026-01-01T00:00:00Z">
        <w:r>
          <w:delText xml:space="preserve"> </w:delText>
        </w:r>
      </w:del>
      <w:del w:id="2609" w:author="PR Preview" w:date="2026-01-01T00:00:00Z">
        <w:r>
          <w:delText xml:space="preserve">(</w:delText>
        </w:r>
      </w:del>
      <w:hyperlink w:anchor="thm-sum-symmetric">
        <w:del w:id="261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and</w:delText>
        </w:r>
      </w:del>
      <w:del w:id="2613" w:author="PR Preview" w:date="2026-01-01T00:00:00Z">
        <w:r>
          <w:delText xml:space="preserve"> </w:delText>
        </w:r>
      </w:del>
      <w:hyperlink w:anchor="thm-sum-assoc">
        <w:del w:id="261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615" w:author="PR Preview" w:date="2026-01-01T00:00:00Z">
        <w:r>
          <w:delText xml:space="preserve">).</w:delText>
        </w:r>
      </w:del>
    </w:p>
    <w:p>
      <w:pPr>
        <w:pStyle w:val="BodyText"/>
      </w:pPr>
      <w:ins w:id="2616" w:author="PR Preview" w:date="2026-01-01T00:00:00Z">
        <w:r>
          <w:rPr>
            <w:i/>
            <w:iCs/>
          </w:rPr>
          <w:t xml:space="preserve">Solution 6</w:t>
        </w:r>
      </w:ins>
      <w:ins w:id="2617" w:author="PR Preview" w:date="2026-01-01T00:00:00Z">
        <w:r>
          <w:t xml:space="preserve">. </w:t>
        </w:r>
      </w:ins>
      <w:ins w:id="2618" w:author="PR Preview" w:date="2026-01-01T00:00:00Z">
        <w:r>
          <w:t xml:space="preserve">Each step below applies</w:t>
        </w:r>
      </w:ins>
      <w:ins w:id="2619" w:author="PR Preview" w:date="2026-01-01T00:00:00Z">
        <w:r>
          <w:t xml:space="preserve"> </w:t>
        </w:r>
      </w:ins>
      <w:hyperlink w:anchor="def-summation">
        <w:ins w:id="2620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2621" w:author="PR Preview" w:date="2026-01-01T00:00:00Z">
        <w:r>
          <w:t xml:space="preserve">,</w:t>
        </w:r>
      </w:ins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the distributive law (</w:t>
        </w:r>
      </w:ins>
      <w:hyperlink w:anchor="thm-mult-distr">
        <w:ins w:id="262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625" w:author="PR Preview" w:date="2026-01-01T00:00:00Z">
        <w:r>
          <w:t xml:space="preserve">),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or the commutative and associative laws of addition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(</w:t>
        </w:r>
      </w:ins>
      <w:hyperlink w:anchor="thm-sum-symmetric">
        <w:ins w:id="2630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and</w:t>
        </w:r>
      </w:ins>
      <w:ins w:id="2633" w:author="PR Preview" w:date="2026-01-01T00:00:00Z">
        <w:r>
          <w:t xml:space="preserve"> </w:t>
        </w:r>
      </w:ins>
      <w:hyperlink w:anchor="thm-sum-assoc">
        <w:ins w:id="263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635" w:author="PR Preview" w:date="2026-01-01T00:00:00Z">
        <w:r>
          <w:t xml:space="preserve">).</w:t>
        </w:r>
      </w:ins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del w:id="2636" w:author="PR Preview" w:date="2026-01-01T00:00:00Z">
        <w:r>
          <w:rPr>
            <w:b/>
            <w:bCs/>
          </w:rPr>
          <w:delText xml:space="preserve">Definition 39 (Sum over a finite set)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Let</w:delText>
        </w:r>
      </w:del>
      <w:del w:id="263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be a</w:delText>
        </w:r>
      </w:del>
      <w:del w:id="2642" w:author="PR Preview" w:date="2026-01-01T00:00:00Z">
        <w:r>
          <w:delText xml:space="preserve"> </w:delText>
        </w:r>
      </w:del>
      <w:hyperlink r:id="rId149">
        <w:del w:id="2643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2644" w:author="PR Preview" w:date="2026-01-01T00:00:00Z">
        <w:r>
          <w:delText xml:space="preserve"> </w:delText>
        </w:r>
      </w:del>
      <w:hyperlink r:id="rId150">
        <w:del w:id="2645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2646" w:author="PR Preview" w:date="2026-01-01T00:00:00Z">
        <w:r>
          <w:delText xml:space="preserve"> </w:delText>
        </w:r>
      </w:del>
      <w:del w:id="2647" w:author="PR Preview" w:date="2026-01-01T00:00:00Z">
        <w:r>
          <w:delText xml:space="preserve">with</w:delText>
        </w:r>
      </w:del>
      <w:del w:id="264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different elements.</w:delText>
        </w:r>
      </w:del>
      <w:del w:id="2651" w:author="PR Preview" w:date="2026-01-01T00:00:00Z">
        <w:r>
          <w:delText xml:space="preserve"> </w:delText>
        </w:r>
      </w:del>
      <w:del w:id="2652" w:author="PR Preview" w:date="2026-01-01T00:00:00Z">
        <w:r>
          <w:delText xml:space="preserve">Let</w:delText>
        </w:r>
      </w:del>
      <w:del w:id="2653" w:author="PR Preview" w:date="2026-01-01T00:00:00Z">
        <w:r>
          <w:delText xml:space="preserve"> </w:delText>
        </w:r>
      </w:del>
      <m:oMath>
        <m:r>
          <m:t>f</m:t>
        </m:r>
      </m:oMath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be a</w:delText>
        </w:r>
      </w:del>
      <w:del w:id="2656" w:author="PR Preview" w:date="2026-01-01T00:00:00Z">
        <w:r>
          <w:delText xml:space="preserve"> </w:delText>
        </w:r>
      </w:del>
      <w:hyperlink r:id="rId53">
        <w:del w:id="265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that gives a number</w:delText>
        </w:r>
      </w:del>
      <w:del w:id="26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661" w:author="PR Preview" w:date="2026-01-01T00:00:00Z">
        <w:r>
          <w:delText xml:space="preserve"> </w:delText>
        </w:r>
      </w:del>
      <w:del w:id="2662" w:author="PR Preview" w:date="2026-01-01T00:00:00Z">
        <w:r>
          <w:delText xml:space="preserve">for each element</w:delText>
        </w:r>
      </w:del>
      <w:del w:id="2663" w:author="PR Preview" w:date="2026-01-01T00:00:00Z">
        <w:r>
          <w:delText xml:space="preserve"> </w:delText>
        </w:r>
      </w:del>
      <m:oMath>
        <m:r>
          <m:t>x</m:t>
        </m:r>
      </m:oMath>
      <w:del w:id="2664" w:author="PR Preview" w:date="2026-01-01T00:00:00Z">
        <w:r>
          <w:delText xml:space="preserve"> </w:delText>
        </w:r>
      </w:del>
      <w:del w:id="2665" w:author="PR Preview" w:date="2026-01-01T00:00:00Z">
        <w:r>
          <w:delText xml:space="preserve">of</w:delText>
        </w:r>
      </w:del>
      <w:del w:id="2666" w:author="PR Preview" w:date="2026-01-01T00:00:00Z">
        <w:r>
          <w:delText xml:space="preserve"> </w:delText>
        </w:r>
      </w:del>
      <m:oMath>
        <m:r>
          <m:t>A</m:t>
        </m:r>
      </m:oMath>
      <w:del w:id="2667" w:author="PR Preview" w:date="2026-01-01T00:00:00Z">
        <w:r>
          <w:delText xml:space="preserve">.</w:delText>
        </w:r>
      </w:del>
      <w:del w:id="2668" w:author="PR Preview" w:date="2026-01-01T00:00:00Z">
        <w:r>
          <w:delText xml:space="preserve"> </w:delText>
        </w:r>
      </w:del>
      <w:del w:id="2669" w:author="PR Preview" w:date="2026-01-01T00:00:00Z">
        <w:r>
          <w:delText xml:space="preserve">The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rPr>
            <w:b/>
            <w:bCs/>
          </w:rPr>
          <w:delText xml:space="preserve">sum of</w:delText>
        </w:r>
      </w:del>
      <w:del w:id="2672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2673" w:author="PR Preview" w:date="2026-01-01T00:00:00Z">
        <w:r>
          <w:rPr>
            <w:b/>
            <w:bCs/>
          </w:rPr>
          <w:delText xml:space="preserve"> </w:delText>
        </w:r>
      </w:del>
      <w:del w:id="2674" w:author="PR Preview" w:date="2026-01-01T00:00:00Z">
        <w:r>
          <w:rPr>
            <w:b/>
            <w:bCs/>
          </w:rPr>
          <w:delText xml:space="preserve">over</w:delText>
        </w:r>
      </w:del>
      <w:del w:id="2675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is</w:delText>
        </w:r>
      </w:del>
    </w:p>
    <w:p>
      <w:pPr>
        <w:pStyle w:val="FirstParagraph"/>
      </w:pPr>
      <w:ins w:id="2678" w:author="PR Preview" w:date="2026-01-01T00:00:00Z">
        <w:r>
          <w:rPr>
            <w:b/>
            <w:bCs/>
          </w:rPr>
          <w:t xml:space="preserve">Definition 40 (Sum over a finite set)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Let</w:t>
        </w:r>
      </w:ins>
      <w:ins w:id="26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be a</w:t>
        </w:r>
      </w:ins>
      <w:ins w:id="2684" w:author="PR Preview" w:date="2026-01-01T00:00:00Z">
        <w:r>
          <w:t xml:space="preserve"> </w:t>
        </w:r>
      </w:ins>
      <w:hyperlink r:id="rId149">
        <w:ins w:id="2685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2686" w:author="PR Preview" w:date="2026-01-01T00:00:00Z">
        <w:r>
          <w:t xml:space="preserve"> </w:t>
        </w:r>
      </w:ins>
      <w:hyperlink r:id="rId150">
        <w:ins w:id="2687" w:author="PR Preview" w:date="2026-01-01T00:00:00Z">
          <w:r>
            <w:rPr>
              <w:rStyle w:val="Hyperlink"/>
            </w:rPr>
            <w:t xml:space="preserve">set</w:t>
          </w:r>
        </w:ins>
      </w:hyperlink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with</w:t>
        </w:r>
      </w:ins>
      <w:ins w:id="26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different elements.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Let</w:t>
        </w:r>
      </w:ins>
      <w:ins w:id="2695" w:author="PR Preview" w:date="2026-01-01T00:00:00Z">
        <w:r>
          <w:t xml:space="preserve"> </w:t>
        </w:r>
      </w:ins>
      <m:oMath>
        <m:r>
          <m:t>f</m:t>
        </m:r>
      </m:oMath>
      <w:ins w:id="2696" w:author="PR Preview" w:date="2026-01-01T00:00:00Z">
        <w:r>
          <w:t xml:space="preserve"> </w:t>
        </w:r>
      </w:ins>
      <w:ins w:id="2697" w:author="PR Preview" w:date="2026-01-01T00:00:00Z">
        <w:r>
          <w:t xml:space="preserve">be a</w:t>
        </w:r>
      </w:ins>
      <w:ins w:id="2698" w:author="PR Preview" w:date="2026-01-01T00:00:00Z">
        <w:r>
          <w:t xml:space="preserve"> </w:t>
        </w:r>
      </w:ins>
      <w:hyperlink r:id="rId53">
        <w:ins w:id="269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that gives a number</w:t>
        </w:r>
      </w:ins>
      <w:ins w:id="27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for each element</w:t>
        </w:r>
      </w:ins>
      <w:ins w:id="2705" w:author="PR Preview" w:date="2026-01-01T00:00:00Z">
        <w:r>
          <w:t xml:space="preserve"> </w:t>
        </w:r>
      </w:ins>
      <m:oMath>
        <m:r>
          <m:t>x</m:t>
        </m:r>
      </m:oMath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of</w:t>
        </w:r>
      </w:ins>
      <w:ins w:id="2708" w:author="PR Preview" w:date="2026-01-01T00:00:00Z">
        <w:r>
          <w:t xml:space="preserve"> </w:t>
        </w:r>
      </w:ins>
      <m:oMath>
        <m:r>
          <m:t>A</m:t>
        </m:r>
      </m:oMath>
      <w:ins w:id="2709" w:author="PR Preview" w:date="2026-01-01T00:00:00Z">
        <w:r>
          <w:t xml:space="preserve">.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The</w:t>
        </w:r>
      </w:ins>
      <w:ins w:id="2712" w:author="PR Preview" w:date="2026-01-01T00:00:00Z">
        <w:r>
          <w:t xml:space="preserve"> </w:t>
        </w:r>
      </w:ins>
      <w:ins w:id="2713" w:author="PR Preview" w:date="2026-01-01T00:00:00Z">
        <w:r>
          <w:rPr>
            <w:b/>
            <w:bCs/>
          </w:rPr>
          <w:t xml:space="preserve">sum of</w:t>
        </w:r>
      </w:ins>
      <w:ins w:id="271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2715" w:author="PR Preview" w:date="2026-01-01T00:00:00Z">
        <w:r>
          <w:rPr>
            <w:b/>
            <w:bCs/>
          </w:rPr>
          <w:t xml:space="preserve"> </w:t>
        </w:r>
      </w:ins>
      <w:ins w:id="2716" w:author="PR Preview" w:date="2026-01-01T00:00:00Z">
        <w:r>
          <w:rPr>
            <w:b/>
            <w:bCs/>
          </w:rPr>
          <w:t xml:space="preserve">over</w:t>
        </w:r>
      </w:ins>
      <w:ins w:id="2717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del w:id="2720" w:author="PR Preview" w:date="2026-01-01T00:00:00Z">
        <w:r>
          <w:delText xml:space="preserve">When</w:delText>
        </w:r>
      </w:del>
      <w:del w:id="27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722" w:author="PR Preview" w:date="2026-01-01T00:00:00Z">
        <w:r>
          <w:delText xml:space="preserve">,</w:delText>
        </w:r>
      </w:del>
      <w:del w:id="2723" w:author="PR Preview" w:date="2026-01-01T00:00:00Z">
        <w:r>
          <w:delText xml:space="preserve"> </w:delText>
        </w:r>
      </w:del>
      <w:del w:id="2724" w:author="PR Preview" w:date="2026-01-01T00:00:00Z">
        <w:r>
          <w:delText xml:space="preserve">this sum is the same as</w:delText>
        </w:r>
      </w:del>
      <w:del w:id="272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delText xml:space="preserve">from</w:delText>
        </w:r>
      </w:del>
      <w:del w:id="2728" w:author="PR Preview" w:date="2026-01-01T00:00:00Z">
        <w:r>
          <w:delText xml:space="preserve"> </w:delText>
        </w:r>
      </w:del>
      <w:hyperlink w:anchor="def-summation">
        <w:del w:id="2729" w:author="PR Preview" w:date="2026-01-01T00:00:00Z">
          <w:r>
            <w:rPr>
              <w:rStyle w:val="Hyperlink"/>
            </w:rPr>
            <w:delText xml:space="preserve">Definition 36</w:delText>
          </w:r>
        </w:del>
      </w:hyperlink>
      <w:del w:id="2730" w:author="PR Preview" w:date="2026-01-01T00:00:00Z">
        <w:r>
          <w:delText xml:space="preserve">.</w:delText>
        </w:r>
      </w:del>
    </w:p>
    <w:p>
      <w:pPr>
        <w:pStyle w:val="BodyText"/>
      </w:pPr>
      <w:ins w:id="2731" w:author="PR Preview" w:date="2026-01-01T00:00:00Z">
        <w:r>
          <w:t xml:space="preserve">When</w:t>
        </w:r>
      </w:ins>
      <w:ins w:id="273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733" w:author="PR Preview" w:date="2026-01-01T00:00:00Z">
        <w:r>
          <w:t xml:space="preserve">,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this sum is the same as</w:t>
        </w:r>
      </w:ins>
      <w:ins w:id="273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from</w:t>
        </w:r>
      </w:ins>
      <w:ins w:id="2739" w:author="PR Preview" w:date="2026-01-01T00:00:00Z">
        <w:r>
          <w:t xml:space="preserve"> </w:t>
        </w:r>
      </w:ins>
      <w:hyperlink w:anchor="def-summation">
        <w:ins w:id="2740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2741" w:author="PR Preview" w:date="2026-01-01T00:00:00Z">
        <w:r>
          <w:t xml:space="preserve">.</w:t>
        </w:r>
      </w:ins>
    </w:p>
    <w:bookmarkEnd w:id="152"/>
    <w:bookmarkStart w:id="155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5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5"/>
    <w:bookmarkStart w:id="156" w:name="exm-sum-over-empty-set"/>
    <w:p>
      <w:pPr>
        <w:pStyle w:val="BodyText"/>
      </w:pPr>
      <w:del w:id="2742" w:author="PR Preview" w:date="2026-01-01T00:00:00Z">
        <w:r>
          <w:rPr>
            <w:b/>
            <w:bCs/>
          </w:rPr>
          <w:delText xml:space="preserve">Example 27 (A sum over the empty set)</w:delText>
        </w:r>
      </w:del>
      <w:del w:id="2743" w:author="PR Preview" w:date="2026-01-01T00:00:00Z">
        <w:r>
          <w:delText xml:space="preserve"> </w:delText>
        </w:r>
      </w:del>
      <w:del w:id="2744" w:author="PR Preview" w:date="2026-01-01T00:00:00Z">
        <w:r>
          <w:delText xml:space="preserve">For example,</w:delText>
        </w:r>
      </w:del>
      <w:del w:id="274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del w:id="2746" w:author="PR Preview" w:date="2026-01-01T00:00:00Z">
        <w:r>
          <w:delText xml:space="preserve">.</w:delText>
        </w:r>
      </w:del>
    </w:p>
    <w:p>
      <w:pPr>
        <w:pStyle w:val="Heading2"/>
      </w:pPr>
      <w:del w:id="2747" w:author="PR Preview" w:date="2026-01-01T00:00:00Z">
        <w:r>
          <w:delText xml:space="preserve">13 Quotients</w:delText>
        </w:r>
      </w:del>
    </w:p>
    <w:p>
      <w:pPr>
        <w:pStyle w:val="FirstParagraph"/>
      </w:pPr>
      <w:del w:id="2748" w:author="PR Preview" w:date="2026-01-01T00:00:00Z">
        <w:r>
          <w:rPr>
            <w:b/>
            <w:bCs/>
          </w:rPr>
          <w:delText xml:space="preserve">Definition 40 (Quotient)</w:delText>
        </w:r>
      </w:del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For real numbers</w:delText>
        </w:r>
      </w:del>
      <w:del w:id="2751" w:author="PR Preview" w:date="2026-01-01T00:00:00Z">
        <w:r>
          <w:delText xml:space="preserve"> </w:delText>
        </w:r>
      </w:del>
      <m:oMath>
        <m:r>
          <m:t>a</m:t>
        </m:r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and</w:delText>
        </w:r>
      </w:del>
      <w:del w:id="2754" w:author="PR Preview" w:date="2026-01-01T00:00:00Z">
        <w:r>
          <w:delText xml:space="preserve"> </w:delText>
        </w:r>
      </w:del>
      <m:oMath>
        <m:r>
          <m:t>b</m:t>
        </m:r>
      </m:oMath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with</w:delText>
        </w:r>
      </w:del>
      <w:del w:id="275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2758" w:author="PR Preview" w:date="2026-01-01T00:00:00Z">
        <w:r>
          <w:delText xml:space="preserve">,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the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rPr>
            <w:b/>
            <w:bCs/>
          </w:rPr>
          <w:delText xml:space="preserve">quotient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of</w:delText>
        </w:r>
      </w:del>
      <w:del w:id="2765" w:author="PR Preview" w:date="2026-01-01T00:00:00Z">
        <w:r>
          <w:delText xml:space="preserve"> </w:delText>
        </w:r>
      </w:del>
      <m:oMath>
        <m:r>
          <m:t>a</m:t>
        </m:r>
      </m:oMath>
      <w:del w:id="2766" w:author="PR Preview" w:date="2026-01-01T00:00:00Z">
        <w:r>
          <w:delText xml:space="preserve"> </w:delText>
        </w:r>
      </w:del>
      <w:del w:id="2767" w:author="PR Preview" w:date="2026-01-01T00:00:00Z">
        <w:r>
          <w:delText xml:space="preserve">by</w:delText>
        </w:r>
      </w:del>
      <w:del w:id="2768" w:author="PR Preview" w:date="2026-01-01T00:00:00Z">
        <w:r>
          <w:delText xml:space="preserve"> </w:delText>
        </w:r>
      </w:del>
      <m:oMath>
        <m:r>
          <m:t>b</m:t>
        </m:r>
      </m:oMath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is the result of dividing</w:delText>
        </w:r>
      </w:del>
      <w:del w:id="2771" w:author="PR Preview" w:date="2026-01-01T00:00:00Z">
        <w:r>
          <w:delText xml:space="preserve"> </w:delText>
        </w:r>
      </w:del>
      <m:oMath>
        <m:r>
          <m:t>a</m:t>
        </m:r>
      </m:oMath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by</w:delText>
        </w:r>
      </w:del>
      <w:del w:id="2774" w:author="PR Preview" w:date="2026-01-01T00:00:00Z">
        <w:r>
          <w:delText xml:space="preserve"> </w:delText>
        </w:r>
      </w:del>
      <m:oMath>
        <m:r>
          <m:t>b</m:t>
        </m:r>
      </m:oMath>
      <w:del w:id="277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2776" w:author="PR Preview" w:date="2026-01-01T00:00:00Z">
        <w:r>
          <w:rPr>
            <w:b/>
            <w:bCs/>
          </w:rPr>
          <w:delText xml:space="preserve">Definition 41 (Fraction)</w:delText>
        </w:r>
      </w:del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A quotient</w:delText>
        </w:r>
      </w:del>
      <w:del w:id="277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(</w:delText>
        </w:r>
      </w:del>
      <w:hyperlink w:anchor="def-quotient">
        <w:del w:id="2782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783" w:author="PR Preview" w:date="2026-01-01T00:00:00Z">
        <w:r>
          <w:delText xml:space="preserve">) is also called a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rPr>
            <w:b/>
            <w:bCs/>
          </w:rPr>
          <w:delText xml:space="preserve">fraction</w:delText>
        </w:r>
      </w:del>
      <w:del w:id="2786" w:author="PR Preview" w:date="2026-01-01T00:00:00Z">
        <w:r>
          <w:delText xml:space="preserve">.</w:delText>
        </w:r>
      </w:del>
    </w:p>
    <w:p>
      <w:pPr>
        <w:pStyle w:val="BodyText"/>
      </w:pPr>
      <w:del w:id="2787" w:author="PR Preview" w:date="2026-01-01T00:00:00Z">
        <w:r>
          <w:rPr>
            <w:b/>
            <w:bCs/>
          </w:rPr>
          <w:delText xml:space="preserve">Definition 42 (Numerator)</w:delText>
        </w:r>
      </w:del>
      <w:del w:id="2788" w:author="PR Preview" w:date="2026-01-01T00:00:00Z">
        <w:r>
          <w:delText xml:space="preserve"> </w:delText>
        </w:r>
      </w:del>
      <w:del w:id="2789" w:author="PR Preview" w:date="2026-01-01T00:00:00Z">
        <w:r>
          <w:delText xml:space="preserve">In a fraction</w:delText>
        </w:r>
      </w:del>
      <w:del w:id="27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(</w:delText>
        </w:r>
      </w:del>
      <w:hyperlink w:anchor="def-fraction">
        <w:del w:id="2793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2794" w:author="PR Preview" w:date="2026-01-01T00:00:00Z">
        <w:r>
          <w:delText xml:space="preserve">),</w:delText>
        </w:r>
      </w:del>
      <w:del w:id="2795" w:author="PR Preview" w:date="2026-01-01T00:00:00Z">
        <w:r>
          <w:delText xml:space="preserve"> </w:delText>
        </w:r>
      </w:del>
      <m:oMath>
        <m:r>
          <m:t>a</m:t>
        </m:r>
      </m:oMath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is its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rPr>
            <w:b/>
            <w:bCs/>
          </w:rPr>
          <w:delText xml:space="preserve">numerator</w:delText>
        </w:r>
      </w:del>
      <w:del w:id="2800" w:author="PR Preview" w:date="2026-01-01T00:00:00Z">
        <w:r>
          <w:delText xml:space="preserve">.</w:delText>
        </w:r>
      </w:del>
    </w:p>
    <w:p>
      <w:pPr>
        <w:pStyle w:val="BodyText"/>
      </w:pPr>
      <w:del w:id="2801" w:author="PR Preview" w:date="2026-01-01T00:00:00Z">
        <w:r>
          <w:rPr>
            <w:b/>
            <w:bCs/>
          </w:rPr>
          <w:delText xml:space="preserve">Definition 43 (Denominator)</w:delText>
        </w:r>
      </w:del>
      <w:del w:id="2802" w:author="PR Preview" w:date="2026-01-01T00:00:00Z">
        <w:r>
          <w:delText xml:space="preserve"> </w:delText>
        </w:r>
      </w:del>
      <w:del w:id="2803" w:author="PR Preview" w:date="2026-01-01T00:00:00Z">
        <w:r>
          <w:delText xml:space="preserve">In a fraction</w:delText>
        </w:r>
      </w:del>
      <w:del w:id="28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(</w:delText>
        </w:r>
      </w:del>
      <w:hyperlink w:anchor="def-fraction">
        <w:del w:id="2807" w:author="PR Preview" w:date="2026-01-01T00:00:00Z">
          <w:r>
            <w:rPr>
              <w:rStyle w:val="Hyperlink"/>
            </w:rPr>
            <w:delText xml:space="preserve">Definition 41</w:delText>
          </w:r>
        </w:del>
      </w:hyperlink>
      <w:del w:id="2808" w:author="PR Preview" w:date="2026-01-01T00:00:00Z">
        <w:r>
          <w:delText xml:space="preserve">),</w:delText>
        </w:r>
      </w:del>
      <w:del w:id="2809" w:author="PR Preview" w:date="2026-01-01T00:00:00Z">
        <w:r>
          <w:delText xml:space="preserve"> </w:delText>
        </w:r>
      </w:del>
      <m:oMath>
        <m:r>
          <m:t>b</m:t>
        </m:r>
      </m:oMath>
      <w:del w:id="2810" w:author="PR Preview" w:date="2026-01-01T00:00:00Z">
        <w:r>
          <w:delText xml:space="preserve"> </w:delText>
        </w:r>
      </w:del>
      <w:del w:id="2811" w:author="PR Preview" w:date="2026-01-01T00:00:00Z">
        <w:r>
          <w:delText xml:space="preserve">is its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rPr>
            <w:b/>
            <w:bCs/>
          </w:rPr>
          <w:delText xml:space="preserve">denominator</w:delText>
        </w:r>
      </w:del>
      <w:del w:id="2814" w:author="PR Preview" w:date="2026-01-01T00:00:00Z">
        <w:r>
          <w:delText xml:space="preserve">.</w:delText>
        </w:r>
      </w:del>
    </w:p>
    <w:p>
      <w:pPr>
        <w:pStyle w:val="BodyText"/>
      </w:pPr>
      <w:del w:id="2815" w:author="PR Preview" w:date="2026-01-01T00:00:00Z">
        <w:r>
          <w:rPr>
            <w:b/>
            <w:bCs/>
          </w:rPr>
          <w:delText xml:space="preserve">Example 28 (Numerator and denominator of a fraction)</w:delText>
        </w:r>
      </w:del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The fraction</w:delText>
        </w:r>
      </w:del>
      <w:del w:id="281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has numerator</w:delText>
        </w:r>
      </w:del>
      <w:del w:id="2821" w:author="PR Preview" w:date="2026-01-01T00:00:00Z">
        <w:r>
          <w:delText xml:space="preserve"> </w:delText>
        </w:r>
      </w:del>
      <m:oMath>
        <m:r>
          <m:t>6</m:t>
        </m:r>
      </m:oMath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and denominator</w:delText>
        </w:r>
      </w:del>
      <w:del w:id="2824" w:author="PR Preview" w:date="2026-01-01T00:00:00Z">
        <w:r>
          <w:delText xml:space="preserve"> </w:delText>
        </w:r>
      </w:del>
      <m:oMath>
        <m:r>
          <m:t>4</m:t>
        </m:r>
      </m:oMath>
      <w:del w:id="2825" w:author="PR Preview" w:date="2026-01-01T00:00:00Z">
        <w:r>
          <w:delText xml:space="preserve">.</w:delText>
        </w:r>
      </w:del>
    </w:p>
    <w:p>
      <w:pPr>
        <w:pStyle w:val="BodyText"/>
      </w:pPr>
      <w:del w:id="2826" w:author="PR Preview" w:date="2026-01-01T00:00:00Z">
        <w:r>
          <w:rPr>
            <w:b/>
            <w:bCs/>
          </w:rPr>
          <w:delText xml:space="preserve">Example 29 (A quotient)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The quotient of</w:delText>
        </w:r>
      </w:del>
      <w:del w:id="2829" w:author="PR Preview" w:date="2026-01-01T00:00:00Z">
        <w:r>
          <w:delText xml:space="preserve"> </w:delText>
        </w:r>
      </w:del>
      <m:oMath>
        <m:r>
          <m:t>6</m:t>
        </m:r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by</w:delText>
        </w:r>
      </w:del>
      <w:del w:id="2832" w:author="PR Preview" w:date="2026-01-01T00:00:00Z">
        <w:r>
          <w:delText xml:space="preserve"> </w:delText>
        </w:r>
      </w:del>
      <m:oMath>
        <m:r>
          <m:t>4</m:t>
        </m:r>
      </m:oMath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is</w:delText>
        </w:r>
      </w:del>
      <w:del w:id="28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2836" w:author="PR Preview" w:date="2026-01-01T00:00:00Z">
        <w:r>
          <w:delText xml:space="preserve">.</w:delText>
        </w:r>
      </w:del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The quotient of</w:delText>
        </w:r>
      </w:del>
      <w:del w:id="2839" w:author="PR Preview" w:date="2026-01-01T00:00:00Z">
        <w:r>
          <w:delText xml:space="preserve"> </w:delText>
        </w:r>
      </w:del>
      <m:oMath>
        <m:r>
          <m:t>6</m:t>
        </m:r>
      </m:oMath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by</w:delText>
        </w:r>
      </w:del>
      <w:del w:id="2842" w:author="PR Preview" w:date="2026-01-01T00:00:00Z">
        <w:r>
          <w:delText xml:space="preserve"> </w:delText>
        </w:r>
      </w:del>
      <m:oMath>
        <m:r>
          <m:t>0</m:t>
        </m:r>
      </m:oMath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is undefined,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because</w:delText>
        </w:r>
      </w:del>
      <w:del w:id="2847" w:author="PR Preview" w:date="2026-01-01T00:00:00Z">
        <w:r>
          <w:delText xml:space="preserve"> </w:delText>
        </w:r>
      </w:del>
      <w:hyperlink w:anchor="def-quotient">
        <w:del w:id="2848" w:author="PR Preview" w:date="2026-01-01T00:00:00Z">
          <w:r>
            <w:rPr>
              <w:rStyle w:val="Hyperlink"/>
            </w:rPr>
            <w:delText xml:space="preserve">Definition 40</w:delText>
          </w:r>
        </w:del>
      </w:hyperlink>
      <w:del w:id="2849" w:author="PR Preview" w:date="2026-01-01T00:00:00Z">
        <w:r>
          <w:delText xml:space="preserve"> </w:delText>
        </w:r>
      </w:del>
      <w:del w:id="2850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2851" w:author="PR Preview" w:date="2026-01-01T00:00:00Z">
        <w:r>
          <w:rPr>
            <w:b/>
            <w:bCs/>
          </w:rPr>
          <w:delText xml:space="preserve">Definition 44 (Follow-up)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In a study that observes participants over time,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a participant’s</w:delText>
        </w:r>
      </w:del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rPr>
            <w:b/>
            <w:bCs/>
          </w:rPr>
          <w:delText xml:space="preserve">follow-up</w:delText>
        </w:r>
      </w:del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is the length of time the study observes that participant.</w:delText>
        </w:r>
      </w:del>
    </w:p>
    <w:p>
      <w:pPr>
        <w:pStyle w:val="BodyText"/>
      </w:pPr>
      <w:del w:id="2860" w:author="PR Preview" w:date="2026-01-01T00:00:00Z">
        <w:r>
          <w:rPr>
            <w:b/>
            <w:bCs/>
          </w:rPr>
          <w:delText xml:space="preserve">Definition 45 (Person-years)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In a study that observes participants over time,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the study’s</w:delText>
        </w:r>
      </w:del>
      <w:del w:id="2865" w:author="PR Preview" w:date="2026-01-01T00:00:00Z">
        <w:r>
          <w:delText xml:space="preserve"> </w:delText>
        </w:r>
      </w:del>
      <w:del w:id="2866" w:author="PR Preview" w:date="2026-01-01T00:00:00Z">
        <w:r>
          <w:rPr>
            <w:b/>
            <w:bCs/>
          </w:rPr>
          <w:delText xml:space="preserve">person-years</w:delText>
        </w:r>
      </w:del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are the sum of the follow-up times (</w:delText>
        </w:r>
      </w:del>
      <w:hyperlink w:anchor="def-follow-up">
        <w:del w:id="2869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2870" w:author="PR Preview" w:date="2026-01-01T00:00:00Z">
        <w:r>
          <w:delText xml:space="preserve">) of all participants,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measured in years.</w:delText>
        </w:r>
      </w:del>
    </w:p>
    <w:p>
      <w:pPr>
        <w:pStyle w:val="BodyText"/>
      </w:pPr>
      <w:del w:id="2873" w:author="PR Preview" w:date="2026-01-01T00:00:00Z">
        <w:r>
          <w:rPr>
            <w:b/>
            <w:bCs/>
          </w:rPr>
          <w:delText xml:space="preserve">Example 30 (Counting person-years)</w:delText>
        </w:r>
      </w:del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If</w:delText>
        </w:r>
      </w:del>
      <w:del w:id="2876" w:author="PR Preview" w:date="2026-01-01T00:00:00Z">
        <w:r>
          <w:delText xml:space="preserve"> </w:delText>
        </w:r>
      </w:del>
      <m:oMath>
        <m:r>
          <m:t>10</m:t>
        </m:r>
      </m:oMath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people are each followed for</w:delText>
        </w:r>
      </w:del>
      <w:del w:id="2879" w:author="PR Preview" w:date="2026-01-01T00:00:00Z">
        <w:r>
          <w:delText xml:space="preserve"> </w:delText>
        </w:r>
      </w:del>
      <m:oMath>
        <m:r>
          <m:t>2</m:t>
        </m:r>
      </m:oMath>
      <w:del w:id="2880" w:author="PR Preview" w:date="2026-01-01T00:00:00Z">
        <w:r>
          <w:delText xml:space="preserve"> </w:delText>
        </w:r>
      </w:del>
      <w:del w:id="2881" w:author="PR Preview" w:date="2026-01-01T00:00:00Z">
        <w:r>
          <w:delText xml:space="preserve">years,</w:delText>
        </w:r>
      </w:del>
      <w:del w:id="2882" w:author="PR Preview" w:date="2026-01-01T00:00:00Z">
        <w:r>
          <w:delText xml:space="preserve"> </w:delText>
        </w:r>
      </w:del>
      <w:del w:id="2883" w:author="PR Preview" w:date="2026-01-01T00:00:00Z">
        <w:r>
          <w:delText xml:space="preserve">the study has</w:delText>
        </w:r>
      </w:del>
      <w:del w:id="288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person-years.</w:delText>
        </w:r>
      </w:del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If one person is followed for</w:delText>
        </w:r>
      </w:del>
      <w:del w:id="2889" w:author="PR Preview" w:date="2026-01-01T00:00:00Z">
        <w:r>
          <w:delText xml:space="preserve"> </w:delText>
        </w:r>
      </w:del>
      <m:oMath>
        <m:r>
          <m:t>3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years and another for</w:delText>
        </w:r>
      </w:del>
      <w:del w:id="289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year,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the study has</w:delText>
        </w:r>
      </w:del>
      <w:del w:id="289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del w:id="2898" w:author="PR Preview" w:date="2026-01-01T00:00:00Z">
        <w:r>
          <w:delText xml:space="preserve"> </w:delText>
        </w:r>
      </w:del>
      <w:del w:id="2899" w:author="PR Preview" w:date="2026-01-01T00:00:00Z">
        <w:r>
          <w:delText xml:space="preserve">person-years.</w:delText>
        </w:r>
      </w:del>
    </w:p>
    <w:p>
      <w:pPr>
        <w:pStyle w:val="BodyText"/>
      </w:pPr>
      <w:del w:id="2900" w:author="PR Preview" w:date="2026-01-01T00:00:00Z">
        <w:r>
          <w:rPr>
            <w:b/>
            <w:bCs/>
          </w:rPr>
          <w:delText xml:space="preserve">Definition 46 (Rate)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A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rPr>
            <w:b/>
            <w:bCs/>
          </w:rPr>
          <w:delText xml:space="preserve">rate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is a quotient of two quantities,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usually with a denominator that measures time,</w:delText>
        </w:r>
      </w:del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such as weeks or person-years of follow-up (</w:delText>
        </w:r>
      </w:del>
      <w:hyperlink w:anchor="def-person-years">
        <w:del w:id="2911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2912" w:author="PR Preview" w:date="2026-01-01T00:00:00Z">
        <w:r>
          <w:delText xml:space="preserve">).</w:delText>
        </w:r>
      </w:del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For example,</w:delText>
        </w:r>
      </w:del>
      <w:del w:id="2915" w:author="PR Preview" w:date="2026-01-01T00:00:00Z">
        <w:r>
          <w:delText xml:space="preserve"> </w:delText>
        </w:r>
      </w:del>
      <m:oMath>
        <m:r>
          <m:t>12</m:t>
        </m:r>
      </m:oMath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new cases in</w:delText>
        </w:r>
      </w:del>
      <w:del w:id="2918" w:author="PR Preview" w:date="2026-01-01T00:00:00Z">
        <w:r>
          <w:delText xml:space="preserve"> </w:delText>
        </w:r>
      </w:del>
      <m:oMath>
        <m:r>
          <m:t>4</m:t>
        </m:r>
      </m:oMath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weeks</w:delText>
        </w:r>
      </w:del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is a rate of</w:delText>
        </w:r>
      </w:del>
      <w:del w:id="29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new cases per week,</w:delText>
        </w:r>
      </w:del>
      <w:del w:id="2926" w:author="PR Preview" w:date="2026-01-01T00:00:00Z">
        <w:r>
          <w:delText xml:space="preserve"> </w:delText>
        </w:r>
      </w:del>
      <w:del w:id="2927" w:author="PR Preview" w:date="2026-01-01T00:00:00Z">
        <w:r>
          <w:delText xml:space="preserve">and</w:delText>
        </w:r>
      </w:del>
      <w:del w:id="2928" w:author="PR Preview" w:date="2026-01-01T00:00:00Z">
        <w:r>
          <w:delText xml:space="preserve"> </w:delText>
        </w:r>
      </w:del>
      <m:oMath>
        <m:r>
          <m:t>30</m:t>
        </m:r>
      </m:oMath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cases over</w:delText>
        </w:r>
      </w:del>
      <w:del w:id="2931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2932" w:author="PR Preview" w:date="2026-01-01T00:00:00Z">
        <w:r>
          <w:delText xml:space="preserve"> </w:delText>
        </w:r>
      </w:del>
      <w:del w:id="2933" w:author="PR Preview" w:date="2026-01-01T00:00:00Z">
        <w:r>
          <w:delText xml:space="preserve">person-years of follow-up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is a rate of</w:delText>
        </w:r>
      </w:del>
      <w:del w:id="293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cases per person-year.</w:delText>
        </w:r>
      </w:del>
    </w:p>
    <w:p>
      <w:pPr>
        <w:pStyle w:val="BodyText"/>
      </w:pPr>
      <w:ins w:id="2939" w:author="PR Preview" w:date="2026-01-01T00:00:00Z">
        <w:r>
          <w:rPr>
            <w:b/>
            <w:bCs/>
          </w:rPr>
          <w:t xml:space="preserve">Example 28 (A sum over the empty set)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For example,</w:t>
        </w:r>
      </w:ins>
      <w:ins w:id="294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ins w:id="2943" w:author="PR Preview" w:date="2026-01-01T00:00:00Z">
        <w:r>
          <w:t xml:space="preserve">.</w:t>
        </w:r>
      </w:ins>
    </w:p>
    <w:bookmarkEnd w:id="156"/>
    <w:bookmarkEnd w:id="157"/>
    <w:bookmarkStart w:id="180" w:name="quotients"/>
    <w:p>
      <w:pPr>
        <w:pStyle w:val="Heading2"/>
      </w:pPr>
      <w:ins w:id="2944" w:author="PR Preview" w:date="2026-01-01T00:00:00Z">
        <w:r>
          <w:t xml:space="preserve">14 Quotients</w:t>
        </w:r>
      </w:ins>
    </w:p>
    <w:bookmarkStart w:id="158" w:name="def-quotient"/>
    <w:p>
      <w:pPr>
        <w:pStyle w:val="FirstParagraph"/>
      </w:pPr>
      <w:ins w:id="2945" w:author="PR Preview" w:date="2026-01-01T00:00:00Z">
        <w:r>
          <w:rPr>
            <w:b/>
            <w:bCs/>
          </w:rPr>
          <w:t xml:space="preserve">Definition 41 (Quotient)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For real numbers</w:t>
        </w:r>
      </w:ins>
      <w:ins w:id="2948" w:author="PR Preview" w:date="2026-01-01T00:00:00Z">
        <w:r>
          <w:t xml:space="preserve"> </w:t>
        </w:r>
      </w:ins>
      <m:oMath>
        <m:r>
          <m:t>a</m:t>
        </m:r>
      </m:oMath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and</w:t>
        </w:r>
      </w:ins>
      <w:ins w:id="2951" w:author="PR Preview" w:date="2026-01-01T00:00:00Z">
        <w:r>
          <w:t xml:space="preserve"> </w:t>
        </w:r>
      </w:ins>
      <m:oMath>
        <m:r>
          <m:t>b</m:t>
        </m:r>
      </m:oMath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with</w:t>
        </w:r>
      </w:ins>
      <w:ins w:id="295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2955" w:author="PR Preview" w:date="2026-01-01T00:00:00Z">
        <w:r>
          <w:t xml:space="preserve">,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the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rPr>
            <w:b/>
            <w:bCs/>
          </w:rPr>
          <w:t xml:space="preserve">quotient</w:t>
        </w:r>
      </w:ins>
      <w:ins w:id="2960" w:author="PR Preview" w:date="2026-01-01T00:00:00Z">
        <w:r>
          <w:t xml:space="preserve"> </w:t>
        </w:r>
      </w:ins>
      <w:ins w:id="2961" w:author="PR Preview" w:date="2026-01-01T00:00:00Z">
        <w:r>
          <w:t xml:space="preserve">of</w:t>
        </w:r>
      </w:ins>
      <w:ins w:id="2962" w:author="PR Preview" w:date="2026-01-01T00:00:00Z">
        <w:r>
          <w:t xml:space="preserve"> </w:t>
        </w:r>
      </w:ins>
      <m:oMath>
        <m:r>
          <m:t>a</m:t>
        </m:r>
      </m:oMath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by</w:t>
        </w:r>
      </w:ins>
      <w:ins w:id="2965" w:author="PR Preview" w:date="2026-01-01T00:00:00Z">
        <w:r>
          <w:t xml:space="preserve"> </w:t>
        </w:r>
      </w:ins>
      <m:oMath>
        <m:r>
          <m:t>b</m:t>
        </m:r>
      </m:oMath>
      <w:ins w:id="2966" w:author="PR Preview" w:date="2026-01-01T00:00:00Z">
        <w:r>
          <w:t xml:space="preserve"> </w:t>
        </w:r>
      </w:ins>
      <w:ins w:id="2967" w:author="PR Preview" w:date="2026-01-01T00:00:00Z">
        <w:r>
          <w:t xml:space="preserve">is the result of dividing</w:t>
        </w:r>
      </w:ins>
      <w:ins w:id="2968" w:author="PR Preview" w:date="2026-01-01T00:00:00Z">
        <w:r>
          <w:t xml:space="preserve"> </w:t>
        </w:r>
      </w:ins>
      <m:oMath>
        <m:r>
          <m:t>a</m:t>
        </m:r>
      </m:oMath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by</w:t>
        </w:r>
      </w:ins>
      <w:ins w:id="2971" w:author="PR Preview" w:date="2026-01-01T00:00:00Z">
        <w:r>
          <w:t xml:space="preserve"> </w:t>
        </w:r>
      </w:ins>
      <m:oMath>
        <m:r>
          <m:t>b</m:t>
        </m:r>
      </m:oMath>
      <w:ins w:id="29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8"/>
    <w:bookmarkStart w:id="159" w:name="def-fraction"/>
    <w:p>
      <w:pPr>
        <w:pStyle w:val="FirstParagraph"/>
      </w:pPr>
      <w:ins w:id="2973" w:author="PR Preview" w:date="2026-01-01T00:00:00Z">
        <w:r>
          <w:rPr>
            <w:b/>
            <w:bCs/>
          </w:rPr>
          <w:t xml:space="preserve">Definition 42 (Fraction)</w:t>
        </w:r>
      </w:ins>
      <w:ins w:id="2974" w:author="PR Preview" w:date="2026-01-01T00:00:00Z">
        <w:r>
          <w:t xml:space="preserve"> </w:t>
        </w:r>
      </w:ins>
      <w:ins w:id="2975" w:author="PR Preview" w:date="2026-01-01T00:00:00Z">
        <w:r>
          <w:t xml:space="preserve">A quotient</w:t>
        </w:r>
      </w:ins>
      <w:ins w:id="297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(</w:t>
        </w:r>
      </w:ins>
      <w:hyperlink w:anchor="def-quotient">
        <w:ins w:id="2979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2980" w:author="PR Preview" w:date="2026-01-01T00:00:00Z">
        <w:r>
          <w:t xml:space="preserve">) is also called a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rPr>
            <w:b/>
            <w:bCs/>
          </w:rPr>
          <w:t xml:space="preserve">fraction</w:t>
        </w:r>
      </w:ins>
      <w:ins w:id="2983" w:author="PR Preview" w:date="2026-01-01T00:00:00Z">
        <w:r>
          <w:t xml:space="preserve">.</w:t>
        </w:r>
      </w:ins>
    </w:p>
    <w:bookmarkEnd w:id="159"/>
    <w:bookmarkStart w:id="160" w:name="def-numerator"/>
    <w:p>
      <w:pPr>
        <w:pStyle w:val="BodyText"/>
      </w:pPr>
      <w:ins w:id="2984" w:author="PR Preview" w:date="2026-01-01T00:00:00Z">
        <w:r>
          <w:rPr>
            <w:b/>
            <w:bCs/>
          </w:rPr>
          <w:t xml:space="preserve">Definition 43 (Numerator)</w:t>
        </w:r>
      </w:ins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In a fraction</w:t>
        </w:r>
      </w:ins>
      <w:ins w:id="298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(</w:t>
        </w:r>
      </w:ins>
      <w:hyperlink w:anchor="def-fraction">
        <w:ins w:id="2990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2991" w:author="PR Preview" w:date="2026-01-01T00:00:00Z">
        <w:r>
          <w:t xml:space="preserve">),</w:t>
        </w:r>
      </w:ins>
      <w:ins w:id="2992" w:author="PR Preview" w:date="2026-01-01T00:00:00Z">
        <w:r>
          <w:t xml:space="preserve"> </w:t>
        </w:r>
      </w:ins>
      <m:oMath>
        <m:r>
          <m:t>a</m:t>
        </m:r>
      </m:oMath>
      <w:ins w:id="2993" w:author="PR Preview" w:date="2026-01-01T00:00:00Z">
        <w:r>
          <w:t xml:space="preserve"> </w:t>
        </w:r>
      </w:ins>
      <w:ins w:id="2994" w:author="PR Preview" w:date="2026-01-01T00:00:00Z">
        <w:r>
          <w:t xml:space="preserve">is its</w:t>
        </w:r>
      </w:ins>
      <w:ins w:id="2995" w:author="PR Preview" w:date="2026-01-01T00:00:00Z">
        <w:r>
          <w:t xml:space="preserve"> </w:t>
        </w:r>
      </w:ins>
      <w:ins w:id="2996" w:author="PR Preview" w:date="2026-01-01T00:00:00Z">
        <w:r>
          <w:rPr>
            <w:b/>
            <w:bCs/>
          </w:rPr>
          <w:t xml:space="preserve">numerator</w:t>
        </w:r>
      </w:ins>
      <w:ins w:id="2997" w:author="PR Preview" w:date="2026-01-01T00:00:00Z">
        <w:r>
          <w:t xml:space="preserve">.</w:t>
        </w:r>
      </w:ins>
    </w:p>
    <w:bookmarkEnd w:id="160"/>
    <w:bookmarkStart w:id="161" w:name="def-denominator"/>
    <w:p>
      <w:pPr>
        <w:pStyle w:val="BodyText"/>
      </w:pPr>
      <w:ins w:id="2998" w:author="PR Preview" w:date="2026-01-01T00:00:00Z">
        <w:r>
          <w:rPr>
            <w:b/>
            <w:bCs/>
          </w:rPr>
          <w:t xml:space="preserve">Definition 44 (Denominator)</w:t>
        </w:r>
      </w:ins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In a fraction</w:t>
        </w:r>
      </w:ins>
      <w:ins w:id="300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(</w:t>
        </w:r>
      </w:ins>
      <w:hyperlink w:anchor="def-fraction">
        <w:ins w:id="3004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3005" w:author="PR Preview" w:date="2026-01-01T00:00:00Z">
        <w:r>
          <w:t xml:space="preserve">),</w:t>
        </w:r>
      </w:ins>
      <w:ins w:id="3006" w:author="PR Preview" w:date="2026-01-01T00:00:00Z">
        <w:r>
          <w:t xml:space="preserve"> </w:t>
        </w:r>
      </w:ins>
      <m:oMath>
        <m:r>
          <m:t>b</m:t>
        </m:r>
      </m:oMath>
      <w:ins w:id="3007" w:author="PR Preview" w:date="2026-01-01T00:00:00Z">
        <w:r>
          <w:t xml:space="preserve"> </w:t>
        </w:r>
      </w:ins>
      <w:ins w:id="3008" w:author="PR Preview" w:date="2026-01-01T00:00:00Z">
        <w:r>
          <w:t xml:space="preserve">is its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rPr>
            <w:b/>
            <w:bCs/>
          </w:rPr>
          <w:t xml:space="preserve">denominator</w:t>
        </w:r>
      </w:ins>
      <w:ins w:id="3011" w:author="PR Preview" w:date="2026-01-01T00:00:00Z">
        <w:r>
          <w:t xml:space="preserve">.</w:t>
        </w:r>
      </w:ins>
    </w:p>
    <w:bookmarkEnd w:id="161"/>
    <w:bookmarkStart w:id="162" w:name="exm-fraction"/>
    <w:p>
      <w:pPr>
        <w:pStyle w:val="BodyText"/>
      </w:pPr>
      <w:ins w:id="3012" w:author="PR Preview" w:date="2026-01-01T00:00:00Z">
        <w:r>
          <w:rPr>
            <w:b/>
            <w:bCs/>
          </w:rPr>
          <w:t xml:space="preserve">Example 29 (Numerator and denominator of a fraction)</w:t>
        </w:r>
      </w:ins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The fraction</w:t>
        </w:r>
      </w:ins>
      <w:ins w:id="301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has numerator</w:t>
        </w:r>
      </w:ins>
      <w:ins w:id="3018" w:author="PR Preview" w:date="2026-01-01T00:00:00Z">
        <w:r>
          <w:t xml:space="preserve"> </w:t>
        </w:r>
      </w:ins>
      <m:oMath>
        <m:r>
          <m:t>6</m:t>
        </m:r>
      </m:oMath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and denominator</w:t>
        </w:r>
      </w:ins>
      <w:ins w:id="3021" w:author="PR Preview" w:date="2026-01-01T00:00:00Z">
        <w:r>
          <w:t xml:space="preserve"> </w:t>
        </w:r>
      </w:ins>
      <m:oMath>
        <m:r>
          <m:t>4</m:t>
        </m:r>
      </m:oMath>
      <w:ins w:id="3022" w:author="PR Preview" w:date="2026-01-01T00:00:00Z">
        <w:r>
          <w:t xml:space="preserve">.</w:t>
        </w:r>
      </w:ins>
    </w:p>
    <w:bookmarkEnd w:id="162"/>
    <w:bookmarkStart w:id="163" w:name="exm-quotient"/>
    <w:p>
      <w:pPr>
        <w:pStyle w:val="BodyText"/>
      </w:pPr>
      <w:ins w:id="3023" w:author="PR Preview" w:date="2026-01-01T00:00:00Z">
        <w:r>
          <w:rPr>
            <w:b/>
            <w:bCs/>
          </w:rPr>
          <w:t xml:space="preserve">Example 30 (A quotient)</w:t>
        </w:r>
      </w:ins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The quotient of</w:t>
        </w:r>
      </w:ins>
      <w:ins w:id="3026" w:author="PR Preview" w:date="2026-01-01T00:00:00Z">
        <w:r>
          <w:t xml:space="preserve"> </w:t>
        </w:r>
      </w:ins>
      <m:oMath>
        <m:r>
          <m:t>6</m:t>
        </m:r>
      </m:oMath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by</w:t>
        </w:r>
      </w:ins>
      <w:ins w:id="3029" w:author="PR Preview" w:date="2026-01-01T00:00:00Z">
        <w:r>
          <w:t xml:space="preserve"> </w:t>
        </w:r>
      </w:ins>
      <m:oMath>
        <m:r>
          <m:t>4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is</w:t>
        </w:r>
      </w:ins>
      <w:ins w:id="303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3033" w:author="PR Preview" w:date="2026-01-01T00:00:00Z">
        <w:r>
          <w:t xml:space="preserve">.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The quotient of</w:t>
        </w:r>
      </w:ins>
      <w:ins w:id="3036" w:author="PR Preview" w:date="2026-01-01T00:00:00Z">
        <w:r>
          <w:t xml:space="preserve"> </w:t>
        </w:r>
      </w:ins>
      <m:oMath>
        <m:r>
          <m:t>6</m:t>
        </m:r>
      </m:oMath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by</w:t>
        </w:r>
      </w:ins>
      <w:ins w:id="3039" w:author="PR Preview" w:date="2026-01-01T00:00:00Z">
        <w:r>
          <w:t xml:space="preserve"> </w:t>
        </w:r>
      </w:ins>
      <m:oMath>
        <m:r>
          <m:t>0</m:t>
        </m:r>
      </m:oMath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is undefined,</w:t>
        </w:r>
      </w:ins>
      <w:ins w:id="3042" w:author="PR Preview" w:date="2026-01-01T00:00:00Z">
        <w:r>
          <w:t xml:space="preserve"> </w:t>
        </w:r>
      </w:ins>
      <w:ins w:id="3043" w:author="PR Preview" w:date="2026-01-01T00:00:00Z">
        <w:r>
          <w:t xml:space="preserve">because</w:t>
        </w:r>
      </w:ins>
      <w:ins w:id="3044" w:author="PR Preview" w:date="2026-01-01T00:00:00Z">
        <w:r>
          <w:t xml:space="preserve"> </w:t>
        </w:r>
      </w:ins>
      <w:hyperlink w:anchor="def-quotient">
        <w:ins w:id="3045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requires a nonzero denominator.</w:t>
        </w:r>
      </w:ins>
    </w:p>
    <w:bookmarkEnd w:id="163"/>
    <w:bookmarkStart w:id="164" w:name="def-follow-up"/>
    <w:p>
      <w:pPr>
        <w:pStyle w:val="BodyText"/>
      </w:pPr>
      <w:ins w:id="3048" w:author="PR Preview" w:date="2026-01-01T00:00:00Z">
        <w:r>
          <w:rPr>
            <w:b/>
            <w:bCs/>
          </w:rPr>
          <w:t xml:space="preserve">Definition 45 (Follow-up)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In a study that observes participants over time,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a participant’s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rPr>
            <w:b/>
            <w:bCs/>
          </w:rPr>
          <w:t xml:space="preserve">follow-up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is the length of time the study observes that participant.</w:t>
        </w:r>
      </w:ins>
    </w:p>
    <w:bookmarkEnd w:id="164"/>
    <w:bookmarkStart w:id="165" w:name="def-person-years"/>
    <w:p>
      <w:pPr>
        <w:pStyle w:val="BodyText"/>
      </w:pPr>
      <w:ins w:id="3057" w:author="PR Preview" w:date="2026-01-01T00:00:00Z">
        <w:r>
          <w:rPr>
            <w:b/>
            <w:bCs/>
          </w:rPr>
          <w:t xml:space="preserve">Definition 46 (Person-years)</w:t>
        </w:r>
      </w:ins>
      <w:ins w:id="3058" w:author="PR Preview" w:date="2026-01-01T00:00:00Z">
        <w:r>
          <w:t xml:space="preserve"> </w:t>
        </w:r>
      </w:ins>
      <w:ins w:id="3059" w:author="PR Preview" w:date="2026-01-01T00:00:00Z">
        <w:r>
          <w:t xml:space="preserve">In a study that observes participants over time,</w:t>
        </w:r>
      </w:ins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the study’s</w:t>
        </w:r>
      </w:ins>
      <w:ins w:id="3062" w:author="PR Preview" w:date="2026-01-01T00:00:00Z">
        <w:r>
          <w:t xml:space="preserve"> </w:t>
        </w:r>
      </w:ins>
      <w:ins w:id="3063" w:author="PR Preview" w:date="2026-01-01T00:00:00Z">
        <w:r>
          <w:rPr>
            <w:b/>
            <w:bCs/>
          </w:rPr>
          <w:t xml:space="preserve">person-years</w:t>
        </w:r>
      </w:ins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are the sum of the follow-up times (</w:t>
        </w:r>
      </w:ins>
      <w:hyperlink w:anchor="def-follow-up">
        <w:ins w:id="3066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3067" w:author="PR Preview" w:date="2026-01-01T00:00:00Z">
        <w:r>
          <w:t xml:space="preserve">) of all participants,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measured in years.</w:t>
        </w:r>
      </w:ins>
    </w:p>
    <w:bookmarkEnd w:id="165"/>
    <w:bookmarkStart w:id="166" w:name="exm-person-years"/>
    <w:p>
      <w:pPr>
        <w:pStyle w:val="BodyText"/>
      </w:pPr>
      <w:ins w:id="3070" w:author="PR Preview" w:date="2026-01-01T00:00:00Z">
        <w:r>
          <w:rPr>
            <w:b/>
            <w:bCs/>
          </w:rPr>
          <w:t xml:space="preserve">Example 31 (Counting person-years)</w:t>
        </w:r>
      </w:ins>
      <w:ins w:id="3071" w:author="PR Preview" w:date="2026-01-01T00:00:00Z">
        <w:r>
          <w:t xml:space="preserve"> </w:t>
        </w:r>
      </w:ins>
      <w:ins w:id="3072" w:author="PR Preview" w:date="2026-01-01T00:00:00Z">
        <w:r>
          <w:t xml:space="preserve">If</w:t>
        </w:r>
      </w:ins>
      <w:ins w:id="3073" w:author="PR Preview" w:date="2026-01-01T00:00:00Z">
        <w:r>
          <w:t xml:space="preserve"> </w:t>
        </w:r>
      </w:ins>
      <m:oMath>
        <m:r>
          <m:t>10</m:t>
        </m:r>
      </m:oMath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people are each followed for</w:t>
        </w:r>
      </w:ins>
      <w:ins w:id="3076" w:author="PR Preview" w:date="2026-01-01T00:00:00Z">
        <w:r>
          <w:t xml:space="preserve"> </w:t>
        </w:r>
      </w:ins>
      <m:oMath>
        <m:r>
          <m:t>2</m:t>
        </m:r>
      </m:oMath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years,</w:t>
        </w:r>
      </w:ins>
      <w:ins w:id="3079" w:author="PR Preview" w:date="2026-01-01T00:00:00Z">
        <w:r>
          <w:t xml:space="preserve"> </w:t>
        </w:r>
      </w:ins>
      <w:ins w:id="3080" w:author="PR Preview" w:date="2026-01-01T00:00:00Z">
        <w:r>
          <w:t xml:space="preserve">the study has</w:t>
        </w:r>
      </w:ins>
      <w:ins w:id="308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person-years.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If one person is followed for</w:t>
        </w:r>
      </w:ins>
      <w:ins w:id="3086" w:author="PR Preview" w:date="2026-01-01T00:00:00Z">
        <w:r>
          <w:t xml:space="preserve"> </w:t>
        </w:r>
      </w:ins>
      <m:oMath>
        <m:r>
          <m:t>3</m:t>
        </m:r>
      </m:oMath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years and another for</w:t>
        </w:r>
      </w:ins>
      <w:ins w:id="3089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year,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the study has</w:t>
        </w:r>
      </w:ins>
      <w:ins w:id="309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ins w:id="3095" w:author="PR Preview" w:date="2026-01-01T00:00:00Z">
        <w:r>
          <w:t xml:space="preserve"> </w:t>
        </w:r>
      </w:ins>
      <w:ins w:id="3096" w:author="PR Preview" w:date="2026-01-01T00:00:00Z">
        <w:r>
          <w:t xml:space="preserve">person-years.</w:t>
        </w:r>
      </w:ins>
    </w:p>
    <w:bookmarkEnd w:id="166"/>
    <w:bookmarkStart w:id="167" w:name="def-rate"/>
    <w:p>
      <w:pPr>
        <w:pStyle w:val="BodyText"/>
      </w:pPr>
      <w:ins w:id="3097" w:author="PR Preview" w:date="2026-01-01T00:00:00Z">
        <w:r>
          <w:rPr>
            <w:b/>
            <w:bCs/>
          </w:rPr>
          <w:t xml:space="preserve">Definition 47 (Rate)</w:t>
        </w:r>
      </w:ins>
      <w:ins w:id="3098" w:author="PR Preview" w:date="2026-01-01T00:00:00Z">
        <w:r>
          <w:t xml:space="preserve"> </w:t>
        </w:r>
      </w:ins>
      <w:ins w:id="3099" w:author="PR Preview" w:date="2026-01-01T00:00:00Z">
        <w:r>
          <w:t xml:space="preserve">A</w:t>
        </w:r>
      </w:ins>
      <w:ins w:id="3100" w:author="PR Preview" w:date="2026-01-01T00:00:00Z">
        <w:r>
          <w:t xml:space="preserve"> </w:t>
        </w:r>
      </w:ins>
      <w:ins w:id="3101" w:author="PR Preview" w:date="2026-01-01T00:00:00Z">
        <w:r>
          <w:rPr>
            <w:b/>
            <w:bCs/>
          </w:rPr>
          <w:t xml:space="preserve">rate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is a quotient of two quantities,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usually with a denominator that measures time,</w:t>
        </w:r>
      </w:ins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such as weeks or person-years of follow-up (</w:t>
        </w:r>
      </w:ins>
      <w:hyperlink w:anchor="def-person-years">
        <w:ins w:id="3108" w:author="PR Preview" w:date="2026-01-01T00:00:00Z">
          <w:r>
            <w:rPr>
              <w:rStyle w:val="Hyperlink"/>
            </w:rPr>
            <w:t xml:space="preserve">Definition 46</w:t>
          </w:r>
        </w:ins>
      </w:hyperlink>
      <w:ins w:id="3109" w:author="PR Preview" w:date="2026-01-01T00:00:00Z">
        <w:r>
          <w:t xml:space="preserve">).</w:t>
        </w:r>
      </w:ins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For example,</w:t>
        </w:r>
      </w:ins>
      <w:ins w:id="3112" w:author="PR Preview" w:date="2026-01-01T00:00:00Z">
        <w:r>
          <w:t xml:space="preserve"> </w:t>
        </w:r>
      </w:ins>
      <m:oMath>
        <m:r>
          <m:t>12</m:t>
        </m:r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new cases in</w:t>
        </w:r>
      </w:ins>
      <w:ins w:id="3115" w:author="PR Preview" w:date="2026-01-01T00:00:00Z">
        <w:r>
          <w:t xml:space="preserve"> </w:t>
        </w:r>
      </w:ins>
      <m:oMath>
        <m:r>
          <m:t>4</m:t>
        </m:r>
      </m:oMath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weeks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is a rate of</w:t>
        </w:r>
      </w:ins>
      <w:ins w:id="312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3121" w:author="PR Preview" w:date="2026-01-01T00:00:00Z">
        <w:r>
          <w:t xml:space="preserve"> </w:t>
        </w:r>
      </w:ins>
      <w:ins w:id="3122" w:author="PR Preview" w:date="2026-01-01T00:00:00Z">
        <w:r>
          <w:t xml:space="preserve">new cases per week,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and</w:t>
        </w:r>
      </w:ins>
      <w:ins w:id="3125" w:author="PR Preview" w:date="2026-01-01T00:00:00Z">
        <w:r>
          <w:t xml:space="preserve"> </w:t>
        </w:r>
      </w:ins>
      <m:oMath>
        <m:r>
          <m:t>30</m:t>
        </m:r>
      </m:oMath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cases over</w:t>
        </w:r>
      </w:ins>
      <w:ins w:id="3128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person-years of follow-up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is a rate of</w:t>
        </w:r>
      </w:ins>
      <w:ins w:id="313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3134" w:author="PR Preview" w:date="2026-01-01T00:00:00Z">
        <w:r>
          <w:t xml:space="preserve"> </w:t>
        </w:r>
      </w:ins>
      <w:ins w:id="3135" w:author="PR Preview" w:date="2026-01-01T00:00:00Z">
        <w:r>
          <w:t xml:space="preserve">cases per person-year.</w:t>
        </w:r>
      </w:ins>
    </w:p>
    <w:bookmarkEnd w:id="167"/>
    <w:p>
      <w:pPr>
        <w:pStyle w:val="BodyText"/>
      </w:pPr>
      <w:r>
        <w:t xml:space="preserve">cf. </w:t>
      </w:r>
      <w:hyperlink r:id="rId168">
        <w:r>
          <w:rPr>
            <w:rStyle w:val="Hyperlink"/>
          </w:rPr>
          <w:t xml:space="preserve">https://en.wikipedia.org/wiki/Rate_(mathematics)</w:t>
        </w:r>
      </w:hyperlink>
    </w:p>
    <w:bookmarkStart w:id="170" w:name="def-ratio"/>
    <w:p>
      <w:pPr>
        <w:pStyle w:val="BodyText"/>
      </w:pPr>
      <w:del w:id="3136" w:author="PR Preview" w:date="2026-01-01T00:00:00Z">
        <w:r>
          <w:rPr>
            <w:b/>
            <w:bCs/>
          </w:rPr>
          <w:delText xml:space="preserve">Definition 47 (Ratios)</w:delText>
        </w:r>
      </w:del>
      <w:del w:id="3137" w:author="PR Preview" w:date="2026-01-01T00:00:00Z">
        <w:r>
          <w:delText xml:space="preserve"> </w:delText>
        </w:r>
      </w:del>
      <w:del w:id="3138" w:author="PR Preview" w:date="2026-01-01T00:00:00Z">
        <w:r>
          <w:delText xml:space="preserve">A</w:delText>
        </w:r>
      </w:del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rPr>
            <w:b/>
            <w:bCs/>
          </w:rPr>
          <w:delText xml:space="preserve">ratio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3143" w:author="PR Preview" w:date="2026-01-01T00:00:00Z">
        <w:r>
          <w:rPr>
            <w:b/>
            <w:bCs/>
          </w:rPr>
          <w:t xml:space="preserve">Definition 48 (Ratios)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A</w:t>
        </w:r>
      </w:ins>
      <w:ins w:id="3146" w:author="PR Preview" w:date="2026-01-01T00:00:00Z">
        <w:r>
          <w:t xml:space="preserve"> </w:t>
        </w:r>
      </w:ins>
      <w:ins w:id="3147" w:author="PR Preview" w:date="2026-01-01T00:00:00Z">
        <w:r>
          <w:rPr>
            <w:b/>
            <w:bCs/>
          </w:rPr>
          <w:t xml:space="preserve">ratio</w:t>
        </w:r>
      </w:ins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69">
        <w:r>
          <w:rPr>
            <w:rStyle w:val="Hyperlink"/>
          </w:rPr>
          <w:t xml:space="preserve">https://en.wikipedia.org/wiki/Ratio</w:t>
        </w:r>
      </w:hyperlink>
    </w:p>
    <w:bookmarkEnd w:id="170"/>
    <w:bookmarkStart w:id="171" w:name="exm-ratio"/>
    <w:p>
      <w:pPr>
        <w:pStyle w:val="BodyText"/>
      </w:pPr>
      <w:del w:id="3150" w:author="PR Preview" w:date="2026-01-01T00:00:00Z">
        <w:r>
          <w:rPr>
            <w:b/>
            <w:bCs/>
          </w:rPr>
          <w:delText xml:space="preserve">Example 31 (A ratio, and a quotient that is not one)</w:delText>
        </w:r>
      </w:del>
      <w:del w:id="3151" w:author="PR Preview" w:date="2026-01-01T00:00:00Z">
        <w:r>
          <w:delText xml:space="preserve"> </w:delText>
        </w:r>
      </w:del>
      <w:del w:id="3152" w:author="PR Preview" w:date="2026-01-01T00:00:00Z">
        <w:r>
          <w:delText xml:space="preserve"> </w:delText>
        </w:r>
      </w:del>
    </w:p>
    <w:p>
      <w:pPr>
        <w:pStyle w:val="BodyText"/>
      </w:pPr>
      <w:ins w:id="3153" w:author="PR Preview" w:date="2026-01-01T00:00:00Z">
        <w:r>
          <w:rPr>
            <w:b/>
            <w:bCs/>
          </w:rPr>
          <w:t xml:space="preserve">Example 32 (A ratio, and a quotient that is not one)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1"/>
    <w:bookmarkStart w:id="174" w:name="def-proportion"/>
    <w:p>
      <w:pPr>
        <w:pStyle w:val="FirstParagraph"/>
      </w:pPr>
      <w:del w:id="3156" w:author="PR Preview" w:date="2026-01-01T00:00:00Z">
        <w:r>
          <w:rPr>
            <w:b/>
            <w:bCs/>
          </w:rPr>
          <w:delText xml:space="preserve">Definition 48 (Proportion)</w:delText>
        </w:r>
      </w:del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In statistics, a</w:delText>
        </w:r>
      </w:del>
      <w:del w:id="3159" w:author="PR Preview" w:date="2026-01-01T00:00:00Z">
        <w:r>
          <w:delText xml:space="preserve"> </w:delText>
        </w:r>
      </w:del>
      <w:del w:id="3160" w:author="PR Preview" w:date="2026-01-01T00:00:00Z">
        <w:r>
          <w:rPr>
            <w:b/>
            <w:bCs/>
          </w:rPr>
          <w:delText xml:space="preserve">proportion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typically means a ratio where the numerator represents</w:delText>
        </w:r>
      </w:del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3165" w:author="PR Preview" w:date="2026-01-01T00:00:00Z">
        <w:r>
          <w:rPr>
            <w:b/>
            <w:bCs/>
          </w:rPr>
          <w:t xml:space="preserve">Definition 49 (Proportion)</w:t>
        </w:r>
      </w:ins>
      <w:ins w:id="3166" w:author="PR Preview" w:date="2026-01-01T00:00:00Z">
        <w:r>
          <w:t xml:space="preserve"> </w:t>
        </w:r>
      </w:ins>
      <w:ins w:id="3167" w:author="PR Preview" w:date="2026-01-01T00:00:00Z">
        <w:r>
          <w:t xml:space="preserve">In statistics, a</w:t>
        </w:r>
      </w:ins>
      <w:ins w:id="3168" w:author="PR Preview" w:date="2026-01-01T00:00:00Z">
        <w:r>
          <w:t xml:space="preserve"> </w:t>
        </w:r>
      </w:ins>
      <w:ins w:id="3169" w:author="PR Preview" w:date="2026-01-01T00:00:00Z">
        <w:r>
          <w:rPr>
            <w:b/>
            <w:bCs/>
          </w:rPr>
          <w:t xml:space="preserve">proportion</w:t>
        </w:r>
      </w:ins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typically means a ratio where the numerator represents</w:t>
        </w:r>
      </w:ins>
      <w:ins w:id="3172" w:author="PR Preview" w:date="2026-01-01T00:00:00Z">
        <w:r>
          <w:t xml:space="preserve"> </w:t>
        </w:r>
      </w:ins>
      <w:ins w:id="3173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4"/>
    <w:bookmarkStart w:id="175" w:name="exm-proportion"/>
    <w:p>
      <w:pPr>
        <w:pStyle w:val="BodyText"/>
      </w:pPr>
      <w:del w:id="3174" w:author="PR Preview" w:date="2026-01-01T00:00:00Z">
        <w:r>
          <w:rPr>
            <w:b/>
            <w:bCs/>
          </w:rPr>
          <w:delText xml:space="preserve">Example 32 (A proportion, and a ratio that is not one)</w:delText>
        </w:r>
      </w:del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In a clinic with</w:delText>
        </w:r>
      </w:del>
      <w:del w:id="3177" w:author="PR Preview" w:date="2026-01-01T00:00:00Z">
        <w:r>
          <w:delText xml:space="preserve"> </w:delText>
        </w:r>
      </w:del>
      <m:oMath>
        <m:r>
          <m:t>120</m:t>
        </m:r>
      </m:oMath>
      <w:del w:id="3178" w:author="PR Preview" w:date="2026-01-01T00:00:00Z">
        <w:r>
          <w:delText xml:space="preserve"> </w:delText>
        </w:r>
      </w:del>
      <w:del w:id="3179" w:author="PR Preview" w:date="2026-01-01T00:00:00Z">
        <w:r>
          <w:delText xml:space="preserve">patients,</w:delText>
        </w:r>
      </w:del>
      <w:del w:id="3180" w:author="PR Preview" w:date="2026-01-01T00:00:00Z">
        <w:r>
          <w:delText xml:space="preserve"> </w:delText>
        </w:r>
      </w:del>
      <m:oMath>
        <m:r>
          <m:t>30</m:t>
        </m:r>
      </m:oMath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of whom smoke:</w:delText>
        </w:r>
      </w:del>
    </w:p>
    <w:p>
      <w:pPr>
        <w:pStyle w:val="BodyText"/>
      </w:pPr>
      <w:ins w:id="3183" w:author="PR Preview" w:date="2026-01-01T00:00:00Z">
        <w:r>
          <w:rPr>
            <w:b/>
            <w:bCs/>
          </w:rPr>
          <w:t xml:space="preserve">Example 33 (A proportion, and a ratio that is not one)</w:t>
        </w:r>
      </w:ins>
      <w:ins w:id="3184" w:author="PR Preview" w:date="2026-01-01T00:00:00Z">
        <w:r>
          <w:t xml:space="preserve"> </w:t>
        </w:r>
      </w:ins>
      <w:ins w:id="3185" w:author="PR Preview" w:date="2026-01-01T00:00:00Z">
        <w:r>
          <w:t xml:space="preserve">In a clinic with</w:t>
        </w:r>
      </w:ins>
      <w:ins w:id="3186" w:author="PR Preview" w:date="2026-01-01T00:00:00Z">
        <w:r>
          <w:t xml:space="preserve"> </w:t>
        </w:r>
      </w:ins>
      <m:oMath>
        <m:r>
          <m:t>120</m:t>
        </m:r>
      </m:oMath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patients,</w:t>
        </w:r>
      </w:ins>
      <w:ins w:id="3189" w:author="PR Preview" w:date="2026-01-01T00:00:00Z">
        <w:r>
          <w:t xml:space="preserve"> </w:t>
        </w:r>
      </w:ins>
      <m:oMath>
        <m:r>
          <m:t>30</m:t>
        </m:r>
      </m:oMath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of whom smoke:</w:t>
        </w:r>
      </w:ins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5"/>
    <w:bookmarkStart w:id="177" w:name="def-proportional"/>
    <w:p>
      <w:pPr>
        <w:pStyle w:val="FirstParagraph"/>
      </w:pPr>
      <w:del w:id="3192" w:author="PR Preview" w:date="2026-01-01T00:00:00Z">
        <w:r>
          <w:rPr>
            <w:b/>
            <w:bCs/>
          </w:rPr>
          <w:delText xml:space="preserve">Definition 49 (Proportional)</w:delText>
        </w:r>
      </w:del>
      <w:del w:id="3193" w:author="PR Preview" w:date="2026-01-01T00:00:00Z">
        <w:r>
          <w:delText xml:space="preserve"> </w:delText>
        </w:r>
      </w:del>
      <w:del w:id="3194" w:author="PR Preview" w:date="2026-01-01T00:00:00Z">
        <w:r>
          <w:delText xml:space="preserve">Two functions</w:delText>
        </w:r>
      </w:del>
      <w:del w:id="31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96" w:author="PR Preview" w:date="2026-01-01T00:00:00Z">
        <w:r>
          <w:delText xml:space="preserve"> </w:delText>
        </w:r>
      </w:del>
      <w:del w:id="3197" w:author="PR Preview" w:date="2026-01-01T00:00:00Z">
        <w:r>
          <w:delText xml:space="preserve">and</w:delText>
        </w:r>
      </w:del>
      <w:del w:id="319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are</w:delText>
        </w:r>
      </w:del>
      <w:del w:id="3201" w:author="PR Preview" w:date="2026-01-01T00:00:00Z">
        <w:r>
          <w:delText xml:space="preserve"> </w:delText>
        </w:r>
      </w:del>
      <w:del w:id="3202" w:author="PR Preview" w:date="2026-01-01T00:00:00Z">
        <w:r>
          <w:rPr>
            <w:b/>
            <w:bCs/>
          </w:rPr>
          <w:delText xml:space="preserve">proportional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if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their ratio</w:delText>
        </w:r>
      </w:del>
      <w:del w:id="320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does not depend on</w:delText>
        </w:r>
      </w:del>
      <w:del w:id="3210" w:author="PR Preview" w:date="2026-01-01T00:00:00Z">
        <w:r>
          <w:delText xml:space="preserve"> </w:delText>
        </w:r>
      </w:del>
      <m:oMath>
        <m:r>
          <m:t>x</m:t>
        </m:r>
      </m:oMath>
      <w:del w:id="3211" w:author="PR Preview" w:date="2026-01-01T00:00:00Z">
        <w:r>
          <w:delText xml:space="preserve">.</w:delText>
        </w:r>
      </w:del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(cf. </w:delText>
        </w:r>
      </w:del>
      <w:hyperlink r:id="rId176">
        <w:del w:id="3214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3215" w:author="PR Preview" w:date="2026-01-01T00:00:00Z">
        <w:r>
          <w:delText xml:space="preserve">)</w:delText>
        </w:r>
      </w:del>
    </w:p>
    <w:p>
      <w:pPr>
        <w:pStyle w:val="BodyText"/>
      </w:pPr>
      <w:del w:id="3216" w:author="PR Preview" w:date="2026-01-01T00:00:00Z">
        <w:r>
          <w:rPr>
            <w:b/>
            <w:bCs/>
          </w:rPr>
          <w:delText xml:space="preserve">Example 33 (Proportional and non-proportional functions)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 </w:delText>
        </w:r>
      </w:del>
    </w:p>
    <w:p>
      <w:pPr>
        <w:pStyle w:val="FirstParagraph"/>
      </w:pPr>
      <w:ins w:id="3219" w:author="PR Preview" w:date="2026-01-01T00:00:00Z">
        <w:r>
          <w:rPr>
            <w:b/>
            <w:bCs/>
          </w:rPr>
          <w:t xml:space="preserve">Definition 50 (Proportional)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Two functions</w:t>
        </w:r>
      </w:ins>
      <w:ins w:id="32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and</w:t>
        </w:r>
      </w:ins>
      <w:ins w:id="322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226" w:author="PR Preview" w:date="2026-01-01T00:00:00Z">
        <w:r>
          <w:t xml:space="preserve"> </w:t>
        </w:r>
      </w:ins>
      <w:ins w:id="3227" w:author="PR Preview" w:date="2026-01-01T00:00:00Z">
        <w:r>
          <w:t xml:space="preserve">are</w:t>
        </w:r>
      </w:ins>
      <w:ins w:id="3228" w:author="PR Preview" w:date="2026-01-01T00:00:00Z">
        <w:r>
          <w:t xml:space="preserve"> </w:t>
        </w:r>
      </w:ins>
      <w:ins w:id="3229" w:author="PR Preview" w:date="2026-01-01T00:00:00Z">
        <w:r>
          <w:rPr>
            <w:b/>
            <w:bCs/>
          </w:rPr>
          <w:t xml:space="preserve">proportional</w:t>
        </w:r>
      </w:ins>
      <w:ins w:id="3230" w:author="PR Preview" w:date="2026-01-01T00:00:00Z">
        <w:r>
          <w:t xml:space="preserve"> </w:t>
        </w:r>
      </w:ins>
      <w:ins w:id="3231" w:author="PR Preview" w:date="2026-01-01T00:00:00Z">
        <w:r>
          <w:t xml:space="preserve">if</w:t>
        </w:r>
      </w:ins>
      <w:ins w:id="3232" w:author="PR Preview" w:date="2026-01-01T00:00:00Z">
        <w:r>
          <w:t xml:space="preserve"> </w:t>
        </w:r>
      </w:ins>
      <w:ins w:id="3233" w:author="PR Preview" w:date="2026-01-01T00:00:00Z">
        <w:r>
          <w:t xml:space="preserve">their ratio</w:t>
        </w:r>
      </w:ins>
      <w:ins w:id="323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does not depend on</w:t>
        </w:r>
      </w:ins>
      <w:ins w:id="3237" w:author="PR Preview" w:date="2026-01-01T00:00:00Z">
        <w:r>
          <w:t xml:space="preserve"> </w:t>
        </w:r>
      </w:ins>
      <m:oMath>
        <m:r>
          <m:t>x</m:t>
        </m:r>
      </m:oMath>
      <w:ins w:id="3238" w:author="PR Preview" w:date="2026-01-01T00:00:00Z">
        <w:r>
          <w:t xml:space="preserve">.</w:t>
        </w:r>
      </w:ins>
      <w:ins w:id="3239" w:author="PR Preview" w:date="2026-01-01T00:00:00Z">
        <w:r>
          <w:t xml:space="preserve"> </w:t>
        </w:r>
      </w:ins>
      <w:ins w:id="3240" w:author="PR Preview" w:date="2026-01-01T00:00:00Z">
        <w:r>
          <w:t xml:space="preserve">(cf. </w:t>
        </w:r>
      </w:ins>
      <w:hyperlink r:id="rId176">
        <w:ins w:id="3241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3242" w:author="PR Preview" w:date="2026-01-01T00:00:00Z">
        <w:r>
          <w:t xml:space="preserve">)</w:t>
        </w:r>
      </w:ins>
    </w:p>
    <w:bookmarkEnd w:id="177"/>
    <w:bookmarkStart w:id="178" w:name="exm-proportional"/>
    <w:p>
      <w:pPr>
        <w:pStyle w:val="BodyText"/>
      </w:pPr>
      <w:ins w:id="3243" w:author="PR Preview" w:date="2026-01-01T00:00:00Z">
        <w:r>
          <w:rPr>
            <w:b/>
            <w:bCs/>
          </w:rPr>
          <w:t xml:space="preserve">Example 34 (Proportional and non-proportional functions)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 </w:t>
        </w:r>
      </w:ins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8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0"/>
    <w:bookmarkStart w:id="198" w:name="sec-polynomials"/>
    <w:p>
      <w:pPr>
        <w:pStyle w:val="Heading2"/>
      </w:pPr>
      <w:del w:id="3246" w:author="PR Preview" w:date="2026-01-01T00:00:00Z">
        <w:r>
          <w:delText xml:space="preserve">14 Polynomials</w:delText>
        </w:r>
      </w:del>
    </w:p>
    <w:p>
      <w:pPr>
        <w:pStyle w:val="Heading2"/>
      </w:pPr>
      <w:ins w:id="3247" w:author="PR Preview" w:date="2026-01-01T00:00:00Z">
        <w:r>
          <w:t xml:space="preserve">15 Polynomials</w:t>
        </w:r>
      </w:ins>
    </w:p>
    <w:bookmarkStart w:id="181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81"/>
    <w:bookmarkStart w:id="182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82"/>
    <w:bookmarkStart w:id="183" w:name="def-constant-function"/>
    <w:p>
      <w:pPr>
        <w:pStyle w:val="FirstParagraph"/>
      </w:pPr>
      <w:del w:id="3248" w:author="PR Preview" w:date="2026-01-01T00:00:00Z">
        <w:r>
          <w:rPr>
            <w:b/>
            <w:bCs/>
          </w:rPr>
          <w:delText xml:space="preserve">Definition 50 (Constant function)</w:delText>
        </w:r>
      </w:del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A</w:delText>
        </w:r>
      </w:del>
      <w:del w:id="3251" w:author="PR Preview" w:date="2026-01-01T00:00:00Z">
        <w:r>
          <w:delText xml:space="preserve"> </w:delText>
        </w:r>
      </w:del>
      <w:hyperlink r:id="rId53">
        <w:del w:id="325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2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3254" w:author="PR Preview" w:date="2026-01-01T00:00:00Z">
        <w:r>
          <w:delText xml:space="preserve"> </w:delText>
        </w:r>
      </w:del>
      <w:del w:id="3255" w:author="PR Preview" w:date="2026-01-01T00:00:00Z">
        <w:r>
          <w:delText xml:space="preserve">is</w:delText>
        </w:r>
      </w:del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rPr>
            <w:b/>
            <w:bCs/>
          </w:rPr>
          <w:delText xml:space="preserve">constant</w:delText>
        </w:r>
      </w:del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if there is some</w:delText>
        </w:r>
      </w:del>
      <w:del w:id="326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t>B</m:t>
        </m:r>
      </m:oMath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with</w:delText>
        </w:r>
      </w:del>
      <w:del w:id="32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3264" w:author="PR Preview" w:date="2026-01-01T00:00:00Z">
        <w:r>
          <w:delText xml:space="preserve"> </w:delText>
        </w:r>
      </w:del>
      <w:del w:id="3265" w:author="PR Preview" w:date="2026-01-01T00:00:00Z">
        <w:r>
          <w:delText xml:space="preserve">for all</w:delText>
        </w:r>
      </w:del>
      <w:del w:id="326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t>A</m:t>
        </m:r>
      </m:oMath>
      <w:del w:id="3267" w:author="PR Preview" w:date="2026-01-01T00:00:00Z">
        <w:r>
          <w:delText xml:space="preserve">.</w:delText>
        </w:r>
      </w:del>
    </w:p>
    <w:p>
      <w:pPr>
        <w:pStyle w:val="BodyText"/>
      </w:pPr>
      <w:del w:id="3268" w:author="PR Preview" w:date="2026-01-01T00:00:00Z">
        <w:r>
          <w:rPr>
            <w:b/>
            <w:bCs/>
          </w:rPr>
          <w:delText xml:space="preserve">Example 34 (Constant and non-constant functions)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 </w:delText>
        </w:r>
      </w:del>
    </w:p>
    <w:p>
      <w:pPr>
        <w:pStyle w:val="FirstParagraph"/>
      </w:pPr>
      <w:ins w:id="3271" w:author="PR Preview" w:date="2026-01-01T00:00:00Z">
        <w:r>
          <w:rPr>
            <w:b/>
            <w:bCs/>
          </w:rPr>
          <w:t xml:space="preserve">Definition 51 (Constant function)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A</w:t>
        </w:r>
      </w:ins>
      <w:ins w:id="3274" w:author="PR Preview" w:date="2026-01-01T00:00:00Z">
        <w:r>
          <w:t xml:space="preserve"> </w:t>
        </w:r>
      </w:ins>
      <w:hyperlink r:id="rId53">
        <w:ins w:id="327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7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is</w:t>
        </w:r>
      </w:ins>
      <w:ins w:id="3279" w:author="PR Preview" w:date="2026-01-01T00:00:00Z">
        <w:r>
          <w:t xml:space="preserve"> </w:t>
        </w:r>
      </w:ins>
      <w:ins w:id="3280" w:author="PR Preview" w:date="2026-01-01T00:00:00Z">
        <w:r>
          <w:rPr>
            <w:b/>
            <w:bCs/>
          </w:rPr>
          <w:t xml:space="preserve">constant</w:t>
        </w:r>
      </w:ins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if there is some</w:t>
        </w:r>
      </w:ins>
      <w:ins w:id="328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B</m:t>
        </m:r>
      </m:oMath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with</w:t>
        </w:r>
      </w:ins>
      <w:ins w:id="32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for all</w:t>
        </w:r>
      </w:ins>
      <w:ins w:id="32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3290" w:author="PR Preview" w:date="2026-01-01T00:00:00Z">
        <w:r>
          <w:t xml:space="preserve">.</w:t>
        </w:r>
      </w:ins>
    </w:p>
    <w:bookmarkEnd w:id="183"/>
    <w:bookmarkStart w:id="184" w:name="exm-constant-function"/>
    <w:p>
      <w:pPr>
        <w:pStyle w:val="BodyText"/>
      </w:pPr>
      <w:ins w:id="3291" w:author="PR Preview" w:date="2026-01-01T00:00:00Z">
        <w:r>
          <w:rPr>
            <w:b/>
            <w:bCs/>
          </w:rPr>
          <w:t xml:space="preserve">Example 35 (Constant and non-constant functions)</w:t>
        </w:r>
      </w:ins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4"/>
    <w:bookmarkStart w:id="185" w:name="def-polynomial"/>
    <w:p>
      <w:pPr>
        <w:pStyle w:val="FirstParagraph"/>
      </w:pPr>
      <w:del w:id="3294" w:author="PR Preview" w:date="2026-01-01T00:00:00Z">
        <w:r>
          <w:rPr>
            <w:b/>
            <w:bCs/>
          </w:rPr>
          <w:delText xml:space="preserve">Definition 51 (Polynomial)</w:delText>
        </w:r>
      </w:del>
      <w:del w:id="3295" w:author="PR Preview" w:date="2026-01-01T00:00:00Z">
        <w:r>
          <w:delText xml:space="preserve"> </w:delText>
        </w:r>
      </w:del>
      <w:del w:id="3296" w:author="PR Preview" w:date="2026-01-01T00:00:00Z">
        <w:r>
          <w:delText xml:space="preserve">A</w:delText>
        </w:r>
      </w:del>
      <w:del w:id="3297" w:author="PR Preview" w:date="2026-01-01T00:00:00Z">
        <w:r>
          <w:delText xml:space="preserve"> </w:delText>
        </w:r>
      </w:del>
      <w:del w:id="3298" w:author="PR Preview" w:date="2026-01-01T00:00:00Z">
        <w:r>
          <w:rPr>
            <w:b/>
            <w:bCs/>
          </w:rPr>
          <w:delText xml:space="preserve">polynomial</w:delText>
        </w:r>
      </w:del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(in one variable</w:delText>
        </w:r>
      </w:del>
      <w:del w:id="3301" w:author="PR Preview" w:date="2026-01-01T00:00:00Z">
        <w:r>
          <w:delText xml:space="preserve"> </w:delText>
        </w:r>
      </w:del>
      <m:oMath>
        <m:r>
          <m:t>x</m:t>
        </m:r>
      </m:oMath>
      <w:del w:id="3302" w:author="PR Preview" w:date="2026-01-01T00:00:00Z">
        <w:r>
          <w:delText xml:space="preserve">) is a</w:delText>
        </w:r>
      </w:del>
      <w:del w:id="3303" w:author="PR Preview" w:date="2026-01-01T00:00:00Z">
        <w:r>
          <w:delText xml:space="preserve"> </w:delText>
        </w:r>
      </w:del>
      <w:hyperlink r:id="rId53">
        <w:del w:id="330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3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3308" w:author="PR Preview" w:date="2026-01-01T00:00:00Z">
        <w:r>
          <w:rPr>
            <w:b/>
            <w:bCs/>
          </w:rPr>
          <w:t xml:space="preserve">Definition 52 (Polynomial)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A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rPr>
            <w:b/>
            <w:bCs/>
          </w:rPr>
          <w:t xml:space="preserve">polynomial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(in one variable</w:t>
        </w:r>
      </w:ins>
      <w:ins w:id="3315" w:author="PR Preview" w:date="2026-01-01T00:00:00Z">
        <w:r>
          <w:t xml:space="preserve"> </w:t>
        </w:r>
      </w:ins>
      <m:oMath>
        <m:r>
          <m:t>x</m:t>
        </m:r>
      </m:oMath>
      <w:ins w:id="3316" w:author="PR Preview" w:date="2026-01-01T00:00:00Z">
        <w:r>
          <w:t xml:space="preserve">) is a</w:t>
        </w:r>
      </w:ins>
      <w:ins w:id="3317" w:author="PR Preview" w:date="2026-01-01T00:00:00Z">
        <w:r>
          <w:t xml:space="preserve"> </w:t>
        </w:r>
      </w:ins>
      <w:hyperlink r:id="rId53">
        <w:ins w:id="331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320" w:author="PR Preview" w:date="2026-01-01T00:00:00Z">
        <w:r>
          <w:t xml:space="preserve"> </w:t>
        </w:r>
      </w:ins>
      <w:ins w:id="3321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5"/>
    <w:bookmarkStart w:id="186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6"/>
    <w:bookmarkStart w:id="187" w:name="def-polynomial-coefficient"/>
    <w:p>
      <w:pPr>
        <w:pStyle w:val="BodyText"/>
      </w:pPr>
      <w:del w:id="3322" w:author="PR Preview" w:date="2026-01-01T00:00:00Z">
        <w:r>
          <w:rPr>
            <w:b/>
            <w:bCs/>
          </w:rPr>
          <w:delText xml:space="preserve">Definition 52 (Coefficients of a polynomial)</w:delText>
        </w:r>
      </w:del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The constants</w:delText>
        </w:r>
      </w:del>
      <w:del w:id="33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of a polynomial</w:delText>
        </w:r>
      </w:del>
      <w:del w:id="3328" w:author="PR Preview" w:date="2026-01-01T00:00:00Z">
        <w:r>
          <w:delText xml:space="preserve"> </w:delText>
        </w:r>
      </w:del>
      <m:oMath>
        <m:r>
          <m:t>f</m:t>
        </m:r>
      </m:oMath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(</w:delText>
        </w:r>
      </w:del>
      <w:hyperlink w:anchor="def-polynomial">
        <w:del w:id="3331" w:author="PR Preview" w:date="2026-01-01T00:00:00Z">
          <w:r>
            <w:rPr>
              <w:rStyle w:val="Hyperlink"/>
            </w:rPr>
            <w:delText xml:space="preserve">Definition 51</w:delText>
          </w:r>
        </w:del>
      </w:hyperlink>
      <w:del w:id="3332" w:author="PR Preview" w:date="2026-01-01T00:00:00Z">
        <w:r>
          <w:delText xml:space="preserve">) are the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rPr>
            <w:b/>
            <w:bCs/>
          </w:rPr>
          <w:delText xml:space="preserve">coefficients</w:delText>
        </w:r>
      </w:del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of</w:delText>
        </w:r>
      </w:del>
      <w:del w:id="3337" w:author="PR Preview" w:date="2026-01-01T00:00:00Z">
        <w:r>
          <w:delText xml:space="preserve"> </w:delText>
        </w:r>
      </w:del>
      <m:oMath>
        <m:r>
          <m:t>f</m:t>
        </m:r>
      </m:oMath>
      <w:del w:id="3338" w:author="PR Preview" w:date="2026-01-01T00:00:00Z">
        <w:r>
          <w:delText xml:space="preserve">,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with</w:delText>
        </w:r>
      </w:del>
      <w:del w:id="334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k</m:t>
            </m:r>
          </m:sub>
        </m:sSub>
      </m:oMath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the coefficient of</w:delText>
        </w:r>
      </w:del>
      <w:del w:id="334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k</m:t>
            </m:r>
          </m:sup>
        </m:sSup>
      </m:oMath>
      <w:del w:id="3345" w:author="PR Preview" w:date="2026-01-01T00:00:00Z">
        <w:r>
          <w:delText xml:space="preserve">.</w:delText>
        </w:r>
      </w:del>
    </w:p>
    <w:p>
      <w:pPr>
        <w:pStyle w:val="BodyText"/>
      </w:pPr>
      <w:del w:id="3346" w:author="PR Preview" w:date="2026-01-01T00:00:00Z">
        <w:r>
          <w:rPr>
            <w:b/>
            <w:bCs/>
          </w:rPr>
          <w:delText xml:space="preserve">Definition 53 (Degree of a polynomial)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Let</w:delText>
        </w:r>
      </w:del>
      <w:del w:id="33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be a</w:delText>
        </w:r>
      </w:del>
      <w:del w:id="3352" w:author="PR Preview" w:date="2026-01-01T00:00:00Z">
        <w:r>
          <w:delText xml:space="preserve"> </w:delText>
        </w:r>
      </w:del>
      <w:hyperlink w:anchor="def-polynomial">
        <w:del w:id="3353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with</w:delText>
        </w:r>
      </w:del>
      <w:del w:id="33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del w:id="3357" w:author="PR Preview" w:date="2026-01-01T00:00:00Z">
        <w:r>
          <w:delText xml:space="preserve">.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The integer</w:delText>
        </w:r>
      </w:del>
      <w:del w:id="3360" w:author="PR Preview" w:date="2026-01-01T00:00:00Z">
        <w:r>
          <w:delText xml:space="preserve"> </w:delText>
        </w:r>
      </w:del>
      <m:oMath>
        <m:r>
          <m:t>n</m:t>
        </m:r>
      </m:oMath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is the</w:delText>
        </w:r>
      </w:del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rPr>
            <w:b/>
            <w:bCs/>
          </w:rPr>
          <w:delText xml:space="preserve">degree</w:delText>
        </w:r>
      </w:del>
      <w:del w:id="3365" w:author="PR Preview" w:date="2026-01-01T00:00:00Z">
        <w:r>
          <w:delText xml:space="preserve"> </w:delText>
        </w:r>
      </w:del>
      <w:del w:id="3366" w:author="PR Preview" w:date="2026-01-01T00:00:00Z">
        <w:r>
          <w:delText xml:space="preserve">of</w:delText>
        </w:r>
      </w:del>
      <w:del w:id="3367" w:author="PR Preview" w:date="2026-01-01T00:00:00Z">
        <w:r>
          <w:delText xml:space="preserve"> </w:delText>
        </w:r>
      </w:del>
      <m:oMath>
        <m:r>
          <m:t>f</m:t>
        </m:r>
      </m:oMath>
      <w:del w:id="3368" w:author="PR Preview" w:date="2026-01-01T00:00:00Z">
        <w:r>
          <w:delText xml:space="preserve">.</w:delText>
        </w:r>
      </w:del>
    </w:p>
    <w:p>
      <w:pPr>
        <w:pStyle w:val="BodyText"/>
      </w:pPr>
      <w:del w:id="3369" w:author="PR Preview" w:date="2026-01-01T00:00:00Z">
        <w:r>
          <w:rPr>
            <w:b/>
            <w:bCs/>
          </w:rPr>
          <w:delText xml:space="preserve">Example 35 (Degrees of some polynomials)</w:delText>
        </w:r>
      </w:del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 </w:delText>
        </w:r>
      </w:del>
    </w:p>
    <w:p>
      <w:pPr>
        <w:pStyle w:val="BodyText"/>
      </w:pPr>
      <w:ins w:id="3372" w:author="PR Preview" w:date="2026-01-01T00:00:00Z">
        <w:r>
          <w:rPr>
            <w:b/>
            <w:bCs/>
          </w:rPr>
          <w:t xml:space="preserve">Definition 53 (Coefficients of a polynomial)</w:t>
        </w:r>
      </w:ins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The constants</w:t>
        </w:r>
      </w:ins>
      <w:ins w:id="33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of a polynomial</w:t>
        </w:r>
      </w:ins>
      <w:ins w:id="3378" w:author="PR Preview" w:date="2026-01-01T00:00:00Z">
        <w:r>
          <w:t xml:space="preserve"> </w:t>
        </w:r>
      </w:ins>
      <m:oMath>
        <m:r>
          <m:t>f</m:t>
        </m:r>
      </m:oMath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(</w:t>
        </w:r>
      </w:ins>
      <w:hyperlink w:anchor="def-polynomial">
        <w:ins w:id="3381" w:author="PR Preview" w:date="2026-01-01T00:00:00Z">
          <w:r>
            <w:rPr>
              <w:rStyle w:val="Hyperlink"/>
            </w:rPr>
            <w:t xml:space="preserve">Definition 52</w:t>
          </w:r>
        </w:ins>
      </w:hyperlink>
      <w:ins w:id="3382" w:author="PR Preview" w:date="2026-01-01T00:00:00Z">
        <w:r>
          <w:t xml:space="preserve">) are the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rPr>
            <w:b/>
            <w:bCs/>
          </w:rPr>
          <w:t xml:space="preserve">coefficients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of</w:t>
        </w:r>
      </w:ins>
      <w:ins w:id="3387" w:author="PR Preview" w:date="2026-01-01T00:00:00Z">
        <w:r>
          <w:t xml:space="preserve"> </w:t>
        </w:r>
      </w:ins>
      <m:oMath>
        <m:r>
          <m:t>f</m:t>
        </m:r>
      </m:oMath>
      <w:ins w:id="3388" w:author="PR Preview" w:date="2026-01-01T00:00:00Z">
        <w:r>
          <w:t xml:space="preserve">,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with</w:t>
        </w:r>
      </w:ins>
      <w:ins w:id="33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the coefficient of</w:t>
        </w:r>
      </w:ins>
      <w:ins w:id="339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k</m:t>
            </m:r>
          </m:sup>
        </m:sSup>
      </m:oMath>
      <w:ins w:id="3395" w:author="PR Preview" w:date="2026-01-01T00:00:00Z">
        <w:r>
          <w:t xml:space="preserve">.</w:t>
        </w:r>
      </w:ins>
    </w:p>
    <w:bookmarkEnd w:id="187"/>
    <w:bookmarkStart w:id="188" w:name="def-polynomial-degree"/>
    <w:p>
      <w:pPr>
        <w:pStyle w:val="BodyText"/>
      </w:pPr>
      <w:ins w:id="3396" w:author="PR Preview" w:date="2026-01-01T00:00:00Z">
        <w:r>
          <w:rPr>
            <w:b/>
            <w:bCs/>
          </w:rPr>
          <w:t xml:space="preserve">Definition 54 (Degree of a polynomial)</w:t>
        </w:r>
      </w:ins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Let</w:t>
        </w:r>
      </w:ins>
      <w:ins w:id="33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be a</w:t>
        </w:r>
      </w:ins>
      <w:ins w:id="3402" w:author="PR Preview" w:date="2026-01-01T00:00:00Z">
        <w:r>
          <w:t xml:space="preserve"> </w:t>
        </w:r>
      </w:ins>
      <w:hyperlink w:anchor="def-polynomial">
        <w:ins w:id="340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with</w:t>
        </w:r>
      </w:ins>
      <w:ins w:id="34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ins w:id="3407" w:author="PR Preview" w:date="2026-01-01T00:00:00Z">
        <w:r>
          <w:t xml:space="preserve">.</w:t>
        </w:r>
      </w:ins>
      <w:ins w:id="3408" w:author="PR Preview" w:date="2026-01-01T00:00:00Z">
        <w:r>
          <w:t xml:space="preserve"> </w:t>
        </w:r>
      </w:ins>
      <w:ins w:id="3409" w:author="PR Preview" w:date="2026-01-01T00:00:00Z">
        <w:r>
          <w:t xml:space="preserve">The integer</w:t>
        </w:r>
      </w:ins>
      <w:ins w:id="3410" w:author="PR Preview" w:date="2026-01-01T00:00:00Z">
        <w:r>
          <w:t xml:space="preserve"> </w:t>
        </w:r>
      </w:ins>
      <m:oMath>
        <m:r>
          <m:t>n</m:t>
        </m:r>
      </m:oMath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is the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rPr>
            <w:b/>
            <w:bCs/>
          </w:rPr>
          <w:t xml:space="preserve">degree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of</w:t>
        </w:r>
      </w:ins>
      <w:ins w:id="3417" w:author="PR Preview" w:date="2026-01-01T00:00:00Z">
        <w:r>
          <w:t xml:space="preserve"> </w:t>
        </w:r>
      </w:ins>
      <m:oMath>
        <m:r>
          <m:t>f</m:t>
        </m:r>
      </m:oMath>
      <w:ins w:id="3418" w:author="PR Preview" w:date="2026-01-01T00:00:00Z">
        <w:r>
          <w:t xml:space="preserve">.</w:t>
        </w:r>
      </w:ins>
    </w:p>
    <w:bookmarkEnd w:id="188"/>
    <w:bookmarkStart w:id="189" w:name="exm-polynomial-degree"/>
    <w:p>
      <w:pPr>
        <w:pStyle w:val="BodyText"/>
      </w:pPr>
      <w:ins w:id="3419" w:author="PR Preview" w:date="2026-01-01T00:00:00Z">
        <w:r>
          <w:rPr>
            <w:b/>
            <w:bCs/>
          </w:rPr>
          <w:t xml:space="preserve">Example 36 (Degrees of some polynomials)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9"/>
    <w:bookmarkStart w:id="190" w:name="def-polynomial-leading-coefficient"/>
    <w:p>
      <w:pPr>
        <w:pStyle w:val="FirstParagraph"/>
      </w:pPr>
      <w:del w:id="3422" w:author="PR Preview" w:date="2026-01-01T00:00:00Z">
        <w:r>
          <w:rPr>
            <w:b/>
            <w:bCs/>
          </w:rPr>
          <w:delText xml:space="preserve">Definition 54 (Leading coefficient)</w:delText>
        </w:r>
      </w:del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Let</w:delText>
        </w:r>
      </w:del>
      <w:del w:id="34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426" w:author="PR Preview" w:date="2026-01-01T00:00:00Z">
        <w:r>
          <w:delText xml:space="preserve"> </w:delText>
        </w:r>
      </w:del>
      <w:del w:id="3427" w:author="PR Preview" w:date="2026-01-01T00:00:00Z">
        <w:r>
          <w:delText xml:space="preserve">be a</w:delText>
        </w:r>
      </w:del>
      <w:del w:id="3428" w:author="PR Preview" w:date="2026-01-01T00:00:00Z">
        <w:r>
          <w:delText xml:space="preserve"> </w:delText>
        </w:r>
      </w:del>
      <w:hyperlink w:anchor="def-polynomial">
        <w:del w:id="3429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of</w:delText>
        </w:r>
      </w:del>
      <w:del w:id="3432" w:author="PR Preview" w:date="2026-01-01T00:00:00Z">
        <w:r>
          <w:delText xml:space="preserve"> </w:delText>
        </w:r>
      </w:del>
      <w:hyperlink w:anchor="def-polynomial-degree">
        <w:del w:id="3433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434" w:author="PR Preview" w:date="2026-01-01T00:00:00Z">
        <w:r>
          <w:delText xml:space="preserve"> </w:delText>
        </w:r>
      </w:del>
      <m:oMath>
        <m:r>
          <m:t>n</m:t>
        </m:r>
      </m:oMath>
      <w:del w:id="3435" w:author="PR Preview" w:date="2026-01-01T00:00:00Z">
        <w:r>
          <w:delText xml:space="preserve">.</w:delText>
        </w:r>
      </w:del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The constant</w:delText>
        </w:r>
      </w:del>
      <w:del w:id="343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3439" w:author="PR Preview" w:date="2026-01-01T00:00:00Z">
        <w:r>
          <w:delText xml:space="preserve"> </w:delText>
        </w:r>
      </w:del>
      <w:del w:id="3440" w:author="PR Preview" w:date="2026-01-01T00:00:00Z">
        <w:r>
          <w:delText xml:space="preserve">is the</w:delText>
        </w:r>
      </w:del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rPr>
            <w:b/>
            <w:bCs/>
          </w:rPr>
          <w:delText xml:space="preserve">leading coefficient</w:delText>
        </w:r>
      </w:del>
      <w:del w:id="3443" w:author="PR Preview" w:date="2026-01-01T00:00:00Z">
        <w:r>
          <w:delText xml:space="preserve"> </w:delText>
        </w:r>
      </w:del>
      <w:del w:id="3444" w:author="PR Preview" w:date="2026-01-01T00:00:00Z">
        <w:r>
          <w:delText xml:space="preserve">of</w:delText>
        </w:r>
      </w:del>
      <w:del w:id="3445" w:author="PR Preview" w:date="2026-01-01T00:00:00Z">
        <w:r>
          <w:delText xml:space="preserve"> </w:delText>
        </w:r>
      </w:del>
      <m:oMath>
        <m:r>
          <m:t>f</m:t>
        </m:r>
      </m:oMath>
      <w:del w:id="3446" w:author="PR Preview" w:date="2026-01-01T00:00:00Z">
        <w:r>
          <w:delText xml:space="preserve">.</w:delText>
        </w:r>
      </w:del>
    </w:p>
    <w:p>
      <w:pPr>
        <w:pStyle w:val="BodyText"/>
      </w:pPr>
      <w:del w:id="3447" w:author="PR Preview" w:date="2026-01-01T00:00:00Z">
        <w:r>
          <w:rPr>
            <w:b/>
            <w:bCs/>
          </w:rPr>
          <w:delText xml:space="preserve">Example 36 (Leading coefficients)</w:delText>
        </w:r>
      </w:del>
      <w:del w:id="3448" w:author="PR Preview" w:date="2026-01-01T00:00:00Z">
        <w:r>
          <w:delText xml:space="preserve"> </w:delText>
        </w:r>
      </w:del>
      <w:del w:id="3449" w:author="PR Preview" w:date="2026-01-01T00:00:00Z">
        <w:r>
          <w:delText xml:space="preserve"> </w:delText>
        </w:r>
      </w:del>
    </w:p>
    <w:p>
      <w:pPr>
        <w:pStyle w:val="FirstParagraph"/>
      </w:pPr>
      <w:ins w:id="3450" w:author="PR Preview" w:date="2026-01-01T00:00:00Z">
        <w:r>
          <w:rPr>
            <w:b/>
            <w:bCs/>
          </w:rPr>
          <w:t xml:space="preserve">Definition 55 (Leading coefficient)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Let</w:t>
        </w:r>
      </w:ins>
      <w:ins w:id="34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be a</w:t>
        </w:r>
      </w:ins>
      <w:ins w:id="3456" w:author="PR Preview" w:date="2026-01-01T00:00:00Z">
        <w:r>
          <w:t xml:space="preserve"> </w:t>
        </w:r>
      </w:ins>
      <w:hyperlink w:anchor="def-polynomial">
        <w:ins w:id="3457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of</w:t>
        </w:r>
      </w:ins>
      <w:ins w:id="3460" w:author="PR Preview" w:date="2026-01-01T00:00:00Z">
        <w:r>
          <w:t xml:space="preserve"> </w:t>
        </w:r>
      </w:ins>
      <w:hyperlink w:anchor="def-polynomial-degree">
        <w:ins w:id="3461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462" w:author="PR Preview" w:date="2026-01-01T00:00:00Z">
        <w:r>
          <w:t xml:space="preserve"> </w:t>
        </w:r>
      </w:ins>
      <m:oMath>
        <m:r>
          <m:t>n</m:t>
        </m:r>
      </m:oMath>
      <w:ins w:id="3463" w:author="PR Preview" w:date="2026-01-01T00:00:00Z">
        <w:r>
          <w:t xml:space="preserve">.</w:t>
        </w:r>
      </w:ins>
      <w:ins w:id="3464" w:author="PR Preview" w:date="2026-01-01T00:00:00Z">
        <w:r>
          <w:t xml:space="preserve"> </w:t>
        </w:r>
      </w:ins>
      <w:ins w:id="3465" w:author="PR Preview" w:date="2026-01-01T00:00:00Z">
        <w:r>
          <w:t xml:space="preserve">The constant</w:t>
        </w:r>
      </w:ins>
      <w:ins w:id="34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is the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rPr>
            <w:b/>
            <w:bCs/>
          </w:rPr>
          <w:t xml:space="preserve">leading coefficient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of</w:t>
        </w:r>
      </w:ins>
      <w:ins w:id="3473" w:author="PR Preview" w:date="2026-01-01T00:00:00Z">
        <w:r>
          <w:t xml:space="preserve"> </w:t>
        </w:r>
      </w:ins>
      <m:oMath>
        <m:r>
          <m:t>f</m:t>
        </m:r>
      </m:oMath>
      <w:ins w:id="3474" w:author="PR Preview" w:date="2026-01-01T00:00:00Z">
        <w:r>
          <w:t xml:space="preserve">.</w:t>
        </w:r>
      </w:ins>
    </w:p>
    <w:bookmarkEnd w:id="190"/>
    <w:bookmarkStart w:id="191" w:name="exm-leading-coefficient"/>
    <w:p>
      <w:pPr>
        <w:pStyle w:val="BodyText"/>
      </w:pPr>
      <w:ins w:id="3475" w:author="PR Preview" w:date="2026-01-01T00:00:00Z">
        <w:r>
          <w:rPr>
            <w:b/>
            <w:bCs/>
          </w:rPr>
          <w:t xml:space="preserve">Example 37 (Leading coefficients)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91"/>
    <w:bookmarkStart w:id="193" w:name="def-quadratic-polynomial"/>
    <w:p>
      <w:pPr>
        <w:pStyle w:val="FirstParagraph"/>
      </w:pPr>
      <w:del w:id="3478" w:author="PR Preview" w:date="2026-01-01T00:00:00Z">
        <w:r>
          <w:rPr>
            <w:b/>
            <w:bCs/>
          </w:rPr>
          <w:delText xml:space="preserve">Definition 55 (Quadratic polynomial)</w:delText>
        </w:r>
      </w:del>
      <w:del w:id="3479" w:author="PR Preview" w:date="2026-01-01T00:00:00Z">
        <w:r>
          <w:delText xml:space="preserve"> </w:delText>
        </w:r>
      </w:del>
      <w:bookmarkStart w:id="188" w:name="def-quadratic-cubic"/>
      <w:bookmarkEnd w:id="188"/>
      <w:del w:id="3480" w:author="PR Preview" w:date="2026-01-01T00:00:00Z">
        <w:r>
          <w:delText xml:space="preserve">A</w:delText>
        </w:r>
      </w:del>
      <w:del w:id="3481" w:author="PR Preview" w:date="2026-01-01T00:00:00Z">
        <w:r>
          <w:delText xml:space="preserve"> </w:delText>
        </w:r>
      </w:del>
      <w:hyperlink w:anchor="def-polynomial">
        <w:del w:id="3482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483" w:author="PR Preview" w:date="2026-01-01T00:00:00Z">
        <w:r>
          <w:delText xml:space="preserve"> </w:delText>
        </w:r>
      </w:del>
      <w:del w:id="3484" w:author="PR Preview" w:date="2026-01-01T00:00:00Z">
        <w:r>
          <w:delText xml:space="preserve">of</w:delText>
        </w:r>
      </w:del>
      <w:del w:id="3485" w:author="PR Preview" w:date="2026-01-01T00:00:00Z">
        <w:r>
          <w:delText xml:space="preserve"> </w:delText>
        </w:r>
      </w:del>
      <w:hyperlink w:anchor="def-polynomial-degree">
        <w:del w:id="3486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487" w:author="PR Preview" w:date="2026-01-01T00:00:00Z">
        <w:r>
          <w:delText xml:space="preserve"> </w:delText>
        </w:r>
      </w:del>
      <m:oMath>
        <m:r>
          <m:t>2</m:t>
        </m:r>
      </m:oMath>
      <w:del w:id="3488" w:author="PR Preview" w:date="2026-01-01T00:00:00Z">
        <w:r>
          <w:delText xml:space="preserve">,</w:delText>
        </w:r>
      </w:del>
      <w:del w:id="348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3490" w:author="PR Preview" w:date="2026-01-01T00:00:00Z">
        <w:r>
          <w:delText xml:space="preserve"> </w:delText>
        </w:r>
      </w:del>
      <w:del w:id="3491" w:author="PR Preview" w:date="2026-01-01T00:00:00Z">
        <w:r>
          <w:delText xml:space="preserve">with</w:delText>
        </w:r>
      </w:del>
      <w:del w:id="34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3493" w:author="PR Preview" w:date="2026-01-01T00:00:00Z">
        <w:r>
          <w:delText xml:space="preserve">,</w:delText>
        </w:r>
      </w:del>
      <w:del w:id="3494" w:author="PR Preview" w:date="2026-01-01T00:00:00Z">
        <w:r>
          <w:delText xml:space="preserve"> </w:delText>
        </w:r>
      </w:del>
      <w:del w:id="3495" w:author="PR Preview" w:date="2026-01-01T00:00:00Z">
        <w:r>
          <w:delText xml:space="preserve">is a</w:delText>
        </w:r>
      </w:del>
      <w:del w:id="3496" w:author="PR Preview" w:date="2026-01-01T00:00:00Z">
        <w:r>
          <w:delText xml:space="preserve"> </w:delText>
        </w:r>
      </w:del>
      <w:del w:id="3497" w:author="PR Preview" w:date="2026-01-01T00:00:00Z">
        <w:r>
          <w:rPr>
            <w:b/>
            <w:bCs/>
          </w:rPr>
          <w:delText xml:space="preserve">quadratic</w:delText>
        </w:r>
      </w:del>
      <w:del w:id="3498" w:author="PR Preview" w:date="2026-01-01T00:00:00Z">
        <w:r>
          <w:delText xml:space="preserve"> </w:delText>
        </w:r>
      </w:del>
      <w:del w:id="3499" w:author="PR Preview" w:date="2026-01-01T00:00:00Z">
        <w:r>
          <w:delText xml:space="preserve">polynomial.</w:delText>
        </w:r>
      </w:del>
    </w:p>
    <w:p>
      <w:pPr>
        <w:pStyle w:val="BodyText"/>
      </w:pPr>
      <w:del w:id="3500" w:author="PR Preview" w:date="2026-01-01T00:00:00Z">
        <w:r>
          <w:rPr>
            <w:b/>
            <w:bCs/>
          </w:rPr>
          <w:delText xml:space="preserve">Definition 56 (Cubic polynomial)</w:delText>
        </w:r>
      </w:del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delText xml:space="preserve">A</w:delText>
        </w:r>
      </w:del>
      <w:del w:id="3503" w:author="PR Preview" w:date="2026-01-01T00:00:00Z">
        <w:r>
          <w:delText xml:space="preserve"> </w:delText>
        </w:r>
      </w:del>
      <w:hyperlink w:anchor="def-polynomial">
        <w:del w:id="3504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3505" w:author="PR Preview" w:date="2026-01-01T00:00:00Z">
        <w:r>
          <w:delText xml:space="preserve"> </w:delText>
        </w:r>
      </w:del>
      <w:del w:id="3506" w:author="PR Preview" w:date="2026-01-01T00:00:00Z">
        <w:r>
          <w:delText xml:space="preserve">of</w:delText>
        </w:r>
      </w:del>
      <w:del w:id="3507" w:author="PR Preview" w:date="2026-01-01T00:00:00Z">
        <w:r>
          <w:delText xml:space="preserve"> </w:delText>
        </w:r>
      </w:del>
      <w:hyperlink w:anchor="def-polynomial-degree">
        <w:del w:id="3508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3509" w:author="PR Preview" w:date="2026-01-01T00:00:00Z">
        <w:r>
          <w:delText xml:space="preserve"> </w:delText>
        </w:r>
      </w:del>
      <m:oMath>
        <m:r>
          <m:t>3</m:t>
        </m:r>
      </m:oMath>
      <w:del w:id="3510" w:author="PR Preview" w:date="2026-01-01T00:00:00Z">
        <w:r>
          <w:delText xml:space="preserve"> </w:delText>
        </w:r>
      </w:del>
      <w:del w:id="3511" w:author="PR Preview" w:date="2026-01-01T00:00:00Z">
        <w:r>
          <w:delText xml:space="preserve">is a</w:delText>
        </w:r>
      </w:del>
      <w:del w:id="3512" w:author="PR Preview" w:date="2026-01-01T00:00:00Z">
        <w:r>
          <w:delText xml:space="preserve"> </w:delText>
        </w:r>
      </w:del>
      <w:del w:id="3513" w:author="PR Preview" w:date="2026-01-01T00:00:00Z">
        <w:r>
          <w:rPr>
            <w:b/>
            <w:bCs/>
          </w:rPr>
          <w:delText xml:space="preserve">cubic</w:delText>
        </w:r>
      </w:del>
      <w:del w:id="3514" w:author="PR Preview" w:date="2026-01-01T00:00:00Z">
        <w:r>
          <w:delText xml:space="preserve"> </w:delText>
        </w:r>
      </w:del>
      <w:del w:id="3515" w:author="PR Preview" w:date="2026-01-01T00:00:00Z">
        <w:r>
          <w:delText xml:space="preserve">polynomial.</w:delText>
        </w:r>
      </w:del>
    </w:p>
    <w:p>
      <w:pPr>
        <w:pStyle w:val="BodyText"/>
      </w:pPr>
      <w:del w:id="3516" w:author="PR Preview" w:date="2026-01-01T00:00:00Z">
        <w:r>
          <w:rPr>
            <w:b/>
            <w:bCs/>
          </w:rPr>
          <w:delText xml:space="preserve">Example 37 (Quadratic and cubic polynomials)</w:delText>
        </w:r>
      </w:del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 </w:delText>
        </w:r>
      </w:del>
    </w:p>
    <w:p>
      <w:pPr>
        <w:pStyle w:val="FirstParagraph"/>
      </w:pPr>
      <w:ins w:id="3519" w:author="PR Preview" w:date="2026-01-01T00:00:00Z">
        <w:r>
          <w:rPr>
            <w:b/>
            <w:bCs/>
          </w:rPr>
          <w:t xml:space="preserve">Definition 56 (Quadratic polynomial)</w:t>
        </w:r>
      </w:ins>
      <w:ins w:id="3520" w:author="PR Preview" w:date="2026-01-01T00:00:00Z">
        <w:r>
          <w:t xml:space="preserve"> </w:t>
        </w:r>
      </w:ins>
      <w:bookmarkStart w:id="192" w:name="def-quadratic-cubic"/>
      <w:bookmarkEnd w:id="192"/>
      <w:ins w:id="3521" w:author="PR Preview" w:date="2026-01-01T00:00:00Z">
        <w:r>
          <w:t xml:space="preserve">A</w:t>
        </w:r>
      </w:ins>
      <w:ins w:id="3522" w:author="PR Preview" w:date="2026-01-01T00:00:00Z">
        <w:r>
          <w:t xml:space="preserve"> </w:t>
        </w:r>
      </w:ins>
      <w:hyperlink w:anchor="def-polynomial">
        <w:ins w:id="352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of</w:t>
        </w:r>
      </w:ins>
      <w:ins w:id="3526" w:author="PR Preview" w:date="2026-01-01T00:00:00Z">
        <w:r>
          <w:t xml:space="preserve"> </w:t>
        </w:r>
      </w:ins>
      <w:hyperlink w:anchor="def-polynomial-degree">
        <w:ins w:id="352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528" w:author="PR Preview" w:date="2026-01-01T00:00:00Z">
        <w:r>
          <w:t xml:space="preserve"> </w:t>
        </w:r>
      </w:ins>
      <m:oMath>
        <m:r>
          <m:t>2</m:t>
        </m:r>
      </m:oMath>
      <w:ins w:id="3529" w:author="PR Preview" w:date="2026-01-01T00:00:00Z">
        <w:r>
          <w:t xml:space="preserve">,</w:t>
        </w:r>
      </w:ins>
      <w:ins w:id="35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with</w:t>
        </w:r>
      </w:ins>
      <w:ins w:id="35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3534" w:author="PR Preview" w:date="2026-01-01T00:00:00Z">
        <w:r>
          <w:t xml:space="preserve">,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is a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rPr>
            <w:b/>
            <w:bCs/>
          </w:rPr>
          <w:t xml:space="preserve">quadratic</w:t>
        </w:r>
      </w:ins>
      <w:ins w:id="3539" w:author="PR Preview" w:date="2026-01-01T00:00:00Z">
        <w:r>
          <w:t xml:space="preserve"> </w:t>
        </w:r>
      </w:ins>
      <w:ins w:id="3540" w:author="PR Preview" w:date="2026-01-01T00:00:00Z">
        <w:r>
          <w:t xml:space="preserve">polynomial.</w:t>
        </w:r>
      </w:ins>
    </w:p>
    <w:bookmarkEnd w:id="193"/>
    <w:bookmarkStart w:id="194" w:name="def-cubic-polynomial"/>
    <w:p>
      <w:pPr>
        <w:pStyle w:val="BodyText"/>
      </w:pPr>
      <w:ins w:id="3541" w:author="PR Preview" w:date="2026-01-01T00:00:00Z">
        <w:r>
          <w:rPr>
            <w:b/>
            <w:bCs/>
          </w:rPr>
          <w:t xml:space="preserve">Definition 57 (Cubic polynomial)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A</w:t>
        </w:r>
      </w:ins>
      <w:ins w:id="3544" w:author="PR Preview" w:date="2026-01-01T00:00:00Z">
        <w:r>
          <w:t xml:space="preserve"> </w:t>
        </w:r>
      </w:ins>
      <w:hyperlink w:anchor="def-polynomial">
        <w:ins w:id="3545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of</w:t>
        </w:r>
      </w:ins>
      <w:ins w:id="3548" w:author="PR Preview" w:date="2026-01-01T00:00:00Z">
        <w:r>
          <w:t xml:space="preserve"> </w:t>
        </w:r>
      </w:ins>
      <w:hyperlink w:anchor="def-polynomial-degree">
        <w:ins w:id="3549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3550" w:author="PR Preview" w:date="2026-01-01T00:00:00Z">
        <w:r>
          <w:t xml:space="preserve"> </w:t>
        </w:r>
      </w:ins>
      <m:oMath>
        <m:r>
          <m:t>3</m:t>
        </m:r>
      </m:oMath>
      <w:ins w:id="3551" w:author="PR Preview" w:date="2026-01-01T00:00:00Z">
        <w:r>
          <w:t xml:space="preserve"> </w:t>
        </w:r>
      </w:ins>
      <w:ins w:id="3552" w:author="PR Preview" w:date="2026-01-01T00:00:00Z">
        <w:r>
          <w:t xml:space="preserve">is a</w:t>
        </w:r>
      </w:ins>
      <w:ins w:id="3553" w:author="PR Preview" w:date="2026-01-01T00:00:00Z">
        <w:r>
          <w:t xml:space="preserve"> </w:t>
        </w:r>
      </w:ins>
      <w:ins w:id="3554" w:author="PR Preview" w:date="2026-01-01T00:00:00Z">
        <w:r>
          <w:rPr>
            <w:b/>
            <w:bCs/>
          </w:rPr>
          <w:t xml:space="preserve">cubic</w:t>
        </w:r>
      </w:ins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polynomial.</w:t>
        </w:r>
      </w:ins>
    </w:p>
    <w:bookmarkEnd w:id="194"/>
    <w:bookmarkStart w:id="195" w:name="exm-quadratic-cubic"/>
    <w:p>
      <w:pPr>
        <w:pStyle w:val="BodyText"/>
      </w:pPr>
      <w:ins w:id="3557" w:author="PR Preview" w:date="2026-01-01T00:00:00Z">
        <w:r>
          <w:rPr>
            <w:b/>
            <w:bCs/>
          </w:rPr>
          <w:t xml:space="preserve">Example 38 (Quadratic and cubic polynomials)</w:t>
        </w:r>
      </w:ins>
      <w:ins w:id="3558" w:author="PR Preview" w:date="2026-01-01T00:00:00Z">
        <w:r>
          <w:t xml:space="preserve"> </w:t>
        </w:r>
      </w:ins>
      <w:ins w:id="3559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5"/>
    <w:bookmarkStart w:id="196" w:name="def-parabola"/>
    <w:p>
      <w:pPr>
        <w:pStyle w:val="FirstParagraph"/>
      </w:pPr>
      <w:del w:id="3560" w:author="PR Preview" w:date="2026-01-01T00:00:00Z">
        <w:r>
          <w:rPr>
            <w:b/>
            <w:bCs/>
          </w:rPr>
          <w:delText xml:space="preserve">Definition 57 (Parabola)</w:delText>
        </w:r>
      </w:del>
      <w:del w:id="3561" w:author="PR Preview" w:date="2026-01-01T00:00:00Z">
        <w:r>
          <w:delText xml:space="preserve"> </w:delText>
        </w:r>
      </w:del>
      <w:del w:id="3562" w:author="PR Preview" w:date="2026-01-01T00:00:00Z">
        <w:r>
          <w:delText xml:space="preserve">A</w:delText>
        </w:r>
      </w:del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rPr>
            <w:b/>
            <w:bCs/>
          </w:rPr>
          <w:delText xml:space="preserve">parabola</w:delText>
        </w:r>
      </w:del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delText xml:space="preserve">is the</w:delText>
        </w:r>
      </w:del>
      <w:del w:id="3567" w:author="PR Preview" w:date="2026-01-01T00:00:00Z">
        <w:r>
          <w:delText xml:space="preserve"> </w:delText>
        </w:r>
      </w:del>
      <w:hyperlink r:id="rId75">
        <w:del w:id="3568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of a quadratic polynomial (</w:delText>
        </w:r>
      </w:del>
      <w:hyperlink w:anchor="def-quadratic-polynomial">
        <w:del w:id="3571" w:author="PR Preview" w:date="2026-01-01T00:00:00Z">
          <w:r>
            <w:rPr>
              <w:rStyle w:val="Hyperlink"/>
            </w:rPr>
            <w:delText xml:space="preserve">Definition 55</w:delText>
          </w:r>
        </w:del>
      </w:hyperlink>
      <w:del w:id="3572" w:author="PR Preview" w:date="2026-01-01T00:00:00Z">
        <w:r>
          <w:delText xml:space="preserve">).</w:delText>
        </w:r>
      </w:del>
    </w:p>
    <w:p>
      <w:pPr>
        <w:pStyle w:val="BodyText"/>
      </w:pPr>
      <w:del w:id="3573" w:author="PR Preview" w:date="2026-01-01T00:00:00Z">
        <w:r>
          <w:rPr>
            <w:b/>
            <w:bCs/>
          </w:rPr>
          <w:delText xml:space="preserve">Example 38 (The parabola</w:delText>
        </w:r>
      </w:del>
      <w:del w:id="3574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75" w:author="PR Preview" w:date="2026-01-01T00:00:00Z">
        <w:r>
          <w:rPr>
            <w:b/>
            <w:bCs/>
          </w:rPr>
          <w:delText xml:space="preserve">)</w:delText>
        </w:r>
      </w:del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The graph of</w:delText>
        </w:r>
      </w:del>
      <w:del w:id="35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is a parabola.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It contains the points</w:delText>
        </w:r>
      </w:del>
      <w:del w:id="35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84" w:author="PR Preview" w:date="2026-01-01T00:00:00Z">
        <w:r>
          <w:delText xml:space="preserve">,</w:delText>
        </w:r>
      </w:del>
      <w:del w:id="35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and</w:delText>
        </w:r>
      </w:del>
      <w:del w:id="35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and its lowest point is</w:delText>
        </w:r>
      </w:del>
      <w:del w:id="35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593" w:author="PR Preview" w:date="2026-01-01T00:00:00Z">
        <w:r>
          <w:delText xml:space="preserve">, since</w:delText>
        </w:r>
      </w:del>
      <w:del w:id="359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3595" w:author="PR Preview" w:date="2026-01-01T00:00:00Z">
        <w:r>
          <w:delText xml:space="preserve"> </w:delText>
        </w:r>
      </w:del>
      <w:del w:id="3596" w:author="PR Preview" w:date="2026-01-01T00:00:00Z">
        <w:r>
          <w:delText xml:space="preserve">for every</w:delText>
        </w:r>
      </w:del>
      <w:del w:id="3597" w:author="PR Preview" w:date="2026-01-01T00:00:00Z">
        <w:r>
          <w:delText xml:space="preserve"> </w:delText>
        </w:r>
      </w:del>
      <m:oMath>
        <m:r>
          <m:t>x</m:t>
        </m:r>
      </m:oMath>
      <w:del w:id="3598" w:author="PR Preview" w:date="2026-01-01T00:00:00Z">
        <w:r>
          <w:delText xml:space="preserve">.</w:delText>
        </w:r>
      </w:del>
    </w:p>
    <w:p>
      <w:pPr>
        <w:pStyle w:val="Heading2"/>
      </w:pPr>
      <w:del w:id="3599" w:author="PR Preview" w:date="2026-01-01T00:00:00Z">
        <w:r>
          <w:delText xml:space="preserve">15 Affine and linear functions of one variable</w:delText>
        </w:r>
      </w:del>
    </w:p>
    <w:p>
      <w:pPr>
        <w:pStyle w:val="FirstParagraph"/>
      </w:pPr>
      <w:del w:id="3600" w:author="PR Preview" w:date="2026-01-01T00:00:00Z">
        <w:r>
          <w:rPr>
            <w:b/>
            <w:bCs/>
          </w:rPr>
          <w:delText xml:space="preserve">Definition 58 (Affine function of one variable)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A</w:delText>
        </w:r>
      </w:del>
      <w:del w:id="3603" w:author="PR Preview" w:date="2026-01-01T00:00:00Z">
        <w:r>
          <w:delText xml:space="preserve"> </w:delText>
        </w:r>
      </w:del>
      <w:hyperlink r:id="rId53">
        <w:del w:id="360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6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is</w:delText>
        </w:r>
      </w:del>
      <w:del w:id="3608" w:author="PR Preview" w:date="2026-01-01T00:00:00Z">
        <w:r>
          <w:delText xml:space="preserve"> </w:delText>
        </w:r>
      </w:del>
      <w:del w:id="3609" w:author="PR Preview" w:date="2026-01-01T00:00:00Z">
        <w:r>
          <w:rPr>
            <w:b/>
            <w:bCs/>
          </w:rPr>
          <w:delText xml:space="preserve">affine</w:delText>
        </w:r>
      </w:del>
      <w:del w:id="3610" w:author="PR Preview" w:date="2026-01-01T00:00:00Z">
        <w:r>
          <w:delText xml:space="preserve"> </w:delText>
        </w:r>
      </w:del>
      <w:del w:id="3611" w:author="PR Preview" w:date="2026-01-01T00:00:00Z">
        <w:r>
          <w:delText xml:space="preserve">if there are numbers</w:delText>
        </w:r>
      </w:del>
      <w:del w:id="3612" w:author="PR Preview" w:date="2026-01-01T00:00:00Z">
        <w:r>
          <w:delText xml:space="preserve"> </w:delText>
        </w:r>
      </w:del>
      <m:oMath>
        <m:r>
          <m:t>m</m:t>
        </m:r>
      </m:oMath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and</w:delText>
        </w:r>
      </w:del>
      <w:del w:id="3615" w:author="PR Preview" w:date="2026-01-01T00:00:00Z">
        <w:r>
          <w:delText xml:space="preserve"> </w:delText>
        </w:r>
      </w:del>
      <m:oMath>
        <m:r>
          <m:t>b</m:t>
        </m:r>
      </m:oMath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618" w:author="PR Preview" w:date="2026-01-01T00:00:00Z">
        <w:r>
          <w:rPr>
            <w:b/>
            <w:bCs/>
          </w:rPr>
          <w:delText xml:space="preserve">Definition 59 (Slope)</w:delText>
        </w:r>
      </w:del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In the formula</w:delText>
        </w:r>
      </w:del>
      <w:del w:id="362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for an affine function</w:delText>
        </w:r>
      </w:del>
      <w:del w:id="3624" w:author="PR Preview" w:date="2026-01-01T00:00:00Z">
        <w:r>
          <w:delText xml:space="preserve"> </w:delText>
        </w:r>
      </w:del>
      <m:oMath>
        <m:r>
          <m:t>f</m:t>
        </m:r>
      </m:oMath>
      <w:del w:id="3625" w:author="PR Preview" w:date="2026-01-01T00:00:00Z">
        <w:r>
          <w:delText xml:space="preserve"> </w:delText>
        </w:r>
      </w:del>
      <w:del w:id="3626" w:author="PR Preview" w:date="2026-01-01T00:00:00Z">
        <w:r>
          <w:delText xml:space="preserve">(</w:delText>
        </w:r>
      </w:del>
      <w:hyperlink w:anchor="def-affine-function">
        <w:del w:id="3627" w:author="PR Preview" w:date="2026-01-01T00:00:00Z">
          <w:r>
            <w:rPr>
              <w:rStyle w:val="Hyperlink"/>
            </w:rPr>
            <w:delText xml:space="preserve">Definition 58</w:delText>
          </w:r>
        </w:del>
      </w:hyperlink>
      <w:del w:id="3628" w:author="PR Preview" w:date="2026-01-01T00:00:00Z">
        <w:r>
          <w:delText xml:space="preserve">),</w:delText>
        </w:r>
      </w:del>
      <w:del w:id="3629" w:author="PR Preview" w:date="2026-01-01T00:00:00Z">
        <w:r>
          <w:delText xml:space="preserve"> </w:delText>
        </w:r>
      </w:del>
      <m:oMath>
        <m:r>
          <m:t>m</m:t>
        </m:r>
      </m:oMath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is called the</w:delText>
        </w:r>
      </w:del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rPr>
            <w:b/>
            <w:bCs/>
          </w:rPr>
          <w:delText xml:space="preserve">slope</w:delText>
        </w:r>
      </w:del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of</w:delText>
        </w:r>
      </w:del>
      <w:del w:id="3636" w:author="PR Preview" w:date="2026-01-01T00:00:00Z">
        <w:r>
          <w:delText xml:space="preserve"> </w:delText>
        </w:r>
      </w:del>
      <m:oMath>
        <m:r>
          <m:t>f</m:t>
        </m:r>
      </m:oMath>
      <w:del w:id="3637" w:author="PR Preview" w:date="2026-01-01T00:00:00Z">
        <w:r>
          <w:delText xml:space="preserve">.</w:delText>
        </w:r>
      </w:del>
    </w:p>
    <w:p>
      <w:pPr>
        <w:pStyle w:val="BodyText"/>
      </w:pPr>
      <w:del w:id="3638" w:author="PR Preview" w:date="2026-01-01T00:00:00Z">
        <w:r>
          <w:rPr>
            <w:b/>
            <w:bCs/>
          </w:rPr>
          <w:delText xml:space="preserve">Definition 60 (Intercept)</w:delText>
        </w:r>
      </w:del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In the formula</w:delText>
        </w:r>
      </w:del>
      <w:del w:id="36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for an affine function</w:delText>
        </w:r>
      </w:del>
      <w:del w:id="3644" w:author="PR Preview" w:date="2026-01-01T00:00:00Z">
        <w:r>
          <w:delText xml:space="preserve"> </w:delText>
        </w:r>
      </w:del>
      <m:oMath>
        <m:r>
          <m:t>f</m:t>
        </m:r>
      </m:oMath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(</w:delText>
        </w:r>
      </w:del>
      <w:hyperlink w:anchor="def-affine-function">
        <w:del w:id="3647" w:author="PR Preview" w:date="2026-01-01T00:00:00Z">
          <w:r>
            <w:rPr>
              <w:rStyle w:val="Hyperlink"/>
            </w:rPr>
            <w:delText xml:space="preserve">Definition 58</w:delText>
          </w:r>
        </w:del>
      </w:hyperlink>
      <w:del w:id="3648" w:author="PR Preview" w:date="2026-01-01T00:00:00Z">
        <w:r>
          <w:delText xml:space="preserve">),</w:delText>
        </w:r>
      </w:del>
      <w:del w:id="3649" w:author="PR Preview" w:date="2026-01-01T00:00:00Z">
        <w:r>
          <w:delText xml:space="preserve"> </w:delText>
        </w:r>
      </w:del>
      <m:oMath>
        <m:r>
          <m:t>b</m:t>
        </m:r>
      </m:oMath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is called the</w:delText>
        </w:r>
      </w:del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rPr>
            <w:b/>
            <w:bCs/>
          </w:rPr>
          <w:delText xml:space="preserve">intercept</w:delText>
        </w:r>
      </w:del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of</w:delText>
        </w:r>
      </w:del>
      <w:del w:id="3656" w:author="PR Preview" w:date="2026-01-01T00:00:00Z">
        <w:r>
          <w:delText xml:space="preserve"> </w:delText>
        </w:r>
      </w:del>
      <m:oMath>
        <m:r>
          <m:t>f</m:t>
        </m:r>
      </m:oMath>
      <w:del w:id="3657" w:author="PR Preview" w:date="2026-01-01T00:00:00Z">
        <w:r>
          <w:delText xml:space="preserve">.</w:delText>
        </w:r>
      </w:del>
    </w:p>
    <w:p>
      <w:pPr>
        <w:pStyle w:val="BodyText"/>
      </w:pPr>
      <w:del w:id="3658" w:author="PR Preview" w:date="2026-01-01T00:00:00Z">
        <w:r>
          <w:rPr>
            <w:b/>
            <w:bCs/>
          </w:rPr>
          <w:delText xml:space="preserve">Definition 61 (Linear function of one variable)</w:delText>
        </w:r>
      </w:del>
      <w:del w:id="3659" w:author="PR Preview" w:date="2026-01-01T00:00:00Z">
        <w:r>
          <w:delText xml:space="preserve"> </w:delText>
        </w:r>
      </w:del>
      <w:del w:id="3660" w:author="PR Preview" w:date="2026-01-01T00:00:00Z">
        <w:r>
          <w:delText xml:space="preserve">A function</w:delText>
        </w:r>
      </w:del>
      <w:del w:id="36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662" w:author="PR Preview" w:date="2026-01-01T00:00:00Z">
        <w:r>
          <w:delText xml:space="preserve"> </w:delText>
        </w:r>
      </w:del>
      <w:del w:id="3663" w:author="PR Preview" w:date="2026-01-01T00:00:00Z">
        <w:r>
          <w:delText xml:space="preserve">is</w:delText>
        </w:r>
      </w:del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rPr>
            <w:b/>
            <w:bCs/>
          </w:rPr>
          <w:delText xml:space="preserve">linear</w:delText>
        </w:r>
      </w:del>
      <w:del w:id="3666" w:author="PR Preview" w:date="2026-01-01T00:00:00Z">
        <w:r>
          <w:delText xml:space="preserve"> </w:delText>
        </w:r>
      </w:del>
      <w:del w:id="3667" w:author="PR Preview" w:date="2026-01-01T00:00:00Z">
        <w:r>
          <w:delText xml:space="preserve">if it is affine (</w:delText>
        </w:r>
      </w:del>
      <w:hyperlink w:anchor="def-affine-function">
        <w:del w:id="3668" w:author="PR Preview" w:date="2026-01-01T00:00:00Z">
          <w:r>
            <w:rPr>
              <w:rStyle w:val="Hyperlink"/>
            </w:rPr>
            <w:delText xml:space="preserve">Definition 58</w:delText>
          </w:r>
        </w:del>
      </w:hyperlink>
      <w:del w:id="3669" w:author="PR Preview" w:date="2026-01-01T00:00:00Z">
        <w:r>
          <w:delText xml:space="preserve">) with intercept</w:delText>
        </w:r>
      </w:del>
      <w:del w:id="3670" w:author="PR Preview" w:date="2026-01-01T00:00:00Z">
        <w:r>
          <w:delText xml:space="preserve"> </w:delText>
        </w:r>
      </w:del>
      <m:oMath>
        <m:r>
          <m:t>0</m:t>
        </m:r>
      </m:oMath>
      <w:del w:id="3671" w:author="PR Preview" w:date="2026-01-01T00:00:00Z">
        <w:r>
          <w:delText xml:space="preserve">;</w:delText>
        </w:r>
      </w:del>
      <w:del w:id="3672" w:author="PR Preview" w:date="2026-01-01T00:00:00Z">
        <w:r>
          <w:delText xml:space="preserve"> </w:delText>
        </w:r>
      </w:del>
      <w:del w:id="3673" w:author="PR Preview" w:date="2026-01-01T00:00:00Z">
        <w:r>
          <w:delText xml:space="preserve">that is, if there is a number</w:delText>
        </w:r>
      </w:del>
      <w:del w:id="3674" w:author="PR Preview" w:date="2026-01-01T00:00:00Z">
        <w:r>
          <w:delText xml:space="preserve"> </w:delText>
        </w:r>
      </w:del>
      <m:oMath>
        <m:r>
          <m:t>m</m:t>
        </m:r>
      </m:oMath>
      <w:del w:id="3675" w:author="PR Preview" w:date="2026-01-01T00:00:00Z">
        <w:r>
          <w:delText xml:space="preserve"> </w:delText>
        </w:r>
      </w:del>
      <w:del w:id="3676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3677" w:author="PR Preview" w:date="2026-01-01T00:00:00Z">
        <w:r>
          <w:rPr>
            <w:b/>
            <w:bCs/>
          </w:rPr>
          <w:delText xml:space="preserve">Theorem 21 (Intercept and slope of an affine function)</w:delText>
        </w:r>
      </w:del>
      <w:del w:id="3678" w:author="PR Preview" w:date="2026-01-01T00:00:00Z">
        <w:r>
          <w:delText xml:space="preserve"> </w:delText>
        </w:r>
      </w:del>
      <w:del w:id="3679" w:author="PR Preview" w:date="2026-01-01T00:00:00Z">
        <w:r>
          <w:delText xml:space="preserve">Let</w:delText>
        </w:r>
      </w:del>
      <w:del w:id="36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3681" w:author="PR Preview" w:date="2026-01-01T00:00:00Z">
        <w:r>
          <w:delText xml:space="preserve"> </w:delText>
        </w:r>
      </w:del>
      <w:del w:id="3682" w:author="PR Preview" w:date="2026-01-01T00:00:00Z">
        <w:r>
          <w:delText xml:space="preserve">be an affine function (</w:delText>
        </w:r>
      </w:del>
      <w:hyperlink w:anchor="def-affine-function">
        <w:del w:id="3683" w:author="PR Preview" w:date="2026-01-01T00:00:00Z">
          <w:r>
            <w:rPr>
              <w:rStyle w:val="Hyperlink"/>
            </w:rPr>
            <w:delText xml:space="preserve">Definition 58</w:delText>
          </w:r>
        </w:del>
      </w:hyperlink>
      <w:del w:id="3684" w:author="PR Preview" w:date="2026-01-01T00:00:00Z">
        <w:r>
          <w:delText xml:space="preserve">).</w:delText>
        </w:r>
      </w:del>
    </w:p>
    <w:p>
      <w:pPr>
        <w:pStyle w:val="FirstParagraph"/>
      </w:pPr>
      <w:ins w:id="3685" w:author="PR Preview" w:date="2026-01-01T00:00:00Z">
        <w:r>
          <w:rPr>
            <w:b/>
            <w:bCs/>
          </w:rPr>
          <w:t xml:space="preserve">Definition 58 (Parabola)</w:t>
        </w:r>
      </w:ins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A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rPr>
            <w:b/>
            <w:bCs/>
          </w:rPr>
          <w:t xml:space="preserve">parabola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is the</w:t>
        </w:r>
      </w:ins>
      <w:ins w:id="3692" w:author="PR Preview" w:date="2026-01-01T00:00:00Z">
        <w:r>
          <w:t xml:space="preserve"> </w:t>
        </w:r>
      </w:ins>
      <w:hyperlink r:id="rId75">
        <w:ins w:id="3693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694" w:author="PR Preview" w:date="2026-01-01T00:00:00Z">
        <w:r>
          <w:t xml:space="preserve"> </w:t>
        </w:r>
      </w:ins>
      <w:ins w:id="3695" w:author="PR Preview" w:date="2026-01-01T00:00:00Z">
        <w:r>
          <w:t xml:space="preserve">of a quadratic polynomial (</w:t>
        </w:r>
      </w:ins>
      <w:hyperlink w:anchor="def-quadratic-polynomial">
        <w:ins w:id="3696" w:author="PR Preview" w:date="2026-01-01T00:00:00Z">
          <w:r>
            <w:rPr>
              <w:rStyle w:val="Hyperlink"/>
            </w:rPr>
            <w:t xml:space="preserve">Definition 56</w:t>
          </w:r>
        </w:ins>
      </w:hyperlink>
      <w:ins w:id="3697" w:author="PR Preview" w:date="2026-01-01T00:00:00Z">
        <w:r>
          <w:t xml:space="preserve">).</w:t>
        </w:r>
      </w:ins>
    </w:p>
    <w:bookmarkEnd w:id="196"/>
    <w:bookmarkStart w:id="197" w:name="exm-parabola"/>
    <w:p>
      <w:pPr>
        <w:pStyle w:val="BodyText"/>
      </w:pPr>
      <w:ins w:id="3698" w:author="PR Preview" w:date="2026-01-01T00:00:00Z">
        <w:r>
          <w:rPr>
            <w:b/>
            <w:bCs/>
          </w:rPr>
          <w:t xml:space="preserve">Example 39 (The parabola</w:t>
        </w:r>
      </w:ins>
      <w:ins w:id="3699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700" w:author="PR Preview" w:date="2026-01-01T00:00:00Z">
        <w:r>
          <w:rPr>
            <w:b/>
            <w:bCs/>
          </w:rPr>
          <w:t xml:space="preserve">)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The graph of</w:t>
        </w:r>
      </w:ins>
      <w:ins w:id="37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is a parabola.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It contains the points</w:t>
        </w:r>
      </w:ins>
      <w:ins w:id="37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09" w:author="PR Preview" w:date="2026-01-01T00:00:00Z">
        <w:r>
          <w:t xml:space="preserve">,</w:t>
        </w:r>
      </w:ins>
      <w:ins w:id="37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and</w:t>
        </w:r>
      </w:ins>
      <w:ins w:id="37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714" w:author="PR Preview" w:date="2026-01-01T00:00:00Z">
        <w:r>
          <w:t xml:space="preserve">,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and its lowest point is</w:t>
        </w:r>
      </w:ins>
      <w:ins w:id="37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18" w:author="PR Preview" w:date="2026-01-01T00:00:00Z">
        <w:r>
          <w:t xml:space="preserve">, since</w:t>
        </w:r>
      </w:ins>
      <w:ins w:id="371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for every</w:t>
        </w:r>
      </w:ins>
      <w:ins w:id="3722" w:author="PR Preview" w:date="2026-01-01T00:00:00Z">
        <w:r>
          <w:t xml:space="preserve"> </w:t>
        </w:r>
      </w:ins>
      <m:oMath>
        <m:r>
          <m:t>x</m:t>
        </m:r>
      </m:oMath>
      <w:ins w:id="3723" w:author="PR Preview" w:date="2026-01-01T00:00:00Z">
        <w:r>
          <w:t xml:space="preserve">.</w:t>
        </w:r>
      </w:ins>
    </w:p>
    <w:bookmarkEnd w:id="197"/>
    <w:bookmarkEnd w:id="198"/>
    <w:bookmarkStart w:id="208" w:name="sec-affine-linear-functions"/>
    <w:p>
      <w:pPr>
        <w:pStyle w:val="Heading2"/>
      </w:pPr>
      <w:ins w:id="3724" w:author="PR Preview" w:date="2026-01-01T00:00:00Z">
        <w:r>
          <w:t xml:space="preserve">16 Affine and linear functions of one variable</w:t>
        </w:r>
      </w:ins>
    </w:p>
    <w:bookmarkStart w:id="199" w:name="def-affine-function"/>
    <w:p>
      <w:pPr>
        <w:pStyle w:val="FirstParagraph"/>
      </w:pPr>
      <w:ins w:id="3725" w:author="PR Preview" w:date="2026-01-01T00:00:00Z">
        <w:r>
          <w:rPr>
            <w:b/>
            <w:bCs/>
          </w:rPr>
          <w:t xml:space="preserve">Definition 59 (Affine function of one variable)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A</w:t>
        </w:r>
      </w:ins>
      <w:ins w:id="3728" w:author="PR Preview" w:date="2026-01-01T00:00:00Z">
        <w:r>
          <w:t xml:space="preserve"> </w:t>
        </w:r>
      </w:ins>
      <w:hyperlink r:id="rId53">
        <w:ins w:id="372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7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is</w:t>
        </w:r>
      </w:ins>
      <w:ins w:id="3733" w:author="PR Preview" w:date="2026-01-01T00:00:00Z">
        <w:r>
          <w:t xml:space="preserve"> </w:t>
        </w:r>
      </w:ins>
      <w:ins w:id="3734" w:author="PR Preview" w:date="2026-01-01T00:00:00Z">
        <w:r>
          <w:rPr>
            <w:b/>
            <w:bCs/>
          </w:rPr>
          <w:t xml:space="preserve">affine</w:t>
        </w:r>
      </w:ins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if there are numbers</w:t>
        </w:r>
      </w:ins>
      <w:ins w:id="3737" w:author="PR Preview" w:date="2026-01-01T00:00:00Z">
        <w:r>
          <w:t xml:space="preserve"> </w:t>
        </w:r>
      </w:ins>
      <m:oMath>
        <m:r>
          <m:t>m</m:t>
        </m:r>
      </m:oMath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</w:t>
        </w:r>
      </w:ins>
      <w:ins w:id="3740" w:author="PR Preview" w:date="2026-01-01T00:00:00Z">
        <w:r>
          <w:t xml:space="preserve"> </w:t>
        </w:r>
      </w:ins>
      <m:oMath>
        <m:r>
          <m:t>b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9"/>
    <w:bookmarkStart w:id="200" w:name="def-slope"/>
    <w:p>
      <w:pPr>
        <w:pStyle w:val="FirstParagraph"/>
      </w:pPr>
      <w:ins w:id="3743" w:author="PR Preview" w:date="2026-01-01T00:00:00Z">
        <w:r>
          <w:rPr>
            <w:b/>
            <w:bCs/>
          </w:rPr>
          <w:t xml:space="preserve">Definition 60 (Slope)</w:t>
        </w:r>
      </w:ins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In the formula</w:t>
        </w:r>
      </w:ins>
      <w:ins w:id="37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for an affine function</w:t>
        </w:r>
      </w:ins>
      <w:ins w:id="3749" w:author="PR Preview" w:date="2026-01-01T00:00:00Z">
        <w:r>
          <w:t xml:space="preserve"> </w:t>
        </w:r>
      </w:ins>
      <m:oMath>
        <m:r>
          <m:t>f</m:t>
        </m:r>
      </m:oMath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(</w:t>
        </w:r>
      </w:ins>
      <w:hyperlink w:anchor="def-affine-function">
        <w:ins w:id="3752" w:author="PR Preview" w:date="2026-01-01T00:00:00Z">
          <w:r>
            <w:rPr>
              <w:rStyle w:val="Hyperlink"/>
            </w:rPr>
            <w:t xml:space="preserve">Definition 59</w:t>
          </w:r>
        </w:ins>
      </w:hyperlink>
      <w:ins w:id="3753" w:author="PR Preview" w:date="2026-01-01T00:00:00Z">
        <w:r>
          <w:t xml:space="preserve">),</w:t>
        </w:r>
      </w:ins>
      <w:ins w:id="3754" w:author="PR Preview" w:date="2026-01-01T00:00:00Z">
        <w:r>
          <w:t xml:space="preserve"> </w:t>
        </w:r>
      </w:ins>
      <m:oMath>
        <m:r>
          <m:t>m</m:t>
        </m:r>
      </m:oMath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is called the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rPr>
            <w:b/>
            <w:bCs/>
          </w:rPr>
          <w:t xml:space="preserve">slope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of</w:t>
        </w:r>
      </w:ins>
      <w:ins w:id="3761" w:author="PR Preview" w:date="2026-01-01T00:00:00Z">
        <w:r>
          <w:t xml:space="preserve"> </w:t>
        </w:r>
      </w:ins>
      <m:oMath>
        <m:r>
          <m:t>f</m:t>
        </m:r>
      </m:oMath>
      <w:ins w:id="3762" w:author="PR Preview" w:date="2026-01-01T00:00:00Z">
        <w:r>
          <w:t xml:space="preserve">.</w:t>
        </w:r>
      </w:ins>
    </w:p>
    <w:bookmarkEnd w:id="200"/>
    <w:bookmarkStart w:id="201" w:name="def-intercept"/>
    <w:p>
      <w:pPr>
        <w:pStyle w:val="BodyText"/>
      </w:pPr>
      <w:ins w:id="3763" w:author="PR Preview" w:date="2026-01-01T00:00:00Z">
        <w:r>
          <w:rPr>
            <w:b/>
            <w:bCs/>
          </w:rPr>
          <w:t xml:space="preserve">Definition 61 (Intercept)</w:t>
        </w:r>
      </w:ins>
      <w:ins w:id="3764" w:author="PR Preview" w:date="2026-01-01T00:00:00Z">
        <w:r>
          <w:t xml:space="preserve"> </w:t>
        </w:r>
      </w:ins>
      <w:ins w:id="3765" w:author="PR Preview" w:date="2026-01-01T00:00:00Z">
        <w:r>
          <w:t xml:space="preserve">In the formula</w:t>
        </w:r>
      </w:ins>
      <w:ins w:id="37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for an affine function</w:t>
        </w:r>
      </w:ins>
      <w:ins w:id="3769" w:author="PR Preview" w:date="2026-01-01T00:00:00Z">
        <w:r>
          <w:t xml:space="preserve"> </w:t>
        </w:r>
      </w:ins>
      <m:oMath>
        <m:r>
          <m:t>f</m:t>
        </m:r>
      </m:oMath>
      <w:ins w:id="3770" w:author="PR Preview" w:date="2026-01-01T00:00:00Z">
        <w:r>
          <w:t xml:space="preserve"> </w:t>
        </w:r>
      </w:ins>
      <w:ins w:id="3771" w:author="PR Preview" w:date="2026-01-01T00:00:00Z">
        <w:r>
          <w:t xml:space="preserve">(</w:t>
        </w:r>
      </w:ins>
      <w:hyperlink w:anchor="def-affine-function">
        <w:ins w:id="3772" w:author="PR Preview" w:date="2026-01-01T00:00:00Z">
          <w:r>
            <w:rPr>
              <w:rStyle w:val="Hyperlink"/>
            </w:rPr>
            <w:t xml:space="preserve">Definition 59</w:t>
          </w:r>
        </w:ins>
      </w:hyperlink>
      <w:ins w:id="3773" w:author="PR Preview" w:date="2026-01-01T00:00:00Z">
        <w:r>
          <w:t xml:space="preserve">),</w:t>
        </w:r>
      </w:ins>
      <w:ins w:id="3774" w:author="PR Preview" w:date="2026-01-01T00:00:00Z">
        <w:r>
          <w:t xml:space="preserve"> </w:t>
        </w:r>
      </w:ins>
      <m:oMath>
        <m:r>
          <m:t>b</m:t>
        </m:r>
      </m:oMath>
      <w:ins w:id="3775" w:author="PR Preview" w:date="2026-01-01T00:00:00Z">
        <w:r>
          <w:t xml:space="preserve"> </w:t>
        </w:r>
      </w:ins>
      <w:ins w:id="3776" w:author="PR Preview" w:date="2026-01-01T00:00:00Z">
        <w:r>
          <w:t xml:space="preserve">is called the</w:t>
        </w:r>
      </w:ins>
      <w:ins w:id="3777" w:author="PR Preview" w:date="2026-01-01T00:00:00Z">
        <w:r>
          <w:t xml:space="preserve"> </w:t>
        </w:r>
      </w:ins>
      <w:ins w:id="3778" w:author="PR Preview" w:date="2026-01-01T00:00:00Z">
        <w:r>
          <w:rPr>
            <w:b/>
            <w:bCs/>
          </w:rPr>
          <w:t xml:space="preserve">intercept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of</w:t>
        </w:r>
      </w:ins>
      <w:ins w:id="3781" w:author="PR Preview" w:date="2026-01-01T00:00:00Z">
        <w:r>
          <w:t xml:space="preserve"> </w:t>
        </w:r>
      </w:ins>
      <m:oMath>
        <m:r>
          <m:t>f</m:t>
        </m:r>
      </m:oMath>
      <w:ins w:id="3782" w:author="PR Preview" w:date="2026-01-01T00:00:00Z">
        <w:r>
          <w:t xml:space="preserve">.</w:t>
        </w:r>
      </w:ins>
    </w:p>
    <w:bookmarkEnd w:id="201"/>
    <w:bookmarkStart w:id="202" w:name="def-linear-function"/>
    <w:p>
      <w:pPr>
        <w:pStyle w:val="BodyText"/>
      </w:pPr>
      <w:ins w:id="3783" w:author="PR Preview" w:date="2026-01-01T00:00:00Z">
        <w:r>
          <w:rPr>
            <w:b/>
            <w:bCs/>
          </w:rPr>
          <w:t xml:space="preserve">Definition 62 (Linear function of one variable)</w:t>
        </w:r>
      </w:ins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A function</w:t>
        </w:r>
      </w:ins>
      <w:ins w:id="37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787" w:author="PR Preview" w:date="2026-01-01T00:00:00Z">
        <w:r>
          <w:t xml:space="preserve"> </w:t>
        </w:r>
      </w:ins>
      <w:ins w:id="3788" w:author="PR Preview" w:date="2026-01-01T00:00:00Z">
        <w:r>
          <w:t xml:space="preserve">is</w:t>
        </w:r>
      </w:ins>
      <w:ins w:id="3789" w:author="PR Preview" w:date="2026-01-01T00:00:00Z">
        <w:r>
          <w:t xml:space="preserve"> </w:t>
        </w:r>
      </w:ins>
      <w:ins w:id="3790" w:author="PR Preview" w:date="2026-01-01T00:00:00Z">
        <w:r>
          <w:rPr>
            <w:b/>
            <w:bCs/>
          </w:rPr>
          <w:t xml:space="preserve">linear</w:t>
        </w:r>
      </w:ins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if it is affine (</w:t>
        </w:r>
      </w:ins>
      <w:hyperlink w:anchor="def-affine-function">
        <w:ins w:id="3793" w:author="PR Preview" w:date="2026-01-01T00:00:00Z">
          <w:r>
            <w:rPr>
              <w:rStyle w:val="Hyperlink"/>
            </w:rPr>
            <w:t xml:space="preserve">Definition 59</w:t>
          </w:r>
        </w:ins>
      </w:hyperlink>
      <w:ins w:id="3794" w:author="PR Preview" w:date="2026-01-01T00:00:00Z">
        <w:r>
          <w:t xml:space="preserve">) with intercept</w:t>
        </w:r>
      </w:ins>
      <w:ins w:id="3795" w:author="PR Preview" w:date="2026-01-01T00:00:00Z">
        <w:r>
          <w:t xml:space="preserve"> </w:t>
        </w:r>
      </w:ins>
      <m:oMath>
        <m:r>
          <m:t>0</m:t>
        </m:r>
      </m:oMath>
      <w:ins w:id="3796" w:author="PR Preview" w:date="2026-01-01T00:00:00Z">
        <w:r>
          <w:t xml:space="preserve">;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that is, if there is a number</w:t>
        </w:r>
      </w:ins>
      <w:ins w:id="3799" w:author="PR Preview" w:date="2026-01-01T00:00:00Z">
        <w:r>
          <w:t xml:space="preserve"> </w:t>
        </w:r>
      </w:ins>
      <m:oMath>
        <m:r>
          <m:t>m</m:t>
        </m:r>
      </m:oMath>
      <w:ins w:id="3800" w:author="PR Preview" w:date="2026-01-01T00:00:00Z">
        <w:r>
          <w:t xml:space="preserve"> </w:t>
        </w:r>
      </w:ins>
      <w:ins w:id="380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02"/>
    <w:bookmarkStart w:id="203" w:name="thm-affine-function-props"/>
    <w:p>
      <w:pPr>
        <w:pStyle w:val="FirstParagraph"/>
      </w:pPr>
      <w:ins w:id="3802" w:author="PR Preview" w:date="2026-01-01T00:00:00Z">
        <w:r>
          <w:rPr>
            <w:b/>
            <w:bCs/>
          </w:rPr>
          <w:t xml:space="preserve">Theorem 21 (Intercept and slope of an affine function)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Let</w:t>
        </w:r>
      </w:ins>
      <w:ins w:id="38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3806" w:author="PR Preview" w:date="2026-01-01T00:00:00Z">
        <w:r>
          <w:t xml:space="preserve"> </w:t>
        </w:r>
      </w:ins>
      <w:ins w:id="3807" w:author="PR Preview" w:date="2026-01-01T00:00:00Z">
        <w:r>
          <w:t xml:space="preserve">be an affine function (</w:t>
        </w:r>
      </w:ins>
      <w:hyperlink w:anchor="def-affine-function">
        <w:ins w:id="3808" w:author="PR Preview" w:date="2026-01-01T00:00:00Z">
          <w:r>
            <w:rPr>
              <w:rStyle w:val="Hyperlink"/>
            </w:rPr>
            <w:t xml:space="preserve">Definition 59</w:t>
          </w:r>
        </w:ins>
      </w:hyperlink>
      <w:ins w:id="380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4" w:name="exm-affine-function"/>
    <w:p>
      <w:pPr>
        <w:pStyle w:val="FirstParagraph"/>
      </w:pPr>
      <w:del w:id="3810" w:author="PR Preview" w:date="2026-01-01T00:00:00Z">
        <w:r>
          <w:rPr>
            <w:b/>
            <w:bCs/>
          </w:rPr>
          <w:delText xml:space="preserve">Example 39 (An affine function, and a linear one)</w:delText>
        </w:r>
      </w:del>
      <w:del w:id="381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del w:id="3812" w:author="PR Preview" w:date="2026-01-01T00:00:00Z">
        <w:r>
          <w:delText xml:space="preserve"> </w:delText>
        </w:r>
      </w:del>
      <w:del w:id="3813" w:author="PR Preview" w:date="2026-01-01T00:00:00Z">
        <w:r>
          <w:delText xml:space="preserve">is affine with slope</w:delText>
        </w:r>
      </w:del>
      <w:del w:id="3814" w:author="PR Preview" w:date="2026-01-01T00:00:00Z">
        <w:r>
          <w:delText xml:space="preserve"> </w:delText>
        </w:r>
      </w:del>
      <m:oMath>
        <m:r>
          <m:t>2</m:t>
        </m:r>
      </m:oMath>
      <w:del w:id="3815" w:author="PR Preview" w:date="2026-01-01T00:00:00Z">
        <w:r>
          <w:delText xml:space="preserve"> </w:delText>
        </w:r>
      </w:del>
      <w:del w:id="3816" w:author="PR Preview" w:date="2026-01-01T00:00:00Z">
        <w:r>
          <w:delText xml:space="preserve">and intercept</w:delText>
        </w:r>
      </w:del>
      <w:del w:id="3817" w:author="PR Preview" w:date="2026-01-01T00:00:00Z">
        <w:r>
          <w:delText xml:space="preserve"> </w:delText>
        </w:r>
      </w:del>
      <m:oMath>
        <m:r>
          <m:t>3</m:t>
        </m:r>
      </m:oMath>
      <w:del w:id="3818" w:author="PR Preview" w:date="2026-01-01T00:00:00Z">
        <w:r>
          <w:delText xml:space="preserve">.</w:delText>
        </w:r>
      </w:del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By</w:delText>
        </w:r>
      </w:del>
      <w:del w:id="3821" w:author="PR Preview" w:date="2026-01-01T00:00:00Z">
        <w:r>
          <w:delText xml:space="preserve"> </w:delText>
        </w:r>
      </w:del>
      <w:hyperlink w:anchor="thm-affine-function-props">
        <w:del w:id="3822" w:author="PR Preview" w:date="2026-01-01T00:00:00Z">
          <w:r>
            <w:rPr>
              <w:rStyle w:val="Hyperlink"/>
            </w:rPr>
            <w:delText xml:space="preserve">Theorem 21</w:delText>
          </w:r>
        </w:del>
      </w:hyperlink>
      <w:del w:id="3823" w:author="PR Preview" w:date="2026-01-01T00:00:00Z">
        <w:r>
          <w:delText xml:space="preserve">,</w:delText>
        </w:r>
      </w:del>
      <w:del w:id="382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3825" w:author="PR Preview" w:date="2026-01-01T00:00:00Z">
        <w:r>
          <w:delText xml:space="preserve">,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and each unit step in</w:delText>
        </w:r>
      </w:del>
      <w:del w:id="3828" w:author="PR Preview" w:date="2026-01-01T00:00:00Z">
        <w:r>
          <w:delText xml:space="preserve"> </w:delText>
        </w:r>
      </w:del>
      <m:oMath>
        <m:r>
          <m:t>x</m:t>
        </m:r>
      </m:oMath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raises</w:delText>
        </w:r>
      </w:del>
      <w:del w:id="3831" w:author="PR Preview" w:date="2026-01-01T00:00:00Z">
        <w:r>
          <w:delText xml:space="preserve"> </w:delText>
        </w:r>
      </w:del>
      <m:oMath>
        <m:r>
          <m:t>f</m:t>
        </m:r>
      </m:oMath>
      <w:del w:id="3832" w:author="PR Preview" w:date="2026-01-01T00:00:00Z">
        <w:r>
          <w:delText xml:space="preserve"> </w:delText>
        </w:r>
      </w:del>
      <w:del w:id="3833" w:author="PR Preview" w:date="2026-01-01T00:00:00Z">
        <w:r>
          <w:delText xml:space="preserve">by</w:delText>
        </w:r>
      </w:del>
      <w:del w:id="3834" w:author="PR Preview" w:date="2026-01-01T00:00:00Z">
        <w:r>
          <w:delText xml:space="preserve"> </w:delText>
        </w:r>
      </w:del>
      <m:oMath>
        <m:r>
          <m:t>2</m:t>
        </m:r>
      </m:oMath>
      <w:del w:id="3835" w:author="PR Preview" w:date="2026-01-01T00:00:00Z">
        <w:r>
          <w:delText xml:space="preserve">:</w:delText>
        </w:r>
      </w:del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for example,</w:delText>
        </w:r>
      </w:del>
      <w:del w:id="38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and</w:delText>
        </w:r>
      </w:del>
      <w:del w:id="384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del w:id="3842" w:author="PR Preview" w:date="2026-01-01T00:00:00Z">
        <w:r>
          <w:delText xml:space="preserve">.</w:delText>
        </w:r>
      </w:del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Its intercept is not</w:delText>
        </w:r>
      </w:del>
      <w:del w:id="3845" w:author="PR Preview" w:date="2026-01-01T00:00:00Z">
        <w:r>
          <w:delText xml:space="preserve"> </w:delText>
        </w:r>
      </w:del>
      <m:oMath>
        <m:r>
          <m:t>0</m:t>
        </m:r>
      </m:oMath>
      <w:del w:id="3846" w:author="PR Preview" w:date="2026-01-01T00:00:00Z">
        <w:r>
          <w:delText xml:space="preserve">, so it is not linear.</w:delText>
        </w:r>
      </w:del>
    </w:p>
    <w:p>
      <w:pPr>
        <w:pStyle w:val="FirstParagraph"/>
      </w:pPr>
      <w:ins w:id="3847" w:author="PR Preview" w:date="2026-01-01T00:00:00Z">
        <w:r>
          <w:rPr>
            <w:b/>
            <w:bCs/>
          </w:rPr>
          <w:t xml:space="preserve">Example 40 (An affine function, and a linear one)</w:t>
        </w:r>
      </w:ins>
      <w:ins w:id="38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ins w:id="3849" w:author="PR Preview" w:date="2026-01-01T00:00:00Z">
        <w:r>
          <w:t xml:space="preserve"> </w:t>
        </w:r>
      </w:ins>
      <w:ins w:id="3850" w:author="PR Preview" w:date="2026-01-01T00:00:00Z">
        <w:r>
          <w:t xml:space="preserve">is affine with slope</w:t>
        </w:r>
      </w:ins>
      <w:ins w:id="3851" w:author="PR Preview" w:date="2026-01-01T00:00:00Z">
        <w:r>
          <w:t xml:space="preserve"> </w:t>
        </w:r>
      </w:ins>
      <m:oMath>
        <m:r>
          <m:t>2</m:t>
        </m:r>
      </m:oMath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and intercept</w:t>
        </w:r>
      </w:ins>
      <w:ins w:id="3854" w:author="PR Preview" w:date="2026-01-01T00:00:00Z">
        <w:r>
          <w:t xml:space="preserve"> </w:t>
        </w:r>
      </w:ins>
      <m:oMath>
        <m:r>
          <m:t>3</m:t>
        </m:r>
      </m:oMath>
      <w:ins w:id="3855" w:author="PR Preview" w:date="2026-01-01T00:00:00Z">
        <w:r>
          <w:t xml:space="preserve">.</w:t>
        </w:r>
      </w:ins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By</w:t>
        </w:r>
      </w:ins>
      <w:ins w:id="3858" w:author="PR Preview" w:date="2026-01-01T00:00:00Z">
        <w:r>
          <w:t xml:space="preserve"> </w:t>
        </w:r>
      </w:ins>
      <w:hyperlink w:anchor="thm-affine-function-props">
        <w:ins w:id="3859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60" w:author="PR Preview" w:date="2026-01-01T00:00:00Z">
        <w:r>
          <w:t xml:space="preserve">,</w:t>
        </w:r>
      </w:ins>
      <w:ins w:id="38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3862" w:author="PR Preview" w:date="2026-01-01T00:00:00Z">
        <w:r>
          <w:t xml:space="preserve">,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and each unit step in</w:t>
        </w:r>
      </w:ins>
      <w:ins w:id="3865" w:author="PR Preview" w:date="2026-01-01T00:00:00Z">
        <w:r>
          <w:t xml:space="preserve"> </w:t>
        </w:r>
      </w:ins>
      <m:oMath>
        <m:r>
          <m:t>x</m:t>
        </m:r>
      </m:oMath>
      <w:ins w:id="3866" w:author="PR Preview" w:date="2026-01-01T00:00:00Z">
        <w:r>
          <w:t xml:space="preserve"> </w:t>
        </w:r>
      </w:ins>
      <w:ins w:id="3867" w:author="PR Preview" w:date="2026-01-01T00:00:00Z">
        <w:r>
          <w:t xml:space="preserve">raises</w:t>
        </w:r>
      </w:ins>
      <w:ins w:id="3868" w:author="PR Preview" w:date="2026-01-01T00:00:00Z">
        <w:r>
          <w:t xml:space="preserve"> </w:t>
        </w:r>
      </w:ins>
      <m:oMath>
        <m:r>
          <m:t>f</m:t>
        </m:r>
      </m:oMath>
      <w:ins w:id="3869" w:author="PR Preview" w:date="2026-01-01T00:00:00Z">
        <w:r>
          <w:t xml:space="preserve"> </w:t>
        </w:r>
      </w:ins>
      <w:ins w:id="3870" w:author="PR Preview" w:date="2026-01-01T00:00:00Z">
        <w:r>
          <w:t xml:space="preserve">by</w:t>
        </w:r>
      </w:ins>
      <w:ins w:id="3871" w:author="PR Preview" w:date="2026-01-01T00:00:00Z">
        <w:r>
          <w:t xml:space="preserve"> </w:t>
        </w:r>
      </w:ins>
      <m:oMath>
        <m:r>
          <m:t>2</m:t>
        </m:r>
      </m:oMath>
      <w:ins w:id="3872" w:author="PR Preview" w:date="2026-01-01T00:00:00Z">
        <w:r>
          <w:t xml:space="preserve">:</w:t>
        </w:r>
      </w:ins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for example,</w:t>
        </w:r>
      </w:ins>
      <w:ins w:id="38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and</w:t>
        </w:r>
      </w:ins>
      <w:ins w:id="38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ins w:id="3879" w:author="PR Preview" w:date="2026-01-01T00:00:00Z">
        <w:r>
          <w:t xml:space="preserve">.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Its intercept is not</w:t>
        </w:r>
      </w:ins>
      <w:ins w:id="3882" w:author="PR Preview" w:date="2026-01-01T00:00:00Z">
        <w:r>
          <w:t xml:space="preserve"> </w:t>
        </w:r>
      </w:ins>
      <m:oMath>
        <m:r>
          <m:t>0</m:t>
        </m:r>
      </m:oMath>
      <w:ins w:id="3883" w:author="PR Preview" w:date="2026-01-01T00:00:00Z">
        <w:r>
          <w:t xml:space="preserve">, so it is not linear.</w:t>
        </w:r>
      </w:ins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4"/>
    <w:bookmarkStart w:id="207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5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7"/>
    <w:bookmarkEnd w:id="208"/>
    <w:bookmarkStart w:id="217" w:name="sec-sequence-limits"/>
    <w:p>
      <w:pPr>
        <w:pStyle w:val="Heading2"/>
      </w:pPr>
      <w:del w:id="3884" w:author="PR Preview" w:date="2026-01-01T00:00:00Z">
        <w:r>
          <w:delText xml:space="preserve">16 Limits of sequences</w:delText>
        </w:r>
      </w:del>
    </w:p>
    <w:p>
      <w:pPr>
        <w:pStyle w:val="FirstParagraph"/>
      </w:pPr>
      <w:del w:id="3885" w:author="PR Preview" w:date="2026-01-01T00:00:00Z">
        <w:r>
          <w:rPr>
            <w:b/>
            <w:bCs/>
          </w:rPr>
          <w:delText xml:space="preserve">Definition 62 (Limit of a sequence)</w:delText>
        </w:r>
      </w:del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A real number</w:delText>
        </w:r>
      </w:del>
      <w:del w:id="3888" w:author="PR Preview" w:date="2026-01-01T00:00:00Z">
        <w:r>
          <w:delText xml:space="preserve"> </w:delText>
        </w:r>
      </w:del>
      <m:oMath>
        <m:r>
          <m:t>L</m:t>
        </m:r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is the</w:delText>
        </w:r>
      </w:del>
      <w:del w:id="3891" w:author="PR Preview" w:date="2026-01-01T00:00:00Z">
        <w:r>
          <w:delText xml:space="preserve"> </w:delText>
        </w:r>
      </w:del>
      <w:del w:id="3892" w:author="PR Preview" w:date="2026-01-01T00:00:00Z">
        <w:r>
          <w:rPr>
            <w:b/>
            <w:bCs/>
          </w:rPr>
          <w:delText xml:space="preserve">limit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of a</w:delText>
        </w:r>
      </w:del>
      <w:del w:id="3895" w:author="PR Preview" w:date="2026-01-01T00:00:00Z">
        <w:r>
          <w:delText xml:space="preserve"> </w:delText>
        </w:r>
      </w:del>
      <w:hyperlink r:id="rId209">
        <w:del w:id="3896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38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898" w:author="PR Preview" w:date="2026-01-01T00:00:00Z">
        <w:r>
          <w:delText xml:space="preserve"> </w:delText>
        </w:r>
      </w:del>
      <w:del w:id="3899" w:author="PR Preview" w:date="2026-01-01T00:00:00Z">
        <w:r>
          <w:delText xml:space="preserve">of real numbers,</w:delText>
        </w:r>
      </w:del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written</w:delText>
        </w:r>
      </w:del>
      <w:del w:id="390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or</w:delText>
        </w:r>
      </w:del>
      <w:del w:id="390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3906" w:author="PR Preview" w:date="2026-01-01T00:00:00Z">
        <w:r>
          <w:delText xml:space="preserve">,</w:delText>
        </w:r>
      </w:del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delText xml:space="preserve">if for every</w:delText>
        </w:r>
      </w:del>
      <w:del w:id="390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there is a natural number</w:delText>
        </w:r>
      </w:del>
      <w:del w:id="3912" w:author="PR Preview" w:date="2026-01-01T00:00:00Z">
        <w:r>
          <w:delText xml:space="preserve"> </w:delText>
        </w:r>
      </w:del>
      <m:oMath>
        <m:r>
          <m:t>N</m:t>
        </m:r>
      </m:oMath>
      <w:del w:id="3913" w:author="PR Preview" w:date="2026-01-01T00:00:00Z">
        <w:r>
          <w:delText xml:space="preserve"> </w:delText>
        </w:r>
      </w:del>
      <w:del w:id="3914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15" w:author="PR Preview" w:date="2026-01-01T00:00:00Z">
        <w:r>
          <w:rPr>
            <w:b/>
            <w:bCs/>
          </w:rPr>
          <w:delText xml:space="preserve">Example 40 (The limit of a sequence)</w:delText>
        </w:r>
      </w:del>
      <w:del w:id="39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917" w:author="PR Preview" w:date="2026-01-01T00:00:00Z">
        <w:r>
          <w:delText xml:space="preserve"> </w:delText>
        </w:r>
      </w:del>
      <w:del w:id="3918" w:author="PR Preview" w:date="2026-01-01T00:00:00Z">
        <w:r>
          <w:delText xml:space="preserve">has limit</w:delText>
        </w:r>
      </w:del>
      <w:del w:id="3919" w:author="PR Preview" w:date="2026-01-01T00:00:00Z">
        <w:r>
          <w:delText xml:space="preserve"> </w:delText>
        </w:r>
      </w:del>
      <m:oMath>
        <m:r>
          <m:t>0</m:t>
        </m:r>
      </m:oMath>
      <w:del w:id="3920" w:author="PR Preview" w:date="2026-01-01T00:00:00Z">
        <w:r>
          <w:delText xml:space="preserve">.</w:delText>
        </w:r>
      </w:del>
      <w:del w:id="3921" w:author="PR Preview" w:date="2026-01-01T00:00:00Z">
        <w:r>
          <w:delText xml:space="preserve"> </w:delText>
        </w:r>
      </w:del>
      <w:del w:id="3922" w:author="PR Preview" w:date="2026-01-01T00:00:00Z">
        <w:r>
          <w:delText xml:space="preserve">Given</w:delText>
        </w:r>
      </w:del>
      <w:del w:id="392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3924" w:author="PR Preview" w:date="2026-01-01T00:00:00Z">
        <w:r>
          <w:delText xml:space="preserve">, take</w:delText>
        </w:r>
      </w:del>
      <w:del w:id="3925" w:author="PR Preview" w:date="2026-01-01T00:00:00Z">
        <w:r>
          <w:delText xml:space="preserve"> </w:delText>
        </w:r>
      </w:del>
      <m:oMath>
        <m:r>
          <m:t>N</m:t>
        </m:r>
      </m:oMath>
      <w:del w:id="3926" w:author="PR Preview" w:date="2026-01-01T00:00:00Z">
        <w:r>
          <w:delText xml:space="preserve"> </w:delText>
        </w:r>
      </w:del>
      <w:del w:id="3927" w:author="PR Preview" w:date="2026-01-01T00:00:00Z">
        <w:r>
          <w:delText xml:space="preserve">to be any natural number larger than</w:delText>
        </w:r>
      </w:del>
      <w:del w:id="39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del w:id="3929" w:author="PR Preview" w:date="2026-01-01T00:00:00Z">
        <w:r>
          <w:delText xml:space="preserve">.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delText xml:space="preserve">For every</w:delText>
        </w:r>
      </w:del>
      <w:del w:id="393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3933" w:author="PR Preview" w:date="2026-01-01T00:00:00Z">
        <w:r>
          <w:delText xml:space="preserve">,</w:delText>
        </w:r>
      </w:del>
      <w:del w:id="39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del w:id="3935" w:author="PR Preview" w:date="2026-01-01T00:00:00Z">
        <w:r>
          <w:delText xml:space="preserve">.</w:delText>
        </w:r>
      </w:del>
      <w:del w:id="3936" w:author="PR Preview" w:date="2026-01-01T00:00:00Z">
        <w:r>
          <w:delText xml:space="preserve"> </w:delText>
        </w:r>
      </w:del>
      <w:del w:id="3937" w:author="PR Preview" w:date="2026-01-01T00:00:00Z">
        <w:r>
          <w:delText xml:space="preserve">For example, with</w:delText>
        </w:r>
      </w:del>
      <w:del w:id="393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0.01</m:t>
        </m:r>
      </m:oMath>
      <w:del w:id="3939" w:author="PR Preview" w:date="2026-01-01T00:00:00Z">
        <w:r>
          <w:delText xml:space="preserve">, take</w:delText>
        </w:r>
      </w:del>
      <w:del w:id="394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101</m:t>
        </m:r>
      </m:oMath>
      <w:del w:id="3941" w:author="PR Preview" w:date="2026-01-01T00:00:00Z">
        <w:r>
          <w:delText xml:space="preserve">:</w:delText>
        </w:r>
      </w:del>
      <w:del w:id="3942" w:author="PR Preview" w:date="2026-01-01T00:00:00Z">
        <w:r>
          <w:delText xml:space="preserve"> </w:delText>
        </w:r>
      </w:del>
      <w:del w:id="3943" w:author="PR Preview" w:date="2026-01-01T00:00:00Z">
        <w:r>
          <w:delText xml:space="preserve">every</w:delText>
        </w:r>
      </w:del>
      <w:del w:id="39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101</m:t>
        </m:r>
      </m:oMath>
      <w:del w:id="3945" w:author="PR Preview" w:date="2026-01-01T00:00:00Z">
        <w:r>
          <w:delText xml:space="preserve"> </w:delText>
        </w:r>
      </w:del>
      <w:del w:id="3946" w:author="PR Preview" w:date="2026-01-01T00:00:00Z">
        <w:r>
          <w:delText xml:space="preserve">has</w:delText>
        </w:r>
      </w:del>
      <w:del w:id="39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del w:id="3948" w:author="PR Preview" w:date="2026-01-01T00:00:00Z">
        <w:r>
          <w:delText xml:space="preserve">.</w:delText>
        </w:r>
      </w:del>
    </w:p>
    <w:p>
      <w:pPr>
        <w:pStyle w:val="BodyText"/>
      </w:pPr>
      <w:del w:id="3949" w:author="PR Preview" w:date="2026-01-01T00:00:00Z">
        <w:r>
          <w:rPr>
            <w:b/>
            <w:bCs/>
          </w:rPr>
          <w:delText xml:space="preserve">Definition 63 (Convergent sequence (converges))</w:delText>
        </w:r>
      </w:del>
      <w:del w:id="3950" w:author="PR Preview" w:date="2026-01-01T00:00:00Z">
        <w:r>
          <w:delText xml:space="preserve"> </w:delText>
        </w:r>
      </w:del>
      <w:del w:id="3951" w:author="PR Preview" w:date="2026-01-01T00:00:00Z">
        <w:r>
          <w:delText xml:space="preserve">A sequence</w:delText>
        </w:r>
      </w:del>
      <w:del w:id="39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3953" w:author="PR Preview" w:date="2026-01-01T00:00:00Z">
        <w:r>
          <w:delText xml:space="preserve"> </w:delText>
        </w:r>
      </w:del>
      <w:del w:id="3954" w:author="PR Preview" w:date="2026-01-01T00:00:00Z">
        <w:r>
          <w:delText xml:space="preserve">of real numbers</w:delText>
        </w:r>
      </w:del>
      <w:del w:id="3955" w:author="PR Preview" w:date="2026-01-01T00:00:00Z">
        <w:r>
          <w:delText xml:space="preserve"> </w:delText>
        </w:r>
      </w:del>
      <w:del w:id="3956" w:author="PR Preview" w:date="2026-01-01T00:00:00Z">
        <w:r>
          <w:rPr>
            <w:b/>
            <w:bCs/>
          </w:rPr>
          <w:delText xml:space="preserve">converges</w:delText>
        </w:r>
      </w:del>
      <w:del w:id="3957" w:author="PR Preview" w:date="2026-01-01T00:00:00Z">
        <w:r>
          <w:delText xml:space="preserve"> </w:delText>
        </w:r>
      </w:del>
      <w:del w:id="3958" w:author="PR Preview" w:date="2026-01-01T00:00:00Z">
        <w:r>
          <w:delText xml:space="preserve">to a real number</w:delText>
        </w:r>
      </w:del>
      <w:del w:id="3959" w:author="PR Preview" w:date="2026-01-01T00:00:00Z">
        <w:r>
          <w:delText xml:space="preserve"> </w:delText>
        </w:r>
      </w:del>
      <m:oMath>
        <m:r>
          <m:t>L</m:t>
        </m:r>
      </m:oMath>
      <w:del w:id="3960" w:author="PR Preview" w:date="2026-01-01T00:00:00Z">
        <w:r>
          <w:delText xml:space="preserve"> </w:delText>
        </w:r>
      </w:del>
      <w:del w:id="3961" w:author="PR Preview" w:date="2026-01-01T00:00:00Z">
        <w:r>
          <w:delText xml:space="preserve">if</w:delText>
        </w:r>
      </w:del>
      <w:del w:id="3962" w:author="PR Preview" w:date="2026-01-01T00:00:00Z">
        <w:r>
          <w:delText xml:space="preserve"> </w:delText>
        </w:r>
      </w:del>
      <m:oMath>
        <m:r>
          <m:t>L</m:t>
        </m:r>
      </m:oMath>
      <w:del w:id="3963" w:author="PR Preview" w:date="2026-01-01T00:00:00Z">
        <w:r>
          <w:delText xml:space="preserve"> </w:delText>
        </w:r>
      </w:del>
      <w:del w:id="3964" w:author="PR Preview" w:date="2026-01-01T00:00:00Z">
        <w:r>
          <w:delText xml:space="preserve">is its limit (</w:delText>
        </w:r>
      </w:del>
      <w:hyperlink w:anchor="def-sequence-limit">
        <w:del w:id="3965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3966" w:author="PR Preview" w:date="2026-01-01T00:00:00Z">
        <w:r>
          <w:delText xml:space="preserve">).</w:delText>
        </w:r>
      </w:del>
      <w:del w:id="3967" w:author="PR Preview" w:date="2026-01-01T00:00:00Z">
        <w:r>
          <w:delText xml:space="preserve"> </w:delText>
        </w:r>
      </w:del>
      <w:del w:id="3968" w:author="PR Preview" w:date="2026-01-01T00:00:00Z">
        <w:r>
          <w:delText xml:space="preserve">A sequence that converges to some real number is</w:delText>
        </w:r>
      </w:del>
      <w:del w:id="3969" w:author="PR Preview" w:date="2026-01-01T00:00:00Z">
        <w:r>
          <w:delText xml:space="preserve"> </w:delText>
        </w:r>
      </w:del>
      <w:del w:id="3970" w:author="PR Preview" w:date="2026-01-01T00:00:00Z">
        <w:r>
          <w:rPr>
            <w:b/>
            <w:bCs/>
          </w:rPr>
          <w:delText xml:space="preserve">convergent</w:delText>
        </w:r>
      </w:del>
      <w:del w:id="3971" w:author="PR Preview" w:date="2026-01-01T00:00:00Z">
        <w:r>
          <w:delText xml:space="preserve">.</w:delText>
        </w:r>
      </w:del>
    </w:p>
    <w:p>
      <w:pPr>
        <w:pStyle w:val="BodyText"/>
      </w:pPr>
      <w:del w:id="3972" w:author="PR Preview" w:date="2026-01-01T00:00:00Z">
        <w:r>
          <w:rPr>
            <w:b/>
            <w:bCs/>
          </w:rPr>
          <w:delText xml:space="preserve">Example 41 (A convergent sequence)</w:delText>
        </w:r>
      </w:del>
      <w:del w:id="397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974" w:author="PR Preview" w:date="2026-01-01T00:00:00Z">
        <w:r>
          <w:delText xml:space="preserve"> </w:delText>
        </w:r>
      </w:del>
      <w:del w:id="3975" w:author="PR Preview" w:date="2026-01-01T00:00:00Z">
        <w:r>
          <w:delText xml:space="preserve">converges to</w:delText>
        </w:r>
      </w:del>
      <w:del w:id="3976" w:author="PR Preview" w:date="2026-01-01T00:00:00Z">
        <w:r>
          <w:delText xml:space="preserve"> </w:delText>
        </w:r>
      </w:del>
      <m:oMath>
        <m:r>
          <m:t>0</m:t>
        </m:r>
      </m:oMath>
      <w:del w:id="3977" w:author="PR Preview" w:date="2026-01-01T00:00:00Z">
        <w:r>
          <w:delText xml:space="preserve">, because</w:delText>
        </w:r>
      </w:del>
      <w:del w:id="3978" w:author="PR Preview" w:date="2026-01-01T00:00:00Z">
        <w:r>
          <w:delText xml:space="preserve"> </w:delText>
        </w:r>
      </w:del>
      <m:oMath>
        <m:r>
          <m:t>0</m:t>
        </m:r>
      </m:oMath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is its limit (</w:delText>
        </w:r>
      </w:del>
      <w:hyperlink w:anchor="exm-sequence-limit">
        <w:del w:id="3981" w:author="PR Preview" w:date="2026-01-01T00:00:00Z">
          <w:r>
            <w:rPr>
              <w:rStyle w:val="Hyperlink"/>
            </w:rPr>
            <w:delText xml:space="preserve">Example 40</w:delText>
          </w:r>
        </w:del>
      </w:hyperlink>
      <w:del w:id="3982" w:author="PR Preview" w:date="2026-01-01T00:00:00Z">
        <w:r>
          <w:delText xml:space="preserve">),</w:delText>
        </w:r>
      </w:del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so</w:delText>
        </w:r>
      </w:del>
      <w:del w:id="398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del w:id="3986" w:author="PR Preview" w:date="2026-01-01T00:00:00Z">
        <w:r>
          <w:delText xml:space="preserve"> </w:delText>
        </w:r>
      </w:del>
      <w:del w:id="3987" w:author="PR Preview" w:date="2026-01-01T00:00:00Z">
        <w:r>
          <w:delText xml:space="preserve">is convergent.</w:delText>
        </w:r>
      </w:del>
    </w:p>
    <w:p>
      <w:pPr>
        <w:pStyle w:val="BodyText"/>
      </w:pPr>
      <w:del w:id="3988" w:author="PR Preview" w:date="2026-01-01T00:00:00Z">
        <w:r>
          <w:rPr>
            <w:b/>
            <w:bCs/>
          </w:rPr>
          <w:delText xml:space="preserve">Definition 64 (Divergent sequence (diverges))</w:delText>
        </w:r>
      </w:del>
      <w:del w:id="3989" w:author="PR Preview" w:date="2026-01-01T00:00:00Z">
        <w:r>
          <w:delText xml:space="preserve"> </w:delText>
        </w:r>
      </w:del>
      <w:del w:id="3990" w:author="PR Preview" w:date="2026-01-01T00:00:00Z">
        <w:r>
          <w:delText xml:space="preserve">A sequence that does not converge (</w:delText>
        </w:r>
      </w:del>
      <w:hyperlink w:anchor="def-convergent-sequence">
        <w:del w:id="3991" w:author="PR Preview" w:date="2026-01-01T00:00:00Z">
          <w:r>
            <w:rPr>
              <w:rStyle w:val="Hyperlink"/>
            </w:rPr>
            <w:delText xml:space="preserve">Definition 63</w:delText>
          </w:r>
        </w:del>
      </w:hyperlink>
      <w:del w:id="3992" w:author="PR Preview" w:date="2026-01-01T00:00:00Z">
        <w:r>
          <w:delText xml:space="preserve">) to any real number</w:delText>
        </w:r>
      </w:del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rPr>
            <w:b/>
            <w:bCs/>
          </w:rPr>
          <w:delText xml:space="preserve">diverges</w:delText>
        </w:r>
      </w:del>
      <w:del w:id="3995" w:author="PR Preview" w:date="2026-01-01T00:00:00Z">
        <w:r>
          <w:delText xml:space="preserve">,</w:delText>
        </w:r>
      </w:del>
      <w:del w:id="3996" w:author="PR Preview" w:date="2026-01-01T00:00:00Z">
        <w:r>
          <w:delText xml:space="preserve"> </w:delText>
        </w:r>
      </w:del>
      <w:del w:id="3997" w:author="PR Preview" w:date="2026-01-01T00:00:00Z">
        <w:r>
          <w:delText xml:space="preserve">and a sequence that diverges is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rPr>
            <w:b/>
            <w:bCs/>
          </w:rPr>
          <w:delText xml:space="preserve">divergent</w:delText>
        </w:r>
      </w:del>
      <w:del w:id="4000" w:author="PR Preview" w:date="2026-01-01T00:00:00Z">
        <w:r>
          <w:delText xml:space="preserve">.</w:delText>
        </w:r>
      </w:del>
    </w:p>
    <w:p>
      <w:pPr>
        <w:pStyle w:val="BodyText"/>
      </w:pPr>
      <w:del w:id="4001" w:author="PR Preview" w:date="2026-01-01T00:00:00Z">
        <w:r>
          <w:rPr>
            <w:b/>
            <w:bCs/>
          </w:rPr>
          <w:delText xml:space="preserve">Example 42 (A divergent sequence)</w:delText>
        </w:r>
      </w:del>
      <w:del w:id="400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4003" w:author="PR Preview" w:date="2026-01-01T00:00:00Z">
        <w:r>
          <w:delText xml:space="preserve"> </w:delText>
        </w:r>
      </w:del>
      <w:del w:id="4004" w:author="PR Preview" w:date="2026-01-01T00:00:00Z">
        <w:r>
          <w:delText xml:space="preserve">diverges.</w:delText>
        </w:r>
      </w:del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For any real number</w:delText>
        </w:r>
      </w:del>
      <w:del w:id="4007" w:author="PR Preview" w:date="2026-01-01T00:00:00Z">
        <w:r>
          <w:delText xml:space="preserve"> </w:delText>
        </w:r>
      </w:del>
      <m:oMath>
        <m:r>
          <m:t>L</m:t>
        </m:r>
      </m:oMath>
      <w:del w:id="4008" w:author="PR Preview" w:date="2026-01-01T00:00:00Z">
        <w:r>
          <w:delText xml:space="preserve"> </w:delText>
        </w:r>
      </w:del>
      <w:del w:id="4009" w:author="PR Preview" w:date="2026-01-01T00:00:00Z">
        <w:r>
          <w:delText xml:space="preserve">and</w:delText>
        </w:r>
      </w:del>
      <w:del w:id="401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1</m:t>
        </m:r>
      </m:oMath>
      <w:del w:id="4011" w:author="PR Preview" w:date="2026-01-01T00:00:00Z">
        <w:r>
          <w:delText xml:space="preserve">,</w:delText>
        </w:r>
      </w:del>
      <w:del w:id="4012" w:author="PR Preview" w:date="2026-01-01T00:00:00Z">
        <w:r>
          <w:delText xml:space="preserve"> </w:delText>
        </w:r>
      </w:del>
      <w:del w:id="4013" w:author="PR Preview" w:date="2026-01-01T00:00:00Z">
        <w:r>
          <w:delText xml:space="preserve">every</w:delText>
        </w:r>
      </w:del>
      <w:del w:id="401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del w:id="4015" w:author="PR Preview" w:date="2026-01-01T00:00:00Z">
        <w:r>
          <w:delText xml:space="preserve"> </w:delText>
        </w:r>
      </w:del>
      <w:del w:id="4016" w:author="PR Preview" w:date="2026-01-01T00:00:00Z">
        <w:r>
          <w:delText xml:space="preserve">has</w:delText>
        </w:r>
      </w:del>
      <w:del w:id="401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del w:id="4018" w:author="PR Preview" w:date="2026-01-01T00:00:00Z">
        <w:r>
          <w:delText xml:space="preserve">,</w:delText>
        </w:r>
      </w:del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so no</w:delText>
        </w:r>
      </w:del>
      <w:del w:id="4021" w:author="PR Preview" w:date="2026-01-01T00:00:00Z">
        <w:r>
          <w:delText xml:space="preserve"> </w:delText>
        </w:r>
      </w:del>
      <m:oMath>
        <m:r>
          <m:t>N</m:t>
        </m:r>
      </m:oMath>
      <w:del w:id="4022" w:author="PR Preview" w:date="2026-01-01T00:00:00Z">
        <w:r>
          <w:delText xml:space="preserve"> </w:delText>
        </w:r>
      </w:del>
      <w:del w:id="4023" w:author="PR Preview" w:date="2026-01-01T00:00:00Z">
        <w:r>
          <w:delText xml:space="preserve">works.</w:delText>
        </w:r>
      </w:del>
      <w:del w:id="4024" w:author="PR Preview" w:date="2026-01-01T00:00:00Z">
        <w:r>
          <w:delText xml:space="preserve"> </w:delText>
        </w:r>
      </w:del>
      <w:del w:id="4025" w:author="PR Preview" w:date="2026-01-01T00:00:00Z">
        <w:r>
          <w:delText xml:space="preserve">For example, with</w:delText>
        </w:r>
      </w:del>
      <w:del w:id="4026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5</m:t>
        </m:r>
      </m:oMath>
      <w:del w:id="4027" w:author="PR Preview" w:date="2026-01-01T00:00:00Z">
        <w:r>
          <w:delText xml:space="preserve">, every</w:delText>
        </w:r>
      </w:del>
      <w:del w:id="402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7</m:t>
        </m:r>
      </m:oMath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has</w:delText>
        </w:r>
      </w:del>
      <w:del w:id="403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del w:id="4032" w:author="PR Preview" w:date="2026-01-01T00:00:00Z">
        <w:r>
          <w:delText xml:space="preserve">.</w:delText>
        </w:r>
      </w:del>
      <w:del w:id="4033" w:author="PR Preview" w:date="2026-01-01T00:00:00Z">
        <w:r>
          <w:delText xml:space="preserve"> </w:delText>
        </w:r>
      </w:del>
      <w:del w:id="4034" w:author="PR Preview" w:date="2026-01-01T00:00:00Z">
        <w:r>
          <w:delText xml:space="preserve">It diverges to</w:delText>
        </w:r>
      </w:del>
      <w:del w:id="403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036" w:author="PR Preview" w:date="2026-01-01T00:00:00Z">
        <w:r>
          <w:delText xml:space="preserve">:</w:delText>
        </w:r>
      </w:del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for every real number</w:delText>
        </w:r>
      </w:del>
      <w:del w:id="4039" w:author="PR Preview" w:date="2026-01-01T00:00:00Z">
        <w:r>
          <w:delText xml:space="preserve"> </w:delText>
        </w:r>
      </w:del>
      <m:oMath>
        <m:r>
          <m:t>M</m:t>
        </m:r>
      </m:oMath>
      <w:del w:id="4040" w:author="PR Preview" w:date="2026-01-01T00:00:00Z">
        <w:r>
          <w:delText xml:space="preserve">, every</w:delText>
        </w:r>
      </w:del>
      <w:del w:id="404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has</w:delText>
        </w:r>
      </w:del>
      <w:del w:id="404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when</w:delText>
        </w:r>
      </w:del>
      <w:del w:id="4047" w:author="PR Preview" w:date="2026-01-01T00:00:00Z">
        <w:r>
          <w:delText xml:space="preserve"> </w:delText>
        </w:r>
      </w:del>
      <m:oMath>
        <m:r>
          <m:t>N</m:t>
        </m:r>
      </m:oMath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is a natural number larger than</w:delText>
        </w:r>
      </w:del>
      <w:del w:id="4050" w:author="PR Preview" w:date="2026-01-01T00:00:00Z">
        <w:r>
          <w:delText xml:space="preserve"> </w:delText>
        </w:r>
      </w:del>
      <m:oMath>
        <m:r>
          <m:t>M</m:t>
        </m:r>
      </m:oMath>
      <w:del w:id="4051" w:author="PR Preview" w:date="2026-01-01T00:00:00Z">
        <w:r>
          <w:delText xml:space="preserve">.</w:delText>
        </w:r>
      </w:del>
    </w:p>
    <w:p>
      <w:pPr>
        <w:pStyle w:val="BodyText"/>
      </w:pPr>
      <w:del w:id="4052" w:author="PR Preview" w:date="2026-01-01T00:00:00Z">
        <w:r>
          <w:rPr>
            <w:b/>
            <w:bCs/>
          </w:rPr>
          <w:delText xml:space="preserve">Definition 65 (Divergence of a sequence to infinity)</w:delText>
        </w:r>
      </w:del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A</w:delText>
        </w:r>
      </w:del>
      <w:del w:id="4055" w:author="PR Preview" w:date="2026-01-01T00:00:00Z">
        <w:r>
          <w:delText xml:space="preserve"> </w:delText>
        </w:r>
      </w:del>
      <w:hyperlink r:id="rId209">
        <w:del w:id="4056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0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of real numbers</w:delText>
        </w:r>
      </w:del>
      <w:del w:id="4060" w:author="PR Preview" w:date="2026-01-01T00:00:00Z">
        <w:r>
          <w:delText xml:space="preserve"> </w:delText>
        </w:r>
      </w:del>
      <w:del w:id="4061" w:author="PR Preview" w:date="2026-01-01T00:00:00Z">
        <w:r>
          <w:rPr>
            <w:b/>
            <w:bCs/>
          </w:rPr>
          <w:delText xml:space="preserve">diverges to</w:delText>
        </w:r>
      </w:del>
      <w:del w:id="406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4063" w:author="PR Preview" w:date="2026-01-01T00:00:00Z">
        <w:r>
          <w:delText xml:space="preserve">, written</w:delText>
        </w:r>
      </w:del>
      <w:del w:id="40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65" w:author="PR Preview" w:date="2026-01-01T00:00:00Z">
        <w:r>
          <w:delText xml:space="preserve">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if for every real number</w:delText>
        </w:r>
      </w:del>
      <w:del w:id="4068" w:author="PR Preview" w:date="2026-01-01T00:00:00Z">
        <w:r>
          <w:delText xml:space="preserve"> </w:delText>
        </w:r>
      </w:del>
      <m:oMath>
        <m:r>
          <m:t>M</m:t>
        </m:r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there is a natural number</w:delText>
        </w:r>
      </w:del>
      <w:del w:id="4071" w:author="PR Preview" w:date="2026-01-01T00:00:00Z">
        <w:r>
          <w:delText xml:space="preserve"> </w:delText>
        </w:r>
      </w:del>
      <m:oMath>
        <m:r>
          <m:t>N</m:t>
        </m:r>
      </m:oMath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such that</w:delText>
        </w:r>
      </w:del>
      <w:del w:id="407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for every</w:delText>
        </w:r>
      </w:del>
      <w:del w:id="40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4078" w:author="PR Preview" w:date="2026-01-01T00:00:00Z">
        <w:r>
          <w:delText xml:space="preserve">.</w:delText>
        </w:r>
      </w:del>
    </w:p>
    <w:p>
      <w:pPr>
        <w:pStyle w:val="Heading2"/>
      </w:pPr>
      <w:del w:id="4079" w:author="PR Preview" w:date="2026-01-01T00:00:00Z">
        <w:r>
          <w:delText xml:space="preserve">17 Exponentials and Logarithms</w:delText>
        </w:r>
      </w:del>
    </w:p>
    <w:p>
      <w:pPr>
        <w:pStyle w:val="FirstParagraph"/>
      </w:pPr>
      <w:del w:id="4080" w:author="PR Preview" w:date="2026-01-01T00:00:00Z">
        <w:r>
          <w:rPr>
            <w:b/>
            <w:bCs/>
          </w:rPr>
          <w:delText xml:space="preserve">Definition 66 (Exponential function)</w:delText>
        </w:r>
      </w:del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The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rPr>
            <w:b/>
            <w:bCs/>
          </w:rPr>
          <w:delText xml:space="preserve">exponential function</w:delText>
        </w:r>
      </w:del>
      <w:del w:id="408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is</w:delText>
        </w:r>
      </w:del>
    </w:p>
    <w:p>
      <w:pPr>
        <w:pStyle w:val="Heading2"/>
      </w:pPr>
      <w:ins w:id="4088" w:author="PR Preview" w:date="2026-01-01T00:00:00Z">
        <w:r>
          <w:t xml:space="preserve">17 Limits of sequences</w:t>
        </w:r>
      </w:ins>
    </w:p>
    <w:bookmarkStart w:id="210" w:name="def-sequence-limit"/>
    <w:p>
      <w:pPr>
        <w:pStyle w:val="FirstParagraph"/>
      </w:pPr>
      <w:ins w:id="4089" w:author="PR Preview" w:date="2026-01-01T00:00:00Z">
        <w:r>
          <w:rPr>
            <w:b/>
            <w:bCs/>
          </w:rPr>
          <w:t xml:space="preserve">Definition 63 (Limit of a sequence)</w:t>
        </w:r>
      </w:ins>
      <w:ins w:id="4090" w:author="PR Preview" w:date="2026-01-01T00:00:00Z">
        <w:r>
          <w:t xml:space="preserve"> </w:t>
        </w:r>
      </w:ins>
      <w:ins w:id="4091" w:author="PR Preview" w:date="2026-01-01T00:00:00Z">
        <w:r>
          <w:t xml:space="preserve">A real number</w:t>
        </w:r>
      </w:ins>
      <w:ins w:id="4092" w:author="PR Preview" w:date="2026-01-01T00:00:00Z">
        <w:r>
          <w:t xml:space="preserve"> </w:t>
        </w:r>
      </w:ins>
      <m:oMath>
        <m:r>
          <m:t>L</m:t>
        </m:r>
      </m:oMath>
      <w:ins w:id="4093" w:author="PR Preview" w:date="2026-01-01T00:00:00Z">
        <w:r>
          <w:t xml:space="preserve"> </w:t>
        </w:r>
      </w:ins>
      <w:ins w:id="4094" w:author="PR Preview" w:date="2026-01-01T00:00:00Z">
        <w:r>
          <w:t xml:space="preserve">is the</w:t>
        </w:r>
      </w:ins>
      <w:ins w:id="4095" w:author="PR Preview" w:date="2026-01-01T00:00:00Z">
        <w:r>
          <w:t xml:space="preserve"> </w:t>
        </w:r>
      </w:ins>
      <w:ins w:id="4096" w:author="PR Preview" w:date="2026-01-01T00:00:00Z">
        <w:r>
          <w:rPr>
            <w:b/>
            <w:bCs/>
          </w:rPr>
          <w:t xml:space="preserve">limit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of a</w:t>
        </w:r>
      </w:ins>
      <w:ins w:id="4099" w:author="PR Preview" w:date="2026-01-01T00:00:00Z">
        <w:r>
          <w:t xml:space="preserve"> </w:t>
        </w:r>
      </w:ins>
      <w:hyperlink r:id="rId209">
        <w:ins w:id="410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1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102" w:author="PR Preview" w:date="2026-01-01T00:00:00Z">
        <w:r>
          <w:t xml:space="preserve"> </w:t>
        </w:r>
      </w:ins>
      <w:ins w:id="4103" w:author="PR Preview" w:date="2026-01-01T00:00:00Z">
        <w:r>
          <w:t xml:space="preserve">of real numbers,</w:t>
        </w:r>
      </w:ins>
      <w:ins w:id="4104" w:author="PR Preview" w:date="2026-01-01T00:00:00Z">
        <w:r>
          <w:t xml:space="preserve"> </w:t>
        </w:r>
      </w:ins>
      <w:ins w:id="4105" w:author="PR Preview" w:date="2026-01-01T00:00:00Z">
        <w:r>
          <w:t xml:space="preserve">written</w:t>
        </w:r>
      </w:ins>
      <w:ins w:id="410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4107" w:author="PR Preview" w:date="2026-01-01T00:00:00Z">
        <w:r>
          <w:t xml:space="preserve"> </w:t>
        </w:r>
      </w:ins>
      <w:ins w:id="4108" w:author="PR Preview" w:date="2026-01-01T00:00:00Z">
        <w:r>
          <w:t xml:space="preserve">or</w:t>
        </w:r>
      </w:ins>
      <w:ins w:id="41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4110" w:author="PR Preview" w:date="2026-01-01T00:00:00Z">
        <w:r>
          <w:t xml:space="preserve">,</w:t>
        </w:r>
      </w:ins>
      <w:ins w:id="4111" w:author="PR Preview" w:date="2026-01-01T00:00:00Z">
        <w:r>
          <w:t xml:space="preserve"> </w:t>
        </w:r>
      </w:ins>
      <w:ins w:id="4112" w:author="PR Preview" w:date="2026-01-01T00:00:00Z">
        <w:r>
          <w:t xml:space="preserve">if for every</w:t>
        </w:r>
      </w:ins>
      <w:ins w:id="41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114" w:author="PR Preview" w:date="2026-01-01T00:00:00Z">
        <w:r>
          <w:t xml:space="preserve"> </w:t>
        </w:r>
      </w:ins>
      <w:ins w:id="4115" w:author="PR Preview" w:date="2026-01-01T00:00:00Z">
        <w:r>
          <w:t xml:space="preserve">there is a natural number</w:t>
        </w:r>
      </w:ins>
      <w:ins w:id="4116" w:author="PR Preview" w:date="2026-01-01T00:00:00Z">
        <w:r>
          <w:t xml:space="preserve"> </w:t>
        </w:r>
      </w:ins>
      <m:oMath>
        <m:r>
          <m:t>N</m:t>
        </m:r>
      </m:oMath>
      <w:ins w:id="4117" w:author="PR Preview" w:date="2026-01-01T00:00:00Z">
        <w:r>
          <w:t xml:space="preserve"> </w:t>
        </w:r>
      </w:ins>
      <w:ins w:id="411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10"/>
    <w:bookmarkStart w:id="211" w:name="exm-sequence-limit"/>
    <w:p>
      <w:pPr>
        <w:pStyle w:val="FirstParagraph"/>
      </w:pPr>
      <w:ins w:id="4119" w:author="PR Preview" w:date="2026-01-01T00:00:00Z">
        <w:r>
          <w:rPr>
            <w:b/>
            <w:bCs/>
          </w:rPr>
          <w:t xml:space="preserve">Example 41 (The limit of a sequence)</w:t>
        </w:r>
      </w:ins>
      <w:ins w:id="41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has limit</w:t>
        </w:r>
      </w:ins>
      <w:ins w:id="4123" w:author="PR Preview" w:date="2026-01-01T00:00:00Z">
        <w:r>
          <w:t xml:space="preserve"> </w:t>
        </w:r>
      </w:ins>
      <m:oMath>
        <m:r>
          <m:t>0</m:t>
        </m:r>
      </m:oMath>
      <w:ins w:id="4124" w:author="PR Preview" w:date="2026-01-01T00:00:00Z">
        <w:r>
          <w:t xml:space="preserve">.</w:t>
        </w:r>
      </w:ins>
      <w:ins w:id="4125" w:author="PR Preview" w:date="2026-01-01T00:00:00Z">
        <w:r>
          <w:t xml:space="preserve"> </w:t>
        </w:r>
      </w:ins>
      <w:ins w:id="4126" w:author="PR Preview" w:date="2026-01-01T00:00:00Z">
        <w:r>
          <w:t xml:space="preserve">Given</w:t>
        </w:r>
      </w:ins>
      <w:ins w:id="412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128" w:author="PR Preview" w:date="2026-01-01T00:00:00Z">
        <w:r>
          <w:t xml:space="preserve">, take</w:t>
        </w:r>
      </w:ins>
      <w:ins w:id="4129" w:author="PR Preview" w:date="2026-01-01T00:00:00Z">
        <w:r>
          <w:t xml:space="preserve"> </w:t>
        </w:r>
      </w:ins>
      <m:oMath>
        <m:r>
          <m:t>N</m:t>
        </m:r>
      </m:oMath>
      <w:ins w:id="4130" w:author="PR Preview" w:date="2026-01-01T00:00:00Z">
        <w:r>
          <w:t xml:space="preserve"> </w:t>
        </w:r>
      </w:ins>
      <w:ins w:id="4131" w:author="PR Preview" w:date="2026-01-01T00:00:00Z">
        <w:r>
          <w:t xml:space="preserve">to be any natural number larger than</w:t>
        </w:r>
      </w:ins>
      <w:ins w:id="413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ins w:id="4133" w:author="PR Preview" w:date="2026-01-01T00:00:00Z">
        <w:r>
          <w:t xml:space="preserve">.</w:t>
        </w:r>
      </w:ins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For every</w:t>
        </w:r>
      </w:ins>
      <w:ins w:id="413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137" w:author="PR Preview" w:date="2026-01-01T00:00:00Z">
        <w:r>
          <w:t xml:space="preserve">,</w:t>
        </w:r>
      </w:ins>
      <w:ins w:id="413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ins w:id="4139" w:author="PR Preview" w:date="2026-01-01T00:00:00Z">
        <w:r>
          <w:t xml:space="preserve">.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For example, with</w:t>
        </w:r>
      </w:ins>
      <w:ins w:id="4142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0.01</m:t>
        </m:r>
      </m:oMath>
      <w:ins w:id="4143" w:author="PR Preview" w:date="2026-01-01T00:00:00Z">
        <w:r>
          <w:t xml:space="preserve">, take</w:t>
        </w:r>
      </w:ins>
      <w:ins w:id="41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101</m:t>
        </m:r>
      </m:oMath>
      <w:ins w:id="4145" w:author="PR Preview" w:date="2026-01-01T00:00:00Z">
        <w:r>
          <w:t xml:space="preserve">:</w:t>
        </w:r>
      </w:ins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every</w:t>
        </w:r>
      </w:ins>
      <w:ins w:id="41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101</m:t>
        </m:r>
      </m:oMath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has</w:t>
        </w:r>
      </w:ins>
      <w:ins w:id="41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ins w:id="4152" w:author="PR Preview" w:date="2026-01-01T00:00:00Z">
        <w:r>
          <w:t xml:space="preserve">.</w:t>
        </w:r>
      </w:ins>
    </w:p>
    <w:bookmarkEnd w:id="211"/>
    <w:bookmarkStart w:id="212" w:name="def-convergent-sequence"/>
    <w:p>
      <w:pPr>
        <w:pStyle w:val="BodyText"/>
      </w:pPr>
      <w:ins w:id="4153" w:author="PR Preview" w:date="2026-01-01T00:00:00Z">
        <w:r>
          <w:rPr>
            <w:b/>
            <w:bCs/>
          </w:rPr>
          <w:t xml:space="preserve">Definition 64 (Convergent sequence (converges))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A sequence</w:t>
        </w:r>
      </w:ins>
      <w:ins w:id="41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of real numbers</w:t>
        </w:r>
      </w:ins>
      <w:ins w:id="4159" w:author="PR Preview" w:date="2026-01-01T00:00:00Z">
        <w:r>
          <w:t xml:space="preserve"> </w:t>
        </w:r>
      </w:ins>
      <w:ins w:id="4160" w:author="PR Preview" w:date="2026-01-01T00:00:00Z">
        <w:r>
          <w:rPr>
            <w:b/>
            <w:bCs/>
          </w:rPr>
          <w:t xml:space="preserve">converges</w:t>
        </w:r>
      </w:ins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to a real number</w:t>
        </w:r>
      </w:ins>
      <w:ins w:id="4163" w:author="PR Preview" w:date="2026-01-01T00:00:00Z">
        <w:r>
          <w:t xml:space="preserve"> </w:t>
        </w:r>
      </w:ins>
      <m:oMath>
        <m:r>
          <m:t>L</m:t>
        </m:r>
      </m:oMath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if</w:t>
        </w:r>
      </w:ins>
      <w:ins w:id="4166" w:author="PR Preview" w:date="2026-01-01T00:00:00Z">
        <w:r>
          <w:t xml:space="preserve"> </w:t>
        </w:r>
      </w:ins>
      <m:oMath>
        <m:r>
          <m:t>L</m:t>
        </m:r>
      </m:oMath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is its limit (</w:t>
        </w:r>
      </w:ins>
      <w:hyperlink w:anchor="def-sequence-limit">
        <w:ins w:id="4169" w:author="PR Preview" w:date="2026-01-01T00:00:00Z">
          <w:r>
            <w:rPr>
              <w:rStyle w:val="Hyperlink"/>
            </w:rPr>
            <w:t xml:space="preserve">Definition 63</w:t>
          </w:r>
        </w:ins>
      </w:hyperlink>
      <w:ins w:id="4170" w:author="PR Preview" w:date="2026-01-01T00:00:00Z">
        <w:r>
          <w:t xml:space="preserve">).</w:t>
        </w:r>
      </w:ins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A sequence that converges to some real number is</w:t>
        </w:r>
      </w:ins>
      <w:ins w:id="4173" w:author="PR Preview" w:date="2026-01-01T00:00:00Z">
        <w:r>
          <w:t xml:space="preserve"> </w:t>
        </w:r>
      </w:ins>
      <w:ins w:id="4174" w:author="PR Preview" w:date="2026-01-01T00:00:00Z">
        <w:r>
          <w:rPr>
            <w:b/>
            <w:bCs/>
          </w:rPr>
          <w:t xml:space="preserve">convergent</w:t>
        </w:r>
      </w:ins>
      <w:ins w:id="4175" w:author="PR Preview" w:date="2026-01-01T00:00:00Z">
        <w:r>
          <w:t xml:space="preserve">.</w:t>
        </w:r>
      </w:ins>
    </w:p>
    <w:bookmarkEnd w:id="212"/>
    <w:bookmarkStart w:id="213" w:name="exm-convergent-sequence"/>
    <w:p>
      <w:pPr>
        <w:pStyle w:val="BodyText"/>
      </w:pPr>
      <w:ins w:id="4176" w:author="PR Preview" w:date="2026-01-01T00:00:00Z">
        <w:r>
          <w:rPr>
            <w:b/>
            <w:bCs/>
          </w:rPr>
          <w:t xml:space="preserve">Example 42 (A convergent sequence)</w:t>
        </w:r>
      </w:ins>
      <w:ins w:id="417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178" w:author="PR Preview" w:date="2026-01-01T00:00:00Z">
        <w:r>
          <w:t xml:space="preserve"> </w:t>
        </w:r>
      </w:ins>
      <w:ins w:id="4179" w:author="PR Preview" w:date="2026-01-01T00:00:00Z">
        <w:r>
          <w:t xml:space="preserve">converges to</w:t>
        </w:r>
      </w:ins>
      <w:ins w:id="4180" w:author="PR Preview" w:date="2026-01-01T00:00:00Z">
        <w:r>
          <w:t xml:space="preserve"> </w:t>
        </w:r>
      </w:ins>
      <m:oMath>
        <m:r>
          <m:t>0</m:t>
        </m:r>
      </m:oMath>
      <w:ins w:id="4181" w:author="PR Preview" w:date="2026-01-01T00:00:00Z">
        <w:r>
          <w:t xml:space="preserve">, because</w:t>
        </w:r>
      </w:ins>
      <w:ins w:id="4182" w:author="PR Preview" w:date="2026-01-01T00:00:00Z">
        <w:r>
          <w:t xml:space="preserve"> </w:t>
        </w:r>
      </w:ins>
      <m:oMath>
        <m:r>
          <m:t>0</m:t>
        </m:r>
      </m:oMath>
      <w:ins w:id="4183" w:author="PR Preview" w:date="2026-01-01T00:00:00Z">
        <w:r>
          <w:t xml:space="preserve"> </w:t>
        </w:r>
      </w:ins>
      <w:ins w:id="4184" w:author="PR Preview" w:date="2026-01-01T00:00:00Z">
        <w:r>
          <w:t xml:space="preserve">is its limit (</w:t>
        </w:r>
      </w:ins>
      <w:hyperlink w:anchor="exm-sequence-limit">
        <w:ins w:id="4185" w:author="PR Preview" w:date="2026-01-01T00:00:00Z">
          <w:r>
            <w:rPr>
              <w:rStyle w:val="Hyperlink"/>
            </w:rPr>
            <w:t xml:space="preserve">Example 41</w:t>
          </w:r>
        </w:ins>
      </w:hyperlink>
      <w:ins w:id="4186" w:author="PR Preview" w:date="2026-01-01T00:00:00Z">
        <w:r>
          <w:t xml:space="preserve">),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so</w:t>
        </w:r>
      </w:ins>
      <w:ins w:id="41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is convergent.</w:t>
        </w:r>
      </w:ins>
    </w:p>
    <w:bookmarkEnd w:id="213"/>
    <w:bookmarkStart w:id="214" w:name="def-divergent-sequence"/>
    <w:p>
      <w:pPr>
        <w:pStyle w:val="BodyText"/>
      </w:pPr>
      <w:ins w:id="4192" w:author="PR Preview" w:date="2026-01-01T00:00:00Z">
        <w:r>
          <w:rPr>
            <w:b/>
            <w:bCs/>
          </w:rPr>
          <w:t xml:space="preserve">Definition 65 (Divergent sequence (diverges))</w:t>
        </w:r>
      </w:ins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A sequence that does not converge (</w:t>
        </w:r>
      </w:ins>
      <w:hyperlink w:anchor="def-convergent-sequence">
        <w:ins w:id="4195" w:author="PR Preview" w:date="2026-01-01T00:00:00Z">
          <w:r>
            <w:rPr>
              <w:rStyle w:val="Hyperlink"/>
            </w:rPr>
            <w:t xml:space="preserve">Definition 64</w:t>
          </w:r>
        </w:ins>
      </w:hyperlink>
      <w:ins w:id="4196" w:author="PR Preview" w:date="2026-01-01T00:00:00Z">
        <w:r>
          <w:t xml:space="preserve">) to any real number</w:t>
        </w:r>
      </w:ins>
      <w:ins w:id="4197" w:author="PR Preview" w:date="2026-01-01T00:00:00Z">
        <w:r>
          <w:t xml:space="preserve"> </w:t>
        </w:r>
      </w:ins>
      <w:ins w:id="4198" w:author="PR Preview" w:date="2026-01-01T00:00:00Z">
        <w:r>
          <w:rPr>
            <w:b/>
            <w:bCs/>
          </w:rPr>
          <w:t xml:space="preserve">diverges</w:t>
        </w:r>
      </w:ins>
      <w:ins w:id="4199" w:author="PR Preview" w:date="2026-01-01T00:00:00Z">
        <w:r>
          <w:t xml:space="preserve">,</w:t>
        </w:r>
      </w:ins>
      <w:ins w:id="4200" w:author="PR Preview" w:date="2026-01-01T00:00:00Z">
        <w:r>
          <w:t xml:space="preserve"> </w:t>
        </w:r>
      </w:ins>
      <w:ins w:id="4201" w:author="PR Preview" w:date="2026-01-01T00:00:00Z">
        <w:r>
          <w:t xml:space="preserve">and a sequence that diverges is</w:t>
        </w:r>
      </w:ins>
      <w:ins w:id="4202" w:author="PR Preview" w:date="2026-01-01T00:00:00Z">
        <w:r>
          <w:t xml:space="preserve"> </w:t>
        </w:r>
      </w:ins>
      <w:ins w:id="4203" w:author="PR Preview" w:date="2026-01-01T00:00:00Z">
        <w:r>
          <w:rPr>
            <w:b/>
            <w:bCs/>
          </w:rPr>
          <w:t xml:space="preserve">divergent</w:t>
        </w:r>
      </w:ins>
      <w:ins w:id="4204" w:author="PR Preview" w:date="2026-01-01T00:00:00Z">
        <w:r>
          <w:t xml:space="preserve">.</w:t>
        </w:r>
      </w:ins>
    </w:p>
    <w:bookmarkEnd w:id="214"/>
    <w:bookmarkStart w:id="215" w:name="exm-divergent-sequence"/>
    <w:p>
      <w:pPr>
        <w:pStyle w:val="BodyText"/>
      </w:pPr>
      <w:ins w:id="4205" w:author="PR Preview" w:date="2026-01-01T00:00:00Z">
        <w:r>
          <w:rPr>
            <w:b/>
            <w:bCs/>
          </w:rPr>
          <w:t xml:space="preserve">Example 43 (A divergent sequence)</w:t>
        </w:r>
      </w:ins>
      <w:ins w:id="420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diverges.</w:t>
        </w:r>
      </w:ins>
      <w:ins w:id="4209" w:author="PR Preview" w:date="2026-01-01T00:00:00Z">
        <w:r>
          <w:t xml:space="preserve"> </w:t>
        </w:r>
      </w:ins>
      <w:ins w:id="4210" w:author="PR Preview" w:date="2026-01-01T00:00:00Z">
        <w:r>
          <w:t xml:space="preserve">For any real number</w:t>
        </w:r>
      </w:ins>
      <w:ins w:id="4211" w:author="PR Preview" w:date="2026-01-01T00:00:00Z">
        <w:r>
          <w:t xml:space="preserve"> </w:t>
        </w:r>
      </w:ins>
      <m:oMath>
        <m:r>
          <m:t>L</m:t>
        </m:r>
      </m:oMath>
      <w:ins w:id="4212" w:author="PR Preview" w:date="2026-01-01T00:00:00Z">
        <w:r>
          <w:t xml:space="preserve"> </w:t>
        </w:r>
      </w:ins>
      <w:ins w:id="4213" w:author="PR Preview" w:date="2026-01-01T00:00:00Z">
        <w:r>
          <w:t xml:space="preserve">and</w:t>
        </w:r>
      </w:ins>
      <w:ins w:id="421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1</m:t>
        </m:r>
      </m:oMath>
      <w:ins w:id="4215" w:author="PR Preview" w:date="2026-01-01T00:00:00Z">
        <w:r>
          <w:t xml:space="preserve">,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every</w:t>
        </w:r>
      </w:ins>
      <w:ins w:id="421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ins w:id="4219" w:author="PR Preview" w:date="2026-01-01T00:00:00Z">
        <w:r>
          <w:t xml:space="preserve"> </w:t>
        </w:r>
      </w:ins>
      <w:ins w:id="4220" w:author="PR Preview" w:date="2026-01-01T00:00:00Z">
        <w:r>
          <w:t xml:space="preserve">has</w:t>
        </w:r>
      </w:ins>
      <w:ins w:id="422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ins w:id="4222" w:author="PR Preview" w:date="2026-01-01T00:00:00Z">
        <w:r>
          <w:t xml:space="preserve">,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so no</w:t>
        </w:r>
      </w:ins>
      <w:ins w:id="4225" w:author="PR Preview" w:date="2026-01-01T00:00:00Z">
        <w:r>
          <w:t xml:space="preserve"> </w:t>
        </w:r>
      </w:ins>
      <m:oMath>
        <m:r>
          <m:t>N</m:t>
        </m:r>
      </m:oMath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works.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For example, with</w:t>
        </w:r>
      </w:ins>
      <w:ins w:id="423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5</m:t>
        </m:r>
      </m:oMath>
      <w:ins w:id="4231" w:author="PR Preview" w:date="2026-01-01T00:00:00Z">
        <w:r>
          <w:t xml:space="preserve">, every</w:t>
        </w:r>
      </w:ins>
      <w:ins w:id="42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7</m:t>
        </m:r>
      </m:oMath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has</w:t>
        </w:r>
      </w:ins>
      <w:ins w:id="423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ins w:id="4236" w:author="PR Preview" w:date="2026-01-01T00:00:00Z">
        <w:r>
          <w:t xml:space="preserve">.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It diverges to</w:t>
        </w:r>
      </w:ins>
      <w:ins w:id="4239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240" w:author="PR Preview" w:date="2026-01-01T00:00:00Z">
        <w:r>
          <w:t xml:space="preserve">: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for every real number</w:t>
        </w:r>
      </w:ins>
      <w:ins w:id="4243" w:author="PR Preview" w:date="2026-01-01T00:00:00Z">
        <w:r>
          <w:t xml:space="preserve"> </w:t>
        </w:r>
      </w:ins>
      <m:oMath>
        <m:r>
          <m:t>M</m:t>
        </m:r>
      </m:oMath>
      <w:ins w:id="4244" w:author="PR Preview" w:date="2026-01-01T00:00:00Z">
        <w:r>
          <w:t xml:space="preserve">, every</w:t>
        </w:r>
      </w:ins>
      <w:ins w:id="424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has</w:t>
        </w:r>
      </w:ins>
      <w:ins w:id="424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when</w:t>
        </w:r>
      </w:ins>
      <w:ins w:id="4251" w:author="PR Preview" w:date="2026-01-01T00:00:00Z">
        <w:r>
          <w:t xml:space="preserve"> </w:t>
        </w:r>
      </w:ins>
      <m:oMath>
        <m:r>
          <m:t>N</m:t>
        </m:r>
      </m:oMath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is a natural number larger than</w:t>
        </w:r>
      </w:ins>
      <w:ins w:id="4254" w:author="PR Preview" w:date="2026-01-01T00:00:00Z">
        <w:r>
          <w:t xml:space="preserve"> </w:t>
        </w:r>
      </w:ins>
      <m:oMath>
        <m:r>
          <m:t>M</m:t>
        </m:r>
      </m:oMath>
      <w:ins w:id="4255" w:author="PR Preview" w:date="2026-01-01T00:00:00Z">
        <w:r>
          <w:t xml:space="preserve">.</w:t>
        </w:r>
      </w:ins>
    </w:p>
    <w:bookmarkEnd w:id="215"/>
    <w:bookmarkStart w:id="216" w:name="def-diverges-to-infinity"/>
    <w:p>
      <w:pPr>
        <w:pStyle w:val="BodyText"/>
      </w:pPr>
      <w:ins w:id="4256" w:author="PR Preview" w:date="2026-01-01T00:00:00Z">
        <w:r>
          <w:rPr>
            <w:b/>
            <w:bCs/>
          </w:rPr>
          <w:t xml:space="preserve">Definition 66 (Divergence of a sequence to infinity)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t xml:space="preserve">A</w:t>
        </w:r>
      </w:ins>
      <w:ins w:id="4259" w:author="PR Preview" w:date="2026-01-01T00:00:00Z">
        <w:r>
          <w:t xml:space="preserve"> </w:t>
        </w:r>
      </w:ins>
      <w:hyperlink r:id="rId209">
        <w:ins w:id="426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2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of real numbers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rPr>
            <w:b/>
            <w:bCs/>
          </w:rPr>
          <w:t xml:space="preserve">diverges to</w:t>
        </w:r>
      </w:ins>
      <w:ins w:id="426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4267" w:author="PR Preview" w:date="2026-01-01T00:00:00Z">
        <w:r>
          <w:t xml:space="preserve">, written</w:t>
        </w:r>
      </w:ins>
      <w:ins w:id="426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269" w:author="PR Preview" w:date="2026-01-01T00:00:00Z">
        <w:r>
          <w:t xml:space="preserve">,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if for every real number</w:t>
        </w:r>
      </w:ins>
      <w:ins w:id="4272" w:author="PR Preview" w:date="2026-01-01T00:00:00Z">
        <w:r>
          <w:t xml:space="preserve"> </w:t>
        </w:r>
      </w:ins>
      <m:oMath>
        <m:r>
          <m:t>M</m:t>
        </m:r>
      </m:oMath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there is a natural number</w:t>
        </w:r>
      </w:ins>
      <w:ins w:id="4275" w:author="PR Preview" w:date="2026-01-01T00:00:00Z">
        <w:r>
          <w:t xml:space="preserve"> </w:t>
        </w:r>
      </w:ins>
      <m:oMath>
        <m:r>
          <m:t>N</m:t>
        </m:r>
      </m:oMath>
      <w:ins w:id="4276" w:author="PR Preview" w:date="2026-01-01T00:00:00Z">
        <w:r>
          <w:t xml:space="preserve"> </w:t>
        </w:r>
      </w:ins>
      <w:ins w:id="4277" w:author="PR Preview" w:date="2026-01-01T00:00:00Z">
        <w:r>
          <w:t xml:space="preserve">such that</w:t>
        </w:r>
      </w:ins>
      <w:ins w:id="427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for every</w:t>
        </w:r>
      </w:ins>
      <w:ins w:id="42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4282" w:author="PR Preview" w:date="2026-01-01T00:00:00Z">
        <w:r>
          <w:t xml:space="preserve">.</w:t>
        </w:r>
      </w:ins>
    </w:p>
    <w:bookmarkEnd w:id="216"/>
    <w:bookmarkEnd w:id="217"/>
    <w:bookmarkStart w:id="263" w:name="exponentials-and-logarithms"/>
    <w:p>
      <w:pPr>
        <w:pStyle w:val="Heading2"/>
      </w:pPr>
      <w:ins w:id="4283" w:author="PR Preview" w:date="2026-01-01T00:00:00Z">
        <w:r>
          <w:t xml:space="preserve">18 Exponentials and Logarithms</w:t>
        </w:r>
      </w:ins>
    </w:p>
    <w:bookmarkStart w:id="218" w:name="def-exponential-function"/>
    <w:p>
      <w:pPr>
        <w:pStyle w:val="FirstParagraph"/>
      </w:pPr>
      <w:ins w:id="4284" w:author="PR Preview" w:date="2026-01-01T00:00:00Z">
        <w:r>
          <w:rPr>
            <w:b/>
            <w:bCs/>
          </w:rPr>
          <w:t xml:space="preserve">Definition 67 (Exponential function)</w:t>
        </w:r>
      </w:ins>
      <w:ins w:id="4285" w:author="PR Preview" w:date="2026-01-01T00:00:00Z">
        <w:r>
          <w:t xml:space="preserve"> </w:t>
        </w:r>
      </w:ins>
      <w:ins w:id="4286" w:author="PR Preview" w:date="2026-01-01T00:00:00Z">
        <w:r>
          <w:t xml:space="preserve">The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rPr>
            <w:b/>
            <w:bCs/>
          </w:rPr>
          <w:t xml:space="preserve">exponential function</w:t>
        </w:r>
      </w:ins>
      <w:ins w:id="428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290" w:author="PR Preview" w:date="2026-01-01T00:00:00Z">
        <w:r>
          <w:t xml:space="preserve"> </w:t>
        </w:r>
      </w:ins>
      <w:ins w:id="429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9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8"/>
    <w:bookmarkStart w:id="219" w:name="exm-exponential-function"/>
    <w:p>
      <w:pPr>
        <w:pStyle w:val="BodyText"/>
      </w:pPr>
      <w:del w:id="4292" w:author="PR Preview" w:date="2026-01-01T00:00:00Z">
        <w:r>
          <w:rPr>
            <w:b/>
            <w:bCs/>
          </w:rPr>
          <w:delText xml:space="preserve">Example 43 (Approximating</w:delText>
        </w:r>
      </w:del>
      <w:del w:id="429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4294" w:author="PR Preview" w:date="2026-01-01T00:00:00Z">
        <w:r>
          <w:rPr>
            <w:b/>
            <w:bCs/>
          </w:rPr>
          <w:delText xml:space="preserve">)</w:delText>
        </w:r>
      </w:del>
      <w:del w:id="4295" w:author="PR Preview" w:date="2026-01-01T00:00:00Z">
        <w:r>
          <w:delText xml:space="preserve"> </w:delText>
        </w:r>
      </w:del>
      <w:del w:id="4296" w:author="PR Preview" w:date="2026-01-01T00:00:00Z">
        <w:r>
          <w:delText xml:space="preserve">For</w:delText>
        </w:r>
      </w:del>
      <w:del w:id="429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298" w:author="PR Preview" w:date="2026-01-01T00:00:00Z">
        <w:r>
          <w:delText xml:space="preserve">, the terms</w:delText>
        </w:r>
      </w:del>
      <w:del w:id="42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del w:id="4300" w:author="PR Preview" w:date="2026-01-01T00:00:00Z">
        <w:r>
          <w:delText xml:space="preserve"> </w:delText>
        </w:r>
      </w:del>
      <w:del w:id="4301" w:author="PR Preview" w:date="2026-01-01T00:00:00Z">
        <w:r>
          <w:delText xml:space="preserve">are:</w:delText>
        </w:r>
      </w:del>
    </w:p>
    <w:p>
      <w:pPr>
        <w:pStyle w:val="BodyText"/>
      </w:pPr>
      <w:ins w:id="4302" w:author="PR Preview" w:date="2026-01-01T00:00:00Z">
        <w:r>
          <w:rPr>
            <w:b/>
            <w:bCs/>
          </w:rPr>
          <w:t xml:space="preserve">Example 44 (Approximating</w:t>
        </w:r>
      </w:ins>
      <w:ins w:id="430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4304" w:author="PR Preview" w:date="2026-01-01T00:00:00Z">
        <w:r>
          <w:rPr>
            <w:b/>
            <w:bCs/>
          </w:rPr>
          <w:t xml:space="preserve">)</w:t>
        </w:r>
      </w:ins>
      <w:ins w:id="4305" w:author="PR Preview" w:date="2026-01-01T00:00:00Z">
        <w:r>
          <w:t xml:space="preserve"> </w:t>
        </w:r>
      </w:ins>
      <w:ins w:id="4306" w:author="PR Preview" w:date="2026-01-01T00:00:00Z">
        <w:r>
          <w:t xml:space="preserve">For</w:t>
        </w:r>
      </w:ins>
      <w:ins w:id="430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4308" w:author="PR Preview" w:date="2026-01-01T00:00:00Z">
        <w:r>
          <w:t xml:space="preserve">, the terms</w:t>
        </w:r>
      </w:ins>
      <w:ins w:id="4309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4310" w:author="PR Preview" w:date="2026-01-01T00:00:00Z">
        <w:r>
          <w:t xml:space="preserve"> </w:t>
        </w:r>
      </w:ins>
      <w:ins w:id="4311" w:author="PR Preview" w:date="2026-01-01T00:00:00Z">
        <w:r>
          <w:t xml:space="preserve">are: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9"/>
    <w:bookmarkStart w:id="220" w:name="def-euler-number"/>
    <w:p>
      <w:pPr>
        <w:pStyle w:val="BodyText"/>
      </w:pPr>
      <w:del w:id="4312" w:author="PR Preview" w:date="2026-01-01T00:00:00Z">
        <w:r>
          <w:rPr>
            <w:b/>
            <w:bCs/>
          </w:rPr>
          <w:delText xml:space="preserve">Definition 67 (Euler’s number)</w:delText>
        </w:r>
      </w:del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rPr>
            <w:b/>
            <w:bCs/>
          </w:rPr>
          <w:delText xml:space="preserve">Euler’s number</w:delText>
        </w:r>
      </w:del>
      <w:del w:id="4315" w:author="PR Preview" w:date="2026-01-01T00:00:00Z">
        <w:r>
          <w:delText xml:space="preserve"> </w:delText>
        </w:r>
      </w:del>
      <w:del w:id="431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4317" w:author="PR Preview" w:date="2026-01-01T00:00:00Z">
        <w:r>
          <w:rPr>
            <w:b/>
            <w:bCs/>
          </w:rPr>
          <w:delText xml:space="preserve">Example 44 (Euler’s number is irrational)</w:delText>
        </w:r>
      </w:del>
      <w:del w:id="4318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4319" w:author="PR Preview" w:date="2026-01-01T00:00:00Z">
        <w:r>
          <w:delText xml:space="preserve"> </w:delText>
        </w:r>
      </w:del>
      <w:del w:id="4320" w:author="PR Preview" w:date="2026-01-01T00:00:00Z">
        <w:r>
          <w:delText xml:space="preserve">is an</w:delText>
        </w:r>
      </w:del>
      <w:del w:id="4321" w:author="PR Preview" w:date="2026-01-01T00:00:00Z">
        <w:r>
          <w:delText xml:space="preserve"> </w:delText>
        </w:r>
      </w:del>
      <w:hyperlink r:id="rId11">
        <w:del w:id="4322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4323" w:author="PR Preview" w:date="2026-01-01T00:00:00Z">
        <w:r>
          <w:delText xml:space="preserve">,</w:delText>
        </w:r>
      </w:del>
      <w:del w:id="4324" w:author="PR Preview" w:date="2026-01-01T00:00:00Z">
        <w:r>
          <w:delText xml:space="preserve"> </w:delText>
        </w:r>
      </w:del>
      <w:del w:id="4325" w:author="PR Preview" w:date="2026-01-01T00:00:00Z">
        <w:r>
          <w:delText xml:space="preserve">so no fraction equals it exactly.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The fraction</w:delText>
        </w:r>
      </w:del>
      <w:del w:id="43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4329" w:author="PR Preview" w:date="2026-01-01T00:00:00Z">
        <w:r>
          <w:delText xml:space="preserve"> </w:delText>
        </w:r>
      </w:del>
      <w:del w:id="4330" w:author="PR Preview" w:date="2026-01-01T00:00:00Z">
        <w:r>
          <w:delText xml:space="preserve">is close,</w:delText>
        </w:r>
      </w:del>
      <w:del w:id="4331" w:author="PR Preview" w:date="2026-01-01T00:00:00Z">
        <w:r>
          <w:delText xml:space="preserve"> </w:delText>
        </w:r>
      </w:del>
      <w:del w:id="4332" w:author="PR Preview" w:date="2026-01-01T00:00:00Z">
        <w:r>
          <w:delText xml:space="preserve">but</w:delText>
        </w:r>
      </w:del>
      <w:del w:id="433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4334" w:author="PR Preview" w:date="2026-01-01T00:00:00Z">
        <w:r>
          <w:delText xml:space="preserve"> </w:delText>
        </w:r>
      </w:del>
      <w:del w:id="4335" w:author="PR Preview" w:date="2026-01-01T00:00:00Z">
        <w:r>
          <w:delText xml:space="preserve">(see</w:delText>
        </w:r>
      </w:del>
      <w:del w:id="4336" w:author="PR Preview" w:date="2026-01-01T00:00:00Z">
        <w:r>
          <w:delText xml:space="preserve"> </w:delText>
        </w:r>
      </w:del>
      <w:hyperlink r:id="rId222">
        <w:del w:id="4337" w:author="PR Preview" w:date="2026-01-01T00:00:00Z">
          <w:r>
            <w:rPr>
              <w:rStyle w:val="Hyperlink"/>
            </w:rPr>
            <w:delText xml:space="preserve">Wikipedia: e (mathematical constant)</w:delText>
          </w:r>
        </w:del>
      </w:hyperlink>
      <w:del w:id="4338" w:author="PR Preview" w:date="2026-01-01T00:00:00Z">
        <w:r>
          <w:delText xml:space="preserve">).</w:delText>
        </w:r>
      </w:del>
    </w:p>
    <w:p>
      <w:pPr>
        <w:pStyle w:val="BodyText"/>
      </w:pPr>
      <w:del w:id="4339" w:author="PR Preview" w:date="2026-01-01T00:00:00Z">
        <w:r>
          <w:rPr>
            <w:b/>
            <w:bCs/>
          </w:rPr>
          <w:delText xml:space="preserve">Definition 68 (Natural logarithm)</w:delText>
        </w:r>
      </w:del>
      <w:del w:id="4340" w:author="PR Preview" w:date="2026-01-01T00:00:00Z">
        <w:r>
          <w:delText xml:space="preserve"> </w:delText>
        </w:r>
      </w:del>
      <w:del w:id="4341" w:author="PR Preview" w:date="2026-01-01T00:00:00Z">
        <w:r>
          <w:delText xml:space="preserve">For a real number</w:delText>
        </w:r>
      </w:del>
      <w:del w:id="43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343" w:author="PR Preview" w:date="2026-01-01T00:00:00Z">
        <w:r>
          <w:delText xml:space="preserve">,</w:delText>
        </w:r>
      </w:del>
      <w:del w:id="4344" w:author="PR Preview" w:date="2026-01-01T00:00:00Z">
        <w:r>
          <w:delText xml:space="preserve"> </w:delText>
        </w:r>
      </w:del>
      <w:del w:id="4345" w:author="PR Preview" w:date="2026-01-01T00:00:00Z">
        <w:r>
          <w:delText xml:space="preserve">the</w:delText>
        </w:r>
      </w:del>
      <w:del w:id="4346" w:author="PR Preview" w:date="2026-01-01T00:00:00Z">
        <w:r>
          <w:delText xml:space="preserve"> </w:delText>
        </w:r>
      </w:del>
      <w:del w:id="4347" w:author="PR Preview" w:date="2026-01-01T00:00:00Z">
        <w:r>
          <w:rPr>
            <w:b/>
            <w:bCs/>
          </w:rPr>
          <w:delText xml:space="preserve">natural logarithm</w:delText>
        </w:r>
      </w:del>
      <w:del w:id="4348" w:author="PR Preview" w:date="2026-01-01T00:00:00Z">
        <w:r>
          <w:delText xml:space="preserve"> </w:delText>
        </w:r>
      </w:del>
      <w:del w:id="4349" w:author="PR Preview" w:date="2026-01-01T00:00:00Z">
        <w:r>
          <w:delText xml:space="preserve">of</w:delText>
        </w:r>
      </w:del>
      <w:del w:id="4350" w:author="PR Preview" w:date="2026-01-01T00:00:00Z">
        <w:r>
          <w:delText xml:space="preserve"> </w:delText>
        </w:r>
      </w:del>
      <m:oMath>
        <m:r>
          <m:t>a</m:t>
        </m:r>
      </m:oMath>
      <w:del w:id="4351" w:author="PR Preview" w:date="2026-01-01T00:00:00Z">
        <w:r>
          <w:delText xml:space="preserve">, written</w:delText>
        </w:r>
      </w:del>
      <w:del w:id="435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4353" w:author="PR Preview" w:date="2026-01-01T00:00:00Z">
        <w:r>
          <w:delText xml:space="preserve">,</w:delText>
        </w:r>
      </w:del>
      <w:del w:id="4354" w:author="PR Preview" w:date="2026-01-01T00:00:00Z">
        <w:r>
          <w:delText xml:space="preserve"> </w:delText>
        </w:r>
      </w:del>
      <w:del w:id="4355" w:author="PR Preview" w:date="2026-01-01T00:00:00Z">
        <w:r>
          <w:delText xml:space="preserve">is the real number</w:delText>
        </w:r>
      </w:del>
      <w:del w:id="4356" w:author="PR Preview" w:date="2026-01-01T00:00:00Z">
        <w:r>
          <w:delText xml:space="preserve"> </w:delText>
        </w:r>
      </w:del>
      <m:oMath>
        <m:r>
          <m:t>y</m:t>
        </m:r>
      </m:oMath>
      <w:del w:id="4357" w:author="PR Preview" w:date="2026-01-01T00:00:00Z">
        <w:r>
          <w:delText xml:space="preserve"> </w:delText>
        </w:r>
      </w:del>
      <w:del w:id="4358" w:author="PR Preview" w:date="2026-01-01T00:00:00Z">
        <w:r>
          <w:delText xml:space="preserve">with</w:delText>
        </w:r>
      </w:del>
      <w:del w:id="435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4360" w:author="PR Preview" w:date="2026-01-01T00:00:00Z">
        <w:r>
          <w:delText xml:space="preserve">.</w:delText>
        </w:r>
      </w:del>
      <w:del w:id="4361" w:author="PR Preview" w:date="2026-01-01T00:00:00Z">
        <w:r>
          <w:delText xml:space="preserve"> </w:delText>
        </w:r>
      </w:del>
      <w:del w:id="4362" w:author="PR Preview" w:date="2026-01-01T00:00:00Z">
        <w:r>
          <w:delText xml:space="preserve">The exponential function takes each positive value at exactly one input,</w:delText>
        </w:r>
      </w:del>
      <w:del w:id="4363" w:author="PR Preview" w:date="2026-01-01T00:00:00Z">
        <w:r>
          <w:delText xml:space="preserve"> </w:delText>
        </w:r>
      </w:del>
      <w:del w:id="4364" w:author="PR Preview" w:date="2026-01-01T00:00:00Z">
        <w:r>
          <w:delText xml:space="preserve">so there is exactly one such</w:delText>
        </w:r>
      </w:del>
      <w:del w:id="4365" w:author="PR Preview" w:date="2026-01-01T00:00:00Z">
        <w:r>
          <w:delText xml:space="preserve"> </w:delText>
        </w:r>
      </w:del>
      <m:oMath>
        <m:r>
          <m:t>y</m:t>
        </m:r>
      </m:oMath>
      <w:del w:id="4366" w:author="PR Preview" w:date="2026-01-01T00:00:00Z">
        <w:r>
          <w:delText xml:space="preserve">,</w:delText>
        </w:r>
      </w:del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and</w:delText>
        </w:r>
      </w:del>
      <w:del w:id="43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370" w:author="PR Preview" w:date="2026-01-01T00:00:00Z">
        <w:r>
          <w:delText xml:space="preserve"> </w:delText>
        </w:r>
      </w:del>
      <w:del w:id="4371" w:author="PR Preview" w:date="2026-01-01T00:00:00Z">
        <w:r>
          <w:delText xml:space="preserve">is the</w:delText>
        </w:r>
      </w:del>
      <w:del w:id="4372" w:author="PR Preview" w:date="2026-01-01T00:00:00Z">
        <w:r>
          <w:delText xml:space="preserve"> </w:delText>
        </w:r>
      </w:del>
      <w:hyperlink r:id="rId224">
        <w:del w:id="4373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4374" w:author="PR Preview" w:date="2026-01-01T00:00:00Z">
        <w:r>
          <w:delText xml:space="preserve"> </w:delText>
        </w:r>
      </w:del>
      <w:del w:id="4375" w:author="PR Preview" w:date="2026-01-01T00:00:00Z">
        <w:r>
          <w:delText xml:space="preserve">of</w:delText>
        </w:r>
      </w:del>
      <w:del w:id="437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4377" w:author="PR Preview" w:date="2026-01-01T00:00:00Z">
        <w:r>
          <w:delText xml:space="preserve"> </w:delText>
        </w:r>
      </w:del>
      <w:del w:id="4378" w:author="PR Preview" w:date="2026-01-01T00:00:00Z">
        <w:r>
          <w:delText xml:space="preserve">(</w:delText>
        </w:r>
      </w:del>
      <w:hyperlink w:anchor="def-exponential-function">
        <w:del w:id="4379" w:author="PR Preview" w:date="2026-01-01T00:00:00Z">
          <w:r>
            <w:rPr>
              <w:rStyle w:val="Hyperlink"/>
            </w:rPr>
            <w:delText xml:space="preserve">Definition 66</w:delText>
          </w:r>
        </w:del>
      </w:hyperlink>
      <w:del w:id="4380" w:author="PR Preview" w:date="2026-01-01T00:00:00Z">
        <w:r>
          <w:delText xml:space="preserve">).</w:delText>
        </w:r>
      </w:del>
    </w:p>
    <w:p>
      <w:pPr>
        <w:pStyle w:val="BodyText"/>
      </w:pPr>
      <w:del w:id="4381" w:author="PR Preview" w:date="2026-01-01T00:00:00Z">
        <w:r>
          <w:rPr>
            <w:i/>
            <w:iCs/>
          </w:rPr>
          <w:delText xml:space="preserve">Remark 17</w:delText>
        </w:r>
      </w:del>
      <w:del w:id="4382" w:author="PR Preview" w:date="2026-01-01T00:00:00Z">
        <w:r>
          <w:delText xml:space="preserve"> (Other notations for the natural logarithm). </w:delText>
        </w:r>
      </w:del>
      <w:del w:id="4383" w:author="PR Preview" w:date="2026-01-01T00:00:00Z">
        <w:r>
          <w:delText xml:space="preserve">In these notes,</w:delText>
        </w:r>
      </w:del>
      <w:del w:id="438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4385" w:author="PR Preview" w:date="2026-01-01T00:00:00Z">
        <w:r>
          <w:delText xml:space="preserve"> </w:delText>
        </w:r>
      </w:del>
      <w:del w:id="4386" w:author="PR Preview" w:date="2026-01-01T00:00:00Z">
        <w:r>
          <w:delText xml:space="preserve">is always the natural logarithm,</w:delText>
        </w:r>
      </w:del>
      <w:del w:id="4387" w:author="PR Preview" w:date="2026-01-01T00:00:00Z">
        <w:r>
          <w:delText xml:space="preserve"> </w:delText>
        </w:r>
      </w:del>
      <w:del w:id="4388" w:author="PR Preview" w:date="2026-01-01T00:00:00Z">
        <w:r>
          <w:delText xml:space="preserve">the logarithm with base</w:delText>
        </w:r>
      </w:del>
      <w:del w:id="4389" w:author="PR Preview" w:date="2026-01-01T00:00:00Z">
        <w:r>
          <w:delText xml:space="preserve"> </w:delText>
        </w:r>
      </w:del>
      <m:oMath>
        <m:r>
          <m:t>e</m:t>
        </m:r>
      </m:oMath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(</w:delText>
        </w:r>
      </w:del>
      <w:hyperlink w:anchor="def-euler-number">
        <w:del w:id="4392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4393" w:author="PR Preview" w:date="2026-01-01T00:00:00Z">
        <w:r>
          <w:delText xml:space="preserve">).</w:delText>
        </w:r>
      </w:del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Some sources write</w:delText>
        </w:r>
      </w:del>
      <w:del w:id="4396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4397" w:author="PR Preview" w:date="2026-01-01T00:00:00Z">
        <w:r>
          <w:delText xml:space="preserve"> </w:delText>
        </w:r>
      </w:del>
      <w:del w:id="4398" w:author="PR Preview" w:date="2026-01-01T00:00:00Z">
        <w:r>
          <w:delText xml:space="preserve">for the natural logarithm</w:delText>
        </w:r>
      </w:del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and reserve</w:delText>
        </w:r>
      </w:del>
      <w:del w:id="440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del w:id="4404" w:author="PR Preview" w:date="2026-01-01T00:00:00Z">
        <w:r>
          <w:rPr>
            <w:b/>
            <w:bCs/>
          </w:rPr>
          <w:delText xml:space="preserve">Example 45 (Natural logarithms)</w:delText>
        </w:r>
      </w:del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4407" w:author="PR Preview" w:date="2026-01-01T00:00:00Z">
        <w:r>
          <w:delText xml:space="preserve">, because</w:delText>
        </w:r>
      </w:del>
      <w:del w:id="440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409" w:author="PR Preview" w:date="2026-01-01T00:00:00Z">
        <w:r>
          <w:delText xml:space="preserve"> </w:delText>
        </w:r>
      </w:del>
      <w:del w:id="4410" w:author="PR Preview" w:date="2026-01-01T00:00:00Z">
        <w:r>
          <w:delText xml:space="preserve">(</w:delText>
        </w:r>
      </w:del>
      <w:hyperlink w:anchor="exm-exponential-function">
        <w:del w:id="4411" w:author="PR Preview" w:date="2026-01-01T00:00:00Z">
          <w:r>
            <w:rPr>
              <w:rStyle w:val="Hyperlink"/>
            </w:rPr>
            <w:delText xml:space="preserve">Example 43</w:delText>
          </w:r>
        </w:del>
      </w:hyperlink>
      <w:del w:id="441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413" w:author="PR Preview" w:date="2026-01-01T00:00:00Z">
        <w:r>
          <w:delText xml:space="preserve">, because</w:delText>
        </w:r>
      </w:del>
      <w:del w:id="4414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del w:id="4415" w:author="PR Preview" w:date="2026-01-01T00:00:00Z">
        <w:r>
          <w:delText xml:space="preserve"> </w:delText>
        </w:r>
      </w:del>
      <w:del w:id="4416" w:author="PR Preview" w:date="2026-01-01T00:00:00Z">
        <w:r>
          <w:delText xml:space="preserve">(</w:delText>
        </w:r>
      </w:del>
      <w:hyperlink w:anchor="def-euler-number">
        <w:del w:id="4417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4418" w:author="PR Preview" w:date="2026-01-01T00:00:00Z">
        <w:r>
          <w:delText xml:space="preserve">).</w:delText>
        </w:r>
      </w:del>
    </w:p>
    <w:p>
      <w:pPr>
        <w:pStyle w:val="BodyText"/>
      </w:pPr>
      <w:ins w:id="4419" w:author="PR Preview" w:date="2026-01-01T00:00:00Z">
        <w:r>
          <w:rPr>
            <w:b/>
            <w:bCs/>
          </w:rPr>
          <w:t xml:space="preserve">Definition 68 (Euler’s number)</w:t>
        </w:r>
      </w:ins>
      <w:ins w:id="4420" w:author="PR Preview" w:date="2026-01-01T00:00:00Z">
        <w:r>
          <w:t xml:space="preserve"> </w:t>
        </w:r>
      </w:ins>
      <w:ins w:id="4421" w:author="PR Preview" w:date="2026-01-01T00:00:00Z">
        <w:r>
          <w:rPr>
            <w:b/>
            <w:bCs/>
          </w:rPr>
          <w:t xml:space="preserve">Euler’s number</w:t>
        </w:r>
      </w:ins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20"/>
    <w:bookmarkStart w:id="223" w:name="exm-euler-number"/>
    <w:p>
      <w:pPr>
        <w:pStyle w:val="FirstParagraph"/>
      </w:pPr>
      <w:ins w:id="4424" w:author="PR Preview" w:date="2026-01-01T00:00:00Z">
        <w:r>
          <w:rPr>
            <w:b/>
            <w:bCs/>
          </w:rPr>
          <w:t xml:space="preserve">Example 45 (Euler’s number is irrational)</w:t>
        </w:r>
      </w:ins>
      <w:ins w:id="4425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4426" w:author="PR Preview" w:date="2026-01-01T00:00:00Z">
        <w:r>
          <w:t xml:space="preserve"> </w:t>
        </w:r>
      </w:ins>
      <w:ins w:id="4427" w:author="PR Preview" w:date="2026-01-01T00:00:00Z">
        <w:r>
          <w:t xml:space="preserve">is an</w:t>
        </w:r>
      </w:ins>
      <w:ins w:id="4428" w:author="PR Preview" w:date="2026-01-01T00:00:00Z">
        <w:r>
          <w:t xml:space="preserve"> </w:t>
        </w:r>
      </w:ins>
      <w:hyperlink r:id="rId221">
        <w:ins w:id="4429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4430" w:author="PR Preview" w:date="2026-01-01T00:00:00Z">
        <w:r>
          <w:t xml:space="preserve">,</w:t>
        </w:r>
      </w:ins>
      <w:ins w:id="4431" w:author="PR Preview" w:date="2026-01-01T00:00:00Z">
        <w:r>
          <w:t xml:space="preserve"> </w:t>
        </w:r>
      </w:ins>
      <w:ins w:id="4432" w:author="PR Preview" w:date="2026-01-01T00:00:00Z">
        <w:r>
          <w:t xml:space="preserve">so no fraction equals it exactly.</w:t>
        </w:r>
      </w:ins>
      <w:ins w:id="4433" w:author="PR Preview" w:date="2026-01-01T00:00:00Z">
        <w:r>
          <w:t xml:space="preserve"> </w:t>
        </w:r>
      </w:ins>
      <w:ins w:id="4434" w:author="PR Preview" w:date="2026-01-01T00:00:00Z">
        <w:r>
          <w:t xml:space="preserve">The fraction</w:t>
        </w:r>
      </w:ins>
      <w:ins w:id="443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4436" w:author="PR Preview" w:date="2026-01-01T00:00:00Z">
        <w:r>
          <w:t xml:space="preserve"> </w:t>
        </w:r>
      </w:ins>
      <w:ins w:id="4437" w:author="PR Preview" w:date="2026-01-01T00:00:00Z">
        <w:r>
          <w:t xml:space="preserve">is close,</w:t>
        </w:r>
      </w:ins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but</w:t>
        </w:r>
      </w:ins>
      <w:ins w:id="44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(see</w:t>
        </w:r>
      </w:ins>
      <w:ins w:id="4443" w:author="PR Preview" w:date="2026-01-01T00:00:00Z">
        <w:r>
          <w:t xml:space="preserve"> </w:t>
        </w:r>
      </w:ins>
      <w:hyperlink r:id="rId222">
        <w:ins w:id="4444" w:author="PR Preview" w:date="2026-01-01T00:00:00Z">
          <w:r>
            <w:rPr>
              <w:rStyle w:val="Hyperlink"/>
            </w:rPr>
            <w:t xml:space="preserve">Wikipedia: e (mathematical constant)</w:t>
          </w:r>
        </w:ins>
      </w:hyperlink>
      <w:ins w:id="4445" w:author="PR Preview" w:date="2026-01-01T00:00:00Z">
        <w:r>
          <w:t xml:space="preserve">).</w:t>
        </w:r>
      </w:ins>
    </w:p>
    <w:bookmarkEnd w:id="223"/>
    <w:bookmarkStart w:id="225" w:name="def-natural-log"/>
    <w:p>
      <w:pPr>
        <w:pStyle w:val="BodyText"/>
      </w:pPr>
      <w:ins w:id="4446" w:author="PR Preview" w:date="2026-01-01T00:00:00Z">
        <w:r>
          <w:rPr>
            <w:b/>
            <w:bCs/>
          </w:rPr>
          <w:t xml:space="preserve">Definition 69 (Natural logarithm)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For a real number</w:t>
        </w:r>
      </w:ins>
      <w:ins w:id="44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450" w:author="PR Preview" w:date="2026-01-01T00:00:00Z">
        <w:r>
          <w:t xml:space="preserve">,</w:t>
        </w:r>
      </w:ins>
      <w:ins w:id="4451" w:author="PR Preview" w:date="2026-01-01T00:00:00Z">
        <w:r>
          <w:t xml:space="preserve"> </w:t>
        </w:r>
      </w:ins>
      <w:ins w:id="4452" w:author="PR Preview" w:date="2026-01-01T00:00:00Z">
        <w:r>
          <w:t xml:space="preserve">the</w:t>
        </w:r>
      </w:ins>
      <w:ins w:id="4453" w:author="PR Preview" w:date="2026-01-01T00:00:00Z">
        <w:r>
          <w:t xml:space="preserve"> </w:t>
        </w:r>
      </w:ins>
      <w:ins w:id="4454" w:author="PR Preview" w:date="2026-01-01T00:00:00Z">
        <w:r>
          <w:rPr>
            <w:b/>
            <w:bCs/>
          </w:rPr>
          <w:t xml:space="preserve">natural logarithm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of</w:t>
        </w:r>
      </w:ins>
      <w:ins w:id="4457" w:author="PR Preview" w:date="2026-01-01T00:00:00Z">
        <w:r>
          <w:t xml:space="preserve"> </w:t>
        </w:r>
      </w:ins>
      <m:oMath>
        <m:r>
          <m:t>a</m:t>
        </m:r>
      </m:oMath>
      <w:ins w:id="4458" w:author="PR Preview" w:date="2026-01-01T00:00:00Z">
        <w:r>
          <w:t xml:space="preserve">, written</w:t>
        </w:r>
      </w:ins>
      <w:ins w:id="4459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4460" w:author="PR Preview" w:date="2026-01-01T00:00:00Z">
        <w:r>
          <w:t xml:space="preserve">,</w:t>
        </w:r>
      </w:ins>
      <w:ins w:id="4461" w:author="PR Preview" w:date="2026-01-01T00:00:00Z">
        <w:r>
          <w:t xml:space="preserve"> </w:t>
        </w:r>
      </w:ins>
      <w:ins w:id="4462" w:author="PR Preview" w:date="2026-01-01T00:00:00Z">
        <w:r>
          <w:t xml:space="preserve">is the real number</w:t>
        </w:r>
      </w:ins>
      <w:ins w:id="4463" w:author="PR Preview" w:date="2026-01-01T00:00:00Z">
        <w:r>
          <w:t xml:space="preserve"> </w:t>
        </w:r>
      </w:ins>
      <m:oMath>
        <m:r>
          <m:t>y</m:t>
        </m:r>
      </m:oMath>
      <w:ins w:id="4464" w:author="PR Preview" w:date="2026-01-01T00:00:00Z">
        <w:r>
          <w:t xml:space="preserve"> </w:t>
        </w:r>
      </w:ins>
      <w:ins w:id="4465" w:author="PR Preview" w:date="2026-01-01T00:00:00Z">
        <w:r>
          <w:t xml:space="preserve">with</w:t>
        </w:r>
      </w:ins>
      <w:ins w:id="446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4467" w:author="PR Preview" w:date="2026-01-01T00:00:00Z">
        <w:r>
          <w:t xml:space="preserve">.</w:t>
        </w:r>
      </w:ins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The exponential function takes each positive value at exactly one input,</w:t>
        </w:r>
      </w:ins>
      <w:ins w:id="4470" w:author="PR Preview" w:date="2026-01-01T00:00:00Z">
        <w:r>
          <w:t xml:space="preserve"> </w:t>
        </w:r>
      </w:ins>
      <w:ins w:id="4471" w:author="PR Preview" w:date="2026-01-01T00:00:00Z">
        <w:r>
          <w:t xml:space="preserve">so there is exactly one such</w:t>
        </w:r>
      </w:ins>
      <w:ins w:id="4472" w:author="PR Preview" w:date="2026-01-01T00:00:00Z">
        <w:r>
          <w:t xml:space="preserve"> </w:t>
        </w:r>
      </w:ins>
      <m:oMath>
        <m:r>
          <m:t>y</m:t>
        </m:r>
      </m:oMath>
      <w:ins w:id="4473" w:author="PR Preview" w:date="2026-01-01T00:00:00Z">
        <w:r>
          <w:t xml:space="preserve">,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and</w:t>
        </w:r>
      </w:ins>
      <w:ins w:id="447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77" w:author="PR Preview" w:date="2026-01-01T00:00:00Z">
        <w:r>
          <w:t xml:space="preserve"> </w:t>
        </w:r>
      </w:ins>
      <w:ins w:id="4478" w:author="PR Preview" w:date="2026-01-01T00:00:00Z">
        <w:r>
          <w:t xml:space="preserve">is the</w:t>
        </w:r>
      </w:ins>
      <w:ins w:id="4479" w:author="PR Preview" w:date="2026-01-01T00:00:00Z">
        <w:r>
          <w:t xml:space="preserve"> </w:t>
        </w:r>
      </w:ins>
      <w:hyperlink r:id="rId224">
        <w:ins w:id="4480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of</w:t>
        </w:r>
      </w:ins>
      <w:ins w:id="448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4484" w:author="PR Preview" w:date="2026-01-01T00:00:00Z">
        <w:r>
          <w:t xml:space="preserve"> </w:t>
        </w:r>
      </w:ins>
      <w:ins w:id="4485" w:author="PR Preview" w:date="2026-01-01T00:00:00Z">
        <w:r>
          <w:t xml:space="preserve">(</w:t>
        </w:r>
      </w:ins>
      <w:hyperlink w:anchor="def-exponential-function">
        <w:ins w:id="4486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4487" w:author="PR Preview" w:date="2026-01-01T00:00:00Z">
        <w:r>
          <w:t xml:space="preserve">).</w:t>
        </w:r>
      </w:ins>
    </w:p>
    <w:bookmarkEnd w:id="225"/>
    <w:bookmarkStart w:id="226" w:name="rem-log-notation"/>
    <w:p>
      <w:pPr>
        <w:pStyle w:val="BodyText"/>
      </w:pPr>
      <w:ins w:id="4488" w:author="PR Preview" w:date="2026-01-01T00:00:00Z">
        <w:r>
          <w:rPr>
            <w:i/>
            <w:iCs/>
          </w:rPr>
          <w:t xml:space="preserve">Remark 17</w:t>
        </w:r>
      </w:ins>
      <w:ins w:id="4489" w:author="PR Preview" w:date="2026-01-01T00:00:00Z">
        <w:r>
          <w:t xml:space="preserve"> (Other notations for the natural logarithm). </w:t>
        </w:r>
      </w:ins>
      <w:ins w:id="4490" w:author="PR Preview" w:date="2026-01-01T00:00:00Z">
        <w:r>
          <w:t xml:space="preserve">In these notes,</w:t>
        </w:r>
      </w:ins>
      <w:ins w:id="449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is always the natural logarithm,</w:t>
        </w:r>
      </w:ins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the logarithm with base</w:t>
        </w:r>
      </w:ins>
      <w:ins w:id="4496" w:author="PR Preview" w:date="2026-01-01T00:00:00Z">
        <w:r>
          <w:t xml:space="preserve"> </w:t>
        </w:r>
      </w:ins>
      <m:oMath>
        <m:r>
          <m:t>e</m:t>
        </m:r>
      </m:oMath>
      <w:ins w:id="4497" w:author="PR Preview" w:date="2026-01-01T00:00:00Z">
        <w:r>
          <w:t xml:space="preserve"> </w:t>
        </w:r>
      </w:ins>
      <w:ins w:id="4498" w:author="PR Preview" w:date="2026-01-01T00:00:00Z">
        <w:r>
          <w:t xml:space="preserve">(</w:t>
        </w:r>
      </w:ins>
      <w:hyperlink w:anchor="def-euler-number">
        <w:ins w:id="4499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4500" w:author="PR Preview" w:date="2026-01-01T00:00:00Z">
        <w:r>
          <w:t xml:space="preserve">).</w:t>
        </w:r>
      </w:ins>
      <w:ins w:id="4501" w:author="PR Preview" w:date="2026-01-01T00:00:00Z">
        <w:r>
          <w:t xml:space="preserve"> </w:t>
        </w:r>
      </w:ins>
      <w:ins w:id="4502" w:author="PR Preview" w:date="2026-01-01T00:00:00Z">
        <w:r>
          <w:t xml:space="preserve">Some sources write</w:t>
        </w:r>
      </w:ins>
      <w:ins w:id="4503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for the natural logarithm</w:t>
        </w:r>
      </w:ins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and reserve</w:t>
        </w:r>
      </w:ins>
      <w:ins w:id="45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4509" w:author="PR Preview" w:date="2026-01-01T00:00:00Z">
        <w:r>
          <w:t xml:space="preserve"> </w:t>
        </w:r>
      </w:ins>
      <w:ins w:id="4510" w:author="PR Preview" w:date="2026-01-01T00:00:00Z">
        <w:r>
          <w:t xml:space="preserve">for the logarithm with base 10.</w:t>
        </w:r>
      </w:ins>
    </w:p>
    <w:bookmarkEnd w:id="226"/>
    <w:bookmarkStart w:id="227" w:name="exm-natural-log"/>
    <w:p>
      <w:pPr>
        <w:pStyle w:val="BodyText"/>
      </w:pPr>
      <w:ins w:id="4511" w:author="PR Preview" w:date="2026-01-01T00:00:00Z">
        <w:r>
          <w:rPr>
            <w:b/>
            <w:bCs/>
          </w:rPr>
          <w:t xml:space="preserve">Example 46 (Natural logarithms)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514" w:author="PR Preview" w:date="2026-01-01T00:00:00Z">
        <w:r>
          <w:t xml:space="preserve">, because</w:t>
        </w:r>
      </w:ins>
      <w:ins w:id="451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516" w:author="PR Preview" w:date="2026-01-01T00:00:00Z">
        <w:r>
          <w:t xml:space="preserve"> </w:t>
        </w:r>
      </w:ins>
      <w:ins w:id="4517" w:author="PR Preview" w:date="2026-01-01T00:00:00Z">
        <w:r>
          <w:t xml:space="preserve">(</w:t>
        </w:r>
      </w:ins>
      <w:hyperlink w:anchor="exm-exponential-function">
        <w:ins w:id="4518" w:author="PR Preview" w:date="2026-01-01T00:00:00Z">
          <w:r>
            <w:rPr>
              <w:rStyle w:val="Hyperlink"/>
            </w:rPr>
            <w:t xml:space="preserve">Example 44</w:t>
          </w:r>
        </w:ins>
      </w:hyperlink>
      <w:ins w:id="451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520" w:author="PR Preview" w:date="2026-01-01T00:00:00Z">
        <w:r>
          <w:t xml:space="preserve">, because</w:t>
        </w:r>
      </w:ins>
      <w:ins w:id="4521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(</w:t>
        </w:r>
      </w:ins>
      <w:hyperlink w:anchor="def-euler-number">
        <w:ins w:id="4524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452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7"/>
    <w:bookmarkStart w:id="228" w:name="def-real-power"/>
    <w:p>
      <w:pPr>
        <w:pStyle w:val="FirstParagraph"/>
      </w:pPr>
      <w:del w:id="4526" w:author="PR Preview" w:date="2026-01-01T00:00:00Z">
        <w:r>
          <w:rPr>
            <w:b/>
            <w:bCs/>
          </w:rPr>
          <w:delText xml:space="preserve">Definition 69 (Power with a real exponent)</w:delText>
        </w:r>
      </w:del>
      <w:del w:id="4527" w:author="PR Preview" w:date="2026-01-01T00:00:00Z">
        <w:r>
          <w:delText xml:space="preserve"> </w:delText>
        </w:r>
      </w:del>
      <w:del w:id="4528" w:author="PR Preview" w:date="2026-01-01T00:00:00Z">
        <w:r>
          <w:delText xml:space="preserve">For a real number</w:delText>
        </w:r>
      </w:del>
      <w:del w:id="452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530" w:author="PR Preview" w:date="2026-01-01T00:00:00Z">
        <w:r>
          <w:delText xml:space="preserve"> </w:delText>
        </w:r>
      </w:del>
      <w:del w:id="4531" w:author="PR Preview" w:date="2026-01-01T00:00:00Z">
        <w:r>
          <w:delText xml:space="preserve">and a real number</w:delText>
        </w:r>
      </w:del>
      <w:del w:id="4532" w:author="PR Preview" w:date="2026-01-01T00:00:00Z">
        <w:r>
          <w:delText xml:space="preserve"> </w:delText>
        </w:r>
      </w:del>
      <m:oMath>
        <m:r>
          <m:t>b</m:t>
        </m:r>
      </m:oMath>
      <w:del w:id="4533" w:author="PR Preview" w:date="2026-01-01T00:00:00Z">
        <w:r>
          <w:delText xml:space="preserve">,</w:delText>
        </w:r>
      </w:del>
    </w:p>
    <w:p>
      <w:pPr>
        <w:pStyle w:val="FirstParagraph"/>
      </w:pPr>
      <w:ins w:id="4534" w:author="PR Preview" w:date="2026-01-01T00:00:00Z">
        <w:r>
          <w:rPr>
            <w:b/>
            <w:bCs/>
          </w:rPr>
          <w:t xml:space="preserve">Definition 70 (Power with a real exponent)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For a real number</w:t>
        </w:r>
      </w:ins>
      <w:ins w:id="45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538" w:author="PR Preview" w:date="2026-01-01T00:00:00Z">
        <w:r>
          <w:t xml:space="preserve"> </w:t>
        </w:r>
      </w:ins>
      <w:ins w:id="4539" w:author="PR Preview" w:date="2026-01-01T00:00:00Z">
        <w:r>
          <w:t xml:space="preserve">and a real number</w:t>
        </w:r>
      </w:ins>
      <w:ins w:id="4540" w:author="PR Preview" w:date="2026-01-01T00:00:00Z">
        <w:r>
          <w:t xml:space="preserve"> </w:t>
        </w:r>
      </w:ins>
      <m:oMath>
        <m:r>
          <m:t>b</m:t>
        </m:r>
      </m:oMath>
      <w:ins w:id="454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8"/>
    <w:bookmarkStart w:id="229" w:name="exm-real-power"/>
    <w:p>
      <w:pPr>
        <w:pStyle w:val="BodyText"/>
      </w:pPr>
      <w:del w:id="4542" w:author="PR Preview" w:date="2026-01-01T00:00:00Z">
        <w:r>
          <w:rPr>
            <w:b/>
            <w:bCs/>
          </w:rPr>
          <w:delText xml:space="preserve">Example 46 (Real powers, and</w:delText>
        </w:r>
      </w:del>
      <w:del w:id="454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e</m:t>
            </m:r>
          </m:e>
          <m:sup>
            <m:r>
              <m:t>x</m:t>
            </m:r>
          </m:sup>
        </m:sSup>
      </m:oMath>
      <w:del w:id="4544" w:author="PR Preview" w:date="2026-01-01T00:00:00Z">
        <w:r>
          <w:rPr>
            <w:b/>
            <w:bCs/>
          </w:rPr>
          <w:delText xml:space="preserve">)</w:delText>
        </w:r>
      </w:del>
      <w:del w:id="4545" w:author="PR Preview" w:date="2026-01-01T00:00:00Z">
        <w:r>
          <w:delText xml:space="preserve"> </w:delText>
        </w:r>
      </w:del>
      <w:del w:id="4546" w:author="PR Preview" w:date="2026-01-01T00:00:00Z">
        <w:r>
          <w:delText xml:space="preserve"> </w:delText>
        </w:r>
      </w:del>
    </w:p>
    <w:p>
      <w:pPr>
        <w:pStyle w:val="BodyText"/>
      </w:pPr>
      <w:ins w:id="4547" w:author="PR Preview" w:date="2026-01-01T00:00:00Z">
        <w:r>
          <w:rPr>
            <w:b/>
            <w:bCs/>
          </w:rPr>
          <w:t xml:space="preserve">Example 47 (Real powers, and</w:t>
        </w:r>
      </w:ins>
      <w:ins w:id="454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e</m:t>
            </m:r>
          </m:e>
          <m:sup>
            <m:r>
              <m:t>x</m:t>
            </m:r>
          </m:sup>
        </m:sSup>
      </m:oMath>
      <w:ins w:id="4549" w:author="PR Preview" w:date="2026-01-01T00:00:00Z">
        <w:r>
          <w:rPr>
            <w:b/>
            <w:bCs/>
          </w:rPr>
          <w:t xml:space="preserve">)</w:t>
        </w:r>
      </w:ins>
      <w:ins w:id="4550" w:author="PR Preview" w:date="2026-01-01T00:00:00Z">
        <w:r>
          <w:t xml:space="preserve"> </w:t>
        </w:r>
      </w:ins>
      <w:ins w:id="4551" w:author="PR Preview" w:date="2026-01-01T00:00:00Z">
        <w:r>
          <w:t xml:space="preserve"> </w:t>
        </w:r>
      </w:ins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del w:id="4552" w:author="PR Preview" w:date="2026-01-01T00:00:00Z">
        <w:r>
          <w:delText xml:space="preserve">For every real</w:delText>
        </w:r>
      </w:del>
      <w:del w:id="4553" w:author="PR Preview" w:date="2026-01-01T00:00:00Z">
        <w:r>
          <w:delText xml:space="preserve"> </w:delText>
        </w:r>
      </w:del>
      <m:oMath>
        <m:r>
          <m:t>x</m:t>
        </m:r>
      </m:oMath>
      <w:del w:id="4554" w:author="PR Preview" w:date="2026-01-01T00:00:00Z">
        <w:r>
          <w:delText xml:space="preserve">, with base</w:delText>
        </w:r>
      </w:del>
      <w:del w:id="4555" w:author="PR Preview" w:date="2026-01-01T00:00:00Z">
        <w:r>
          <w:delText xml:space="preserve"> </w:delText>
        </w:r>
      </w:del>
      <m:oMath>
        <m:r>
          <m:t>e</m:t>
        </m:r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(</w:delText>
        </w:r>
      </w:del>
      <w:hyperlink w:anchor="def-euler-number">
        <w:del w:id="4558" w:author="PR Preview" w:date="2026-01-01T00:00:00Z">
          <w:r>
            <w:rPr>
              <w:rStyle w:val="Hyperlink"/>
            </w:rPr>
            <w:delText xml:space="preserve">Definition 67</w:delText>
          </w:r>
        </w:del>
      </w:hyperlink>
      <w:del w:id="4559" w:author="PR Preview" w:date="2026-01-01T00:00:00Z">
        <w:r>
          <w:delText xml:space="preserve">):</w:delText>
        </w:r>
      </w:del>
    </w:p>
    <w:p>
      <w:pPr>
        <w:numPr>
          <w:ilvl w:val="0"/>
          <w:numId w:val="1043"/>
        </w:numPr>
      </w:pPr>
      <w:ins w:id="4560" w:author="PR Preview" w:date="2026-01-01T00:00:00Z">
        <w:r>
          <w:t xml:space="preserve">For every real</w:t>
        </w:r>
      </w:ins>
      <w:ins w:id="4561" w:author="PR Preview" w:date="2026-01-01T00:00:00Z">
        <w:r>
          <w:t xml:space="preserve"> </w:t>
        </w:r>
      </w:ins>
      <m:oMath>
        <m:r>
          <m:t>x</m:t>
        </m:r>
      </m:oMath>
      <w:ins w:id="4562" w:author="PR Preview" w:date="2026-01-01T00:00:00Z">
        <w:r>
          <w:t xml:space="preserve">, with base</w:t>
        </w:r>
      </w:ins>
      <w:ins w:id="4563" w:author="PR Preview" w:date="2026-01-01T00:00:00Z">
        <w:r>
          <w:t xml:space="preserve"> </w:t>
        </w:r>
      </w:ins>
      <m:oMath>
        <m:r>
          <m:t>e</m:t>
        </m:r>
      </m:oMath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(</w:t>
        </w:r>
      </w:ins>
      <w:hyperlink w:anchor="def-euler-number">
        <w:ins w:id="4566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456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9"/>
    <w:bookmarkStart w:id="230" w:name="def-power-nonpositive-base"/>
    <w:p>
      <w:pPr>
        <w:pStyle w:val="FirstParagraph"/>
      </w:pPr>
      <w:del w:id="4568" w:author="PR Preview" w:date="2026-01-01T00:00:00Z">
        <w:r>
          <w:rPr>
            <w:b/>
            <w:bCs/>
          </w:rPr>
          <w:delText xml:space="preserve">Definition 70 (Real powers of zero and of negative numbers)</w:delText>
        </w:r>
      </w:del>
      <w:del w:id="4569" w:author="PR Preview" w:date="2026-01-01T00:00:00Z">
        <w:r>
          <w:delText xml:space="preserve"> </w:delText>
        </w:r>
      </w:del>
      <w:hyperlink w:anchor="def-power">
        <w:del w:id="457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571" w:author="PR Preview" w:date="2026-01-01T00:00:00Z">
        <w:r>
          <w:delText xml:space="preserve">,</w:delText>
        </w:r>
      </w:del>
      <w:del w:id="4572" w:author="PR Preview" w:date="2026-01-01T00:00:00Z">
        <w:r>
          <w:delText xml:space="preserve"> </w:delText>
        </w:r>
      </w:del>
      <w:hyperlink w:anchor="def-power-integer">
        <w:del w:id="457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574" w:author="PR Preview" w:date="2026-01-01T00:00:00Z">
        <w:r>
          <w:delText xml:space="preserve"> </w:delText>
        </w:r>
      </w:del>
      <w:del w:id="4575" w:author="PR Preview" w:date="2026-01-01T00:00:00Z">
        <w:r>
          <w:delText xml:space="preserve">and</w:delText>
        </w:r>
      </w:del>
      <w:del w:id="4576" w:author="PR Preview" w:date="2026-01-01T00:00:00Z">
        <w:r>
          <w:delText xml:space="preserve"> </w:delText>
        </w:r>
      </w:del>
      <w:hyperlink w:anchor="def-real-power">
        <w:del w:id="4577" w:author="PR Preview" w:date="2026-01-01T00:00:00Z">
          <w:r>
            <w:rPr>
              <w:rStyle w:val="Hyperlink"/>
            </w:rPr>
            <w:delText xml:space="preserve">Definition 69</w:delText>
          </w:r>
        </w:del>
      </w:hyperlink>
      <w:del w:id="4578" w:author="PR Preview" w:date="2026-01-01T00:00:00Z">
        <w:r>
          <w:delText xml:space="preserve"> </w:delText>
        </w:r>
      </w:del>
      <w:del w:id="4579" w:author="PR Preview" w:date="2026-01-01T00:00:00Z">
        <w:r>
          <w:delText xml:space="preserve">leave some powers</w:delText>
        </w:r>
      </w:del>
      <w:del w:id="4580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581" w:author="PR Preview" w:date="2026-01-01T00:00:00Z">
        <w:r>
          <w:delText xml:space="preserve"> </w:delText>
        </w:r>
      </w:del>
      <w:del w:id="4582" w:author="PR Preview" w:date="2026-01-01T00:00:00Z">
        <w:r>
          <w:delText xml:space="preserve">with</w:delText>
        </w:r>
      </w:del>
      <w:del w:id="458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≤</m:t>
        </m:r>
        <m:r>
          <m:t>0</m:t>
        </m:r>
      </m:oMath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unassigned.</w:delText>
        </w:r>
      </w:del>
      <w:del w:id="4586" w:author="PR Preview" w:date="2026-01-01T00:00:00Z">
        <w:r>
          <w:delText xml:space="preserve"> </w:delText>
        </w:r>
      </w:del>
      <w:del w:id="4587" w:author="PR Preview" w:date="2026-01-01T00:00:00Z">
        <w:r>
          <w:delText xml:space="preserve">We complete them as follows.</w:delText>
        </w:r>
      </w:del>
    </w:p>
    <w:p>
      <w:pPr>
        <w:pStyle w:val="FirstParagraph"/>
      </w:pPr>
      <w:ins w:id="4588" w:author="PR Preview" w:date="2026-01-01T00:00:00Z">
        <w:r>
          <w:rPr>
            <w:b/>
            <w:bCs/>
          </w:rPr>
          <w:t xml:space="preserve">Definition 71 (Real powers of zero and of negative numbers)</w:t>
        </w:r>
      </w:ins>
      <w:ins w:id="4589" w:author="PR Preview" w:date="2026-01-01T00:00:00Z">
        <w:r>
          <w:t xml:space="preserve"> </w:t>
        </w:r>
      </w:ins>
      <w:hyperlink w:anchor="def-power">
        <w:ins w:id="459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591" w:author="PR Preview" w:date="2026-01-01T00:00:00Z">
        <w:r>
          <w:t xml:space="preserve">,</w:t>
        </w:r>
      </w:ins>
      <w:ins w:id="4592" w:author="PR Preview" w:date="2026-01-01T00:00:00Z">
        <w:r>
          <w:t xml:space="preserve"> </w:t>
        </w:r>
      </w:ins>
      <w:hyperlink w:anchor="def-power-integer">
        <w:ins w:id="459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and</w:t>
        </w:r>
      </w:ins>
      <w:ins w:id="4596" w:author="PR Preview" w:date="2026-01-01T00:00:00Z">
        <w:r>
          <w:t xml:space="preserve"> </w:t>
        </w:r>
      </w:ins>
      <w:hyperlink w:anchor="def-real-power">
        <w:ins w:id="4597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leave some powers</w:t>
        </w:r>
      </w:ins>
      <w:ins w:id="4600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with</w:t>
        </w:r>
      </w:ins>
      <w:ins w:id="460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≤</m:t>
        </m:r>
        <m:r>
          <m:t>0</m:t>
        </m:r>
      </m:oMath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unassigned.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We complete them as follows.</w:t>
        </w:r>
      </w:ins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30"/>
    <w:bookmarkStart w:id="231" w:name="exm-power-nonpositive-base"/>
    <w:p>
      <w:pPr>
        <w:pStyle w:val="FirstParagraph"/>
      </w:pPr>
      <w:del w:id="4608" w:author="PR Preview" w:date="2026-01-01T00:00:00Z">
        <w:r>
          <w:rPr>
            <w:b/>
            <w:bCs/>
          </w:rPr>
          <w:delText xml:space="preserve">Example 47 (Powers of zero and of negative numbers)</w:delText>
        </w:r>
      </w:del>
      <w:del w:id="4609" w:author="PR Preview" w:date="2026-01-01T00:00:00Z">
        <w:r>
          <w:delText xml:space="preserve"> </w:delText>
        </w:r>
      </w:del>
      <w:del w:id="4610" w:author="PR Preview" w:date="2026-01-01T00:00:00Z">
        <w:r>
          <w:delText xml:space="preserve"> </w:delText>
        </w:r>
      </w:del>
    </w:p>
    <w:p>
      <w:pPr>
        <w:pStyle w:val="FirstParagraph"/>
      </w:pPr>
      <w:ins w:id="4611" w:author="PR Preview" w:date="2026-01-01T00:00:00Z">
        <w:r>
          <w:rPr>
            <w:b/>
            <w:bCs/>
          </w:rPr>
          <w:t xml:space="preserve">Example 48 (Powers of zero and of negative numbers)</w:t>
        </w:r>
      </w:ins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31"/>
    <w:bookmarkStart w:id="232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32"/>
    <w:bookmarkStart w:id="233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3"/>
    <w:bookmarkStart w:id="23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5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5"/>
    <w:bookmarkStart w:id="236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6"/>
    <w:bookmarkStart w:id="237" w:name="exm-exp-sum"/>
    <w:p>
      <w:pPr>
        <w:pStyle w:val="FirstParagraph"/>
      </w:pPr>
      <w:del w:id="4614" w:author="PR Preview" w:date="2026-01-01T00:00:00Z">
        <w:r>
          <w:rPr>
            <w:b/>
            <w:bCs/>
          </w:rPr>
          <w:delText xml:space="preserve">Example 48 (Exponential of a sum)</w:delText>
        </w:r>
      </w:del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With</w:delText>
        </w:r>
      </w:del>
      <w:del w:id="46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and</w:delText>
        </w:r>
      </w:del>
      <w:del w:id="462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621" w:author="PR Preview" w:date="2026-01-01T00:00:00Z">
        <w:r>
          <w:delText xml:space="preserve">,</w:delText>
        </w:r>
      </w:del>
      <w:del w:id="462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del w:id="4623" w:author="PR Preview" w:date="2026-01-01T00:00:00Z">
        <w:r>
          <w:delText xml:space="preserve">,</w:delText>
        </w:r>
      </w:del>
      <w:del w:id="4624" w:author="PR Preview" w:date="2026-01-01T00:00:00Z">
        <w:r>
          <w:delText xml:space="preserve"> </w:delText>
        </w:r>
      </w:del>
      <w:del w:id="4625" w:author="PR Preview" w:date="2026-01-01T00:00:00Z">
        <w:r>
          <w:delText xml:space="preserve">and</w:delText>
        </w:r>
      </w:del>
      <w:del w:id="462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del w:id="4627" w:author="PR Preview" w:date="2026-01-01T00:00:00Z">
        <w:r>
          <w:delText xml:space="preserve">.</w:delText>
        </w:r>
      </w:del>
    </w:p>
    <w:p>
      <w:pPr>
        <w:pStyle w:val="FirstParagraph"/>
      </w:pPr>
      <w:ins w:id="4628" w:author="PR Preview" w:date="2026-01-01T00:00:00Z">
        <w:r>
          <w:rPr>
            <w:b/>
            <w:bCs/>
          </w:rPr>
          <w:t xml:space="preserve">Example 49 (Exponential of a sum)</w:t>
        </w:r>
      </w:ins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With</w:t>
        </w:r>
      </w:ins>
      <w:ins w:id="46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632" w:author="PR Preview" w:date="2026-01-01T00:00:00Z">
        <w:r>
          <w:t xml:space="preserve"> </w:t>
        </w:r>
      </w:ins>
      <w:ins w:id="4633" w:author="PR Preview" w:date="2026-01-01T00:00:00Z">
        <w:r>
          <w:t xml:space="preserve">and</w:t>
        </w:r>
      </w:ins>
      <w:ins w:id="463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635" w:author="PR Preview" w:date="2026-01-01T00:00:00Z">
        <w:r>
          <w:t xml:space="preserve">,</w:t>
        </w:r>
      </w:ins>
      <w:ins w:id="463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ins w:id="4637" w:author="PR Preview" w:date="2026-01-01T00:00:00Z">
        <w:r>
          <w:t xml:space="preserve">,</w:t>
        </w:r>
      </w:ins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and</w:t>
        </w:r>
      </w:ins>
      <w:ins w:id="464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ins w:id="4641" w:author="PR Preview" w:date="2026-01-01T00:00:00Z">
        <w:r>
          <w:t xml:space="preserve">.</w:t>
        </w:r>
      </w:ins>
    </w:p>
    <w:bookmarkEnd w:id="237"/>
    <w:bookmarkStart w:id="23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8"/>
    <w:bookmarkStart w:id="239" w:name="exm-exp-difference"/>
    <w:p>
      <w:pPr>
        <w:pStyle w:val="FirstParagraph"/>
      </w:pPr>
      <w:del w:id="4642" w:author="PR Preview" w:date="2026-01-01T00:00:00Z">
        <w:r>
          <w:rPr>
            <w:b/>
            <w:bCs/>
          </w:rPr>
          <w:delText xml:space="preserve">Example 49 (Exponential of a difference)</w:delText>
        </w:r>
      </w:del>
      <w:del w:id="4643" w:author="PR Preview" w:date="2026-01-01T00:00:00Z">
        <w:r>
          <w:delText xml:space="preserve"> </w:delText>
        </w:r>
      </w:del>
      <w:del w:id="4644" w:author="PR Preview" w:date="2026-01-01T00:00:00Z">
        <w:r>
          <w:delText xml:space="preserve">With</w:delText>
        </w:r>
      </w:del>
      <w:del w:id="464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5</m:t>
        </m:r>
      </m:oMath>
      <w:del w:id="4646" w:author="PR Preview" w:date="2026-01-01T00:00:00Z">
        <w:r>
          <w:delText xml:space="preserve"> </w:delText>
        </w:r>
      </w:del>
      <w:del w:id="4647" w:author="PR Preview" w:date="2026-01-01T00:00:00Z">
        <w:r>
          <w:delText xml:space="preserve">and</w:delText>
        </w:r>
      </w:del>
      <w:del w:id="46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649" w:author="PR Preview" w:date="2026-01-01T00:00:00Z">
        <w:r>
          <w:delText xml:space="preserve">,</w:delText>
        </w:r>
      </w:del>
      <w:del w:id="465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del w:id="4651" w:author="PR Preview" w:date="2026-01-01T00:00:00Z">
        <w:r>
          <w:delText xml:space="preserve">,</w:delText>
        </w:r>
      </w:del>
      <w:del w:id="4652" w:author="PR Preview" w:date="2026-01-01T00:00:00Z">
        <w:r>
          <w:delText xml:space="preserve"> </w:delText>
        </w:r>
      </w:del>
      <w:del w:id="4653" w:author="PR Preview" w:date="2026-01-01T00:00:00Z">
        <w:r>
          <w:delText xml:space="preserve">and</w:delText>
        </w:r>
      </w:del>
      <w:del w:id="465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del w:id="4655" w:author="PR Preview" w:date="2026-01-01T00:00:00Z">
        <w:r>
          <w:delText xml:space="preserve">.</w:delText>
        </w:r>
      </w:del>
    </w:p>
    <w:p>
      <w:pPr>
        <w:pStyle w:val="FirstParagraph"/>
      </w:pPr>
      <w:ins w:id="4656" w:author="PR Preview" w:date="2026-01-01T00:00:00Z">
        <w:r>
          <w:rPr>
            <w:b/>
            <w:bCs/>
          </w:rPr>
          <w:t xml:space="preserve">Example 50 (Exponential of a difference)</w:t>
        </w:r>
      </w:ins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With</w:t>
        </w:r>
      </w:ins>
      <w:ins w:id="46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5</m:t>
        </m:r>
      </m:oMath>
      <w:ins w:id="4660" w:author="PR Preview" w:date="2026-01-01T00:00:00Z">
        <w:r>
          <w:t xml:space="preserve"> </w:t>
        </w:r>
      </w:ins>
      <w:ins w:id="4661" w:author="PR Preview" w:date="2026-01-01T00:00:00Z">
        <w:r>
          <w:t xml:space="preserve">and</w:t>
        </w:r>
      </w:ins>
      <w:ins w:id="46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663" w:author="PR Preview" w:date="2026-01-01T00:00:00Z">
        <w:r>
          <w:t xml:space="preserve">,</w:t>
        </w:r>
      </w:ins>
      <w:ins w:id="4664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ins w:id="4665" w:author="PR Preview" w:date="2026-01-01T00:00:00Z">
        <w:r>
          <w:t xml:space="preserve">,</w:t>
        </w:r>
      </w:ins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and</w:t>
        </w:r>
      </w:ins>
      <w:ins w:id="46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ins w:id="4669" w:author="PR Preview" w:date="2026-01-01T00:00:00Z">
        <w:r>
          <w:t xml:space="preserve">.</w:t>
        </w:r>
      </w:ins>
    </w:p>
    <w:bookmarkEnd w:id="239"/>
    <w:bookmarkStart w:id="240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40"/>
    <w:bookmarkStart w:id="241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41"/>
    <w:bookmarkStart w:id="242" w:name="exm-power-sum"/>
    <w:p>
      <w:pPr>
        <w:pStyle w:val="FirstParagraph"/>
      </w:pPr>
      <w:del w:id="4670" w:author="PR Preview" w:date="2026-01-01T00:00:00Z">
        <w:r>
          <w:rPr>
            <w:b/>
            <w:bCs/>
          </w:rPr>
          <w:delText xml:space="preserve">Example 50 (Power of a sum)</w:delText>
        </w:r>
      </w:del>
      <w:del w:id="4671" w:author="PR Preview" w:date="2026-01-01T00:00:00Z">
        <w:r>
          <w:delText xml:space="preserve"> </w:delText>
        </w:r>
      </w:del>
      <w:del w:id="4672" w:author="PR Preview" w:date="2026-01-01T00:00:00Z">
        <w:r>
          <w:delText xml:space="preserve">With</w:delText>
        </w:r>
      </w:del>
      <w:del w:id="467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674" w:author="PR Preview" w:date="2026-01-01T00:00:00Z">
        <w:r>
          <w:delText xml:space="preserve">,</w:delText>
        </w:r>
      </w:del>
      <w:del w:id="467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676" w:author="PR Preview" w:date="2026-01-01T00:00:00Z">
        <w:r>
          <w:delText xml:space="preserve">, and</w:delText>
        </w:r>
      </w:del>
      <w:del w:id="467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4</m:t>
        </m:r>
      </m:oMath>
      <w:del w:id="4678" w:author="PR Preview" w:date="2026-01-01T00:00:00Z">
        <w:r>
          <w:delText xml:space="preserve">,</w:delText>
        </w:r>
      </w:del>
    </w:p>
    <w:p>
      <w:pPr>
        <w:pStyle w:val="FirstParagraph"/>
      </w:pPr>
      <w:ins w:id="4679" w:author="PR Preview" w:date="2026-01-01T00:00:00Z">
        <w:r>
          <w:rPr>
            <w:b/>
            <w:bCs/>
          </w:rPr>
          <w:t xml:space="preserve">Example 51 (Power of a sum)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With</w:t>
        </w:r>
      </w:ins>
      <w:ins w:id="46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683" w:author="PR Preview" w:date="2026-01-01T00:00:00Z">
        <w:r>
          <w:t xml:space="preserve">,</w:t>
        </w:r>
      </w:ins>
      <w:ins w:id="46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685" w:author="PR Preview" w:date="2026-01-01T00:00:00Z">
        <w:r>
          <w:t xml:space="preserve">, and</w:t>
        </w:r>
      </w:ins>
      <w:ins w:id="468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468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43"/>
    <w:bookmarkStart w:id="244" w:name="exm-power-product"/>
    <w:p>
      <w:pPr>
        <w:pStyle w:val="BodyText"/>
      </w:pPr>
      <w:del w:id="4688" w:author="PR Preview" w:date="2026-01-01T00:00:00Z">
        <w:r>
          <w:rPr>
            <w:b/>
            <w:bCs/>
          </w:rPr>
          <w:delText xml:space="preserve">Example 51 (Power of a product)</w:delText>
        </w:r>
      </w:del>
      <w:del w:id="4689" w:author="PR Preview" w:date="2026-01-01T00:00:00Z">
        <w:r>
          <w:delText xml:space="preserve"> </w:delText>
        </w:r>
      </w:del>
      <w:del w:id="4690" w:author="PR Preview" w:date="2026-01-01T00:00:00Z">
        <w:r>
          <w:delText xml:space="preserve">With</w:delText>
        </w:r>
      </w:del>
      <w:del w:id="46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692" w:author="PR Preview" w:date="2026-01-01T00:00:00Z">
        <w:r>
          <w:delText xml:space="preserve">,</w:delText>
        </w:r>
      </w:del>
      <w:del w:id="469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4694" w:author="PR Preview" w:date="2026-01-01T00:00:00Z">
        <w:r>
          <w:delText xml:space="preserve">, and</w:delText>
        </w:r>
      </w:del>
      <w:del w:id="46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696" w:author="PR Preview" w:date="2026-01-01T00:00:00Z">
        <w:r>
          <w:delText xml:space="preserve">,</w:delText>
        </w:r>
      </w:del>
    </w:p>
    <w:p>
      <w:pPr>
        <w:pStyle w:val="BodyText"/>
      </w:pPr>
      <w:ins w:id="4697" w:author="PR Preview" w:date="2026-01-01T00:00:00Z">
        <w:r>
          <w:rPr>
            <w:b/>
            <w:bCs/>
          </w:rPr>
          <w:t xml:space="preserve">Example 52 (Power of a product)</w:t>
        </w:r>
      </w:ins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With</w:t>
        </w:r>
      </w:ins>
      <w:ins w:id="47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701" w:author="PR Preview" w:date="2026-01-01T00:00:00Z">
        <w:r>
          <w:t xml:space="preserve">,</w:t>
        </w:r>
      </w:ins>
      <w:ins w:id="47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4703" w:author="PR Preview" w:date="2026-01-01T00:00:00Z">
        <w:r>
          <w:t xml:space="preserve">, and</w:t>
        </w:r>
      </w:ins>
      <w:ins w:id="47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470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4"/>
    <w:bookmarkStart w:id="245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5"/>
    <w:bookmarkStart w:id="246" w:name="exm-double-exp-negative-base"/>
    <w:p>
      <w:pPr>
        <w:pStyle w:val="FirstParagraph"/>
      </w:pPr>
      <w:del w:id="4706" w:author="PR Preview" w:date="2026-01-01T00:00:00Z">
        <w:r>
          <w:rPr>
            <w:b/>
            <w:bCs/>
          </w:rPr>
          <w:delText xml:space="preserve">Example 52 (A negative base)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With</w:delText>
        </w:r>
      </w:del>
      <w:del w:id="47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710" w:author="PR Preview" w:date="2026-01-01T00:00:00Z">
        <w:r>
          <w:delText xml:space="preserve">,</w:delText>
        </w:r>
      </w:del>
      <w:del w:id="47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4712" w:author="PR Preview" w:date="2026-01-01T00:00:00Z">
        <w:r>
          <w:delText xml:space="preserve">, and</w:delText>
        </w:r>
      </w:del>
      <w:del w:id="471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4714" w:author="PR Preview" w:date="2026-01-01T00:00:00Z">
        <w:r>
          <w:delText xml:space="preserve">:</w:delText>
        </w:r>
      </w:del>
    </w:p>
    <w:p>
      <w:pPr>
        <w:pStyle w:val="FirstParagraph"/>
      </w:pPr>
      <w:ins w:id="4715" w:author="PR Preview" w:date="2026-01-01T00:00:00Z">
        <w:r>
          <w:rPr>
            <w:b/>
            <w:bCs/>
          </w:rPr>
          <w:t xml:space="preserve">Example 53 (A negative base)</w:t>
        </w:r>
      </w:ins>
      <w:ins w:id="4716" w:author="PR Preview" w:date="2026-01-01T00:00:00Z">
        <w:r>
          <w:t xml:space="preserve"> </w:t>
        </w:r>
      </w:ins>
      <w:ins w:id="4717" w:author="PR Preview" w:date="2026-01-01T00:00:00Z">
        <w:r>
          <w:t xml:space="preserve">With</w:t>
        </w:r>
      </w:ins>
      <w:ins w:id="471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719" w:author="PR Preview" w:date="2026-01-01T00:00:00Z">
        <w:r>
          <w:t xml:space="preserve">,</w:t>
        </w:r>
      </w:ins>
      <w:ins w:id="47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4721" w:author="PR Preview" w:date="2026-01-01T00:00:00Z">
        <w:r>
          <w:t xml:space="preserve">, and</w:t>
        </w:r>
      </w:ins>
      <w:ins w:id="472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47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6"/>
    <w:bookmarkStart w:id="24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7"/>
    <w:bookmarkStart w:id="249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8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9"/>
    <w:bookmarkStart w:id="250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50"/>
    <w:bookmarkStart w:id="251" w:name="def-contour-line"/>
    <w:p>
      <w:pPr>
        <w:pStyle w:val="BodyText"/>
      </w:pPr>
      <w:del w:id="4724" w:author="PR Preview" w:date="2026-01-01T00:00:00Z">
        <w:r>
          <w:rPr>
            <w:b/>
            <w:bCs/>
          </w:rPr>
          <w:delText xml:space="preserve">Definition 71 (Contour line)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For a function</w:delText>
        </w:r>
      </w:del>
      <w:del w:id="4727" w:author="PR Preview" w:date="2026-01-01T00:00:00Z">
        <w:r>
          <w:delText xml:space="preserve"> </w:delText>
        </w:r>
      </w:del>
      <m:oMath>
        <m:r>
          <m:t>g</m:t>
        </m:r>
      </m:oMath>
      <w:del w:id="4728" w:author="PR Preview" w:date="2026-01-01T00:00:00Z">
        <w:r>
          <w:delText xml:space="preserve"> </w:delText>
        </w:r>
      </w:del>
      <w:del w:id="4729" w:author="PR Preview" w:date="2026-01-01T00:00:00Z">
        <w:r>
          <w:delText xml:space="preserve">of two real variables</w:delText>
        </w:r>
      </w:del>
      <w:del w:id="4730" w:author="PR Preview" w:date="2026-01-01T00:00:00Z">
        <w:r>
          <w:delText xml:space="preserve"> </w:delText>
        </w:r>
      </w:del>
      <m:oMath>
        <m:r>
          <m:t>b</m:t>
        </m:r>
      </m:oMath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and</w:delText>
        </w:r>
      </w:del>
      <w:del w:id="4733" w:author="PR Preview" w:date="2026-01-01T00:00:00Z">
        <w:r>
          <w:delText xml:space="preserve"> </w:delText>
        </w:r>
      </w:del>
      <m:oMath>
        <m:r>
          <m:t>c</m:t>
        </m:r>
      </m:oMath>
      <w:del w:id="4734" w:author="PR Preview" w:date="2026-01-01T00:00:00Z">
        <w:r>
          <w:delText xml:space="preserve"> </w:delText>
        </w:r>
      </w:del>
      <w:del w:id="4735" w:author="PR Preview" w:date="2026-01-01T00:00:00Z">
        <w:r>
          <w:delText xml:space="preserve">and a number</w:delText>
        </w:r>
      </w:del>
      <w:del w:id="4736" w:author="PR Preview" w:date="2026-01-01T00:00:00Z">
        <w:r>
          <w:delText xml:space="preserve"> </w:delText>
        </w:r>
      </w:del>
      <m:oMath>
        <m:r>
          <m:t>k</m:t>
        </m:r>
      </m:oMath>
      <w:del w:id="4737" w:author="PR Preview" w:date="2026-01-01T00:00:00Z">
        <w:r>
          <w:delText xml:space="preserve">,</w:delText>
        </w:r>
      </w:del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the</w:delText>
        </w:r>
      </w:del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rPr>
            <w:b/>
            <w:bCs/>
          </w:rPr>
          <w:delText xml:space="preserve">contour line</w:delText>
        </w:r>
      </w:del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of</w:delText>
        </w:r>
      </w:del>
      <w:del w:id="4744" w:author="PR Preview" w:date="2026-01-01T00:00:00Z">
        <w:r>
          <w:delText xml:space="preserve"> </w:delText>
        </w:r>
      </w:del>
      <m:oMath>
        <m:r>
          <m:t>g</m:t>
        </m:r>
      </m:oMath>
      <w:del w:id="4745" w:author="PR Preview" w:date="2026-01-01T00:00:00Z">
        <w:r>
          <w:delText xml:space="preserve"> </w:delText>
        </w:r>
      </w:del>
      <w:del w:id="4746" w:author="PR Preview" w:date="2026-01-01T00:00:00Z">
        <w:r>
          <w:delText xml:space="preserve">at height</w:delText>
        </w:r>
      </w:del>
      <w:del w:id="4747" w:author="PR Preview" w:date="2026-01-01T00:00:00Z">
        <w:r>
          <w:delText xml:space="preserve"> </w:delText>
        </w:r>
      </w:del>
      <m:oMath>
        <m:r>
          <m:t>k</m:t>
        </m:r>
      </m:oMath>
      <w:del w:id="4748" w:author="PR Preview" w:date="2026-01-01T00:00:00Z">
        <w:r>
          <w:delText xml:space="preserve"> </w:delText>
        </w:r>
      </w:del>
      <w:del w:id="4749" w:author="PR Preview" w:date="2026-01-01T00:00:00Z">
        <w:r>
          <w:delText xml:space="preserve">is the set of points where</w:delText>
        </w:r>
      </w:del>
      <w:del w:id="4750" w:author="PR Preview" w:date="2026-01-01T00:00:00Z">
        <w:r>
          <w:delText xml:space="preserve"> </w:delText>
        </w:r>
      </w:del>
      <m:oMath>
        <m:r>
          <m:t>g</m:t>
        </m:r>
      </m:oMath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equals</w:delText>
        </w:r>
      </w:del>
      <w:del w:id="4753" w:author="PR Preview" w:date="2026-01-01T00:00:00Z">
        <w:r>
          <w:delText xml:space="preserve"> </w:delText>
        </w:r>
      </w:del>
      <m:oMath>
        <m:r>
          <m:t>k</m:t>
        </m:r>
      </m:oMath>
      <w:del w:id="47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del w:id="4755" w:author="PR Preview" w:date="2026-01-01T00:00:00Z">
        <w:r>
          <w:rPr>
            <w:b/>
            <w:bCs/>
          </w:rPr>
          <w:delText xml:space="preserve">Example 53 (Contour lines of a bowl)</w:delText>
        </w:r>
      </w:del>
      <w:del w:id="4756" w:author="PR Preview" w:date="2026-01-01T00:00:00Z">
        <w:r>
          <w:delText xml:space="preserve"> </w:delText>
        </w:r>
      </w:del>
      <w:del w:id="4757" w:author="PR Preview" w:date="2026-01-01T00:00:00Z">
        <w:r>
          <w:delText xml:space="preserve">For</w:delText>
        </w:r>
      </w:del>
      <w:del w:id="47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4759" w:author="PR Preview" w:date="2026-01-01T00:00:00Z">
        <w:r>
          <w:delText xml:space="preserve">,</w:delText>
        </w:r>
      </w:del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the contour line at height</w:delText>
        </w:r>
      </w:del>
      <w:del w:id="476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763" w:author="PR Preview" w:date="2026-01-01T00:00:00Z">
        <w:r>
          <w:delText xml:space="preserve"> </w:delText>
        </w:r>
      </w:del>
      <w:del w:id="4764" w:author="PR Preview" w:date="2026-01-01T00:00:00Z">
        <w:r>
          <w:delText xml:space="preserve">is</w:delText>
        </w:r>
      </w:del>
      <w:del w:id="47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del w:id="4766" w:author="PR Preview" w:date="2026-01-01T00:00:00Z">
        <w:r>
          <w:delText xml:space="preserve">,</w:delText>
        </w:r>
      </w:del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the circle of radius</w:delText>
        </w:r>
      </w:del>
      <w:del w:id="4769" w:author="PR Preview" w:date="2026-01-01T00:00:00Z">
        <w:r>
          <w:delText xml:space="preserve"> </w:delText>
        </w:r>
      </w:del>
      <m:oMath>
        <m:r>
          <m:t>2</m:t>
        </m:r>
      </m:oMath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around</w:delText>
        </w:r>
      </w:del>
      <w:del w:id="47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773" w:author="PR Preview" w:date="2026-01-01T00:00:00Z">
        <w:r>
          <w:delText xml:space="preserve">:</w:delText>
        </w:r>
      </w:del>
      <w:del w:id="4774" w:author="PR Preview" w:date="2026-01-01T00:00:00Z">
        <w:r>
          <w:delText xml:space="preserve"> </w:delText>
        </w:r>
      </w:del>
      <w:del w:id="4775" w:author="PR Preview" w:date="2026-01-01T00:00:00Z">
        <w:r>
          <w:delText xml:space="preserve">for example,</w:delText>
        </w:r>
      </w:del>
    </w:p>
    <w:p>
      <w:pPr>
        <w:pStyle w:val="BodyText"/>
      </w:pPr>
      <w:ins w:id="4776" w:author="PR Preview" w:date="2026-01-01T00:00:00Z">
        <w:r>
          <w:rPr>
            <w:b/>
            <w:bCs/>
          </w:rPr>
          <w:t xml:space="preserve">Definition 72 (Contour line)</w:t>
        </w:r>
      </w:ins>
      <w:ins w:id="4777" w:author="PR Preview" w:date="2026-01-01T00:00:00Z">
        <w:r>
          <w:t xml:space="preserve"> </w:t>
        </w:r>
      </w:ins>
      <w:ins w:id="4778" w:author="PR Preview" w:date="2026-01-01T00:00:00Z">
        <w:r>
          <w:t xml:space="preserve">For a function</w:t>
        </w:r>
      </w:ins>
      <w:ins w:id="4779" w:author="PR Preview" w:date="2026-01-01T00:00:00Z">
        <w:r>
          <w:t xml:space="preserve"> </w:t>
        </w:r>
      </w:ins>
      <m:oMath>
        <m:r>
          <m:t>g</m:t>
        </m:r>
      </m:oMath>
      <w:ins w:id="4780" w:author="PR Preview" w:date="2026-01-01T00:00:00Z">
        <w:r>
          <w:t xml:space="preserve"> </w:t>
        </w:r>
      </w:ins>
      <w:ins w:id="4781" w:author="PR Preview" w:date="2026-01-01T00:00:00Z">
        <w:r>
          <w:t xml:space="preserve">of two real variables</w:t>
        </w:r>
      </w:ins>
      <w:ins w:id="4782" w:author="PR Preview" w:date="2026-01-01T00:00:00Z">
        <w:r>
          <w:t xml:space="preserve"> </w:t>
        </w:r>
      </w:ins>
      <m:oMath>
        <m:r>
          <m:t>b</m:t>
        </m:r>
      </m:oMath>
      <w:ins w:id="4783" w:author="PR Preview" w:date="2026-01-01T00:00:00Z">
        <w:r>
          <w:t xml:space="preserve"> </w:t>
        </w:r>
      </w:ins>
      <w:ins w:id="4784" w:author="PR Preview" w:date="2026-01-01T00:00:00Z">
        <w:r>
          <w:t xml:space="preserve">and</w:t>
        </w:r>
      </w:ins>
      <w:ins w:id="4785" w:author="PR Preview" w:date="2026-01-01T00:00:00Z">
        <w:r>
          <w:t xml:space="preserve"> </w:t>
        </w:r>
      </w:ins>
      <m:oMath>
        <m:r>
          <m:t>c</m:t>
        </m:r>
      </m:oMath>
      <w:ins w:id="4786" w:author="PR Preview" w:date="2026-01-01T00:00:00Z">
        <w:r>
          <w:t xml:space="preserve"> </w:t>
        </w:r>
      </w:ins>
      <w:ins w:id="4787" w:author="PR Preview" w:date="2026-01-01T00:00:00Z">
        <w:r>
          <w:t xml:space="preserve">and a number</w:t>
        </w:r>
      </w:ins>
      <w:ins w:id="4788" w:author="PR Preview" w:date="2026-01-01T00:00:00Z">
        <w:r>
          <w:t xml:space="preserve"> </w:t>
        </w:r>
      </w:ins>
      <m:oMath>
        <m:r>
          <m:t>k</m:t>
        </m:r>
      </m:oMath>
      <w:ins w:id="4789" w:author="PR Preview" w:date="2026-01-01T00:00:00Z">
        <w:r>
          <w:t xml:space="preserve">,</w:t>
        </w:r>
      </w:ins>
      <w:ins w:id="4790" w:author="PR Preview" w:date="2026-01-01T00:00:00Z">
        <w:r>
          <w:t xml:space="preserve"> </w:t>
        </w:r>
      </w:ins>
      <w:ins w:id="4791" w:author="PR Preview" w:date="2026-01-01T00:00:00Z">
        <w:r>
          <w:t xml:space="preserve">the</w:t>
        </w:r>
      </w:ins>
      <w:ins w:id="4792" w:author="PR Preview" w:date="2026-01-01T00:00:00Z">
        <w:r>
          <w:t xml:space="preserve"> </w:t>
        </w:r>
      </w:ins>
      <w:ins w:id="4793" w:author="PR Preview" w:date="2026-01-01T00:00:00Z">
        <w:r>
          <w:rPr>
            <w:b/>
            <w:bCs/>
          </w:rPr>
          <w:t xml:space="preserve">contour line</w:t>
        </w:r>
      </w:ins>
      <w:ins w:id="4794" w:author="PR Preview" w:date="2026-01-01T00:00:00Z">
        <w:r>
          <w:t xml:space="preserve"> </w:t>
        </w:r>
      </w:ins>
      <w:ins w:id="4795" w:author="PR Preview" w:date="2026-01-01T00:00:00Z">
        <w:r>
          <w:t xml:space="preserve">of</w:t>
        </w:r>
      </w:ins>
      <w:ins w:id="4796" w:author="PR Preview" w:date="2026-01-01T00:00:00Z">
        <w:r>
          <w:t xml:space="preserve"> </w:t>
        </w:r>
      </w:ins>
      <m:oMath>
        <m:r>
          <m:t>g</m:t>
        </m:r>
      </m:oMath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at height</w:t>
        </w:r>
      </w:ins>
      <w:ins w:id="4799" w:author="PR Preview" w:date="2026-01-01T00:00:00Z">
        <w:r>
          <w:t xml:space="preserve"> </w:t>
        </w:r>
      </w:ins>
      <m:oMath>
        <m:r>
          <m:t>k</m:t>
        </m:r>
      </m:oMath>
      <w:ins w:id="4800" w:author="PR Preview" w:date="2026-01-01T00:00:00Z">
        <w:r>
          <w:t xml:space="preserve"> </w:t>
        </w:r>
      </w:ins>
      <w:ins w:id="4801" w:author="PR Preview" w:date="2026-01-01T00:00:00Z">
        <w:r>
          <w:t xml:space="preserve">is the set of points where</w:t>
        </w:r>
      </w:ins>
      <w:ins w:id="4802" w:author="PR Preview" w:date="2026-01-01T00:00:00Z">
        <w:r>
          <w:t xml:space="preserve"> </w:t>
        </w:r>
      </w:ins>
      <m:oMath>
        <m:r>
          <m:t>g</m:t>
        </m:r>
      </m:oMath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equals</w:t>
        </w:r>
      </w:ins>
      <w:ins w:id="4805" w:author="PR Preview" w:date="2026-01-01T00:00:00Z">
        <w:r>
          <w:t xml:space="preserve"> </w:t>
        </w:r>
      </w:ins>
      <m:oMath>
        <m:r>
          <m:t>k</m:t>
        </m:r>
      </m:oMath>
      <w:ins w:id="48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51"/>
    <w:bookmarkStart w:id="252" w:name="exm-contour-line"/>
    <w:p>
      <w:pPr>
        <w:pStyle w:val="FirstParagraph"/>
      </w:pPr>
      <w:ins w:id="4807" w:author="PR Preview" w:date="2026-01-01T00:00:00Z">
        <w:r>
          <w:rPr>
            <w:b/>
            <w:bCs/>
          </w:rPr>
          <w:t xml:space="preserve">Example 54 (Contour lines of a bowl)</w:t>
        </w:r>
      </w:ins>
      <w:ins w:id="4808" w:author="PR Preview" w:date="2026-01-01T00:00:00Z">
        <w:r>
          <w:t xml:space="preserve"> </w:t>
        </w:r>
      </w:ins>
      <w:ins w:id="4809" w:author="PR Preview" w:date="2026-01-01T00:00:00Z">
        <w:r>
          <w:t xml:space="preserve">For</w:t>
        </w:r>
      </w:ins>
      <w:ins w:id="481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4811" w:author="PR Preview" w:date="2026-01-01T00:00:00Z">
        <w:r>
          <w:t xml:space="preserve">,</w:t>
        </w:r>
      </w:ins>
      <w:ins w:id="4812" w:author="PR Preview" w:date="2026-01-01T00:00:00Z">
        <w:r>
          <w:t xml:space="preserve"> </w:t>
        </w:r>
      </w:ins>
      <w:ins w:id="4813" w:author="PR Preview" w:date="2026-01-01T00:00:00Z">
        <w:r>
          <w:t xml:space="preserve">the contour line at height</w:t>
        </w:r>
      </w:ins>
      <w:ins w:id="48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is</w:t>
        </w:r>
      </w:ins>
      <w:ins w:id="481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ins w:id="4818" w:author="PR Preview" w:date="2026-01-01T00:00:00Z">
        <w:r>
          <w:t xml:space="preserve">,</w:t>
        </w:r>
      </w:ins>
      <w:ins w:id="4819" w:author="PR Preview" w:date="2026-01-01T00:00:00Z">
        <w:r>
          <w:t xml:space="preserve"> </w:t>
        </w:r>
      </w:ins>
      <w:ins w:id="4820" w:author="PR Preview" w:date="2026-01-01T00:00:00Z">
        <w:r>
          <w:t xml:space="preserve">the circle of radius</w:t>
        </w:r>
      </w:ins>
      <w:ins w:id="4821" w:author="PR Preview" w:date="2026-01-01T00:00:00Z">
        <w:r>
          <w:t xml:space="preserve"> </w:t>
        </w:r>
      </w:ins>
      <m:oMath>
        <m:r>
          <m:t>2</m:t>
        </m:r>
      </m:oMath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around</w:t>
        </w:r>
      </w:ins>
      <w:ins w:id="48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25" w:author="PR Preview" w:date="2026-01-01T00:00:00Z">
        <w:r>
          <w:t xml:space="preserve">:</w:t>
        </w:r>
      </w:ins>
      <w:ins w:id="4826" w:author="PR Preview" w:date="2026-01-01T00:00:00Z">
        <w:r>
          <w:t xml:space="preserve"> </w:t>
        </w:r>
      </w:ins>
      <w:ins w:id="4827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52"/>
    <w:bookmarkStart w:id="253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53"/>
    <w:bookmarkStart w:id="254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4"/>
    <w:bookmarkStart w:id="255" w:name="sol-exp-vs-mult"/>
    <w:p>
      <w:pPr>
        <w:pStyle w:val="BodyText"/>
      </w:pPr>
      <w:del w:id="4828" w:author="PR Preview" w:date="2026-01-01T00:00:00Z">
        <w:r>
          <w:rPr>
            <w:i/>
            <w:iCs/>
          </w:rPr>
          <w:delText xml:space="preserve">Solution 9</w:delText>
        </w:r>
      </w:del>
      <w:del w:id="4829" w:author="PR Preview" w:date="2026-01-01T00:00:00Z">
        <w:r>
          <w:delText xml:space="preserve">. </w:delText>
        </w:r>
      </w:del>
      <w:del w:id="4830" w:author="PR Preview" w:date="2026-01-01T00:00:00Z">
        <w:r>
          <w:delText xml:space="preserve">We only count a pair</w:delText>
        </w:r>
      </w:del>
      <w:del w:id="48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del w:id="4832" w:author="PR Preview" w:date="2026-01-01T00:00:00Z">
        <w:r>
          <w:delText xml:space="preserve"> </w:delText>
        </w:r>
      </w:del>
      <w:del w:id="4833" w:author="PR Preview" w:date="2026-01-01T00:00:00Z">
        <w:r>
          <w:delText xml:space="preserve">when</w:delText>
        </w:r>
      </w:del>
      <w:del w:id="4834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is defined,</w:delText>
        </w:r>
      </w:del>
      <w:del w:id="4837" w:author="PR Preview" w:date="2026-01-01T00:00:00Z">
        <w:r>
          <w:delText xml:space="preserve"> </w:delText>
        </w:r>
      </w:del>
      <w:del w:id="4838" w:author="PR Preview" w:date="2026-01-01T00:00:00Z">
        <w:r>
          <w:delText xml:space="preserve">so for</w:delText>
        </w:r>
      </w:del>
      <w:del w:id="483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840" w:author="PR Preview" w:date="2026-01-01T00:00:00Z">
        <w:r>
          <w:delText xml:space="preserve"> </w:delText>
        </w:r>
      </w:del>
      <w:del w:id="4841" w:author="PR Preview" w:date="2026-01-01T00:00:00Z">
        <w:r>
          <w:delText xml:space="preserve">we only consider integer</w:delText>
        </w:r>
      </w:del>
      <w:del w:id="4842" w:author="PR Preview" w:date="2026-01-01T00:00:00Z">
        <w:r>
          <w:delText xml:space="preserve"> </w:delText>
        </w:r>
      </w:del>
      <m:oMath>
        <m:r>
          <m:t>c</m:t>
        </m:r>
      </m:oMath>
      <w:del w:id="4843" w:author="PR Preview" w:date="2026-01-01T00:00:00Z">
        <w:r>
          <w:delText xml:space="preserve"> </w:delText>
        </w:r>
      </w:del>
      <w:del w:id="4844" w:author="PR Preview" w:date="2026-01-01T00:00:00Z">
        <w:r>
          <w:delText xml:space="preserve">(</w:delText>
        </w:r>
      </w:del>
      <w:hyperlink w:anchor="def-power-nonpositive-base">
        <w:del w:id="4845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4846" w:author="PR Preview" w:date="2026-01-01T00:00:00Z">
        <w:r>
          <w:delText xml:space="preserve">).</w:delText>
        </w:r>
      </w:del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With that convention,</w:delText>
        </w:r>
      </w:del>
      <w:del w:id="4849" w:author="PR Preview" w:date="2026-01-01T00:00:00Z">
        <w:r>
          <w:delText xml:space="preserve"> </w:delText>
        </w:r>
      </w:del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del w:id="4850" w:author="PR Preview" w:date="2026-01-01T00:00:00Z">
        <w:r>
          <w:delText xml:space="preserve"> </w:delText>
        </w:r>
      </w:del>
      <w:del w:id="4851" w:author="PR Preview" w:date="2026-01-01T00:00:00Z">
        <w:r>
          <w:delText xml:space="preserve">in each of the following cases:</w:delText>
        </w:r>
      </w:del>
    </w:p>
    <w:p>
      <w:pPr>
        <w:pStyle w:val="BodyText"/>
      </w:pPr>
      <w:ins w:id="4852" w:author="PR Preview" w:date="2026-01-01T00:00:00Z">
        <w:r>
          <w:rPr>
            <w:i/>
            <w:iCs/>
          </w:rPr>
          <w:t xml:space="preserve">Solution 9</w:t>
        </w:r>
      </w:ins>
      <w:ins w:id="4853" w:author="PR Preview" w:date="2026-01-01T00:00:00Z">
        <w:r>
          <w:t xml:space="preserve">. </w:t>
        </w:r>
      </w:ins>
      <w:ins w:id="4854" w:author="PR Preview" w:date="2026-01-01T00:00:00Z">
        <w:r>
          <w:t xml:space="preserve">We only count a pair</w:t>
        </w:r>
      </w:ins>
      <w:ins w:id="48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4856" w:author="PR Preview" w:date="2026-01-01T00:00:00Z">
        <w:r>
          <w:t xml:space="preserve"> </w:t>
        </w:r>
      </w:ins>
      <w:ins w:id="4857" w:author="PR Preview" w:date="2026-01-01T00:00:00Z">
        <w:r>
          <w:t xml:space="preserve">when</w:t>
        </w:r>
      </w:ins>
      <w:ins w:id="4858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859" w:author="PR Preview" w:date="2026-01-01T00:00:00Z">
        <w:r>
          <w:t xml:space="preserve"> </w:t>
        </w:r>
      </w:ins>
      <w:ins w:id="4860" w:author="PR Preview" w:date="2026-01-01T00:00:00Z">
        <w:r>
          <w:t xml:space="preserve">is defined,</w:t>
        </w:r>
      </w:ins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so for</w:t>
        </w:r>
      </w:ins>
      <w:ins w:id="486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we only consider integer</w:t>
        </w:r>
      </w:ins>
      <w:ins w:id="4866" w:author="PR Preview" w:date="2026-01-01T00:00:00Z">
        <w:r>
          <w:t xml:space="preserve"> </w:t>
        </w:r>
      </w:ins>
      <m:oMath>
        <m:r>
          <m:t>c</m:t>
        </m:r>
      </m:oMath>
      <w:ins w:id="4867" w:author="PR Preview" w:date="2026-01-01T00:00:00Z">
        <w:r>
          <w:t xml:space="preserve"> </w:t>
        </w:r>
      </w:ins>
      <w:ins w:id="4868" w:author="PR Preview" w:date="2026-01-01T00:00:00Z">
        <w:r>
          <w:t xml:space="preserve">(</w:t>
        </w:r>
      </w:ins>
      <w:hyperlink w:anchor="def-power-nonpositive-base">
        <w:ins w:id="4869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4870" w:author="PR Preview" w:date="2026-01-01T00:00:00Z">
        <w:r>
          <w:t xml:space="preserve">).</w:t>
        </w:r>
      </w:ins>
      <w:ins w:id="4871" w:author="PR Preview" w:date="2026-01-01T00:00:00Z">
        <w:r>
          <w:t xml:space="preserve"> </w:t>
        </w:r>
      </w:ins>
      <w:ins w:id="4872" w:author="PR Preview" w:date="2026-01-01T00:00:00Z">
        <w:r>
          <w:t xml:space="preserve">With that convention,</w:t>
        </w:r>
      </w:ins>
      <w:ins w:id="4873" w:author="PR Preview" w:date="2026-01-01T00:00:00Z">
        <w:r>
          <w:t xml:space="preserve"> </w:t>
        </w:r>
      </w:ins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ins w:id="4874" w:author="PR Preview" w:date="2026-01-01T00:00:00Z">
        <w:r>
          <w:t xml:space="preserve"> </w:t>
        </w:r>
      </w:ins>
      <w:ins w:id="4875" w:author="PR Preview" w:date="2026-01-01T00:00:00Z">
        <w:r>
          <w:t xml:space="preserve">in each of the following cases:</w:t>
        </w:r>
      </w:ins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7"/>
        </w:tc>
      </w:tr>
    </w:tbl>
    <w:bookmarkStart w:id="258" w:name="thm-exp-vs-mult"/>
    <w:p>
      <w:pPr>
        <w:pStyle w:val="BodyText"/>
      </w:pPr>
      <w:del w:id="4876" w:author="PR Preview" w:date="2026-01-01T00:00:00Z">
        <w:r>
          <w:rPr>
            <w:b/>
            <w:bCs/>
          </w:rPr>
          <w:delText xml:space="preserve">Theorem 30 (When exponentiation equals multiplication)</w:delText>
        </w:r>
      </w:del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Let</w:delText>
        </w:r>
      </w:del>
      <w:del w:id="487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880" w:author="PR Preview" w:date="2026-01-01T00:00:00Z">
        <w:r>
          <w:delText xml:space="preserve">, where</w:delText>
        </w:r>
      </w:del>
      <w:del w:id="4881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</m:oMath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delText xml:space="preserve">is defined</w:delText>
        </w:r>
      </w:del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(for</w:delText>
        </w:r>
      </w:del>
      <w:del w:id="48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0</m:t>
        </m:r>
      </m:oMath>
      <w:del w:id="4887" w:author="PR Preview" w:date="2026-01-01T00:00:00Z">
        <w:r>
          <w:delText xml:space="preserve">, only integer</w:delText>
        </w:r>
      </w:del>
      <w:del w:id="4888" w:author="PR Preview" w:date="2026-01-01T00:00:00Z">
        <w:r>
          <w:delText xml:space="preserve"> </w:delText>
        </w:r>
      </w:del>
      <m:oMath>
        <m:r>
          <m:t>c</m:t>
        </m:r>
      </m:oMath>
      <w:del w:id="4889" w:author="PR Preview" w:date="2026-01-01T00:00:00Z">
        <w:r>
          <w:delText xml:space="preserve"> </w:delText>
        </w:r>
      </w:del>
      <w:del w:id="4890" w:author="PR Preview" w:date="2026-01-01T00:00:00Z">
        <w:r>
          <w:delText xml:space="preserve">is allowed;</w:delText>
        </w:r>
      </w:del>
      <w:del w:id="4891" w:author="PR Preview" w:date="2026-01-01T00:00:00Z">
        <w:r>
          <w:delText xml:space="preserve"> </w:delText>
        </w:r>
      </w:del>
      <w:hyperlink w:anchor="def-power-nonpositive-base">
        <w:del w:id="4892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4893" w:author="PR Preview" w:date="2026-01-01T00:00:00Z">
        <w:r>
          <w:delText xml:space="preserve">).</w:delText>
        </w:r>
      </w:del>
      <w:del w:id="4894" w:author="PR Preview" w:date="2026-01-01T00:00:00Z">
        <w:r>
          <w:delText xml:space="preserve"> </w:delText>
        </w:r>
      </w:del>
      <w:del w:id="4895" w:author="PR Preview" w:date="2026-01-01T00:00:00Z">
        <w:r>
          <w:delText xml:space="preserve">Then</w:delText>
        </w:r>
      </w:del>
      <w:del w:id="4896" w:author="PR Preview" w:date="2026-01-01T00:00:00Z">
        <w:r>
          <w:delText xml:space="preserve"> </w:delText>
        </w:r>
      </w:del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del w:id="4897" w:author="PR Preview" w:date="2026-01-01T00:00:00Z">
        <w:r>
          <w:delText xml:space="preserve"> </w:delText>
        </w:r>
      </w:del>
      <w:del w:id="4898" w:author="PR Preview" w:date="2026-01-01T00:00:00Z">
        <w:r>
          <w:delText xml:space="preserve">if and only if one of the following holds:</w:delText>
        </w:r>
      </w:del>
    </w:p>
    <w:p>
      <w:pPr>
        <w:pStyle w:val="BodyText"/>
      </w:pPr>
      <w:ins w:id="4899" w:author="PR Preview" w:date="2026-01-01T00:00:00Z">
        <w:r>
          <w:rPr>
            <w:b/>
            <w:bCs/>
          </w:rPr>
          <w:t xml:space="preserve">Theorem 30 (When exponentiation equals multiplication)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Let</w:t>
        </w:r>
      </w:ins>
      <w:ins w:id="490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903" w:author="PR Preview" w:date="2026-01-01T00:00:00Z">
        <w:r>
          <w:t xml:space="preserve">, where</w:t>
        </w:r>
      </w:ins>
      <w:ins w:id="4904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</m:oMath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is defined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(for</w:t>
        </w:r>
      </w:ins>
      <w:ins w:id="490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0</m:t>
        </m:r>
      </m:oMath>
      <w:ins w:id="4910" w:author="PR Preview" w:date="2026-01-01T00:00:00Z">
        <w:r>
          <w:t xml:space="preserve">, only integer</w:t>
        </w:r>
      </w:ins>
      <w:ins w:id="4911" w:author="PR Preview" w:date="2026-01-01T00:00:00Z">
        <w:r>
          <w:t xml:space="preserve"> </w:t>
        </w:r>
      </w:ins>
      <m:oMath>
        <m:r>
          <m:t>c</m:t>
        </m:r>
      </m:oMath>
      <w:ins w:id="4912" w:author="PR Preview" w:date="2026-01-01T00:00:00Z">
        <w:r>
          <w:t xml:space="preserve"> </w:t>
        </w:r>
      </w:ins>
      <w:ins w:id="4913" w:author="PR Preview" w:date="2026-01-01T00:00:00Z">
        <w:r>
          <w:t xml:space="preserve">is allowed;</w:t>
        </w:r>
      </w:ins>
      <w:ins w:id="4914" w:author="PR Preview" w:date="2026-01-01T00:00:00Z">
        <w:r>
          <w:t xml:space="preserve"> </w:t>
        </w:r>
      </w:ins>
      <w:hyperlink w:anchor="def-power-nonpositive-base">
        <w:ins w:id="4915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4916" w:author="PR Preview" w:date="2026-01-01T00:00:00Z">
        <w:r>
          <w:t xml:space="preserve">).</w:t>
        </w:r>
      </w:ins>
      <w:ins w:id="4917" w:author="PR Preview" w:date="2026-01-01T00:00:00Z">
        <w:r>
          <w:t xml:space="preserve"> </w:t>
        </w:r>
      </w:ins>
      <w:ins w:id="4918" w:author="PR Preview" w:date="2026-01-01T00:00:00Z">
        <w:r>
          <w:t xml:space="preserve">Then</w:t>
        </w:r>
      </w:ins>
      <w:ins w:id="4919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ins w:id="4920" w:author="PR Preview" w:date="2026-01-01T00:00:00Z">
        <w:r>
          <w:t xml:space="preserve"> </w:t>
        </w:r>
      </w:ins>
      <w:ins w:id="4921" w:author="PR Preview" w:date="2026-01-01T00:00:00Z">
        <w:r>
          <w:t xml:space="preserve">if and only if one of the following holds:</w:t>
        </w:r>
      </w:ins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9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9"/>
    <w:bookmarkStart w:id="261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6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6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del w:id="4922" w:author="PR Preview" w:date="2026-01-01T00:00:00Z">
        <w:r>
          <w:rPr>
            <w:b/>
            <w:bCs/>
          </w:rPr>
          <w:delText xml:space="preserve">Case</w:delText>
        </w:r>
      </w:del>
      <w:del w:id="4923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0</m:t>
        </m:r>
      </m:oMath>
      <w:del w:id="4924" w:author="PR Preview" w:date="2026-01-01T00:00:00Z">
        <w:r>
          <w:rPr>
            <w:b/>
            <w:bCs/>
          </w:rPr>
          <w:delText xml:space="preserve">.</w:delText>
        </w:r>
      </w:del>
      <w:del w:id="4925" w:author="PR Preview" w:date="2026-01-01T00:00:00Z">
        <w:r>
          <w:delText xml:space="preserve"> </w:delText>
        </w:r>
      </w:del>
      <w:del w:id="4926" w:author="PR Preview" w:date="2026-01-01T00:00:00Z">
        <w:r>
          <w:delText xml:space="preserve">Here we cannot take logarithms, so we work from the values of powers of</w:delText>
        </w:r>
      </w:del>
      <w:del w:id="4927" w:author="PR Preview" w:date="2026-01-01T00:00:00Z">
        <w:r>
          <w:delText xml:space="preserve"> </w:delText>
        </w:r>
      </w:del>
      <m:oMath>
        <m:r>
          <m:t>0</m:t>
        </m:r>
      </m:oMath>
      <w:del w:id="4928" w:author="PR Preview" w:date="2026-01-01T00:00:00Z">
        <w:r>
          <w:delText xml:space="preserve">:</w:delText>
        </w:r>
      </w:del>
      <w:del w:id="4929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del w:id="4930" w:author="PR Preview" w:date="2026-01-01T00:00:00Z">
        <w:r>
          <w:delText xml:space="preserve"> </w:delText>
        </w:r>
      </w:del>
      <w:del w:id="4931" w:author="PR Preview" w:date="2026-01-01T00:00:00Z">
        <w:r>
          <w:delText xml:space="preserve">for</w:delText>
        </w:r>
      </w:del>
      <w:del w:id="493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4933" w:author="PR Preview" w:date="2026-01-01T00:00:00Z">
        <w:r>
          <w:delText xml:space="preserve"> </w:delText>
        </w:r>
      </w:del>
      <w:del w:id="4934" w:author="PR Preview" w:date="2026-01-01T00:00:00Z">
        <w:r>
          <w:delText xml:space="preserve">(</w:delText>
        </w:r>
      </w:del>
      <w:hyperlink w:anchor="def-power-nonpositive-base">
        <w:del w:id="4935" w:author="PR Preview" w:date="2026-01-01T00:00:00Z">
          <w:r>
            <w:rPr>
              <w:rStyle w:val="Hyperlink"/>
            </w:rPr>
            <w:delText xml:space="preserve">Definition 70</w:delText>
          </w:r>
        </w:del>
      </w:hyperlink>
      <w:del w:id="4936" w:author="PR Preview" w:date="2026-01-01T00:00:00Z">
        <w:r>
          <w:delText xml:space="preserve">),</w:delText>
        </w:r>
      </w:del>
      <w:del w:id="4937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del w:id="4938" w:author="PR Preview" w:date="2026-01-01T00:00:00Z">
        <w:r>
          <w:delText xml:space="preserve">,</w:delText>
        </w:r>
      </w:del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and</w:delText>
        </w:r>
      </w:del>
      <w:del w:id="4941" w:author="PR Preview" w:date="2026-01-01T00:00:00Z">
        <w:r>
          <w:delText xml:space="preserve"> </w:delText>
        </w:r>
      </w:del>
      <m:oMath>
        <m:sSup>
          <m:e>
            <m:r>
              <m:t>0</m:t>
            </m:r>
          </m:e>
          <m:sup>
            <m:r>
              <m:t>s</m:t>
            </m:r>
          </m:sup>
        </m:sSup>
      </m:oMath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is undefined for</w:delText>
        </w:r>
      </w:del>
      <w:del w:id="494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&lt;</m:t>
        </m:r>
        <m:r>
          <m:t>0</m:t>
        </m:r>
      </m:oMath>
      <w:del w:id="4945" w:author="PR Preview" w:date="2026-01-01T00:00:00Z">
        <w:r>
          <w:delText xml:space="preserve">.</w:delText>
        </w:r>
      </w:del>
    </w:p>
    <w:p>
      <w:pPr>
        <w:pStyle w:val="FirstParagraph"/>
      </w:pPr>
      <w:ins w:id="4946" w:author="PR Preview" w:date="2026-01-01T00:00:00Z">
        <w:r>
          <w:rPr>
            <w:b/>
            <w:bCs/>
          </w:rPr>
          <w:t xml:space="preserve">Case</w:t>
        </w:r>
      </w:ins>
      <w:ins w:id="4947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4948" w:author="PR Preview" w:date="2026-01-01T00:00:00Z">
        <w:r>
          <w:rPr>
            <w:b/>
            <w:bCs/>
          </w:rPr>
          <w:t xml:space="preserve">.</w:t>
        </w:r>
      </w:ins>
      <w:ins w:id="4949" w:author="PR Preview" w:date="2026-01-01T00:00:00Z">
        <w:r>
          <w:t xml:space="preserve"> </w:t>
        </w:r>
      </w:ins>
      <w:ins w:id="4950" w:author="PR Preview" w:date="2026-01-01T00:00:00Z">
        <w:r>
          <w:t xml:space="preserve">Here we cannot take logarithms, so we work from the values of powers of</w:t>
        </w:r>
      </w:ins>
      <w:ins w:id="4951" w:author="PR Preview" w:date="2026-01-01T00:00:00Z">
        <w:r>
          <w:t xml:space="preserve"> </w:t>
        </w:r>
      </w:ins>
      <m:oMath>
        <m:r>
          <m:t>0</m:t>
        </m:r>
      </m:oMath>
      <w:ins w:id="4952" w:author="PR Preview" w:date="2026-01-01T00:00:00Z">
        <w:r>
          <w:t xml:space="preserve">:</w:t>
        </w:r>
      </w:ins>
      <w:ins w:id="4953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for</w:t>
        </w:r>
      </w:ins>
      <w:ins w:id="495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4957" w:author="PR Preview" w:date="2026-01-01T00:00:00Z">
        <w:r>
          <w:t xml:space="preserve"> </w:t>
        </w:r>
      </w:ins>
      <w:ins w:id="4958" w:author="PR Preview" w:date="2026-01-01T00:00:00Z">
        <w:r>
          <w:t xml:space="preserve">(</w:t>
        </w:r>
      </w:ins>
      <w:hyperlink w:anchor="def-power-nonpositive-base">
        <w:ins w:id="4959" w:author="PR Preview" w:date="2026-01-01T00:00:00Z">
          <w:r>
            <w:rPr>
              <w:rStyle w:val="Hyperlink"/>
            </w:rPr>
            <w:t xml:space="preserve">Definition 71</w:t>
          </w:r>
        </w:ins>
      </w:hyperlink>
      <w:ins w:id="4960" w:author="PR Preview" w:date="2026-01-01T00:00:00Z">
        <w:r>
          <w:t xml:space="preserve">),</w:t>
        </w:r>
      </w:ins>
      <w:ins w:id="496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4962" w:author="PR Preview" w:date="2026-01-01T00:00:00Z">
        <w:r>
          <w:t xml:space="preserve">,</w:t>
        </w:r>
      </w:ins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and</w:t>
        </w:r>
      </w:ins>
      <w:ins w:id="4965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s</m:t>
            </m:r>
          </m:sup>
        </m:sSup>
      </m:oMath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is undefined for</w:t>
        </w:r>
      </w:ins>
      <w:ins w:id="496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&lt;</m:t>
        </m:r>
        <m:r>
          <m:t>0</m:t>
        </m:r>
      </m:oMath>
      <w:ins w:id="4969" w:author="PR Preview" w:date="2026-01-01T00:00:00Z">
        <w:r>
          <w:t xml:space="preserve">.</w:t>
        </w:r>
      </w:ins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1"/>
    <w:bookmarkStart w:id="262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63"/>
    <w:bookmarkStart w:id="273" w:name="sec-cosine-sine"/>
    <w:p>
      <w:pPr>
        <w:pStyle w:val="Heading2"/>
      </w:pPr>
      <w:del w:id="4970" w:author="PR Preview" w:date="2026-01-01T00:00:00Z">
        <w:r>
          <w:delText xml:space="preserve">18 Cosine and sine</w:delText>
        </w:r>
      </w:del>
    </w:p>
    <w:p>
      <w:pPr>
        <w:pStyle w:val="FirstParagraph"/>
      </w:pPr>
      <w:del w:id="4971" w:author="PR Preview" w:date="2026-01-01T00:00:00Z">
        <w:r>
          <w:rPr>
            <w:b/>
            <w:bCs/>
          </w:rPr>
          <w:delText xml:space="preserve">Definition 72 (Cosine and sine)</w:delText>
        </w:r>
      </w:del>
      <w:del w:id="4972" w:author="PR Preview" w:date="2026-01-01T00:00:00Z">
        <w:r>
          <w:delText xml:space="preserve"> </w:delText>
        </w:r>
      </w:del>
      <w:del w:id="4973" w:author="PR Preview" w:date="2026-01-01T00:00:00Z">
        <w:r>
          <w:delText xml:space="preserve">The</w:delText>
        </w:r>
      </w:del>
      <w:del w:id="4974" w:author="PR Preview" w:date="2026-01-01T00:00:00Z">
        <w:r>
          <w:delText xml:space="preserve"> </w:delText>
        </w:r>
      </w:del>
      <w:del w:id="4975" w:author="PR Preview" w:date="2026-01-01T00:00:00Z">
        <w:r>
          <w:rPr>
            <w:i/>
            <w:iCs/>
          </w:rPr>
          <w:delText xml:space="preserve">unit circle</w:delText>
        </w:r>
      </w:del>
      <w:del w:id="4976" w:author="PR Preview" w:date="2026-01-01T00:00:00Z">
        <w:r>
          <w:delText xml:space="preserve"> </w:delText>
        </w:r>
      </w:del>
      <w:del w:id="4977" w:author="PR Preview" w:date="2026-01-01T00:00:00Z">
        <w:r>
          <w:delText xml:space="preserve">is the set of points</w:delText>
        </w:r>
      </w:del>
      <w:del w:id="49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4979" w:author="PR Preview" w:date="2026-01-01T00:00:00Z">
        <w:r>
          <w:delText xml:space="preserve"> </w:delText>
        </w:r>
      </w:del>
      <w:del w:id="4980" w:author="PR Preview" w:date="2026-01-01T00:00:00Z">
        <w:r>
          <w:delText xml:space="preserve">in the plane with</w:delText>
        </w:r>
      </w:del>
      <w:del w:id="498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4982" w:author="PR Preview" w:date="2026-01-01T00:00:00Z">
        <w:r>
          <w:delText xml:space="preserve">,</w:delText>
        </w:r>
      </w:del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and</w:delText>
        </w:r>
      </w:del>
      <w:del w:id="498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4986" w:author="PR Preview" w:date="2026-01-01T00:00:00Z">
        <w:r>
          <w:delText xml:space="preserve"> </w:delText>
        </w:r>
      </w:del>
      <w:del w:id="4987" w:author="PR Preview" w:date="2026-01-01T00:00:00Z">
        <w:r>
          <w:delText xml:space="preserve">is half of its circumference.</w:delText>
        </w:r>
      </w:del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For a real number</w:delText>
        </w:r>
      </w:del>
      <w:del w:id="4990" w:author="PR Preview" w:date="2026-01-01T00:00:00Z">
        <w:r>
          <w:delText xml:space="preserve"> </w:delText>
        </w:r>
      </w:del>
      <m:oMath>
        <m:r>
          <m:t>θ</m:t>
        </m:r>
      </m:oMath>
      <w:del w:id="4991" w:author="PR Preview" w:date="2026-01-01T00:00:00Z">
        <w:r>
          <w:delText xml:space="preserve">, start at the point</w:delText>
        </w:r>
      </w:del>
      <w:del w:id="49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and move a distance</w:delText>
        </w:r>
      </w:del>
      <w:del w:id="499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along the unit circle,</w:delText>
        </w:r>
      </w:del>
      <w:del w:id="4998" w:author="PR Preview" w:date="2026-01-01T00:00:00Z">
        <w:r>
          <w:delText xml:space="preserve"> </w:delText>
        </w:r>
      </w:del>
      <w:del w:id="4999" w:author="PR Preview" w:date="2026-01-01T00:00:00Z">
        <w:r>
          <w:delText xml:space="preserve">counterclockwise if</w:delText>
        </w:r>
      </w:del>
      <w:del w:id="500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5001" w:author="PR Preview" w:date="2026-01-01T00:00:00Z">
        <w:r>
          <w:delText xml:space="preserve"> </w:delText>
        </w:r>
      </w:del>
      <w:del w:id="5002" w:author="PR Preview" w:date="2026-01-01T00:00:00Z">
        <w:r>
          <w:delText xml:space="preserve">and clockwise if</w:delText>
        </w:r>
      </w:del>
      <w:del w:id="500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5004" w:author="PR Preview" w:date="2026-01-01T00:00:00Z">
        <w:r>
          <w:delText xml:space="preserve">.</w:delText>
        </w:r>
      </w:del>
      <w:del w:id="5005" w:author="PR Preview" w:date="2026-01-01T00:00:00Z">
        <w:r>
          <w:delText xml:space="preserve"> </w:delText>
        </w:r>
      </w:del>
      <w:del w:id="5006" w:author="PR Preview" w:date="2026-01-01T00:00:00Z">
        <w:r>
          <w:delText xml:space="preserve">The point reached is</w:delText>
        </w:r>
      </w:del>
      <w:del w:id="50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008" w:author="PR Preview" w:date="2026-01-01T00:00:00Z">
        <w:r>
          <w:delText xml:space="preserve">:</w:delText>
        </w:r>
      </w:del>
      <w:del w:id="5009" w:author="PR Preview" w:date="2026-01-01T00:00:00Z">
        <w:r>
          <w:delText xml:space="preserve"> </w:delText>
        </w:r>
      </w:del>
      <w:del w:id="5010" w:author="PR Preview" w:date="2026-01-01T00:00:00Z">
        <w:r>
          <w:delText xml:space="preserve">its first coordinate is the</w:delText>
        </w:r>
      </w:del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rPr>
            <w:b/>
            <w:bCs/>
          </w:rPr>
          <w:delText xml:space="preserve">cosine</w:delText>
        </w:r>
      </w:del>
      <w:del w:id="5013" w:author="PR Preview" w:date="2026-01-01T00:00:00Z">
        <w:r>
          <w:delText xml:space="preserve"> </w:delText>
        </w:r>
      </w:del>
      <w:del w:id="5014" w:author="PR Preview" w:date="2026-01-01T00:00:00Z">
        <w:r>
          <w:delText xml:space="preserve">of</w:delText>
        </w:r>
      </w:del>
      <w:del w:id="5015" w:author="PR Preview" w:date="2026-01-01T00:00:00Z">
        <w:r>
          <w:delText xml:space="preserve"> </w:delText>
        </w:r>
      </w:del>
      <m:oMath>
        <m:r>
          <m:t>θ</m:t>
        </m:r>
      </m:oMath>
      <w:del w:id="5016" w:author="PR Preview" w:date="2026-01-01T00:00:00Z">
        <w:r>
          <w:delText xml:space="preserve">,</w:delText>
        </w:r>
      </w:del>
      <w:del w:id="5017" w:author="PR Preview" w:date="2026-01-01T00:00:00Z">
        <w:r>
          <w:delText xml:space="preserve"> </w:delText>
        </w:r>
      </w:del>
      <w:del w:id="5018" w:author="PR Preview" w:date="2026-01-01T00:00:00Z">
        <w:r>
          <w:delText xml:space="preserve">and its second coordinate is the</w:delText>
        </w:r>
      </w:del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rPr>
            <w:b/>
            <w:bCs/>
          </w:rPr>
          <w:delText xml:space="preserve">sine</w:delText>
        </w:r>
      </w:del>
      <w:del w:id="5021" w:author="PR Preview" w:date="2026-01-01T00:00:00Z">
        <w:r>
          <w:delText xml:space="preserve"> </w:delText>
        </w:r>
      </w:del>
      <w:del w:id="5022" w:author="PR Preview" w:date="2026-01-01T00:00:00Z">
        <w:r>
          <w:delText xml:space="preserve">of</w:delText>
        </w:r>
      </w:del>
      <w:del w:id="5023" w:author="PR Preview" w:date="2026-01-01T00:00:00Z">
        <w:r>
          <w:delText xml:space="preserve"> </w:delText>
        </w:r>
      </w:del>
      <m:oMath>
        <m:r>
          <m:t>θ</m:t>
        </m:r>
      </m:oMath>
      <w:del w:id="5024" w:author="PR Preview" w:date="2026-01-01T00:00:00Z">
        <w:r>
          <w:delText xml:space="preserve">.</w:delText>
        </w:r>
      </w:del>
    </w:p>
    <w:p>
      <w:pPr>
        <w:pStyle w:val="BodyText"/>
      </w:pPr>
      <w:del w:id="5025" w:author="PR Preview" w:date="2026-01-01T00:00:00Z">
        <w:r>
          <w:rPr>
            <w:b/>
            <w:bCs/>
          </w:rPr>
          <w:delText xml:space="preserve">Example 54 (Cosines and sines of some angles)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 </w:delText>
        </w:r>
      </w:del>
    </w:p>
    <w:p>
      <w:pPr>
        <w:pStyle w:val="Heading2"/>
      </w:pPr>
      <w:ins w:id="5028" w:author="PR Preview" w:date="2026-01-01T00:00:00Z">
        <w:r>
          <w:t xml:space="preserve">19 Cosine and sine</w:t>
        </w:r>
      </w:ins>
    </w:p>
    <w:bookmarkStart w:id="264" w:name="def-cosine-sine"/>
    <w:p>
      <w:pPr>
        <w:pStyle w:val="FirstParagraph"/>
      </w:pPr>
      <w:ins w:id="5029" w:author="PR Preview" w:date="2026-01-01T00:00:00Z">
        <w:r>
          <w:rPr>
            <w:b/>
            <w:bCs/>
          </w:rPr>
          <w:t xml:space="preserve">Definition 73 (Cosine and sine)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The</w:t>
        </w:r>
      </w:ins>
      <w:ins w:id="5032" w:author="PR Preview" w:date="2026-01-01T00:00:00Z">
        <w:r>
          <w:t xml:space="preserve"> </w:t>
        </w:r>
      </w:ins>
      <w:ins w:id="5033" w:author="PR Preview" w:date="2026-01-01T00:00:00Z">
        <w:r>
          <w:rPr>
            <w:i/>
            <w:iCs/>
          </w:rPr>
          <w:t xml:space="preserve">unit circle</w:t>
        </w:r>
      </w:ins>
      <w:ins w:id="5034" w:author="PR Preview" w:date="2026-01-01T00:00:00Z">
        <w:r>
          <w:t xml:space="preserve"> </w:t>
        </w:r>
      </w:ins>
      <w:ins w:id="5035" w:author="PR Preview" w:date="2026-01-01T00:00:00Z">
        <w:r>
          <w:t xml:space="preserve">is the set of points</w:t>
        </w:r>
      </w:ins>
      <w:ins w:id="50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037" w:author="PR Preview" w:date="2026-01-01T00:00:00Z">
        <w:r>
          <w:t xml:space="preserve"> </w:t>
        </w:r>
      </w:ins>
      <w:ins w:id="5038" w:author="PR Preview" w:date="2026-01-01T00:00:00Z">
        <w:r>
          <w:t xml:space="preserve">in the plane with</w:t>
        </w:r>
      </w:ins>
      <w:ins w:id="503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5040" w:author="PR Preview" w:date="2026-01-01T00:00:00Z">
        <w:r>
          <w:t xml:space="preserve">,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and</w:t>
        </w:r>
      </w:ins>
      <w:ins w:id="504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5044" w:author="PR Preview" w:date="2026-01-01T00:00:00Z">
        <w:r>
          <w:t xml:space="preserve"> </w:t>
        </w:r>
      </w:ins>
      <w:ins w:id="5045" w:author="PR Preview" w:date="2026-01-01T00:00:00Z">
        <w:r>
          <w:t xml:space="preserve">is half of its circumference.</w:t>
        </w:r>
      </w:ins>
      <w:ins w:id="5046" w:author="PR Preview" w:date="2026-01-01T00:00:00Z">
        <w:r>
          <w:t xml:space="preserve"> </w:t>
        </w:r>
      </w:ins>
      <w:ins w:id="5047" w:author="PR Preview" w:date="2026-01-01T00:00:00Z">
        <w:r>
          <w:t xml:space="preserve">For a real number</w:t>
        </w:r>
      </w:ins>
      <w:ins w:id="5048" w:author="PR Preview" w:date="2026-01-01T00:00:00Z">
        <w:r>
          <w:t xml:space="preserve"> </w:t>
        </w:r>
      </w:ins>
      <m:oMath>
        <m:r>
          <m:t>θ</m:t>
        </m:r>
      </m:oMath>
      <w:ins w:id="5049" w:author="PR Preview" w:date="2026-01-01T00:00:00Z">
        <w:r>
          <w:t xml:space="preserve">, start at the point</w:t>
        </w:r>
      </w:ins>
      <w:ins w:id="50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051" w:author="PR Preview" w:date="2026-01-01T00:00:00Z">
        <w:r>
          <w:t xml:space="preserve"> </w:t>
        </w:r>
      </w:ins>
      <w:ins w:id="5052" w:author="PR Preview" w:date="2026-01-01T00:00:00Z">
        <w:r>
          <w:t xml:space="preserve">and move a distance</w:t>
        </w:r>
      </w:ins>
      <w:ins w:id="505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5054" w:author="PR Preview" w:date="2026-01-01T00:00:00Z">
        <w:r>
          <w:t xml:space="preserve"> </w:t>
        </w:r>
      </w:ins>
      <w:ins w:id="5055" w:author="PR Preview" w:date="2026-01-01T00:00:00Z">
        <w:r>
          <w:t xml:space="preserve">along the unit circle,</w:t>
        </w:r>
      </w:ins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counterclockwise if</w:t>
        </w:r>
      </w:ins>
      <w:ins w:id="505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5059" w:author="PR Preview" w:date="2026-01-01T00:00:00Z">
        <w:r>
          <w:t xml:space="preserve"> </w:t>
        </w:r>
      </w:ins>
      <w:ins w:id="5060" w:author="PR Preview" w:date="2026-01-01T00:00:00Z">
        <w:r>
          <w:t xml:space="preserve">and clockwise if</w:t>
        </w:r>
      </w:ins>
      <w:ins w:id="506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5062" w:author="PR Preview" w:date="2026-01-01T00:00:00Z">
        <w:r>
          <w:t xml:space="preserve">.</w:t>
        </w:r>
      </w:ins>
      <w:ins w:id="5063" w:author="PR Preview" w:date="2026-01-01T00:00:00Z">
        <w:r>
          <w:t xml:space="preserve"> </w:t>
        </w:r>
      </w:ins>
      <w:ins w:id="5064" w:author="PR Preview" w:date="2026-01-01T00:00:00Z">
        <w:r>
          <w:t xml:space="preserve">The point reached is</w:t>
        </w:r>
      </w:ins>
      <w:ins w:id="50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066" w:author="PR Preview" w:date="2026-01-01T00:00:00Z">
        <w:r>
          <w:t xml:space="preserve">:</w:t>
        </w:r>
      </w:ins>
      <w:ins w:id="5067" w:author="PR Preview" w:date="2026-01-01T00:00:00Z">
        <w:r>
          <w:t xml:space="preserve"> </w:t>
        </w:r>
      </w:ins>
      <w:ins w:id="5068" w:author="PR Preview" w:date="2026-01-01T00:00:00Z">
        <w:r>
          <w:t xml:space="preserve">its first coordinate is the</w:t>
        </w:r>
      </w:ins>
      <w:ins w:id="5069" w:author="PR Preview" w:date="2026-01-01T00:00:00Z">
        <w:r>
          <w:t xml:space="preserve"> </w:t>
        </w:r>
      </w:ins>
      <w:ins w:id="5070" w:author="PR Preview" w:date="2026-01-01T00:00:00Z">
        <w:r>
          <w:rPr>
            <w:b/>
            <w:bCs/>
          </w:rPr>
          <w:t xml:space="preserve">cosine</w:t>
        </w:r>
      </w:ins>
      <w:ins w:id="5071" w:author="PR Preview" w:date="2026-01-01T00:00:00Z">
        <w:r>
          <w:t xml:space="preserve"> </w:t>
        </w:r>
      </w:ins>
      <w:ins w:id="5072" w:author="PR Preview" w:date="2026-01-01T00:00:00Z">
        <w:r>
          <w:t xml:space="preserve">of</w:t>
        </w:r>
      </w:ins>
      <w:ins w:id="5073" w:author="PR Preview" w:date="2026-01-01T00:00:00Z">
        <w:r>
          <w:t xml:space="preserve"> </w:t>
        </w:r>
      </w:ins>
      <m:oMath>
        <m:r>
          <m:t>θ</m:t>
        </m:r>
      </m:oMath>
      <w:ins w:id="5074" w:author="PR Preview" w:date="2026-01-01T00:00:00Z">
        <w:r>
          <w:t xml:space="preserve">,</w:t>
        </w:r>
      </w:ins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and its second coordinate is the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rPr>
            <w:b/>
            <w:bCs/>
          </w:rPr>
          <w:t xml:space="preserve">sine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of</w:t>
        </w:r>
      </w:ins>
      <w:ins w:id="5081" w:author="PR Preview" w:date="2026-01-01T00:00:00Z">
        <w:r>
          <w:t xml:space="preserve"> </w:t>
        </w:r>
      </w:ins>
      <m:oMath>
        <m:r>
          <m:t>θ</m:t>
        </m:r>
      </m:oMath>
      <w:ins w:id="5082" w:author="PR Preview" w:date="2026-01-01T00:00:00Z">
        <w:r>
          <w:t xml:space="preserve">.</w:t>
        </w:r>
      </w:ins>
    </w:p>
    <w:bookmarkEnd w:id="264"/>
    <w:bookmarkStart w:id="265" w:name="exm-cosine-sine"/>
    <w:p>
      <w:pPr>
        <w:pStyle w:val="BodyText"/>
      </w:pPr>
      <w:ins w:id="5083" w:author="PR Preview" w:date="2026-01-01T00:00:00Z">
        <w:r>
          <w:rPr>
            <w:b/>
            <w:bCs/>
          </w:rPr>
          <w:t xml:space="preserve">Example 55 (Cosines and sines of some angles)</w:t>
        </w:r>
      </w:ins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 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5"/>
    <w:bookmarkStart w:id="266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6"/>
    <w:p>
      <w:pPr>
        <w:pStyle w:val="FirstParagraph"/>
      </w:pPr>
      <w:del w:id="5086" w:author="PR Preview" w:date="2026-01-01T00:00:00Z">
        <w:r>
          <w:rPr>
            <w:i/>
            <w:iCs/>
          </w:rPr>
          <w:delText xml:space="preserve">Proof</w:delText>
        </w:r>
      </w:del>
      <w:del w:id="5087" w:author="PR Preview" w:date="2026-01-01T00:00:00Z">
        <w:r>
          <w:delText xml:space="preserve">. </w:delText>
        </w:r>
      </w:del>
      <w:del w:id="5088" w:author="PR Preview" w:date="2026-01-01T00:00:00Z">
        <w:r>
          <w:delText xml:space="preserve">The point</w:delText>
        </w:r>
      </w:del>
      <w:del w:id="50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090" w:author="PR Preview" w:date="2026-01-01T00:00:00Z">
        <w:r>
          <w:delText xml:space="preserve"> </w:delText>
        </w:r>
      </w:del>
      <w:del w:id="5091" w:author="PR Preview" w:date="2026-01-01T00:00:00Z">
        <w:r>
          <w:delText xml:space="preserve">lies on the unit circle (</w:delText>
        </w:r>
      </w:del>
      <w:hyperlink w:anchor="def-cosine-sine">
        <w:del w:id="5092" w:author="PR Preview" w:date="2026-01-01T00:00:00Z">
          <w:r>
            <w:rPr>
              <w:rStyle w:val="Hyperlink"/>
            </w:rPr>
            <w:delText xml:space="preserve">Definition 72</w:delText>
          </w:r>
        </w:del>
      </w:hyperlink>
      <w:del w:id="5093" w:author="PR Preview" w:date="2026-01-01T00:00:00Z">
        <w:r>
          <w:delText xml:space="preserve">),</w:delText>
        </w:r>
      </w:del>
      <w:del w:id="5094" w:author="PR Preview" w:date="2026-01-01T00:00:00Z">
        <w:r>
          <w:delText xml:space="preserve"> </w:delText>
        </w:r>
      </w:del>
      <w:del w:id="5095" w:author="PR Preview" w:date="2026-01-01T00:00:00Z">
        <w:r>
          <w:delText xml:space="preserve">so its coordinates satisfy</w:delText>
        </w:r>
      </w:del>
      <w:del w:id="509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5097" w:author="PR Preview" w:date="2026-01-01T00:00:00Z">
        <w:r>
          <w:delText xml:space="preserve">.</w:delText>
        </w:r>
      </w:del>
    </w:p>
    <w:p>
      <w:pPr>
        <w:pStyle w:val="BodyText"/>
      </w:pPr>
      <w:del w:id="5098" w:author="PR Preview" w:date="2026-01-01T00:00:00Z">
        <w:r>
          <w:rPr>
            <w:b/>
            <w:bCs/>
          </w:rPr>
          <w:delText xml:space="preserve">Example 55 (The unit circle and the angle</w:delText>
        </w:r>
      </w:del>
      <w:del w:id="5099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5100" w:author="PR Preview" w:date="2026-01-01T00:00:00Z">
        <w:r>
          <w:rPr>
            <w:b/>
            <w:bCs/>
          </w:rPr>
          <w:delText xml:space="preserve">)</w:delText>
        </w:r>
      </w:del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delText xml:space="preserve">Take</w:delText>
        </w:r>
      </w:del>
      <w:del w:id="510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5104" w:author="PR Preview" w:date="2026-01-01T00:00:00Z">
        <w:r>
          <w:delText xml:space="preserve">, one sixth of the way round the circle.</w:delText>
        </w:r>
      </w:del>
      <w:del w:id="5105" w:author="PR Preview" w:date="2026-01-01T00:00:00Z">
        <w:r>
          <w:delText xml:space="preserve"> </w:delText>
        </w:r>
      </w:del>
      <w:hyperlink w:anchor="fig-cosine-sine-unit-circle">
        <w:del w:id="5106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5107" w:author="PR Preview" w:date="2026-01-01T00:00:00Z">
        <w:r>
          <w:delText xml:space="preserve"> </w:delText>
        </w:r>
      </w:del>
      <w:del w:id="5108" w:author="PR Preview" w:date="2026-01-01T00:00:00Z">
        <w:r>
          <w:delText xml:space="preserve">shows the point reached,</w:delText>
        </w:r>
      </w:del>
      <w:del w:id="51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110" w:author="PR Preview" w:date="2026-01-01T00:00:00Z">
        <w:r>
          <w:delText xml:space="preserve">, and its two coordinates.</w:delText>
        </w:r>
      </w:del>
      <w:del w:id="5111" w:author="PR Preview" w:date="2026-01-01T00:00:00Z">
        <w:r>
          <w:delText xml:space="preserve"> </w:delText>
        </w:r>
      </w:del>
      <w:del w:id="5112" w:author="PR Preview" w:date="2026-01-01T00:00:00Z">
        <w:r>
          <w:delText xml:space="preserve">The point is a vertex of a regular hexagon inscribed in the unit circle,</w:delText>
        </w:r>
      </w:del>
      <w:del w:id="5113" w:author="PR Preview" w:date="2026-01-01T00:00:00Z">
        <w:r>
          <w:delText xml:space="preserve"> </w:delText>
        </w:r>
      </w:del>
      <w:del w:id="5114" w:author="PR Preview" w:date="2026-01-01T00:00:00Z">
        <w:r>
          <w:delText xml:space="preserve">whose sides have the same length as its radius,</w:delText>
        </w:r>
      </w:del>
      <w:del w:id="5115" w:author="PR Preview" w:date="2026-01-01T00:00:00Z">
        <w:r>
          <w:delText xml:space="preserve"> </w:delText>
        </w:r>
      </w:del>
      <w:del w:id="5116" w:author="PR Preview" w:date="2026-01-01T00:00:00Z">
        <w:r>
          <w:delText xml:space="preserve">so the point is at distance</w:delText>
        </w:r>
      </w:del>
      <w:del w:id="5117" w:author="PR Preview" w:date="2026-01-01T00:00:00Z">
        <w:r>
          <w:delText xml:space="preserve"> </w:delText>
        </w:r>
      </w:del>
      <m:oMath>
        <m:r>
          <m:t>1</m:t>
        </m:r>
      </m:oMath>
      <w:del w:id="5118" w:author="PR Preview" w:date="2026-01-01T00:00:00Z">
        <w:r>
          <w:delText xml:space="preserve"> </w:delText>
        </w:r>
      </w:del>
      <w:del w:id="5119" w:author="PR Preview" w:date="2026-01-01T00:00:00Z">
        <w:r>
          <w:delText xml:space="preserve">from</w:delText>
        </w:r>
      </w:del>
      <w:del w:id="51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121" w:author="PR Preview" w:date="2026-01-01T00:00:00Z">
        <w:r>
          <w:delText xml:space="preserve">.</w:delText>
        </w:r>
      </w:del>
      <w:del w:id="5122" w:author="PR Preview" w:date="2026-01-01T00:00:00Z">
        <w:r>
          <w:delText xml:space="preserve"> </w:delText>
        </w:r>
      </w:del>
      <w:del w:id="5123" w:author="PR Preview" w:date="2026-01-01T00:00:00Z">
        <w:r>
          <w:delText xml:space="preserve">Writing</w:delText>
        </w:r>
      </w:del>
      <w:del w:id="51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5125" w:author="PR Preview" w:date="2026-01-01T00:00:00Z">
        <w:r>
          <w:delText xml:space="preserve">,</w:delText>
        </w:r>
      </w:del>
    </w:p>
    <w:p>
      <w:pPr>
        <w:pStyle w:val="FirstParagraph"/>
      </w:pPr>
      <w:ins w:id="5126" w:author="PR Preview" w:date="2026-01-01T00:00:00Z">
        <w:r>
          <w:rPr>
            <w:i/>
            <w:iCs/>
          </w:rPr>
          <w:t xml:space="preserve">Proof</w:t>
        </w:r>
      </w:ins>
      <w:ins w:id="5127" w:author="PR Preview" w:date="2026-01-01T00:00:00Z">
        <w:r>
          <w:t xml:space="preserve">. </w:t>
        </w:r>
      </w:ins>
      <w:ins w:id="5128" w:author="PR Preview" w:date="2026-01-01T00:00:00Z">
        <w:r>
          <w:t xml:space="preserve">The point</w:t>
        </w:r>
      </w:ins>
      <w:ins w:id="51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lies on the unit circle (</w:t>
        </w:r>
      </w:ins>
      <w:hyperlink w:anchor="def-cosine-sine">
        <w:ins w:id="5132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5133" w:author="PR Preview" w:date="2026-01-01T00:00:00Z">
        <w:r>
          <w:t xml:space="preserve">),</w:t>
        </w:r>
      </w:ins>
      <w:ins w:id="5134" w:author="PR Preview" w:date="2026-01-01T00:00:00Z">
        <w:r>
          <w:t xml:space="preserve"> </w:t>
        </w:r>
      </w:ins>
      <w:ins w:id="5135" w:author="PR Preview" w:date="2026-01-01T00:00:00Z">
        <w:r>
          <w:t xml:space="preserve">so its coordinates satisfy</w:t>
        </w:r>
      </w:ins>
      <w:ins w:id="513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5137" w:author="PR Preview" w:date="2026-01-01T00:00:00Z">
        <w:r>
          <w:t xml:space="preserve">.</w:t>
        </w:r>
      </w:ins>
    </w:p>
    <w:bookmarkStart w:id="271" w:name="exm-cosine-sine-unit-circle"/>
    <w:p>
      <w:pPr>
        <w:pStyle w:val="BodyText"/>
      </w:pPr>
      <w:ins w:id="5138" w:author="PR Preview" w:date="2026-01-01T00:00:00Z">
        <w:r>
          <w:rPr>
            <w:b/>
            <w:bCs/>
          </w:rPr>
          <w:t xml:space="preserve">Example 56 (The unit circle and the angle</w:t>
        </w:r>
      </w:ins>
      <w:ins w:id="5139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5140" w:author="PR Preview" w:date="2026-01-01T00:00:00Z">
        <w:r>
          <w:rPr>
            <w:b/>
            <w:bCs/>
          </w:rPr>
          <w:t xml:space="preserve">)</w:t>
        </w:r>
      </w:ins>
      <w:ins w:id="5141" w:author="PR Preview" w:date="2026-01-01T00:00:00Z">
        <w:r>
          <w:t xml:space="preserve"> </w:t>
        </w:r>
      </w:ins>
      <w:ins w:id="5142" w:author="PR Preview" w:date="2026-01-01T00:00:00Z">
        <w:r>
          <w:t xml:space="preserve">Take</w:t>
        </w:r>
      </w:ins>
      <w:ins w:id="5143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5144" w:author="PR Preview" w:date="2026-01-01T00:00:00Z">
        <w:r>
          <w:t xml:space="preserve">, one sixth of the way round the circle.</w:t>
        </w:r>
      </w:ins>
      <w:ins w:id="5145" w:author="PR Preview" w:date="2026-01-01T00:00:00Z">
        <w:r>
          <w:t xml:space="preserve"> </w:t>
        </w:r>
      </w:ins>
      <w:hyperlink w:anchor="fig-cosine-sine-unit-circle">
        <w:ins w:id="5146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shows the point reached,</w:t>
        </w:r>
      </w:ins>
      <w:ins w:id="51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150" w:author="PR Preview" w:date="2026-01-01T00:00:00Z">
        <w:r>
          <w:t xml:space="preserve">, and its two coordinates.</w:t>
        </w:r>
      </w:ins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The point is a vertex of a regular hexagon inscribed in the unit circle,</w:t>
        </w:r>
      </w:ins>
      <w:ins w:id="5153" w:author="PR Preview" w:date="2026-01-01T00:00:00Z">
        <w:r>
          <w:t xml:space="preserve"> </w:t>
        </w:r>
      </w:ins>
      <w:ins w:id="5154" w:author="PR Preview" w:date="2026-01-01T00:00:00Z">
        <w:r>
          <w:t xml:space="preserve">whose sides have the same length as its radius,</w:t>
        </w:r>
      </w:ins>
      <w:ins w:id="5155" w:author="PR Preview" w:date="2026-01-01T00:00:00Z">
        <w:r>
          <w:t xml:space="preserve"> </w:t>
        </w:r>
      </w:ins>
      <w:ins w:id="5156" w:author="PR Preview" w:date="2026-01-01T00:00:00Z">
        <w:r>
          <w:t xml:space="preserve">so the point is at distance</w:t>
        </w:r>
      </w:ins>
      <w:ins w:id="5157" w:author="PR Preview" w:date="2026-01-01T00:00:00Z">
        <w:r>
          <w:t xml:space="preserve"> </w:t>
        </w:r>
      </w:ins>
      <m:oMath>
        <m:r>
          <m:t>1</m:t>
        </m:r>
      </m:oMath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from</w:t>
        </w:r>
      </w:ins>
      <w:ins w:id="51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161" w:author="PR Preview" w:date="2026-01-01T00:00:00Z">
        <w:r>
          <w:t xml:space="preserve">.</w:t>
        </w:r>
      </w:ins>
      <w:ins w:id="5162" w:author="PR Preview" w:date="2026-01-01T00:00:00Z">
        <w:r>
          <w:t xml:space="preserve"> </w:t>
        </w:r>
      </w:ins>
      <w:ins w:id="5163" w:author="PR Preview" w:date="2026-01-01T00:00:00Z">
        <w:r>
          <w:t xml:space="preserve">Writing</w:t>
        </w:r>
      </w:ins>
      <w:ins w:id="5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51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70"/>
        </w:tc>
      </w:tr>
    </w:tbl>
    <w:bookmarkEnd w:id="271"/>
    <w:bookmarkStart w:id="27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73"/>
    <w:bookmarkStart w:id="295" w:name="sec-complex-numbers"/>
    <w:p>
      <w:pPr>
        <w:pStyle w:val="Heading2"/>
      </w:pPr>
      <w:del w:id="5166" w:author="PR Preview" w:date="2026-01-01T00:00:00Z">
        <w:r>
          <w:delText xml:space="preserve">19 Complex numbers</w:delText>
        </w:r>
      </w:del>
    </w:p>
    <w:p>
      <w:pPr>
        <w:pStyle w:val="FirstParagraph"/>
      </w:pPr>
      <w:del w:id="5167" w:author="PR Preview" w:date="2026-01-01T00:00:00Z">
        <w:r>
          <w:rPr>
            <w:b/>
            <w:bCs/>
          </w:rPr>
          <w:delText xml:space="preserve">Definition 73 (Imaginary unit)</w:delText>
        </w:r>
      </w:del>
      <w:del w:id="5168" w:author="PR Preview" w:date="2026-01-01T00:00:00Z">
        <w:r>
          <w:delText xml:space="preserve"> </w:delText>
        </w:r>
      </w:del>
      <w:del w:id="5169" w:author="PR Preview" w:date="2026-01-01T00:00:00Z">
        <w:r>
          <w:delText xml:space="preserve">The</w:delText>
        </w:r>
      </w:del>
      <w:del w:id="5170" w:author="PR Preview" w:date="2026-01-01T00:00:00Z">
        <w:r>
          <w:delText xml:space="preserve"> </w:delText>
        </w:r>
      </w:del>
      <w:del w:id="5171" w:author="PR Preview" w:date="2026-01-01T00:00:00Z">
        <w:r>
          <w:rPr>
            <w:b/>
            <w:bCs/>
          </w:rPr>
          <w:delText xml:space="preserve">imaginary unit</w:delText>
        </w:r>
      </w:del>
      <w:del w:id="5172" w:author="PR Preview" w:date="2026-01-01T00:00:00Z">
        <w:r>
          <w:delText xml:space="preserve"> </w:delText>
        </w:r>
      </w:del>
      <m:oMath>
        <m:r>
          <m:t>i</m:t>
        </m:r>
      </m:oMath>
      <w:del w:id="5173" w:author="PR Preview" w:date="2026-01-01T00:00:00Z">
        <w:r>
          <w:delText xml:space="preserve"> </w:delText>
        </w:r>
      </w:del>
      <w:del w:id="5174" w:author="PR Preview" w:date="2026-01-01T00:00:00Z">
        <w:r>
          <w:delText xml:space="preserve">is a number whose square is</w:delText>
        </w:r>
      </w:del>
      <w:del w:id="51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176" w:author="PR Preview" w:date="2026-01-01T00:00:00Z">
        <w:r>
          <w:delText xml:space="preserve">:</w:delText>
        </w:r>
      </w:del>
    </w:p>
    <w:p>
      <w:pPr>
        <w:pStyle w:val="Heading2"/>
      </w:pPr>
      <w:ins w:id="5177" w:author="PR Preview" w:date="2026-01-01T00:00:00Z">
        <w:r>
          <w:t xml:space="preserve">20 Complex numbers</w:t>
        </w:r>
      </w:ins>
    </w:p>
    <w:bookmarkStart w:id="274" w:name="def-imaginary-unit"/>
    <w:p>
      <w:pPr>
        <w:pStyle w:val="FirstParagraph"/>
      </w:pPr>
      <w:ins w:id="5178" w:author="PR Preview" w:date="2026-01-01T00:00:00Z">
        <w:r>
          <w:rPr>
            <w:b/>
            <w:bCs/>
          </w:rPr>
          <w:t xml:space="preserve">Definition 74 (Imaginary unit)</w:t>
        </w:r>
      </w:ins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The</w:t>
        </w:r>
      </w:ins>
      <w:ins w:id="5181" w:author="PR Preview" w:date="2026-01-01T00:00:00Z">
        <w:r>
          <w:t xml:space="preserve"> </w:t>
        </w:r>
      </w:ins>
      <w:ins w:id="5182" w:author="PR Preview" w:date="2026-01-01T00:00:00Z">
        <w:r>
          <w:rPr>
            <w:b/>
            <w:bCs/>
          </w:rPr>
          <w:t xml:space="preserve">imaginary unit</w:t>
        </w:r>
      </w:ins>
      <w:ins w:id="5183" w:author="PR Preview" w:date="2026-01-01T00:00:00Z">
        <w:r>
          <w:t xml:space="preserve"> </w:t>
        </w:r>
      </w:ins>
      <m:oMath>
        <m:r>
          <m:t>i</m:t>
        </m:r>
      </m:oMath>
      <w:ins w:id="5184" w:author="PR Preview" w:date="2026-01-01T00:00:00Z">
        <w:r>
          <w:t xml:space="preserve"> </w:t>
        </w:r>
      </w:ins>
      <w:ins w:id="5185" w:author="PR Preview" w:date="2026-01-01T00:00:00Z">
        <w:r>
          <w:t xml:space="preserve">is a number whose square is</w:t>
        </w:r>
      </w:ins>
      <w:ins w:id="518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1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5" w:name="exm-imaginary-unit-powers"/>
    <w:p>
      <w:pPr>
        <w:pStyle w:val="BodyText"/>
      </w:pPr>
      <w:del w:id="5188" w:author="PR Preview" w:date="2026-01-01T00:00:00Z">
        <w:r>
          <w:rPr>
            <w:b/>
            <w:bCs/>
          </w:rPr>
          <w:delText xml:space="preserve">Example 56 (Powers of the imaginary unit)</w:delText>
        </w:r>
      </w:del>
      <w:del w:id="5189" w:author="PR Preview" w:date="2026-01-01T00:00:00Z">
        <w:r>
          <w:delText xml:space="preserve"> </w:delText>
        </w:r>
      </w:del>
      <w:del w:id="5190" w:author="PR Preview" w:date="2026-01-01T00:00:00Z">
        <w:r>
          <w:delText xml:space="preserve">The powers of</w:delText>
        </w:r>
      </w:del>
      <w:del w:id="5191" w:author="PR Preview" w:date="2026-01-01T00:00:00Z">
        <w:r>
          <w:delText xml:space="preserve"> </w:delText>
        </w:r>
      </w:del>
      <m:oMath>
        <m:r>
          <m:t>i</m:t>
        </m:r>
      </m:oMath>
      <w:del w:id="5192" w:author="PR Preview" w:date="2026-01-01T00:00:00Z">
        <w:r>
          <w:delText xml:space="preserve"> </w:delText>
        </w:r>
      </w:del>
      <w:del w:id="5193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5194" w:author="PR Preview" w:date="2026-01-01T00:00:00Z">
        <w:r>
          <w:rPr>
            <w:b/>
            <w:bCs/>
          </w:rPr>
          <w:t xml:space="preserve">Example 57 (Powers of the imaginary unit)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The powers of</w:t>
        </w:r>
      </w:ins>
      <w:ins w:id="5197" w:author="PR Preview" w:date="2026-01-01T00:00:00Z">
        <w:r>
          <w:t xml:space="preserve"> </w:t>
        </w:r>
      </w:ins>
      <m:oMath>
        <m:r>
          <m:t>i</m:t>
        </m:r>
      </m:oMath>
      <w:ins w:id="5198" w:author="PR Preview" w:date="2026-01-01T00:00:00Z">
        <w:r>
          <w:t xml:space="preserve"> </w:t>
        </w:r>
      </w:ins>
      <w:ins w:id="5199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5"/>
    <w:bookmarkStart w:id="276" w:name="exm-no-real-imaginary-unit"/>
    <w:p>
      <w:pPr>
        <w:pStyle w:val="BodyText"/>
      </w:pPr>
      <w:del w:id="5200" w:author="PR Preview" w:date="2026-01-01T00:00:00Z">
        <w:r>
          <w:rPr>
            <w:b/>
            <w:bCs/>
          </w:rPr>
          <w:delText xml:space="preserve">Example 57 (No real number squares to</w:delText>
        </w:r>
      </w:del>
      <w:del w:id="520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202" w:author="PR Preview" w:date="2026-01-01T00:00:00Z">
        <w:r>
          <w:rPr>
            <w:b/>
            <w:bCs/>
          </w:rPr>
          <w:delText xml:space="preserve">)</w:delText>
        </w:r>
      </w:del>
      <w:del w:id="5203" w:author="PR Preview" w:date="2026-01-01T00:00:00Z">
        <w:r>
          <w:delText xml:space="preserve"> </w:delText>
        </w:r>
      </w:del>
      <w:del w:id="5204" w:author="PR Preview" w:date="2026-01-01T00:00:00Z">
        <w:r>
          <w:delText xml:space="preserve">The imaginary unit is not a real number,</w:delText>
        </w:r>
      </w:del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because the square of every real number</w:delText>
        </w:r>
      </w:del>
      <w:del w:id="5207" w:author="PR Preview" w:date="2026-01-01T00:00:00Z">
        <w:r>
          <w:delText xml:space="preserve"> </w:delText>
        </w:r>
      </w:del>
      <m:oMath>
        <m:r>
          <m:t>x</m:t>
        </m:r>
      </m:oMath>
      <w:del w:id="5208" w:author="PR Preview" w:date="2026-01-01T00:00:00Z">
        <w:r>
          <w:delText xml:space="preserve"> </w:delText>
        </w:r>
      </w:del>
      <w:del w:id="5209" w:author="PR Preview" w:date="2026-01-01T00:00:00Z">
        <w:r>
          <w:delText xml:space="preserve">is at least</w:delText>
        </w:r>
      </w:del>
      <w:del w:id="5210" w:author="PR Preview" w:date="2026-01-01T00:00:00Z">
        <w:r>
          <w:delText xml:space="preserve"> </w:delText>
        </w:r>
      </w:del>
      <m:oMath>
        <m:r>
          <m:t>0</m:t>
        </m:r>
      </m:oMath>
      <w:del w:id="5211" w:author="PR Preview" w:date="2026-01-01T00:00:00Z">
        <w:r>
          <w:delText xml:space="preserve">:</w:delText>
        </w:r>
      </w:del>
    </w:p>
    <w:p>
      <w:pPr>
        <w:pStyle w:val="BodyText"/>
      </w:pPr>
      <w:ins w:id="5212" w:author="PR Preview" w:date="2026-01-01T00:00:00Z">
        <w:r>
          <w:rPr>
            <w:b/>
            <w:bCs/>
          </w:rPr>
          <w:t xml:space="preserve">Example 58 (No real number squares to</w:t>
        </w:r>
      </w:ins>
      <w:ins w:id="521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214" w:author="PR Preview" w:date="2026-01-01T00:00:00Z">
        <w:r>
          <w:rPr>
            <w:b/>
            <w:bCs/>
          </w:rPr>
          <w:t xml:space="preserve">)</w:t>
        </w:r>
      </w:ins>
      <w:ins w:id="5215" w:author="PR Preview" w:date="2026-01-01T00:00:00Z">
        <w:r>
          <w:t xml:space="preserve"> </w:t>
        </w:r>
      </w:ins>
      <w:ins w:id="5216" w:author="PR Preview" w:date="2026-01-01T00:00:00Z">
        <w:r>
          <w:t xml:space="preserve">The imaginary unit is not a real number,</w:t>
        </w:r>
      </w:ins>
      <w:ins w:id="5217" w:author="PR Preview" w:date="2026-01-01T00:00:00Z">
        <w:r>
          <w:t xml:space="preserve"> </w:t>
        </w:r>
      </w:ins>
      <w:ins w:id="5218" w:author="PR Preview" w:date="2026-01-01T00:00:00Z">
        <w:r>
          <w:t xml:space="preserve">because the square of every real number</w:t>
        </w:r>
      </w:ins>
      <w:ins w:id="5219" w:author="PR Preview" w:date="2026-01-01T00:00:00Z">
        <w:r>
          <w:t xml:space="preserve"> </w:t>
        </w:r>
      </w:ins>
      <m:oMath>
        <m:r>
          <m:t>x</m:t>
        </m:r>
      </m:oMath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is at least</w:t>
        </w:r>
      </w:ins>
      <w:ins w:id="5222" w:author="PR Preview" w:date="2026-01-01T00:00:00Z">
        <w:r>
          <w:t xml:space="preserve"> </w:t>
        </w:r>
      </w:ins>
      <m:oMath>
        <m:r>
          <m:t>0</m:t>
        </m:r>
      </m:oMath>
      <w:ins w:id="522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5224" w:author="PR Preview" w:date="2026-01-01T00:00:00Z">
        <w:r>
          <w:delText xml:space="preserve">For instance,</w:delText>
        </w:r>
      </w:del>
      <w:del w:id="5225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226" w:author="PR Preview" w:date="2026-01-01T00:00:00Z">
        <w:r>
          <w:delText xml:space="preserve"> </w:delText>
        </w:r>
      </w:del>
      <w:del w:id="5227" w:author="PR Preview" w:date="2026-01-01T00:00:00Z">
        <w:r>
          <w:delText xml:space="preserve">and</w:delText>
        </w:r>
      </w:del>
      <w:del w:id="52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5229" w:author="PR Preview" w:date="2026-01-01T00:00:00Z">
        <w:r>
          <w:delText xml:space="preserve">;</w:delText>
        </w:r>
      </w:del>
      <w:del w:id="5230" w:author="PR Preview" w:date="2026-01-01T00:00:00Z">
        <w:r>
          <w:delText xml:space="preserve"> </w:delText>
        </w:r>
      </w:del>
      <w:del w:id="5231" w:author="PR Preview" w:date="2026-01-01T00:00:00Z">
        <w:r>
          <w:delText xml:space="preserve">neither is</w:delText>
        </w:r>
      </w:del>
      <w:del w:id="523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233" w:author="PR Preview" w:date="2026-01-01T00:00:00Z">
        <w:r>
          <w:delText xml:space="preserve">.</w:delText>
        </w:r>
      </w:del>
      <w:del w:id="5234" w:author="PR Preview" w:date="2026-01-01T00:00:00Z">
        <w:r>
          <w:delText xml:space="preserve"> </w:delText>
        </w:r>
      </w:del>
      <w:del w:id="5235" w:author="PR Preview" w:date="2026-01-01T00:00:00Z">
        <w:r>
          <w:delText xml:space="preserve">So the equation</w:delText>
        </w:r>
      </w:del>
      <w:del w:id="523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237" w:author="PR Preview" w:date="2026-01-01T00:00:00Z">
        <w:r>
          <w:delText xml:space="preserve"> </w:delText>
        </w:r>
      </w:del>
      <w:del w:id="5238" w:author="PR Preview" w:date="2026-01-01T00:00:00Z">
        <w:r>
          <w:delText xml:space="preserve">has no real solution,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delText xml:space="preserve">and</w:delText>
        </w:r>
      </w:del>
      <w:del w:id="5241" w:author="PR Preview" w:date="2026-01-01T00:00:00Z">
        <w:r>
          <w:delText xml:space="preserve"> </w:delText>
        </w:r>
      </w:del>
      <w:hyperlink w:anchor="def-imaginary-unit">
        <w:del w:id="5242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5243" w:author="PR Preview" w:date="2026-01-01T00:00:00Z">
        <w:r>
          <w:delText xml:space="preserve"> </w:delText>
        </w:r>
      </w:del>
      <w:del w:id="5244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5245" w:author="PR Preview" w:date="2026-01-01T00:00:00Z">
        <w:r>
          <w:t xml:space="preserve">For instance,</w:t>
        </w:r>
      </w:ins>
      <w:ins w:id="5246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5247" w:author="PR Preview" w:date="2026-01-01T00:00:00Z">
        <w:r>
          <w:t xml:space="preserve"> </w:t>
        </w:r>
      </w:ins>
      <w:ins w:id="5248" w:author="PR Preview" w:date="2026-01-01T00:00:00Z">
        <w:r>
          <w:t xml:space="preserve">and</w:t>
        </w:r>
      </w:ins>
      <w:ins w:id="5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5250" w:author="PR Preview" w:date="2026-01-01T00:00:00Z">
        <w:r>
          <w:t xml:space="preserve">;</w:t>
        </w:r>
      </w:ins>
      <w:ins w:id="5251" w:author="PR Preview" w:date="2026-01-01T00:00:00Z">
        <w:r>
          <w:t xml:space="preserve"> </w:t>
        </w:r>
      </w:ins>
      <w:ins w:id="5252" w:author="PR Preview" w:date="2026-01-01T00:00:00Z">
        <w:r>
          <w:t xml:space="preserve">neither is</w:t>
        </w:r>
      </w:ins>
      <w:ins w:id="52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254" w:author="PR Preview" w:date="2026-01-01T00:00:00Z">
        <w:r>
          <w:t xml:space="preserve">.</w:t>
        </w:r>
      </w:ins>
      <w:ins w:id="5255" w:author="PR Preview" w:date="2026-01-01T00:00:00Z">
        <w:r>
          <w:t xml:space="preserve"> </w:t>
        </w:r>
      </w:ins>
      <w:ins w:id="5256" w:author="PR Preview" w:date="2026-01-01T00:00:00Z">
        <w:r>
          <w:t xml:space="preserve">So the equation</w:t>
        </w:r>
      </w:ins>
      <w:ins w:id="525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has no real solution,</w:t>
        </w:r>
      </w:ins>
      <w:ins w:id="5260" w:author="PR Preview" w:date="2026-01-01T00:00:00Z">
        <w:r>
          <w:t xml:space="preserve"> </w:t>
        </w:r>
      </w:ins>
      <w:ins w:id="5261" w:author="PR Preview" w:date="2026-01-01T00:00:00Z">
        <w:r>
          <w:t xml:space="preserve">and</w:t>
        </w:r>
      </w:ins>
      <w:ins w:id="5262" w:author="PR Preview" w:date="2026-01-01T00:00:00Z">
        <w:r>
          <w:t xml:space="preserve"> </w:t>
        </w:r>
      </w:ins>
      <w:hyperlink w:anchor="def-imaginary-unit">
        <w:ins w:id="5263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introduces a new number to solve it.</w:t>
        </w:r>
      </w:ins>
    </w:p>
    <w:bookmarkEnd w:id="276"/>
    <w:bookmarkStart w:id="27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8" w:name="exm-negative-imaginary-unit"/>
    <w:p>
      <w:pPr>
        <w:pStyle w:val="FirstParagraph"/>
      </w:pPr>
      <w:del w:id="5266" w:author="PR Preview" w:date="2026-01-01T00:00:00Z">
        <w:r>
          <w:rPr>
            <w:b/>
            <w:bCs/>
          </w:rPr>
          <w:delText xml:space="preserve">Example 58 (Squaring</w:delText>
        </w:r>
      </w:del>
      <w:del w:id="5267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5268" w:author="PR Preview" w:date="2026-01-01T00:00:00Z">
        <w:r>
          <w:rPr>
            <w:b/>
            <w:bCs/>
          </w:rPr>
          <w:delText xml:space="preserve"> </w:delText>
        </w:r>
      </w:del>
      <w:del w:id="5269" w:author="PR Preview" w:date="2026-01-01T00:00:00Z">
        <w:r>
          <w:rPr>
            <w:b/>
            <w:bCs/>
          </w:rPr>
          <w:delText xml:space="preserve">and</w:delText>
        </w:r>
      </w:del>
      <w:del w:id="527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5271" w:author="PR Preview" w:date="2026-01-01T00:00:00Z">
        <w:r>
          <w:rPr>
            <w:b/>
            <w:bCs/>
          </w:rPr>
          <w:delText xml:space="preserve"> </w:delText>
        </w:r>
      </w:del>
      <w:del w:id="5272" w:author="PR Preview" w:date="2026-01-01T00:00:00Z">
        <w:r>
          <w:rPr>
            <w:b/>
            <w:bCs/>
          </w:rPr>
          <w:delText xml:space="preserve">in R)</w:delText>
        </w:r>
      </w:del>
      <w:del w:id="5273" w:author="PR Preview" w:date="2026-01-01T00:00:00Z">
        <w:r>
          <w:delText xml:space="preserve"> </w:delText>
        </w:r>
      </w:del>
      <w:del w:id="5274" w:author="PR Preview" w:date="2026-01-01T00:00:00Z">
        <w:r>
          <w:delText xml:space="preserve">R has the imaginary unit as</w:delText>
        </w:r>
      </w:del>
      <w:del w:id="5275" w:author="PR Preview" w:date="2026-01-01T00:00:00Z">
        <w:r>
          <w:delText xml:space="preserve"> </w:delText>
        </w:r>
      </w:del>
      <w:del w:id="5276" w:author="PR Preview" w:date="2026-01-01T00:00:00Z">
        <w:r>
          <w:rPr>
            <w:rStyle w:val="VerbatimChar"/>
          </w:rPr>
          <w:delText xml:space="preserve">1i</w:delText>
        </w:r>
      </w:del>
      <w:del w:id="5277" w:author="PR Preview" w:date="2026-01-01T00:00:00Z">
        <w:r>
          <w:delText xml:space="preserve">.</w:delText>
        </w:r>
      </w:del>
      <w:del w:id="5278" w:author="PR Preview" w:date="2026-01-01T00:00:00Z">
        <w:r>
          <w:delText xml:space="preserve"> </w:delText>
        </w:r>
      </w:del>
      <w:del w:id="5279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5280" w:author="PR Preview" w:date="2026-01-01T00:00:00Z">
        <w:r>
          <w:rPr>
            <w:b/>
            <w:bCs/>
          </w:rPr>
          <w:t xml:space="preserve">Example 59 (Squaring</w:t>
        </w:r>
      </w:ins>
      <w:ins w:id="5281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5282" w:author="PR Preview" w:date="2026-01-01T00:00:00Z">
        <w:r>
          <w:rPr>
            <w:b/>
            <w:bCs/>
          </w:rPr>
          <w:t xml:space="preserve"> </w:t>
        </w:r>
      </w:ins>
      <w:ins w:id="5283" w:author="PR Preview" w:date="2026-01-01T00:00:00Z">
        <w:r>
          <w:rPr>
            <w:b/>
            <w:bCs/>
          </w:rPr>
          <w:t xml:space="preserve">and</w:t>
        </w:r>
      </w:ins>
      <w:ins w:id="528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285" w:author="PR Preview" w:date="2026-01-01T00:00:00Z">
        <w:r>
          <w:rPr>
            <w:b/>
            <w:bCs/>
          </w:rPr>
          <w:t xml:space="preserve"> </w:t>
        </w:r>
      </w:ins>
      <w:ins w:id="5286" w:author="PR Preview" w:date="2026-01-01T00:00:00Z">
        <w:r>
          <w:rPr>
            <w:b/>
            <w:bCs/>
          </w:rPr>
          <w:t xml:space="preserve">in R)</w:t>
        </w:r>
      </w:ins>
      <w:ins w:id="5287" w:author="PR Preview" w:date="2026-01-01T00:00:00Z">
        <w:r>
          <w:t xml:space="preserve"> </w:t>
        </w:r>
      </w:ins>
      <w:ins w:id="5288" w:author="PR Preview" w:date="2026-01-01T00:00:00Z">
        <w:r>
          <w:t xml:space="preserve">R has the imaginary unit as</w:t>
        </w:r>
      </w:ins>
      <w:ins w:id="5289" w:author="PR Preview" w:date="2026-01-01T00:00:00Z">
        <w:r>
          <w:t xml:space="preserve"> </w:t>
        </w:r>
      </w:ins>
      <w:ins w:id="5290" w:author="PR Preview" w:date="2026-01-01T00:00:00Z">
        <w:r>
          <w:rPr>
            <w:rStyle w:val="VerbatimChar"/>
          </w:rPr>
          <w:t xml:space="preserve">1i</w:t>
        </w:r>
      </w:ins>
      <w:ins w:id="5291" w:author="PR Preview" w:date="2026-01-01T00:00:00Z">
        <w:r>
          <w:t xml:space="preserve">.</w:t>
        </w:r>
      </w:ins>
      <w:ins w:id="5292" w:author="PR Preview" w:date="2026-01-01T00:00:00Z">
        <w:r>
          <w:t xml:space="preserve"> </w:t>
        </w:r>
      </w:ins>
      <w:ins w:id="5293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5294" w:author="PR Preview" w:date="2026-01-01T00:00:00Z">
        <w:r>
          <w:delText xml:space="preserve">Both squares have real part -1</w:delText>
        </w:r>
      </w:del>
      <w:del w:id="5295" w:author="PR Preview" w:date="2026-01-01T00:00:00Z">
        <w:r>
          <w:delText xml:space="preserve"> </w:delText>
        </w:r>
      </w:del>
      <w:del w:id="5296" w:author="PR Preview" w:date="2026-01-01T00:00:00Z">
        <w:r>
          <w:delText xml:space="preserve">and imaginary part 0,</w:delText>
        </w:r>
      </w:del>
      <w:del w:id="5297" w:author="PR Preview" w:date="2026-01-01T00:00:00Z">
        <w:r>
          <w:delText xml:space="preserve"> </w:delText>
        </w:r>
      </w:del>
      <w:del w:id="5298" w:author="PR Preview" w:date="2026-01-01T00:00:00Z">
        <w:r>
          <w:delText xml:space="preserve">as</w:delText>
        </w:r>
      </w:del>
      <w:del w:id="5299" w:author="PR Preview" w:date="2026-01-01T00:00:00Z">
        <w:r>
          <w:delText xml:space="preserve"> </w:delText>
        </w:r>
      </w:del>
      <w:hyperlink w:anchor="def-imaginary-unit">
        <w:del w:id="5300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5301" w:author="PR Preview" w:date="2026-01-01T00:00:00Z">
        <w:r>
          <w:delText xml:space="preserve"> </w:delText>
        </w:r>
      </w:del>
      <w:del w:id="5302" w:author="PR Preview" w:date="2026-01-01T00:00:00Z">
        <w:r>
          <w:delText xml:space="preserve">and</w:delText>
        </w:r>
      </w:del>
      <w:del w:id="5303" w:author="PR Preview" w:date="2026-01-01T00:00:00Z">
        <w:r>
          <w:delText xml:space="preserve"> </w:delText>
        </w:r>
      </w:del>
      <w:hyperlink w:anchor="thm-negative-imaginary-unit">
        <w:del w:id="5304" w:author="PR Preview" w:date="2026-01-01T00:00:00Z">
          <w:r>
            <w:rPr>
              <w:rStyle w:val="Hyperlink"/>
            </w:rPr>
            <w:delText xml:space="preserve">Theorem 34</w:delText>
          </w:r>
        </w:del>
      </w:hyperlink>
      <w:del w:id="5305" w:author="PR Preview" w:date="2026-01-01T00:00:00Z">
        <w:r>
          <w:delText xml:space="preserve"> </w:delText>
        </w:r>
      </w:del>
      <w:del w:id="5306" w:author="PR Preview" w:date="2026-01-01T00:00:00Z">
        <w:r>
          <w:delText xml:space="preserve">say.</w:delText>
        </w:r>
      </w:del>
    </w:p>
    <w:p>
      <w:pPr>
        <w:pStyle w:val="FirstParagraph"/>
      </w:pPr>
      <w:ins w:id="5307" w:author="PR Preview" w:date="2026-01-01T00:00:00Z">
        <w:r>
          <w:t xml:space="preserve">Both squares have real part -1</w:t>
        </w:r>
      </w:ins>
      <w:ins w:id="5308" w:author="PR Preview" w:date="2026-01-01T00:00:00Z">
        <w:r>
          <w:t xml:space="preserve"> </w:t>
        </w:r>
      </w:ins>
      <w:ins w:id="5309" w:author="PR Preview" w:date="2026-01-01T00:00:00Z">
        <w:r>
          <w:t xml:space="preserve">and imaginary part 0,</w:t>
        </w:r>
      </w:ins>
      <w:ins w:id="5310" w:author="PR Preview" w:date="2026-01-01T00:00:00Z">
        <w:r>
          <w:t xml:space="preserve"> </w:t>
        </w:r>
      </w:ins>
      <w:ins w:id="5311" w:author="PR Preview" w:date="2026-01-01T00:00:00Z">
        <w:r>
          <w:t xml:space="preserve">as</w:t>
        </w:r>
      </w:ins>
      <w:ins w:id="5312" w:author="PR Preview" w:date="2026-01-01T00:00:00Z">
        <w:r>
          <w:t xml:space="preserve"> </w:t>
        </w:r>
      </w:ins>
      <w:hyperlink w:anchor="def-imaginary-unit">
        <w:ins w:id="5313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314" w:author="PR Preview" w:date="2026-01-01T00:00:00Z">
        <w:r>
          <w:t xml:space="preserve"> </w:t>
        </w:r>
      </w:ins>
      <w:ins w:id="5315" w:author="PR Preview" w:date="2026-01-01T00:00:00Z">
        <w:r>
          <w:t xml:space="preserve">and</w:t>
        </w:r>
      </w:ins>
      <w:ins w:id="5316" w:author="PR Preview" w:date="2026-01-01T00:00:00Z">
        <w:r>
          <w:t xml:space="preserve"> </w:t>
        </w:r>
      </w:ins>
      <w:hyperlink w:anchor="thm-negative-imaginary-unit">
        <w:ins w:id="5317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5318" w:author="PR Preview" w:date="2026-01-01T00:00:00Z">
        <w:r>
          <w:t xml:space="preserve"> </w:t>
        </w:r>
      </w:ins>
      <w:ins w:id="5319" w:author="PR Preview" w:date="2026-01-01T00:00:00Z">
        <w:r>
          <w:t xml:space="preserve">say.</w:t>
        </w:r>
      </w:ins>
    </w:p>
    <w:bookmarkEnd w:id="278"/>
    <w:bookmarkStart w:id="27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9"/>
    <w:bookmarkStart w:id="280" w:name="def-complex-number"/>
    <w:p>
      <w:pPr>
        <w:pStyle w:val="BodyText"/>
      </w:pPr>
      <w:del w:id="5320" w:author="PR Preview" w:date="2026-01-01T00:00:00Z">
        <w:r>
          <w:rPr>
            <w:b/>
            <w:bCs/>
          </w:rPr>
          <w:delText xml:space="preserve">Definition 74 (Complex number)</w:delText>
        </w:r>
      </w:del>
      <w:del w:id="5321" w:author="PR Preview" w:date="2026-01-01T00:00:00Z">
        <w:r>
          <w:delText xml:space="preserve"> </w:delText>
        </w:r>
      </w:del>
      <w:del w:id="5322" w:author="PR Preview" w:date="2026-01-01T00:00:00Z">
        <w:r>
          <w:delText xml:space="preserve">A</w:delText>
        </w:r>
      </w:del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rPr>
            <w:b/>
            <w:bCs/>
          </w:rPr>
          <w:delText xml:space="preserve">complex number</w:delText>
        </w:r>
      </w:del>
      <w:del w:id="5325" w:author="PR Preview" w:date="2026-01-01T00:00:00Z">
        <w:r>
          <w:delText xml:space="preserve"> </w:delText>
        </w:r>
      </w:del>
      <w:del w:id="5326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327" w:author="PR Preview" w:date="2026-01-01T00:00:00Z">
        <w:r>
          <w:delText xml:space="preserve">where</w:delText>
        </w:r>
      </w:del>
      <w:del w:id="5328" w:author="PR Preview" w:date="2026-01-01T00:00:00Z">
        <w:r>
          <w:delText xml:space="preserve"> </w:delText>
        </w:r>
      </w:del>
      <m:oMath>
        <m:r>
          <m:t>a</m:t>
        </m:r>
      </m:oMath>
      <w:del w:id="5329" w:author="PR Preview" w:date="2026-01-01T00:00:00Z">
        <w:r>
          <w:delText xml:space="preserve"> </w:delText>
        </w:r>
      </w:del>
      <w:del w:id="5330" w:author="PR Preview" w:date="2026-01-01T00:00:00Z">
        <w:r>
          <w:delText xml:space="preserve">and</w:delText>
        </w:r>
      </w:del>
      <w:del w:id="5331" w:author="PR Preview" w:date="2026-01-01T00:00:00Z">
        <w:r>
          <w:delText xml:space="preserve"> </w:delText>
        </w:r>
      </w:del>
      <m:oMath>
        <m:r>
          <m:t>b</m:t>
        </m:r>
      </m:oMath>
      <w:del w:id="5332" w:author="PR Preview" w:date="2026-01-01T00:00:00Z">
        <w:r>
          <w:delText xml:space="preserve"> </w:delText>
        </w:r>
      </w:del>
      <w:del w:id="5333" w:author="PR Preview" w:date="2026-01-01T00:00:00Z">
        <w:r>
          <w:delText xml:space="preserve">are real numbers and</w:delText>
        </w:r>
      </w:del>
      <w:del w:id="5334" w:author="PR Preview" w:date="2026-01-01T00:00:00Z">
        <w:r>
          <w:delText xml:space="preserve"> </w:delText>
        </w:r>
      </w:del>
      <m:oMath>
        <m:r>
          <m:t>i</m:t>
        </m:r>
      </m:oMath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is the imaginary unit (</w:delText>
        </w:r>
      </w:del>
      <w:hyperlink w:anchor="def-imaginary-unit">
        <w:del w:id="5337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5338" w:author="PR Preview" w:date="2026-01-01T00:00:00Z">
        <w:r>
          <w:delText xml:space="preserve">).</w:delText>
        </w:r>
      </w:del>
      <w:del w:id="5339" w:author="PR Preview" w:date="2026-01-01T00:00:00Z">
        <w:r>
          <w:delText xml:space="preserve"> </w:delText>
        </w:r>
      </w:del>
      <w:del w:id="5340" w:author="PR Preview" w:date="2026-01-01T00:00:00Z">
        <w:r>
          <w:delText xml:space="preserve">The set of all complex numbers is</w:delText>
        </w:r>
      </w:del>
      <w:del w:id="534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5342" w:author="PR Preview" w:date="2026-01-01T00:00:00Z">
        <w:r>
          <w:delText xml:space="preserve">.</w:delText>
        </w:r>
      </w:del>
    </w:p>
    <w:p>
      <w:pPr>
        <w:pStyle w:val="BodyText"/>
      </w:pPr>
      <w:del w:id="5343" w:author="PR Preview" w:date="2026-01-01T00:00:00Z">
        <w:r>
          <w:rPr>
            <w:b/>
            <w:bCs/>
          </w:rPr>
          <w:delText xml:space="preserve">Definition 75 (Real part)</w:delText>
        </w:r>
      </w:del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The</w:delText>
        </w:r>
      </w:del>
      <w:del w:id="5346" w:author="PR Preview" w:date="2026-01-01T00:00:00Z">
        <w:r>
          <w:delText xml:space="preserve"> </w:delText>
        </w:r>
      </w:del>
      <w:del w:id="5347" w:author="PR Preview" w:date="2026-01-01T00:00:00Z">
        <w:r>
          <w:rPr>
            <w:b/>
            <w:bCs/>
          </w:rPr>
          <w:delText xml:space="preserve">real part</w:delText>
        </w:r>
      </w:del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delText xml:space="preserve">of a complex number</w:delText>
        </w:r>
      </w:del>
      <w:del w:id="535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351" w:author="PR Preview" w:date="2026-01-01T00:00:00Z">
        <w:r>
          <w:delText xml:space="preserve"> </w:delText>
        </w:r>
      </w:del>
      <w:del w:id="5352" w:author="PR Preview" w:date="2026-01-01T00:00:00Z">
        <w:r>
          <w:delText xml:space="preserve">(</w:delText>
        </w:r>
      </w:del>
      <w:hyperlink w:anchor="def-complex-number">
        <w:del w:id="5353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5354" w:author="PR Preview" w:date="2026-01-01T00:00:00Z">
        <w:r>
          <w:delText xml:space="preserve">) is</w:delText>
        </w:r>
      </w:del>
      <w:del w:id="535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5356" w:author="PR Preview" w:date="2026-01-01T00:00:00Z">
        <w:r>
          <w:delText xml:space="preserve">.</w:delText>
        </w:r>
      </w:del>
    </w:p>
    <w:p>
      <w:pPr>
        <w:pStyle w:val="BodyText"/>
      </w:pPr>
      <w:del w:id="5357" w:author="PR Preview" w:date="2026-01-01T00:00:00Z">
        <w:r>
          <w:rPr>
            <w:b/>
            <w:bCs/>
          </w:rPr>
          <w:delText xml:space="preserve">Definition 76 (Imaginary part)</w:delText>
        </w:r>
      </w:del>
      <w:del w:id="5358" w:author="PR Preview" w:date="2026-01-01T00:00:00Z">
        <w:r>
          <w:delText xml:space="preserve"> </w:delText>
        </w:r>
      </w:del>
      <w:del w:id="5359" w:author="PR Preview" w:date="2026-01-01T00:00:00Z">
        <w:r>
          <w:delText xml:space="preserve">The</w:delText>
        </w:r>
      </w:del>
      <w:del w:id="5360" w:author="PR Preview" w:date="2026-01-01T00:00:00Z">
        <w:r>
          <w:delText xml:space="preserve"> </w:delText>
        </w:r>
      </w:del>
      <w:del w:id="5361" w:author="PR Preview" w:date="2026-01-01T00:00:00Z">
        <w:r>
          <w:rPr>
            <w:b/>
            <w:bCs/>
          </w:rPr>
          <w:delText xml:space="preserve">imaginary part</w:delText>
        </w:r>
      </w:del>
      <w:del w:id="5362" w:author="PR Preview" w:date="2026-01-01T00:00:00Z">
        <w:r>
          <w:delText xml:space="preserve"> </w:delText>
        </w:r>
      </w:del>
      <w:del w:id="5363" w:author="PR Preview" w:date="2026-01-01T00:00:00Z">
        <w:r>
          <w:delText xml:space="preserve">of a complex number</w:delText>
        </w:r>
      </w:del>
      <w:del w:id="536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365" w:author="PR Preview" w:date="2026-01-01T00:00:00Z">
        <w:r>
          <w:delText xml:space="preserve"> </w:delText>
        </w:r>
      </w:del>
      <w:del w:id="5366" w:author="PR Preview" w:date="2026-01-01T00:00:00Z">
        <w:r>
          <w:delText xml:space="preserve">(</w:delText>
        </w:r>
      </w:del>
      <w:hyperlink w:anchor="def-complex-number">
        <w:del w:id="5367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5368" w:author="PR Preview" w:date="2026-01-01T00:00:00Z">
        <w:r>
          <w:delText xml:space="preserve">) is</w:delText>
        </w:r>
      </w:del>
      <w:del w:id="5369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5370" w:author="PR Preview" w:date="2026-01-01T00:00:00Z">
        <w:r>
          <w:delText xml:space="preserve">.</w:delText>
        </w:r>
      </w:del>
    </w:p>
    <w:p>
      <w:pPr>
        <w:pStyle w:val="BodyText"/>
      </w:pPr>
      <w:del w:id="5371" w:author="PR Preview" w:date="2026-01-01T00:00:00Z">
        <w:r>
          <w:rPr>
            <w:b/>
            <w:bCs/>
          </w:rPr>
          <w:delText xml:space="preserve">Definition 77 (Equal complex numbers)</w:delText>
        </w:r>
      </w:del>
      <w:del w:id="5372" w:author="PR Preview" w:date="2026-01-01T00:00:00Z">
        <w:r>
          <w:delText xml:space="preserve"> </w:delText>
        </w:r>
      </w:del>
      <w:del w:id="5373" w:author="PR Preview" w:date="2026-01-01T00:00:00Z">
        <w:r>
          <w:delText xml:space="preserve">Two complex numbers (</w:delText>
        </w:r>
      </w:del>
      <w:hyperlink w:anchor="def-complex-number">
        <w:del w:id="5374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5375" w:author="PR Preview" w:date="2026-01-01T00:00:00Z">
        <w:r>
          <w:delText xml:space="preserve">) are</w:delText>
        </w:r>
      </w:del>
      <w:del w:id="5376" w:author="PR Preview" w:date="2026-01-01T00:00:00Z">
        <w:r>
          <w:delText xml:space="preserve"> </w:delText>
        </w:r>
      </w:del>
      <w:del w:id="5377" w:author="PR Preview" w:date="2026-01-01T00:00:00Z">
        <w:r>
          <w:rPr>
            <w:b/>
            <w:bCs/>
          </w:rPr>
          <w:delText xml:space="preserve">equal</w:delText>
        </w:r>
      </w:del>
      <w:del w:id="5378" w:author="PR Preview" w:date="2026-01-01T00:00:00Z">
        <w:r>
          <w:delText xml:space="preserve"> </w:delText>
        </w:r>
      </w:del>
      <w:del w:id="5379" w:author="PR Preview" w:date="2026-01-01T00:00:00Z">
        <w:r>
          <w:delText xml:space="preserve">exactly when their real parts (</w:delText>
        </w:r>
      </w:del>
      <w:hyperlink w:anchor="def-real-part">
        <w:del w:id="5380" w:author="PR Preview" w:date="2026-01-01T00:00:00Z">
          <w:r>
            <w:rPr>
              <w:rStyle w:val="Hyperlink"/>
            </w:rPr>
            <w:delText xml:space="preserve">Definition 75</w:delText>
          </w:r>
        </w:del>
      </w:hyperlink>
      <w:del w:id="5381" w:author="PR Preview" w:date="2026-01-01T00:00:00Z">
        <w:r>
          <w:delText xml:space="preserve">) are equal and their imaginary parts (</w:delText>
        </w:r>
      </w:del>
      <w:hyperlink w:anchor="def-imaginary-part">
        <w:del w:id="5382" w:author="PR Preview" w:date="2026-01-01T00:00:00Z">
          <w:r>
            <w:rPr>
              <w:rStyle w:val="Hyperlink"/>
            </w:rPr>
            <w:delText xml:space="preserve">Definition 76</w:delText>
          </w:r>
        </w:del>
      </w:hyperlink>
      <w:del w:id="5383" w:author="PR Preview" w:date="2026-01-01T00:00:00Z">
        <w:r>
          <w:delText xml:space="preserve">) are equal.</w:delText>
        </w:r>
      </w:del>
    </w:p>
    <w:p>
      <w:pPr>
        <w:pStyle w:val="BodyText"/>
      </w:pPr>
      <w:ins w:id="5384" w:author="PR Preview" w:date="2026-01-01T00:00:00Z">
        <w:r>
          <w:rPr>
            <w:b/>
            <w:bCs/>
          </w:rPr>
          <w:t xml:space="preserve">Definition 75 (Complex number)</w:t>
        </w:r>
      </w:ins>
      <w:ins w:id="5385" w:author="PR Preview" w:date="2026-01-01T00:00:00Z">
        <w:r>
          <w:t xml:space="preserve"> </w:t>
        </w:r>
      </w:ins>
      <w:ins w:id="5386" w:author="PR Preview" w:date="2026-01-01T00:00:00Z">
        <w:r>
          <w:t xml:space="preserve">A</w:t>
        </w:r>
      </w:ins>
      <w:ins w:id="5387" w:author="PR Preview" w:date="2026-01-01T00:00:00Z">
        <w:r>
          <w:t xml:space="preserve"> </w:t>
        </w:r>
      </w:ins>
      <w:ins w:id="5388" w:author="PR Preview" w:date="2026-01-01T00:00:00Z">
        <w:r>
          <w:rPr>
            <w:b/>
            <w:bCs/>
          </w:rPr>
          <w:t xml:space="preserve">complex number</w:t>
        </w:r>
      </w:ins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391" w:author="PR Preview" w:date="2026-01-01T00:00:00Z">
        <w:r>
          <w:t xml:space="preserve">where</w:t>
        </w:r>
      </w:ins>
      <w:ins w:id="5392" w:author="PR Preview" w:date="2026-01-01T00:00:00Z">
        <w:r>
          <w:t xml:space="preserve"> </w:t>
        </w:r>
      </w:ins>
      <m:oMath>
        <m:r>
          <m:t>a</m:t>
        </m:r>
      </m:oMath>
      <w:ins w:id="5393" w:author="PR Preview" w:date="2026-01-01T00:00:00Z">
        <w:r>
          <w:t xml:space="preserve"> </w:t>
        </w:r>
      </w:ins>
      <w:ins w:id="5394" w:author="PR Preview" w:date="2026-01-01T00:00:00Z">
        <w:r>
          <w:t xml:space="preserve">and</w:t>
        </w:r>
      </w:ins>
      <w:ins w:id="5395" w:author="PR Preview" w:date="2026-01-01T00:00:00Z">
        <w:r>
          <w:t xml:space="preserve"> </w:t>
        </w:r>
      </w:ins>
      <m:oMath>
        <m:r>
          <m:t>b</m:t>
        </m:r>
      </m:oMath>
      <w:ins w:id="5396" w:author="PR Preview" w:date="2026-01-01T00:00:00Z">
        <w:r>
          <w:t xml:space="preserve"> </w:t>
        </w:r>
      </w:ins>
      <w:ins w:id="5397" w:author="PR Preview" w:date="2026-01-01T00:00:00Z">
        <w:r>
          <w:t xml:space="preserve">are real numbers and</w:t>
        </w:r>
      </w:ins>
      <w:ins w:id="5398" w:author="PR Preview" w:date="2026-01-01T00:00:00Z">
        <w:r>
          <w:t xml:space="preserve"> </w:t>
        </w:r>
      </w:ins>
      <m:oMath>
        <m:r>
          <m:t>i</m:t>
        </m:r>
      </m:oMath>
      <w:ins w:id="5399" w:author="PR Preview" w:date="2026-01-01T00:00:00Z">
        <w:r>
          <w:t xml:space="preserve"> </w:t>
        </w:r>
      </w:ins>
      <w:ins w:id="5400" w:author="PR Preview" w:date="2026-01-01T00:00:00Z">
        <w:r>
          <w:t xml:space="preserve">is the imaginary unit (</w:t>
        </w:r>
      </w:ins>
      <w:hyperlink w:anchor="def-imaginary-unit">
        <w:ins w:id="5401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5402" w:author="PR Preview" w:date="2026-01-01T00:00:00Z">
        <w:r>
          <w:t xml:space="preserve">).</w:t>
        </w:r>
      </w:ins>
      <w:ins w:id="5403" w:author="PR Preview" w:date="2026-01-01T00:00:00Z">
        <w:r>
          <w:t xml:space="preserve"> </w:t>
        </w:r>
      </w:ins>
      <w:ins w:id="5404" w:author="PR Preview" w:date="2026-01-01T00:00:00Z">
        <w:r>
          <w:t xml:space="preserve">The set of all complex numbers is</w:t>
        </w:r>
      </w:ins>
      <w:ins w:id="54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5406" w:author="PR Preview" w:date="2026-01-01T00:00:00Z">
        <w:r>
          <w:t xml:space="preserve">.</w:t>
        </w:r>
      </w:ins>
    </w:p>
    <w:bookmarkEnd w:id="280"/>
    <w:bookmarkStart w:id="281" w:name="def-real-part"/>
    <w:p>
      <w:pPr>
        <w:pStyle w:val="BodyText"/>
      </w:pPr>
      <w:ins w:id="5407" w:author="PR Preview" w:date="2026-01-01T00:00:00Z">
        <w:r>
          <w:rPr>
            <w:b/>
            <w:bCs/>
          </w:rPr>
          <w:t xml:space="preserve">Definition 76 (Real part)</w:t>
        </w:r>
      </w:ins>
      <w:ins w:id="5408" w:author="PR Preview" w:date="2026-01-01T00:00:00Z">
        <w:r>
          <w:t xml:space="preserve"> </w:t>
        </w:r>
      </w:ins>
      <w:ins w:id="5409" w:author="PR Preview" w:date="2026-01-01T00:00:00Z">
        <w:r>
          <w:t xml:space="preserve">The</w:t>
        </w:r>
      </w:ins>
      <w:ins w:id="5410" w:author="PR Preview" w:date="2026-01-01T00:00:00Z">
        <w:r>
          <w:t xml:space="preserve"> </w:t>
        </w:r>
      </w:ins>
      <w:ins w:id="5411" w:author="PR Preview" w:date="2026-01-01T00:00:00Z">
        <w:r>
          <w:rPr>
            <w:b/>
            <w:bCs/>
          </w:rPr>
          <w:t xml:space="preserve">real part</w:t>
        </w:r>
      </w:ins>
      <w:ins w:id="5412" w:author="PR Preview" w:date="2026-01-01T00:00:00Z">
        <w:r>
          <w:t xml:space="preserve"> </w:t>
        </w:r>
      </w:ins>
      <w:ins w:id="5413" w:author="PR Preview" w:date="2026-01-01T00:00:00Z">
        <w:r>
          <w:t xml:space="preserve">of a complex number</w:t>
        </w:r>
      </w:ins>
      <w:ins w:id="541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415" w:author="PR Preview" w:date="2026-01-01T00:00:00Z">
        <w:r>
          <w:t xml:space="preserve"> </w:t>
        </w:r>
      </w:ins>
      <w:ins w:id="5416" w:author="PR Preview" w:date="2026-01-01T00:00:00Z">
        <w:r>
          <w:t xml:space="preserve">(</w:t>
        </w:r>
      </w:ins>
      <w:hyperlink w:anchor="def-complex-number">
        <w:ins w:id="5417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418" w:author="PR Preview" w:date="2026-01-01T00:00:00Z">
        <w:r>
          <w:t xml:space="preserve">) is</w:t>
        </w:r>
      </w:ins>
      <w:ins w:id="541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5420" w:author="PR Preview" w:date="2026-01-01T00:00:00Z">
        <w:r>
          <w:t xml:space="preserve">.</w:t>
        </w:r>
      </w:ins>
    </w:p>
    <w:bookmarkEnd w:id="281"/>
    <w:bookmarkStart w:id="282" w:name="def-imaginary-part"/>
    <w:p>
      <w:pPr>
        <w:pStyle w:val="BodyText"/>
      </w:pPr>
      <w:ins w:id="5421" w:author="PR Preview" w:date="2026-01-01T00:00:00Z">
        <w:r>
          <w:rPr>
            <w:b/>
            <w:bCs/>
          </w:rPr>
          <w:t xml:space="preserve">Definition 77 (Imaginary part)</w:t>
        </w:r>
      </w:ins>
      <w:ins w:id="5422" w:author="PR Preview" w:date="2026-01-01T00:00:00Z">
        <w:r>
          <w:t xml:space="preserve"> </w:t>
        </w:r>
      </w:ins>
      <w:ins w:id="5423" w:author="PR Preview" w:date="2026-01-01T00:00:00Z">
        <w:r>
          <w:t xml:space="preserve">The</w:t>
        </w:r>
      </w:ins>
      <w:ins w:id="5424" w:author="PR Preview" w:date="2026-01-01T00:00:00Z">
        <w:r>
          <w:t xml:space="preserve"> </w:t>
        </w:r>
      </w:ins>
      <w:ins w:id="5425" w:author="PR Preview" w:date="2026-01-01T00:00:00Z">
        <w:r>
          <w:rPr>
            <w:b/>
            <w:bCs/>
          </w:rPr>
          <w:t xml:space="preserve">imaginary part</w:t>
        </w:r>
      </w:ins>
      <w:ins w:id="5426" w:author="PR Preview" w:date="2026-01-01T00:00:00Z">
        <w:r>
          <w:t xml:space="preserve"> </w:t>
        </w:r>
      </w:ins>
      <w:ins w:id="5427" w:author="PR Preview" w:date="2026-01-01T00:00:00Z">
        <w:r>
          <w:t xml:space="preserve">of a complex number</w:t>
        </w:r>
      </w:ins>
      <w:ins w:id="5428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429" w:author="PR Preview" w:date="2026-01-01T00:00:00Z">
        <w:r>
          <w:t xml:space="preserve"> </w:t>
        </w:r>
      </w:ins>
      <w:ins w:id="5430" w:author="PR Preview" w:date="2026-01-01T00:00:00Z">
        <w:r>
          <w:t xml:space="preserve">(</w:t>
        </w:r>
      </w:ins>
      <w:hyperlink w:anchor="def-complex-number">
        <w:ins w:id="5431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432" w:author="PR Preview" w:date="2026-01-01T00:00:00Z">
        <w:r>
          <w:t xml:space="preserve">) is</w:t>
        </w:r>
      </w:ins>
      <w:ins w:id="543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5434" w:author="PR Preview" w:date="2026-01-01T00:00:00Z">
        <w:r>
          <w:t xml:space="preserve">.</w:t>
        </w:r>
      </w:ins>
    </w:p>
    <w:bookmarkEnd w:id="282"/>
    <w:bookmarkStart w:id="283" w:name="def-complex-equality"/>
    <w:p>
      <w:pPr>
        <w:pStyle w:val="BodyText"/>
      </w:pPr>
      <w:ins w:id="5435" w:author="PR Preview" w:date="2026-01-01T00:00:00Z">
        <w:r>
          <w:rPr>
            <w:b/>
            <w:bCs/>
          </w:rPr>
          <w:t xml:space="preserve">Definition 78 (Equal complex numbers)</w:t>
        </w:r>
      </w:ins>
      <w:ins w:id="5436" w:author="PR Preview" w:date="2026-01-01T00:00:00Z">
        <w:r>
          <w:t xml:space="preserve"> </w:t>
        </w:r>
      </w:ins>
      <w:ins w:id="5437" w:author="PR Preview" w:date="2026-01-01T00:00:00Z">
        <w:r>
          <w:t xml:space="preserve">Two complex numbers (</w:t>
        </w:r>
      </w:ins>
      <w:hyperlink w:anchor="def-complex-number">
        <w:ins w:id="5438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439" w:author="PR Preview" w:date="2026-01-01T00:00:00Z">
        <w:r>
          <w:t xml:space="preserve">) are</w:t>
        </w:r>
      </w:ins>
      <w:ins w:id="5440" w:author="PR Preview" w:date="2026-01-01T00:00:00Z">
        <w:r>
          <w:t xml:space="preserve"> </w:t>
        </w:r>
      </w:ins>
      <w:ins w:id="5441" w:author="PR Preview" w:date="2026-01-01T00:00:00Z">
        <w:r>
          <w:rPr>
            <w:b/>
            <w:bCs/>
          </w:rPr>
          <w:t xml:space="preserve">equal</w:t>
        </w:r>
      </w:ins>
      <w:ins w:id="5442" w:author="PR Preview" w:date="2026-01-01T00:00:00Z">
        <w:r>
          <w:t xml:space="preserve"> </w:t>
        </w:r>
      </w:ins>
      <w:ins w:id="5443" w:author="PR Preview" w:date="2026-01-01T00:00:00Z">
        <w:r>
          <w:t xml:space="preserve">exactly when their real parts (</w:t>
        </w:r>
      </w:ins>
      <w:hyperlink w:anchor="def-real-part">
        <w:ins w:id="5444" w:author="PR Preview" w:date="2026-01-01T00:00:00Z">
          <w:r>
            <w:rPr>
              <w:rStyle w:val="Hyperlink"/>
            </w:rPr>
            <w:t xml:space="preserve">Definition 76</w:t>
          </w:r>
        </w:ins>
      </w:hyperlink>
      <w:ins w:id="5445" w:author="PR Preview" w:date="2026-01-01T00:00:00Z">
        <w:r>
          <w:t xml:space="preserve">) are equal and their imaginary parts (</w:t>
        </w:r>
      </w:ins>
      <w:hyperlink w:anchor="def-imaginary-part">
        <w:ins w:id="5446" w:author="PR Preview" w:date="2026-01-01T00:00:00Z">
          <w:r>
            <w:rPr>
              <w:rStyle w:val="Hyperlink"/>
            </w:rPr>
            <w:t xml:space="preserve">Definition 77</w:t>
          </w:r>
        </w:ins>
      </w:hyperlink>
      <w:ins w:id="5447" w:author="PR Preview" w:date="2026-01-01T00:00:00Z">
        <w:r>
          <w:t xml:space="preserve">) are equal.</w:t>
        </w:r>
      </w:ins>
    </w:p>
    <w:bookmarkEnd w:id="283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4" w:name="exm-complex-number"/>
    <w:p>
      <w:pPr>
        <w:pStyle w:val="BodyText"/>
      </w:pPr>
      <w:del w:id="5448" w:author="PR Preview" w:date="2026-01-01T00:00:00Z">
        <w:r>
          <w:rPr>
            <w:b/>
            <w:bCs/>
          </w:rPr>
          <w:delText xml:space="preserve">Example 59 (Real and imaginary parts)</w:delText>
        </w:r>
      </w:del>
      <w:del w:id="5449" w:author="PR Preview" w:date="2026-01-01T00:00:00Z">
        <w:r>
          <w:delText xml:space="preserve"> </w:delText>
        </w:r>
      </w:del>
      <w:del w:id="5450" w:author="PR Preview" w:date="2026-01-01T00:00:00Z">
        <w:r>
          <w:delText xml:space="preserve">For</w:delText>
        </w:r>
      </w:del>
      <w:del w:id="545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452" w:author="PR Preview" w:date="2026-01-01T00:00:00Z">
        <w:r>
          <w:delText xml:space="preserve">, the real part is</w:delText>
        </w:r>
      </w:del>
      <w:del w:id="545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5454" w:author="PR Preview" w:date="2026-01-01T00:00:00Z">
        <w:r>
          <w:delText xml:space="preserve"> </w:delText>
        </w:r>
      </w:del>
      <w:del w:id="5455" w:author="PR Preview" w:date="2026-01-01T00:00:00Z">
        <w:r>
          <w:delText xml:space="preserve">and the imaginary part is</w:delText>
        </w:r>
      </w:del>
      <w:del w:id="5456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5457" w:author="PR Preview" w:date="2026-01-01T00:00:00Z">
        <w:r>
          <w:delText xml:space="preserve">:</w:delText>
        </w:r>
      </w:del>
      <w:del w:id="5458" w:author="PR Preview" w:date="2026-01-01T00:00:00Z">
        <w:r>
          <w:delText xml:space="preserve"> </w:delText>
        </w:r>
      </w:del>
      <w:del w:id="5459" w:author="PR Preview" w:date="2026-01-01T00:00:00Z">
        <w:r>
          <w:delText xml:space="preserve">the imaginary part is the real number</w:delText>
        </w:r>
      </w:del>
      <w:del w:id="54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5461" w:author="PR Preview" w:date="2026-01-01T00:00:00Z">
        <w:r>
          <w:delText xml:space="preserve">, not</w:delText>
        </w:r>
      </w:del>
      <w:del w:id="546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463" w:author="PR Preview" w:date="2026-01-01T00:00:00Z">
        <w:r>
          <w:delText xml:space="preserve">.</w:delText>
        </w:r>
      </w:del>
    </w:p>
    <w:p>
      <w:pPr>
        <w:pStyle w:val="BodyText"/>
      </w:pPr>
      <w:ins w:id="5464" w:author="PR Preview" w:date="2026-01-01T00:00:00Z">
        <w:r>
          <w:rPr>
            <w:b/>
            <w:bCs/>
          </w:rPr>
          <w:t xml:space="preserve">Example 60 (Real and imaginary parts)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For</w:t>
        </w:r>
      </w:ins>
      <w:ins w:id="546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468" w:author="PR Preview" w:date="2026-01-01T00:00:00Z">
        <w:r>
          <w:t xml:space="preserve">, the real part is</w:t>
        </w:r>
      </w:ins>
      <w:ins w:id="5469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5470" w:author="PR Preview" w:date="2026-01-01T00:00:00Z">
        <w:r>
          <w:t xml:space="preserve"> </w:t>
        </w:r>
      </w:ins>
      <w:ins w:id="5471" w:author="PR Preview" w:date="2026-01-01T00:00:00Z">
        <w:r>
          <w:t xml:space="preserve">and the imaginary part is</w:t>
        </w:r>
      </w:ins>
      <w:ins w:id="5472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5473" w:author="PR Preview" w:date="2026-01-01T00:00:00Z">
        <w:r>
          <w:t xml:space="preserve">:</w:t>
        </w:r>
      </w:ins>
      <w:ins w:id="5474" w:author="PR Preview" w:date="2026-01-01T00:00:00Z">
        <w:r>
          <w:t xml:space="preserve"> </w:t>
        </w:r>
      </w:ins>
      <w:ins w:id="5475" w:author="PR Preview" w:date="2026-01-01T00:00:00Z">
        <w:r>
          <w:t xml:space="preserve">the imaginary part is the real number</w:t>
        </w:r>
      </w:ins>
      <w:ins w:id="547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5477" w:author="PR Preview" w:date="2026-01-01T00:00:00Z">
        <w:r>
          <w:t xml:space="preserve">, not</w:t>
        </w:r>
      </w:ins>
      <w:ins w:id="54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479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4"/>
    <w:bookmarkStart w:id="28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480" w:author="PR Preview" w:date="2026-01-01T00:00:00Z">
        <w:r>
          <w:delText xml:space="preserve">so</w:delText>
        </w:r>
      </w:del>
      <w:del w:id="5481" w:author="PR Preview" w:date="2026-01-01T00:00:00Z">
        <w:r>
          <w:delText xml:space="preserve"> </w:delText>
        </w:r>
      </w:del>
      <m:oMath>
        <m:r>
          <m:t>a</m:t>
        </m:r>
      </m:oMath>
      <w:del w:id="5482" w:author="PR Preview" w:date="2026-01-01T00:00:00Z">
        <w:r>
          <w:delText xml:space="preserve"> </w:delText>
        </w:r>
      </w:del>
      <w:del w:id="5483" w:author="PR Preview" w:date="2026-01-01T00:00:00Z">
        <w:r>
          <w:delText xml:space="preserve">is the complex number</w:delText>
        </w:r>
      </w:del>
      <w:del w:id="548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485" w:author="PR Preview" w:date="2026-01-01T00:00:00Z">
        <w:r>
          <w:delText xml:space="preserve">, whose imaginary part is</w:delText>
        </w:r>
      </w:del>
      <w:del w:id="5486" w:author="PR Preview" w:date="2026-01-01T00:00:00Z">
        <w:r>
          <w:delText xml:space="preserve"> </w:delText>
        </w:r>
      </w:del>
      <m:oMath>
        <m:r>
          <m:t>0</m:t>
        </m:r>
      </m:oMath>
      <w:del w:id="5487" w:author="PR Preview" w:date="2026-01-01T00:00:00Z">
        <w:r>
          <w:delText xml:space="preserve">.</w:delText>
        </w:r>
      </w:del>
      <w:del w:id="5488" w:author="PR Preview" w:date="2026-01-01T00:00:00Z">
        <w:r>
          <w:delText xml:space="preserve"> </w:delText>
        </w:r>
      </w:del>
      <w:del w:id="5489" w:author="PR Preview" w:date="2026-01-01T00:00:00Z">
        <w:r>
          <w:delText xml:space="preserve">The real part of</w:delText>
        </w:r>
      </w:del>
      <w:del w:id="54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5491" w:author="PR Preview" w:date="2026-01-01T00:00:00Z">
        <w:r>
          <w:delText xml:space="preserve"> </w:delText>
        </w:r>
      </w:del>
      <w:del w:id="5492" w:author="PR Preview" w:date="2026-01-01T00:00:00Z">
        <w:r>
          <w:delText xml:space="preserve">is</w:delText>
        </w:r>
      </w:del>
      <w:del w:id="5493" w:author="PR Preview" w:date="2026-01-01T00:00:00Z">
        <w:r>
          <w:delText xml:space="preserve"> </w:delText>
        </w:r>
      </w:del>
      <m:oMath>
        <m:r>
          <m:t>a</m:t>
        </m:r>
      </m:oMath>
      <w:del w:id="5494" w:author="PR Preview" w:date="2026-01-01T00:00:00Z">
        <w:r>
          <w:delText xml:space="preserve">, and by the equality rule in</w:delText>
        </w:r>
      </w:del>
      <w:del w:id="5495" w:author="PR Preview" w:date="2026-01-01T00:00:00Z">
        <w:r>
          <w:delText xml:space="preserve"> </w:delText>
        </w:r>
      </w:del>
      <w:hyperlink w:anchor="def-complex-equality">
        <w:del w:id="5496" w:author="PR Preview" w:date="2026-01-01T00:00:00Z">
          <w:r>
            <w:rPr>
              <w:rStyle w:val="Hyperlink"/>
            </w:rPr>
            <w:delText xml:space="preserve">Definition 77</w:delText>
          </w:r>
        </w:del>
      </w:hyperlink>
      <w:del w:id="5497" w:author="PR Preview" w:date="2026-01-01T00:00:00Z">
        <w:r>
          <w:delText xml:space="preserve"> </w:delText>
        </w:r>
      </w:del>
      <w:del w:id="5498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5499" w:author="PR Preview" w:date="2026-01-01T00:00:00Z">
        <w:r>
          <w:t xml:space="preserve">so</w:t>
        </w:r>
      </w:ins>
      <w:ins w:id="5500" w:author="PR Preview" w:date="2026-01-01T00:00:00Z">
        <w:r>
          <w:t xml:space="preserve"> </w:t>
        </w:r>
      </w:ins>
      <m:oMath>
        <m:r>
          <m:t>a</m:t>
        </m:r>
      </m:oMath>
      <w:ins w:id="5501" w:author="PR Preview" w:date="2026-01-01T00:00:00Z">
        <w:r>
          <w:t xml:space="preserve"> </w:t>
        </w:r>
      </w:ins>
      <w:ins w:id="5502" w:author="PR Preview" w:date="2026-01-01T00:00:00Z">
        <w:r>
          <w:t xml:space="preserve">is the complex number</w:t>
        </w:r>
      </w:ins>
      <w:ins w:id="55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504" w:author="PR Preview" w:date="2026-01-01T00:00:00Z">
        <w:r>
          <w:t xml:space="preserve">, whose imaginary part is</w:t>
        </w:r>
      </w:ins>
      <w:ins w:id="5505" w:author="PR Preview" w:date="2026-01-01T00:00:00Z">
        <w:r>
          <w:t xml:space="preserve"> </w:t>
        </w:r>
      </w:ins>
      <m:oMath>
        <m:r>
          <m:t>0</m:t>
        </m:r>
      </m:oMath>
      <w:ins w:id="5506" w:author="PR Preview" w:date="2026-01-01T00:00:00Z">
        <w:r>
          <w:t xml:space="preserve">.</w:t>
        </w:r>
      </w:ins>
      <w:ins w:id="5507" w:author="PR Preview" w:date="2026-01-01T00:00:00Z">
        <w:r>
          <w:t xml:space="preserve"> </w:t>
        </w:r>
      </w:ins>
      <w:ins w:id="5508" w:author="PR Preview" w:date="2026-01-01T00:00:00Z">
        <w:r>
          <w:t xml:space="preserve">The real part of</w:t>
        </w:r>
      </w:ins>
      <w:ins w:id="55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5510" w:author="PR Preview" w:date="2026-01-01T00:00:00Z">
        <w:r>
          <w:t xml:space="preserve"> </w:t>
        </w:r>
      </w:ins>
      <w:ins w:id="5511" w:author="PR Preview" w:date="2026-01-01T00:00:00Z">
        <w:r>
          <w:t xml:space="preserve">is</w:t>
        </w:r>
      </w:ins>
      <w:ins w:id="5512" w:author="PR Preview" w:date="2026-01-01T00:00:00Z">
        <w:r>
          <w:t xml:space="preserve"> </w:t>
        </w:r>
      </w:ins>
      <m:oMath>
        <m:r>
          <m:t>a</m:t>
        </m:r>
      </m:oMath>
      <w:ins w:id="5513" w:author="PR Preview" w:date="2026-01-01T00:00:00Z">
        <w:r>
          <w:t xml:space="preserve">, and by the equality rule in</w:t>
        </w:r>
      </w:ins>
      <w:ins w:id="5514" w:author="PR Preview" w:date="2026-01-01T00:00:00Z">
        <w:r>
          <w:t xml:space="preserve"> </w:t>
        </w:r>
      </w:ins>
      <w:hyperlink w:anchor="def-complex-equality">
        <w:ins w:id="5515" w:author="PR Preview" w:date="2026-01-01T00:00:00Z">
          <w:r>
            <w:rPr>
              <w:rStyle w:val="Hyperlink"/>
            </w:rPr>
            <w:t xml:space="preserve">Definition 78</w:t>
          </w:r>
        </w:ins>
      </w:hyperlink>
      <w:ins w:id="5516" w:author="PR Preview" w:date="2026-01-01T00:00:00Z">
        <w:r>
          <w:t xml:space="preserve"> </w:t>
        </w:r>
      </w:ins>
      <w:ins w:id="5517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6" w:name="exm-reals-in-complex"/>
    <w:p>
      <w:pPr>
        <w:pStyle w:val="BodyText"/>
      </w:pPr>
      <w:del w:id="5518" w:author="PR Preview" w:date="2026-01-01T00:00:00Z">
        <w:r>
          <w:rPr>
            <w:b/>
            <w:bCs/>
          </w:rPr>
          <w:delText xml:space="preserve">Example 60 (Which complex numbers are real)</w:delText>
        </w:r>
      </w:del>
      <w:del w:id="5519" w:author="PR Preview" w:date="2026-01-01T00:00:00Z">
        <w:r>
          <w:delText xml:space="preserve"> </w:delText>
        </w:r>
      </w:del>
      <w:del w:id="5520" w:author="PR Preview" w:date="2026-01-01T00:00:00Z">
        <w:r>
          <w:delText xml:space="preserve">R stores complex numbers as a real part and an imaginary part.</w:delText>
        </w:r>
      </w:del>
      <w:del w:id="5521" w:author="PR Preview" w:date="2026-01-01T00:00:00Z">
        <w:r>
          <w:delText xml:space="preserve"> </w:delText>
        </w:r>
      </w:del>
      <w:del w:id="5522" w:author="PR Preview" w:date="2026-01-01T00:00:00Z">
        <w:r>
          <w:delText xml:space="preserve">The code below converts the real number</w:delText>
        </w:r>
      </w:del>
      <w:del w:id="5523" w:author="PR Preview" w:date="2026-01-01T00:00:00Z">
        <w:r>
          <w:delText xml:space="preserve"> </w:delText>
        </w:r>
      </w:del>
      <m:oMath>
        <m:r>
          <m:t>7</m:t>
        </m:r>
      </m:oMath>
      <w:del w:id="5524" w:author="PR Preview" w:date="2026-01-01T00:00:00Z">
        <w:r>
          <w:delText xml:space="preserve"> </w:delText>
        </w:r>
      </w:del>
      <w:del w:id="5525" w:author="PR Preview" w:date="2026-01-01T00:00:00Z">
        <w:r>
          <w:delText xml:space="preserve">to a complex number</w:delText>
        </w:r>
      </w:del>
      <w:del w:id="5526" w:author="PR Preview" w:date="2026-01-01T00:00:00Z">
        <w:r>
          <w:delText xml:space="preserve"> </w:delText>
        </w:r>
      </w:del>
      <w:del w:id="5527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5528" w:author="PR Preview" w:date="2026-01-01T00:00:00Z">
        <w:r>
          <w:rPr>
            <w:b/>
            <w:bCs/>
          </w:rPr>
          <w:t xml:space="preserve">Example 61 (Which complex numbers are real)</w:t>
        </w:r>
      </w:ins>
      <w:ins w:id="5529" w:author="PR Preview" w:date="2026-01-01T00:00:00Z">
        <w:r>
          <w:t xml:space="preserve"> </w:t>
        </w:r>
      </w:ins>
      <w:ins w:id="5530" w:author="PR Preview" w:date="2026-01-01T00:00:00Z">
        <w:r>
          <w:t xml:space="preserve">R stores complex numbers as a real part and an imaginary part.</w:t>
        </w:r>
      </w:ins>
      <w:ins w:id="5531" w:author="PR Preview" w:date="2026-01-01T00:00:00Z">
        <w:r>
          <w:t xml:space="preserve"> </w:t>
        </w:r>
      </w:ins>
      <w:ins w:id="5532" w:author="PR Preview" w:date="2026-01-01T00:00:00Z">
        <w:r>
          <w:t xml:space="preserve">The code below converts the real number</w:t>
        </w:r>
      </w:ins>
      <w:ins w:id="5533" w:author="PR Preview" w:date="2026-01-01T00:00:00Z">
        <w:r>
          <w:t xml:space="preserve"> </w:t>
        </w:r>
      </w:ins>
      <m:oMath>
        <m:r>
          <m:t>7</m:t>
        </m:r>
      </m:oMath>
      <w:ins w:id="5534" w:author="PR Preview" w:date="2026-01-01T00:00:00Z">
        <w:r>
          <w:t xml:space="preserve"> </w:t>
        </w:r>
      </w:ins>
      <w:ins w:id="5535" w:author="PR Preview" w:date="2026-01-01T00:00:00Z">
        <w:r>
          <w:t xml:space="preserve">to a complex number</w:t>
        </w:r>
      </w:ins>
      <w:ins w:id="5536" w:author="PR Preview" w:date="2026-01-01T00:00:00Z">
        <w:r>
          <w:t xml:space="preserve"> </w:t>
        </w:r>
      </w:ins>
      <w:ins w:id="5537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6"/>
    <w:bookmarkStart w:id="28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8" w:name="exm-complex-arithmetic"/>
    <w:p>
      <w:pPr>
        <w:pStyle w:val="BodyText"/>
      </w:pPr>
      <w:del w:id="5538" w:author="PR Preview" w:date="2026-01-01T00:00:00Z">
        <w:r>
          <w:rPr>
            <w:b/>
            <w:bCs/>
          </w:rPr>
          <w:delText xml:space="preserve">Example 61 (Adding and multiplying two complex numbers)</w:delText>
        </w:r>
      </w:del>
      <w:del w:id="5539" w:author="PR Preview" w:date="2026-01-01T00:00:00Z">
        <w:r>
          <w:delText xml:space="preserve"> </w:delText>
        </w:r>
      </w:del>
      <w:del w:id="5540" w:author="PR Preview" w:date="2026-01-01T00:00:00Z">
        <w:r>
          <w:delText xml:space="preserve">Let</w:delText>
        </w:r>
      </w:del>
      <w:del w:id="5541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5542" w:author="PR Preview" w:date="2026-01-01T00:00:00Z">
        <w:r>
          <w:delText xml:space="preserve"> </w:delText>
        </w:r>
      </w:del>
      <w:del w:id="5543" w:author="PR Preview" w:date="2026-01-01T00:00:00Z">
        <w:r>
          <w:delText xml:space="preserve">and</w:delText>
        </w:r>
      </w:del>
      <w:del w:id="554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5545" w:author="PR Preview" w:date="2026-01-01T00:00:00Z">
        <w:r>
          <w:delText xml:space="preserve">.</w:delText>
        </w:r>
      </w:del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Their sum is</w:delText>
        </w:r>
      </w:del>
    </w:p>
    <w:p>
      <w:pPr>
        <w:pStyle w:val="BodyText"/>
      </w:pPr>
      <w:ins w:id="5548" w:author="PR Preview" w:date="2026-01-01T00:00:00Z">
        <w:r>
          <w:rPr>
            <w:b/>
            <w:bCs/>
          </w:rPr>
          <w:t xml:space="preserve">Example 62 (Adding and multiplying two complex numbers)</w:t>
        </w:r>
      </w:ins>
      <w:ins w:id="5549" w:author="PR Preview" w:date="2026-01-01T00:00:00Z">
        <w:r>
          <w:t xml:space="preserve"> </w:t>
        </w:r>
      </w:ins>
      <w:ins w:id="5550" w:author="PR Preview" w:date="2026-01-01T00:00:00Z">
        <w:r>
          <w:t xml:space="preserve">Let</w:t>
        </w:r>
      </w:ins>
      <w:ins w:id="5551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5552" w:author="PR Preview" w:date="2026-01-01T00:00:00Z">
        <w:r>
          <w:t xml:space="preserve"> </w:t>
        </w:r>
      </w:ins>
      <w:ins w:id="5553" w:author="PR Preview" w:date="2026-01-01T00:00:00Z">
        <w:r>
          <w:t xml:space="preserve">and</w:t>
        </w:r>
      </w:ins>
      <w:ins w:id="555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5555" w:author="PR Preview" w:date="2026-01-01T00:00:00Z">
        <w:r>
          <w:t xml:space="preserve">.</w:t>
        </w:r>
      </w:ins>
      <w:ins w:id="5556" w:author="PR Preview" w:date="2026-01-01T00:00:00Z">
        <w:r>
          <w:t xml:space="preserve"> </w:t>
        </w:r>
      </w:ins>
      <w:ins w:id="5557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def-complex-conjugate"/>
    <w:p>
      <w:pPr>
        <w:pStyle w:val="FirstParagraph"/>
      </w:pPr>
      <w:del w:id="5558" w:author="PR Preview" w:date="2026-01-01T00:00:00Z">
        <w:r>
          <w:rPr>
            <w:b/>
            <w:bCs/>
          </w:rPr>
          <w:delText xml:space="preserve">Definition 78 (Complex conjugate)</w:delText>
        </w:r>
      </w:del>
      <w:del w:id="5559" w:author="PR Preview" w:date="2026-01-01T00:00:00Z">
        <w:r>
          <w:delText xml:space="preserve"> </w:delText>
        </w:r>
      </w:del>
      <w:del w:id="5560" w:author="PR Preview" w:date="2026-01-01T00:00:00Z">
        <w:r>
          <w:delText xml:space="preserve">The</w:delText>
        </w:r>
      </w:del>
      <w:del w:id="5561" w:author="PR Preview" w:date="2026-01-01T00:00:00Z">
        <w:r>
          <w:delText xml:space="preserve"> </w:delText>
        </w:r>
      </w:del>
      <w:del w:id="5562" w:author="PR Preview" w:date="2026-01-01T00:00:00Z">
        <w:r>
          <w:rPr>
            <w:b/>
            <w:bCs/>
          </w:rPr>
          <w:delText xml:space="preserve">complex conjugate</w:delText>
        </w:r>
      </w:del>
      <w:del w:id="5563" w:author="PR Preview" w:date="2026-01-01T00:00:00Z">
        <w:r>
          <w:delText xml:space="preserve"> </w:delText>
        </w:r>
      </w:del>
      <w:del w:id="5564" w:author="PR Preview" w:date="2026-01-01T00:00:00Z">
        <w:r>
          <w:delText xml:space="preserve">of a complex number</w:delText>
        </w:r>
      </w:del>
      <w:del w:id="556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566" w:author="PR Preview" w:date="2026-01-01T00:00:00Z">
        <w:r>
          <w:delText xml:space="preserve"> </w:delText>
        </w:r>
      </w:del>
      <w:del w:id="5567" w:author="PR Preview" w:date="2026-01-01T00:00:00Z">
        <w:r>
          <w:delText xml:space="preserve">(</w:delText>
        </w:r>
      </w:del>
      <w:hyperlink w:anchor="def-complex-number">
        <w:del w:id="5568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5569" w:author="PR Preview" w:date="2026-01-01T00:00:00Z">
        <w:r>
          <w:delText xml:space="preserve">) is</w:delText>
        </w:r>
      </w:del>
    </w:p>
    <w:p>
      <w:pPr>
        <w:pStyle w:val="FirstParagraph"/>
      </w:pPr>
      <w:ins w:id="5570" w:author="PR Preview" w:date="2026-01-01T00:00:00Z">
        <w:r>
          <w:rPr>
            <w:b/>
            <w:bCs/>
          </w:rPr>
          <w:t xml:space="preserve">Definition 79 (Complex conjugate)</w:t>
        </w:r>
      </w:ins>
      <w:ins w:id="5571" w:author="PR Preview" w:date="2026-01-01T00:00:00Z">
        <w:r>
          <w:t xml:space="preserve"> </w:t>
        </w:r>
      </w:ins>
      <w:ins w:id="5572" w:author="PR Preview" w:date="2026-01-01T00:00:00Z">
        <w:r>
          <w:t xml:space="preserve">The</w:t>
        </w:r>
      </w:ins>
      <w:ins w:id="5573" w:author="PR Preview" w:date="2026-01-01T00:00:00Z">
        <w:r>
          <w:t xml:space="preserve"> </w:t>
        </w:r>
      </w:ins>
      <w:ins w:id="5574" w:author="PR Preview" w:date="2026-01-01T00:00:00Z">
        <w:r>
          <w:rPr>
            <w:b/>
            <w:bCs/>
          </w:rPr>
          <w:t xml:space="preserve">complex conjugate</w:t>
        </w:r>
      </w:ins>
      <w:ins w:id="5575" w:author="PR Preview" w:date="2026-01-01T00:00:00Z">
        <w:r>
          <w:t xml:space="preserve"> </w:t>
        </w:r>
      </w:ins>
      <w:ins w:id="5576" w:author="PR Preview" w:date="2026-01-01T00:00:00Z">
        <w:r>
          <w:t xml:space="preserve">of a complex number</w:t>
        </w:r>
      </w:ins>
      <w:ins w:id="55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578" w:author="PR Preview" w:date="2026-01-01T00:00:00Z">
        <w:r>
          <w:t xml:space="preserve"> </w:t>
        </w:r>
      </w:ins>
      <w:ins w:id="5579" w:author="PR Preview" w:date="2026-01-01T00:00:00Z">
        <w:r>
          <w:t xml:space="preserve">(</w:t>
        </w:r>
      </w:ins>
      <w:hyperlink w:anchor="def-complex-number">
        <w:ins w:id="5580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58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90" w:name="exm-complex-conjugate"/>
    <w:p>
      <w:pPr>
        <w:pStyle w:val="BodyText"/>
      </w:pPr>
      <w:del w:id="5582" w:author="PR Preview" w:date="2026-01-01T00:00:00Z">
        <w:r>
          <w:rPr>
            <w:b/>
            <w:bCs/>
          </w:rPr>
          <w:delText xml:space="preserve">Example 62 (Complex conjugates)</w:delText>
        </w:r>
      </w:del>
      <w:del w:id="5583" w:author="PR Preview" w:date="2026-01-01T00:00:00Z">
        <w:r>
          <w:delText xml:space="preserve"> </w:delText>
        </w:r>
      </w:del>
      <w:del w:id="5584" w:author="PR Preview" w:date="2026-01-01T00:00:00Z">
        <w:r>
          <w:delText xml:space="preserve"> </w:delText>
        </w:r>
      </w:del>
    </w:p>
    <w:p>
      <w:pPr>
        <w:pStyle w:val="BodyText"/>
      </w:pPr>
      <w:ins w:id="5585" w:author="PR Preview" w:date="2026-01-01T00:00:00Z">
        <w:r>
          <w:rPr>
            <w:b/>
            <w:bCs/>
          </w:rPr>
          <w:t xml:space="preserve">Example 63 (Complex conjugates)</w:t>
        </w:r>
      </w:ins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 </w:t>
        </w:r>
      </w:ins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90"/>
    <w:bookmarkStart w:id="291" w:name="def-complex-modulus"/>
    <w:p>
      <w:pPr>
        <w:pStyle w:val="FirstParagraph"/>
      </w:pPr>
      <w:del w:id="5588" w:author="PR Preview" w:date="2026-01-01T00:00:00Z">
        <w:r>
          <w:rPr>
            <w:b/>
            <w:bCs/>
          </w:rPr>
          <w:delText xml:space="preserve">Definition 79 (Absolute value (modulus) of a complex number)</w:delText>
        </w:r>
      </w:del>
      <w:del w:id="5589" w:author="PR Preview" w:date="2026-01-01T00:00:00Z">
        <w:r>
          <w:delText xml:space="preserve"> </w:delText>
        </w:r>
      </w:del>
      <w:del w:id="5590" w:author="PR Preview" w:date="2026-01-01T00:00:00Z">
        <w:r>
          <w:delText xml:space="preserve">The</w:delText>
        </w:r>
      </w:del>
      <w:del w:id="5591" w:author="PR Preview" w:date="2026-01-01T00:00:00Z">
        <w:r>
          <w:delText xml:space="preserve"> </w:delText>
        </w:r>
      </w:del>
      <w:del w:id="5592" w:author="PR Preview" w:date="2026-01-01T00:00:00Z">
        <w:r>
          <w:rPr>
            <w:b/>
            <w:bCs/>
          </w:rPr>
          <w:delText xml:space="preserve">absolute value</w:delText>
        </w:r>
      </w:del>
      <w:del w:id="5593" w:author="PR Preview" w:date="2026-01-01T00:00:00Z">
        <w:r>
          <w:delText xml:space="preserve">, or</w:delText>
        </w:r>
      </w:del>
      <w:del w:id="5594" w:author="PR Preview" w:date="2026-01-01T00:00:00Z">
        <w:r>
          <w:delText xml:space="preserve"> </w:delText>
        </w:r>
      </w:del>
      <w:del w:id="5595" w:author="PR Preview" w:date="2026-01-01T00:00:00Z">
        <w:r>
          <w:rPr>
            <w:b/>
            <w:bCs/>
          </w:rPr>
          <w:delText xml:space="preserve">modulus</w:delText>
        </w:r>
      </w:del>
      <w:del w:id="5596" w:author="PR Preview" w:date="2026-01-01T00:00:00Z">
        <w:r>
          <w:delText xml:space="preserve">, of a complex number</w:delText>
        </w:r>
      </w:del>
      <w:del w:id="559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598" w:author="PR Preview" w:date="2026-01-01T00:00:00Z">
        <w:r>
          <w:delText xml:space="preserve"> </w:delText>
        </w:r>
      </w:del>
      <w:del w:id="5599" w:author="PR Preview" w:date="2026-01-01T00:00:00Z">
        <w:r>
          <w:delText xml:space="preserve">(</w:delText>
        </w:r>
      </w:del>
      <w:hyperlink w:anchor="def-complex-number">
        <w:del w:id="5600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5601" w:author="PR Preview" w:date="2026-01-01T00:00:00Z">
        <w:r>
          <w:delText xml:space="preserve">) is</w:delText>
        </w:r>
      </w:del>
    </w:p>
    <w:p>
      <w:pPr>
        <w:pStyle w:val="FirstParagraph"/>
      </w:pPr>
      <w:ins w:id="5602" w:author="PR Preview" w:date="2026-01-01T00:00:00Z">
        <w:r>
          <w:rPr>
            <w:b/>
            <w:bCs/>
          </w:rPr>
          <w:t xml:space="preserve">Definition 80 (Absolute value (modulus) of a complex number)</w:t>
        </w:r>
      </w:ins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The</w:t>
        </w:r>
      </w:ins>
      <w:ins w:id="5605" w:author="PR Preview" w:date="2026-01-01T00:00:00Z">
        <w:r>
          <w:t xml:space="preserve"> </w:t>
        </w:r>
      </w:ins>
      <w:ins w:id="5606" w:author="PR Preview" w:date="2026-01-01T00:00:00Z">
        <w:r>
          <w:rPr>
            <w:b/>
            <w:bCs/>
          </w:rPr>
          <w:t xml:space="preserve">absolute value</w:t>
        </w:r>
      </w:ins>
      <w:ins w:id="5607" w:author="PR Preview" w:date="2026-01-01T00:00:00Z">
        <w:r>
          <w:t xml:space="preserve">, or</w:t>
        </w:r>
      </w:ins>
      <w:ins w:id="5608" w:author="PR Preview" w:date="2026-01-01T00:00:00Z">
        <w:r>
          <w:t xml:space="preserve"> </w:t>
        </w:r>
      </w:ins>
      <w:ins w:id="5609" w:author="PR Preview" w:date="2026-01-01T00:00:00Z">
        <w:r>
          <w:rPr>
            <w:b/>
            <w:bCs/>
          </w:rPr>
          <w:t xml:space="preserve">modulus</w:t>
        </w:r>
      </w:ins>
      <w:ins w:id="5610" w:author="PR Preview" w:date="2026-01-01T00:00:00Z">
        <w:r>
          <w:t xml:space="preserve">, of a complex number</w:t>
        </w:r>
      </w:ins>
      <w:ins w:id="561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612" w:author="PR Preview" w:date="2026-01-01T00:00:00Z">
        <w:r>
          <w:t xml:space="preserve"> </w:t>
        </w:r>
      </w:ins>
      <w:ins w:id="5613" w:author="PR Preview" w:date="2026-01-01T00:00:00Z">
        <w:r>
          <w:t xml:space="preserve">(</w:t>
        </w:r>
      </w:ins>
      <w:hyperlink w:anchor="def-complex-number">
        <w:ins w:id="5614" w:author="PR Preview" w:date="2026-01-01T00:00:00Z">
          <w:r>
            <w:rPr>
              <w:rStyle w:val="Hyperlink"/>
            </w:rPr>
            <w:t xml:space="preserve">Definition 75</w:t>
          </w:r>
        </w:ins>
      </w:hyperlink>
      <w:ins w:id="561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92" w:name="exm-complex-modulus"/>
    <w:p>
      <w:pPr>
        <w:pStyle w:val="BodyText"/>
      </w:pPr>
      <w:del w:id="5616" w:author="PR Preview" w:date="2026-01-01T00:00:00Z">
        <w:r>
          <w:rPr>
            <w:b/>
            <w:bCs/>
          </w:rPr>
          <w:delText xml:space="preserve">Example 63 (Absolute values of complex numbers)</w:delText>
        </w:r>
      </w:del>
      <w:del w:id="5617" w:author="PR Preview" w:date="2026-01-01T00:00:00Z">
        <w:r>
          <w:delText xml:space="preserve"> </w:delText>
        </w:r>
      </w:del>
      <w:del w:id="5618" w:author="PR Preview" w:date="2026-01-01T00:00:00Z">
        <w:r>
          <w:delText xml:space="preserve"> </w:delText>
        </w:r>
      </w:del>
    </w:p>
    <w:p>
      <w:pPr>
        <w:pStyle w:val="BodyText"/>
      </w:pPr>
      <w:ins w:id="5619" w:author="PR Preview" w:date="2026-01-01T00:00:00Z">
        <w:r>
          <w:rPr>
            <w:b/>
            <w:bCs/>
          </w:rPr>
          <w:t xml:space="preserve">Example 64 (Absolute values of complex numbers)</w:t>
        </w:r>
      </w:ins>
      <w:ins w:id="5620" w:author="PR Preview" w:date="2026-01-01T00:00:00Z">
        <w:r>
          <w:t xml:space="preserve"> </w:t>
        </w:r>
      </w:ins>
      <w:ins w:id="5621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2"/>
    <w:bookmarkStart w:id="29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4" w:name="exm-conj-product"/>
    <w:p>
      <w:pPr>
        <w:pStyle w:val="BodyText"/>
      </w:pPr>
      <w:del w:id="5622" w:author="PR Preview" w:date="2026-01-01T00:00:00Z">
        <w:r>
          <w:rPr>
            <w:b/>
            <w:bCs/>
          </w:rPr>
          <w:delText xml:space="preserve">Example 64 (Multiplying</w:delText>
        </w:r>
      </w:del>
      <w:del w:id="562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5624" w:author="PR Preview" w:date="2026-01-01T00:00:00Z">
        <w:r>
          <w:rPr>
            <w:b/>
            <w:bCs/>
          </w:rPr>
          <w:delText xml:space="preserve"> </w:delText>
        </w:r>
      </w:del>
      <w:del w:id="5625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626" w:author="PR Preview" w:date="2026-01-01T00:00:00Z">
        <w:r>
          <w:delText xml:space="preserve">which is</w:delText>
        </w:r>
      </w:del>
      <w:del w:id="56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5628" w:author="PR Preview" w:date="2026-01-01T00:00:00Z">
        <w:r>
          <w:delText xml:space="preserve"> </w:delText>
        </w:r>
      </w:del>
      <w:del w:id="5629" w:author="PR Preview" w:date="2026-01-01T00:00:00Z">
        <w:r>
          <w:delText xml:space="preserve">from</w:delText>
        </w:r>
      </w:del>
      <w:del w:id="5630" w:author="PR Preview" w:date="2026-01-01T00:00:00Z">
        <w:r>
          <w:delText xml:space="preserve"> </w:delText>
        </w:r>
      </w:del>
      <w:hyperlink w:anchor="exm-complex-modulus">
        <w:del w:id="5631" w:author="PR Preview" w:date="2026-01-01T00:00:00Z">
          <w:r>
            <w:rPr>
              <w:rStyle w:val="Hyperlink"/>
            </w:rPr>
            <w:delText xml:space="preserve">Example 63</w:delText>
          </w:r>
        </w:del>
      </w:hyperlink>
      <w:del w:id="5632" w:author="PR Preview" w:date="2026-01-01T00:00:00Z">
        <w:r>
          <w:delText xml:space="preserve">, as</w:delText>
        </w:r>
      </w:del>
      <w:del w:id="5633" w:author="PR Preview" w:date="2026-01-01T00:00:00Z">
        <w:r>
          <w:delText xml:space="preserve"> </w:delText>
        </w:r>
      </w:del>
      <w:hyperlink w:anchor="thm-conj-product">
        <w:del w:id="5634" w:author="PR Preview" w:date="2026-01-01T00:00:00Z">
          <w:r>
            <w:rPr>
              <w:rStyle w:val="Hyperlink"/>
            </w:rPr>
            <w:delText xml:space="preserve">Theorem 37</w:delText>
          </w:r>
        </w:del>
      </w:hyperlink>
      <w:del w:id="5635" w:author="PR Preview" w:date="2026-01-01T00:00:00Z">
        <w:r>
          <w:delText xml:space="preserve"> </w:delText>
        </w:r>
      </w:del>
      <w:del w:id="5636" w:author="PR Preview" w:date="2026-01-01T00:00:00Z">
        <w:r>
          <w:delText xml:space="preserve">says.</w:delText>
        </w:r>
      </w:del>
    </w:p>
    <w:p>
      <w:pPr>
        <w:pStyle w:val="Heading2"/>
      </w:pPr>
      <w:del w:id="5637" w:author="PR Preview" w:date="2026-01-01T00:00:00Z">
        <w:r>
          <w:delText xml:space="preserve">20 Further reading</w:delText>
        </w:r>
      </w:del>
    </w:p>
    <w:p>
      <w:pPr>
        <w:pStyle w:val="BodyText"/>
      </w:pPr>
      <w:ins w:id="5638" w:author="PR Preview" w:date="2026-01-01T00:00:00Z">
        <w:r>
          <w:rPr>
            <w:b/>
            <w:bCs/>
          </w:rPr>
          <w:t xml:space="preserve">Example 65 (Multiplying</w:t>
        </w:r>
      </w:ins>
      <w:ins w:id="5639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640" w:author="PR Preview" w:date="2026-01-01T00:00:00Z">
        <w:r>
          <w:rPr>
            <w:b/>
            <w:bCs/>
          </w:rPr>
          <w:t xml:space="preserve"> </w:t>
        </w:r>
      </w:ins>
      <w:ins w:id="5641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642" w:author="PR Preview" w:date="2026-01-01T00:00:00Z">
        <w:r>
          <w:t xml:space="preserve">which is</w:t>
        </w:r>
      </w:ins>
      <w:ins w:id="564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5644" w:author="PR Preview" w:date="2026-01-01T00:00:00Z">
        <w:r>
          <w:t xml:space="preserve"> </w:t>
        </w:r>
      </w:ins>
      <w:ins w:id="5645" w:author="PR Preview" w:date="2026-01-01T00:00:00Z">
        <w:r>
          <w:t xml:space="preserve">from</w:t>
        </w:r>
      </w:ins>
      <w:ins w:id="5646" w:author="PR Preview" w:date="2026-01-01T00:00:00Z">
        <w:r>
          <w:t xml:space="preserve"> </w:t>
        </w:r>
      </w:ins>
      <w:hyperlink w:anchor="exm-complex-modulus">
        <w:ins w:id="5647" w:author="PR Preview" w:date="2026-01-01T00:00:00Z">
          <w:r>
            <w:rPr>
              <w:rStyle w:val="Hyperlink"/>
            </w:rPr>
            <w:t xml:space="preserve">Example 64</w:t>
          </w:r>
        </w:ins>
      </w:hyperlink>
      <w:ins w:id="5648" w:author="PR Preview" w:date="2026-01-01T00:00:00Z">
        <w:r>
          <w:t xml:space="preserve">, as</w:t>
        </w:r>
      </w:ins>
      <w:ins w:id="5649" w:author="PR Preview" w:date="2026-01-01T00:00:00Z">
        <w:r>
          <w:t xml:space="preserve"> </w:t>
        </w:r>
      </w:ins>
      <w:hyperlink w:anchor="thm-conj-product">
        <w:ins w:id="5650" w:author="PR Preview" w:date="2026-01-01T00:00:00Z">
          <w:r>
            <w:rPr>
              <w:rStyle w:val="Hyperlink"/>
            </w:rPr>
            <w:t xml:space="preserve">Theorem 37</w:t>
          </w:r>
        </w:ins>
      </w:hyperlink>
      <w:ins w:id="5651" w:author="PR Preview" w:date="2026-01-01T00:00:00Z">
        <w:r>
          <w:t xml:space="preserve"> </w:t>
        </w:r>
      </w:ins>
      <w:ins w:id="5652" w:author="PR Preview" w:date="2026-01-01T00:00:00Z">
        <w:r>
          <w:t xml:space="preserve">says.</w:t>
        </w:r>
      </w:ins>
    </w:p>
    <w:bookmarkEnd w:id="294"/>
    <w:bookmarkEnd w:id="295"/>
    <w:bookmarkStart w:id="296" w:name="sec-further-reading"/>
    <w:p>
      <w:pPr>
        <w:pStyle w:val="Heading2"/>
      </w:pPr>
      <w:ins w:id="5653" w:author="PR Preview" w:date="2026-01-01T00:00:00Z">
        <w:r>
          <w:t xml:space="preserve">21 Further reading</w:t>
        </w:r>
      </w:ins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6"/>
    <w:bookmarkStart w:id="303" w:name="references"/>
    <w:p>
      <w:pPr>
        <w:pStyle w:val="Heading2"/>
      </w:pPr>
      <w:r>
        <w:t xml:space="preserve">References</w:t>
      </w:r>
    </w:p>
    <w:bookmarkStart w:id="302" w:name="refs"/>
    <w:bookmarkStart w:id="298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7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8"/>
    <w:bookmarkStart w:id="3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00"/>
    <w:bookmarkStart w:id="30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01"/>
    <w:bookmarkEnd w:id="302"/>
    <w:bookmarkEnd w:id="3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hyperlink" Target="https://doi.org/10.1007/978-3-031-41026-0" TargetMode="External"/><Relationship Id="rId22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72" Type="http://schemas.openxmlformats.org/officeDocument/2006/relationships/hyperlink" Target="https://en.wikipedia.org/wiki/Population_proportion" TargetMode="External"/><Relationship Id="rId179" Type="http://schemas.openxmlformats.org/officeDocument/2006/relationships/hyperlink" Target="https://en.wikipedia.org/wiki/Population_proportion#Mathematical_definition" TargetMode="External"/><Relationship Id="rId173" Type="http://schemas.openxmlformats.org/officeDocument/2006/relationships/hyperlink" Target="https://en.wikipedia.org/wiki/Proportion_(mathematics)" TargetMode="External"/><Relationship Id="rId176" Type="http://schemas.openxmlformats.org/officeDocument/2006/relationships/hyperlink" Target="https://en.wikipedia.org/wiki/Proportionality_(mathematics)" TargetMode="External"/><Relationship Id="rId168" Type="http://schemas.openxmlformats.org/officeDocument/2006/relationships/hyperlink" Target="https://en.wikipedia.org/wiki/Rate_(mathematics)" TargetMode="External"/><Relationship Id="rId169" Type="http://schemas.openxmlformats.org/officeDocument/2006/relationships/hyperlink" Target="https://en.wikipedia.org/wiki/Ratio" TargetMode="External"/><Relationship Id="rId248" Type="http://schemas.openxmlformats.org/officeDocument/2006/relationships/hyperlink" Target="https://en.wikipedia.org/wiki/Tarski%27s_high_school_algebra_problem" TargetMode="External"/><Relationship Id="rId297" Type="http://schemas.openxmlformats.org/officeDocument/2006/relationships/hyperlink" Target="https://openstax.org/books/algebra-and-trigonometry-2e/pages/preface" TargetMode="External"/><Relationship Id="rId205" Type="http://schemas.openxmlformats.org/officeDocument/2006/relationships/hyperlink" Target="linear-algebra-matrices.html#def-linear-map" TargetMode="External"/><Relationship Id="rId206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138" Type="http://schemas.openxmlformats.org/officeDocument/2006/relationships/hyperlink" Target="notation.qmd#def-lower-upper-limits" TargetMode="External"/><Relationship Id="rId153" Type="http://schemas.openxmlformats.org/officeDocument/2006/relationships/hyperlink" Target="notation.qmd#def-range-of-variable" TargetMode="External"/><Relationship Id="rId154" Type="http://schemas.openxmlformats.org/officeDocument/2006/relationships/hyperlink" Target="notation.qmd#sec-notational-shorthands" TargetMode="External"/><Relationship Id="rId33" Type="http://schemas.openxmlformats.org/officeDocument/2006/relationships/hyperlink" Target="number-systems.qmd#def-integers" TargetMode="External"/><Relationship Id="rId221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-functions.qmd#def-empty-set" TargetMode="External"/><Relationship Id="rId149" Type="http://schemas.openxmlformats.org/officeDocument/2006/relationships/hyperlink" Target="sets-functions.qmd#def-finite-set" TargetMode="External"/><Relationship Id="rId53" Type="http://schemas.openxmlformats.org/officeDocument/2006/relationships/hyperlink" Target="sets-functions.qmd#def-function" TargetMode="External"/><Relationship Id="rId75" Type="http://schemas.openxmlformats.org/officeDocument/2006/relationships/hyperlink" Target="sets-functions.qmd#def-graph" TargetMode="External"/><Relationship Id="rId55" Type="http://schemas.openxmlformats.org/officeDocument/2006/relationships/hyperlink" Target="sets-functions.qmd#def-image" TargetMode="External"/><Relationship Id="rId49" Type="http://schemas.openxmlformats.org/officeDocument/2006/relationships/hyperlink" Target="sets-functions.qmd#def-interval" TargetMode="External"/><Relationship Id="rId224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9" Type="http://schemas.openxmlformats.org/officeDocument/2006/relationships/hyperlink" Target="sets-functions.qmd#def-sequence" TargetMode="External"/><Relationship Id="rId150" Type="http://schemas.openxmlformats.org/officeDocument/2006/relationships/hyperlink" Target="sets-functions.qmd#def-set" TargetMode="External"/><Relationship Id="rId11" Type="http://schemas.openxmlformats.org/officeDocument/2006/relationships/hyperlink" Target="notation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299" Type="http://schemas.openxmlformats.org/officeDocument/2006/relationships/hyperlink" Target="https://doi.org/10.1007/978-3-031-41026-0" TargetMode="External"/><Relationship Id="rId22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72" Type="http://schemas.openxmlformats.org/officeDocument/2006/relationships/hyperlink" Target="https://en.wikipedia.org/wiki/Population_proportion" TargetMode="External"/><Relationship Id="rId179" Type="http://schemas.openxmlformats.org/officeDocument/2006/relationships/hyperlink" Target="https://en.wikipedia.org/wiki/Population_proportion#Mathematical_definition" TargetMode="External"/><Relationship Id="rId173" Type="http://schemas.openxmlformats.org/officeDocument/2006/relationships/hyperlink" Target="https://en.wikipedia.org/wiki/Proportion_(mathematics)" TargetMode="External"/><Relationship Id="rId176" Type="http://schemas.openxmlformats.org/officeDocument/2006/relationships/hyperlink" Target="https://en.wikipedia.org/wiki/Proportionality_(mathematics)" TargetMode="External"/><Relationship Id="rId168" Type="http://schemas.openxmlformats.org/officeDocument/2006/relationships/hyperlink" Target="https://en.wikipedia.org/wiki/Rate_(mathematics)" TargetMode="External"/><Relationship Id="rId169" Type="http://schemas.openxmlformats.org/officeDocument/2006/relationships/hyperlink" Target="https://en.wikipedia.org/wiki/Ratio" TargetMode="External"/><Relationship Id="rId248" Type="http://schemas.openxmlformats.org/officeDocument/2006/relationships/hyperlink" Target="https://en.wikipedia.org/wiki/Tarski%27s_high_school_algebra_problem" TargetMode="External"/><Relationship Id="rId297" Type="http://schemas.openxmlformats.org/officeDocument/2006/relationships/hyperlink" Target="https://openstax.org/books/algebra-and-trigonometry-2e/pages/preface" TargetMode="External"/><Relationship Id="rId205" Type="http://schemas.openxmlformats.org/officeDocument/2006/relationships/hyperlink" Target="linear-algebra-matrices.html#def-linear-map" TargetMode="External"/><Relationship Id="rId206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138" Type="http://schemas.openxmlformats.org/officeDocument/2006/relationships/hyperlink" Target="notation.qmd#def-lower-upper-limits" TargetMode="External"/><Relationship Id="rId153" Type="http://schemas.openxmlformats.org/officeDocument/2006/relationships/hyperlink" Target="notation.qmd#def-range-of-variable" TargetMode="External"/><Relationship Id="rId154" Type="http://schemas.openxmlformats.org/officeDocument/2006/relationships/hyperlink" Target="notation.qmd#sec-notational-shorthands" TargetMode="External"/><Relationship Id="rId33" Type="http://schemas.openxmlformats.org/officeDocument/2006/relationships/hyperlink" Target="number-systems.qmd#def-integers" TargetMode="External"/><Relationship Id="rId221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-functions.qmd#def-empty-set" TargetMode="External"/><Relationship Id="rId149" Type="http://schemas.openxmlformats.org/officeDocument/2006/relationships/hyperlink" Target="sets-functions.qmd#def-finite-set" TargetMode="External"/><Relationship Id="rId53" Type="http://schemas.openxmlformats.org/officeDocument/2006/relationships/hyperlink" Target="sets-functions.qmd#def-function" TargetMode="External"/><Relationship Id="rId75" Type="http://schemas.openxmlformats.org/officeDocument/2006/relationships/hyperlink" Target="sets-functions.qmd#def-graph" TargetMode="External"/><Relationship Id="rId55" Type="http://schemas.openxmlformats.org/officeDocument/2006/relationships/hyperlink" Target="sets-functions.qmd#def-image" TargetMode="External"/><Relationship Id="rId49" Type="http://schemas.openxmlformats.org/officeDocument/2006/relationships/hyperlink" Target="sets-functions.qmd#def-interval" TargetMode="External"/><Relationship Id="rId224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9" Type="http://schemas.openxmlformats.org/officeDocument/2006/relationships/hyperlink" Target="sets-functions.qmd#def-sequence" TargetMode="External"/><Relationship Id="rId15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2026-10-16T01:00:52Z</dcterms:created>
  <dcterms:modified xsi:type="dcterms:W3CDTF">2026-10-16T01:00:52Z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