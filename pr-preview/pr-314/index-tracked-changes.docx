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16:26:25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17:50:35 (PDT)</w:t>
        </w:r>
      </w:ins>
    </w:p>
    <w:bookmarkStart w:id="24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del w:id="3" w:author="PR Preview" w:date="2026-01-01T00:00:00Z">
          <w:r>
            <w:rPr>
              <w:rStyle w:val="Hyperlink"/>
            </w:rPr>
            <w:delText xml:space="preserve">Notation</w:delText>
          </w:r>
        </w:del>
      </w:hyperlink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common symbols, natural numbers, the percent sign,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and indicator functions</w:delText>
        </w:r>
      </w:del>
    </w:p>
    <w:p>
      <w:pPr>
        <w:pStyle w:val="Compact"/>
        <w:numPr>
          <w:ilvl w:val="0"/>
          <w:numId w:val="1001"/>
        </w:numPr>
      </w:pPr>
      <w:hyperlink r:id="rId9">
        <w:ins w:id="9" w:author="PR Preview" w:date="2026-01-01T00:00:00Z">
          <w:r>
            <w:rPr>
              <w:rStyle w:val="Hyperlink"/>
            </w:rPr>
            <w:t xml:space="preserve">Notation</w:t>
          </w:r>
        </w:ins>
      </w:hyperlink>
      <w:ins w:id="10" w:author="PR Preview" w:date="2026-01-01T00:00:00Z">
        <w:r>
          <w:t xml:space="preserve">: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common symbols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and indicator functions</w:t>
        </w:r>
      </w:ins>
    </w:p>
    <w:p>
      <w:pPr>
        <w:pStyle w:val="Compact"/>
        <w:numPr>
          <w:ilvl w:val="0"/>
          <w:numId w:val="1001"/>
        </w:numPr>
      </w:pPr>
      <w:hyperlink r:id="rId10">
        <w:ins w:id="15" w:author="PR Preview" w:date="2026-01-01T00:00:00Z">
          <w:r>
            <w:rPr>
              <w:rStyle w:val="Hyperlink"/>
            </w:rPr>
            <w:t xml:space="preserve">Number Systems</w:t>
          </w:r>
        </w:ins>
      </w:hyperlink>
      <w:ins w:id="16" w:author="PR Preview" w:date="2026-01-01T00:00:00Z">
        <w:r>
          <w:t xml:space="preserve">: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the integers, natural numbers, even and odd numbers,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and the rational, real, and irrational numbers</w:t>
        </w:r>
      </w:ins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2">
        <w:del w:id="21" w:author="PR Preview" w:date="2026-01-01T00:00:00Z">
          <w:r>
            <w:rPr>
              <w:rStyle w:val="Hyperlink"/>
            </w:rPr>
            <w:delText xml:space="preserve">Algebra</w:delText>
          </w:r>
        </w:del>
      </w:hyperlink>
      <w:del w:id="22" w:author="PR Preview" w:date="2026-01-01T00:00:00Z">
        <w:r>
          <w:delText xml:space="preserve">: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equalities and</w:delText>
        </w:r>
      </w:del>
      <w:del w:id="25" w:author="PR Preview" w:date="2026-01-01T00:00:00Z">
        <w:r>
          <w:delText xml:space="preserve"> </w:delText>
        </w:r>
      </w:del>
      <w:hyperlink r:id="rId13">
        <w:del w:id="26" w:author="PR Preview" w:date="2026-01-01T00:00:00Z">
          <w:r>
            <w:rPr>
              <w:rStyle w:val="Hyperlink"/>
            </w:rPr>
            <w:delText xml:space="preserve">inequalities</w:delText>
          </w:r>
        </w:del>
      </w:hyperlink>
      <w:del w:id="27" w:author="PR Preview" w:date="2026-01-01T00:00:00Z">
        <w:r>
          <w:delText xml:space="preserve">, infimum and supremum,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sums, products, quotients, exponentials and logarithms</w:delText>
        </w:r>
      </w:del>
    </w:p>
    <w:p>
      <w:pPr>
        <w:pStyle w:val="Compact"/>
        <w:numPr>
          <w:ilvl w:val="0"/>
          <w:numId w:val="1001"/>
        </w:numPr>
      </w:pPr>
      <w:hyperlink r:id="rId12">
        <w:ins w:id="30" w:author="PR Preview" w:date="2026-01-01T00:00:00Z">
          <w:r>
            <w:rPr>
              <w:rStyle w:val="Hyperlink"/>
            </w:rPr>
            <w:t xml:space="preserve">Algebra</w:t>
          </w:r>
        </w:ins>
      </w:hyperlink>
      <w:ins w:id="31" w:author="PR Preview" w:date="2026-01-01T00:00:00Z">
        <w:r>
          <w:t xml:space="preserve">: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equalities and</w:t>
        </w:r>
      </w:ins>
      <w:ins w:id="34" w:author="PR Preview" w:date="2026-01-01T00:00:00Z">
        <w:r>
          <w:t xml:space="preserve"> </w:t>
        </w:r>
      </w:ins>
      <w:hyperlink r:id="rId13">
        <w:ins w:id="35" w:author="PR Preview" w:date="2026-01-01T00:00:00Z">
          <w:r>
            <w:rPr>
              <w:rStyle w:val="Hyperlink"/>
            </w:rPr>
            <w:t xml:space="preserve">inequalities</w:t>
          </w:r>
        </w:ins>
      </w:hyperlink>
      <w:ins w:id="36" w:author="PR Preview" w:date="2026-01-01T00:00:00Z">
        <w:r>
          <w:t xml:space="preserve">, infimum and supremum,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percent, sums, products, quotients, exponentials and logarithms</w:t>
        </w:r>
      </w:ins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6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3">
        <w:r>
          <w:rPr>
            <w:rStyle w:val="Hyperlink"/>
          </w:rPr>
          <w:t xml:space="preserve">derivation</w:t>
        </w:r>
      </w:hyperlink>
    </w:p>
    <w:bookmarkEnd w:id="24"/>
    <w:bookmarkStart w:id="34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8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9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5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9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5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4"/>
    <w:bookmarkStart w:id="35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del w:id="39" w:author="PR Preview" w:date="2026-01-01T00:00:00Z">
        <w:r>
          <w:rPr>
            <w:rStyle w:val="VerbatimChar"/>
          </w:rPr>
          <w:delText xml:space="preserve">_notation.qmd</w:delText>
        </w:r>
      </w:del>
      <w:del w:id="40" w:author="PR Preview" w:date="2026-01-01T00:00:00Z">
        <w:r>
          <w:delText xml:space="preserve">,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rPr>
            <w:rStyle w:val="VerbatimChar"/>
          </w:rPr>
          <w:delText xml:space="preserve">_sets-functions.qmd</w:delText>
        </w:r>
      </w:del>
      <w:del w:id="43" w:author="PR Preview" w:date="2026-01-01T00:00:00Z">
        <w:r>
          <w:delText xml:space="preserve">,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rPr>
            <w:rStyle w:val="VerbatimChar"/>
          </w:rPr>
          <w:delText xml:space="preserve">_algebra.qmd</w:delText>
        </w:r>
      </w:del>
      <w:del w:id="46" w:author="PR Preview" w:date="2026-01-01T00:00:00Z">
        <w:r>
          <w:delText xml:space="preserve">,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rPr>
            <w:rStyle w:val="VerbatimChar"/>
          </w:rPr>
          <w:delText xml:space="preserve">_measures.qmd</w:delText>
        </w:r>
      </w:del>
      <w:del w:id="49" w:author="PR Preview" w:date="2026-01-01T00:00:00Z">
        <w:r>
          <w:delText xml:space="preserve">, and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rPr>
            <w:rStyle w:val="VerbatimChar"/>
          </w:rPr>
          <w:delText xml:space="preserve">_subfiles/_sec_linear_algebra.qmd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include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rPr>
            <w:rStyle w:val="VerbatimChar"/>
          </w:rPr>
          <w:delText xml:space="preserve">latex-macros/macros.qmd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themselves;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a host page that includes any of the other fragments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must include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rPr>
            <w:rStyle w:val="VerbatimChar"/>
          </w:rPr>
          <w:delText xml:space="preserve">latex-macros/macros.qmd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first,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as the pages of this site do.</w:delText>
        </w:r>
      </w:del>
    </w:p>
    <w:p>
      <w:pPr>
        <w:pStyle w:val="BodyText"/>
      </w:pPr>
      <w:ins w:id="68" w:author="PR Preview" w:date="2026-01-01T00:00:00Z">
        <w:r>
          <w:rPr>
            <w:rStyle w:val="VerbatimChar"/>
          </w:rPr>
          <w:t xml:space="preserve">_notation.qmd</w:t>
        </w:r>
      </w:ins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rPr>
            <w:rStyle w:val="VerbatimChar"/>
          </w:rPr>
          <w:t xml:space="preserve">_number-systems.qmd</w:t>
        </w:r>
      </w:ins>
      <w:ins w:id="72" w:author="PR Preview" w:date="2026-01-01T00:00:00Z">
        <w:r>
          <w:t xml:space="preserve">,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rPr>
            <w:rStyle w:val="VerbatimChar"/>
          </w:rPr>
          <w:t xml:space="preserve">_sets-functions.qmd</w:t>
        </w:r>
      </w:ins>
      <w:ins w:id="75" w:author="PR Preview" w:date="2026-01-01T00:00:00Z">
        <w:r>
          <w:t xml:space="preserve">,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rPr>
            <w:rStyle w:val="VerbatimChar"/>
          </w:rPr>
          <w:t xml:space="preserve">_algebra.qmd</w:t>
        </w:r>
      </w:ins>
      <w:ins w:id="78" w:author="PR Preview" w:date="2026-01-01T00:00:00Z">
        <w:r>
          <w:t xml:space="preserve">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rPr>
            <w:rStyle w:val="VerbatimChar"/>
          </w:rPr>
          <w:t xml:space="preserve">_measures.qmd</w:t>
        </w:r>
      </w:ins>
      <w:ins w:id="81" w:author="PR Preview" w:date="2026-01-01T00:00:00Z">
        <w:r>
          <w:t xml:space="preserve">, and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rPr>
            <w:rStyle w:val="VerbatimChar"/>
          </w:rPr>
          <w:t xml:space="preserve">_subfiles/_sec_linear_algebra.qmd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include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rPr>
            <w:rStyle w:val="VerbatimChar"/>
          </w:rPr>
          <w:t xml:space="preserve">latex-macros/macros.qmd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themselves;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a host page that includes any of the other fragments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must include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rPr>
            <w:rStyle w:val="VerbatimChar"/>
          </w:rPr>
          <w:t xml:space="preserve">latex-macros/macros.qmd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first,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as the pages of this site do.</w:t>
        </w:r>
      </w:ins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5"/>
    <w:bookmarkStart w:id="39" w:name="references"/>
    <w:p>
      <w:pPr>
        <w:pStyle w:val="Heading2"/>
      </w:pPr>
      <w:r>
        <w:t xml:space="preserve">References</w:t>
      </w:r>
    </w:p>
    <w:bookmarkStart w:id="38" w:name="refs"/>
    <w:bookmarkStart w:id="37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.qmd" TargetMode="External"/><Relationship Id="rId17" Type="http://schemas.openxmlformats.org/officeDocument/2006/relationships/hyperlink" Target="calculus-derivatives.html#def-differentiable" TargetMode="External"/><Relationship Id="rId16" Type="http://schemas.openxmlformats.org/officeDocument/2006/relationships/hyperlink" Target="calculus-integration.html#def-continuous" TargetMode="External"/><Relationship Id="rId18" Type="http://schemas.openxmlformats.org/officeDocument/2006/relationships/hyperlink" Target="calculus-integration.html#def-integrable" TargetMode="External"/><Relationship Id="rId15" Type="http://schemas.openxmlformats.org/officeDocument/2006/relationships/hyperlink" Target="calculus.qmd" TargetMode="External"/><Relationship Id="rId26" Type="http://schemas.openxmlformats.org/officeDocument/2006/relationships/hyperlink" Target="https://github.com/ucla-biostat-216" TargetMode="External"/><Relationship Id="rId25" Type="http://schemas.openxmlformats.org/officeDocument/2006/relationships/hyperlink" Target="https://mmids-textbook.github.io/index.html" TargetMode="External"/><Relationship Id="rId27" Type="http://schemas.openxmlformats.org/officeDocument/2006/relationships/hyperlink" Target="https://ucla-biostat-216.github.io/2024fall/" TargetMode="External"/><Relationship Id="rId28" Type="http://schemas.openxmlformats.org/officeDocument/2006/relationships/hyperlink" Target="https://ucla-biostat-216.github.io/2024fall/schedule/schedule.html" TargetMode="External"/><Relationship Id="rId36" Type="http://schemas.openxmlformats.org/officeDocument/2006/relationships/hyperlink" Target="https://www.nytimes.com/2025/09/05/opinion/math-dei.html" TargetMode="External"/><Relationship Id="rId30" Type="http://schemas.openxmlformats.org/officeDocument/2006/relationships/hyperlink" Target="https://www.youtube.com/@3blue1brown/playlists" TargetMode="External"/><Relationship Id="rId29" Type="http://schemas.openxmlformats.org/officeDocument/2006/relationships/hyperlink" Target="https://www.youtube.com/playlist?list=PLRDl2inPrWQVu2OvnTvtkRpJ-wz-URMJx" TargetMode="External"/><Relationship Id="rId32" Type="http://schemas.openxmlformats.org/officeDocument/2006/relationships/hyperlink" Target="https://www.youtube.com/playlist?list=PLZHQObOWTQDMsr9K-rj53DwVRMYO3t5Yr" TargetMode="External"/><Relationship Id="rId33" Type="http://schemas.openxmlformats.org/officeDocument/2006/relationships/hyperlink" Target="https://www.youtube.com/playlist?list=PLZHQObOWTQDNU6R1_67000Dx_ZCJB-3pi" TargetMode="External"/><Relationship Id="rId31" Type="http://schemas.openxmlformats.org/officeDocument/2006/relationships/hyperlink" Target="https://www.youtube.com/playlist?list=PLZHQObOWTQDPD3MizzM2xVFitgF8hE_ab" TargetMode="External"/><Relationship Id="rId19" Type="http://schemas.openxmlformats.org/officeDocument/2006/relationships/hyperlink" Target="linear-algebra.qmd" TargetMode="External"/><Relationship Id="rId14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1" Type="http://schemas.openxmlformats.org/officeDocument/2006/relationships/hyperlink" Target="optimization.qmd" TargetMode="External"/><Relationship Id="rId22" Type="http://schemas.openxmlformats.org/officeDocument/2006/relationships/hyperlink" Target="proof-writing.qmd" TargetMode="External"/><Relationship Id="rId23" Type="http://schemas.openxmlformats.org/officeDocument/2006/relationships/hyperlink" Target="proof-writing.qmd#def-derivation" TargetMode="External"/><Relationship Id="rId13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2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.qmd" TargetMode="External"/><Relationship Id="rId17" Type="http://schemas.openxmlformats.org/officeDocument/2006/relationships/hyperlink" Target="calculus-derivatives.html#def-differentiable" TargetMode="External"/><Relationship Id="rId16" Type="http://schemas.openxmlformats.org/officeDocument/2006/relationships/hyperlink" Target="calculus-integration.html#def-continuous" TargetMode="External"/><Relationship Id="rId18" Type="http://schemas.openxmlformats.org/officeDocument/2006/relationships/hyperlink" Target="calculus-integration.html#def-integrable" TargetMode="External"/><Relationship Id="rId15" Type="http://schemas.openxmlformats.org/officeDocument/2006/relationships/hyperlink" Target="calculus.qmd" TargetMode="External"/><Relationship Id="rId26" Type="http://schemas.openxmlformats.org/officeDocument/2006/relationships/hyperlink" Target="https://github.com/ucla-biostat-216" TargetMode="External"/><Relationship Id="rId25" Type="http://schemas.openxmlformats.org/officeDocument/2006/relationships/hyperlink" Target="https://mmids-textbook.github.io/index.html" TargetMode="External"/><Relationship Id="rId27" Type="http://schemas.openxmlformats.org/officeDocument/2006/relationships/hyperlink" Target="https://ucla-biostat-216.github.io/2024fall/" TargetMode="External"/><Relationship Id="rId28" Type="http://schemas.openxmlformats.org/officeDocument/2006/relationships/hyperlink" Target="https://ucla-biostat-216.github.io/2024fall/schedule/schedule.html" TargetMode="External"/><Relationship Id="rId36" Type="http://schemas.openxmlformats.org/officeDocument/2006/relationships/hyperlink" Target="https://www.nytimes.com/2025/09/05/opinion/math-dei.html" TargetMode="External"/><Relationship Id="rId30" Type="http://schemas.openxmlformats.org/officeDocument/2006/relationships/hyperlink" Target="https://www.youtube.com/@3blue1brown/playlists" TargetMode="External"/><Relationship Id="rId29" Type="http://schemas.openxmlformats.org/officeDocument/2006/relationships/hyperlink" Target="https://www.youtube.com/playlist?list=PLRDl2inPrWQVu2OvnTvtkRpJ-wz-URMJx" TargetMode="External"/><Relationship Id="rId32" Type="http://schemas.openxmlformats.org/officeDocument/2006/relationships/hyperlink" Target="https://www.youtube.com/playlist?list=PLZHQObOWTQDMsr9K-rj53DwVRMYO3t5Yr" TargetMode="External"/><Relationship Id="rId33" Type="http://schemas.openxmlformats.org/officeDocument/2006/relationships/hyperlink" Target="https://www.youtube.com/playlist?list=PLZHQObOWTQDNU6R1_67000Dx_ZCJB-3pi" TargetMode="External"/><Relationship Id="rId31" Type="http://schemas.openxmlformats.org/officeDocument/2006/relationships/hyperlink" Target="https://www.youtube.com/playlist?list=PLZHQObOWTQDPD3MizzM2xVFitgF8hE_ab" TargetMode="External"/><Relationship Id="rId19" Type="http://schemas.openxmlformats.org/officeDocument/2006/relationships/hyperlink" Target="linear-algebra.qmd" TargetMode="External"/><Relationship Id="rId14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1" Type="http://schemas.openxmlformats.org/officeDocument/2006/relationships/hyperlink" Target="optimization.qmd" TargetMode="External"/><Relationship Id="rId22" Type="http://schemas.openxmlformats.org/officeDocument/2006/relationships/hyperlink" Target="proof-writing.qmd" TargetMode="External"/><Relationship Id="rId23" Type="http://schemas.openxmlformats.org/officeDocument/2006/relationships/hyperlink" Target="proof-writing.qmd#def-derivation" TargetMode="External"/><Relationship Id="rId13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2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2026-10-16T01:08:32Z</dcterms:created>
  <dcterms:modified xsi:type="dcterms:W3CDTF">2026-10-16T01:08:32Z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