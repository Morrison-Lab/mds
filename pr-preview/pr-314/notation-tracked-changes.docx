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del w:id="1" w:author="PR Preview" w:date="2026-01-01T00:00:00Z">
        <w:r>
          <w:delText xml:space="preserve">Last modified: 2026-10-15 13:39:21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13:35:37 (PDT)</w:t>
        </w:r>
      </w:ins>
    </w:p>
    <w:p>
      <w:pPr>
        <w:pStyle w:val="FirstParagraph"/>
      </w:pPr>
      <w:r>
        <w:t xml:space="preserve">Mathematical notation is not standardized.</w:t>
      </w:r>
      <w:r>
        <w:t xml:space="preserve"> </w:t>
      </w:r>
      <w:r>
        <w:t xml:space="preserve">This section states the conventions these notes use,</w:t>
      </w:r>
      <w:r>
        <w:t xml:space="preserve"> </w:t>
      </w:r>
      <w:r>
        <w:t xml:space="preserve">and the alternatives you may meet in other sources.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notation-collecte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used in this book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391"/>
              <w:gridCol w:w="5351"/>
              <w:gridCol w:w="1177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¬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9">
                    <w:r>
                      <w:rPr>
                        <w:rStyle w:val="Hyperlink"/>
                      </w:rPr>
                      <w:t xml:space="preserve">not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\neg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∀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for all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\forall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∃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there exists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\exists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∪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union,</w:t>
                  </w:r>
                  <w:r>
                    <w:t xml:space="preserve"> </w:t>
                  </w:r>
                  <w:r>
                    <w:t xml:space="preserve">“or”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∩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intersection,</w:t>
                  </w:r>
                  <w:r>
                    <w:t xml:space="preserve"> </w:t>
                  </w:r>
                  <w:r>
                    <w:t xml:space="preserve">“and”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\cap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∣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given,</w:t>
                  </w:r>
                  <w:r>
                    <w:t xml:space="preserve"> </w:t>
                  </w:r>
                  <w:hyperlink r:id="rId12">
                    <w:r>
                      <w:rPr>
                        <w:rStyle w:val="Hyperlink"/>
                      </w:rPr>
                      <w:t xml:space="preserve">conditional 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\mid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|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3">
                    <w:r>
                      <w:rPr>
                        <w:rStyle w:val="Hyperlink"/>
                      </w:rPr>
                      <w:t xml:space="preserve">sum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\sum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product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\prod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μ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 of a</w:t>
                  </w:r>
                  <w:r>
                    <w:t xml:space="preserve"> </w:t>
                  </w:r>
                  <w:hyperlink r:id="rId14">
                    <w:r>
                      <w:rPr>
                        <w:rStyle w:val="Hyperlink"/>
                      </w:rPr>
                      <w:t xml:space="preserve">random variable</w:t>
                    </w:r>
                  </w:hyperlink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\mu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E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5">
                    <w:r>
                      <w:rPr>
                        <w:rStyle w:val="Hyperlink"/>
                      </w:rPr>
                      <w:t xml:space="preserve">expectation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\mathbb{E}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x\'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′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or</w:t>
                  </w:r>
                  <w:r>
                    <w:t xml:space="preserve"> </w:t>
                  </w:r>
                  <w:hyperlink r:id="rId16">
                    <w:r>
                      <w:rPr>
                        <w:rStyle w:val="Hyperlink"/>
                      </w:rPr>
                      <w:t xml:space="preserve">derivative</w:t>
                    </w:r>
                  </w:hyperlink>
                  <w:r>
                    <w:rPr>
                      <w:rStyle w:val="FootnoteReference"/>
                    </w:rPr>
                    <w:footnoteReference w:id="17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8">
                    <w:r>
                      <w:rPr>
                        <w:rStyle w:val="Hyperlink"/>
                      </w:rPr>
                      <w:t xml:space="preserve">independent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\perp\!\!\!\perp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∴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9">
                    <w:r>
                      <w:rPr>
                        <w:rStyle w:val="Hyperlink"/>
                      </w:rPr>
                      <w:t xml:space="preserve">therefore</w:t>
                    </w:r>
                  </w:hyperlink>
                  <w:r>
                    <w:t xml:space="preserve">, thus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\therefore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0">
                    <w:r>
                      <w:rPr>
                        <w:rStyle w:val="Hyperlink"/>
                      </w:rPr>
                      <w:t xml:space="preserve">linear predictor</w:t>
                    </w:r>
                  </w:hyperlink>
                  <w:r>
                    <w:t xml:space="preserve"> </w:t>
                  </w:r>
                  <w:r>
                    <w:t xml:space="preserve">of a generalized linear model</w:t>
                  </w:r>
                  <w:r>
                    <w:rPr>
                      <w:rStyle w:val="FootnoteReference"/>
                    </w:rPr>
                    <w:footnoteReference w:id="21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\eta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⌊"/>
                        <m:sepChr m:val=""/>
                        <m:endChr m:val="⌋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floor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largest</w:t>
                  </w:r>
                  <w:r>
                    <w:t xml:space="preserve"> </w:t>
                  </w:r>
                  <w:hyperlink w:anchor="def-integers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less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\lfloor x \rfloor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⌈"/>
                        <m:sepChr m:val=""/>
                        <m:endChr m:val="⌉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ceiling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smallest</w:t>
                  </w:r>
                  <w:r>
                    <w:t xml:space="preserve"> </w:t>
                  </w:r>
                  <w:hyperlink w:anchor="def-integers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greater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\lceil x \rceil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P</m:t>
                        </m:r>
                      </m:e>
                    </m:d>
                    <m:r>
                      <m:t>​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indicator function (</w:t>
                  </w:r>
                  <w:hyperlink w:anchor="sec-indicator-functions">
                    <w:r>
                      <w:rPr>
                        <w:rStyle w:val="Hyperlink"/>
                      </w:rPr>
                      <w:t xml:space="preserve">Section 4</w:t>
                    </w:r>
                  </w:hyperlink>
                  <w:r>
                    <w:t xml:space="preserve">):</w:t>
                  </w:r>
                  <w:r>
                    <w:t xml:space="preserve"> </w:t>
                  </w:r>
                  <m:oMath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if condition holds,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otherwise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\indic{A}(x)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\indicp{P}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t xml:space="preserve">The links for conditioning, random variables, expectation, and independence</w:t>
      </w:r>
      <w:r>
        <w:t xml:space="preserve"> </w:t>
      </w:r>
      <w:r>
        <w:t xml:space="preserve">go to the Morrison Lab’s probability notes,</w:t>
      </w:r>
      <w:r>
        <w:t xml:space="preserve"> </w:t>
      </w:r>
      <w:r>
        <w:t xml:space="preserve">which define those terms.</w:t>
      </w:r>
    </w:p>
    <w:bookmarkStart w:id="25" w:name="sec-writing-math-quarto"/>
    <w:p>
      <w:pPr>
        <w:pStyle w:val="Heading2"/>
      </w:pPr>
      <w:r>
        <w:t xml:space="preserve">1 Writing math in Quarto</w:t>
      </w:r>
    </w:p>
    <w:p>
      <w:pPr>
        <w:pStyle w:val="FirstParagraph"/>
      </w:pPr>
      <w:r>
        <w:t xml:space="preserve">The third column of</w:t>
      </w:r>
      <w:r>
        <w:t xml:space="preserve"> </w:t>
      </w:r>
      <w:hyperlink w:anchor="tbl-notation-collected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gives the LaTeX command for each symbol.</w:t>
      </w:r>
      <w:r>
        <w:t xml:space="preserve"> </w:t>
      </w:r>
      <w:r>
        <w:t xml:space="preserve">Quarto and R Markdown documents write math in LaTeX syntax:</w:t>
      </w:r>
      <w:r>
        <w:t xml:space="preserve"> </w:t>
      </w:r>
      <w:r>
        <w:t xml:space="preserve">put inline math between single dollar signs, as in</w:t>
      </w:r>
      <w:r>
        <w:t xml:space="preserve"> </w:t>
      </w:r>
      <w:r>
        <w:rPr>
          <w:rStyle w:val="VerbatimChar"/>
        </w:rPr>
        <w:t xml:space="preserve">$x^2$</w:t>
      </w:r>
      <w:r>
        <w:t xml:space="preserve">,</w:t>
      </w:r>
      <w:r>
        <w:t xml:space="preserve"> </w:t>
      </w:r>
      <w:r>
        <w:t xml:space="preserve">and displayed equations between double dollar signs, as in</w:t>
      </w:r>
      <w:r>
        <w:t xml:space="preserve"> </w:t>
      </w:r>
      <w:r>
        <w:rPr>
          <w:rStyle w:val="VerbatimChar"/>
        </w:rPr>
        <w:t xml:space="preserve">$$x^2$$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equations section of Quarto’s Markdown guide</w:t>
        </w:r>
      </w:hyperlink>
      <w:r>
        <w:t xml:space="preserve"> </w:t>
      </w:r>
      <w:r>
        <w:t xml:space="preserve">shows the details.</w:t>
      </w:r>
      <w:r>
        <w:t xml:space="preserve"> </w:t>
      </w:r>
      <w:r>
        <w:t xml:space="preserve">These notes also use shorthand macros,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\floor{x}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defined in the</w:t>
      </w:r>
      <w:r>
        <w:t xml:space="preserve"> </w:t>
      </w:r>
      <w:r>
        <w:rPr>
          <w:rStyle w:val="VerbatimChar"/>
        </w:rPr>
        <w:t xml:space="preserve">latex-macros</w:t>
      </w:r>
      <w:r>
        <w:t xml:space="preserve"> </w:t>
      </w:r>
      <w:r>
        <w:t xml:space="preserve">submodule’s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</w:t>
      </w:r>
    </w:p>
    <w:bookmarkEnd w:id="25"/>
    <w:bookmarkStart w:id="42" w:name="sec-notation-naturals"/>
    <w:p>
      <w:pPr>
        <w:pStyle w:val="Heading2"/>
      </w:pPr>
      <w:r>
        <w:t xml:space="preserve">2 Natural numbers</w:t>
      </w:r>
    </w:p>
    <w:bookmarkStart w:id="26" w:name="exr-naturals-below-three"/>
    <w:p>
      <w:pPr>
        <w:pStyle w:val="FirstParagraph"/>
      </w:pPr>
      <w:r>
        <w:rPr>
          <w:b/>
          <w:bCs/>
        </w:rPr>
        <w:t xml:space="preserve">Exercise 1 (Which numbers are natural?)</w:t>
      </w:r>
      <w:r>
        <w:t xml:space="preserve"> </w:t>
      </w:r>
      <w:r>
        <w:t xml:space="preserve">List the elements of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  <m:r>
              <m:rPr>
                <m:sty m:val="p"/>
              </m:rPr>
              <m:t>:</m:t>
            </m:r>
            <m:r>
              <m:t>n</m:t>
            </m:r>
            <m:r>
              <m:rPr>
                <m:sty m:val="p"/>
              </m:rPr>
              <m:t>&lt;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Is your answer the same in every textbook?</w:t>
      </w:r>
    </w:p>
    <w:bookmarkEnd w:id="26"/>
    <w:bookmarkStart w:id="27" w:name="sol-naturals-below-thre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answer depends on whether the source counts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 a natural number: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0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1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Both conventions are in common use,</w:t>
      </w:r>
      <w:r>
        <w:t xml:space="preserve"> </w:t>
      </w:r>
      <w:r>
        <w:t xml:space="preserve">so the answer is not the same in every textbook.</w:t>
      </w:r>
    </w:p>
    <w:bookmarkEnd w:id="27"/>
    <w:bookmarkStart w:id="28" w:name="def-integers"/>
    <w:p>
      <w:pPr>
        <w:pStyle w:val="BodyText"/>
      </w:pPr>
      <w:r>
        <w:rPr>
          <w:b/>
          <w:bCs/>
        </w:rPr>
        <w:t xml:space="preserve">Definition 1 (Integers)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integers</w:t>
      </w:r>
      <w:r>
        <w:t xml:space="preserve"> </w:t>
      </w:r>
      <w:r>
        <w:t xml:space="preserve">are the whole numbers,</w:t>
      </w:r>
      <w:r>
        <w:t xml:space="preserve"> </w:t>
      </w:r>
      <w:r>
        <w:t xml:space="preserve">together with their negatives and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integer</w:t>
      </w:r>
      <w:r>
        <w:t xml:space="preserve"> </w:t>
      </w:r>
      <w:r>
        <w:t xml:space="preserve">is an element of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.</w:t>
      </w:r>
    </w:p>
    <w:bookmarkEnd w:id="28"/>
    <w:bookmarkStart w:id="29" w:name="def-positive-integer"/>
    <w:p>
      <w:pPr>
        <w:pStyle w:val="BodyText"/>
      </w:pPr>
      <w:r>
        <w:rPr>
          <w:b/>
          <w:bCs/>
        </w:rPr>
        <w:t xml:space="preserve">Definition 2 (Positive integers)</w:t>
      </w:r>
      <w:r>
        <w:t xml:space="preserve"> </w:t>
      </w:r>
      <w:r>
        <w:t xml:space="preserve">The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greater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positive integers</w:t>
      </w:r>
      <w:r>
        <w:t xml:space="preserve">.</w:t>
      </w:r>
    </w:p>
    <w:bookmarkEnd w:id="29"/>
    <w:bookmarkStart w:id="30" w:name="def-negative-integer"/>
    <w:p>
      <w:pPr>
        <w:pStyle w:val="BodyText"/>
      </w:pPr>
      <w:r>
        <w:rPr>
          <w:b/>
          <w:bCs/>
        </w:rPr>
        <w:t xml:space="preserve">Definition 3 (Negative integers)</w:t>
      </w:r>
      <w:r>
        <w:t xml:space="preserve"> </w:t>
      </w:r>
      <w:r>
        <w:t xml:space="preserve">The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less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negative integers</w:t>
      </w:r>
      <w:r>
        <w:t xml:space="preserve">.</w:t>
      </w:r>
    </w:p>
    <w:bookmarkEnd w:id="30"/>
    <w:bookmarkStart w:id="31" w:name="exm-integers"/>
    <w:p>
      <w:pPr>
        <w:pStyle w:val="BodyText"/>
      </w:pPr>
      <w:r>
        <w:rPr>
          <w:b/>
          <w:bCs/>
        </w:rPr>
        <w:t xml:space="preserve">Example 1 (Integers and non-integers)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−</m:t>
        </m:r>
        <m:r>
          <m:t>7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are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are not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is an integer, because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31"/>
    <w:bookmarkStart w:id="32" w:name="def-even-odd"/>
    <w:p>
      <w:pPr>
        <w:pStyle w:val="FirstParagraph"/>
      </w:pPr>
      <w:r>
        <w:rPr>
          <w:b/>
          <w:bCs/>
        </w:rPr>
        <w:t xml:space="preserve">Definition 4 (Even integer)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even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2"/>
    <w:bookmarkStart w:id="33" w:name="def-odd"/>
    <w:p>
      <w:pPr>
        <w:pStyle w:val="BodyText"/>
      </w:pPr>
      <w:r>
        <w:rPr>
          <w:b/>
          <w:bCs/>
        </w:rPr>
        <w:t xml:space="preserve">Definition 5 (Odd integer)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odd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3"/>
    <w:bookmarkStart w:id="34" w:name="exm-even-odd"/>
    <w:p>
      <w:pPr>
        <w:pStyle w:val="BodyText"/>
      </w:pPr>
      <w:r>
        <w:rPr>
          <w:b/>
          <w:bCs/>
        </w:rPr>
        <w:t xml:space="preserve">Example 2 (Even and odd 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6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0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7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2.5</m:t>
        </m:r>
      </m:oMath>
      <w:r>
        <w:t xml:space="preserve"> </w:t>
      </w:r>
      <w:r>
        <w:t xml:space="preserve">is neither even nor odd, because it is not an integer.</w:t>
      </w:r>
    </w:p>
    <w:bookmarkEnd w:id="34"/>
    <w:bookmarkStart w:id="35" w:name="def-natural-numbers"/>
    <w:p>
      <w:pPr>
        <w:pStyle w:val="FirstParagraph"/>
      </w:pPr>
      <w:r>
        <w:rPr>
          <w:b/>
          <w:bCs/>
        </w:rPr>
        <w:t xml:space="preserve">Definition 6 (Natural numbers (our convention))</w:t>
      </w:r>
      <w:r>
        <w:t xml:space="preserve"> </w:t>
      </w:r>
      <w:r>
        <w:t xml:space="preserve">In these notes, the</w:t>
      </w:r>
      <w:r>
        <w:t xml:space="preserve"> </w:t>
      </w:r>
      <w:r>
        <w:rPr>
          <w:b/>
          <w:bCs/>
        </w:rPr>
        <w:t xml:space="preserve">natural numbers</w:t>
      </w:r>
      <w:r>
        <w:t xml:space="preserve"> </w:t>
      </w:r>
      <w:r>
        <w:t xml:space="preserve">are the positive integers (</w:t>
      </w:r>
      <w:hyperlink w:anchor="def-positive-integer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bookmarkEnd w:id="35"/>
    <w:bookmarkStart w:id="36" w:name="def-nonnegative-integers"/>
    <w:p>
      <w:pPr>
        <w:pStyle w:val="FirstParagraph"/>
      </w:pPr>
      <w:r>
        <w:rPr>
          <w:b/>
          <w:bCs/>
        </w:rPr>
        <w:t xml:space="preserve">Definition 7 (Non-negative 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non-negative integers</w:t>
      </w:r>
      <w:r>
        <w:t xml:space="preserve"> </w:t>
      </w:r>
      <w:r>
        <w:t xml:space="preserve">are the natural numbers (</w:t>
      </w:r>
      <w:hyperlink w:anchor="def-natural-numbers">
        <w:r>
          <w:rPr>
            <w:rStyle w:val="Hyperlink"/>
          </w:rPr>
          <w:t xml:space="preserve">Definition 6</w:t>
        </w:r>
      </w:hyperlink>
      <w:r>
        <w:t xml:space="preserve">) together with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N</m:t>
              </m:r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</m:e>
          </m:d>
          <m:r>
            <m:t>​</m:t>
          </m:r>
        </m:oMath>
      </m:oMathPara>
    </w:p>
    <w:bookmarkEnd w:id="36"/>
    <w:bookmarkStart w:id="37" w:name="exm-natural-numbers"/>
    <w:p>
      <w:pPr>
        <w:pStyle w:val="FirstParagraph"/>
      </w:pPr>
      <w:r>
        <w:rPr>
          <w:b/>
          <w:bCs/>
        </w:rPr>
        <w:t xml:space="preserve">Example 3 (Natural numbers in a data analysis)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Observation indices start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we write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 count outcome, such as the number of hospital visits in a year,</w:t>
      </w:r>
      <w:r>
        <w:t xml:space="preserve"> </w:t>
      </w:r>
      <w:r>
        <w:t xml:space="preserve">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set of values it can take 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, not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3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Other conventions for the natural numbers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Other sources may define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differently,</w:t>
            </w:r>
            <w:r>
              <w:t xml:space="preserve"> </w:t>
            </w:r>
            <w:r>
              <w:t xml:space="preserve">so check each source’s definition before reading its formulas: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Many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international standard ISO 80000-2 defines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to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continuing the earlier standard ISO 31-11 (1978).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Other sources start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as these notes do.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To remove the ambiguity,</w:t>
            </w:r>
            <w:r>
              <w:t xml:space="preserve"> </w:t>
            </w:r>
            <w:r>
              <w:t xml:space="preserve">some sources write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The words vary too.</w:t>
            </w:r>
            <w:r>
              <w:t xml:space="preserve"> </w:t>
            </w:r>
            <w:r>
              <w:t xml:space="preserve">“Positive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“non-negative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are unambiguous.</w:t>
            </w:r>
            <w:r>
              <w:t xml:space="preserve"> </w:t>
            </w:r>
            <w:r>
              <w:t xml:space="preserve">“Whole numbers”</w:t>
            </w:r>
            <w:r>
              <w:t xml:space="preserve"> </w:t>
            </w:r>
            <w:r>
              <w:t xml:space="preserve">usually includes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can also mean all of the integers, negative ones included.</w:t>
            </w:r>
            <w:r>
              <w:t xml:space="preserve"> </w:t>
            </w:r>
            <w:r>
              <w:t xml:space="preserve">“Counting numbers”</w:t>
            </w:r>
            <w:r>
              <w:t xml:space="preserve"> </w:t>
            </w:r>
            <w:r>
              <w:t xml:space="preserve">usually starts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some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Some older texts write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for the natural numbers.</w:t>
            </w:r>
          </w:p>
          <w:p>
            <w:pPr>
              <w:pStyle w:val="FirstParagraph"/>
            </w:pPr>
            <w:r>
              <w:t xml:space="preserve">When a formula’s meaning depends on whether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is included,</w:t>
            </w:r>
            <w:r>
              <w:t xml:space="preserve"> </w:t>
            </w:r>
            <w:r>
              <w:t xml:space="preserve">we write the set out explicitly,</w:t>
            </w:r>
            <w:r>
              <w:t xml:space="preserve"> </w:t>
            </w:r>
            <w:r>
              <w:t xml:space="preserve">for example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Source:</w:t>
            </w:r>
            <w:r>
              <w:t xml:space="preserve"> </w:t>
            </w:r>
            <w:hyperlink r:id="rId41">
              <w:r>
                <w:rPr>
                  <w:rStyle w:val="Hyperlink"/>
                </w:rPr>
                <w:t xml:space="preserve">Wikipedia,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“Natural number”</w:t>
              </w:r>
              <w:r>
                <w:rPr>
                  <w:rStyle w:val="Hyperlink"/>
                </w:rPr>
                <w:t xml:space="preserve">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“Terminology and notation”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and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“Zero as natural number”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which cites ISO 80000-2:2019 and the textbooks using each notation.</w:t>
            </w:r>
          </w:p>
          <w:p/>
        </w:tc>
      </w:tr>
    </w:tbl>
    <w:bookmarkEnd w:id="42"/>
    <w:bookmarkStart w:id="53" w:name="sec-notation-reals"/>
    <w:p>
      <w:pPr>
        <w:pStyle w:val="Heading2"/>
      </w:pPr>
      <w:r>
        <w:t xml:space="preserve">3 Rational, real, and irrational numbers</w:t>
      </w:r>
    </w:p>
    <w:bookmarkStart w:id="43" w:name="def-rational-numbers"/>
    <w:p>
      <w:pPr>
        <w:pStyle w:val="FirstParagraph"/>
      </w:pPr>
      <w:r>
        <w:rPr>
          <w:b/>
          <w:bCs/>
        </w:rPr>
        <w:t xml:space="preserve">Definition 8 (Rational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rational number</w:t>
      </w:r>
      <w:r>
        <w:t xml:space="preserve"> </w:t>
      </w:r>
      <w:r>
        <w:t xml:space="preserve">is a number that can be written as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set of rational numbers is written</w:t>
      </w:r>
      <w:r>
        <w:t xml:space="preserve"> </w:t>
      </w:r>
      <m:oMath>
        <m:r>
          <m:rPr>
            <m:scr m:val="double-struck"/>
            <m:sty m:val="p"/>
          </m:rPr>
          <m:t>Q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Q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0</m:t>
              </m:r>
            </m:e>
          </m:d>
          <m:r>
            <m:t>​</m:t>
          </m:r>
        </m:oMath>
      </m:oMathPara>
    </w:p>
    <w:bookmarkEnd w:id="43"/>
    <w:bookmarkStart w:id="44" w:name="exm-rational-numbers"/>
    <w:p>
      <w:pPr>
        <w:pStyle w:val="FirstParagraph"/>
      </w:pPr>
      <w:r>
        <w:rPr>
          <w:b/>
          <w:bCs/>
        </w:rPr>
        <w:t xml:space="preserve">Example 4 (Rational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is rational,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0.75</m:t>
        </m:r>
      </m:oMath>
      <w:r>
        <w:t xml:space="preserve"> </w:t>
      </w:r>
      <w:r>
        <w:t xml:space="preserve">is rational, because</w:t>
      </w:r>
      <w:r>
        <w:t xml:space="preserve"> </w:t>
      </w:r>
      <m:oMath>
        <m:r>
          <m:t>0.75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Every integer is rational: for example,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5</m:t>
            </m:r>
          </m:num>
          <m:den>
            <m:r>
              <m:t>1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0.333</m:t>
        </m:r>
        <m:r>
          <m:rPr>
            <m:sty m:val="p"/>
          </m:rPr>
          <m:t>…</m:t>
        </m:r>
      </m:oMath>
      <w:r>
        <w:t xml:space="preserve">, with the</w:t>
      </w:r>
      <w:r>
        <w:t xml:space="preserve"> </w:t>
      </w:r>
      <m:oMath>
        <m:r>
          <m:t>3</m:t>
        </m:r>
      </m:oMath>
      <w:r>
        <w:t xml:space="preserve">s repeating forever, is rational,</w:t>
      </w:r>
      <w:r>
        <w:t xml:space="preserve"> </w:t>
      </w:r>
      <w:r>
        <w:t xml:space="preserve">because</w:t>
      </w:r>
      <w:r>
        <w:t xml:space="preserve"> </w:t>
      </w:r>
      <m:oMath>
        <m:r>
          <m:t>0.333</m:t>
        </m:r>
        <m:r>
          <m:rPr>
            <m:sty m:val="p"/>
          </m:rPr>
          <m:t>…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44"/>
    <w:bookmarkStart w:id="45" w:name="def-real-numbers"/>
    <w:p>
      <w:pPr>
        <w:pStyle w:val="FirstParagraph"/>
      </w:pPr>
      <w:r>
        <w:rPr>
          <w:b/>
          <w:bCs/>
        </w:rPr>
        <w:t xml:space="preserve">Definition 9 (Real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number</w:t>
      </w:r>
      <w:r>
        <w:t xml:space="preserve"> </w:t>
      </w:r>
      <w:r>
        <w:t xml:space="preserve">is a number that can be written as a decimal expansion:</w:t>
      </w:r>
      <w:r>
        <w:t xml:space="preserve"> </w:t>
      </w:r>
      <w:r>
        <w:t xml:space="preserve">an integer part, followed by a decimal point</w:t>
      </w:r>
      <w:r>
        <w:t xml:space="preserve"> </w:t>
      </w:r>
      <w:r>
        <w:t xml:space="preserve">and a finite or infinite list of decimal places after it.</w:t>
      </w:r>
      <w:r>
        <w:t xml:space="preserve"> </w:t>
      </w:r>
      <w:r>
        <w:t xml:space="preserve">Equivalently, the real numbers are the points on the number line.</w:t>
      </w:r>
      <w:r>
        <w:t xml:space="preserve"> </w:t>
      </w:r>
      <w:r>
        <w:t xml:space="preserve">The set of real numbers is written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45"/>
    <w:bookmarkStart w:id="46" w:name="rem-real-numbers-working-definition"/>
    <w:p>
      <w:pPr>
        <w:pStyle w:val="BodyText"/>
      </w:pPr>
      <w:r>
        <w:rPr>
          <w:i/>
          <w:iCs/>
        </w:rPr>
        <w:t xml:space="preserve">Remark 1</w:t>
      </w:r>
      <w:r>
        <w:t xml:space="preserve"> (A working definition). </w:t>
      </w:r>
      <w:hyperlink w:anchor="def-real-numbers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is a working definition, not a construction:</w:t>
      </w:r>
      <w:r>
        <w:t xml:space="preserve"> </w:t>
      </w:r>
      <w:r>
        <w:t xml:space="preserve">it does not say what an infinite decimal expansion is,</w:t>
      </w:r>
      <w:r>
        <w:t xml:space="preserve"> </w:t>
      </w:r>
      <w:r>
        <w:t xml:space="preserve">or how to add or multiply two of them.</w:t>
      </w:r>
      <w:r>
        <w:t xml:space="preserve"> </w:t>
      </w:r>
      <w:r>
        <w:t xml:space="preserve">Rudin (1976, Appendix to Chapter 1)</w:t>
      </w:r>
      <w:r>
        <w:t xml:space="preserve"> </w:t>
      </w:r>
      <w:r>
        <w:t xml:space="preserve">constructs the real numbers rigorously.</w:t>
      </w:r>
      <w:r>
        <w:t xml:space="preserve"> </w:t>
      </w:r>
      <w:r>
        <w:t xml:space="preserve">Some real numbers have two decimal expansions:</w:t>
      </w:r>
      <w:r>
        <w:t xml:space="preserve"> </w:t>
      </w:r>
      <w:r>
        <w:t xml:space="preserve">for example,</w:t>
      </w:r>
      <w:r>
        <w:t xml:space="preserve"> </w:t>
      </w:r>
      <m:oMath>
        <m:r>
          <m:t>0.999</m:t>
        </m:r>
        <m:r>
          <m:rPr>
            <m:sty m:val="p"/>
          </m:rPr>
          <m:t>…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1.000</m:t>
        </m:r>
        <m:r>
          <m:rPr>
            <m:sty m:val="p"/>
          </m:rPr>
          <m:t>…</m:t>
        </m:r>
      </m:oMath>
      <w:r>
        <w:t xml:space="preserve"> </w:t>
      </w:r>
      <w:r>
        <w:t xml:space="preserve">are the same real number,</w:t>
      </w:r>
      <w:r>
        <w:t xml:space="preserve"> </w:t>
      </w:r>
      <m:oMath>
        <m:r>
          <m:t>1</m:t>
        </m:r>
      </m:oMath>
      <w:r>
        <w:t xml:space="preserve">.</w:t>
      </w:r>
    </w:p>
    <w:bookmarkEnd w:id="46"/>
    <w:bookmarkStart w:id="47" w:name="exm-real-numbers"/>
    <w:p>
      <w:pPr>
        <w:pStyle w:val="BodyText"/>
      </w:pPr>
      <w:r>
        <w:rPr>
          <w:b/>
          <w:bCs/>
        </w:rPr>
        <w:t xml:space="preserve">Example 5 (Real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0.5</m:t>
        </m:r>
      </m:oMath>
      <w:r>
        <w:t xml:space="preserve">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0.333</m:t>
        </m:r>
        <m:r>
          <m:rPr>
            <m:sty m:val="p"/>
          </m:rPr>
          <m:t>…</m:t>
        </m:r>
      </m:oMath>
      <w:r>
        <w:t xml:space="preserve"> </w:t>
      </w:r>
      <w:r>
        <w:t xml:space="preserve">are real numbers.</w:t>
      </w:r>
    </w:p>
    <w:p>
      <w:pPr>
        <w:pStyle w:val="Compact"/>
        <w:numPr>
          <w:ilvl w:val="0"/>
          <w:numId w:val="1007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a real number.</w:t>
      </w:r>
    </w:p>
    <w:p>
      <w:pPr>
        <w:pStyle w:val="Compact"/>
        <w:numPr>
          <w:ilvl w:val="0"/>
          <w:numId w:val="1007"/>
        </w:numPr>
      </w:pPr>
      <w:r>
        <w:t xml:space="preserve">Every rational number (</w:t>
      </w:r>
      <w:hyperlink w:anchor="def-rational-numbers">
        <w:r>
          <w:rPr>
            <w:rStyle w:val="Hyperlink"/>
          </w:rPr>
          <w:t xml:space="preserve">Definition 8</w:t>
        </w:r>
      </w:hyperlink>
      <w:r>
        <w:t xml:space="preserve">) is a real number,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Q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47"/>
    <w:bookmarkStart w:id="48" w:name="def-irrational-numbers"/>
    <w:p>
      <w:pPr>
        <w:pStyle w:val="FirstParagraph"/>
      </w:pPr>
      <w:r>
        <w:rPr>
          <w:b/>
          <w:bCs/>
        </w:rPr>
        <w:t xml:space="preserve">Definition 10 (Irrational numbers)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irrational number</w:t>
      </w:r>
      <w:r>
        <w:t xml:space="preserve"> </w:t>
      </w:r>
      <w:r>
        <w:t xml:space="preserve">is a real number (</w:t>
      </w:r>
      <w:hyperlink w:anchor="def-real-numbers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that is not rational (</w:t>
      </w:r>
      <w:hyperlink w:anchor="def-rational-numbers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48"/>
    <w:bookmarkStart w:id="52" w:name="exm-irrational-numbers"/>
    <w:p>
      <w:pPr>
        <w:pStyle w:val="BodyText"/>
      </w:pPr>
      <w:r>
        <w:rPr>
          <w:b/>
          <w:bCs/>
        </w:rPr>
        <w:t xml:space="preserve">Example 6 (Irrational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>
          <m:t>1.41421</m:t>
        </m:r>
        <m:r>
          <m:rPr>
            <m:sty m:val="p"/>
          </m:rPr>
          <m:t>…</m:t>
        </m:r>
      </m:oMath>
      <w:r>
        <w:t xml:space="preserve">, the</w:t>
      </w:r>
      <w:r>
        <w:t xml:space="preserve"> </w:t>
      </w:r>
      <w:hyperlink r:id="rId49">
        <w:r>
          <w:rPr>
            <w:rStyle w:val="Hyperlink"/>
          </w:rPr>
          <w:t xml:space="preserve">square root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2</m:t>
        </m:r>
      </m:oMath>
      <w:r>
        <w:t xml:space="preserve">, is irrational:</w:t>
      </w:r>
      <w:r>
        <w:t xml:space="preserve"> </w:t>
      </w:r>
      <w:r>
        <w:t xml:space="preserve">no fraction of integers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squares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(see</w:t>
      </w:r>
      <w:r>
        <w:t xml:space="preserve"> </w:t>
      </w:r>
      <w:hyperlink r:id="rId50">
        <w:r>
          <w:rPr>
            <w:rStyle w:val="Hyperlink"/>
          </w:rPr>
          <w:t xml:space="preserve">Wikipedia: Square root of 2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irrational</w:t>
      </w:r>
      <w:r>
        <w:t xml:space="preserve"> </w:t>
      </w:r>
      <w:r>
        <w:t xml:space="preserve">(see</w:t>
      </w:r>
      <w:r>
        <w:t xml:space="preserve"> </w:t>
      </w:r>
      <w:hyperlink r:id="rId51">
        <w:r>
          <w:rPr>
            <w:rStyle w:val="Hyperlink"/>
          </w:rPr>
          <w:t xml:space="preserve">Wikipedia: Proof that</w:t>
        </w:r>
        <w:r>
          <w:rPr>
            <w:rStyle w:val="Hyperlink"/>
          </w:rPr>
          <w:t xml:space="preserve"> </w:t>
        </w:r>
        <m:oMath>
          <m:r>
            <m:t>π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is irrational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1.5</m:t>
        </m:r>
      </m:oMath>
      <w:r>
        <w:t xml:space="preserve"> </w:t>
      </w:r>
      <w:r>
        <w:t xml:space="preserve">is not irrational, because</w:t>
      </w:r>
      <w:r>
        <w:t xml:space="preserve"> </w:t>
      </w:r>
      <m:oMath>
        <m:r>
          <m:t>1.5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rational.</w:t>
      </w:r>
    </w:p>
    <w:bookmarkEnd w:id="52"/>
    <w:bookmarkEnd w:id="53"/>
    <w:bookmarkStart w:id="95" w:name="sec-indicator-functions"/>
    <w:p>
      <w:pPr>
        <w:pStyle w:val="Heading2"/>
      </w:pPr>
      <w:del w:id="3" w:author="PR Preview" w:date="2026-01-01T00:00:00Z">
        <w:r>
          <w:delText xml:space="preserve">4 Percent sign (</w:delText>
        </w:r>
      </w:del>
      <w:del w:id="4" w:author="PR Preview" w:date="2026-01-01T00:00:00Z">
        <w:r>
          <w:delText xml:space="preserve">“%”</w:delText>
        </w:r>
      </w:del>
      <w:del w:id="5" w:author="PR Preview" w:date="2026-01-01T00:00:00Z">
        <w:r>
          <w:delText xml:space="preserve">)</w:delText>
        </w:r>
      </w:del>
    </w:p>
    <w:p>
      <w:pPr>
        <w:pStyle w:val="FirstParagraph"/>
      </w:pPr>
      <w:del w:id="6" w:author="PR Preview" w:date="2026-01-01T00:00:00Z">
        <w:r>
          <w:delText xml:space="preserve">The word</w:delText>
        </w:r>
      </w:del>
      <w:del w:id="7" w:author="PR Preview" w:date="2026-01-01T00:00:00Z">
        <w:r>
          <w:delText xml:space="preserve"> </w:delText>
        </w:r>
      </w:del>
      <w:del w:id="8" w:author="PR Preview" w:date="2026-01-01T00:00:00Z">
        <w:r>
          <w:delText xml:space="preserve">“percent”</w:delText>
        </w:r>
      </w:del>
      <w:del w:id="9" w:author="PR Preview" w:date="2026-01-01T00:00:00Z">
        <w:r>
          <w:delText xml:space="preserve"> </w:delText>
        </w:r>
      </w:del>
      <w:del w:id="10" w:author="PR Preview" w:date="2026-01-01T00:00:00Z">
        <w:r>
          <w:delText xml:space="preserve">comes from the Latin</w:delText>
        </w:r>
      </w:del>
      <w:del w:id="11" w:author="PR Preview" w:date="2026-01-01T00:00:00Z">
        <w:r>
          <w:delText xml:space="preserve"> </w:delText>
        </w:r>
      </w:del>
      <w:del w:id="12" w:author="PR Preview" w:date="2026-01-01T00:00:00Z">
        <w:r>
          <w:delText xml:space="preserve">“per centum”</w:delText>
        </w:r>
      </w:del>
      <w:del w:id="13" w:author="PR Preview" w:date="2026-01-01T00:00:00Z">
        <w:r>
          <w:delText xml:space="preserve">;</w:delText>
        </w:r>
      </w:del>
      <w:del w:id="14" w:author="PR Preview" w:date="2026-01-01T00:00:00Z">
        <w:r>
          <w:delText xml:space="preserve"> </w:delText>
        </w:r>
      </w:del>
      <w:del w:id="15" w:author="PR Preview" w:date="2026-01-01T00:00:00Z">
        <w:r>
          <w:delText xml:space="preserve">“centum”</w:delText>
        </w:r>
      </w:del>
      <w:del w:id="16" w:author="PR Preview" w:date="2026-01-01T00:00:00Z">
        <w:r>
          <w:delText xml:space="preserve"> </w:delText>
        </w:r>
      </w:del>
      <w:del w:id="17" w:author="PR Preview" w:date="2026-01-01T00:00:00Z">
        <w:r>
          <w:delText xml:space="preserve">is Latin for 100,</w:delText>
        </w:r>
      </w:del>
      <w:del w:id="18" w:author="PR Preview" w:date="2026-01-01T00:00:00Z">
        <w:r>
          <w:delText xml:space="preserve"> </w:delText>
        </w:r>
      </w:del>
      <w:del w:id="19" w:author="PR Preview" w:date="2026-01-01T00:00:00Z">
        <w:r>
          <w:delText xml:space="preserve">so</w:delText>
        </w:r>
      </w:del>
      <w:del w:id="20" w:author="PR Preview" w:date="2026-01-01T00:00:00Z">
        <w:r>
          <w:delText xml:space="preserve"> </w:delText>
        </w:r>
      </w:del>
      <w:del w:id="21" w:author="PR Preview" w:date="2026-01-01T00:00:00Z">
        <w:r>
          <w:delText xml:space="preserve">“percent”</w:delText>
        </w:r>
      </w:del>
      <w:del w:id="22" w:author="PR Preview" w:date="2026-01-01T00:00:00Z">
        <w:r>
          <w:delText xml:space="preserve"> </w:delText>
        </w:r>
      </w:del>
      <w:del w:id="23" w:author="PR Preview" w:date="2026-01-01T00:00:00Z">
        <w:r>
          <w:delText xml:space="preserve">means</w:delText>
        </w:r>
      </w:del>
      <w:del w:id="24" w:author="PR Preview" w:date="2026-01-01T00:00:00Z">
        <w:r>
          <w:delText xml:space="preserve"> </w:delText>
        </w:r>
      </w:del>
      <w:del w:id="25" w:author="PR Preview" w:date="2026-01-01T00:00:00Z">
        <w:r>
          <w:delText xml:space="preserve">“per hundred”</w:delText>
        </w:r>
      </w:del>
      <w:del w:id="26" w:author="PR Preview" w:date="2026-01-01T00:00:00Z">
        <w:r>
          <w:delText xml:space="preserve"> </w:delText>
        </w:r>
      </w:del>
      <w:del w:id="27" w:author="PR Preview" w:date="2026-01-01T00:00:00Z">
        <w:r>
          <w:delText xml:space="preserve">(cf. </w:delText>
        </w:r>
      </w:del>
      <w:hyperlink r:id="rId17">
        <w:del w:id="28" w:author="PR Preview" w:date="2026-01-01T00:00:00Z">
          <w:r>
            <w:rPr>
              <w:rStyle w:val="Hyperlink"/>
            </w:rPr>
            <w:delText xml:space="preserve">https://en.wikipedia.org/wiki/Percentage</w:delText>
          </w:r>
        </w:del>
      </w:hyperlink>
      <w:del w:id="29" w:author="PR Preview" w:date="2026-01-01T00:00:00Z">
        <w:r>
          <w:delText xml:space="preserve">).</w:delText>
        </w:r>
      </w:del>
    </w:p>
    <w:p>
      <w:pPr>
        <w:pStyle w:val="BodyText"/>
      </w:pPr>
      <w:del w:id="30" w:author="PR Preview" w:date="2026-01-01T00:00:00Z">
        <w:r>
          <w:rPr>
            <w:b/>
            <w:bCs/>
          </w:rPr>
          <w:delText xml:space="preserve">Definition 11 (Percent)</w:delText>
        </w:r>
      </w:del>
      <w:del w:id="31" w:author="PR Preview" w:date="2026-01-01T00:00:00Z">
        <w:r>
          <w:delText xml:space="preserve"> </w:delText>
        </w:r>
      </w:del>
      <w:del w:id="32" w:author="PR Preview" w:date="2026-01-01T00:00:00Z">
        <w:r>
          <w:delText xml:space="preserve">For a real number</w:delText>
        </w:r>
      </w:del>
      <w:del w:id="33" w:author="PR Preview" w:date="2026-01-01T00:00:00Z">
        <w:r>
          <w:delText xml:space="preserve"> </w:delText>
        </w:r>
      </w:del>
      <m:oMath>
        <m:r>
          <m:t>x</m:t>
        </m:r>
      </m:oMath>
      <w:del w:id="34" w:author="PR Preview" w:date="2026-01-01T00:00:00Z">
        <w:r>
          <w:delText xml:space="preserve">,</w:delText>
        </w:r>
      </w:del>
      <w:del w:id="35" w:author="PR Preview" w:date="2026-01-01T00:00:00Z">
        <w:r>
          <w:delText xml:space="preserve"> </w:delText>
        </w:r>
      </w:del>
      <w:del w:id="36" w:author="PR Preview" w:date="2026-01-01T00:00:00Z">
        <w:r>
          <w:delText xml:space="preserve">“</w:delText>
        </w:r>
      </w:del>
      <m:oMath>
        <m:r>
          <m:t>x</m:t>
        </m:r>
      </m:oMath>
      <w:del w:id="37" w:author="PR Preview" w:date="2026-01-01T00:00:00Z">
        <w:r>
          <w:delText xml:space="preserve"> </w:delText>
        </w:r>
      </w:del>
      <w:del w:id="38" w:author="PR Preview" w:date="2026-01-01T00:00:00Z">
        <w:r>
          <w:rPr>
            <w:b/>
            <w:bCs/>
          </w:rPr>
          <w:delText xml:space="preserve">percent</w:delText>
        </w:r>
      </w:del>
      <w:del w:id="39" w:author="PR Preview" w:date="2026-01-01T00:00:00Z">
        <w:r>
          <w:delText xml:space="preserve">”</w:delText>
        </w:r>
      </w:del>
      <w:del w:id="40" w:author="PR Preview" w:date="2026-01-01T00:00:00Z">
        <w:r>
          <w:delText xml:space="preserve">, written</w:delText>
        </w:r>
      </w:del>
      <w:del w:id="41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%</m:t>
        </m:r>
      </m:oMath>
      <w:del w:id="42" w:author="PR Preview" w:date="2026-01-01T00:00:00Z">
        <w:r>
          <w:delText xml:space="preserve">, means</w:delText>
        </w:r>
      </w:del>
      <w:del w:id="43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/</m:t>
        </m:r>
        <m:r>
          <m:t>100</m:t>
        </m:r>
      </m:oMath>
      <w:del w:id="44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del w:id="45" w:author="PR Preview" w:date="2026-01-01T00:00:00Z">
        <w:r>
          <w:delText xml:space="preserve">The percent sign</w:delText>
        </w:r>
      </w:del>
      <w:del w:id="46" w:author="PR Preview" w:date="2026-01-01T00:00:00Z">
        <w:r>
          <w:delText xml:space="preserve"> </w:delText>
        </w:r>
      </w:del>
      <w:del w:id="47" w:author="PR Preview" w:date="2026-01-01T00:00:00Z">
        <w:r>
          <w:delText xml:space="preserve">“%”</w:delText>
        </w:r>
      </w:del>
      <w:del w:id="48" w:author="PR Preview" w:date="2026-01-01T00:00:00Z">
        <w:r>
          <w:delText xml:space="preserve"> </w:delText>
        </w:r>
      </w:del>
      <w:del w:id="49" w:author="PR Preview" w:date="2026-01-01T00:00:00Z">
        <w:r>
          <w:delText xml:space="preserve">is a shorthand for</w:delText>
        </w:r>
      </w:del>
      <w:del w:id="50" w:author="PR Preview" w:date="2026-01-01T00:00:00Z">
        <w:r>
          <w:delText xml:space="preserve"> </w:delText>
        </w:r>
      </w:del>
      <w:del w:id="51" w:author="PR Preview" w:date="2026-01-01T00:00:00Z">
        <w:r>
          <w:delText xml:space="preserve">“</w:delText>
        </w:r>
      </w:del>
      <m:oMath>
        <m:r>
          <m:rPr>
            <m:sty m:val="p"/>
          </m:rPr>
          <m:t>/</m:t>
        </m:r>
        <m:r>
          <m:t>100</m:t>
        </m:r>
      </m:oMath>
      <w:del w:id="52" w:author="PR Preview" w:date="2026-01-01T00:00:00Z">
        <w:r>
          <w:delText xml:space="preserve">”</w:delText>
        </w:r>
      </w:del>
      <w:del w:id="53" w:author="PR Preview" w:date="2026-01-01T00:00:00Z">
        <w:r>
          <w:delText xml:space="preserve">.</w:delText>
        </w:r>
      </w:del>
    </w:p>
    <w:p>
      <w:pPr>
        <w:pStyle w:val="BodyText"/>
      </w:pPr>
      <w:del w:id="54" w:author="PR Preview" w:date="2026-01-01T00:00:00Z">
        <w:r>
          <w:rPr>
            <w:b/>
            <w:bCs/>
          </w:rPr>
          <w:delText xml:space="preserve">Example 7 (Ten percent is one tenth)</w:delText>
        </w:r>
      </w:del>
      <w:del w:id="55" w:author="PR Preview" w:date="2026-01-01T00:00:00Z">
        <w:r>
          <w:delText xml:space="preserve"> </w:delText>
        </w:r>
      </w:del>
      <w:del w:id="56" w:author="PR Preview" w:date="2026-01-01T00:00:00Z">
        <w:r>
          <w:delText xml:space="preserve">Contrary to what you may have learned previously,</w:delText>
        </w:r>
      </w:del>
      <w:del w:id="57" w:author="PR Preview" w:date="2026-01-01T00:00:00Z">
        <w:r>
          <w:delText xml:space="preserve"> </w:delText>
        </w:r>
      </w:del>
      <w:del w:id="58" w:author="PR Preview" w:date="2026-01-01T00:00:00Z">
        <w:r>
          <w:delText xml:space="preserve">the equality</w:delText>
        </w:r>
      </w:del>
      <w:del w:id="59" w:author="PR Preview" w:date="2026-01-01T00:00:00Z">
        <w:r>
          <w:delText xml:space="preserve"> </w:delText>
        </w:r>
      </w:del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del w:id="60" w:author="PR Preview" w:date="2026-01-01T00:00:00Z">
        <w:r>
          <w:delText xml:space="preserve"> </w:delText>
        </w:r>
      </w:del>
      <w:del w:id="61" w:author="PR Preview" w:date="2026-01-01T00:00:00Z">
        <w:r>
          <w:delText xml:space="preserve">is true and correct,</w:delText>
        </w:r>
      </w:del>
      <w:del w:id="62" w:author="PR Preview" w:date="2026-01-01T00:00:00Z">
        <w:r>
          <w:delText xml:space="preserve"> </w:delText>
        </w:r>
      </w:del>
      <w:del w:id="63" w:author="PR Preview" w:date="2026-01-01T00:00:00Z">
        <w:r>
          <w:delText xml:space="preserve">just as</w:delText>
        </w:r>
      </w:del>
      <w:del w:id="64" w:author="PR Preview" w:date="2026-01-01T00:00:00Z">
        <w:r>
          <w:delText xml:space="preserve"> </w:delText>
        </w:r>
      </w:del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del w:id="65" w:author="PR Preview" w:date="2026-01-01T00:00:00Z">
        <w:r>
          <w:delText xml:space="preserve"> </w:delText>
        </w:r>
      </w:del>
      <w:del w:id="66" w:author="PR Preview" w:date="2026-01-01T00:00:00Z">
        <w:r>
          <w:delText xml:space="preserve">is true and correct: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del w:id="67" w:author="PR Preview" w:date="2026-01-01T00:00:00Z">
        <w:r>
          <w:delText xml:space="preserve">You are welcome to switch between decimal and percent notation freely;</w:delText>
        </w:r>
      </w:del>
      <w:del w:id="68" w:author="PR Preview" w:date="2026-01-01T00:00:00Z">
        <w:r>
          <w:delText xml:space="preserve"> </w:delText>
        </w:r>
      </w:del>
      <w:del w:id="69" w:author="PR Preview" w:date="2026-01-01T00:00:00Z">
        <w:r>
          <w:delText xml:space="preserve">just make sure you execute it correctly.</w:delText>
        </w:r>
      </w:del>
    </w:p>
    <w:p>
      <w:pPr>
        <w:pStyle w:val="Heading2"/>
      </w:pPr>
      <w:del w:id="70" w:author="PR Preview" w:date="2026-01-01T00:00:00Z">
        <w:r>
          <w:delText xml:space="preserve">5 Indicator functions</w:delText>
        </w:r>
      </w:del>
    </w:p>
    <w:p>
      <w:pPr>
        <w:pStyle w:val="Heading2"/>
      </w:pPr>
      <w:ins w:id="71" w:author="PR Preview" w:date="2026-01-01T00:00:00Z">
        <w:r>
          <w:t xml:space="preserve">4 Indicator functions</w:t>
        </w:r>
      </w:ins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is a mathematical function that signals</w:t>
      </w:r>
      <w:r>
        <w:t xml:space="preserve"> </w:t>
      </w:r>
      <w:r>
        <w:t xml:space="preserve">whether an element belongs to a specified set,</w:t>
      </w:r>
      <w:r>
        <w:t xml:space="preserve"> </w:t>
      </w:r>
      <w:r>
        <w:t xml:space="preserve">or whether a given logical condition is satisfied.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indicator functions are ubiquitous.</w:t>
      </w:r>
      <w:r>
        <w:t xml:space="preserve"> </w:t>
      </w:r>
      <w:r>
        <w:t xml:space="preserve">They represent:</w:t>
      </w:r>
    </w:p>
    <w:p>
      <w:pPr>
        <w:pStyle w:val="Compact"/>
        <w:numPr>
          <w:ilvl w:val="0"/>
          <w:numId w:val="1009"/>
        </w:numPr>
      </w:pPr>
      <w:del w:id="72" w:author="PR Preview" w:date="2026-01-01T00:00:00Z">
        <w:r>
          <w:delText xml:space="preserve">binary variables, which take only the values</w:delText>
        </w:r>
      </w:del>
      <w:del w:id="73" w:author="PR Preview" w:date="2026-01-01T00:00:00Z">
        <w:r>
          <w:delText xml:space="preserve"> </w:delText>
        </w:r>
      </w:del>
      <m:oMath>
        <m:r>
          <m:t>0</m:t>
        </m:r>
      </m:oMath>
      <w:del w:id="74" w:author="PR Preview" w:date="2026-01-01T00:00:00Z">
        <w:r>
          <w:delText xml:space="preserve"> </w:delText>
        </w:r>
      </w:del>
      <w:del w:id="75" w:author="PR Preview" w:date="2026-01-01T00:00:00Z">
        <w:r>
          <w:delText xml:space="preserve">and</w:delText>
        </w:r>
      </w:del>
      <w:del w:id="76" w:author="PR Preview" w:date="2026-01-01T00:00:00Z">
        <w:r>
          <w:delText xml:space="preserve"> </w:delText>
        </w:r>
      </w:del>
      <m:oMath>
        <m:r>
          <m:t>1</m:t>
        </m:r>
      </m:oMath>
      <w:del w:id="77" w:author="PR Preview" w:date="2026-01-01T00:00:00Z">
        <w:r>
          <w:delText xml:space="preserve"> </w:delText>
        </w:r>
      </w:del>
      <w:del w:id="78" w:author="PR Preview" w:date="2026-01-01T00:00:00Z">
        <w:r>
          <w:delText xml:space="preserve">(</w:delText>
        </w:r>
      </w:del>
      <w:hyperlink w:anchor="def-binary-variable">
        <w:del w:id="79" w:author="PR Preview" w:date="2026-01-01T00:00:00Z">
          <w:r>
            <w:rPr>
              <w:rStyle w:val="Hyperlink"/>
            </w:rPr>
            <w:delText xml:space="preserve">Definition 14</w:delText>
          </w:r>
        </w:del>
      </w:hyperlink>
      <w:del w:id="80" w:author="PR Preview" w:date="2026-01-01T00:00:00Z">
        <w:r>
          <w:delText xml:space="preserve">);</w:delText>
        </w:r>
      </w:del>
    </w:p>
    <w:p>
      <w:pPr>
        <w:pStyle w:val="Compact"/>
        <w:numPr>
          <w:ilvl w:val="0"/>
          <w:numId w:val="1009"/>
        </w:numPr>
      </w:pPr>
      <w:ins w:id="81" w:author="PR Preview" w:date="2026-01-01T00:00:00Z">
        <w:r>
          <w:t xml:space="preserve">binary variables, which take only the values</w:t>
        </w:r>
      </w:ins>
      <w:ins w:id="82" w:author="PR Preview" w:date="2026-01-01T00:00:00Z">
        <w:r>
          <w:t xml:space="preserve"> </w:t>
        </w:r>
      </w:ins>
      <m:oMath>
        <m:r>
          <m:t>0</m:t>
        </m:r>
      </m:oMath>
      <w:ins w:id="83" w:author="PR Preview" w:date="2026-01-01T00:00:00Z">
        <w:r>
          <w:t xml:space="preserve"> </w:t>
        </w:r>
      </w:ins>
      <w:ins w:id="84" w:author="PR Preview" w:date="2026-01-01T00:00:00Z">
        <w:r>
          <w:t xml:space="preserve">and</w:t>
        </w:r>
      </w:ins>
      <w:ins w:id="85" w:author="PR Preview" w:date="2026-01-01T00:00:00Z">
        <w:r>
          <w:t xml:space="preserve"> </w:t>
        </w:r>
      </w:ins>
      <m:oMath>
        <m:r>
          <m:t>1</m:t>
        </m:r>
      </m:oMath>
      <w:ins w:id="86" w:author="PR Preview" w:date="2026-01-01T00:00:00Z">
        <w:r>
          <w:t xml:space="preserve"> </w:t>
        </w:r>
      </w:ins>
      <w:ins w:id="87" w:author="PR Preview" w:date="2026-01-01T00:00:00Z">
        <w:r>
          <w:t xml:space="preserve">(</w:t>
        </w:r>
      </w:ins>
      <w:hyperlink w:anchor="def-binary-variable">
        <w:ins w:id="88" w:author="PR Preview" w:date="2026-01-01T00:00:00Z">
          <w:r>
            <w:rPr>
              <w:rStyle w:val="Hyperlink"/>
            </w:rPr>
            <w:t xml:space="preserve">Definition 13</w:t>
          </w:r>
        </w:ins>
      </w:hyperlink>
      <w:ins w:id="89" w:author="PR Preview" w:date="2026-01-01T00:00:00Z">
        <w:r>
          <w:t xml:space="preserve">);</w:t>
        </w:r>
      </w:ins>
    </w:p>
    <w:p>
      <w:pPr>
        <w:pStyle w:val="Compact"/>
        <w:numPr>
          <w:ilvl w:val="0"/>
          <w:numId w:val="1009"/>
        </w:numPr>
      </w:pPr>
      <w:r>
        <w:t xml:space="preserve">event and censoring indicators in survival analysis,</w:t>
      </w:r>
      <w:r>
        <w:t xml:space="preserve"> </w:t>
      </w:r>
      <w:r>
        <w:t xml:space="preserve">the study of the time until an event such as death,</w:t>
      </w:r>
      <w:r>
        <w:t xml:space="preserve"> </w:t>
      </w:r>
      <w:r>
        <w:t xml:space="preserve">where an observation is censored</w:t>
      </w:r>
      <w:r>
        <w:t xml:space="preserve"> </w:t>
      </w:r>
      <w:r>
        <w:t xml:space="preserve">when follow-up ends before its event is seen;</w:t>
      </w:r>
    </w:p>
    <w:p>
      <w:pPr>
        <w:pStyle w:val="Compact"/>
        <w:numPr>
          <w:ilvl w:val="0"/>
          <w:numId w:val="1009"/>
        </w:numPr>
      </w:pPr>
      <w:r>
        <w:t xml:space="preserve">membership in subpopulations;</w:t>
      </w:r>
    </w:p>
    <w:p>
      <w:pPr>
        <w:pStyle w:val="Compact"/>
        <w:numPr>
          <w:ilvl w:val="0"/>
          <w:numId w:val="1009"/>
        </w:numPr>
      </w:pPr>
      <w:r>
        <w:t xml:space="preserve">domain restrictions in integrals and sums.</w:t>
      </w:r>
    </w:p>
    <w:p>
      <w:pPr>
        <w:pStyle w:val="FirstParagraph"/>
      </w:pPr>
      <w:r>
        <w:t xml:space="preserve">Despite their conceptual simplicity,</w:t>
      </w:r>
      <w:r>
        <w:t xml:space="preserve"> </w:t>
      </w:r>
      <w:r>
        <w:t xml:space="preserve">notation for indicator functions varies substantially across textbooks,</w:t>
      </w:r>
      <w:r>
        <w:t xml:space="preserve"> </w:t>
      </w:r>
      <w:r>
        <w:t xml:space="preserve">research papers,</w:t>
      </w:r>
      <w:r>
        <w:t xml:space="preserve"> </w:t>
      </w:r>
      <w:r>
        <w:t xml:space="preserve">and subfields.</w:t>
      </w:r>
      <w:r>
        <w:t xml:space="preserve"> </w:t>
      </w:r>
      <w:r>
        <w:t xml:space="preserve">This section summarizes the principal notational conventions.</w:t>
      </w:r>
    </w:p>
    <w:bookmarkStart w:id="54" w:name="def-indicator-function"/>
    <w:p>
      <w:pPr>
        <w:pStyle w:val="BodyText"/>
      </w:pPr>
      <w:del w:id="90" w:author="PR Preview" w:date="2026-01-01T00:00:00Z">
        <w:r>
          <w:rPr>
            <w:b/>
            <w:bCs/>
          </w:rPr>
          <w:delText xml:space="preserve">Definition 12 (Indicator function (set indicator))</w:delText>
        </w:r>
      </w:del>
      <w:del w:id="91" w:author="PR Preview" w:date="2026-01-01T00:00:00Z">
        <w:r>
          <w:delText xml:space="preserve"> </w:delText>
        </w:r>
      </w:del>
      <w:del w:id="92" w:author="PR Preview" w:date="2026-01-01T00:00:00Z">
        <w:r>
          <w:delText xml:space="preserve">For any subset</w:delText>
        </w:r>
      </w:del>
      <w:del w:id="93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⊆</m:t>
        </m:r>
        <m:r>
          <m:rPr>
            <m:sty m:val="p"/>
          </m:rPr>
          <m:t>Ω</m:t>
        </m:r>
      </m:oMath>
      <w:del w:id="94" w:author="PR Preview" w:date="2026-01-01T00:00:00Z">
        <w:r>
          <w:delText xml:space="preserve"> </w:delText>
        </w:r>
      </w:del>
      <w:del w:id="95" w:author="PR Preview" w:date="2026-01-01T00:00:00Z">
        <w:r>
          <w:delText xml:space="preserve">of a universal set</w:delText>
        </w:r>
      </w:del>
      <w:del w:id="96" w:author="PR Preview" w:date="2026-01-01T00:00:00Z">
        <w:r>
          <w:delText xml:space="preserve"> </w:delText>
        </w:r>
      </w:del>
      <m:oMath>
        <m:r>
          <m:rPr>
            <m:sty m:val="p"/>
          </m:rPr>
          <m:t>Ω</m:t>
        </m:r>
      </m:oMath>
      <w:del w:id="97" w:author="PR Preview" w:date="2026-01-01T00:00:00Z">
        <w:r>
          <w:delText xml:space="preserve">,</w:delText>
        </w:r>
      </w:del>
      <w:del w:id="98" w:author="PR Preview" w:date="2026-01-01T00:00:00Z">
        <w:r>
          <w:delText xml:space="preserve"> </w:delText>
        </w:r>
      </w:del>
      <w:del w:id="99" w:author="PR Preview" w:date="2026-01-01T00:00:00Z">
        <w:r>
          <w:delText xml:space="preserve">the</w:delText>
        </w:r>
      </w:del>
      <w:del w:id="100" w:author="PR Preview" w:date="2026-01-01T00:00:00Z">
        <w:r>
          <w:delText xml:space="preserve"> </w:delText>
        </w:r>
      </w:del>
      <w:del w:id="101" w:author="PR Preview" w:date="2026-01-01T00:00:00Z">
        <w:r>
          <w:rPr>
            <w:b/>
            <w:bCs/>
          </w:rPr>
          <w:delText xml:space="preserve">indicator function</w:delText>
        </w:r>
      </w:del>
      <w:del w:id="102" w:author="PR Preview" w:date="2026-01-01T00:00:00Z">
        <w:r>
          <w:delText xml:space="preserve"> </w:delText>
        </w:r>
      </w:del>
      <w:del w:id="103" w:author="PR Preview" w:date="2026-01-01T00:00:00Z">
        <w:r>
          <w:delText xml:space="preserve">of</w:delText>
        </w:r>
      </w:del>
      <w:del w:id="104" w:author="PR Preview" w:date="2026-01-01T00:00:00Z">
        <w:r>
          <w:delText xml:space="preserve"> </w:delText>
        </w:r>
      </w:del>
      <m:oMath>
        <m:r>
          <m:t>A</m:t>
        </m:r>
      </m:oMath>
      <w:del w:id="105" w:author="PR Preview" w:date="2026-01-01T00:00:00Z">
        <w:r>
          <w:delText xml:space="preserve">,</w:delText>
        </w:r>
      </w:del>
      <w:del w:id="106" w:author="PR Preview" w:date="2026-01-01T00:00:00Z">
        <w:r>
          <w:delText xml:space="preserve"> </w:delText>
        </w:r>
      </w:del>
      <w:del w:id="107" w:author="PR Preview" w:date="2026-01-01T00:00:00Z">
        <w:r>
          <w:delText xml:space="preserve">or</w:delText>
        </w:r>
      </w:del>
      <w:del w:id="108" w:author="PR Preview" w:date="2026-01-01T00:00:00Z">
        <w:r>
          <w:delText xml:space="preserve"> </w:delText>
        </w:r>
      </w:del>
      <w:del w:id="109" w:author="PR Preview" w:date="2026-01-01T00:00:00Z">
        <w:r>
          <w:rPr>
            <w:b/>
            <w:bCs/>
          </w:rPr>
          <w:delText xml:space="preserve">set indicator</w:delText>
        </w:r>
      </w:del>
      <w:del w:id="110" w:author="PR Preview" w:date="2026-01-01T00:00:00Z">
        <w:r>
          <w:delText xml:space="preserve">,</w:delText>
        </w:r>
      </w:del>
      <w:del w:id="111" w:author="PR Preview" w:date="2026-01-01T00:00:00Z">
        <w:r>
          <w:delText xml:space="preserve"> </w:delText>
        </w:r>
      </w:del>
      <w:del w:id="112" w:author="PR Preview" w:date="2026-01-01T00:00:00Z">
        <w:r>
          <w:delText xml:space="preserve">is the function</w:delText>
        </w:r>
      </w:del>
      <w:del w:id="113" w:author="PR Preview" w:date="2026-01-01T00:00:00Z">
        <w:r>
          <w:delText xml:space="preserve"> </w:delText>
        </w:r>
      </w:del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:</m:t>
        </m:r>
        <m:r>
          <m:rPr>
            <m:sty m:val="p"/>
          </m:rPr>
          <m:t>Ω</m:t>
        </m:r>
        <m:r>
          <m:rPr>
            <m:sty m:val="p"/>
          </m:rPr>
          <m:t>→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del w:id="114" w:author="PR Preview" w:date="2026-01-01T00:00:00Z">
        <w:r>
          <w:delText xml:space="preserve"> </w:delText>
        </w:r>
      </w:del>
      <w:del w:id="115" w:author="PR Preview" w:date="2026-01-01T00:00:00Z">
        <w:r>
          <w:delText xml:space="preserve">defined by:</w:delText>
        </w:r>
      </w:del>
    </w:p>
    <w:p>
      <w:pPr>
        <w:pStyle w:val="BodyText"/>
      </w:pPr>
      <w:ins w:id="116" w:author="PR Preview" w:date="2026-01-01T00:00:00Z">
        <w:r>
          <w:rPr>
            <w:b/>
            <w:bCs/>
          </w:rPr>
          <w:t xml:space="preserve">Definition 11 (Indicator function (set indicator))</w:t>
        </w:r>
      </w:ins>
      <w:ins w:id="117" w:author="PR Preview" w:date="2026-01-01T00:00:00Z">
        <w:r>
          <w:t xml:space="preserve"> </w:t>
        </w:r>
      </w:ins>
      <w:ins w:id="118" w:author="PR Preview" w:date="2026-01-01T00:00:00Z">
        <w:r>
          <w:t xml:space="preserve">For any subset</w:t>
        </w:r>
      </w:ins>
      <w:ins w:id="119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⊆</m:t>
        </m:r>
        <m:r>
          <m:rPr>
            <m:sty m:val="p"/>
          </m:rPr>
          <m:t>Ω</m:t>
        </m:r>
      </m:oMath>
      <w:ins w:id="120" w:author="PR Preview" w:date="2026-01-01T00:00:00Z">
        <w:r>
          <w:t xml:space="preserve"> </w:t>
        </w:r>
      </w:ins>
      <w:ins w:id="121" w:author="PR Preview" w:date="2026-01-01T00:00:00Z">
        <w:r>
          <w:t xml:space="preserve">of a universal set</w:t>
        </w:r>
      </w:ins>
      <w:ins w:id="122" w:author="PR Preview" w:date="2026-01-01T00:00:00Z">
        <w:r>
          <w:t xml:space="preserve"> </w:t>
        </w:r>
      </w:ins>
      <m:oMath>
        <m:r>
          <m:rPr>
            <m:sty m:val="p"/>
          </m:rPr>
          <m:t>Ω</m:t>
        </m:r>
      </m:oMath>
      <w:ins w:id="123" w:author="PR Preview" w:date="2026-01-01T00:00:00Z">
        <w:r>
          <w:t xml:space="preserve">,</w:t>
        </w:r>
      </w:ins>
      <w:ins w:id="124" w:author="PR Preview" w:date="2026-01-01T00:00:00Z">
        <w:r>
          <w:t xml:space="preserve"> </w:t>
        </w:r>
      </w:ins>
      <w:ins w:id="125" w:author="PR Preview" w:date="2026-01-01T00:00:00Z">
        <w:r>
          <w:t xml:space="preserve">the</w:t>
        </w:r>
      </w:ins>
      <w:ins w:id="126" w:author="PR Preview" w:date="2026-01-01T00:00:00Z">
        <w:r>
          <w:t xml:space="preserve"> </w:t>
        </w:r>
      </w:ins>
      <w:ins w:id="127" w:author="PR Preview" w:date="2026-01-01T00:00:00Z">
        <w:r>
          <w:rPr>
            <w:b/>
            <w:bCs/>
          </w:rPr>
          <w:t xml:space="preserve">indicator function</w:t>
        </w:r>
      </w:ins>
      <w:ins w:id="128" w:author="PR Preview" w:date="2026-01-01T00:00:00Z">
        <w:r>
          <w:t xml:space="preserve"> </w:t>
        </w:r>
      </w:ins>
      <w:ins w:id="129" w:author="PR Preview" w:date="2026-01-01T00:00:00Z">
        <w:r>
          <w:t xml:space="preserve">of</w:t>
        </w:r>
      </w:ins>
      <w:ins w:id="130" w:author="PR Preview" w:date="2026-01-01T00:00:00Z">
        <w:r>
          <w:t xml:space="preserve"> </w:t>
        </w:r>
      </w:ins>
      <m:oMath>
        <m:r>
          <m:t>A</m:t>
        </m:r>
      </m:oMath>
      <w:ins w:id="131" w:author="PR Preview" w:date="2026-01-01T00:00:00Z">
        <w:r>
          <w:t xml:space="preserve">,</w:t>
        </w:r>
      </w:ins>
      <w:ins w:id="132" w:author="PR Preview" w:date="2026-01-01T00:00:00Z">
        <w:r>
          <w:t xml:space="preserve"> </w:t>
        </w:r>
      </w:ins>
      <w:ins w:id="133" w:author="PR Preview" w:date="2026-01-01T00:00:00Z">
        <w:r>
          <w:t xml:space="preserve">or</w:t>
        </w:r>
      </w:ins>
      <w:ins w:id="134" w:author="PR Preview" w:date="2026-01-01T00:00:00Z">
        <w:r>
          <w:t xml:space="preserve"> </w:t>
        </w:r>
      </w:ins>
      <w:ins w:id="135" w:author="PR Preview" w:date="2026-01-01T00:00:00Z">
        <w:r>
          <w:rPr>
            <w:b/>
            <w:bCs/>
          </w:rPr>
          <w:t xml:space="preserve">set indicator</w:t>
        </w:r>
      </w:ins>
      <w:ins w:id="136" w:author="PR Preview" w:date="2026-01-01T00:00:00Z">
        <w:r>
          <w:t xml:space="preserve">,</w:t>
        </w:r>
      </w:ins>
      <w:ins w:id="137" w:author="PR Preview" w:date="2026-01-01T00:00:00Z">
        <w:r>
          <w:t xml:space="preserve"> </w:t>
        </w:r>
      </w:ins>
      <w:ins w:id="138" w:author="PR Preview" w:date="2026-01-01T00:00:00Z">
        <w:r>
          <w:t xml:space="preserve">is the function</w:t>
        </w:r>
      </w:ins>
      <w:ins w:id="139" w:author="PR Preview" w:date="2026-01-01T00:00:00Z">
        <w:r>
          <w:t xml:space="preserve"> </w:t>
        </w:r>
      </w:ins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:</m:t>
        </m:r>
        <m:r>
          <m:rPr>
            <m:sty m:val="p"/>
          </m:rPr>
          <m:t>Ω</m:t>
        </m:r>
        <m:r>
          <m:rPr>
            <m:sty m:val="p"/>
          </m:rPr>
          <m:t>→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ins w:id="140" w:author="PR Preview" w:date="2026-01-01T00:00:00Z">
        <w:r>
          <w:t xml:space="preserve"> </w:t>
        </w:r>
      </w:ins>
      <w:ins w:id="141" w:author="PR Preview" w:date="2026-01-01T00:00:00Z">
        <w:r>
          <w:t xml:space="preserve">defined by:</w:t>
        </w:r>
      </w:ins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∉</m:t>
                    </m:r>
                    <m:r>
                      <m:t>A</m:t>
                    </m:r>
                  </m:e>
                </m:mr>
              </m:m>
            </m:e>
          </m:d>
        </m:oMath>
      </m:oMathPara>
    </w:p>
    <w:bookmarkEnd w:id="54"/>
    <w:bookmarkStart w:id="55" w:name="def-predicate-indicator"/>
    <w:p>
      <w:pPr>
        <w:pStyle w:val="FirstParagraph"/>
      </w:pPr>
      <w:del w:id="142" w:author="PR Preview" w:date="2026-01-01T00:00:00Z">
        <w:r>
          <w:rPr>
            <w:b/>
            <w:bCs/>
          </w:rPr>
          <w:delText xml:space="preserve">Definition 13 (Predicate indicator)</w:delText>
        </w:r>
      </w:del>
      <w:del w:id="143" w:author="PR Preview" w:date="2026-01-01T00:00:00Z">
        <w:r>
          <w:delText xml:space="preserve"> </w:delText>
        </w:r>
      </w:del>
      <w:del w:id="144" w:author="PR Preview" w:date="2026-01-01T00:00:00Z">
        <w:r>
          <w:delText xml:space="preserve">For any logical proposition or predicate</w:delText>
        </w:r>
      </w:del>
      <w:del w:id="145" w:author="PR Preview" w:date="2026-01-01T00:00:00Z">
        <w:r>
          <w:delText xml:space="preserve"> </w:delText>
        </w:r>
      </w:del>
      <m:oMath>
        <m:r>
          <m:t>P</m:t>
        </m:r>
      </m:oMath>
      <w:del w:id="146" w:author="PR Preview" w:date="2026-01-01T00:00:00Z">
        <w:r>
          <w:delText xml:space="preserve">,</w:delText>
        </w:r>
      </w:del>
      <w:del w:id="147" w:author="PR Preview" w:date="2026-01-01T00:00:00Z">
        <w:r>
          <w:delText xml:space="preserve"> </w:delText>
        </w:r>
      </w:del>
      <w:del w:id="148" w:author="PR Preview" w:date="2026-01-01T00:00:00Z">
        <w:r>
          <w:delText xml:space="preserve">the</w:delText>
        </w:r>
      </w:del>
      <w:del w:id="149" w:author="PR Preview" w:date="2026-01-01T00:00:00Z">
        <w:r>
          <w:delText xml:space="preserve"> </w:delText>
        </w:r>
      </w:del>
      <w:del w:id="150" w:author="PR Preview" w:date="2026-01-01T00:00:00Z">
        <w:r>
          <w:rPr>
            <w:b/>
            <w:bCs/>
          </w:rPr>
          <w:delText xml:space="preserve">indicator</w:delText>
        </w:r>
      </w:del>
      <w:del w:id="151" w:author="PR Preview" w:date="2026-01-01T00:00:00Z">
        <w:r>
          <w:delText xml:space="preserve"> </w:delText>
        </w:r>
      </w:del>
      <w:del w:id="152" w:author="PR Preview" w:date="2026-01-01T00:00:00Z">
        <w:r>
          <w:delText xml:space="preserve">of</w:delText>
        </w:r>
      </w:del>
      <w:del w:id="153" w:author="PR Preview" w:date="2026-01-01T00:00:00Z">
        <w:r>
          <w:delText xml:space="preserve"> </w:delText>
        </w:r>
      </w:del>
      <m:oMath>
        <m:r>
          <m:t>P</m:t>
        </m:r>
      </m:oMath>
      <w:del w:id="154" w:author="PR Preview" w:date="2026-01-01T00:00:00Z">
        <w:r>
          <w:delText xml:space="preserve">,</w:delText>
        </w:r>
      </w:del>
      <w:del w:id="155" w:author="PR Preview" w:date="2026-01-01T00:00:00Z">
        <w:r>
          <w:delText xml:space="preserve"> </w:delText>
        </w:r>
      </w:del>
      <w:del w:id="156" w:author="PR Preview" w:date="2026-01-01T00:00:00Z">
        <w:r>
          <w:delText xml:space="preserve">or</w:delText>
        </w:r>
      </w:del>
      <w:del w:id="157" w:author="PR Preview" w:date="2026-01-01T00:00:00Z">
        <w:r>
          <w:delText xml:space="preserve"> </w:delText>
        </w:r>
      </w:del>
      <w:del w:id="158" w:author="PR Preview" w:date="2026-01-01T00:00:00Z">
        <w:r>
          <w:rPr>
            <w:b/>
            <w:bCs/>
          </w:rPr>
          <w:delText xml:space="preserve">predicate indicator</w:delText>
        </w:r>
      </w:del>
      <w:del w:id="159" w:author="PR Preview" w:date="2026-01-01T00:00:00Z">
        <w:r>
          <w:delText xml:space="preserve">,</w:delText>
        </w:r>
      </w:del>
      <w:del w:id="160" w:author="PR Preview" w:date="2026-01-01T00:00:00Z">
        <w:r>
          <w:delText xml:space="preserve"> </w:delText>
        </w:r>
      </w:del>
      <w:del w:id="161" w:author="PR Preview" w:date="2026-01-01T00:00:00Z">
        <w:r>
          <w:delText xml:space="preserve">takes the value</w:delText>
        </w:r>
      </w:del>
      <w:del w:id="162" w:author="PR Preview" w:date="2026-01-01T00:00:00Z">
        <w:r>
          <w:delText xml:space="preserve"> </w:delText>
        </w:r>
      </w:del>
      <m:oMath>
        <m:r>
          <m:t>1</m:t>
        </m:r>
      </m:oMath>
      <w:del w:id="163" w:author="PR Preview" w:date="2026-01-01T00:00:00Z">
        <w:r>
          <w:delText xml:space="preserve"> </w:delText>
        </w:r>
      </w:del>
      <w:del w:id="164" w:author="PR Preview" w:date="2026-01-01T00:00:00Z">
        <w:r>
          <w:delText xml:space="preserve">when</w:delText>
        </w:r>
      </w:del>
      <w:del w:id="165" w:author="PR Preview" w:date="2026-01-01T00:00:00Z">
        <w:r>
          <w:delText xml:space="preserve"> </w:delText>
        </w:r>
      </w:del>
      <m:oMath>
        <m:r>
          <m:t>P</m:t>
        </m:r>
      </m:oMath>
      <w:del w:id="166" w:author="PR Preview" w:date="2026-01-01T00:00:00Z">
        <w:r>
          <w:delText xml:space="preserve"> </w:delText>
        </w:r>
      </w:del>
      <w:del w:id="167" w:author="PR Preview" w:date="2026-01-01T00:00:00Z">
        <w:r>
          <w:delText xml:space="preserve">is true</w:delText>
        </w:r>
      </w:del>
      <w:del w:id="168" w:author="PR Preview" w:date="2026-01-01T00:00:00Z">
        <w:r>
          <w:delText xml:space="preserve"> </w:delText>
        </w:r>
      </w:del>
      <w:del w:id="169" w:author="PR Preview" w:date="2026-01-01T00:00:00Z">
        <w:r>
          <w:delText xml:space="preserve">and</w:delText>
        </w:r>
      </w:del>
      <w:del w:id="170" w:author="PR Preview" w:date="2026-01-01T00:00:00Z">
        <w:r>
          <w:delText xml:space="preserve"> </w:delText>
        </w:r>
      </w:del>
      <m:oMath>
        <m:r>
          <m:t>0</m:t>
        </m:r>
      </m:oMath>
      <w:del w:id="171" w:author="PR Preview" w:date="2026-01-01T00:00:00Z">
        <w:r>
          <w:delText xml:space="preserve"> </w:delText>
        </w:r>
      </w:del>
      <w:del w:id="172" w:author="PR Preview" w:date="2026-01-01T00:00:00Z">
        <w:r>
          <w:delText xml:space="preserve">when</w:delText>
        </w:r>
      </w:del>
      <w:del w:id="173" w:author="PR Preview" w:date="2026-01-01T00:00:00Z">
        <w:r>
          <w:delText xml:space="preserve"> </w:delText>
        </w:r>
      </w:del>
      <m:oMath>
        <m:r>
          <m:t>P</m:t>
        </m:r>
      </m:oMath>
      <w:del w:id="174" w:author="PR Preview" w:date="2026-01-01T00:00:00Z">
        <w:r>
          <w:delText xml:space="preserve"> </w:delText>
        </w:r>
      </w:del>
      <w:del w:id="175" w:author="PR Preview" w:date="2026-01-01T00:00:00Z">
        <w:r>
          <w:delText xml:space="preserve">is false:</w:delText>
        </w:r>
      </w:del>
    </w:p>
    <w:p>
      <w:pPr>
        <w:pStyle w:val="FirstParagraph"/>
      </w:pPr>
      <w:ins w:id="176" w:author="PR Preview" w:date="2026-01-01T00:00:00Z">
        <w:r>
          <w:rPr>
            <w:b/>
            <w:bCs/>
          </w:rPr>
          <w:t xml:space="preserve">Definition 12 (Predicate indicator)</w:t>
        </w:r>
      </w:ins>
      <w:ins w:id="177" w:author="PR Preview" w:date="2026-01-01T00:00:00Z">
        <w:r>
          <w:t xml:space="preserve"> </w:t>
        </w:r>
      </w:ins>
      <w:ins w:id="178" w:author="PR Preview" w:date="2026-01-01T00:00:00Z">
        <w:r>
          <w:t xml:space="preserve">For any logical proposition or predicate</w:t>
        </w:r>
      </w:ins>
      <w:ins w:id="179" w:author="PR Preview" w:date="2026-01-01T00:00:00Z">
        <w:r>
          <w:t xml:space="preserve"> </w:t>
        </w:r>
      </w:ins>
      <m:oMath>
        <m:r>
          <m:t>P</m:t>
        </m:r>
      </m:oMath>
      <w:ins w:id="180" w:author="PR Preview" w:date="2026-01-01T00:00:00Z">
        <w:r>
          <w:t xml:space="preserve">,</w:t>
        </w:r>
      </w:ins>
      <w:ins w:id="181" w:author="PR Preview" w:date="2026-01-01T00:00:00Z">
        <w:r>
          <w:t xml:space="preserve"> </w:t>
        </w:r>
      </w:ins>
      <w:ins w:id="182" w:author="PR Preview" w:date="2026-01-01T00:00:00Z">
        <w:r>
          <w:t xml:space="preserve">the</w:t>
        </w:r>
      </w:ins>
      <w:ins w:id="183" w:author="PR Preview" w:date="2026-01-01T00:00:00Z">
        <w:r>
          <w:t xml:space="preserve"> </w:t>
        </w:r>
      </w:ins>
      <w:ins w:id="184" w:author="PR Preview" w:date="2026-01-01T00:00:00Z">
        <w:r>
          <w:rPr>
            <w:b/>
            <w:bCs/>
          </w:rPr>
          <w:t xml:space="preserve">indicator</w:t>
        </w:r>
      </w:ins>
      <w:ins w:id="185" w:author="PR Preview" w:date="2026-01-01T00:00:00Z">
        <w:r>
          <w:t xml:space="preserve"> </w:t>
        </w:r>
      </w:ins>
      <w:ins w:id="186" w:author="PR Preview" w:date="2026-01-01T00:00:00Z">
        <w:r>
          <w:t xml:space="preserve">of</w:t>
        </w:r>
      </w:ins>
      <w:ins w:id="187" w:author="PR Preview" w:date="2026-01-01T00:00:00Z">
        <w:r>
          <w:t xml:space="preserve"> </w:t>
        </w:r>
      </w:ins>
      <m:oMath>
        <m:r>
          <m:t>P</m:t>
        </m:r>
      </m:oMath>
      <w:ins w:id="188" w:author="PR Preview" w:date="2026-01-01T00:00:00Z">
        <w:r>
          <w:t xml:space="preserve">,</w:t>
        </w:r>
      </w:ins>
      <w:ins w:id="189" w:author="PR Preview" w:date="2026-01-01T00:00:00Z">
        <w:r>
          <w:t xml:space="preserve"> </w:t>
        </w:r>
      </w:ins>
      <w:ins w:id="190" w:author="PR Preview" w:date="2026-01-01T00:00:00Z">
        <w:r>
          <w:t xml:space="preserve">or</w:t>
        </w:r>
      </w:ins>
      <w:ins w:id="191" w:author="PR Preview" w:date="2026-01-01T00:00:00Z">
        <w:r>
          <w:t xml:space="preserve"> </w:t>
        </w:r>
      </w:ins>
      <w:ins w:id="192" w:author="PR Preview" w:date="2026-01-01T00:00:00Z">
        <w:r>
          <w:rPr>
            <w:b/>
            <w:bCs/>
          </w:rPr>
          <w:t xml:space="preserve">predicate indicator</w:t>
        </w:r>
      </w:ins>
      <w:ins w:id="193" w:author="PR Preview" w:date="2026-01-01T00:00:00Z">
        <w:r>
          <w:t xml:space="preserve">,</w:t>
        </w:r>
      </w:ins>
      <w:ins w:id="194" w:author="PR Preview" w:date="2026-01-01T00:00:00Z">
        <w:r>
          <w:t xml:space="preserve"> </w:t>
        </w:r>
      </w:ins>
      <w:ins w:id="195" w:author="PR Preview" w:date="2026-01-01T00:00:00Z">
        <w:r>
          <w:t xml:space="preserve">takes the value</w:t>
        </w:r>
      </w:ins>
      <w:ins w:id="196" w:author="PR Preview" w:date="2026-01-01T00:00:00Z">
        <w:r>
          <w:t xml:space="preserve"> </w:t>
        </w:r>
      </w:ins>
      <m:oMath>
        <m:r>
          <m:t>1</m:t>
        </m:r>
      </m:oMath>
      <w:ins w:id="197" w:author="PR Preview" w:date="2026-01-01T00:00:00Z">
        <w:r>
          <w:t xml:space="preserve"> </w:t>
        </w:r>
      </w:ins>
      <w:ins w:id="198" w:author="PR Preview" w:date="2026-01-01T00:00:00Z">
        <w:r>
          <w:t xml:space="preserve">when</w:t>
        </w:r>
      </w:ins>
      <w:ins w:id="199" w:author="PR Preview" w:date="2026-01-01T00:00:00Z">
        <w:r>
          <w:t xml:space="preserve"> </w:t>
        </w:r>
      </w:ins>
      <m:oMath>
        <m:r>
          <m:t>P</m:t>
        </m:r>
      </m:oMath>
      <w:ins w:id="200" w:author="PR Preview" w:date="2026-01-01T00:00:00Z">
        <w:r>
          <w:t xml:space="preserve"> </w:t>
        </w:r>
      </w:ins>
      <w:ins w:id="201" w:author="PR Preview" w:date="2026-01-01T00:00:00Z">
        <w:r>
          <w:t xml:space="preserve">is true</w:t>
        </w:r>
      </w:ins>
      <w:ins w:id="202" w:author="PR Preview" w:date="2026-01-01T00:00:00Z">
        <w:r>
          <w:t xml:space="preserve"> </w:t>
        </w:r>
      </w:ins>
      <w:ins w:id="203" w:author="PR Preview" w:date="2026-01-01T00:00:00Z">
        <w:r>
          <w:t xml:space="preserve">and</w:t>
        </w:r>
      </w:ins>
      <w:ins w:id="204" w:author="PR Preview" w:date="2026-01-01T00:00:00Z">
        <w:r>
          <w:t xml:space="preserve"> </w:t>
        </w:r>
      </w:ins>
      <m:oMath>
        <m:r>
          <m:t>0</m:t>
        </m:r>
      </m:oMath>
      <w:ins w:id="205" w:author="PR Preview" w:date="2026-01-01T00:00:00Z">
        <w:r>
          <w:t xml:space="preserve"> </w:t>
        </w:r>
      </w:ins>
      <w:ins w:id="206" w:author="PR Preview" w:date="2026-01-01T00:00:00Z">
        <w:r>
          <w:t xml:space="preserve">when</w:t>
        </w:r>
      </w:ins>
      <w:ins w:id="207" w:author="PR Preview" w:date="2026-01-01T00:00:00Z">
        <w:r>
          <w:t xml:space="preserve"> </w:t>
        </w:r>
      </w:ins>
      <m:oMath>
        <m:r>
          <m:t>P</m:t>
        </m:r>
      </m:oMath>
      <w:ins w:id="208" w:author="PR Preview" w:date="2026-01-01T00:00:00Z">
        <w:r>
          <w:t xml:space="preserve"> </w:t>
        </w:r>
      </w:ins>
      <w:ins w:id="209" w:author="PR Preview" w:date="2026-01-01T00:00:00Z">
        <w:r>
          <w:t xml:space="preserve">is false: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1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55"/>
    <w:bookmarkStart w:id="56" w:name="exm-indicator-numerical"/>
    <w:p>
      <w:pPr>
        <w:pStyle w:val="FirstParagraph"/>
      </w:pPr>
      <w:del w:id="210" w:author="PR Preview" w:date="2026-01-01T00:00:00Z">
        <w:r>
          <w:rPr>
            <w:b/>
            <w:bCs/>
          </w:rPr>
          <w:delText xml:space="preserve">Example 8 (Evaluating set and predicate indicators)</w:delText>
        </w:r>
      </w:del>
      <w:del w:id="211" w:author="PR Preview" w:date="2026-01-01T00:00:00Z">
        <w:r>
          <w:delText xml:space="preserve"> </w:delText>
        </w:r>
      </w:del>
      <w:del w:id="212" w:author="PR Preview" w:date="2026-01-01T00:00:00Z">
        <w:r>
          <w:delText xml:space="preserve">Consider the real line</w:delText>
        </w:r>
      </w:del>
      <w:del w:id="213" w:author="PR Preview" w:date="2026-01-01T00:00:00Z">
        <w:r>
          <w:delText xml:space="preserve"> </w:delText>
        </w:r>
      </w:del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del w:id="214" w:author="PR Preview" w:date="2026-01-01T00:00:00Z">
        <w:r>
          <w:delText xml:space="preserve">,</w:delText>
        </w:r>
      </w:del>
      <w:del w:id="215" w:author="PR Preview" w:date="2026-01-01T00:00:00Z">
        <w:r>
          <w:delText xml:space="preserve"> </w:delText>
        </w:r>
      </w:del>
      <w:del w:id="216" w:author="PR Preview" w:date="2026-01-01T00:00:00Z">
        <w:r>
          <w:delText xml:space="preserve">the set of nonnegative numbers</w:delText>
        </w:r>
      </w:del>
      <w:del w:id="217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del w:id="218" w:author="PR Preview" w:date="2026-01-01T00:00:00Z">
        <w:r>
          <w:delText xml:space="preserve">,</w:delText>
        </w:r>
      </w:del>
      <w:del w:id="219" w:author="PR Preview" w:date="2026-01-01T00:00:00Z">
        <w:r>
          <w:delText xml:space="preserve"> </w:delText>
        </w:r>
      </w:del>
      <w:del w:id="220" w:author="PR Preview" w:date="2026-01-01T00:00:00Z">
        <w:r>
          <w:delText xml:space="preserve">and a continuous</w:delText>
        </w:r>
      </w:del>
      <w:del w:id="221" w:author="PR Preview" w:date="2026-01-01T00:00:00Z">
        <w:r>
          <w:delText xml:space="preserve"> </w:delText>
        </w:r>
      </w:del>
      <w:hyperlink r:id="rId14">
        <w:del w:id="222" w:author="PR Preview" w:date="2026-01-01T00:00:00Z">
          <w:r>
            <w:rPr>
              <w:rStyle w:val="Hyperlink"/>
            </w:rPr>
            <w:delText xml:space="preserve">random variable</w:delText>
          </w:r>
        </w:del>
      </w:hyperlink>
      <w:del w:id="223" w:author="PR Preview" w:date="2026-01-01T00:00:00Z">
        <w:r>
          <w:delText xml:space="preserve"> </w:delText>
        </w:r>
      </w:del>
      <m:oMath>
        <m:r>
          <m:t>Y</m:t>
        </m:r>
      </m:oMath>
      <w:del w:id="224" w:author="PR Preview" w:date="2026-01-01T00:00:00Z">
        <w:r>
          <w:delText xml:space="preserve"> </w:delText>
        </w:r>
      </w:del>
      <w:del w:id="225" w:author="PR Preview" w:date="2026-01-01T00:00:00Z">
        <w:r>
          <w:delText xml:space="preserve">(defined in the Morrison Lab’s probability notes).</w:delText>
        </w:r>
      </w:del>
    </w:p>
    <w:p>
      <w:pPr>
        <w:pStyle w:val="FirstParagraph"/>
      </w:pPr>
      <w:ins w:id="226" w:author="PR Preview" w:date="2026-01-01T00:00:00Z">
        <w:r>
          <w:rPr>
            <w:b/>
            <w:bCs/>
          </w:rPr>
          <w:t xml:space="preserve">Example 7 (Evaluating set and predicate indicators)</w:t>
        </w:r>
      </w:ins>
      <w:ins w:id="227" w:author="PR Preview" w:date="2026-01-01T00:00:00Z">
        <w:r>
          <w:t xml:space="preserve"> </w:t>
        </w:r>
      </w:ins>
      <w:ins w:id="228" w:author="PR Preview" w:date="2026-01-01T00:00:00Z">
        <w:r>
          <w:t xml:space="preserve">Consider the real line</w:t>
        </w:r>
      </w:ins>
      <w:ins w:id="229" w:author="PR Preview" w:date="2026-01-01T00:00:00Z">
        <w:r>
          <w:t xml:space="preserve"> </w:t>
        </w:r>
      </w:ins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ins w:id="230" w:author="PR Preview" w:date="2026-01-01T00:00:00Z">
        <w:r>
          <w:t xml:space="preserve">,</w:t>
        </w:r>
      </w:ins>
      <w:ins w:id="231" w:author="PR Preview" w:date="2026-01-01T00:00:00Z">
        <w:r>
          <w:t xml:space="preserve"> </w:t>
        </w:r>
      </w:ins>
      <w:ins w:id="232" w:author="PR Preview" w:date="2026-01-01T00:00:00Z">
        <w:r>
          <w:t xml:space="preserve">the set of nonnegative numbers</w:t>
        </w:r>
      </w:ins>
      <w:ins w:id="233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ins w:id="234" w:author="PR Preview" w:date="2026-01-01T00:00:00Z">
        <w:r>
          <w:t xml:space="preserve">,</w:t>
        </w:r>
      </w:ins>
      <w:ins w:id="235" w:author="PR Preview" w:date="2026-01-01T00:00:00Z">
        <w:r>
          <w:t xml:space="preserve"> </w:t>
        </w:r>
      </w:ins>
      <w:ins w:id="236" w:author="PR Preview" w:date="2026-01-01T00:00:00Z">
        <w:r>
          <w:t xml:space="preserve">and a continuous</w:t>
        </w:r>
      </w:ins>
      <w:ins w:id="237" w:author="PR Preview" w:date="2026-01-01T00:00:00Z">
        <w:r>
          <w:t xml:space="preserve"> </w:t>
        </w:r>
      </w:ins>
      <w:hyperlink r:id="rId14">
        <w:ins w:id="238" w:author="PR Preview" w:date="2026-01-01T00:00:00Z">
          <w:r>
            <w:rPr>
              <w:rStyle w:val="Hyperlink"/>
            </w:rPr>
            <w:t xml:space="preserve">random variable</w:t>
          </w:r>
        </w:ins>
      </w:hyperlink>
      <w:ins w:id="239" w:author="PR Preview" w:date="2026-01-01T00:00:00Z">
        <w:r>
          <w:t xml:space="preserve"> </w:t>
        </w:r>
      </w:ins>
      <m:oMath>
        <m:r>
          <m:t>Y</m:t>
        </m:r>
      </m:oMath>
      <w:ins w:id="240" w:author="PR Preview" w:date="2026-01-01T00:00:00Z">
        <w:r>
          <w:t xml:space="preserve"> </w:t>
        </w:r>
      </w:ins>
      <w:ins w:id="241" w:author="PR Preview" w:date="2026-01-01T00:00:00Z">
        <w:r>
          <w:t xml:space="preserve">(defined in the Morrison Lab’s probability notes).</w:t>
        </w:r>
      </w:ins>
    </w:p>
    <w:p>
      <w:pPr>
        <w:pStyle w:val="Compact"/>
        <w:numPr>
          <w:ilvl w:val="0"/>
          <w:numId w:val="1010"/>
        </w:numPr>
      </w:pPr>
      <w:r>
        <w:t xml:space="preserve">Set indicator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: since</w:t>
      </w:r>
      <w:r>
        <w:t xml:space="preserve"> </w:t>
      </w:r>
      <m:oMath>
        <m:r>
          <m:t>3.5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3.5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11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: since</w:t>
      </w:r>
      <w:r>
        <w:t xml:space="preserve"> </w:t>
      </w:r>
      <m:oMath>
        <m:r>
          <m:rPr>
            <m:sty m:val="p"/>
          </m:rPr>
          <m:t>−</m:t>
        </m:r>
        <m:r>
          <m:t>2.1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−</m:t>
        </m:r>
        <m:r>
          <m:t>2.1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7.2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7.2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7.2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12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4.1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4.1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4.1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6"/>
    <w:bookmarkStart w:id="57" w:name="def-binary-variable"/>
    <w:p>
      <w:pPr>
        <w:pStyle w:val="FirstParagraph"/>
      </w:pPr>
      <w:del w:id="242" w:author="PR Preview" w:date="2026-01-01T00:00:00Z">
        <w:r>
          <w:rPr>
            <w:b/>
            <w:bCs/>
          </w:rPr>
          <w:delText xml:space="preserve">Definition 14 (Binary variable)</w:delText>
        </w:r>
      </w:del>
      <w:del w:id="243" w:author="PR Preview" w:date="2026-01-01T00:00:00Z">
        <w:r>
          <w:delText xml:space="preserve"> </w:delText>
        </w:r>
      </w:del>
      <w:del w:id="244" w:author="PR Preview" w:date="2026-01-01T00:00:00Z">
        <w:r>
          <w:delText xml:space="preserve">A</w:delText>
        </w:r>
      </w:del>
      <w:del w:id="245" w:author="PR Preview" w:date="2026-01-01T00:00:00Z">
        <w:r>
          <w:delText xml:space="preserve"> </w:delText>
        </w:r>
      </w:del>
      <w:del w:id="246" w:author="PR Preview" w:date="2026-01-01T00:00:00Z">
        <w:r>
          <w:rPr>
            <w:b/>
            <w:bCs/>
          </w:rPr>
          <w:delText xml:space="preserve">binary variable</w:delText>
        </w:r>
      </w:del>
      <w:del w:id="247" w:author="PR Preview" w:date="2026-01-01T00:00:00Z">
        <w:r>
          <w:delText xml:space="preserve"> </w:delText>
        </w:r>
      </w:del>
      <w:del w:id="248" w:author="PR Preview" w:date="2026-01-01T00:00:00Z">
        <w:r>
          <w:delText xml:space="preserve">is a variable that takes only the values</w:delText>
        </w:r>
      </w:del>
      <w:del w:id="249" w:author="PR Preview" w:date="2026-01-01T00:00:00Z">
        <w:r>
          <w:delText xml:space="preserve"> </w:delText>
        </w:r>
      </w:del>
      <m:oMath>
        <m:r>
          <m:t>0</m:t>
        </m:r>
      </m:oMath>
      <w:del w:id="250" w:author="PR Preview" w:date="2026-01-01T00:00:00Z">
        <w:r>
          <w:delText xml:space="preserve"> </w:delText>
        </w:r>
      </w:del>
      <w:del w:id="251" w:author="PR Preview" w:date="2026-01-01T00:00:00Z">
        <w:r>
          <w:delText xml:space="preserve">and</w:delText>
        </w:r>
      </w:del>
      <w:del w:id="252" w:author="PR Preview" w:date="2026-01-01T00:00:00Z">
        <w:r>
          <w:delText xml:space="preserve"> </w:delText>
        </w:r>
      </w:del>
      <m:oMath>
        <m:r>
          <m:t>1</m:t>
        </m:r>
      </m:oMath>
      <w:del w:id="253" w:author="PR Preview" w:date="2026-01-01T00:00:00Z">
        <w:r>
          <w:delText xml:space="preserve">.</w:delText>
        </w:r>
      </w:del>
    </w:p>
    <w:p>
      <w:pPr>
        <w:pStyle w:val="BodyText"/>
      </w:pPr>
      <w:del w:id="254" w:author="PR Preview" w:date="2026-01-01T00:00:00Z">
        <w:r>
          <w:rPr>
            <w:b/>
            <w:bCs/>
          </w:rPr>
          <w:delText xml:space="preserve">Example 9 (A binary variable is an indicator)</w:delText>
        </w:r>
      </w:del>
      <w:del w:id="255" w:author="PR Preview" w:date="2026-01-01T00:00:00Z">
        <w:r>
          <w:delText xml:space="preserve"> </w:delText>
        </w:r>
      </w:del>
      <w:del w:id="256" w:author="PR Preview" w:date="2026-01-01T00:00:00Z">
        <w:r>
          <w:delText xml:space="preserve">In a study of</w:delText>
        </w:r>
      </w:del>
      <w:del w:id="257" w:author="PR Preview" w:date="2026-01-01T00:00:00Z">
        <w:r>
          <w:delText xml:space="preserve"> </w:delText>
        </w:r>
      </w:del>
      <m:oMath>
        <m:r>
          <m:t>n</m:t>
        </m:r>
      </m:oMath>
      <w:del w:id="258" w:author="PR Preview" w:date="2026-01-01T00:00:00Z">
        <w:r>
          <w:delText xml:space="preserve"> </w:delText>
        </w:r>
      </w:del>
      <w:del w:id="259" w:author="PR Preview" w:date="2026-01-01T00:00:00Z">
        <w:r>
          <w:delText xml:space="preserve">people,</w:delText>
        </w:r>
      </w:del>
      <w:del w:id="260" w:author="PR Preview" w:date="2026-01-01T00:00:00Z">
        <w:r>
          <w:delText xml:space="preserve"> </w:delText>
        </w:r>
      </w:del>
      <w:del w:id="261" w:author="PR Preview" w:date="2026-01-01T00:00:00Z">
        <w:r>
          <w:delText xml:space="preserve">let</w:delText>
        </w:r>
      </w:del>
      <w:del w:id="262" w:author="PR Preview" w:date="2026-01-01T00:00:00Z">
        <w:r>
          <w:delText xml:space="preserve"> </w:delText>
        </w:r>
      </w:del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del w:id="263" w:author="PR Preview" w:date="2026-01-01T00:00:00Z">
        <w:r>
          <w:delText xml:space="preserve"> </w:delText>
        </w:r>
      </w:del>
      <w:del w:id="264" w:author="PR Preview" w:date="2026-01-01T00:00:00Z">
        <w:r>
          <w:delText xml:space="preserve">if person</w:delText>
        </w:r>
      </w:del>
      <w:del w:id="265" w:author="PR Preview" w:date="2026-01-01T00:00:00Z">
        <w:r>
          <w:delText xml:space="preserve"> </w:delText>
        </w:r>
      </w:del>
      <m:oMath>
        <m:r>
          <m:t>i</m:t>
        </m:r>
      </m:oMath>
      <w:del w:id="266" w:author="PR Preview" w:date="2026-01-01T00:00:00Z">
        <w:r>
          <w:delText xml:space="preserve"> </w:delText>
        </w:r>
      </w:del>
      <w:del w:id="267" w:author="PR Preview" w:date="2026-01-01T00:00:00Z">
        <w:r>
          <w:delText xml:space="preserve">smokes and</w:delText>
        </w:r>
      </w:del>
      <w:del w:id="268" w:author="PR Preview" w:date="2026-01-01T00:00:00Z">
        <w:r>
          <w:delText xml:space="preserve"> </w:delText>
        </w:r>
      </w:del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del w:id="269" w:author="PR Preview" w:date="2026-01-01T00:00:00Z">
        <w:r>
          <w:delText xml:space="preserve"> </w:delText>
        </w:r>
      </w:del>
      <w:del w:id="270" w:author="PR Preview" w:date="2026-01-01T00:00:00Z">
        <w:r>
          <w:delText xml:space="preserve">otherwise,</w:delText>
        </w:r>
      </w:del>
      <w:del w:id="271" w:author="PR Preview" w:date="2026-01-01T00:00:00Z">
        <w:r>
          <w:delText xml:space="preserve"> </w:delText>
        </w:r>
      </w:del>
      <w:del w:id="272" w:author="PR Preview" w:date="2026-01-01T00:00:00Z">
        <w:r>
          <w:delText xml:space="preserve">for</w:delText>
        </w:r>
      </w:del>
      <w:del w:id="273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del w:id="274" w:author="PR Preview" w:date="2026-01-01T00:00:00Z">
        <w:r>
          <w:delText xml:space="preserve">.</w:delText>
        </w:r>
      </w:del>
      <w:del w:id="275" w:author="PR Preview" w:date="2026-01-01T00:00:00Z">
        <w:r>
          <w:delText xml:space="preserve"> </w:delText>
        </w:r>
      </w:del>
      <w:del w:id="276" w:author="PR Preview" w:date="2026-01-01T00:00:00Z">
        <w:r>
          <w:delText xml:space="preserve">Then</w:delText>
        </w:r>
      </w:del>
      <w:del w:id="277" w:author="PR Preview" w:date="2026-01-01T00:00:00Z">
        <w:r>
          <w:delText xml:space="preserve"> </w:delText>
        </w:r>
      </w:del>
      <m:oMath>
        <m:sSub>
          <m:e>
            <m:r>
              <m:t>s</m:t>
            </m:r>
          </m:e>
          <m:sub>
            <m:r>
              <m:t>i</m:t>
            </m:r>
          </m:sub>
        </m:sSub>
      </m:oMath>
      <w:del w:id="278" w:author="PR Preview" w:date="2026-01-01T00:00:00Z">
        <w:r>
          <w:delText xml:space="preserve"> </w:delText>
        </w:r>
      </w:del>
      <w:del w:id="279" w:author="PR Preview" w:date="2026-01-01T00:00:00Z">
        <w:r>
          <w:delText xml:space="preserve">is a binary variable (</w:delText>
        </w:r>
      </w:del>
      <w:hyperlink w:anchor="def-binary-variable">
        <w:del w:id="280" w:author="PR Preview" w:date="2026-01-01T00:00:00Z">
          <w:r>
            <w:rPr>
              <w:rStyle w:val="Hyperlink"/>
            </w:rPr>
            <w:delText xml:space="preserve">Definition 14</w:delText>
          </w:r>
        </w:del>
      </w:hyperlink>
      <w:del w:id="281" w:author="PR Preview" w:date="2026-01-01T00:00:00Z">
        <w:r>
          <w:delText xml:space="preserve">).</w:delText>
        </w:r>
      </w:del>
      <w:del w:id="282" w:author="PR Preview" w:date="2026-01-01T00:00:00Z">
        <w:r>
          <w:delText xml:space="preserve"> </w:delText>
        </w:r>
      </w:del>
      <w:del w:id="283" w:author="PR Preview" w:date="2026-01-01T00:00:00Z">
        <w:r>
          <w:delText xml:space="preserve">It is also the predicate indicator (</w:delText>
        </w:r>
      </w:del>
      <w:hyperlink w:anchor="def-indicator-function">
        <w:del w:id="284" w:author="PR Preview" w:date="2026-01-01T00:00:00Z">
          <w:r>
            <w:rPr>
              <w:rStyle w:val="Hyperlink"/>
            </w:rPr>
            <w:delText xml:space="preserve">Definition 12</w:delText>
          </w:r>
        </w:del>
      </w:hyperlink>
      <w:del w:id="285" w:author="PR Preview" w:date="2026-01-01T00:00:00Z">
        <w:r>
          <w:delText xml:space="preserve">)</w:delText>
        </w:r>
      </w:del>
      <w:del w:id="286" w:author="PR Preview" w:date="2026-01-01T00:00:00Z">
        <w:r>
          <w:delText xml:space="preserve"> </w:delText>
        </w:r>
      </w:del>
      <w:del w:id="287" w:author="PR Preview" w:date="2026-01-01T00:00:00Z">
        <w:r>
          <w:delText xml:space="preserve">of the proposition</w:delText>
        </w:r>
      </w:del>
      <w:del w:id="288" w:author="PR Preview" w:date="2026-01-01T00:00:00Z">
        <w:r>
          <w:delText xml:space="preserve"> </w:delText>
        </w:r>
      </w:del>
      <w:del w:id="289" w:author="PR Preview" w:date="2026-01-01T00:00:00Z">
        <w:r>
          <w:delText xml:space="preserve">“person</w:delText>
        </w:r>
      </w:del>
      <w:del w:id="290" w:author="PR Preview" w:date="2026-01-01T00:00:00Z">
        <w:r>
          <w:delText xml:space="preserve"> </w:delText>
        </w:r>
      </w:del>
      <m:oMath>
        <m:r>
          <m:t>i</m:t>
        </m:r>
      </m:oMath>
      <w:del w:id="291" w:author="PR Preview" w:date="2026-01-01T00:00:00Z">
        <w:r>
          <w:delText xml:space="preserve"> </w:delText>
        </w:r>
      </w:del>
      <w:del w:id="292" w:author="PR Preview" w:date="2026-01-01T00:00:00Z">
        <w:r>
          <w:delText xml:space="preserve">smokes”</w:delText>
        </w:r>
      </w:del>
      <w:del w:id="293" w:author="PR Preview" w:date="2026-01-01T00:00:00Z">
        <w:r>
          <w:delText xml:space="preserve">:</w:delText>
        </w:r>
      </w:del>
      <w:del w:id="294" w:author="PR Preview" w:date="2026-01-01T00:00:00Z">
        <w:r>
          <w:delText xml:space="preserve"> </w:delText>
        </w:r>
      </w:del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nor/>
                <m:sty m:val="p"/>
              </m:rPr>
              <m:t>person </m:t>
            </m:r>
            <m:r>
              <m:t>i</m:t>
            </m:r>
            <m:r>
              <m:rPr>
                <m:nor/>
                <m:sty m:val="p"/>
              </m:rPr>
              <m:t> smokes</m:t>
            </m:r>
          </m:e>
        </m:d>
        <m:r>
          <m:t>​</m:t>
        </m:r>
      </m:oMath>
      <w:del w:id="295" w:author="PR Preview" w:date="2026-01-01T00:00:00Z">
        <w:r>
          <w:delText xml:space="preserve">.</w:delText>
        </w:r>
      </w:del>
    </w:p>
    <w:p>
      <w:pPr>
        <w:pStyle w:val="FirstParagraph"/>
      </w:pPr>
      <w:ins w:id="296" w:author="PR Preview" w:date="2026-01-01T00:00:00Z">
        <w:r>
          <w:rPr>
            <w:b/>
            <w:bCs/>
          </w:rPr>
          <w:t xml:space="preserve">Definition 13 (Binary variable)</w:t>
        </w:r>
      </w:ins>
      <w:ins w:id="297" w:author="PR Preview" w:date="2026-01-01T00:00:00Z">
        <w:r>
          <w:t xml:space="preserve"> </w:t>
        </w:r>
      </w:ins>
      <w:ins w:id="298" w:author="PR Preview" w:date="2026-01-01T00:00:00Z">
        <w:r>
          <w:t xml:space="preserve">A</w:t>
        </w:r>
      </w:ins>
      <w:ins w:id="299" w:author="PR Preview" w:date="2026-01-01T00:00:00Z">
        <w:r>
          <w:t xml:space="preserve"> </w:t>
        </w:r>
      </w:ins>
      <w:ins w:id="300" w:author="PR Preview" w:date="2026-01-01T00:00:00Z">
        <w:r>
          <w:rPr>
            <w:b/>
            <w:bCs/>
          </w:rPr>
          <w:t xml:space="preserve">binary variable</w:t>
        </w:r>
      </w:ins>
      <w:ins w:id="301" w:author="PR Preview" w:date="2026-01-01T00:00:00Z">
        <w:r>
          <w:t xml:space="preserve"> </w:t>
        </w:r>
      </w:ins>
      <w:ins w:id="302" w:author="PR Preview" w:date="2026-01-01T00:00:00Z">
        <w:r>
          <w:t xml:space="preserve">is a variable that takes only the values</w:t>
        </w:r>
      </w:ins>
      <w:ins w:id="303" w:author="PR Preview" w:date="2026-01-01T00:00:00Z">
        <w:r>
          <w:t xml:space="preserve"> </w:t>
        </w:r>
      </w:ins>
      <m:oMath>
        <m:r>
          <m:t>0</m:t>
        </m:r>
      </m:oMath>
      <w:ins w:id="304" w:author="PR Preview" w:date="2026-01-01T00:00:00Z">
        <w:r>
          <w:t xml:space="preserve"> </w:t>
        </w:r>
      </w:ins>
      <w:ins w:id="305" w:author="PR Preview" w:date="2026-01-01T00:00:00Z">
        <w:r>
          <w:t xml:space="preserve">and</w:t>
        </w:r>
      </w:ins>
      <w:ins w:id="306" w:author="PR Preview" w:date="2026-01-01T00:00:00Z">
        <w:r>
          <w:t xml:space="preserve"> </w:t>
        </w:r>
      </w:ins>
      <m:oMath>
        <m:r>
          <m:t>1</m:t>
        </m:r>
      </m:oMath>
      <w:ins w:id="307" w:author="PR Preview" w:date="2026-01-01T00:00:00Z">
        <w:r>
          <w:t xml:space="preserve">.</w:t>
        </w:r>
      </w:ins>
    </w:p>
    <w:bookmarkEnd w:id="57"/>
    <w:bookmarkStart w:id="58" w:name="exm-binary-variable"/>
    <w:p>
      <w:pPr>
        <w:pStyle w:val="BodyText"/>
      </w:pPr>
      <w:ins w:id="308" w:author="PR Preview" w:date="2026-01-01T00:00:00Z">
        <w:r>
          <w:rPr>
            <w:b/>
            <w:bCs/>
          </w:rPr>
          <w:t xml:space="preserve">Example 8 (A binary variable is an indicator)</w:t>
        </w:r>
      </w:ins>
      <w:ins w:id="309" w:author="PR Preview" w:date="2026-01-01T00:00:00Z">
        <w:r>
          <w:t xml:space="preserve"> </w:t>
        </w:r>
      </w:ins>
      <w:ins w:id="310" w:author="PR Preview" w:date="2026-01-01T00:00:00Z">
        <w:r>
          <w:t xml:space="preserve">In a study of</w:t>
        </w:r>
      </w:ins>
      <w:ins w:id="311" w:author="PR Preview" w:date="2026-01-01T00:00:00Z">
        <w:r>
          <w:t xml:space="preserve"> </w:t>
        </w:r>
      </w:ins>
      <m:oMath>
        <m:r>
          <m:t>n</m:t>
        </m:r>
      </m:oMath>
      <w:ins w:id="312" w:author="PR Preview" w:date="2026-01-01T00:00:00Z">
        <w:r>
          <w:t xml:space="preserve"> </w:t>
        </w:r>
      </w:ins>
      <w:ins w:id="313" w:author="PR Preview" w:date="2026-01-01T00:00:00Z">
        <w:r>
          <w:t xml:space="preserve">people,</w:t>
        </w:r>
      </w:ins>
      <w:ins w:id="314" w:author="PR Preview" w:date="2026-01-01T00:00:00Z">
        <w:r>
          <w:t xml:space="preserve"> </w:t>
        </w:r>
      </w:ins>
      <w:ins w:id="315" w:author="PR Preview" w:date="2026-01-01T00:00:00Z">
        <w:r>
          <w:t xml:space="preserve">let</w:t>
        </w:r>
      </w:ins>
      <w:ins w:id="316" w:author="PR Preview" w:date="2026-01-01T00:00:00Z">
        <w:r>
          <w:t xml:space="preserve"> </w:t>
        </w:r>
      </w:ins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ins w:id="317" w:author="PR Preview" w:date="2026-01-01T00:00:00Z">
        <w:r>
          <w:t xml:space="preserve"> </w:t>
        </w:r>
      </w:ins>
      <w:ins w:id="318" w:author="PR Preview" w:date="2026-01-01T00:00:00Z">
        <w:r>
          <w:t xml:space="preserve">if person</w:t>
        </w:r>
      </w:ins>
      <w:ins w:id="319" w:author="PR Preview" w:date="2026-01-01T00:00:00Z">
        <w:r>
          <w:t xml:space="preserve"> </w:t>
        </w:r>
      </w:ins>
      <m:oMath>
        <m:r>
          <m:t>i</m:t>
        </m:r>
      </m:oMath>
      <w:ins w:id="320" w:author="PR Preview" w:date="2026-01-01T00:00:00Z">
        <w:r>
          <w:t xml:space="preserve"> </w:t>
        </w:r>
      </w:ins>
      <w:ins w:id="321" w:author="PR Preview" w:date="2026-01-01T00:00:00Z">
        <w:r>
          <w:t xml:space="preserve">smokes and</w:t>
        </w:r>
      </w:ins>
      <w:ins w:id="322" w:author="PR Preview" w:date="2026-01-01T00:00:00Z">
        <w:r>
          <w:t xml:space="preserve"> </w:t>
        </w:r>
      </w:ins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ins w:id="323" w:author="PR Preview" w:date="2026-01-01T00:00:00Z">
        <w:r>
          <w:t xml:space="preserve"> </w:t>
        </w:r>
      </w:ins>
      <w:ins w:id="324" w:author="PR Preview" w:date="2026-01-01T00:00:00Z">
        <w:r>
          <w:t xml:space="preserve">otherwise,</w:t>
        </w:r>
      </w:ins>
      <w:ins w:id="325" w:author="PR Preview" w:date="2026-01-01T00:00:00Z">
        <w:r>
          <w:t xml:space="preserve"> </w:t>
        </w:r>
      </w:ins>
      <w:ins w:id="326" w:author="PR Preview" w:date="2026-01-01T00:00:00Z">
        <w:r>
          <w:t xml:space="preserve">for</w:t>
        </w:r>
      </w:ins>
      <w:ins w:id="327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ins w:id="328" w:author="PR Preview" w:date="2026-01-01T00:00:00Z">
        <w:r>
          <w:t xml:space="preserve">.</w:t>
        </w:r>
      </w:ins>
      <w:ins w:id="329" w:author="PR Preview" w:date="2026-01-01T00:00:00Z">
        <w:r>
          <w:t xml:space="preserve"> </w:t>
        </w:r>
      </w:ins>
      <w:ins w:id="330" w:author="PR Preview" w:date="2026-01-01T00:00:00Z">
        <w:r>
          <w:t xml:space="preserve">Then</w:t>
        </w:r>
      </w:ins>
      <w:ins w:id="331" w:author="PR Preview" w:date="2026-01-01T00:00:00Z">
        <w:r>
          <w:t xml:space="preserve"> </w:t>
        </w:r>
      </w:ins>
      <m:oMath>
        <m:sSub>
          <m:e>
            <m:r>
              <m:t>s</m:t>
            </m:r>
          </m:e>
          <m:sub>
            <m:r>
              <m:t>i</m:t>
            </m:r>
          </m:sub>
        </m:sSub>
      </m:oMath>
      <w:ins w:id="332" w:author="PR Preview" w:date="2026-01-01T00:00:00Z">
        <w:r>
          <w:t xml:space="preserve"> </w:t>
        </w:r>
      </w:ins>
      <w:ins w:id="333" w:author="PR Preview" w:date="2026-01-01T00:00:00Z">
        <w:r>
          <w:t xml:space="preserve">is a binary variable (</w:t>
        </w:r>
      </w:ins>
      <w:hyperlink w:anchor="def-binary-variable">
        <w:ins w:id="334" w:author="PR Preview" w:date="2026-01-01T00:00:00Z">
          <w:r>
            <w:rPr>
              <w:rStyle w:val="Hyperlink"/>
            </w:rPr>
            <w:t xml:space="preserve">Definition 13</w:t>
          </w:r>
        </w:ins>
      </w:hyperlink>
      <w:ins w:id="335" w:author="PR Preview" w:date="2026-01-01T00:00:00Z">
        <w:r>
          <w:t xml:space="preserve">).</w:t>
        </w:r>
      </w:ins>
      <w:ins w:id="336" w:author="PR Preview" w:date="2026-01-01T00:00:00Z">
        <w:r>
          <w:t xml:space="preserve"> </w:t>
        </w:r>
      </w:ins>
      <w:ins w:id="337" w:author="PR Preview" w:date="2026-01-01T00:00:00Z">
        <w:r>
          <w:t xml:space="preserve">It is also the predicate indicator (</w:t>
        </w:r>
      </w:ins>
      <w:hyperlink w:anchor="def-indicator-function">
        <w:ins w:id="338" w:author="PR Preview" w:date="2026-01-01T00:00:00Z">
          <w:r>
            <w:rPr>
              <w:rStyle w:val="Hyperlink"/>
            </w:rPr>
            <w:t xml:space="preserve">Definition 11</w:t>
          </w:r>
        </w:ins>
      </w:hyperlink>
      <w:ins w:id="339" w:author="PR Preview" w:date="2026-01-01T00:00:00Z">
        <w:r>
          <w:t xml:space="preserve">)</w:t>
        </w:r>
      </w:ins>
      <w:ins w:id="340" w:author="PR Preview" w:date="2026-01-01T00:00:00Z">
        <w:r>
          <w:t xml:space="preserve"> </w:t>
        </w:r>
      </w:ins>
      <w:ins w:id="341" w:author="PR Preview" w:date="2026-01-01T00:00:00Z">
        <w:r>
          <w:t xml:space="preserve">of the proposition</w:t>
        </w:r>
      </w:ins>
      <w:ins w:id="342" w:author="PR Preview" w:date="2026-01-01T00:00:00Z">
        <w:r>
          <w:t xml:space="preserve"> </w:t>
        </w:r>
      </w:ins>
      <w:ins w:id="343" w:author="PR Preview" w:date="2026-01-01T00:00:00Z">
        <w:r>
          <w:t xml:space="preserve">“person</w:t>
        </w:r>
      </w:ins>
      <w:ins w:id="344" w:author="PR Preview" w:date="2026-01-01T00:00:00Z">
        <w:r>
          <w:t xml:space="preserve"> </w:t>
        </w:r>
      </w:ins>
      <m:oMath>
        <m:r>
          <m:t>i</m:t>
        </m:r>
      </m:oMath>
      <w:ins w:id="345" w:author="PR Preview" w:date="2026-01-01T00:00:00Z">
        <w:r>
          <w:t xml:space="preserve"> </w:t>
        </w:r>
      </w:ins>
      <w:ins w:id="346" w:author="PR Preview" w:date="2026-01-01T00:00:00Z">
        <w:r>
          <w:t xml:space="preserve">smokes”</w:t>
        </w:r>
      </w:ins>
      <w:ins w:id="347" w:author="PR Preview" w:date="2026-01-01T00:00:00Z">
        <w:r>
          <w:t xml:space="preserve">:</w:t>
        </w:r>
      </w:ins>
      <w:ins w:id="348" w:author="PR Preview" w:date="2026-01-01T00:00:00Z">
        <w:r>
          <w:t xml:space="preserve"> </w:t>
        </w:r>
      </w:ins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nor/>
                <m:sty m:val="p"/>
              </m:rPr>
              <m:t>person </m:t>
            </m:r>
            <m:r>
              <m:t>i</m:t>
            </m:r>
            <m:r>
              <m:rPr>
                <m:nor/>
                <m:sty m:val="p"/>
              </m:rPr>
              <m:t> smokes</m:t>
            </m:r>
          </m:e>
        </m:d>
        <m:r>
          <m:t>​</m:t>
        </m:r>
      </m:oMath>
      <w:ins w:id="349" w:author="PR Preview" w:date="2026-01-01T00:00:00Z">
        <w:r>
          <w:t xml:space="preserve">.</w:t>
        </w:r>
      </w:ins>
    </w:p>
    <w:p>
      <w:pPr>
        <w:pStyle w:val="BodyText"/>
      </w:pPr>
      <w:r>
        <w:t xml:space="preserve">In the same way,</w:t>
      </w:r>
      <w:r>
        <w:t xml:space="preserve"> </w:t>
      </w:r>
      <w:r>
        <w:t xml:space="preserve">every indicator is a binary variable,</w:t>
      </w:r>
      <w:r>
        <w:t xml:space="preserve"> </w:t>
      </w:r>
      <w:r>
        <w:t xml:space="preserve">and every binary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indicator of its own value being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since both sides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8"/>
    <w:bookmarkStart w:id="69" w:name="X156504d913efc1f49ad7c2e43ace68824d2fb5d"/>
    <w:p>
      <w:pPr>
        <w:pStyle w:val="Heading3"/>
      </w:pPr>
      <w:del w:id="350" w:author="PR Preview" w:date="2026-01-01T00:00:00Z">
        <w:r>
          <w:delText xml:space="preserve">5.1 Two primary notational paradigms: set vs. predicate notation</w:delText>
        </w:r>
      </w:del>
    </w:p>
    <w:p>
      <w:pPr>
        <w:pStyle w:val="Heading3"/>
      </w:pPr>
      <w:ins w:id="351" w:author="PR Preview" w:date="2026-01-01T00:00:00Z">
        <w:r>
          <w:t xml:space="preserve">4.1 Two primary notational paradigms: set vs. predicate notation</w:t>
        </w:r>
      </w:ins>
    </w:p>
    <w:p>
      <w:pPr>
        <w:pStyle w:val="FirstParagraph"/>
      </w:pPr>
      <w:r>
        <w:t xml:space="preserve">The vast majority of indicator notations belong to one of two families:</w:t>
      </w:r>
      <w:r>
        <w:t xml:space="preserve"> </w:t>
      </w:r>
      <w:r>
        <w:t xml:space="preserve">set notation or predicate notation.</w:t>
      </w:r>
    </w:p>
    <w:bookmarkStart w:id="59" w:name="def-set-predicate-notation"/>
    <w:p>
      <w:pPr>
        <w:pStyle w:val="BodyText"/>
      </w:pPr>
      <w:del w:id="352" w:author="PR Preview" w:date="2026-01-01T00:00:00Z">
        <w:r>
          <w:rPr>
            <w:b/>
            <w:bCs/>
          </w:rPr>
          <w:delText xml:space="preserve">Definition 15 (Set notation for indicators)</w:delText>
        </w:r>
      </w:del>
      <w:del w:id="353" w:author="PR Preview" w:date="2026-01-01T00:00:00Z">
        <w:r>
          <w:delText xml:space="preserve"> </w:delText>
        </w:r>
      </w:del>
      <w:del w:id="354" w:author="PR Preview" w:date="2026-01-01T00:00:00Z">
        <w:r>
          <w:delText xml:space="preserve">An indicator (</w:delText>
        </w:r>
      </w:del>
      <w:hyperlink w:anchor="def-indicator-function">
        <w:del w:id="355" w:author="PR Preview" w:date="2026-01-01T00:00:00Z">
          <w:r>
            <w:rPr>
              <w:rStyle w:val="Hyperlink"/>
            </w:rPr>
            <w:delText xml:space="preserve">Definition 12</w:delText>
          </w:r>
        </w:del>
      </w:hyperlink>
      <w:del w:id="356" w:author="PR Preview" w:date="2026-01-01T00:00:00Z">
        <w:r>
          <w:delText xml:space="preserve">) is written in</w:delText>
        </w:r>
      </w:del>
      <w:del w:id="357" w:author="PR Preview" w:date="2026-01-01T00:00:00Z">
        <w:r>
          <w:delText xml:space="preserve"> </w:delText>
        </w:r>
      </w:del>
      <w:del w:id="358" w:author="PR Preview" w:date="2026-01-01T00:00:00Z">
        <w:r>
          <w:rPr>
            <w:b/>
            <w:bCs/>
          </w:rPr>
          <w:delText xml:space="preserve">set notation</w:delText>
        </w:r>
      </w:del>
      <w:del w:id="359" w:author="PR Preview" w:date="2026-01-01T00:00:00Z">
        <w:r>
          <w:delText xml:space="preserve"> </w:delText>
        </w:r>
      </w:del>
      <w:del w:id="360" w:author="PR Preview" w:date="2026-01-01T00:00:00Z">
        <w:r>
          <w:delText xml:space="preserve">when the set</w:delText>
        </w:r>
      </w:del>
      <w:del w:id="361" w:author="PR Preview" w:date="2026-01-01T00:00:00Z">
        <w:r>
          <w:delText xml:space="preserve"> </w:delText>
        </w:r>
      </w:del>
      <m:oMath>
        <m:r>
          <m:t>A</m:t>
        </m:r>
      </m:oMath>
      <w:del w:id="362" w:author="PR Preview" w:date="2026-01-01T00:00:00Z">
        <w:r>
          <w:delText xml:space="preserve"> </w:delText>
        </w:r>
      </w:del>
      <w:del w:id="363" w:author="PR Preview" w:date="2026-01-01T00:00:00Z">
        <w:r>
          <w:delText xml:space="preserve">appears as a subscript,</w:delText>
        </w:r>
      </w:del>
      <w:del w:id="364" w:author="PR Preview" w:date="2026-01-01T00:00:00Z">
        <w:r>
          <w:delText xml:space="preserve"> </w:delText>
        </w:r>
      </w:del>
      <w:del w:id="365" w:author="PR Preview" w:date="2026-01-01T00:00:00Z">
        <w:r>
          <w:delText xml:space="preserve">as in</w:delText>
        </w:r>
      </w:del>
      <w:del w:id="366" w:author="PR Preview" w:date="2026-01-01T00:00:00Z">
        <w:r>
          <w:delText xml:space="preserve"> </w:delText>
        </w:r>
      </w:del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367" w:author="PR Preview" w:date="2026-01-01T00:00:00Z">
        <w:r>
          <w:delText xml:space="preserve">.</w:delText>
        </w:r>
      </w:del>
    </w:p>
    <w:p>
      <w:pPr>
        <w:pStyle w:val="BodyText"/>
      </w:pPr>
      <w:del w:id="368" w:author="PR Preview" w:date="2026-01-01T00:00:00Z">
        <w:r>
          <w:rPr>
            <w:b/>
            <w:bCs/>
          </w:rPr>
          <w:delText xml:space="preserve">Definition 16 (Predicate notation for indicators)</w:delText>
        </w:r>
      </w:del>
      <w:del w:id="369" w:author="PR Preview" w:date="2026-01-01T00:00:00Z">
        <w:r>
          <w:delText xml:space="preserve"> </w:delText>
        </w:r>
      </w:del>
      <w:del w:id="370" w:author="PR Preview" w:date="2026-01-01T00:00:00Z">
        <w:r>
          <w:delText xml:space="preserve">An indicator (</w:delText>
        </w:r>
      </w:del>
      <w:hyperlink w:anchor="def-indicator-function">
        <w:del w:id="371" w:author="PR Preview" w:date="2026-01-01T00:00:00Z">
          <w:r>
            <w:rPr>
              <w:rStyle w:val="Hyperlink"/>
            </w:rPr>
            <w:delText xml:space="preserve">Definition 12</w:delText>
          </w:r>
        </w:del>
      </w:hyperlink>
      <w:del w:id="372" w:author="PR Preview" w:date="2026-01-01T00:00:00Z">
        <w:r>
          <w:delText xml:space="preserve">) is written in</w:delText>
        </w:r>
      </w:del>
      <w:del w:id="373" w:author="PR Preview" w:date="2026-01-01T00:00:00Z">
        <w:r>
          <w:delText xml:space="preserve"> </w:delText>
        </w:r>
      </w:del>
      <w:del w:id="374" w:author="PR Preview" w:date="2026-01-01T00:00:00Z">
        <w:r>
          <w:rPr>
            <w:b/>
            <w:bCs/>
          </w:rPr>
          <w:delText xml:space="preserve">predicate notation</w:delText>
        </w:r>
      </w:del>
      <w:del w:id="375" w:author="PR Preview" w:date="2026-01-01T00:00:00Z">
        <w:r>
          <w:delText xml:space="preserve"> </w:delText>
        </w:r>
      </w:del>
      <w:del w:id="376" w:author="PR Preview" w:date="2026-01-01T00:00:00Z">
        <w:r>
          <w:delText xml:space="preserve">when a proposition or predicate</w:delText>
        </w:r>
      </w:del>
      <w:del w:id="377" w:author="PR Preview" w:date="2026-01-01T00:00:00Z">
        <w:r>
          <w:delText xml:space="preserve"> </w:delText>
        </w:r>
      </w:del>
      <m:oMath>
        <m:r>
          <m:t>P</m:t>
        </m:r>
      </m:oMath>
      <w:del w:id="378" w:author="PR Preview" w:date="2026-01-01T00:00:00Z">
        <w:r>
          <w:delText xml:space="preserve"> </w:delText>
        </w:r>
      </w:del>
      <w:del w:id="379" w:author="PR Preview" w:date="2026-01-01T00:00:00Z">
        <w:r>
          <w:delText xml:space="preserve">(</w:delText>
        </w:r>
      </w:del>
      <w:hyperlink r:id="rId60">
        <w:del w:id="380" w:author="PR Preview" w:date="2026-01-01T00:00:00Z">
          <w:r>
            <w:rPr>
              <w:rStyle w:val="Hyperlink"/>
            </w:rPr>
            <w:delText xml:space="preserve">definition</w:delText>
          </w:r>
        </w:del>
      </w:hyperlink>
      <w:del w:id="381" w:author="PR Preview" w:date="2026-01-01T00:00:00Z">
        <w:r>
          <w:delText xml:space="preserve">) appears as its argument,</w:delText>
        </w:r>
      </w:del>
      <w:del w:id="382" w:author="PR Preview" w:date="2026-01-01T00:00:00Z">
        <w:r>
          <w:delText xml:space="preserve"> </w:delText>
        </w:r>
      </w:del>
      <w:del w:id="383" w:author="PR Preview" w:date="2026-01-01T00:00:00Z">
        <w:r>
          <w:delText xml:space="preserve">as in</w:delText>
        </w:r>
      </w:del>
      <w:del w:id="384" w:author="PR Preview" w:date="2026-01-01T00:00:00Z">
        <w:r>
          <w:delText xml:space="preserve"> </w:delText>
        </w:r>
      </w:del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del w:id="385" w:author="PR Preview" w:date="2026-01-01T00:00:00Z">
        <w:r>
          <w:delText xml:space="preserve"> </w:delText>
        </w:r>
      </w:del>
      <w:del w:id="386" w:author="PR Preview" w:date="2026-01-01T00:00:00Z">
        <w:r>
          <w:delText xml:space="preserve">or</w:delText>
        </w:r>
      </w:del>
      <w:del w:id="387" w:author="PR Preview" w:date="2026-01-01T00:00:00Z">
        <w:r>
          <w:delText xml:space="preserve"> </w:delText>
        </w:r>
      </w:del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del w:id="388" w:author="PR Preview" w:date="2026-01-01T00:00:00Z">
        <w:r>
          <w:delText xml:space="preserve">.</w:delText>
        </w:r>
      </w:del>
    </w:p>
    <w:p>
      <w:pPr>
        <w:pStyle w:val="BodyText"/>
      </w:pPr>
      <w:del w:id="389" w:author="PR Preview" w:date="2026-01-01T00:00:00Z">
        <w:r>
          <w:rPr>
            <w:b/>
            <w:bCs/>
          </w:rPr>
          <w:delText xml:space="preserve">Example 10 (One indicator in both notations)</w:delText>
        </w:r>
      </w:del>
      <w:del w:id="390" w:author="PR Preview" w:date="2026-01-01T00:00:00Z">
        <w:r>
          <w:delText xml:space="preserve"> </w:delText>
        </w:r>
      </w:del>
      <w:del w:id="391" w:author="PR Preview" w:date="2026-01-01T00:00:00Z">
        <w:r>
          <w:delText xml:space="preserve">Let</w:delText>
        </w:r>
      </w:del>
      <w:del w:id="392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del w:id="393" w:author="PR Preview" w:date="2026-01-01T00:00:00Z">
        <w:r>
          <w:delText xml:space="preserve">, the nonnegative real numbers.</w:delText>
        </w:r>
      </w:del>
      <w:del w:id="394" w:author="PR Preview" w:date="2026-01-01T00:00:00Z">
        <w:r>
          <w:delText xml:space="preserve"> </w:delText>
        </w:r>
      </w:del>
      <w:del w:id="395" w:author="PR Preview" w:date="2026-01-01T00:00:00Z">
        <w:r>
          <w:delText xml:space="preserve">The indicator of</w:delText>
        </w:r>
      </w:del>
      <w:del w:id="396" w:author="PR Preview" w:date="2026-01-01T00:00:00Z">
        <w:r>
          <w:delText xml:space="preserve"> </w:delText>
        </w:r>
      </w:del>
      <m:oMath>
        <m:r>
          <m:t>A</m:t>
        </m:r>
      </m:oMath>
      <w:del w:id="397" w:author="PR Preview" w:date="2026-01-01T00:00:00Z">
        <w:r>
          <w:delText xml:space="preserve"> </w:delText>
        </w:r>
      </w:del>
      <w:del w:id="398" w:author="PR Preview" w:date="2026-01-01T00:00:00Z">
        <w:r>
          <w:delText xml:space="preserve">is</w:delText>
        </w:r>
      </w:del>
      <w:del w:id="399" w:author="PR Preview" w:date="2026-01-01T00:00:00Z">
        <w:r>
          <w:delText xml:space="preserve"> </w:delText>
        </w:r>
      </w:del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400" w:author="PR Preview" w:date="2026-01-01T00:00:00Z">
        <w:r>
          <w:delText xml:space="preserve"> </w:delText>
        </w:r>
      </w:del>
      <w:del w:id="401" w:author="PR Preview" w:date="2026-01-01T00:00:00Z">
        <w:r>
          <w:delText xml:space="preserve">in set notation,</w:delText>
        </w:r>
      </w:del>
      <w:del w:id="402" w:author="PR Preview" w:date="2026-01-01T00:00:00Z">
        <w:r>
          <w:delText xml:space="preserve"> </w:delText>
        </w:r>
      </w:del>
      <w:del w:id="403" w:author="PR Preview" w:date="2026-01-01T00:00:00Z">
        <w:r>
          <w:delText xml:space="preserve">and</w:delText>
        </w:r>
      </w:del>
      <w:del w:id="404" w:author="PR Preview" w:date="2026-01-01T00:00:00Z">
        <w:r>
          <w:delText xml:space="preserve"> </w:delText>
        </w:r>
      </w:del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del w:id="405" w:author="PR Preview" w:date="2026-01-01T00:00:00Z">
        <w:r>
          <w:delText xml:space="preserve"> </w:delText>
        </w:r>
      </w:del>
      <w:del w:id="406" w:author="PR Preview" w:date="2026-01-01T00:00:00Z">
        <w:r>
          <w:delText xml:space="preserve">or</w:delText>
        </w:r>
      </w:del>
      <w:del w:id="407" w:author="PR Preview" w:date="2026-01-01T00:00:00Z">
        <w:r>
          <w:delText xml:space="preserve"> </w:delText>
        </w:r>
      </w:del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del w:id="408" w:author="PR Preview" w:date="2026-01-01T00:00:00Z">
        <w:r>
          <w:delText xml:space="preserve"> </w:delText>
        </w:r>
      </w:del>
      <w:del w:id="409" w:author="PR Preview" w:date="2026-01-01T00:00:00Z">
        <w:r>
          <w:delText xml:space="preserve">in predicate notation</w:delText>
        </w:r>
      </w:del>
      <w:del w:id="410" w:author="PR Preview" w:date="2026-01-01T00:00:00Z">
        <w:r>
          <w:delText xml:space="preserve"> </w:delText>
        </w:r>
      </w:del>
      <w:del w:id="411" w:author="PR Preview" w:date="2026-01-01T00:00:00Z">
        <w:r>
          <w:delText xml:space="preserve">(</w:delText>
        </w:r>
      </w:del>
      <w:hyperlink w:anchor="def-set-predicate-notation">
        <w:del w:id="412" w:author="PR Preview" w:date="2026-01-01T00:00:00Z">
          <w:r>
            <w:rPr>
              <w:rStyle w:val="Hyperlink"/>
            </w:rPr>
            <w:delText xml:space="preserve">Definition 15</w:delText>
          </w:r>
        </w:del>
      </w:hyperlink>
      <w:del w:id="413" w:author="PR Preview" w:date="2026-01-01T00:00:00Z">
        <w:r>
          <w:delText xml:space="preserve">,</w:delText>
        </w:r>
      </w:del>
      <w:del w:id="414" w:author="PR Preview" w:date="2026-01-01T00:00:00Z">
        <w:r>
          <w:delText xml:space="preserve"> </w:delText>
        </w:r>
      </w:del>
      <w:hyperlink w:anchor="def-predicate-notation">
        <w:del w:id="415" w:author="PR Preview" w:date="2026-01-01T00:00:00Z">
          <w:r>
            <w:rPr>
              <w:rStyle w:val="Hyperlink"/>
            </w:rPr>
            <w:delText xml:space="preserve">Definition 16</w:delText>
          </w:r>
        </w:del>
      </w:hyperlink>
      <w:del w:id="416" w:author="PR Preview" w:date="2026-01-01T00:00:00Z">
        <w:r>
          <w:delText xml:space="preserve">).</w:delText>
        </w:r>
      </w:del>
      <w:del w:id="417" w:author="PR Preview" w:date="2026-01-01T00:00:00Z">
        <w:r>
          <w:delText xml:space="preserve"> </w:delText>
        </w:r>
      </w:del>
      <w:del w:id="418" w:author="PR Preview" w:date="2026-01-01T00:00:00Z">
        <w:r>
          <w:delText xml:space="preserve">At</w:delText>
        </w:r>
      </w:del>
      <w:del w:id="419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=</m:t>
        </m:r>
        <m:r>
          <m:t>3.5</m:t>
        </m:r>
      </m:oMath>
      <w:del w:id="420" w:author="PR Preview" w:date="2026-01-01T00:00:00Z">
        <w:r>
          <w:delText xml:space="preserve">, all three equal</w:delText>
        </w:r>
      </w:del>
      <w:del w:id="421" w:author="PR Preview" w:date="2026-01-01T00:00:00Z">
        <w:r>
          <w:delText xml:space="preserve"> </w:delText>
        </w:r>
      </w:del>
      <m:oMath>
        <m:r>
          <m:t>1</m:t>
        </m:r>
      </m:oMath>
      <w:del w:id="422" w:author="PR Preview" w:date="2026-01-01T00:00:00Z">
        <w:r>
          <w:delText xml:space="preserve">;</w:delText>
        </w:r>
      </w:del>
      <w:del w:id="423" w:author="PR Preview" w:date="2026-01-01T00:00:00Z">
        <w:r>
          <w:delText xml:space="preserve"> </w:delText>
        </w:r>
      </w:del>
      <w:del w:id="424" w:author="PR Preview" w:date="2026-01-01T00:00:00Z">
        <w:r>
          <w:delText xml:space="preserve">at</w:delText>
        </w:r>
      </w:del>
      <w:del w:id="425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del w:id="426" w:author="PR Preview" w:date="2026-01-01T00:00:00Z">
        <w:r>
          <w:delText xml:space="preserve">, all three equal</w:delText>
        </w:r>
      </w:del>
      <w:del w:id="427" w:author="PR Preview" w:date="2026-01-01T00:00:00Z">
        <w:r>
          <w:delText xml:space="preserve"> </w:delText>
        </w:r>
      </w:del>
      <m:oMath>
        <m:r>
          <m:t>0</m:t>
        </m:r>
      </m:oMath>
      <w:del w:id="428" w:author="PR Preview" w:date="2026-01-01T00:00:00Z">
        <w:r>
          <w:delText xml:space="preserve">.</w:delText>
        </w:r>
      </w:del>
    </w:p>
    <w:p>
      <w:pPr>
        <w:pStyle w:val="BodyText"/>
      </w:pPr>
      <w:ins w:id="429" w:author="PR Preview" w:date="2026-01-01T00:00:00Z">
        <w:r>
          <w:rPr>
            <w:b/>
            <w:bCs/>
          </w:rPr>
          <w:t xml:space="preserve">Definition 14 (Set notation for indicators)</w:t>
        </w:r>
      </w:ins>
      <w:ins w:id="430" w:author="PR Preview" w:date="2026-01-01T00:00:00Z">
        <w:r>
          <w:t xml:space="preserve"> </w:t>
        </w:r>
      </w:ins>
      <w:ins w:id="431" w:author="PR Preview" w:date="2026-01-01T00:00:00Z">
        <w:r>
          <w:t xml:space="preserve">An indicator (</w:t>
        </w:r>
      </w:ins>
      <w:hyperlink w:anchor="def-indicator-function">
        <w:ins w:id="432" w:author="PR Preview" w:date="2026-01-01T00:00:00Z">
          <w:r>
            <w:rPr>
              <w:rStyle w:val="Hyperlink"/>
            </w:rPr>
            <w:t xml:space="preserve">Definition 11</w:t>
          </w:r>
        </w:ins>
      </w:hyperlink>
      <w:ins w:id="433" w:author="PR Preview" w:date="2026-01-01T00:00:00Z">
        <w:r>
          <w:t xml:space="preserve">) is written in</w:t>
        </w:r>
      </w:ins>
      <w:ins w:id="434" w:author="PR Preview" w:date="2026-01-01T00:00:00Z">
        <w:r>
          <w:t xml:space="preserve"> </w:t>
        </w:r>
      </w:ins>
      <w:ins w:id="435" w:author="PR Preview" w:date="2026-01-01T00:00:00Z">
        <w:r>
          <w:rPr>
            <w:b/>
            <w:bCs/>
          </w:rPr>
          <w:t xml:space="preserve">set notation</w:t>
        </w:r>
      </w:ins>
      <w:ins w:id="436" w:author="PR Preview" w:date="2026-01-01T00:00:00Z">
        <w:r>
          <w:t xml:space="preserve"> </w:t>
        </w:r>
      </w:ins>
      <w:ins w:id="437" w:author="PR Preview" w:date="2026-01-01T00:00:00Z">
        <w:r>
          <w:t xml:space="preserve">when the set</w:t>
        </w:r>
      </w:ins>
      <w:ins w:id="438" w:author="PR Preview" w:date="2026-01-01T00:00:00Z">
        <w:r>
          <w:t xml:space="preserve"> </w:t>
        </w:r>
      </w:ins>
      <m:oMath>
        <m:r>
          <m:t>A</m:t>
        </m:r>
      </m:oMath>
      <w:ins w:id="439" w:author="PR Preview" w:date="2026-01-01T00:00:00Z">
        <w:r>
          <w:t xml:space="preserve"> </w:t>
        </w:r>
      </w:ins>
      <w:ins w:id="440" w:author="PR Preview" w:date="2026-01-01T00:00:00Z">
        <w:r>
          <w:t xml:space="preserve">appears as a subscript,</w:t>
        </w:r>
      </w:ins>
      <w:ins w:id="441" w:author="PR Preview" w:date="2026-01-01T00:00:00Z">
        <w:r>
          <w:t xml:space="preserve"> </w:t>
        </w:r>
      </w:ins>
      <w:ins w:id="442" w:author="PR Preview" w:date="2026-01-01T00:00:00Z">
        <w:r>
          <w:t xml:space="preserve">as in</w:t>
        </w:r>
      </w:ins>
      <w:ins w:id="443" w:author="PR Preview" w:date="2026-01-01T00:00:00Z">
        <w:r>
          <w:t xml:space="preserve"> </w:t>
        </w:r>
      </w:ins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444" w:author="PR Preview" w:date="2026-01-01T00:00:00Z">
        <w:r>
          <w:t xml:space="preserve">.</w:t>
        </w:r>
      </w:ins>
    </w:p>
    <w:bookmarkEnd w:id="59"/>
    <w:bookmarkStart w:id="61" w:name="def-predicate-notation"/>
    <w:p>
      <w:pPr>
        <w:pStyle w:val="BodyText"/>
      </w:pPr>
      <w:ins w:id="445" w:author="PR Preview" w:date="2026-01-01T00:00:00Z">
        <w:r>
          <w:rPr>
            <w:b/>
            <w:bCs/>
          </w:rPr>
          <w:t xml:space="preserve">Definition 15 (Predicate notation for indicators)</w:t>
        </w:r>
      </w:ins>
      <w:ins w:id="446" w:author="PR Preview" w:date="2026-01-01T00:00:00Z">
        <w:r>
          <w:t xml:space="preserve"> </w:t>
        </w:r>
      </w:ins>
      <w:ins w:id="447" w:author="PR Preview" w:date="2026-01-01T00:00:00Z">
        <w:r>
          <w:t xml:space="preserve">An indicator (</w:t>
        </w:r>
      </w:ins>
      <w:hyperlink w:anchor="def-indicator-function">
        <w:ins w:id="448" w:author="PR Preview" w:date="2026-01-01T00:00:00Z">
          <w:r>
            <w:rPr>
              <w:rStyle w:val="Hyperlink"/>
            </w:rPr>
            <w:t xml:space="preserve">Definition 11</w:t>
          </w:r>
        </w:ins>
      </w:hyperlink>
      <w:ins w:id="449" w:author="PR Preview" w:date="2026-01-01T00:00:00Z">
        <w:r>
          <w:t xml:space="preserve">) is written in</w:t>
        </w:r>
      </w:ins>
      <w:ins w:id="450" w:author="PR Preview" w:date="2026-01-01T00:00:00Z">
        <w:r>
          <w:t xml:space="preserve"> </w:t>
        </w:r>
      </w:ins>
      <w:ins w:id="451" w:author="PR Preview" w:date="2026-01-01T00:00:00Z">
        <w:r>
          <w:rPr>
            <w:b/>
            <w:bCs/>
          </w:rPr>
          <w:t xml:space="preserve">predicate notation</w:t>
        </w:r>
      </w:ins>
      <w:ins w:id="452" w:author="PR Preview" w:date="2026-01-01T00:00:00Z">
        <w:r>
          <w:t xml:space="preserve"> </w:t>
        </w:r>
      </w:ins>
      <w:ins w:id="453" w:author="PR Preview" w:date="2026-01-01T00:00:00Z">
        <w:r>
          <w:t xml:space="preserve">when a proposition or predicate</w:t>
        </w:r>
      </w:ins>
      <w:ins w:id="454" w:author="PR Preview" w:date="2026-01-01T00:00:00Z">
        <w:r>
          <w:t xml:space="preserve"> </w:t>
        </w:r>
      </w:ins>
      <m:oMath>
        <m:r>
          <m:t>P</m:t>
        </m:r>
      </m:oMath>
      <w:ins w:id="455" w:author="PR Preview" w:date="2026-01-01T00:00:00Z">
        <w:r>
          <w:t xml:space="preserve"> </w:t>
        </w:r>
      </w:ins>
      <w:ins w:id="456" w:author="PR Preview" w:date="2026-01-01T00:00:00Z">
        <w:r>
          <w:t xml:space="preserve">(</w:t>
        </w:r>
      </w:ins>
      <w:hyperlink r:id="rId60">
        <w:ins w:id="457" w:author="PR Preview" w:date="2026-01-01T00:00:00Z">
          <w:r>
            <w:rPr>
              <w:rStyle w:val="Hyperlink"/>
            </w:rPr>
            <w:t xml:space="preserve">definition</w:t>
          </w:r>
        </w:ins>
      </w:hyperlink>
      <w:ins w:id="458" w:author="PR Preview" w:date="2026-01-01T00:00:00Z">
        <w:r>
          <w:t xml:space="preserve">) appears as its argument,</w:t>
        </w:r>
      </w:ins>
      <w:ins w:id="459" w:author="PR Preview" w:date="2026-01-01T00:00:00Z">
        <w:r>
          <w:t xml:space="preserve"> </w:t>
        </w:r>
      </w:ins>
      <w:ins w:id="460" w:author="PR Preview" w:date="2026-01-01T00:00:00Z">
        <w:r>
          <w:t xml:space="preserve">as in</w:t>
        </w:r>
      </w:ins>
      <w:ins w:id="461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ins w:id="462" w:author="PR Preview" w:date="2026-01-01T00:00:00Z">
        <w:r>
          <w:t xml:space="preserve"> </w:t>
        </w:r>
      </w:ins>
      <w:ins w:id="463" w:author="PR Preview" w:date="2026-01-01T00:00:00Z">
        <w:r>
          <w:t xml:space="preserve">or</w:t>
        </w:r>
      </w:ins>
      <w:ins w:id="464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ins w:id="465" w:author="PR Preview" w:date="2026-01-01T00:00:00Z">
        <w:r>
          <w:t xml:space="preserve">.</w:t>
        </w:r>
      </w:ins>
    </w:p>
    <w:bookmarkEnd w:id="61"/>
    <w:bookmarkStart w:id="62" w:name="exm-set-predicate-notation"/>
    <w:p>
      <w:pPr>
        <w:pStyle w:val="BodyText"/>
      </w:pPr>
      <w:ins w:id="466" w:author="PR Preview" w:date="2026-01-01T00:00:00Z">
        <w:r>
          <w:rPr>
            <w:b/>
            <w:bCs/>
          </w:rPr>
          <w:t xml:space="preserve">Example 9 (One indicator in both notations)</w:t>
        </w:r>
      </w:ins>
      <w:ins w:id="467" w:author="PR Preview" w:date="2026-01-01T00:00:00Z">
        <w:r>
          <w:t xml:space="preserve"> </w:t>
        </w:r>
      </w:ins>
      <w:ins w:id="468" w:author="PR Preview" w:date="2026-01-01T00:00:00Z">
        <w:r>
          <w:t xml:space="preserve">Let</w:t>
        </w:r>
      </w:ins>
      <w:ins w:id="469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ins w:id="470" w:author="PR Preview" w:date="2026-01-01T00:00:00Z">
        <w:r>
          <w:t xml:space="preserve">, the nonnegative real numbers.</w:t>
        </w:r>
      </w:ins>
      <w:ins w:id="471" w:author="PR Preview" w:date="2026-01-01T00:00:00Z">
        <w:r>
          <w:t xml:space="preserve"> </w:t>
        </w:r>
      </w:ins>
      <w:ins w:id="472" w:author="PR Preview" w:date="2026-01-01T00:00:00Z">
        <w:r>
          <w:t xml:space="preserve">The indicator of</w:t>
        </w:r>
      </w:ins>
      <w:ins w:id="473" w:author="PR Preview" w:date="2026-01-01T00:00:00Z">
        <w:r>
          <w:t xml:space="preserve"> </w:t>
        </w:r>
      </w:ins>
      <m:oMath>
        <m:r>
          <m:t>A</m:t>
        </m:r>
      </m:oMath>
      <w:ins w:id="474" w:author="PR Preview" w:date="2026-01-01T00:00:00Z">
        <w:r>
          <w:t xml:space="preserve"> </w:t>
        </w:r>
      </w:ins>
      <w:ins w:id="475" w:author="PR Preview" w:date="2026-01-01T00:00:00Z">
        <w:r>
          <w:t xml:space="preserve">is</w:t>
        </w:r>
      </w:ins>
      <w:ins w:id="476" w:author="PR Preview" w:date="2026-01-01T00:00:00Z">
        <w:r>
          <w:t xml:space="preserve"> </w:t>
        </w:r>
      </w:ins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477" w:author="PR Preview" w:date="2026-01-01T00:00:00Z">
        <w:r>
          <w:t xml:space="preserve"> </w:t>
        </w:r>
      </w:ins>
      <w:ins w:id="478" w:author="PR Preview" w:date="2026-01-01T00:00:00Z">
        <w:r>
          <w:t xml:space="preserve">in set notation,</w:t>
        </w:r>
      </w:ins>
      <w:ins w:id="479" w:author="PR Preview" w:date="2026-01-01T00:00:00Z">
        <w:r>
          <w:t xml:space="preserve"> </w:t>
        </w:r>
      </w:ins>
      <w:ins w:id="480" w:author="PR Preview" w:date="2026-01-01T00:00:00Z">
        <w:r>
          <w:t xml:space="preserve">and</w:t>
        </w:r>
      </w:ins>
      <w:ins w:id="481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ins w:id="482" w:author="PR Preview" w:date="2026-01-01T00:00:00Z">
        <w:r>
          <w:t xml:space="preserve"> </w:t>
        </w:r>
      </w:ins>
      <w:ins w:id="483" w:author="PR Preview" w:date="2026-01-01T00:00:00Z">
        <w:r>
          <w:t xml:space="preserve">or</w:t>
        </w:r>
      </w:ins>
      <w:ins w:id="484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ins w:id="485" w:author="PR Preview" w:date="2026-01-01T00:00:00Z">
        <w:r>
          <w:t xml:space="preserve"> </w:t>
        </w:r>
      </w:ins>
      <w:ins w:id="486" w:author="PR Preview" w:date="2026-01-01T00:00:00Z">
        <w:r>
          <w:t xml:space="preserve">in predicate notation</w:t>
        </w:r>
      </w:ins>
      <w:ins w:id="487" w:author="PR Preview" w:date="2026-01-01T00:00:00Z">
        <w:r>
          <w:t xml:space="preserve"> </w:t>
        </w:r>
      </w:ins>
      <w:ins w:id="488" w:author="PR Preview" w:date="2026-01-01T00:00:00Z">
        <w:r>
          <w:t xml:space="preserve">(</w:t>
        </w:r>
      </w:ins>
      <w:hyperlink w:anchor="def-set-predicate-notation">
        <w:ins w:id="489" w:author="PR Preview" w:date="2026-01-01T00:00:00Z">
          <w:r>
            <w:rPr>
              <w:rStyle w:val="Hyperlink"/>
            </w:rPr>
            <w:t xml:space="preserve">Definition 14</w:t>
          </w:r>
        </w:ins>
      </w:hyperlink>
      <w:ins w:id="490" w:author="PR Preview" w:date="2026-01-01T00:00:00Z">
        <w:r>
          <w:t xml:space="preserve">,</w:t>
        </w:r>
      </w:ins>
      <w:ins w:id="491" w:author="PR Preview" w:date="2026-01-01T00:00:00Z">
        <w:r>
          <w:t xml:space="preserve"> </w:t>
        </w:r>
      </w:ins>
      <w:hyperlink w:anchor="def-predicate-notation">
        <w:ins w:id="492" w:author="PR Preview" w:date="2026-01-01T00:00:00Z">
          <w:r>
            <w:rPr>
              <w:rStyle w:val="Hyperlink"/>
            </w:rPr>
            <w:t xml:space="preserve">Definition 15</w:t>
          </w:r>
        </w:ins>
      </w:hyperlink>
      <w:ins w:id="493" w:author="PR Preview" w:date="2026-01-01T00:00:00Z">
        <w:r>
          <w:t xml:space="preserve">).</w:t>
        </w:r>
      </w:ins>
      <w:ins w:id="494" w:author="PR Preview" w:date="2026-01-01T00:00:00Z">
        <w:r>
          <w:t xml:space="preserve"> </w:t>
        </w:r>
      </w:ins>
      <w:ins w:id="495" w:author="PR Preview" w:date="2026-01-01T00:00:00Z">
        <w:r>
          <w:t xml:space="preserve">At</w:t>
        </w:r>
      </w:ins>
      <w:ins w:id="496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3.5</m:t>
        </m:r>
      </m:oMath>
      <w:ins w:id="497" w:author="PR Preview" w:date="2026-01-01T00:00:00Z">
        <w:r>
          <w:t xml:space="preserve">, all three equal</w:t>
        </w:r>
      </w:ins>
      <w:ins w:id="498" w:author="PR Preview" w:date="2026-01-01T00:00:00Z">
        <w:r>
          <w:t xml:space="preserve"> </w:t>
        </w:r>
      </w:ins>
      <m:oMath>
        <m:r>
          <m:t>1</m:t>
        </m:r>
      </m:oMath>
      <w:ins w:id="499" w:author="PR Preview" w:date="2026-01-01T00:00:00Z">
        <w:r>
          <w:t xml:space="preserve">;</w:t>
        </w:r>
      </w:ins>
      <w:ins w:id="500" w:author="PR Preview" w:date="2026-01-01T00:00:00Z">
        <w:r>
          <w:t xml:space="preserve"> </w:t>
        </w:r>
      </w:ins>
      <w:ins w:id="501" w:author="PR Preview" w:date="2026-01-01T00:00:00Z">
        <w:r>
          <w:t xml:space="preserve">at</w:t>
        </w:r>
      </w:ins>
      <w:ins w:id="502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ins w:id="503" w:author="PR Preview" w:date="2026-01-01T00:00:00Z">
        <w:r>
          <w:t xml:space="preserve">, all three equal</w:t>
        </w:r>
      </w:ins>
      <w:ins w:id="504" w:author="PR Preview" w:date="2026-01-01T00:00:00Z">
        <w:r>
          <w:t xml:space="preserve"> </w:t>
        </w:r>
      </w:ins>
      <m:oMath>
        <m:r>
          <m:t>0</m:t>
        </m:r>
      </m:oMath>
      <w:ins w:id="505" w:author="PR Preview" w:date="2026-01-01T00:00:00Z">
        <w:r>
          <w:t xml:space="preserve">.</w:t>
        </w:r>
      </w:ins>
    </w:p>
    <w:bookmarkEnd w:id="62"/>
    <w:bookmarkStart w:id="63" w:name="set-notation"/>
    <w:p>
      <w:pPr>
        <w:pStyle w:val="Heading4"/>
      </w:pPr>
      <w:r>
        <w:t xml:space="preserve">Set notation</w:t>
      </w:r>
    </w:p>
    <w:p>
      <w:pPr>
        <w:pStyle w:val="FirstParagraph"/>
      </w:pPr>
      <w:r>
        <w:t xml:space="preserve">In set notation,</w:t>
      </w:r>
      <w:r>
        <w:t xml:space="preserve"> </w:t>
      </w:r>
      <w:r>
        <w:t xml:space="preserve">the indicator is tied to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appears as a subscript: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(bold numeral one)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numeral one)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(capital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rPr>
                <m:scr m:val="double-struck"/>
                <m:sty m:val="p"/>
              </m:rP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t>χ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(Greek letter chi, historically termed the</w:t>
      </w:r>
      <w:r>
        <w:t xml:space="preserve"> </w:t>
      </w:r>
      <w:r>
        <w:rPr>
          <w:i/>
          <w:iCs/>
        </w:rPr>
        <w:t xml:space="preserve">characteristic function</w:t>
      </w:r>
      <w:r>
        <w:t xml:space="preserve">)</w:t>
      </w:r>
    </w:p>
    <w:p>
      <w:pPr>
        <w:pStyle w:val="FirstParagraph"/>
      </w:pPr>
      <w:r>
        <w:t xml:space="preserve">When the function is viewed as a mathematical object in its own right</w:t>
      </w:r>
      <w:r>
        <w:t xml:space="preserve"> </w:t>
      </w:r>
      <w:r>
        <w:t xml:space="preserve">(for instance, as an element of 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space,</w:t>
      </w:r>
      <w:r>
        <w:t xml:space="preserve"> </w:t>
      </w:r>
      <w:r>
        <w:t xml:space="preserve">the set of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t>p</m:t>
            </m:r>
          </m:sup>
        </m:sSup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finite),</w:t>
      </w:r>
      <w:r>
        <w:t xml:space="preserve"> </w:t>
      </w:r>
      <w:r>
        <w:t xml:space="preserve">authors often omit the argument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 simply</w:t>
      </w:r>
      <w:r>
        <w:t xml:space="preserve"> </w:t>
      </w: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, or</w:t>
      </w:r>
      <w:r>
        <w:t xml:space="preserve"> </w:t>
      </w:r>
      <m:oMath>
        <m:sSub>
          <m:e>
            <m:r>
              <m:t>I</m:t>
            </m:r>
          </m:e>
          <m:sub>
            <m:r>
              <m:t>A</m:t>
            </m:r>
          </m:sub>
        </m:sSub>
      </m:oMath>
      <w:r>
        <w:t xml:space="preserve">.</w:t>
      </w:r>
    </w:p>
    <w:bookmarkEnd w:id="63"/>
    <w:bookmarkStart w:id="65" w:name="predicate-notation"/>
    <w:p>
      <w:pPr>
        <w:pStyle w:val="Heading4"/>
      </w:pPr>
      <w:r>
        <w:t xml:space="preserve">Predicate notation</w:t>
      </w:r>
    </w:p>
    <w:p>
      <w:pPr>
        <w:pStyle w:val="FirstParagraph"/>
      </w:pPr>
      <w:r>
        <w:t xml:space="preserve">In predicate notation,</w:t>
      </w:r>
      <w:r>
        <w:t xml:space="preserve"> </w:t>
      </w:r>
      <w:r>
        <w:t xml:space="preserve">the indicator takes a logical condition,</w:t>
      </w:r>
      <w:r>
        <w:t xml:space="preserve"> </w:t>
      </w:r>
      <w:r>
        <w:t xml:space="preserve">relation,</w:t>
      </w:r>
      <w:r>
        <w:t xml:space="preserve"> </w:t>
      </w:r>
      <w:r>
        <w:t xml:space="preserve">or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directly as its argument or subscript:</w:t>
      </w:r>
    </w:p>
    <w:p>
      <w:pPr>
        <w:pStyle w:val="Compact"/>
        <w:numPr>
          <w:ilvl w:val="0"/>
          <w:numId w:val="1014"/>
        </w:numPr>
      </w:pP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14"/>
        </w:numPr>
      </w:pP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14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14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P</m:t>
        </m:r>
        <m:r>
          <m:rPr>
            <m:sty m:val="p"/>
          </m:rPr>
          <m:t>}</m:t>
        </m:r>
      </m:oMath>
    </w:p>
    <w:p>
      <w:pPr>
        <w:pStyle w:val="Compact"/>
        <w:numPr>
          <w:ilvl w:val="0"/>
          <w:numId w:val="1014"/>
        </w:numPr>
      </w:pP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Predicate notation is especially common in applied statistics and survival analysis,</w:t>
      </w:r>
      <w:r>
        <w:t xml:space="preserve"> </w:t>
      </w:r>
      <w:r>
        <w:t xml:space="preserve">where indicators frequently depend on inequalities (</w:t>
      </w:r>
      <w:hyperlink r:id="rId64">
        <w:r>
          <w:rPr>
            <w:rStyle w:val="Hyperlink"/>
          </w:rPr>
          <w:t xml:space="preserve">definition</w:t>
        </w:r>
      </w:hyperlink>
      <w:r>
        <w:t xml:space="preserve">) involving random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T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(an event occurring before time</w:t>
      </w:r>
      <w:r>
        <w:t xml:space="preserve"> </w:t>
      </w:r>
      <m:oMath>
        <m:r>
          <m:t>t</m:t>
        </m:r>
      </m:oMath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(a binary outcome).</w:t>
      </w:r>
    </w:p>
    <w:bookmarkEnd w:id="65"/>
    <w:bookmarkStart w:id="68" w:name="equivalence-between-paradigms"/>
    <w:p>
      <w:pPr>
        <w:pStyle w:val="Heading4"/>
      </w:pPr>
      <w:r>
        <w:t xml:space="preserve">Equivalence between paradigms</w:t>
      </w:r>
    </w:p>
    <w:p>
      <w:pPr>
        <w:pStyle w:val="FirstParagraph"/>
      </w:pPr>
      <w:r>
        <w:t xml:space="preserve">The two paradigms are connected by evaluating the predicate indicator</w:t>
      </w:r>
      <w:r>
        <w:t xml:space="preserve"> </w:t>
      </w:r>
      <w:r>
        <w:t xml:space="preserve">at the membership statement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Start w:id="66" w:name="def-support"/>
    <w:p>
      <w:pPr>
        <w:pStyle w:val="FirstParagraph"/>
      </w:pPr>
      <w:del w:id="506" w:author="PR Preview" w:date="2026-01-01T00:00:00Z">
        <w:r>
          <w:rPr>
            <w:b/>
            <w:bCs/>
          </w:rPr>
          <w:delText xml:space="preserve">Definition 17 (Support of a distribution)</w:delText>
        </w:r>
      </w:del>
      <w:del w:id="507" w:author="PR Preview" w:date="2026-01-01T00:00:00Z">
        <w:r>
          <w:delText xml:space="preserve"> </w:delText>
        </w:r>
      </w:del>
      <w:del w:id="508" w:author="PR Preview" w:date="2026-01-01T00:00:00Z">
        <w:r>
          <w:delText xml:space="preserve">The</w:delText>
        </w:r>
      </w:del>
      <w:del w:id="509" w:author="PR Preview" w:date="2026-01-01T00:00:00Z">
        <w:r>
          <w:delText xml:space="preserve"> </w:delText>
        </w:r>
      </w:del>
      <w:del w:id="510" w:author="PR Preview" w:date="2026-01-01T00:00:00Z">
        <w:r>
          <w:rPr>
            <w:b/>
            <w:bCs/>
          </w:rPr>
          <w:delText xml:space="preserve">support</w:delText>
        </w:r>
      </w:del>
      <w:del w:id="511" w:author="PR Preview" w:date="2026-01-01T00:00:00Z">
        <w:r>
          <w:delText xml:space="preserve"> </w:delText>
        </w:r>
      </w:del>
      <w:del w:id="512" w:author="PR Preview" w:date="2026-01-01T00:00:00Z">
        <w:r>
          <w:delText xml:space="preserve">of a discrete distribution</w:delText>
        </w:r>
      </w:del>
      <w:del w:id="513" w:author="PR Preview" w:date="2026-01-01T00:00:00Z">
        <w:r>
          <w:delText xml:space="preserve"> </w:delText>
        </w:r>
      </w:del>
      <w:del w:id="514" w:author="PR Preview" w:date="2026-01-01T00:00:00Z">
        <w:r>
          <w:delText xml:space="preserve">is the set of values it gives positive probability.</w:delText>
        </w:r>
      </w:del>
      <w:del w:id="515" w:author="PR Preview" w:date="2026-01-01T00:00:00Z">
        <w:r>
          <w:delText xml:space="preserve"> </w:delText>
        </w:r>
      </w:del>
      <w:del w:id="516" w:author="PR Preview" w:date="2026-01-01T00:00:00Z">
        <w:r>
          <w:delText xml:space="preserve">The support of a continuous distribution</w:delText>
        </w:r>
      </w:del>
      <w:del w:id="517" w:author="PR Preview" w:date="2026-01-01T00:00:00Z">
        <w:r>
          <w:delText xml:space="preserve"> </w:delText>
        </w:r>
      </w:del>
      <w:del w:id="518" w:author="PR Preview" w:date="2026-01-01T00:00:00Z">
        <w:r>
          <w:delText xml:space="preserve">is the set of values where its density is positive.</w:delText>
        </w:r>
      </w:del>
    </w:p>
    <w:p>
      <w:pPr>
        <w:pStyle w:val="BodyText"/>
      </w:pPr>
      <w:del w:id="519" w:author="PR Preview" w:date="2026-01-01T00:00:00Z">
        <w:r>
          <w:rPr>
            <w:b/>
            <w:bCs/>
          </w:rPr>
          <w:delText xml:space="preserve">Example 11 (Supports of two count distributions)</w:delText>
        </w:r>
      </w:del>
      <w:del w:id="520" w:author="PR Preview" w:date="2026-01-01T00:00:00Z">
        <w:r>
          <w:delText xml:space="preserve"> </w:delText>
        </w:r>
      </w:del>
      <w:del w:id="521" w:author="PR Preview" w:date="2026-01-01T00:00:00Z">
        <w:r>
          <w:delText xml:space="preserve"> </w:delText>
        </w:r>
      </w:del>
    </w:p>
    <w:p>
      <w:pPr>
        <w:pStyle w:val="FirstParagraph"/>
      </w:pPr>
      <w:ins w:id="522" w:author="PR Preview" w:date="2026-01-01T00:00:00Z">
        <w:r>
          <w:rPr>
            <w:b/>
            <w:bCs/>
          </w:rPr>
          <w:t xml:space="preserve">Definition 16 (Support of a distribution)</w:t>
        </w:r>
      </w:ins>
      <w:ins w:id="523" w:author="PR Preview" w:date="2026-01-01T00:00:00Z">
        <w:r>
          <w:t xml:space="preserve"> </w:t>
        </w:r>
      </w:ins>
      <w:ins w:id="524" w:author="PR Preview" w:date="2026-01-01T00:00:00Z">
        <w:r>
          <w:t xml:space="preserve">The</w:t>
        </w:r>
      </w:ins>
      <w:ins w:id="525" w:author="PR Preview" w:date="2026-01-01T00:00:00Z">
        <w:r>
          <w:t xml:space="preserve"> </w:t>
        </w:r>
      </w:ins>
      <w:ins w:id="526" w:author="PR Preview" w:date="2026-01-01T00:00:00Z">
        <w:r>
          <w:rPr>
            <w:b/>
            <w:bCs/>
          </w:rPr>
          <w:t xml:space="preserve">support</w:t>
        </w:r>
      </w:ins>
      <w:ins w:id="527" w:author="PR Preview" w:date="2026-01-01T00:00:00Z">
        <w:r>
          <w:t xml:space="preserve"> </w:t>
        </w:r>
      </w:ins>
      <w:ins w:id="528" w:author="PR Preview" w:date="2026-01-01T00:00:00Z">
        <w:r>
          <w:t xml:space="preserve">of a discrete distribution</w:t>
        </w:r>
      </w:ins>
      <w:ins w:id="529" w:author="PR Preview" w:date="2026-01-01T00:00:00Z">
        <w:r>
          <w:t xml:space="preserve"> </w:t>
        </w:r>
      </w:ins>
      <w:ins w:id="530" w:author="PR Preview" w:date="2026-01-01T00:00:00Z">
        <w:r>
          <w:t xml:space="preserve">is the set of values it gives positive probability.</w:t>
        </w:r>
      </w:ins>
      <w:ins w:id="531" w:author="PR Preview" w:date="2026-01-01T00:00:00Z">
        <w:r>
          <w:t xml:space="preserve"> </w:t>
        </w:r>
      </w:ins>
      <w:ins w:id="532" w:author="PR Preview" w:date="2026-01-01T00:00:00Z">
        <w:r>
          <w:t xml:space="preserve">The support of a continuous distribution</w:t>
        </w:r>
      </w:ins>
      <w:ins w:id="533" w:author="PR Preview" w:date="2026-01-01T00:00:00Z">
        <w:r>
          <w:t xml:space="preserve"> </w:t>
        </w:r>
      </w:ins>
      <w:ins w:id="534" w:author="PR Preview" w:date="2026-01-01T00:00:00Z">
        <w:r>
          <w:t xml:space="preserve">is the set of values where its density is positive.</w:t>
        </w:r>
      </w:ins>
    </w:p>
    <w:bookmarkEnd w:id="66"/>
    <w:bookmarkStart w:id="67" w:name="exm-support"/>
    <w:p>
      <w:pPr>
        <w:pStyle w:val="BodyText"/>
      </w:pPr>
      <w:ins w:id="535" w:author="PR Preview" w:date="2026-01-01T00:00:00Z">
        <w:r>
          <w:rPr>
            <w:b/>
            <w:bCs/>
          </w:rPr>
          <w:t xml:space="preserve">Example 10 (Supports of two count distributions)</w:t>
        </w:r>
      </w:ins>
      <w:ins w:id="536" w:author="PR Preview" w:date="2026-01-01T00:00:00Z">
        <w:r>
          <w:t xml:space="preserve"> </w:t>
        </w:r>
      </w:ins>
      <w:ins w:id="537" w:author="PR Preview" w:date="2026-01-01T00:00:00Z">
        <w:r>
          <w:t xml:space="preserve"> </w:t>
        </w:r>
      </w:ins>
    </w:p>
    <w:p>
      <w:pPr>
        <w:pStyle w:val="Compact"/>
        <w:numPr>
          <w:ilvl w:val="0"/>
          <w:numId w:val="1015"/>
        </w:numPr>
      </w:pPr>
      <w:r>
        <w:t xml:space="preserve">A fair six-sided die gives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probability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other value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its support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A count that 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 so on,</w:t>
      </w:r>
      <w:r>
        <w:t xml:space="preserve"> </w:t>
      </w:r>
      <w:r>
        <w:t xml:space="preserve">each with positive probability,</w:t>
      </w:r>
      <w:r>
        <w:t xml:space="preserve"> </w:t>
      </w:r>
      <w:r>
        <w:t xml:space="preserve">such as the number of hospital visits in a year,</w:t>
      </w:r>
      <w:r>
        <w:t xml:space="preserve"> </w:t>
      </w:r>
      <w:r>
        <w:t xml:space="preserve">has support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67"/>
    <w:p>
      <w:pPr>
        <w:pStyle w:val="FirstParagraph"/>
      </w:pPr>
      <w:del w:id="538" w:author="PR Preview" w:date="2026-01-01T00:00:00Z">
        <w:r>
          <w:delText xml:space="preserve">Set notation is more natural when the underlying set</w:delText>
        </w:r>
      </w:del>
      <w:del w:id="539" w:author="PR Preview" w:date="2026-01-01T00:00:00Z">
        <w:r>
          <w:delText xml:space="preserve"> </w:delText>
        </w:r>
      </w:del>
      <m:oMath>
        <m:r>
          <m:t>A</m:t>
        </m:r>
      </m:oMath>
      <w:del w:id="540" w:author="PR Preview" w:date="2026-01-01T00:00:00Z">
        <w:r>
          <w:delText xml:space="preserve"> </w:delText>
        </w:r>
      </w:del>
      <w:del w:id="541" w:author="PR Preview" w:date="2026-01-01T00:00:00Z">
        <w:r>
          <w:delText xml:space="preserve">has a standard name</w:delText>
        </w:r>
      </w:del>
      <w:del w:id="542" w:author="PR Preview" w:date="2026-01-01T00:00:00Z">
        <w:r>
          <w:delText xml:space="preserve"> </w:delText>
        </w:r>
      </w:del>
      <w:del w:id="543" w:author="PR Preview" w:date="2026-01-01T00:00:00Z">
        <w:r>
          <w:delText xml:space="preserve">(such as the support of a distribution (</w:delText>
        </w:r>
      </w:del>
      <w:hyperlink w:anchor="def-support">
        <w:del w:id="544" w:author="PR Preview" w:date="2026-01-01T00:00:00Z">
          <w:r>
            <w:rPr>
              <w:rStyle w:val="Hyperlink"/>
            </w:rPr>
            <w:delText xml:space="preserve">Definition 17</w:delText>
          </w:r>
        </w:del>
      </w:hyperlink>
      <w:del w:id="545" w:author="PR Preview" w:date="2026-01-01T00:00:00Z">
        <w:r>
          <w:delText xml:space="preserve">),</w:delText>
        </w:r>
      </w:del>
      <w:del w:id="546" w:author="PR Preview" w:date="2026-01-01T00:00:00Z">
        <w:r>
          <w:delText xml:space="preserve"> </w:delText>
        </w:r>
      </w:del>
      <w:del w:id="547" w:author="PR Preview" w:date="2026-01-01T00:00:00Z">
        <w:r>
          <w:delText xml:space="preserve">or a geometric region).</w:delText>
        </w:r>
      </w:del>
      <w:del w:id="548" w:author="PR Preview" w:date="2026-01-01T00:00:00Z">
        <w:r>
          <w:delText xml:space="preserve"> </w:delText>
        </w:r>
      </w:del>
      <w:del w:id="549" w:author="PR Preview" w:date="2026-01-01T00:00:00Z">
        <w:r>
          <w:delText xml:space="preserve">Predicate notation is more natural when the condition involves compound inequalities,</w:delText>
        </w:r>
      </w:del>
      <w:del w:id="550" w:author="PR Preview" w:date="2026-01-01T00:00:00Z">
        <w:r>
          <w:delText xml:space="preserve"> </w:delText>
        </w:r>
      </w:del>
      <w:del w:id="551" w:author="PR Preview" w:date="2026-01-01T00:00:00Z">
        <w:r>
          <w:delText xml:space="preserve">such as</w:delText>
        </w:r>
      </w:del>
      <w:del w:id="552" w:author="PR Preview" w:date="2026-01-01T00:00:00Z">
        <w:r>
          <w:delText xml:space="preserve"> </w:delText>
        </w:r>
      </w:del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del w:id="553" w:author="PR Preview" w:date="2026-01-01T00:00:00Z">
        <w:r>
          <w:delText xml:space="preserve">.</w:delText>
        </w:r>
      </w:del>
    </w:p>
    <w:p>
      <w:pPr>
        <w:pStyle w:val="Heading3"/>
      </w:pPr>
      <w:del w:id="554" w:author="PR Preview" w:date="2026-01-01T00:00:00Z">
        <w:r>
          <w:delText xml:space="preserve">5.2 Iverson bracket notation</w:delText>
        </w:r>
      </w:del>
    </w:p>
    <w:p>
      <w:pPr>
        <w:pStyle w:val="FirstParagraph"/>
      </w:pPr>
      <w:ins w:id="555" w:author="PR Preview" w:date="2026-01-01T00:00:00Z">
        <w:r>
          <w:t xml:space="preserve">Set notation is more natural when the underlying set</w:t>
        </w:r>
      </w:ins>
      <w:ins w:id="556" w:author="PR Preview" w:date="2026-01-01T00:00:00Z">
        <w:r>
          <w:t xml:space="preserve"> </w:t>
        </w:r>
      </w:ins>
      <m:oMath>
        <m:r>
          <m:t>A</m:t>
        </m:r>
      </m:oMath>
      <w:ins w:id="557" w:author="PR Preview" w:date="2026-01-01T00:00:00Z">
        <w:r>
          <w:t xml:space="preserve"> </w:t>
        </w:r>
      </w:ins>
      <w:ins w:id="558" w:author="PR Preview" w:date="2026-01-01T00:00:00Z">
        <w:r>
          <w:t xml:space="preserve">has a standard name</w:t>
        </w:r>
      </w:ins>
      <w:ins w:id="559" w:author="PR Preview" w:date="2026-01-01T00:00:00Z">
        <w:r>
          <w:t xml:space="preserve"> </w:t>
        </w:r>
      </w:ins>
      <w:ins w:id="560" w:author="PR Preview" w:date="2026-01-01T00:00:00Z">
        <w:r>
          <w:t xml:space="preserve">(such as the support of a distribution (</w:t>
        </w:r>
      </w:ins>
      <w:hyperlink w:anchor="def-support">
        <w:ins w:id="561" w:author="PR Preview" w:date="2026-01-01T00:00:00Z">
          <w:r>
            <w:rPr>
              <w:rStyle w:val="Hyperlink"/>
            </w:rPr>
            <w:t xml:space="preserve">Definition 16</w:t>
          </w:r>
        </w:ins>
      </w:hyperlink>
      <w:ins w:id="562" w:author="PR Preview" w:date="2026-01-01T00:00:00Z">
        <w:r>
          <w:t xml:space="preserve">),</w:t>
        </w:r>
      </w:ins>
      <w:ins w:id="563" w:author="PR Preview" w:date="2026-01-01T00:00:00Z">
        <w:r>
          <w:t xml:space="preserve"> </w:t>
        </w:r>
      </w:ins>
      <w:ins w:id="564" w:author="PR Preview" w:date="2026-01-01T00:00:00Z">
        <w:r>
          <w:t xml:space="preserve">or a geometric region).</w:t>
        </w:r>
      </w:ins>
      <w:ins w:id="565" w:author="PR Preview" w:date="2026-01-01T00:00:00Z">
        <w:r>
          <w:t xml:space="preserve"> </w:t>
        </w:r>
      </w:ins>
      <w:ins w:id="566" w:author="PR Preview" w:date="2026-01-01T00:00:00Z">
        <w:r>
          <w:t xml:space="preserve">Predicate notation is more natural when the condition involves compound inequalities,</w:t>
        </w:r>
      </w:ins>
      <w:ins w:id="567" w:author="PR Preview" w:date="2026-01-01T00:00:00Z">
        <w:r>
          <w:t xml:space="preserve"> </w:t>
        </w:r>
      </w:ins>
      <w:ins w:id="568" w:author="PR Preview" w:date="2026-01-01T00:00:00Z">
        <w:r>
          <w:t xml:space="preserve">such as</w:t>
        </w:r>
      </w:ins>
      <w:ins w:id="569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ins w:id="570" w:author="PR Preview" w:date="2026-01-01T00:00:00Z">
        <w:r>
          <w:t xml:space="preserve">.</w:t>
        </w:r>
      </w:ins>
    </w:p>
    <w:bookmarkEnd w:id="68"/>
    <w:bookmarkEnd w:id="69"/>
    <w:bookmarkStart w:id="76" w:name="iverson-bracket-notation"/>
    <w:p>
      <w:pPr>
        <w:pStyle w:val="Heading3"/>
      </w:pPr>
      <w:ins w:id="571" w:author="PR Preview" w:date="2026-01-01T00:00:00Z">
        <w:r>
          <w:t xml:space="preserve">4.2 Iverson bracket notation</w:t>
        </w:r>
      </w:ins>
    </w:p>
    <w:p>
      <w:pPr>
        <w:pStyle w:val="FirstParagraph"/>
      </w:pPr>
      <w:r>
        <w:t xml:space="preserve">In 1962,</w:t>
      </w:r>
      <w:r>
        <w:t xml:space="preserve"> </w:t>
      </w:r>
      <w:r>
        <w:t xml:space="preserve">Kenneth Iverson introduced a compact notation in the programming language APL,</w:t>
      </w:r>
      <w:r>
        <w:t xml:space="preserve"> </w:t>
      </w:r>
      <w:r>
        <w:t xml:space="preserve">later popularized in mathematics and computer science by Donald Knuth:</w:t>
      </w:r>
      <w:r>
        <w:t xml:space="preserve"> </w:t>
      </w:r>
      <w:r>
        <w:t xml:space="preserve">the</w:t>
      </w:r>
      <w:r>
        <w:t xml:space="preserve"> </w:t>
      </w:r>
      <w:hyperlink r:id="rId70">
        <w:r>
          <w:rPr>
            <w:rStyle w:val="Hyperlink"/>
          </w:rPr>
          <w:t xml:space="preserve">Iverson bracket</w:t>
        </w:r>
      </w:hyperlink>
      <w:r>
        <w:t xml:space="preserve">.</w:t>
      </w:r>
    </w:p>
    <w:bookmarkStart w:id="71" w:name="def-iverson-bracket"/>
    <w:p>
      <w:pPr>
        <w:pStyle w:val="BodyText"/>
      </w:pPr>
      <w:del w:id="572" w:author="PR Preview" w:date="2026-01-01T00:00:00Z">
        <w:r>
          <w:rPr>
            <w:b/>
            <w:bCs/>
          </w:rPr>
          <w:delText xml:space="preserve">Definition 18 (Iverson bracket)</w:delText>
        </w:r>
      </w:del>
      <w:del w:id="573" w:author="PR Preview" w:date="2026-01-01T00:00:00Z">
        <w:r>
          <w:delText xml:space="preserve"> </w:delText>
        </w:r>
      </w:del>
      <w:del w:id="574" w:author="PR Preview" w:date="2026-01-01T00:00:00Z">
        <w:r>
          <w:delText xml:space="preserve">For any logical proposition</w:delText>
        </w:r>
      </w:del>
      <w:del w:id="575" w:author="PR Preview" w:date="2026-01-01T00:00:00Z">
        <w:r>
          <w:delText xml:space="preserve"> </w:delText>
        </w:r>
      </w:del>
      <m:oMath>
        <m:r>
          <m:t>P</m:t>
        </m:r>
      </m:oMath>
      <w:del w:id="576" w:author="PR Preview" w:date="2026-01-01T00:00:00Z">
        <w:r>
          <w:delText xml:space="preserve">,</w:delText>
        </w:r>
      </w:del>
      <w:del w:id="577" w:author="PR Preview" w:date="2026-01-01T00:00:00Z">
        <w:r>
          <w:delText xml:space="preserve"> </w:delText>
        </w:r>
      </w:del>
      <w:del w:id="578" w:author="PR Preview" w:date="2026-01-01T00:00:00Z">
        <w:r>
          <w:delText xml:space="preserve">the</w:delText>
        </w:r>
      </w:del>
      <w:del w:id="579" w:author="PR Preview" w:date="2026-01-01T00:00:00Z">
        <w:r>
          <w:delText xml:space="preserve"> </w:delText>
        </w:r>
      </w:del>
      <w:del w:id="580" w:author="PR Preview" w:date="2026-01-01T00:00:00Z">
        <w:r>
          <w:rPr>
            <w:b/>
            <w:bCs/>
          </w:rPr>
          <w:delText xml:space="preserve">Iverson bracket</w:delText>
        </w:r>
      </w:del>
      <w:del w:id="581" w:author="PR Preview" w:date="2026-01-01T00:00:00Z">
        <w:r>
          <w:delText xml:space="preserve"> </w:delText>
        </w:r>
      </w:del>
      <w:del w:id="582" w:author="PR Preview" w:date="2026-01-01T00:00:00Z">
        <w:r>
          <w:delText xml:space="preserve">of</w:delText>
        </w:r>
      </w:del>
      <w:del w:id="583" w:author="PR Preview" w:date="2026-01-01T00:00:00Z">
        <w:r>
          <w:delText xml:space="preserve"> </w:delText>
        </w:r>
      </w:del>
      <m:oMath>
        <m:r>
          <m:t>P</m:t>
        </m:r>
      </m:oMath>
      <w:del w:id="584" w:author="PR Preview" w:date="2026-01-01T00:00:00Z">
        <w:r>
          <w:delText xml:space="preserve"> </w:delText>
        </w:r>
      </w:del>
      <w:del w:id="585" w:author="PR Preview" w:date="2026-01-01T00:00:00Z">
        <w:r>
          <w:delText xml:space="preserve">is</w:delText>
        </w:r>
      </w:del>
    </w:p>
    <w:p>
      <w:pPr>
        <w:pStyle w:val="BodyText"/>
      </w:pPr>
      <w:ins w:id="586" w:author="PR Preview" w:date="2026-01-01T00:00:00Z">
        <w:r>
          <w:rPr>
            <w:b/>
            <w:bCs/>
          </w:rPr>
          <w:t xml:space="preserve">Definition 17 (Iverson bracket)</w:t>
        </w:r>
      </w:ins>
      <w:ins w:id="587" w:author="PR Preview" w:date="2026-01-01T00:00:00Z">
        <w:r>
          <w:t xml:space="preserve"> </w:t>
        </w:r>
      </w:ins>
      <w:ins w:id="588" w:author="PR Preview" w:date="2026-01-01T00:00:00Z">
        <w:r>
          <w:t xml:space="preserve">For any logical proposition</w:t>
        </w:r>
      </w:ins>
      <w:ins w:id="589" w:author="PR Preview" w:date="2026-01-01T00:00:00Z">
        <w:r>
          <w:t xml:space="preserve"> </w:t>
        </w:r>
      </w:ins>
      <m:oMath>
        <m:r>
          <m:t>P</m:t>
        </m:r>
      </m:oMath>
      <w:ins w:id="590" w:author="PR Preview" w:date="2026-01-01T00:00:00Z">
        <w:r>
          <w:t xml:space="preserve">,</w:t>
        </w:r>
      </w:ins>
      <w:ins w:id="591" w:author="PR Preview" w:date="2026-01-01T00:00:00Z">
        <w:r>
          <w:t xml:space="preserve"> </w:t>
        </w:r>
      </w:ins>
      <w:ins w:id="592" w:author="PR Preview" w:date="2026-01-01T00:00:00Z">
        <w:r>
          <w:t xml:space="preserve">the</w:t>
        </w:r>
      </w:ins>
      <w:ins w:id="593" w:author="PR Preview" w:date="2026-01-01T00:00:00Z">
        <w:r>
          <w:t xml:space="preserve"> </w:t>
        </w:r>
      </w:ins>
      <w:ins w:id="594" w:author="PR Preview" w:date="2026-01-01T00:00:00Z">
        <w:r>
          <w:rPr>
            <w:b/>
            <w:bCs/>
          </w:rPr>
          <w:t xml:space="preserve">Iverson bracket</w:t>
        </w:r>
      </w:ins>
      <w:ins w:id="595" w:author="PR Preview" w:date="2026-01-01T00:00:00Z">
        <w:r>
          <w:t xml:space="preserve"> </w:t>
        </w:r>
      </w:ins>
      <w:ins w:id="596" w:author="PR Preview" w:date="2026-01-01T00:00:00Z">
        <w:r>
          <w:t xml:space="preserve">of</w:t>
        </w:r>
      </w:ins>
      <w:ins w:id="597" w:author="PR Preview" w:date="2026-01-01T00:00:00Z">
        <w:r>
          <w:t xml:space="preserve"> </w:t>
        </w:r>
      </w:ins>
      <m:oMath>
        <m:r>
          <m:t>P</m:t>
        </m:r>
      </m:oMath>
      <w:ins w:id="598" w:author="PR Preview" w:date="2026-01-01T00:00:00Z">
        <w:r>
          <w:t xml:space="preserve"> </w:t>
        </w:r>
      </w:ins>
      <w:ins w:id="599" w:author="PR Preview" w:date="2026-01-01T00:00:00Z">
        <w:r>
          <w:t xml:space="preserve">is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P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71"/>
    <w:bookmarkStart w:id="72" w:name="exm-iverson-bracket"/>
    <w:p>
      <w:pPr>
        <w:pStyle w:val="FirstParagraph"/>
      </w:pPr>
      <w:del w:id="600" w:author="PR Preview" w:date="2026-01-01T00:00:00Z">
        <w:r>
          <w:rPr>
            <w:b/>
            <w:bCs/>
          </w:rPr>
          <w:delText xml:space="preserve">Example 12 (Evaluating Iverson brackets)</w:delText>
        </w:r>
      </w:del>
      <w:del w:id="601" w:author="PR Preview" w:date="2026-01-01T00:00:00Z">
        <w:r>
          <w:delText xml:space="preserve"> </w:delText>
        </w:r>
      </w:del>
      <w:del w:id="602" w:author="PR Preview" w:date="2026-01-01T00:00:00Z">
        <w:r>
          <w:delText xml:space="preserve"> </w:delText>
        </w:r>
      </w:del>
    </w:p>
    <w:p>
      <w:pPr>
        <w:pStyle w:val="FirstParagraph"/>
      </w:pPr>
      <w:ins w:id="603" w:author="PR Preview" w:date="2026-01-01T00:00:00Z">
        <w:r>
          <w:rPr>
            <w:b/>
            <w:bCs/>
          </w:rPr>
          <w:t xml:space="preserve">Example 11 (Evaluating Iverson brackets)</w:t>
        </w:r>
      </w:ins>
      <w:ins w:id="604" w:author="PR Preview" w:date="2026-01-01T00:00:00Z">
        <w:r>
          <w:t xml:space="preserve"> </w:t>
        </w:r>
      </w:ins>
      <w:ins w:id="605" w:author="PR Preview" w:date="2026-01-01T00:00:00Z">
        <w:r>
          <w:t xml:space="preserve"> </w:t>
        </w:r>
      </w:ins>
    </w:p>
    <w:p>
      <w:pPr>
        <w:pStyle w:val="Compact"/>
        <w:numPr>
          <w:ilvl w:val="0"/>
          <w:numId w:val="1016"/>
        </w:numPr>
      </w:pPr>
      <m:oMath>
        <m:r>
          <m:rPr>
            <m:sty m:val="p"/>
          </m:rPr>
          <m:t>[</m:t>
        </m:r>
        <m:r>
          <m:t>3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p"/>
          </m:rPr>
          <m:t>[</m:t>
        </m:r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not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72"/>
    <w:bookmarkStart w:id="73" w:name="rem-iverson-indicator"/>
    <w:p>
      <w:pPr>
        <w:pStyle w:val="FirstParagraph"/>
      </w:pPr>
      <w:del w:id="606" w:author="PR Preview" w:date="2026-01-01T00:00:00Z">
        <w:r>
          <w:rPr>
            <w:i/>
            <w:iCs/>
          </w:rPr>
          <w:delText xml:space="preserve">Remark 2</w:delText>
        </w:r>
      </w:del>
      <w:del w:id="607" w:author="PR Preview" w:date="2026-01-01T00:00:00Z">
        <w:r>
          <w:delText xml:space="preserve"> (The Iverson bracket is the predicate indicator). </w:delText>
        </w:r>
      </w:del>
      <w:del w:id="608" w:author="PR Preview" w:date="2026-01-01T00:00:00Z">
        <w:r>
          <w:delText xml:space="preserve">The Iverson bracket</w:delText>
        </w:r>
      </w:del>
      <w:del w:id="609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P</m:t>
        </m:r>
        <m:r>
          <m:rPr>
            <m:sty m:val="p"/>
          </m:rPr>
          <m:t>]</m:t>
        </m:r>
      </m:oMath>
      <w:del w:id="610" w:author="PR Preview" w:date="2026-01-01T00:00:00Z">
        <w:r>
          <w:delText xml:space="preserve"> </w:delText>
        </w:r>
      </w:del>
      <w:del w:id="611" w:author="PR Preview" w:date="2026-01-01T00:00:00Z">
        <w:r>
          <w:delText xml:space="preserve">is the predicate indicator</w:delText>
        </w:r>
      </w:del>
      <w:del w:id="612" w:author="PR Preview" w:date="2026-01-01T00:00:00Z">
        <w:r>
          <w:delText xml:space="preserve"> </w:delText>
        </w:r>
      </w:del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del w:id="613" w:author="PR Preview" w:date="2026-01-01T00:00:00Z">
        <w:r>
          <w:delText xml:space="preserve"> </w:delText>
        </w:r>
      </w:del>
      <w:del w:id="614" w:author="PR Preview" w:date="2026-01-01T00:00:00Z">
        <w:r>
          <w:delText xml:space="preserve">(</w:delText>
        </w:r>
      </w:del>
      <w:hyperlink w:anchor="def-indicator-function">
        <w:del w:id="615" w:author="PR Preview" w:date="2026-01-01T00:00:00Z">
          <w:r>
            <w:rPr>
              <w:rStyle w:val="Hyperlink"/>
            </w:rPr>
            <w:delText xml:space="preserve">Definition 12</w:delText>
          </w:r>
        </w:del>
      </w:hyperlink>
      <w:del w:id="616" w:author="PR Preview" w:date="2026-01-01T00:00:00Z">
        <w:r>
          <w:delText xml:space="preserve">) in different notation.</w:delText>
        </w:r>
      </w:del>
      <w:del w:id="617" w:author="PR Preview" w:date="2026-01-01T00:00:00Z">
        <w:r>
          <w:delText xml:space="preserve"> </w:delText>
        </w:r>
      </w:del>
      <w:del w:id="618" w:author="PR Preview" w:date="2026-01-01T00:00:00Z">
        <w:r>
          <w:delText xml:space="preserve">Under this notation,</w:delText>
        </w:r>
      </w:del>
      <w:del w:id="619" w:author="PR Preview" w:date="2026-01-01T00:00:00Z">
        <w:r>
          <w:delText xml:space="preserve"> </w:delText>
        </w:r>
      </w:del>
      <w:del w:id="620" w:author="PR Preview" w:date="2026-01-01T00:00:00Z">
        <w:r>
          <w:delText xml:space="preserve">set membership is written</w:delText>
        </w:r>
      </w:del>
      <w:del w:id="621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</m:oMath>
      <w:del w:id="622" w:author="PR Preview" w:date="2026-01-01T00:00:00Z">
        <w:r>
          <w:delText xml:space="preserve">,</w:delText>
        </w:r>
      </w:del>
      <w:del w:id="623" w:author="PR Preview" w:date="2026-01-01T00:00:00Z">
        <w:r>
          <w:delText xml:space="preserve"> </w:delText>
        </w:r>
      </w:del>
      <w:del w:id="624" w:author="PR Preview" w:date="2026-01-01T00:00:00Z">
        <w:r>
          <w:delText xml:space="preserve">so</w:delText>
        </w:r>
      </w:del>
      <w:del w:id="625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626" w:author="PR Preview" w:date="2026-01-01T00:00:00Z">
        <w:r>
          <w:delText xml:space="preserve">.</w:delText>
        </w:r>
      </w:del>
      <w:del w:id="627" w:author="PR Preview" w:date="2026-01-01T00:00:00Z">
        <w:r>
          <w:delText xml:space="preserve"> </w:delText>
        </w:r>
      </w:del>
      <w:del w:id="628" w:author="PR Preview" w:date="2026-01-01T00:00:00Z">
        <w:r>
          <w:delText xml:space="preserve">For example, the values in</w:delText>
        </w:r>
      </w:del>
      <w:del w:id="629" w:author="PR Preview" w:date="2026-01-01T00:00:00Z">
        <w:r>
          <w:delText xml:space="preserve"> </w:delText>
        </w:r>
      </w:del>
      <w:hyperlink w:anchor="exm-indicator-numerical">
        <w:del w:id="630" w:author="PR Preview" w:date="2026-01-01T00:00:00Z">
          <w:r>
            <w:rPr>
              <w:rStyle w:val="Hyperlink"/>
            </w:rPr>
            <w:delText xml:space="preserve">Example 8</w:delText>
          </w:r>
        </w:del>
      </w:hyperlink>
      <w:del w:id="631" w:author="PR Preview" w:date="2026-01-01T00:00:00Z">
        <w:r>
          <w:delText xml:space="preserve"> </w:delText>
        </w:r>
      </w:del>
      <w:del w:id="632" w:author="PR Preview" w:date="2026-01-01T00:00:00Z">
        <w:r>
          <w:delText xml:space="preserve">become</w:delText>
        </w:r>
      </w:del>
    </w:p>
    <w:p>
      <w:pPr>
        <w:pStyle w:val="FirstParagraph"/>
      </w:pPr>
      <w:ins w:id="633" w:author="PR Preview" w:date="2026-01-01T00:00:00Z">
        <w:r>
          <w:rPr>
            <w:i/>
            <w:iCs/>
          </w:rPr>
          <w:t xml:space="preserve">Remark 2</w:t>
        </w:r>
      </w:ins>
      <w:ins w:id="634" w:author="PR Preview" w:date="2026-01-01T00:00:00Z">
        <w:r>
          <w:t xml:space="preserve"> (The Iverson bracket is the predicate indicator). </w:t>
        </w:r>
      </w:ins>
      <w:ins w:id="635" w:author="PR Preview" w:date="2026-01-01T00:00:00Z">
        <w:r>
          <w:t xml:space="preserve">The Iverson bracket</w:t>
        </w:r>
      </w:ins>
      <w:ins w:id="636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P</m:t>
        </m:r>
        <m:r>
          <m:rPr>
            <m:sty m:val="p"/>
          </m:rPr>
          <m:t>]</m:t>
        </m:r>
      </m:oMath>
      <w:ins w:id="637" w:author="PR Preview" w:date="2026-01-01T00:00:00Z">
        <w:r>
          <w:t xml:space="preserve"> </w:t>
        </w:r>
      </w:ins>
      <w:ins w:id="638" w:author="PR Preview" w:date="2026-01-01T00:00:00Z">
        <w:r>
          <w:t xml:space="preserve">is the predicate indicator</w:t>
        </w:r>
      </w:ins>
      <w:ins w:id="639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ins w:id="640" w:author="PR Preview" w:date="2026-01-01T00:00:00Z">
        <w:r>
          <w:t xml:space="preserve"> </w:t>
        </w:r>
      </w:ins>
      <w:ins w:id="641" w:author="PR Preview" w:date="2026-01-01T00:00:00Z">
        <w:r>
          <w:t xml:space="preserve">(</w:t>
        </w:r>
      </w:ins>
      <w:hyperlink w:anchor="def-indicator-function">
        <w:ins w:id="642" w:author="PR Preview" w:date="2026-01-01T00:00:00Z">
          <w:r>
            <w:rPr>
              <w:rStyle w:val="Hyperlink"/>
            </w:rPr>
            <w:t xml:space="preserve">Definition 11</w:t>
          </w:r>
        </w:ins>
      </w:hyperlink>
      <w:ins w:id="643" w:author="PR Preview" w:date="2026-01-01T00:00:00Z">
        <w:r>
          <w:t xml:space="preserve">) in different notation.</w:t>
        </w:r>
      </w:ins>
      <w:ins w:id="644" w:author="PR Preview" w:date="2026-01-01T00:00:00Z">
        <w:r>
          <w:t xml:space="preserve"> </w:t>
        </w:r>
      </w:ins>
      <w:ins w:id="645" w:author="PR Preview" w:date="2026-01-01T00:00:00Z">
        <w:r>
          <w:t xml:space="preserve">Under this notation,</w:t>
        </w:r>
      </w:ins>
      <w:ins w:id="646" w:author="PR Preview" w:date="2026-01-01T00:00:00Z">
        <w:r>
          <w:t xml:space="preserve"> </w:t>
        </w:r>
      </w:ins>
      <w:ins w:id="647" w:author="PR Preview" w:date="2026-01-01T00:00:00Z">
        <w:r>
          <w:t xml:space="preserve">set membership is written</w:t>
        </w:r>
      </w:ins>
      <w:ins w:id="648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</m:oMath>
      <w:ins w:id="649" w:author="PR Preview" w:date="2026-01-01T00:00:00Z">
        <w:r>
          <w:t xml:space="preserve">,</w:t>
        </w:r>
      </w:ins>
      <w:ins w:id="650" w:author="PR Preview" w:date="2026-01-01T00:00:00Z">
        <w:r>
          <w:t xml:space="preserve"> </w:t>
        </w:r>
      </w:ins>
      <w:ins w:id="651" w:author="PR Preview" w:date="2026-01-01T00:00:00Z">
        <w:r>
          <w:t xml:space="preserve">so</w:t>
        </w:r>
      </w:ins>
      <w:ins w:id="652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653" w:author="PR Preview" w:date="2026-01-01T00:00:00Z">
        <w:r>
          <w:t xml:space="preserve">.</w:t>
        </w:r>
      </w:ins>
      <w:ins w:id="654" w:author="PR Preview" w:date="2026-01-01T00:00:00Z">
        <w:r>
          <w:t xml:space="preserve"> </w:t>
        </w:r>
      </w:ins>
      <w:ins w:id="655" w:author="PR Preview" w:date="2026-01-01T00:00:00Z">
        <w:r>
          <w:t xml:space="preserve">For example, the values in</w:t>
        </w:r>
      </w:ins>
      <w:ins w:id="656" w:author="PR Preview" w:date="2026-01-01T00:00:00Z">
        <w:r>
          <w:t xml:space="preserve"> </w:t>
        </w:r>
      </w:ins>
      <w:hyperlink w:anchor="exm-indicator-numerical">
        <w:ins w:id="657" w:author="PR Preview" w:date="2026-01-01T00:00:00Z">
          <w:r>
            <w:rPr>
              <w:rStyle w:val="Hyperlink"/>
            </w:rPr>
            <w:t xml:space="preserve">Example 7</w:t>
          </w:r>
        </w:ins>
      </w:hyperlink>
      <w:ins w:id="658" w:author="PR Preview" w:date="2026-01-01T00:00:00Z">
        <w:r>
          <w:t xml:space="preserve"> </w:t>
        </w:r>
      </w:ins>
      <w:ins w:id="659" w:author="PR Preview" w:date="2026-01-01T00:00:00Z">
        <w:r>
          <w:t xml:space="preserve">become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t>7.2</m:t>
              </m:r>
              <m:r>
                <m:rPr>
                  <m:sty m:val="p"/>
                </m:rPr>
                <m:t>&gt;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7.2</m:t>
                  </m:r>
                  <m:r>
                    <m:rPr>
                      <m:sty m:val="p"/>
                    </m:rPr>
                    <m:t>&gt;</m:t>
                  </m:r>
                  <m:r>
                    <m:t>5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Start w:id="74" w:name="def-kronecker-delta"/>
    <w:p>
      <w:pPr>
        <w:pStyle w:val="FirstParagraph"/>
      </w:pPr>
      <w:del w:id="660" w:author="PR Preview" w:date="2026-01-01T00:00:00Z">
        <w:r>
          <w:rPr>
            <w:b/>
            <w:bCs/>
          </w:rPr>
          <w:delText xml:space="preserve">Definition 19 (Kronecker delta)</w:delText>
        </w:r>
      </w:del>
      <w:del w:id="661" w:author="PR Preview" w:date="2026-01-01T00:00:00Z">
        <w:r>
          <w:delText xml:space="preserve"> </w:delText>
        </w:r>
      </w:del>
      <w:del w:id="662" w:author="PR Preview" w:date="2026-01-01T00:00:00Z">
        <w:r>
          <w:delText xml:space="preserve">For integers</w:delText>
        </w:r>
      </w:del>
      <w:del w:id="663" w:author="PR Preview" w:date="2026-01-01T00:00:00Z">
        <w:r>
          <w:delText xml:space="preserve"> </w:delText>
        </w:r>
      </w:del>
      <m:oMath>
        <m:r>
          <m:t>i</m:t>
        </m:r>
      </m:oMath>
      <w:del w:id="664" w:author="PR Preview" w:date="2026-01-01T00:00:00Z">
        <w:r>
          <w:delText xml:space="preserve"> </w:delText>
        </w:r>
      </w:del>
      <w:del w:id="665" w:author="PR Preview" w:date="2026-01-01T00:00:00Z">
        <w:r>
          <w:delText xml:space="preserve">and</w:delText>
        </w:r>
      </w:del>
      <w:del w:id="666" w:author="PR Preview" w:date="2026-01-01T00:00:00Z">
        <w:r>
          <w:delText xml:space="preserve"> </w:delText>
        </w:r>
      </w:del>
      <m:oMath>
        <m:r>
          <m:t>j</m:t>
        </m:r>
      </m:oMath>
      <w:del w:id="667" w:author="PR Preview" w:date="2026-01-01T00:00:00Z">
        <w:r>
          <w:delText xml:space="preserve">,</w:delText>
        </w:r>
      </w:del>
      <w:del w:id="668" w:author="PR Preview" w:date="2026-01-01T00:00:00Z">
        <w:r>
          <w:delText xml:space="preserve"> </w:delText>
        </w:r>
      </w:del>
      <w:del w:id="669" w:author="PR Preview" w:date="2026-01-01T00:00:00Z">
        <w:r>
          <w:delText xml:space="preserve">the</w:delText>
        </w:r>
      </w:del>
      <w:del w:id="670" w:author="PR Preview" w:date="2026-01-01T00:00:00Z">
        <w:r>
          <w:delText xml:space="preserve"> </w:delText>
        </w:r>
      </w:del>
      <w:del w:id="671" w:author="PR Preview" w:date="2026-01-01T00:00:00Z">
        <w:r>
          <w:rPr>
            <w:b/>
            <w:bCs/>
          </w:rPr>
          <w:delText xml:space="preserve">Kronecker delta</w:delText>
        </w:r>
      </w:del>
      <w:del w:id="672" w:author="PR Preview" w:date="2026-01-01T00:00:00Z">
        <w:r>
          <w:delText xml:space="preserve"> </w:delText>
        </w:r>
      </w:del>
      <w:del w:id="673" w:author="PR Preview" w:date="2026-01-01T00:00:00Z">
        <w:r>
          <w:delText xml:space="preserve">is</w:delText>
        </w:r>
      </w:del>
    </w:p>
    <w:p>
      <w:pPr>
        <w:pStyle w:val="FirstParagraph"/>
      </w:pPr>
      <w:ins w:id="674" w:author="PR Preview" w:date="2026-01-01T00:00:00Z">
        <w:r>
          <w:rPr>
            <w:b/>
            <w:bCs/>
          </w:rPr>
          <w:t xml:space="preserve">Definition 18 (Kronecker delta)</w:t>
        </w:r>
      </w:ins>
      <w:ins w:id="675" w:author="PR Preview" w:date="2026-01-01T00:00:00Z">
        <w:r>
          <w:t xml:space="preserve"> </w:t>
        </w:r>
      </w:ins>
      <w:ins w:id="676" w:author="PR Preview" w:date="2026-01-01T00:00:00Z">
        <w:r>
          <w:t xml:space="preserve">For integers</w:t>
        </w:r>
      </w:ins>
      <w:ins w:id="677" w:author="PR Preview" w:date="2026-01-01T00:00:00Z">
        <w:r>
          <w:t xml:space="preserve"> </w:t>
        </w:r>
      </w:ins>
      <m:oMath>
        <m:r>
          <m:t>i</m:t>
        </m:r>
      </m:oMath>
      <w:ins w:id="678" w:author="PR Preview" w:date="2026-01-01T00:00:00Z">
        <w:r>
          <w:t xml:space="preserve"> </w:t>
        </w:r>
      </w:ins>
      <w:ins w:id="679" w:author="PR Preview" w:date="2026-01-01T00:00:00Z">
        <w:r>
          <w:t xml:space="preserve">and</w:t>
        </w:r>
      </w:ins>
      <w:ins w:id="680" w:author="PR Preview" w:date="2026-01-01T00:00:00Z">
        <w:r>
          <w:t xml:space="preserve"> </w:t>
        </w:r>
      </w:ins>
      <m:oMath>
        <m:r>
          <m:t>j</m:t>
        </m:r>
      </m:oMath>
      <w:ins w:id="681" w:author="PR Preview" w:date="2026-01-01T00:00:00Z">
        <w:r>
          <w:t xml:space="preserve">,</w:t>
        </w:r>
      </w:ins>
      <w:ins w:id="682" w:author="PR Preview" w:date="2026-01-01T00:00:00Z">
        <w:r>
          <w:t xml:space="preserve"> </w:t>
        </w:r>
      </w:ins>
      <w:ins w:id="683" w:author="PR Preview" w:date="2026-01-01T00:00:00Z">
        <w:r>
          <w:t xml:space="preserve">the</w:t>
        </w:r>
      </w:ins>
      <w:ins w:id="684" w:author="PR Preview" w:date="2026-01-01T00:00:00Z">
        <w:r>
          <w:t xml:space="preserve"> </w:t>
        </w:r>
      </w:ins>
      <w:ins w:id="685" w:author="PR Preview" w:date="2026-01-01T00:00:00Z">
        <w:r>
          <w:rPr>
            <w:b/>
            <w:bCs/>
          </w:rPr>
          <w:t xml:space="preserve">Kronecker delta</w:t>
        </w:r>
      </w:ins>
      <w:ins w:id="686" w:author="PR Preview" w:date="2026-01-01T00:00:00Z">
        <w:r>
          <w:t xml:space="preserve"> </w:t>
        </w:r>
      </w:ins>
      <w:ins w:id="687" w:author="PR Preview" w:date="2026-01-01T00:00:00Z">
        <w:r>
          <w:t xml:space="preserve">is</w:t>
        </w:r>
      </w:ins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i</m:t>
          </m:r>
          <m:r>
            <m:rPr>
              <m:sty m:val="p"/>
            </m:rPr>
            <m:t>=</m:t>
          </m:r>
          <m:r>
            <m:t>j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del w:id="688" w:author="PR Preview" w:date="2026-01-01T00:00:00Z">
        <w:r>
          <w:delText xml:space="preserve">that is,</w:delText>
        </w:r>
      </w:del>
      <w:del w:id="689" w:author="PR Preview" w:date="2026-01-01T00:00:00Z">
        <w:r>
          <w:delText xml:space="preserve"> </w:delText>
        </w:r>
      </w:del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1</m:t>
        </m:r>
      </m:oMath>
      <w:del w:id="690" w:author="PR Preview" w:date="2026-01-01T00:00:00Z">
        <w:r>
          <w:delText xml:space="preserve"> </w:delText>
        </w:r>
      </w:del>
      <w:del w:id="691" w:author="PR Preview" w:date="2026-01-01T00:00:00Z">
        <w:r>
          <w:delText xml:space="preserve">when</w:delText>
        </w:r>
      </w:del>
      <w:del w:id="692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=</m:t>
        </m:r>
        <m:r>
          <m:t>j</m:t>
        </m:r>
      </m:oMath>
      <w:del w:id="693" w:author="PR Preview" w:date="2026-01-01T00:00:00Z">
        <w:r>
          <w:delText xml:space="preserve"> </w:delText>
        </w:r>
      </w:del>
      <w:del w:id="694" w:author="PR Preview" w:date="2026-01-01T00:00:00Z">
        <w:r>
          <w:delText xml:space="preserve">and</w:delText>
        </w:r>
      </w:del>
      <w:del w:id="695" w:author="PR Preview" w:date="2026-01-01T00:00:00Z">
        <w:r>
          <w:delText xml:space="preserve"> </w:delText>
        </w:r>
      </w:del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del w:id="696" w:author="PR Preview" w:date="2026-01-01T00:00:00Z">
        <w:r>
          <w:delText xml:space="preserve"> </w:delText>
        </w:r>
      </w:del>
      <w:del w:id="697" w:author="PR Preview" w:date="2026-01-01T00:00:00Z">
        <w:r>
          <w:delText xml:space="preserve">when</w:delText>
        </w:r>
      </w:del>
      <w:del w:id="698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≠</m:t>
        </m:r>
        <m:r>
          <m:t>j</m:t>
        </m:r>
      </m:oMath>
      <w:del w:id="699" w:author="PR Preview" w:date="2026-01-01T00:00:00Z">
        <w:r>
          <w:delText xml:space="preserve"> </w:delText>
        </w:r>
      </w:del>
      <w:del w:id="700" w:author="PR Preview" w:date="2026-01-01T00:00:00Z">
        <w:r>
          <w:delText xml:space="preserve">(</w:delText>
        </w:r>
      </w:del>
      <w:hyperlink w:anchor="def-iverson-bracket">
        <w:del w:id="701" w:author="PR Preview" w:date="2026-01-01T00:00:00Z">
          <w:r>
            <w:rPr>
              <w:rStyle w:val="Hyperlink"/>
            </w:rPr>
            <w:delText xml:space="preserve">Definition 18</w:delText>
          </w:r>
        </w:del>
      </w:hyperlink>
      <w:del w:id="702" w:author="PR Preview" w:date="2026-01-01T00:00:00Z">
        <w:r>
          <w:delText xml:space="preserve">).</w:delText>
        </w:r>
      </w:del>
    </w:p>
    <w:p>
      <w:pPr>
        <w:pStyle w:val="BodyText"/>
      </w:pPr>
      <w:del w:id="703" w:author="PR Preview" w:date="2026-01-01T00:00:00Z">
        <w:r>
          <w:rPr>
            <w:b/>
            <w:bCs/>
          </w:rPr>
          <w:delText xml:space="preserve">Example 13 (Evaluating the Kronecker delta)</w:delText>
        </w:r>
      </w:del>
      <w:del w:id="704" w:author="PR Preview" w:date="2026-01-01T00:00:00Z">
        <w:r>
          <w:delText xml:space="preserve"> </w:delText>
        </w:r>
      </w:del>
      <w:del w:id="705" w:author="PR Preview" w:date="2026-01-01T00:00:00Z">
        <w:r>
          <w:delText xml:space="preserve"> </w:delText>
        </w:r>
      </w:del>
    </w:p>
    <w:p>
      <w:pPr>
        <w:pStyle w:val="FirstParagraph"/>
      </w:pPr>
      <w:ins w:id="706" w:author="PR Preview" w:date="2026-01-01T00:00:00Z">
        <w:r>
          <w:t xml:space="preserve">that is,</w:t>
        </w:r>
      </w:ins>
      <w:ins w:id="707" w:author="PR Preview" w:date="2026-01-01T00:00:00Z">
        <w:r>
          <w:t xml:space="preserve"> </w:t>
        </w:r>
      </w:ins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1</m:t>
        </m:r>
      </m:oMath>
      <w:ins w:id="708" w:author="PR Preview" w:date="2026-01-01T00:00:00Z">
        <w:r>
          <w:t xml:space="preserve"> </w:t>
        </w:r>
      </w:ins>
      <w:ins w:id="709" w:author="PR Preview" w:date="2026-01-01T00:00:00Z">
        <w:r>
          <w:t xml:space="preserve">when</w:t>
        </w:r>
      </w:ins>
      <w:ins w:id="710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=</m:t>
        </m:r>
        <m:r>
          <m:t>j</m:t>
        </m:r>
      </m:oMath>
      <w:ins w:id="711" w:author="PR Preview" w:date="2026-01-01T00:00:00Z">
        <w:r>
          <w:t xml:space="preserve"> </w:t>
        </w:r>
      </w:ins>
      <w:ins w:id="712" w:author="PR Preview" w:date="2026-01-01T00:00:00Z">
        <w:r>
          <w:t xml:space="preserve">and</w:t>
        </w:r>
      </w:ins>
      <w:ins w:id="713" w:author="PR Preview" w:date="2026-01-01T00:00:00Z">
        <w:r>
          <w:t xml:space="preserve"> </w:t>
        </w:r>
      </w:ins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ins w:id="714" w:author="PR Preview" w:date="2026-01-01T00:00:00Z">
        <w:r>
          <w:t xml:space="preserve"> </w:t>
        </w:r>
      </w:ins>
      <w:ins w:id="715" w:author="PR Preview" w:date="2026-01-01T00:00:00Z">
        <w:r>
          <w:t xml:space="preserve">when</w:t>
        </w:r>
      </w:ins>
      <w:ins w:id="716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≠</m:t>
        </m:r>
        <m:r>
          <m:t>j</m:t>
        </m:r>
      </m:oMath>
      <w:ins w:id="717" w:author="PR Preview" w:date="2026-01-01T00:00:00Z">
        <w:r>
          <w:t xml:space="preserve"> </w:t>
        </w:r>
      </w:ins>
      <w:ins w:id="718" w:author="PR Preview" w:date="2026-01-01T00:00:00Z">
        <w:r>
          <w:t xml:space="preserve">(</w:t>
        </w:r>
      </w:ins>
      <w:hyperlink w:anchor="def-iverson-bracket">
        <w:ins w:id="719" w:author="PR Preview" w:date="2026-01-01T00:00:00Z">
          <w:r>
            <w:rPr>
              <w:rStyle w:val="Hyperlink"/>
            </w:rPr>
            <w:t xml:space="preserve">Definition 17</w:t>
          </w:r>
        </w:ins>
      </w:hyperlink>
      <w:ins w:id="720" w:author="PR Preview" w:date="2026-01-01T00:00:00Z">
        <w:r>
          <w:t xml:space="preserve">).</w:t>
        </w:r>
      </w:ins>
    </w:p>
    <w:bookmarkEnd w:id="74"/>
    <w:bookmarkStart w:id="75" w:name="exm-kronecker-delta"/>
    <w:p>
      <w:pPr>
        <w:pStyle w:val="BodyText"/>
      </w:pPr>
      <w:ins w:id="721" w:author="PR Preview" w:date="2026-01-01T00:00:00Z">
        <w:r>
          <w:rPr>
            <w:b/>
            <w:bCs/>
          </w:rPr>
          <w:t xml:space="preserve">Example 12 (Evaluating the Kronecker delta)</w:t>
        </w:r>
      </w:ins>
      <w:ins w:id="722" w:author="PR Preview" w:date="2026-01-01T00:00:00Z">
        <w:r>
          <w:t xml:space="preserve"> </w:t>
        </w:r>
      </w:ins>
      <w:ins w:id="723" w:author="PR Preview" w:date="2026-01-01T00:00:00Z">
        <w:r>
          <w:t xml:space="preserve"> 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5"/>
    <w:bookmarkEnd w:id="76"/>
    <w:bookmarkStart w:id="80" w:name="Xd6f58182005cccf55080a628cd9152d2b1165ed"/>
    <w:p>
      <w:pPr>
        <w:pStyle w:val="Heading3"/>
      </w:pPr>
      <w:del w:id="724" w:author="PR Preview" w:date="2026-01-01T00:00:00Z">
        <w:r>
          <w:delText xml:space="preserve">5.3 Strengths and limitations of the Iverson bracket</w:delText>
        </w:r>
      </w:del>
    </w:p>
    <w:p>
      <w:pPr>
        <w:pStyle w:val="Heading3"/>
      </w:pPr>
      <w:ins w:id="725" w:author="PR Preview" w:date="2026-01-01T00:00:00Z">
        <w:r>
          <w:t xml:space="preserve">4.3 Strengths and limitations of the Iverson bracket</w:t>
        </w:r>
      </w:ins>
    </w:p>
    <w:p>
      <w:pPr>
        <w:pStyle w:val="FirstParagraph"/>
      </w:pPr>
      <w:r>
        <w:t xml:space="preserve">The primary advantage of the Iverson bracket is algebraic conciseness:</w:t>
      </w:r>
      <w:r>
        <w:t xml:space="preserve"> </w:t>
      </w:r>
      <w:r>
        <w:t xml:space="preserve">it turns a sum or integral over a subset</w:t>
      </w:r>
      <w:r>
        <w:t xml:space="preserve"> </w:t>
      </w:r>
      <w:r>
        <w:t xml:space="preserve">into a sum or integral over a larger, fixed set.</w:t>
      </w:r>
      <w:r>
        <w:t xml:space="preserve"> </w:t>
      </w: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</w:t>
      </w:r>
      <w:r>
        <w:t xml:space="preserve"> </w:t>
      </w:r>
      <w:hyperlink r:id="rId77">
        <w:r>
          <w:rPr>
            <w:rStyle w:val="Hyperlink"/>
          </w:rPr>
          <w:t xml:space="preserve">finite set</w:t>
        </w:r>
      </w:hyperlink>
      <w:r>
        <w:t xml:space="preserve"> </w:t>
      </w:r>
      <w:r>
        <w:t xml:space="preserve">that contains</w:t>
      </w:r>
      <w:r>
        <w:t xml:space="preserve"> </w:t>
      </w:r>
      <m:oMath>
        <m:r>
          <m:t>A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U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[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both sides equal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However,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square brackets are already heavily overloaded:</w:t>
      </w:r>
      <w:r>
        <w:t xml:space="preserve"> </w:t>
      </w:r>
      <w:r>
        <w:t xml:space="preserve">they denote</w:t>
      </w:r>
      <w:r>
        <w:t xml:space="preserve"> </w:t>
      </w:r>
      <w:hyperlink r:id="rId78">
        <w:r>
          <w:rPr>
            <w:rStyle w:val="Hyperlink"/>
          </w:rPr>
          <w:t xml:space="preserve">closed intervals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hyperlink r:id="rId79">
        <w:r>
          <w:rPr>
            <w:rStyle w:val="Hyperlink"/>
          </w:rPr>
          <w:t xml:space="preserve">conditional expectations</w:t>
        </w:r>
      </w:hyperlink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]</m:t>
        </m:r>
      </m:oMath>
      <w:r>
        <w:t xml:space="preserve"> </w:t>
      </w:r>
      <w:r>
        <w:t xml:space="preserve">(defined in the probability notes),</w:t>
      </w:r>
      <w:r>
        <w:t xml:space="preserve"> </w:t>
      </w:r>
      <w:r>
        <w:t xml:space="preserve">and matrix delimiters.</w:t>
      </w:r>
      <w:r>
        <w:t xml:space="preserve"> </w:t>
      </w:r>
      <w:r>
        <w:t xml:space="preserve">To prevent visual confusion with expectation brackets or intervals,</w:t>
      </w:r>
      <w:r>
        <w:t xml:space="preserve"> </w:t>
      </w:r>
      <w:r>
        <w:t xml:space="preserve">statistical literature predominantly uses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rather than the bare Iverson bracket.</w:t>
      </w:r>
    </w:p>
    <w:bookmarkEnd w:id="80"/>
    <w:bookmarkStart w:id="82" w:name="summary-of-indicator-notations"/>
    <w:p>
      <w:pPr>
        <w:pStyle w:val="Heading3"/>
      </w:pPr>
      <w:del w:id="726" w:author="PR Preview" w:date="2026-01-01T00:00:00Z">
        <w:r>
          <w:delText xml:space="preserve">5.4 Summary of indicator notations</w:delText>
        </w:r>
      </w:del>
    </w:p>
    <w:p>
      <w:pPr>
        <w:pStyle w:val="Heading3"/>
      </w:pPr>
      <w:ins w:id="727" w:author="PR Preview" w:date="2026-01-01T00:00:00Z">
        <w:r>
          <w:t xml:space="preserve">4.4 Summary of indicator notations</w:t>
        </w:r>
      </w:ins>
    </w:p>
    <w:p>
      <w:pPr>
        <w:pStyle w:val="FirstParagraph"/>
      </w:pPr>
      <w:hyperlink w:anchor="tbl-indicator-notations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compares the major notations encountered across the literature.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1" w:name="tbl-indicator-notatio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Notations for indicator functions across mathematical and statistical literature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64"/>
              <w:gridCol w:w="1564"/>
              <w:gridCol w:w="1564"/>
              <w:gridCol w:w="322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Notation style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Typical syntax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Primary fields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Notes and potential ambiguities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Modern probability, mathematical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Unambiguous; distinct from matrices and scalars; standard in this book.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Bold numeral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ty m:val="b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Probability theory,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a vector of ones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Econometrics, machine learning,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Clear predicate notation; avoids confusion with numerals.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I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I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Classical statistics, epidemiology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the identity matrix</w:t>
                  </w:r>
                  <w:r>
                    <w:t xml:space="preserve"> </w:t>
                  </w:r>
                  <m:oMath>
                    <m:r>
                      <m:t>I</m:t>
                    </m:r>
                  </m:oMath>
                  <w:r>
                    <w:t xml:space="preserve"> </w:t>
                  </w:r>
                  <w:r>
                    <w:t xml:space="preserve">or the Fisher information</w:t>
                  </w:r>
                  <w:r>
                    <w:t xml:space="preserve"> </w:t>
                  </w: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, which measures how much a sample tells about a parameter.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Iverson bracket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[</m:t>
                    </m:r>
                    <m:r>
                      <m:t>P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Computer science, discrete mathematics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Very compact, but square brackets collide with intervals and expectation brackets.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Greek 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χ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χ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Real analysis,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Often termed</w:t>
                  </w:r>
                  <w:r>
                    <w:t xml:space="preserve"> </w:t>
                  </w:r>
                  <w:r>
                    <w:t xml:space="preserve">“characteristic function”</w:t>
                  </w:r>
                  <w:r>
                    <w:t xml:space="preserve">; in probability, that name instead means</w:t>
                  </w:r>
                  <w:r>
                    <w:t xml:space="preserve"> </w:t>
                  </w:r>
                  <m:oMath>
                    <m:r>
                      <m:t>t</m:t>
                    </m:r>
                    <m:r>
                      <m:rPr>
                        <m:sty m:val="p"/>
                      </m:rPr>
                      <m:t>↦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i</m:t>
                        </m:r>
                        <m:r>
                          <m:t>t</m:t>
                        </m:r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 </w:t>
                  </w:r>
                  <w:r>
                    <w:t xml:space="preserve">for a random variable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.</w:t>
                  </w:r>
                </w:p>
              </w:tc>
            </w:tr>
          </w:tbl>
          <w:bookmarkEnd w:id="81"/>
          <w:p/>
        </w:tc>
      </w:tr>
    </w:tbl>
    <w:bookmarkEnd w:id="82"/>
    <w:bookmarkStart w:id="83" w:name="conventions-in-this-book"/>
    <w:p>
      <w:pPr>
        <w:pStyle w:val="Heading3"/>
      </w:pPr>
      <w:del w:id="728" w:author="PR Preview" w:date="2026-01-01T00:00:00Z">
        <w:r>
          <w:delText xml:space="preserve">5.5 Conventions in this book</w:delText>
        </w:r>
      </w:del>
    </w:p>
    <w:p>
      <w:pPr>
        <w:pStyle w:val="Heading3"/>
      </w:pPr>
      <w:ins w:id="729" w:author="PR Preview" w:date="2026-01-01T00:00:00Z">
        <w:r>
          <w:t xml:space="preserve">4.5 Conventions in this book</w:t>
        </w:r>
      </w:ins>
    </w:p>
    <w:p>
      <w:pPr>
        <w:pStyle w:val="FirstParagraph"/>
      </w:pPr>
      <w:r>
        <w:t xml:space="preserve">In these notes,</w:t>
      </w:r>
      <w:r>
        <w:t xml:space="preserve"> </w:t>
      </w:r>
      <w:r>
        <w:t xml:space="preserve">we standardize on 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via the macros defined in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\indic{A}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(set subscript)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\indicp{P}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parentheses)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\indiccb{P}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curly braces)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\1{P}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nor/>
                <m:sty m:val="p"/>
              </m:rPr>
              <m:t>1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(text numeral with subscript, used in legacy formulas)</w:t>
      </w:r>
    </w:p>
    <w:p>
      <w:pPr>
        <w:pStyle w:val="FirstParagraph"/>
      </w:pPr>
      <w:r>
        <w:t xml:space="preserve">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is preferred because it avoids all common collisions:</w:t>
      </w:r>
      <w:r>
        <w:t xml:space="preserve"> </w:t>
      </w:r>
      <w:r>
        <w:t xml:space="preserve">it is visually distinct from the scalar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identity matrix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 observed and expected Fisher information matrices (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).</w:t>
      </w:r>
    </w:p>
    <w:bookmarkEnd w:id="83"/>
    <w:bookmarkStart w:id="94" w:name="key-algebraic-properties"/>
    <w:p>
      <w:pPr>
        <w:pStyle w:val="Heading3"/>
      </w:pPr>
      <w:del w:id="730" w:author="PR Preview" w:date="2026-01-01T00:00:00Z">
        <w:r>
          <w:delText xml:space="preserve">5.6 Key algebraic properties</w:delText>
        </w:r>
      </w:del>
    </w:p>
    <w:p>
      <w:pPr>
        <w:pStyle w:val="Heading3"/>
      </w:pPr>
      <w:ins w:id="731" w:author="PR Preview" w:date="2026-01-01T00:00:00Z">
        <w:r>
          <w:t xml:space="preserve">4.6 Key algebraic properties</w:t>
        </w:r>
      </w:ins>
    </w:p>
    <w:p>
      <w:pPr>
        <w:pStyle w:val="FirstParagraph"/>
      </w:pPr>
      <w:r>
        <w:t xml:space="preserve">Indicator functions translate the logical connectives (</w:t>
      </w:r>
      <w:hyperlink r:id="rId84">
        <w:r>
          <w:rPr>
            <w:rStyle w:val="Hyperlink"/>
          </w:rPr>
          <w:t xml:space="preserve">definition</w:t>
        </w:r>
      </w:hyperlink>
      <w:r>
        <w:t xml:space="preserve">)</w:t>
      </w:r>
      <w:r>
        <w:t xml:space="preserve"> </w:t>
      </w:r>
      <w:r>
        <w:t xml:space="preserve">“and”</w:t>
      </w:r>
      <w:r>
        <w:t xml:space="preserve">,</w:t>
      </w:r>
      <w:r>
        <w:t xml:space="preserve"> </w:t>
      </w:r>
      <w:r>
        <w:t xml:space="preserve">“or”</w:t>
      </w:r>
      <w:r>
        <w:t xml:space="preserve">, and</w:t>
      </w:r>
      <w:r>
        <w:t xml:space="preserve"> </w:t>
      </w:r>
      <w:r>
        <w:t xml:space="preserve">“not”</w:t>
      </w:r>
      <w:r>
        <w:t xml:space="preserve">, applied to set membership,</w:t>
      </w:r>
      <w:r>
        <w:t xml:space="preserve"> </w:t>
      </w:r>
      <w:r>
        <w:t xml:space="preserve">into ordinary arithmetic on real numbers.</w:t>
      </w:r>
      <w:r>
        <w:t xml:space="preserve"> </w:t>
      </w:r>
      <w:r>
        <w:t xml:space="preserve">One of the identities below uses idempotence:</w:t>
      </w:r>
    </w:p>
    <w:bookmarkStart w:id="86" w:name="def-idempotent"/>
    <w:p>
      <w:pPr>
        <w:pStyle w:val="BodyText"/>
      </w:pPr>
      <w:del w:id="732" w:author="PR Preview" w:date="2026-01-01T00:00:00Z">
        <w:r>
          <w:rPr>
            <w:b/>
            <w:bCs/>
          </w:rPr>
          <w:delText xml:space="preserve">Definition 20 (Idempotent)</w:delText>
        </w:r>
      </w:del>
      <w:del w:id="733" w:author="PR Preview" w:date="2026-01-01T00:00:00Z">
        <w:r>
          <w:delText xml:space="preserve"> </w:delText>
        </w:r>
      </w:del>
      <w:del w:id="734" w:author="PR Preview" w:date="2026-01-01T00:00:00Z">
        <w:r>
          <w:delText xml:space="preserve">A number</w:delText>
        </w:r>
      </w:del>
      <w:del w:id="735" w:author="PR Preview" w:date="2026-01-01T00:00:00Z">
        <w:r>
          <w:delText xml:space="preserve"> </w:delText>
        </w:r>
      </w:del>
      <m:oMath>
        <m:r>
          <m:t>a</m:t>
        </m:r>
      </m:oMath>
      <w:del w:id="736" w:author="PR Preview" w:date="2026-01-01T00:00:00Z">
        <w:r>
          <w:delText xml:space="preserve"> </w:delText>
        </w:r>
      </w:del>
      <w:del w:id="737" w:author="PR Preview" w:date="2026-01-01T00:00:00Z">
        <w:r>
          <w:delText xml:space="preserve">is</w:delText>
        </w:r>
      </w:del>
      <w:del w:id="738" w:author="PR Preview" w:date="2026-01-01T00:00:00Z">
        <w:r>
          <w:delText xml:space="preserve"> </w:delText>
        </w:r>
      </w:del>
      <w:del w:id="739" w:author="PR Preview" w:date="2026-01-01T00:00:00Z">
        <w:r>
          <w:rPr>
            <w:b/>
            <w:bCs/>
          </w:rPr>
          <w:delText xml:space="preserve">idempotent</w:delText>
        </w:r>
      </w:del>
      <w:del w:id="740" w:author="PR Preview" w:date="2026-01-01T00:00:00Z">
        <w:r>
          <w:delText xml:space="preserve"> </w:delText>
        </w:r>
      </w:del>
      <w:del w:id="741" w:author="PR Preview" w:date="2026-01-01T00:00:00Z">
        <w:r>
          <w:delText xml:space="preserve">if</w:delText>
        </w:r>
      </w:del>
      <w:del w:id="742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r>
          <m:t>a</m:t>
        </m:r>
      </m:oMath>
      <w:del w:id="743" w:author="PR Preview" w:date="2026-01-01T00:00:00Z">
        <w:r>
          <w:delText xml:space="preserve">.</w:delText>
        </w:r>
      </w:del>
      <w:del w:id="744" w:author="PR Preview" w:date="2026-01-01T00:00:00Z">
        <w:r>
          <w:delText xml:space="preserve"> </w:delText>
        </w:r>
      </w:del>
      <w:del w:id="745" w:author="PR Preview" w:date="2026-01-01T00:00:00Z">
        <w:r>
          <w:delText xml:space="preserve">A function</w:delText>
        </w:r>
      </w:del>
      <w:del w:id="746" w:author="PR Preview" w:date="2026-01-01T00:00:00Z">
        <w:r>
          <w:delText xml:space="preserve"> </w:delText>
        </w:r>
      </w:del>
      <m:oMath>
        <m:r>
          <m:t>f</m:t>
        </m:r>
      </m:oMath>
      <w:del w:id="747" w:author="PR Preview" w:date="2026-01-01T00:00:00Z">
        <w:r>
          <w:delText xml:space="preserve"> </w:delText>
        </w:r>
      </w:del>
      <w:del w:id="748" w:author="PR Preview" w:date="2026-01-01T00:00:00Z">
        <w:r>
          <w:delText xml:space="preserve">with real values is</w:delText>
        </w:r>
      </w:del>
      <w:del w:id="749" w:author="PR Preview" w:date="2026-01-01T00:00:00Z">
        <w:r>
          <w:delText xml:space="preserve"> </w:delText>
        </w:r>
      </w:del>
      <w:del w:id="750" w:author="PR Preview" w:date="2026-01-01T00:00:00Z">
        <w:r>
          <w:rPr>
            <w:b/>
            <w:bCs/>
          </w:rPr>
          <w:delText xml:space="preserve">idempotent</w:delText>
        </w:r>
      </w:del>
      <w:del w:id="751" w:author="PR Preview" w:date="2026-01-01T00:00:00Z">
        <w:r>
          <w:delText xml:space="preserve"> </w:delText>
        </w:r>
      </w:del>
      <w:del w:id="752" w:author="PR Preview" w:date="2026-01-01T00:00:00Z">
        <w:r>
          <w:delText xml:space="preserve">if</w:delText>
        </w:r>
      </w:del>
      <w:del w:id="753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754" w:author="PR Preview" w:date="2026-01-01T00:00:00Z">
        <w:r>
          <w:delText xml:space="preserve"> </w:delText>
        </w:r>
      </w:del>
      <w:del w:id="755" w:author="PR Preview" w:date="2026-01-01T00:00:00Z">
        <w:r>
          <w:delText xml:space="preserve">for every</w:delText>
        </w:r>
      </w:del>
      <w:del w:id="756" w:author="PR Preview" w:date="2026-01-01T00:00:00Z">
        <w:r>
          <w:delText xml:space="preserve"> </w:delText>
        </w:r>
      </w:del>
      <m:oMath>
        <m:r>
          <m:t>x</m:t>
        </m:r>
      </m:oMath>
      <w:del w:id="757" w:author="PR Preview" w:date="2026-01-01T00:00:00Z">
        <w:r>
          <w:delText xml:space="preserve"> </w:delText>
        </w:r>
      </w:del>
      <w:del w:id="758" w:author="PR Preview" w:date="2026-01-01T00:00:00Z">
        <w:r>
          <w:delText xml:space="preserve">in its</w:delText>
        </w:r>
      </w:del>
      <w:del w:id="759" w:author="PR Preview" w:date="2026-01-01T00:00:00Z">
        <w:r>
          <w:delText xml:space="preserve"> </w:delText>
        </w:r>
      </w:del>
      <w:hyperlink r:id="rId85">
        <w:del w:id="760" w:author="PR Preview" w:date="2026-01-01T00:00:00Z">
          <w:r>
            <w:rPr>
              <w:rStyle w:val="Hyperlink"/>
            </w:rPr>
            <w:delText xml:space="preserve">domain</w:delText>
          </w:r>
        </w:del>
      </w:hyperlink>
      <w:del w:id="761" w:author="PR Preview" w:date="2026-01-01T00:00:00Z">
        <w:r>
          <w:delText xml:space="preserve">.</w:delText>
        </w:r>
      </w:del>
    </w:p>
    <w:p>
      <w:pPr>
        <w:pStyle w:val="BodyText"/>
      </w:pPr>
      <w:del w:id="762" w:author="PR Preview" w:date="2026-01-01T00:00:00Z">
        <w:r>
          <w:rPr>
            <w:b/>
            <w:bCs/>
          </w:rPr>
          <w:delText xml:space="preserve">Example 14 (Idempotent numbers and indicators)</w:delText>
        </w:r>
      </w:del>
      <w:del w:id="763" w:author="PR Preview" w:date="2026-01-01T00:00:00Z">
        <w:r>
          <w:delText xml:space="preserve"> </w:delText>
        </w:r>
      </w:del>
      <w:del w:id="764" w:author="PR Preview" w:date="2026-01-01T00:00:00Z">
        <w:r>
          <w:delText xml:space="preserve"> </w:delText>
        </w:r>
      </w:del>
    </w:p>
    <w:p>
      <w:pPr>
        <w:pStyle w:val="BodyText"/>
      </w:pPr>
      <w:ins w:id="765" w:author="PR Preview" w:date="2026-01-01T00:00:00Z">
        <w:r>
          <w:rPr>
            <w:b/>
            <w:bCs/>
          </w:rPr>
          <w:t xml:space="preserve">Definition 19 (Idempotent)</w:t>
        </w:r>
      </w:ins>
      <w:ins w:id="766" w:author="PR Preview" w:date="2026-01-01T00:00:00Z">
        <w:r>
          <w:t xml:space="preserve"> </w:t>
        </w:r>
      </w:ins>
      <w:ins w:id="767" w:author="PR Preview" w:date="2026-01-01T00:00:00Z">
        <w:r>
          <w:t xml:space="preserve">A number</w:t>
        </w:r>
      </w:ins>
      <w:ins w:id="768" w:author="PR Preview" w:date="2026-01-01T00:00:00Z">
        <w:r>
          <w:t xml:space="preserve"> </w:t>
        </w:r>
      </w:ins>
      <m:oMath>
        <m:r>
          <m:t>a</m:t>
        </m:r>
      </m:oMath>
      <w:ins w:id="769" w:author="PR Preview" w:date="2026-01-01T00:00:00Z">
        <w:r>
          <w:t xml:space="preserve"> </w:t>
        </w:r>
      </w:ins>
      <w:ins w:id="770" w:author="PR Preview" w:date="2026-01-01T00:00:00Z">
        <w:r>
          <w:t xml:space="preserve">is</w:t>
        </w:r>
      </w:ins>
      <w:ins w:id="771" w:author="PR Preview" w:date="2026-01-01T00:00:00Z">
        <w:r>
          <w:t xml:space="preserve"> </w:t>
        </w:r>
      </w:ins>
      <w:ins w:id="772" w:author="PR Preview" w:date="2026-01-01T00:00:00Z">
        <w:r>
          <w:rPr>
            <w:b/>
            <w:bCs/>
          </w:rPr>
          <w:t xml:space="preserve">idempotent</w:t>
        </w:r>
      </w:ins>
      <w:ins w:id="773" w:author="PR Preview" w:date="2026-01-01T00:00:00Z">
        <w:r>
          <w:t xml:space="preserve"> </w:t>
        </w:r>
      </w:ins>
      <w:ins w:id="774" w:author="PR Preview" w:date="2026-01-01T00:00:00Z">
        <w:r>
          <w:t xml:space="preserve">if</w:t>
        </w:r>
      </w:ins>
      <w:ins w:id="775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r>
          <m:t>a</m:t>
        </m:r>
      </m:oMath>
      <w:ins w:id="776" w:author="PR Preview" w:date="2026-01-01T00:00:00Z">
        <w:r>
          <w:t xml:space="preserve">.</w:t>
        </w:r>
      </w:ins>
      <w:ins w:id="777" w:author="PR Preview" w:date="2026-01-01T00:00:00Z">
        <w:r>
          <w:t xml:space="preserve"> </w:t>
        </w:r>
      </w:ins>
      <w:ins w:id="778" w:author="PR Preview" w:date="2026-01-01T00:00:00Z">
        <w:r>
          <w:t xml:space="preserve">A function</w:t>
        </w:r>
      </w:ins>
      <w:ins w:id="779" w:author="PR Preview" w:date="2026-01-01T00:00:00Z">
        <w:r>
          <w:t xml:space="preserve"> </w:t>
        </w:r>
      </w:ins>
      <m:oMath>
        <m:r>
          <m:t>f</m:t>
        </m:r>
      </m:oMath>
      <w:ins w:id="780" w:author="PR Preview" w:date="2026-01-01T00:00:00Z">
        <w:r>
          <w:t xml:space="preserve"> </w:t>
        </w:r>
      </w:ins>
      <w:ins w:id="781" w:author="PR Preview" w:date="2026-01-01T00:00:00Z">
        <w:r>
          <w:t xml:space="preserve">with real values is</w:t>
        </w:r>
      </w:ins>
      <w:ins w:id="782" w:author="PR Preview" w:date="2026-01-01T00:00:00Z">
        <w:r>
          <w:t xml:space="preserve"> </w:t>
        </w:r>
      </w:ins>
      <w:ins w:id="783" w:author="PR Preview" w:date="2026-01-01T00:00:00Z">
        <w:r>
          <w:rPr>
            <w:b/>
            <w:bCs/>
          </w:rPr>
          <w:t xml:space="preserve">idempotent</w:t>
        </w:r>
      </w:ins>
      <w:ins w:id="784" w:author="PR Preview" w:date="2026-01-01T00:00:00Z">
        <w:r>
          <w:t xml:space="preserve"> </w:t>
        </w:r>
      </w:ins>
      <w:ins w:id="785" w:author="PR Preview" w:date="2026-01-01T00:00:00Z">
        <w:r>
          <w:t xml:space="preserve">if</w:t>
        </w:r>
      </w:ins>
      <w:ins w:id="786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787" w:author="PR Preview" w:date="2026-01-01T00:00:00Z">
        <w:r>
          <w:t xml:space="preserve"> </w:t>
        </w:r>
      </w:ins>
      <w:ins w:id="788" w:author="PR Preview" w:date="2026-01-01T00:00:00Z">
        <w:r>
          <w:t xml:space="preserve">for every</w:t>
        </w:r>
      </w:ins>
      <w:ins w:id="789" w:author="PR Preview" w:date="2026-01-01T00:00:00Z">
        <w:r>
          <w:t xml:space="preserve"> </w:t>
        </w:r>
      </w:ins>
      <m:oMath>
        <m:r>
          <m:t>x</m:t>
        </m:r>
      </m:oMath>
      <w:ins w:id="790" w:author="PR Preview" w:date="2026-01-01T00:00:00Z">
        <w:r>
          <w:t xml:space="preserve"> </w:t>
        </w:r>
      </w:ins>
      <w:ins w:id="791" w:author="PR Preview" w:date="2026-01-01T00:00:00Z">
        <w:r>
          <w:t xml:space="preserve">in its</w:t>
        </w:r>
      </w:ins>
      <w:ins w:id="792" w:author="PR Preview" w:date="2026-01-01T00:00:00Z">
        <w:r>
          <w:t xml:space="preserve"> </w:t>
        </w:r>
      </w:ins>
      <w:hyperlink r:id="rId85">
        <w:ins w:id="793" w:author="PR Preview" w:date="2026-01-01T00:00:00Z">
          <w:r>
            <w:rPr>
              <w:rStyle w:val="Hyperlink"/>
            </w:rPr>
            <w:t xml:space="preserve">domain</w:t>
          </w:r>
        </w:ins>
      </w:hyperlink>
      <w:ins w:id="794" w:author="PR Preview" w:date="2026-01-01T00:00:00Z">
        <w:r>
          <w:t xml:space="preserve">.</w:t>
        </w:r>
      </w:ins>
    </w:p>
    <w:bookmarkEnd w:id="86"/>
    <w:bookmarkStart w:id="88" w:name="exm-idempotent-indicator"/>
    <w:p>
      <w:pPr>
        <w:pStyle w:val="BodyText"/>
      </w:pPr>
      <w:ins w:id="795" w:author="PR Preview" w:date="2026-01-01T00:00:00Z">
        <w:r>
          <w:rPr>
            <w:b/>
            <w:bCs/>
          </w:rPr>
          <w:t xml:space="preserve">Example 13 (Idempotent numbers and indicators)</w:t>
        </w:r>
      </w:ins>
      <w:ins w:id="796" w:author="PR Preview" w:date="2026-01-01T00:00:00Z">
        <w:r>
          <w:t xml:space="preserve"> </w:t>
        </w:r>
      </w:ins>
      <w:ins w:id="797" w:author="PR Preview" w:date="2026-01-01T00:00:00Z">
        <w:r>
          <w:t xml:space="preserve"> </w:t>
        </w:r>
      </w:ins>
    </w:p>
    <w:p>
      <w:pPr>
        <w:numPr>
          <w:ilvl w:val="0"/>
          <w:numId w:val="1019"/>
        </w:numPr>
      </w:pP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idempotent: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19"/>
        </w:numPr>
      </w:pPr>
      <m:oMath>
        <m:r>
          <m:t>2</m:t>
        </m:r>
      </m:oMath>
      <w:r>
        <w:t xml:space="preserve"> </w:t>
      </w:r>
      <w:r>
        <w:t xml:space="preserve">is not idempotent: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.</w:t>
      </w:r>
    </w:p>
    <w:p>
      <w:pPr>
        <w:numPr>
          <w:ilvl w:val="0"/>
          <w:numId w:val="1019"/>
        </w:numPr>
      </w:pPr>
      <w:r>
        <w:t xml:space="preserve">Every indicator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idempotent,</w:t>
      </w:r>
      <w:r>
        <w:t xml:space="preserve"> </w:t>
      </w:r>
      <w:r>
        <w:t xml:space="preserve">because each of its values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87">
        <w:r>
          <w:rPr>
            <w:rStyle w:val="Hyperlink"/>
          </w:rPr>
          <w:t xml:space="preserve">idempotent matrices</w:t>
        </w:r>
      </w:hyperlink>
      <w:r>
        <w:t xml:space="preserve"> </w:t>
      </w:r>
      <w:r>
        <w:t xml:space="preserve">of linear algebra satisfy the same equation with matrix multiplication: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M</m:t>
        </m:r>
      </m:oMath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.</w:t>
      </w:r>
    </w:p>
    <w:bookmarkEnd w:id="88"/>
    <w:p>
      <w:pPr>
        <w:pStyle w:val="BodyText"/>
      </w:pPr>
      <w:r>
        <w:t xml:space="preserve">For subsets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89">
        <w:r>
          <w:rPr>
            <w:rStyle w:val="Hyperlink"/>
          </w:rPr>
          <w:t xml:space="preserve">complement</w:t>
        </w:r>
      </w:hyperlink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Ω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Ω</m:t>
        </m:r>
      </m:oMath>
      <w:r>
        <w:t xml:space="preserve">: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Intersection (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∩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20"/>
        </w:numPr>
      </w:pPr>
      <w:r>
        <w:rPr>
          <w:b/>
          <w:bCs/>
        </w:rPr>
        <w:t xml:space="preserve">Union (</w:t>
      </w:r>
      <w:r>
        <w:rPr>
          <w:b/>
          <w:bCs/>
        </w:rPr>
        <w:t xml:space="preserve">“or”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∪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20"/>
        </w:numPr>
      </w:pPr>
      <w:r>
        <w:rPr>
          <w:b/>
          <w:bCs/>
        </w:rPr>
        <w:t xml:space="preserve">Complement (</w:t>
      </w:r>
      <w:r>
        <w:rPr>
          <w:b/>
          <w:bCs/>
        </w:rPr>
        <w:t xml:space="preserve">“not”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20"/>
        </w:numPr>
      </w:pPr>
      <w:del w:id="798" w:author="PR Preview" w:date="2026-01-01T00:00:00Z">
        <w:r>
          <w:rPr>
            <w:b/>
            <w:bCs/>
          </w:rPr>
          <w:delText xml:space="preserve">Idempotence (</w:delText>
        </w:r>
      </w:del>
      <w:hyperlink w:anchor="def-idempotent">
        <w:del w:id="799" w:author="PR Preview" w:date="2026-01-01T00:00:00Z">
          <w:r>
            <w:rPr>
              <w:rStyle w:val="Hyperlink"/>
              <w:b/>
              <w:bCs/>
            </w:rPr>
            <w:delText xml:space="preserve">Definition 20</w:delText>
          </w:r>
        </w:del>
      </w:hyperlink>
      <w:del w:id="800" w:author="PR Preview" w:date="2026-01-01T00:00:00Z">
        <w:r>
          <w:rPr>
            <w:b/>
            <w:bCs/>
          </w:rPr>
          <w:delText xml:space="preserve">):</w:delText>
        </w:r>
      </w:del>
      <w:del w:id="801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20"/>
        </w:numPr>
      </w:pPr>
      <w:ins w:id="802" w:author="PR Preview" w:date="2026-01-01T00:00:00Z">
        <w:r>
          <w:rPr>
            <w:b/>
            <w:bCs/>
          </w:rPr>
          <w:t xml:space="preserve">Idempotence (</w:t>
        </w:r>
      </w:ins>
      <w:hyperlink w:anchor="def-idempotent">
        <w:ins w:id="803" w:author="PR Preview" w:date="2026-01-01T00:00:00Z">
          <w:r>
            <w:rPr>
              <w:rStyle w:val="Hyperlink"/>
              <w:b/>
              <w:bCs/>
            </w:rPr>
            <w:t xml:space="preserve">Definition 19</w:t>
          </w:r>
        </w:ins>
      </w:hyperlink>
      <w:ins w:id="804" w:author="PR Preview" w:date="2026-01-01T00:00:00Z">
        <w:r>
          <w:rPr>
            <w:b/>
            <w:bCs/>
          </w:rPr>
          <w:t xml:space="preserve">):</w:t>
        </w:r>
      </w:ins>
      <w:ins w:id="805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20"/>
        </w:numPr>
      </w:pPr>
      <w:r>
        <w:rPr>
          <w:b/>
          <w:bCs/>
        </w:rPr>
        <w:t xml:space="preserve">Expectation gives probability: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r:id="rId90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</w:t>
      </w:r>
      <w:r>
        <w:t xml:space="preserve"> </w:t>
      </w:r>
      <w:hyperlink r:id="rId91">
        <w:r>
          <w:rPr>
            <w:rStyle w:val="Hyperlink"/>
          </w:rPr>
          <w:t xml:space="preserve">event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its indicator is the</w:t>
      </w:r>
      <w:r>
        <w:t xml:space="preserve"> </w:t>
      </w:r>
      <w:hyperlink r:id="rId92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 event</w:t>
      </w:r>
      <w:r>
        <w:t xml:space="preserve"> </w:t>
      </w:r>
      <w:r>
        <w:t xml:space="preserve">(all four terms are defined in the Morrison Lab’s probability notes):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identity</w:t>
        </w:r>
      </w:hyperlink>
      <w:r>
        <w:t xml:space="preserve"> </w:t>
      </w:r>
      <w:r>
        <w:t xml:space="preserve">turns probabilities into expectations.</w:t>
      </w:r>
      <w:r>
        <w:t xml:space="preserve"> </w:t>
      </w:r>
      <w:r>
        <w:t xml:space="preserve">It is the mathematical foundation for:</w:t>
      </w:r>
    </w:p>
    <w:p>
      <w:pPr>
        <w:pStyle w:val="Compact"/>
        <w:numPr>
          <w:ilvl w:val="0"/>
          <w:numId w:val="1021"/>
        </w:numPr>
      </w:pPr>
      <w:r>
        <w:t xml:space="preserve">empirical proportions;</w:t>
      </w:r>
    </w:p>
    <w:p>
      <w:pPr>
        <w:pStyle w:val="Compact"/>
        <w:numPr>
          <w:ilvl w:val="0"/>
          <w:numId w:val="1021"/>
        </w:numPr>
      </w:pPr>
      <w:r>
        <w:t xml:space="preserve">estimators of survival curves,</w:t>
      </w:r>
      <w:r>
        <w:t xml:space="preserve"> </w:t>
      </w:r>
      <w:r>
        <w:t xml:space="preserve">the probability of no event by each time;</w:t>
      </w:r>
    </w:p>
    <w:p>
      <w:pPr>
        <w:pStyle w:val="Compact"/>
        <w:numPr>
          <w:ilvl w:val="0"/>
          <w:numId w:val="1021"/>
        </w:numPr>
      </w:pPr>
      <w:r>
        <w:t xml:space="preserve">regression models for binary outcomes.</w:t>
      </w:r>
    </w:p>
    <w:bookmarkEnd w:id="94"/>
    <w:bookmarkEnd w:id="95"/>
    <w:bookmarkStart w:id="118" w:name="sec-notational-shorthands"/>
    <w:p>
      <w:pPr>
        <w:pStyle w:val="Heading2"/>
      </w:pPr>
      <w:del w:id="806" w:author="PR Preview" w:date="2026-01-01T00:00:00Z">
        <w:r>
          <w:delText xml:space="preserve">6 Notational shorthands</w:delText>
        </w:r>
      </w:del>
    </w:p>
    <w:p>
      <w:pPr>
        <w:pStyle w:val="FirstParagraph"/>
      </w:pPr>
      <w:del w:id="807" w:author="PR Preview" w:date="2026-01-01T00:00:00Z">
        <w:r>
          <w:rPr>
            <w:b/>
            <w:bCs/>
          </w:rPr>
          <w:delText xml:space="preserve">Definition 21 (Lower limit of a sum or integral)</w:delText>
        </w:r>
      </w:del>
      <w:del w:id="808" w:author="PR Preview" w:date="2026-01-01T00:00:00Z">
        <w:r>
          <w:delText xml:space="preserve"> </w:delText>
        </w:r>
      </w:del>
      <w:del w:id="809" w:author="PR Preview" w:date="2026-01-01T00:00:00Z">
        <w:r>
          <w:delText xml:space="preserve">In a</w:delText>
        </w:r>
      </w:del>
      <w:del w:id="810" w:author="PR Preview" w:date="2026-01-01T00:00:00Z">
        <w:r>
          <w:delText xml:space="preserve"> </w:delText>
        </w:r>
      </w:del>
      <w:hyperlink r:id="rId96">
        <w:del w:id="811" w:author="PR Preview" w:date="2026-01-01T00:00:00Z">
          <w:r>
            <w:rPr>
              <w:rStyle w:val="Hyperlink"/>
            </w:rPr>
            <w:delText xml:space="preserve">sum</w:delText>
          </w:r>
        </w:del>
      </w:hyperlink>
      <w:del w:id="812" w:author="PR Preview" w:date="2026-01-01T00:00:00Z">
        <w:r>
          <w:delText xml:space="preserve"> </w:delText>
        </w:r>
      </w:del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del w:id="813" w:author="PR Preview" w:date="2026-01-01T00:00:00Z">
        <w:r>
          <w:delText xml:space="preserve">,</w:delText>
        </w:r>
      </w:del>
      <w:del w:id="814" w:author="PR Preview" w:date="2026-01-01T00:00:00Z">
        <w:r>
          <w:delText xml:space="preserve"> </w:delText>
        </w:r>
      </w:del>
      <w:del w:id="815" w:author="PR Preview" w:date="2026-01-01T00:00:00Z">
        <w:r>
          <w:delText xml:space="preserve">the</w:delText>
        </w:r>
      </w:del>
      <w:del w:id="816" w:author="PR Preview" w:date="2026-01-01T00:00:00Z">
        <w:r>
          <w:delText xml:space="preserve"> </w:delText>
        </w:r>
      </w:del>
      <w:del w:id="817" w:author="PR Preview" w:date="2026-01-01T00:00:00Z">
        <w:r>
          <w:rPr>
            <w:b/>
            <w:bCs/>
          </w:rPr>
          <w:delText xml:space="preserve">lower limit</w:delText>
        </w:r>
      </w:del>
      <w:del w:id="818" w:author="PR Preview" w:date="2026-01-01T00:00:00Z">
        <w:r>
          <w:delText xml:space="preserve"> </w:delText>
        </w:r>
      </w:del>
      <m:oMath>
        <m:r>
          <m:t>m</m:t>
        </m:r>
      </m:oMath>
      <w:del w:id="819" w:author="PR Preview" w:date="2026-01-01T00:00:00Z">
        <w:r>
          <w:delText xml:space="preserve"> </w:delText>
        </w:r>
      </w:del>
      <w:del w:id="820" w:author="PR Preview" w:date="2026-01-01T00:00:00Z">
        <w:r>
          <w:delText xml:space="preserve">is the first value of the index</w:delText>
        </w:r>
      </w:del>
      <w:del w:id="821" w:author="PR Preview" w:date="2026-01-01T00:00:00Z">
        <w:r>
          <w:delText xml:space="preserve"> </w:delText>
        </w:r>
      </w:del>
      <m:oMath>
        <m:r>
          <m:t>i</m:t>
        </m:r>
      </m:oMath>
      <w:del w:id="822" w:author="PR Preview" w:date="2026-01-01T00:00:00Z">
        <w:r>
          <w:delText xml:space="preserve">.</w:delText>
        </w:r>
      </w:del>
      <w:del w:id="823" w:author="PR Preview" w:date="2026-01-01T00:00:00Z">
        <w:r>
          <w:delText xml:space="preserve"> </w:delText>
        </w:r>
      </w:del>
      <w:del w:id="824" w:author="PR Preview" w:date="2026-01-01T00:00:00Z">
        <w:r>
          <w:delText xml:space="preserve">In an</w:delText>
        </w:r>
      </w:del>
      <w:del w:id="825" w:author="PR Preview" w:date="2026-01-01T00:00:00Z">
        <w:r>
          <w:delText xml:space="preserve"> </w:delText>
        </w:r>
      </w:del>
      <w:hyperlink r:id="rId97">
        <w:del w:id="826" w:author="PR Preview" w:date="2026-01-01T00:00:00Z">
          <w:r>
            <w:rPr>
              <w:rStyle w:val="Hyperlink"/>
            </w:rPr>
            <w:delText xml:space="preserve">integral</w:delText>
          </w:r>
        </w:del>
      </w:hyperlink>
      <w:del w:id="827" w:author="PR Preview" w:date="2026-01-01T00:00:00Z">
        <w:r>
          <w:delText xml:space="preserve"> </w:delText>
        </w:r>
      </w:del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del w:id="828" w:author="PR Preview" w:date="2026-01-01T00:00:00Z">
        <w:r>
          <w:delText xml:space="preserve">,</w:delText>
        </w:r>
      </w:del>
      <w:del w:id="829" w:author="PR Preview" w:date="2026-01-01T00:00:00Z">
        <w:r>
          <w:delText xml:space="preserve"> </w:delText>
        </w:r>
      </w:del>
      <w:del w:id="830" w:author="PR Preview" w:date="2026-01-01T00:00:00Z">
        <w:r>
          <w:delText xml:space="preserve">the</w:delText>
        </w:r>
      </w:del>
      <w:del w:id="831" w:author="PR Preview" w:date="2026-01-01T00:00:00Z">
        <w:r>
          <w:delText xml:space="preserve"> </w:delText>
        </w:r>
      </w:del>
      <w:del w:id="832" w:author="PR Preview" w:date="2026-01-01T00:00:00Z">
        <w:r>
          <w:rPr>
            <w:b/>
            <w:bCs/>
          </w:rPr>
          <w:delText xml:space="preserve">lower limit</w:delText>
        </w:r>
      </w:del>
      <w:del w:id="833" w:author="PR Preview" w:date="2026-01-01T00:00:00Z">
        <w:r>
          <w:delText xml:space="preserve"> </w:delText>
        </w:r>
      </w:del>
      <m:oMath>
        <m:r>
          <m:t>a</m:t>
        </m:r>
      </m:oMath>
      <w:del w:id="834" w:author="PR Preview" w:date="2026-01-01T00:00:00Z">
        <w:r>
          <w:delText xml:space="preserve"> </w:delText>
        </w:r>
      </w:del>
      <w:del w:id="835" w:author="PR Preview" w:date="2026-01-01T00:00:00Z">
        <w:r>
          <w:delText xml:space="preserve">is the left end of the interval of integration.</w:delText>
        </w:r>
      </w:del>
      <w:del w:id="836" w:author="PR Preview" w:date="2026-01-01T00:00:00Z">
        <w:r>
          <w:delText xml:space="preserve"> </w:delText>
        </w:r>
      </w:del>
      <w:del w:id="837" w:author="PR Preview" w:date="2026-01-01T00:00:00Z">
        <w:r>
          <w:delText xml:space="preserve">In both, the lower limit is written below the symbol.</w:delText>
        </w:r>
      </w:del>
    </w:p>
    <w:p>
      <w:pPr>
        <w:pStyle w:val="BodyText"/>
      </w:pPr>
      <w:del w:id="838" w:author="PR Preview" w:date="2026-01-01T00:00:00Z">
        <w:r>
          <w:rPr>
            <w:b/>
            <w:bCs/>
          </w:rPr>
          <w:delText xml:space="preserve">Definition 22 (Upper limit of a sum or integral)</w:delText>
        </w:r>
      </w:del>
      <w:del w:id="839" w:author="PR Preview" w:date="2026-01-01T00:00:00Z">
        <w:r>
          <w:delText xml:space="preserve"> </w:delText>
        </w:r>
      </w:del>
      <w:del w:id="840" w:author="PR Preview" w:date="2026-01-01T00:00:00Z">
        <w:r>
          <w:delText xml:space="preserve">In a</w:delText>
        </w:r>
      </w:del>
      <w:del w:id="841" w:author="PR Preview" w:date="2026-01-01T00:00:00Z">
        <w:r>
          <w:delText xml:space="preserve"> </w:delText>
        </w:r>
      </w:del>
      <w:hyperlink r:id="rId96">
        <w:del w:id="842" w:author="PR Preview" w:date="2026-01-01T00:00:00Z">
          <w:r>
            <w:rPr>
              <w:rStyle w:val="Hyperlink"/>
            </w:rPr>
            <w:delText xml:space="preserve">sum</w:delText>
          </w:r>
        </w:del>
      </w:hyperlink>
      <w:del w:id="843" w:author="PR Preview" w:date="2026-01-01T00:00:00Z">
        <w:r>
          <w:delText xml:space="preserve"> </w:delText>
        </w:r>
      </w:del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del w:id="844" w:author="PR Preview" w:date="2026-01-01T00:00:00Z">
        <w:r>
          <w:delText xml:space="preserve">,</w:delText>
        </w:r>
      </w:del>
      <w:del w:id="845" w:author="PR Preview" w:date="2026-01-01T00:00:00Z">
        <w:r>
          <w:delText xml:space="preserve"> </w:delText>
        </w:r>
      </w:del>
      <w:del w:id="846" w:author="PR Preview" w:date="2026-01-01T00:00:00Z">
        <w:r>
          <w:delText xml:space="preserve">the</w:delText>
        </w:r>
      </w:del>
      <w:del w:id="847" w:author="PR Preview" w:date="2026-01-01T00:00:00Z">
        <w:r>
          <w:delText xml:space="preserve"> </w:delText>
        </w:r>
      </w:del>
      <w:del w:id="848" w:author="PR Preview" w:date="2026-01-01T00:00:00Z">
        <w:r>
          <w:rPr>
            <w:b/>
            <w:bCs/>
          </w:rPr>
          <w:delText xml:space="preserve">upper limit</w:delText>
        </w:r>
      </w:del>
      <w:del w:id="849" w:author="PR Preview" w:date="2026-01-01T00:00:00Z">
        <w:r>
          <w:delText xml:space="preserve"> </w:delText>
        </w:r>
      </w:del>
      <m:oMath>
        <m:r>
          <m:t>n</m:t>
        </m:r>
      </m:oMath>
      <w:del w:id="850" w:author="PR Preview" w:date="2026-01-01T00:00:00Z">
        <w:r>
          <w:delText xml:space="preserve"> </w:delText>
        </w:r>
      </w:del>
      <w:del w:id="851" w:author="PR Preview" w:date="2026-01-01T00:00:00Z">
        <w:r>
          <w:delText xml:space="preserve">is the last value of the index</w:delText>
        </w:r>
      </w:del>
      <w:del w:id="852" w:author="PR Preview" w:date="2026-01-01T00:00:00Z">
        <w:r>
          <w:delText xml:space="preserve"> </w:delText>
        </w:r>
      </w:del>
      <m:oMath>
        <m:r>
          <m:t>i</m:t>
        </m:r>
      </m:oMath>
      <w:del w:id="853" w:author="PR Preview" w:date="2026-01-01T00:00:00Z">
        <w:r>
          <w:delText xml:space="preserve">.</w:delText>
        </w:r>
      </w:del>
      <w:del w:id="854" w:author="PR Preview" w:date="2026-01-01T00:00:00Z">
        <w:r>
          <w:delText xml:space="preserve"> </w:delText>
        </w:r>
      </w:del>
      <w:del w:id="855" w:author="PR Preview" w:date="2026-01-01T00:00:00Z">
        <w:r>
          <w:delText xml:space="preserve">In an</w:delText>
        </w:r>
      </w:del>
      <w:del w:id="856" w:author="PR Preview" w:date="2026-01-01T00:00:00Z">
        <w:r>
          <w:delText xml:space="preserve"> </w:delText>
        </w:r>
      </w:del>
      <w:hyperlink r:id="rId97">
        <w:del w:id="857" w:author="PR Preview" w:date="2026-01-01T00:00:00Z">
          <w:r>
            <w:rPr>
              <w:rStyle w:val="Hyperlink"/>
            </w:rPr>
            <w:delText xml:space="preserve">integral</w:delText>
          </w:r>
        </w:del>
      </w:hyperlink>
      <w:del w:id="858" w:author="PR Preview" w:date="2026-01-01T00:00:00Z">
        <w:r>
          <w:delText xml:space="preserve"> </w:delText>
        </w:r>
      </w:del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del w:id="859" w:author="PR Preview" w:date="2026-01-01T00:00:00Z">
        <w:r>
          <w:delText xml:space="preserve">,</w:delText>
        </w:r>
      </w:del>
      <w:del w:id="860" w:author="PR Preview" w:date="2026-01-01T00:00:00Z">
        <w:r>
          <w:delText xml:space="preserve"> </w:delText>
        </w:r>
      </w:del>
      <w:del w:id="861" w:author="PR Preview" w:date="2026-01-01T00:00:00Z">
        <w:r>
          <w:delText xml:space="preserve">the</w:delText>
        </w:r>
      </w:del>
      <w:del w:id="862" w:author="PR Preview" w:date="2026-01-01T00:00:00Z">
        <w:r>
          <w:delText xml:space="preserve"> </w:delText>
        </w:r>
      </w:del>
      <w:del w:id="863" w:author="PR Preview" w:date="2026-01-01T00:00:00Z">
        <w:r>
          <w:rPr>
            <w:b/>
            <w:bCs/>
          </w:rPr>
          <w:delText xml:space="preserve">upper limit</w:delText>
        </w:r>
      </w:del>
      <w:del w:id="864" w:author="PR Preview" w:date="2026-01-01T00:00:00Z">
        <w:r>
          <w:delText xml:space="preserve"> </w:delText>
        </w:r>
      </w:del>
      <m:oMath>
        <m:r>
          <m:t>b</m:t>
        </m:r>
      </m:oMath>
      <w:del w:id="865" w:author="PR Preview" w:date="2026-01-01T00:00:00Z">
        <w:r>
          <w:delText xml:space="preserve"> </w:delText>
        </w:r>
      </w:del>
      <w:del w:id="866" w:author="PR Preview" w:date="2026-01-01T00:00:00Z">
        <w:r>
          <w:delText xml:space="preserve">is the right end of the interval of integration.</w:delText>
        </w:r>
      </w:del>
      <w:del w:id="867" w:author="PR Preview" w:date="2026-01-01T00:00:00Z">
        <w:r>
          <w:delText xml:space="preserve"> </w:delText>
        </w:r>
      </w:del>
      <w:del w:id="868" w:author="PR Preview" w:date="2026-01-01T00:00:00Z">
        <w:r>
          <w:delText xml:space="preserve">In both, the upper limit is written above the symbol.</w:delText>
        </w:r>
      </w:del>
    </w:p>
    <w:p>
      <w:pPr>
        <w:pStyle w:val="BodyText"/>
      </w:pPr>
      <w:del w:id="869" w:author="PR Preview" w:date="2026-01-01T00:00:00Z">
        <w:r>
          <w:rPr>
            <w:b/>
            <w:bCs/>
          </w:rPr>
          <w:delText xml:space="preserve">Definition 23 (Limits of integration)</w:delText>
        </w:r>
      </w:del>
      <w:del w:id="870" w:author="PR Preview" w:date="2026-01-01T00:00:00Z">
        <w:r>
          <w:delText xml:space="preserve"> </w:delText>
        </w:r>
      </w:del>
      <w:del w:id="871" w:author="PR Preview" w:date="2026-01-01T00:00:00Z">
        <w:r>
          <w:delText xml:space="preserve">In an</w:delText>
        </w:r>
      </w:del>
      <w:del w:id="872" w:author="PR Preview" w:date="2026-01-01T00:00:00Z">
        <w:r>
          <w:delText xml:space="preserve"> </w:delText>
        </w:r>
      </w:del>
      <w:hyperlink r:id="rId97">
        <w:del w:id="873" w:author="PR Preview" w:date="2026-01-01T00:00:00Z">
          <w:r>
            <w:rPr>
              <w:rStyle w:val="Hyperlink"/>
            </w:rPr>
            <w:delText xml:space="preserve">integral</w:delText>
          </w:r>
        </w:del>
      </w:hyperlink>
      <w:del w:id="874" w:author="PR Preview" w:date="2026-01-01T00:00:00Z">
        <w:r>
          <w:delText xml:space="preserve"> </w:delText>
        </w:r>
      </w:del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del w:id="875" w:author="PR Preview" w:date="2026-01-01T00:00:00Z">
        <w:r>
          <w:delText xml:space="preserve">,</w:delText>
        </w:r>
      </w:del>
      <w:del w:id="876" w:author="PR Preview" w:date="2026-01-01T00:00:00Z">
        <w:r>
          <w:delText xml:space="preserve"> </w:delText>
        </w:r>
      </w:del>
      <w:del w:id="877" w:author="PR Preview" w:date="2026-01-01T00:00:00Z">
        <w:r>
          <w:delText xml:space="preserve">the lower limit (</w:delText>
        </w:r>
      </w:del>
      <w:hyperlink w:anchor="def-lower-upper-limits">
        <w:del w:id="878" w:author="PR Preview" w:date="2026-01-01T00:00:00Z">
          <w:r>
            <w:rPr>
              <w:rStyle w:val="Hyperlink"/>
            </w:rPr>
            <w:delText xml:space="preserve">Definition 21</w:delText>
          </w:r>
        </w:del>
      </w:hyperlink>
      <w:del w:id="879" w:author="PR Preview" w:date="2026-01-01T00:00:00Z">
        <w:r>
          <w:delText xml:space="preserve">)</w:delText>
        </w:r>
      </w:del>
      <w:del w:id="880" w:author="PR Preview" w:date="2026-01-01T00:00:00Z">
        <w:r>
          <w:delText xml:space="preserve"> </w:delText>
        </w:r>
      </w:del>
      <m:oMath>
        <m:r>
          <m:t>a</m:t>
        </m:r>
      </m:oMath>
      <w:del w:id="881" w:author="PR Preview" w:date="2026-01-01T00:00:00Z">
        <w:r>
          <w:delText xml:space="preserve"> </w:delText>
        </w:r>
      </w:del>
      <w:del w:id="882" w:author="PR Preview" w:date="2026-01-01T00:00:00Z">
        <w:r>
          <w:delText xml:space="preserve">and the upper limit (</w:delText>
        </w:r>
      </w:del>
      <w:hyperlink w:anchor="def-upper-limit">
        <w:del w:id="883" w:author="PR Preview" w:date="2026-01-01T00:00:00Z">
          <w:r>
            <w:rPr>
              <w:rStyle w:val="Hyperlink"/>
            </w:rPr>
            <w:delText xml:space="preserve">Definition 22</w:delText>
          </w:r>
        </w:del>
      </w:hyperlink>
      <w:del w:id="884" w:author="PR Preview" w:date="2026-01-01T00:00:00Z">
        <w:r>
          <w:delText xml:space="preserve">)</w:delText>
        </w:r>
      </w:del>
      <w:del w:id="885" w:author="PR Preview" w:date="2026-01-01T00:00:00Z">
        <w:r>
          <w:delText xml:space="preserve"> </w:delText>
        </w:r>
      </w:del>
      <m:oMath>
        <m:r>
          <m:t>b</m:t>
        </m:r>
      </m:oMath>
      <w:del w:id="886" w:author="PR Preview" w:date="2026-01-01T00:00:00Z">
        <w:r>
          <w:delText xml:space="preserve"> </w:delText>
        </w:r>
      </w:del>
      <w:del w:id="887" w:author="PR Preview" w:date="2026-01-01T00:00:00Z">
        <w:r>
          <w:delText xml:space="preserve">together are the</w:delText>
        </w:r>
      </w:del>
      <w:del w:id="888" w:author="PR Preview" w:date="2026-01-01T00:00:00Z">
        <w:r>
          <w:delText xml:space="preserve"> </w:delText>
        </w:r>
      </w:del>
      <w:del w:id="889" w:author="PR Preview" w:date="2026-01-01T00:00:00Z">
        <w:r>
          <w:rPr>
            <w:b/>
            <w:bCs/>
          </w:rPr>
          <w:delText xml:space="preserve">limits of integration</w:delText>
        </w:r>
      </w:del>
      <w:del w:id="890" w:author="PR Preview" w:date="2026-01-01T00:00:00Z">
        <w:r>
          <w:delText xml:space="preserve">.</w:delText>
        </w:r>
      </w:del>
    </w:p>
    <w:p>
      <w:pPr>
        <w:pStyle w:val="BodyText"/>
      </w:pPr>
      <w:del w:id="891" w:author="PR Preview" w:date="2026-01-01T00:00:00Z">
        <w:r>
          <w:rPr>
            <w:b/>
            <w:bCs/>
          </w:rPr>
          <w:delText xml:space="preserve">Example 15 (Reading off limits)</w:delText>
        </w:r>
      </w:del>
      <w:del w:id="892" w:author="PR Preview" w:date="2026-01-01T00:00:00Z">
        <w:r>
          <w:delText xml:space="preserve"> </w:delText>
        </w:r>
      </w:del>
      <w:del w:id="893" w:author="PR Preview" w:date="2026-01-01T00:00:00Z">
        <w:r>
          <w:delText xml:space="preserve"> </w:delText>
        </w:r>
      </w:del>
    </w:p>
    <w:p>
      <w:pPr>
        <w:pStyle w:val="Heading2"/>
      </w:pPr>
      <w:ins w:id="894" w:author="PR Preview" w:date="2026-01-01T00:00:00Z">
        <w:r>
          <w:t xml:space="preserve">5 Notational shorthands</w:t>
        </w:r>
      </w:ins>
    </w:p>
    <w:bookmarkStart w:id="98" w:name="def-lower-upper-limits"/>
    <w:p>
      <w:pPr>
        <w:pStyle w:val="FirstParagraph"/>
      </w:pPr>
      <w:ins w:id="895" w:author="PR Preview" w:date="2026-01-01T00:00:00Z">
        <w:r>
          <w:rPr>
            <w:b/>
            <w:bCs/>
          </w:rPr>
          <w:t xml:space="preserve">Definition 20 (Lower limit of a sum or integral)</w:t>
        </w:r>
      </w:ins>
      <w:ins w:id="896" w:author="PR Preview" w:date="2026-01-01T00:00:00Z">
        <w:r>
          <w:t xml:space="preserve"> </w:t>
        </w:r>
      </w:ins>
      <w:ins w:id="897" w:author="PR Preview" w:date="2026-01-01T00:00:00Z">
        <w:r>
          <w:t xml:space="preserve">In a</w:t>
        </w:r>
      </w:ins>
      <w:ins w:id="898" w:author="PR Preview" w:date="2026-01-01T00:00:00Z">
        <w:r>
          <w:t xml:space="preserve"> </w:t>
        </w:r>
      </w:ins>
      <w:hyperlink r:id="rId96">
        <w:ins w:id="899" w:author="PR Preview" w:date="2026-01-01T00:00:00Z">
          <w:r>
            <w:rPr>
              <w:rStyle w:val="Hyperlink"/>
            </w:rPr>
            <w:t xml:space="preserve">sum</w:t>
          </w:r>
        </w:ins>
      </w:hyperlink>
      <w:ins w:id="900" w:author="PR Preview" w:date="2026-01-01T00:00:00Z">
        <w:r>
          <w:t xml:space="preserve"> </w:t>
        </w:r>
      </w:ins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ins w:id="901" w:author="PR Preview" w:date="2026-01-01T00:00:00Z">
        <w:r>
          <w:t xml:space="preserve">,</w:t>
        </w:r>
      </w:ins>
      <w:ins w:id="902" w:author="PR Preview" w:date="2026-01-01T00:00:00Z">
        <w:r>
          <w:t xml:space="preserve"> </w:t>
        </w:r>
      </w:ins>
      <w:ins w:id="903" w:author="PR Preview" w:date="2026-01-01T00:00:00Z">
        <w:r>
          <w:t xml:space="preserve">the</w:t>
        </w:r>
      </w:ins>
      <w:ins w:id="904" w:author="PR Preview" w:date="2026-01-01T00:00:00Z">
        <w:r>
          <w:t xml:space="preserve"> </w:t>
        </w:r>
      </w:ins>
      <w:ins w:id="905" w:author="PR Preview" w:date="2026-01-01T00:00:00Z">
        <w:r>
          <w:rPr>
            <w:b/>
            <w:bCs/>
          </w:rPr>
          <w:t xml:space="preserve">lower limit</w:t>
        </w:r>
      </w:ins>
      <w:ins w:id="906" w:author="PR Preview" w:date="2026-01-01T00:00:00Z">
        <w:r>
          <w:t xml:space="preserve"> </w:t>
        </w:r>
      </w:ins>
      <m:oMath>
        <m:r>
          <m:t>m</m:t>
        </m:r>
      </m:oMath>
      <w:ins w:id="907" w:author="PR Preview" w:date="2026-01-01T00:00:00Z">
        <w:r>
          <w:t xml:space="preserve"> </w:t>
        </w:r>
      </w:ins>
      <w:ins w:id="908" w:author="PR Preview" w:date="2026-01-01T00:00:00Z">
        <w:r>
          <w:t xml:space="preserve">is the first value of the index</w:t>
        </w:r>
      </w:ins>
      <w:ins w:id="909" w:author="PR Preview" w:date="2026-01-01T00:00:00Z">
        <w:r>
          <w:t xml:space="preserve"> </w:t>
        </w:r>
      </w:ins>
      <m:oMath>
        <m:r>
          <m:t>i</m:t>
        </m:r>
      </m:oMath>
      <w:ins w:id="910" w:author="PR Preview" w:date="2026-01-01T00:00:00Z">
        <w:r>
          <w:t xml:space="preserve">.</w:t>
        </w:r>
      </w:ins>
      <w:ins w:id="911" w:author="PR Preview" w:date="2026-01-01T00:00:00Z">
        <w:r>
          <w:t xml:space="preserve"> </w:t>
        </w:r>
      </w:ins>
      <w:ins w:id="912" w:author="PR Preview" w:date="2026-01-01T00:00:00Z">
        <w:r>
          <w:t xml:space="preserve">In an</w:t>
        </w:r>
      </w:ins>
      <w:ins w:id="913" w:author="PR Preview" w:date="2026-01-01T00:00:00Z">
        <w:r>
          <w:t xml:space="preserve"> </w:t>
        </w:r>
      </w:ins>
      <w:hyperlink r:id="rId97">
        <w:ins w:id="914" w:author="PR Preview" w:date="2026-01-01T00:00:00Z">
          <w:r>
            <w:rPr>
              <w:rStyle w:val="Hyperlink"/>
            </w:rPr>
            <w:t xml:space="preserve">integral</w:t>
          </w:r>
        </w:ins>
      </w:hyperlink>
      <w:ins w:id="915" w:author="PR Preview" w:date="2026-01-01T00:00:00Z">
        <w:r>
          <w:t xml:space="preserve"> </w:t>
        </w:r>
      </w:ins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ins w:id="916" w:author="PR Preview" w:date="2026-01-01T00:00:00Z">
        <w:r>
          <w:t xml:space="preserve">,</w:t>
        </w:r>
      </w:ins>
      <w:ins w:id="917" w:author="PR Preview" w:date="2026-01-01T00:00:00Z">
        <w:r>
          <w:t xml:space="preserve"> </w:t>
        </w:r>
      </w:ins>
      <w:ins w:id="918" w:author="PR Preview" w:date="2026-01-01T00:00:00Z">
        <w:r>
          <w:t xml:space="preserve">the</w:t>
        </w:r>
      </w:ins>
      <w:ins w:id="919" w:author="PR Preview" w:date="2026-01-01T00:00:00Z">
        <w:r>
          <w:t xml:space="preserve"> </w:t>
        </w:r>
      </w:ins>
      <w:ins w:id="920" w:author="PR Preview" w:date="2026-01-01T00:00:00Z">
        <w:r>
          <w:rPr>
            <w:b/>
            <w:bCs/>
          </w:rPr>
          <w:t xml:space="preserve">lower limit</w:t>
        </w:r>
      </w:ins>
      <w:ins w:id="921" w:author="PR Preview" w:date="2026-01-01T00:00:00Z">
        <w:r>
          <w:t xml:space="preserve"> </w:t>
        </w:r>
      </w:ins>
      <m:oMath>
        <m:r>
          <m:t>a</m:t>
        </m:r>
      </m:oMath>
      <w:ins w:id="922" w:author="PR Preview" w:date="2026-01-01T00:00:00Z">
        <w:r>
          <w:t xml:space="preserve"> </w:t>
        </w:r>
      </w:ins>
      <w:ins w:id="923" w:author="PR Preview" w:date="2026-01-01T00:00:00Z">
        <w:r>
          <w:t xml:space="preserve">is the left end of the interval of integration.</w:t>
        </w:r>
      </w:ins>
      <w:ins w:id="924" w:author="PR Preview" w:date="2026-01-01T00:00:00Z">
        <w:r>
          <w:t xml:space="preserve"> </w:t>
        </w:r>
      </w:ins>
      <w:ins w:id="925" w:author="PR Preview" w:date="2026-01-01T00:00:00Z">
        <w:r>
          <w:t xml:space="preserve">In both, the lower limit is written below the symbol.</w:t>
        </w:r>
      </w:ins>
    </w:p>
    <w:bookmarkEnd w:id="98"/>
    <w:bookmarkStart w:id="99" w:name="def-upper-limit"/>
    <w:p>
      <w:pPr>
        <w:pStyle w:val="BodyText"/>
      </w:pPr>
      <w:ins w:id="926" w:author="PR Preview" w:date="2026-01-01T00:00:00Z">
        <w:r>
          <w:rPr>
            <w:b/>
            <w:bCs/>
          </w:rPr>
          <w:t xml:space="preserve">Definition 21 (Upper limit of a sum or integral)</w:t>
        </w:r>
      </w:ins>
      <w:ins w:id="927" w:author="PR Preview" w:date="2026-01-01T00:00:00Z">
        <w:r>
          <w:t xml:space="preserve"> </w:t>
        </w:r>
      </w:ins>
      <w:ins w:id="928" w:author="PR Preview" w:date="2026-01-01T00:00:00Z">
        <w:r>
          <w:t xml:space="preserve">In a</w:t>
        </w:r>
      </w:ins>
      <w:ins w:id="929" w:author="PR Preview" w:date="2026-01-01T00:00:00Z">
        <w:r>
          <w:t xml:space="preserve"> </w:t>
        </w:r>
      </w:ins>
      <w:hyperlink r:id="rId96">
        <w:ins w:id="930" w:author="PR Preview" w:date="2026-01-01T00:00:00Z">
          <w:r>
            <w:rPr>
              <w:rStyle w:val="Hyperlink"/>
            </w:rPr>
            <w:t xml:space="preserve">sum</w:t>
          </w:r>
        </w:ins>
      </w:hyperlink>
      <w:ins w:id="931" w:author="PR Preview" w:date="2026-01-01T00:00:00Z">
        <w:r>
          <w:t xml:space="preserve"> </w:t>
        </w:r>
      </w:ins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ins w:id="932" w:author="PR Preview" w:date="2026-01-01T00:00:00Z">
        <w:r>
          <w:t xml:space="preserve">,</w:t>
        </w:r>
      </w:ins>
      <w:ins w:id="933" w:author="PR Preview" w:date="2026-01-01T00:00:00Z">
        <w:r>
          <w:t xml:space="preserve"> </w:t>
        </w:r>
      </w:ins>
      <w:ins w:id="934" w:author="PR Preview" w:date="2026-01-01T00:00:00Z">
        <w:r>
          <w:t xml:space="preserve">the</w:t>
        </w:r>
      </w:ins>
      <w:ins w:id="935" w:author="PR Preview" w:date="2026-01-01T00:00:00Z">
        <w:r>
          <w:t xml:space="preserve"> </w:t>
        </w:r>
      </w:ins>
      <w:ins w:id="936" w:author="PR Preview" w:date="2026-01-01T00:00:00Z">
        <w:r>
          <w:rPr>
            <w:b/>
            <w:bCs/>
          </w:rPr>
          <w:t xml:space="preserve">upper limit</w:t>
        </w:r>
      </w:ins>
      <w:ins w:id="937" w:author="PR Preview" w:date="2026-01-01T00:00:00Z">
        <w:r>
          <w:t xml:space="preserve"> </w:t>
        </w:r>
      </w:ins>
      <m:oMath>
        <m:r>
          <m:t>n</m:t>
        </m:r>
      </m:oMath>
      <w:ins w:id="938" w:author="PR Preview" w:date="2026-01-01T00:00:00Z">
        <w:r>
          <w:t xml:space="preserve"> </w:t>
        </w:r>
      </w:ins>
      <w:ins w:id="939" w:author="PR Preview" w:date="2026-01-01T00:00:00Z">
        <w:r>
          <w:t xml:space="preserve">is the last value of the index</w:t>
        </w:r>
      </w:ins>
      <w:ins w:id="940" w:author="PR Preview" w:date="2026-01-01T00:00:00Z">
        <w:r>
          <w:t xml:space="preserve"> </w:t>
        </w:r>
      </w:ins>
      <m:oMath>
        <m:r>
          <m:t>i</m:t>
        </m:r>
      </m:oMath>
      <w:ins w:id="941" w:author="PR Preview" w:date="2026-01-01T00:00:00Z">
        <w:r>
          <w:t xml:space="preserve">.</w:t>
        </w:r>
      </w:ins>
      <w:ins w:id="942" w:author="PR Preview" w:date="2026-01-01T00:00:00Z">
        <w:r>
          <w:t xml:space="preserve"> </w:t>
        </w:r>
      </w:ins>
      <w:ins w:id="943" w:author="PR Preview" w:date="2026-01-01T00:00:00Z">
        <w:r>
          <w:t xml:space="preserve">In an</w:t>
        </w:r>
      </w:ins>
      <w:ins w:id="944" w:author="PR Preview" w:date="2026-01-01T00:00:00Z">
        <w:r>
          <w:t xml:space="preserve"> </w:t>
        </w:r>
      </w:ins>
      <w:hyperlink r:id="rId97">
        <w:ins w:id="945" w:author="PR Preview" w:date="2026-01-01T00:00:00Z">
          <w:r>
            <w:rPr>
              <w:rStyle w:val="Hyperlink"/>
            </w:rPr>
            <w:t xml:space="preserve">integral</w:t>
          </w:r>
        </w:ins>
      </w:hyperlink>
      <w:ins w:id="946" w:author="PR Preview" w:date="2026-01-01T00:00:00Z">
        <w:r>
          <w:t xml:space="preserve"> </w:t>
        </w:r>
      </w:ins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ins w:id="947" w:author="PR Preview" w:date="2026-01-01T00:00:00Z">
        <w:r>
          <w:t xml:space="preserve">,</w:t>
        </w:r>
      </w:ins>
      <w:ins w:id="948" w:author="PR Preview" w:date="2026-01-01T00:00:00Z">
        <w:r>
          <w:t xml:space="preserve"> </w:t>
        </w:r>
      </w:ins>
      <w:ins w:id="949" w:author="PR Preview" w:date="2026-01-01T00:00:00Z">
        <w:r>
          <w:t xml:space="preserve">the</w:t>
        </w:r>
      </w:ins>
      <w:ins w:id="950" w:author="PR Preview" w:date="2026-01-01T00:00:00Z">
        <w:r>
          <w:t xml:space="preserve"> </w:t>
        </w:r>
      </w:ins>
      <w:ins w:id="951" w:author="PR Preview" w:date="2026-01-01T00:00:00Z">
        <w:r>
          <w:rPr>
            <w:b/>
            <w:bCs/>
          </w:rPr>
          <w:t xml:space="preserve">upper limit</w:t>
        </w:r>
      </w:ins>
      <w:ins w:id="952" w:author="PR Preview" w:date="2026-01-01T00:00:00Z">
        <w:r>
          <w:t xml:space="preserve"> </w:t>
        </w:r>
      </w:ins>
      <m:oMath>
        <m:r>
          <m:t>b</m:t>
        </m:r>
      </m:oMath>
      <w:ins w:id="953" w:author="PR Preview" w:date="2026-01-01T00:00:00Z">
        <w:r>
          <w:t xml:space="preserve"> </w:t>
        </w:r>
      </w:ins>
      <w:ins w:id="954" w:author="PR Preview" w:date="2026-01-01T00:00:00Z">
        <w:r>
          <w:t xml:space="preserve">is the right end of the interval of integration.</w:t>
        </w:r>
      </w:ins>
      <w:ins w:id="955" w:author="PR Preview" w:date="2026-01-01T00:00:00Z">
        <w:r>
          <w:t xml:space="preserve"> </w:t>
        </w:r>
      </w:ins>
      <w:ins w:id="956" w:author="PR Preview" w:date="2026-01-01T00:00:00Z">
        <w:r>
          <w:t xml:space="preserve">In both, the upper limit is written above the symbol.</w:t>
        </w:r>
      </w:ins>
    </w:p>
    <w:bookmarkEnd w:id="99"/>
    <w:bookmarkStart w:id="100" w:name="def-limits-of-integration"/>
    <w:p>
      <w:pPr>
        <w:pStyle w:val="BodyText"/>
      </w:pPr>
      <w:ins w:id="957" w:author="PR Preview" w:date="2026-01-01T00:00:00Z">
        <w:r>
          <w:rPr>
            <w:b/>
            <w:bCs/>
          </w:rPr>
          <w:t xml:space="preserve">Definition 22 (Limits of integration)</w:t>
        </w:r>
      </w:ins>
      <w:ins w:id="958" w:author="PR Preview" w:date="2026-01-01T00:00:00Z">
        <w:r>
          <w:t xml:space="preserve"> </w:t>
        </w:r>
      </w:ins>
      <w:ins w:id="959" w:author="PR Preview" w:date="2026-01-01T00:00:00Z">
        <w:r>
          <w:t xml:space="preserve">In an</w:t>
        </w:r>
      </w:ins>
      <w:ins w:id="960" w:author="PR Preview" w:date="2026-01-01T00:00:00Z">
        <w:r>
          <w:t xml:space="preserve"> </w:t>
        </w:r>
      </w:ins>
      <w:hyperlink r:id="rId97">
        <w:ins w:id="961" w:author="PR Preview" w:date="2026-01-01T00:00:00Z">
          <w:r>
            <w:rPr>
              <w:rStyle w:val="Hyperlink"/>
            </w:rPr>
            <w:t xml:space="preserve">integral</w:t>
          </w:r>
        </w:ins>
      </w:hyperlink>
      <w:ins w:id="962" w:author="PR Preview" w:date="2026-01-01T00:00:00Z">
        <w:r>
          <w:t xml:space="preserve"> </w:t>
        </w:r>
      </w:ins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ins w:id="963" w:author="PR Preview" w:date="2026-01-01T00:00:00Z">
        <w:r>
          <w:t xml:space="preserve">,</w:t>
        </w:r>
      </w:ins>
      <w:ins w:id="964" w:author="PR Preview" w:date="2026-01-01T00:00:00Z">
        <w:r>
          <w:t xml:space="preserve"> </w:t>
        </w:r>
      </w:ins>
      <w:ins w:id="965" w:author="PR Preview" w:date="2026-01-01T00:00:00Z">
        <w:r>
          <w:t xml:space="preserve">the lower limit (</w:t>
        </w:r>
      </w:ins>
      <w:hyperlink w:anchor="def-lower-upper-limits">
        <w:ins w:id="966" w:author="PR Preview" w:date="2026-01-01T00:00:00Z">
          <w:r>
            <w:rPr>
              <w:rStyle w:val="Hyperlink"/>
            </w:rPr>
            <w:t xml:space="preserve">Definition 20</w:t>
          </w:r>
        </w:ins>
      </w:hyperlink>
      <w:ins w:id="967" w:author="PR Preview" w:date="2026-01-01T00:00:00Z">
        <w:r>
          <w:t xml:space="preserve">)</w:t>
        </w:r>
      </w:ins>
      <w:ins w:id="968" w:author="PR Preview" w:date="2026-01-01T00:00:00Z">
        <w:r>
          <w:t xml:space="preserve"> </w:t>
        </w:r>
      </w:ins>
      <m:oMath>
        <m:r>
          <m:t>a</m:t>
        </m:r>
      </m:oMath>
      <w:ins w:id="969" w:author="PR Preview" w:date="2026-01-01T00:00:00Z">
        <w:r>
          <w:t xml:space="preserve"> </w:t>
        </w:r>
      </w:ins>
      <w:ins w:id="970" w:author="PR Preview" w:date="2026-01-01T00:00:00Z">
        <w:r>
          <w:t xml:space="preserve">and the upper limit (</w:t>
        </w:r>
      </w:ins>
      <w:hyperlink w:anchor="def-upper-limit">
        <w:ins w:id="971" w:author="PR Preview" w:date="2026-01-01T00:00:00Z">
          <w:r>
            <w:rPr>
              <w:rStyle w:val="Hyperlink"/>
            </w:rPr>
            <w:t xml:space="preserve">Definition 21</w:t>
          </w:r>
        </w:ins>
      </w:hyperlink>
      <w:ins w:id="972" w:author="PR Preview" w:date="2026-01-01T00:00:00Z">
        <w:r>
          <w:t xml:space="preserve">)</w:t>
        </w:r>
      </w:ins>
      <w:ins w:id="973" w:author="PR Preview" w:date="2026-01-01T00:00:00Z">
        <w:r>
          <w:t xml:space="preserve"> </w:t>
        </w:r>
      </w:ins>
      <m:oMath>
        <m:r>
          <m:t>b</m:t>
        </m:r>
      </m:oMath>
      <w:ins w:id="974" w:author="PR Preview" w:date="2026-01-01T00:00:00Z">
        <w:r>
          <w:t xml:space="preserve"> </w:t>
        </w:r>
      </w:ins>
      <w:ins w:id="975" w:author="PR Preview" w:date="2026-01-01T00:00:00Z">
        <w:r>
          <w:t xml:space="preserve">together are the</w:t>
        </w:r>
      </w:ins>
      <w:ins w:id="976" w:author="PR Preview" w:date="2026-01-01T00:00:00Z">
        <w:r>
          <w:t xml:space="preserve"> </w:t>
        </w:r>
      </w:ins>
      <w:ins w:id="977" w:author="PR Preview" w:date="2026-01-01T00:00:00Z">
        <w:r>
          <w:rPr>
            <w:b/>
            <w:bCs/>
          </w:rPr>
          <w:t xml:space="preserve">limits of integration</w:t>
        </w:r>
      </w:ins>
      <w:ins w:id="978" w:author="PR Preview" w:date="2026-01-01T00:00:00Z">
        <w:r>
          <w:t xml:space="preserve">.</w:t>
        </w:r>
      </w:ins>
    </w:p>
    <w:bookmarkEnd w:id="100"/>
    <w:bookmarkStart w:id="101" w:name="exm-lower-upper-limits"/>
    <w:p>
      <w:pPr>
        <w:pStyle w:val="BodyText"/>
      </w:pPr>
      <w:ins w:id="979" w:author="PR Preview" w:date="2026-01-01T00:00:00Z">
        <w:r>
          <w:rPr>
            <w:b/>
            <w:bCs/>
          </w:rPr>
          <w:t xml:space="preserve">Example 14 (Reading off limits)</w:t>
        </w:r>
      </w:ins>
      <w:ins w:id="980" w:author="PR Preview" w:date="2026-01-01T00:00:00Z">
        <w:r>
          <w:t xml:space="preserve"> </w:t>
        </w:r>
      </w:ins>
      <w:ins w:id="981" w:author="PR Preview" w:date="2026-01-01T00:00:00Z">
        <w:r>
          <w:t xml:space="preserve"> </w:t>
        </w:r>
      </w:ins>
    </w:p>
    <w:p>
      <w:pPr>
        <w:pStyle w:val="Compact"/>
        <w:numPr>
          <w:ilvl w:val="0"/>
          <w:numId w:val="1022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101"/>
    <w:bookmarkStart w:id="104" w:name="rem-limits-two-meanings"/>
    <w:p>
      <w:pPr>
        <w:pStyle w:val="FirstParagraph"/>
      </w:pPr>
      <w:del w:id="982" w:author="PR Preview" w:date="2026-01-01T00:00:00Z">
        <w:r>
          <w:rPr>
            <w:i/>
            <w:iCs/>
          </w:rPr>
          <w:delText xml:space="preserve">Remark 3</w:delText>
        </w:r>
      </w:del>
      <w:del w:id="983" w:author="PR Preview" w:date="2026-01-01T00:00:00Z">
        <w:r>
          <w:delText xml:space="preserve"> (Two meanings of</w:delText>
        </w:r>
      </w:del>
      <w:del w:id="984" w:author="PR Preview" w:date="2026-01-01T00:00:00Z">
        <w:r>
          <w:delText xml:space="preserve"> </w:delText>
        </w:r>
      </w:del>
      <w:del w:id="985" w:author="PR Preview" w:date="2026-01-01T00:00:00Z">
        <w:r>
          <w:delText xml:space="preserve">“limit”</w:delText>
        </w:r>
      </w:del>
      <w:del w:id="986" w:author="PR Preview" w:date="2026-01-01T00:00:00Z">
        <w:r>
          <w:delText xml:space="preserve">). </w:delText>
        </w:r>
      </w:del>
      <w:del w:id="987" w:author="PR Preview" w:date="2026-01-01T00:00:00Z">
        <w:r>
          <w:delText xml:space="preserve">The lower and upper limits of a sum or integral (</w:delText>
        </w:r>
      </w:del>
      <w:hyperlink w:anchor="def-lower-upper-limits">
        <w:del w:id="988" w:author="PR Preview" w:date="2026-01-01T00:00:00Z">
          <w:r>
            <w:rPr>
              <w:rStyle w:val="Hyperlink"/>
            </w:rPr>
            <w:delText xml:space="preserve">Definition 21</w:delText>
          </w:r>
        </w:del>
      </w:hyperlink>
      <w:del w:id="989" w:author="PR Preview" w:date="2026-01-01T00:00:00Z">
        <w:r>
          <w:delText xml:space="preserve">,</w:delText>
        </w:r>
      </w:del>
      <w:del w:id="990" w:author="PR Preview" w:date="2026-01-01T00:00:00Z">
        <w:r>
          <w:delText xml:space="preserve"> </w:delText>
        </w:r>
      </w:del>
      <w:hyperlink w:anchor="def-upper-limit">
        <w:del w:id="991" w:author="PR Preview" w:date="2026-01-01T00:00:00Z">
          <w:r>
            <w:rPr>
              <w:rStyle w:val="Hyperlink"/>
            </w:rPr>
            <w:delText xml:space="preserve">Definition 22</w:delText>
          </w:r>
        </w:del>
      </w:hyperlink>
      <w:del w:id="992" w:author="PR Preview" w:date="2026-01-01T00:00:00Z">
        <w:r>
          <w:delText xml:space="preserve">)</w:delText>
        </w:r>
      </w:del>
      <w:del w:id="993" w:author="PR Preview" w:date="2026-01-01T00:00:00Z">
        <w:r>
          <w:delText xml:space="preserve"> </w:delText>
        </w:r>
      </w:del>
      <w:del w:id="994" w:author="PR Preview" w:date="2026-01-01T00:00:00Z">
        <w:r>
          <w:delText xml:space="preserve">are not limits in the calculus sense,</w:delText>
        </w:r>
      </w:del>
      <w:del w:id="995" w:author="PR Preview" w:date="2026-01-01T00:00:00Z">
        <w:r>
          <w:delText xml:space="preserve"> </w:delText>
        </w:r>
      </w:del>
      <w:del w:id="996" w:author="PR Preview" w:date="2026-01-01T00:00:00Z">
        <w:r>
          <w:delText xml:space="preserve">such as the</w:delText>
        </w:r>
      </w:del>
      <w:del w:id="997" w:author="PR Preview" w:date="2026-01-01T00:00:00Z">
        <w:r>
          <w:delText xml:space="preserve"> </w:delText>
        </w:r>
      </w:del>
      <w:hyperlink r:id="rId102">
        <w:del w:id="998" w:author="PR Preview" w:date="2026-01-01T00:00:00Z">
          <w:r>
            <w:rPr>
              <w:rStyle w:val="Hyperlink"/>
            </w:rPr>
            <w:delText xml:space="preserve">limit of a function</w:delText>
          </w:r>
        </w:del>
      </w:hyperlink>
      <w:del w:id="999" w:author="PR Preview" w:date="2026-01-01T00:00:00Z">
        <w:r>
          <w:delText xml:space="preserve"> </w:delText>
        </w:r>
      </w:del>
      <w:del w:id="1000" w:author="PR Preview" w:date="2026-01-01T00:00:00Z">
        <w:r>
          <w:delText xml:space="preserve">or the</w:delText>
        </w:r>
      </w:del>
      <w:del w:id="1001" w:author="PR Preview" w:date="2026-01-01T00:00:00Z">
        <w:r>
          <w:delText xml:space="preserve"> </w:delText>
        </w:r>
      </w:del>
      <w:hyperlink r:id="rId103">
        <w:del w:id="1002" w:author="PR Preview" w:date="2026-01-01T00:00:00Z">
          <w:r>
            <w:rPr>
              <w:rStyle w:val="Hyperlink"/>
            </w:rPr>
            <w:delText xml:space="preserve">limit of a sequence</w:delText>
          </w:r>
        </w:del>
      </w:hyperlink>
      <w:del w:id="1003" w:author="PR Preview" w:date="2026-01-01T00:00:00Z">
        <w:r>
          <w:delText xml:space="preserve">.</w:delText>
        </w:r>
      </w:del>
      <w:del w:id="1004" w:author="PR Preview" w:date="2026-01-01T00:00:00Z">
        <w:r>
          <w:delText xml:space="preserve"> </w:delText>
        </w:r>
      </w:del>
      <w:del w:id="1005" w:author="PR Preview" w:date="2026-01-01T00:00:00Z">
        <w:r>
          <w:delText xml:space="preserve">They are the ends of the values the index or variable runs over.</w:delText>
        </w:r>
      </w:del>
      <w:del w:id="1006" w:author="PR Preview" w:date="2026-01-01T00:00:00Z">
        <w:r>
          <w:delText xml:space="preserve"> </w:delText>
        </w:r>
      </w:del>
      <w:del w:id="1007" w:author="PR Preview" w:date="2026-01-01T00:00:00Z">
        <w:r>
          <w:delText xml:space="preserve">The two meanings meet in an integral such as</w:delText>
        </w:r>
      </w:del>
      <w:del w:id="1008" w:author="PR Preview" w:date="2026-01-01T00:00:00Z">
        <w:r>
          <w:delText xml:space="preserve"> </w:delText>
        </w:r>
      </w:del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del w:id="1009" w:author="PR Preview" w:date="2026-01-01T00:00:00Z">
        <w:r>
          <w:delText xml:space="preserve">,</w:delText>
        </w:r>
      </w:del>
      <w:del w:id="1010" w:author="PR Preview" w:date="2026-01-01T00:00:00Z">
        <w:r>
          <w:delText xml:space="preserve"> </w:delText>
        </w:r>
      </w:del>
      <w:del w:id="1011" w:author="PR Preview" w:date="2026-01-01T00:00:00Z">
        <w:r>
          <w:delText xml:space="preserve">which means</w:delText>
        </w:r>
      </w:del>
      <w:del w:id="1012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del w:id="1013" w:author="PR Preview" w:date="2026-01-01T00:00:00Z">
        <w:r>
          <w:delText xml:space="preserve">:</w:delText>
        </w:r>
      </w:del>
      <w:del w:id="1014" w:author="PR Preview" w:date="2026-01-01T00:00:00Z">
        <w:r>
          <w:delText xml:space="preserve"> </w:delText>
        </w:r>
      </w:del>
      <w:del w:id="1015" w:author="PR Preview" w:date="2026-01-01T00:00:00Z">
        <w:r>
          <w:delText xml:space="preserve">the upper limit</w:delText>
        </w:r>
      </w:del>
      <w:del w:id="1016" w:author="PR Preview" w:date="2026-01-01T00:00:00Z">
        <w:r>
          <w:delText xml:space="preserve"> </w:delText>
        </w:r>
      </w:del>
      <m:oMath>
        <m:r>
          <m:t>b</m:t>
        </m:r>
      </m:oMath>
      <w:del w:id="1017" w:author="PR Preview" w:date="2026-01-01T00:00:00Z">
        <w:r>
          <w:delText xml:space="preserve"> </w:delText>
        </w:r>
      </w:del>
      <w:del w:id="1018" w:author="PR Preview" w:date="2026-01-01T00:00:00Z">
        <w:r>
          <w:delText xml:space="preserve">is sent to infinity by a calculus limit.</w:delText>
        </w:r>
      </w:del>
    </w:p>
    <w:p>
      <w:pPr>
        <w:pStyle w:val="BodyText"/>
      </w:pPr>
      <w:del w:id="1019" w:author="PR Preview" w:date="2026-01-01T00:00:00Z">
        <w:r>
          <w:rPr>
            <w:b/>
            <w:bCs/>
          </w:rPr>
          <w:delText xml:space="preserve">Definition 24 (Notational shorthand)</w:delText>
        </w:r>
      </w:del>
      <w:del w:id="1020" w:author="PR Preview" w:date="2026-01-01T00:00:00Z">
        <w:r>
          <w:delText xml:space="preserve"> </w:delText>
        </w:r>
      </w:del>
      <w:del w:id="1021" w:author="PR Preview" w:date="2026-01-01T00:00:00Z">
        <w:r>
          <w:delText xml:space="preserve">A</w:delText>
        </w:r>
      </w:del>
      <w:del w:id="1022" w:author="PR Preview" w:date="2026-01-01T00:00:00Z">
        <w:r>
          <w:delText xml:space="preserve"> </w:delText>
        </w:r>
      </w:del>
      <w:del w:id="1023" w:author="PR Preview" w:date="2026-01-01T00:00:00Z">
        <w:r>
          <w:rPr>
            <w:b/>
            <w:bCs/>
          </w:rPr>
          <w:delText xml:space="preserve">notational shorthand</w:delText>
        </w:r>
      </w:del>
      <w:del w:id="1024" w:author="PR Preview" w:date="2026-01-01T00:00:00Z">
        <w:r>
          <w:delText xml:space="preserve"> </w:delText>
        </w:r>
      </w:del>
      <w:del w:id="1025" w:author="PR Preview" w:date="2026-01-01T00:00:00Z">
        <w:r>
          <w:delText xml:space="preserve">is a way of writing an expression</w:delText>
        </w:r>
      </w:del>
      <w:del w:id="1026" w:author="PR Preview" w:date="2026-01-01T00:00:00Z">
        <w:r>
          <w:delText xml:space="preserve"> </w:delText>
        </w:r>
      </w:del>
      <w:del w:id="1027" w:author="PR Preview" w:date="2026-01-01T00:00:00Z">
        <w:r>
          <w:delText xml:space="preserve">that leaves part of the expression out,</w:delText>
        </w:r>
      </w:del>
      <w:del w:id="1028" w:author="PR Preview" w:date="2026-01-01T00:00:00Z">
        <w:r>
          <w:delText xml:space="preserve"> </w:delText>
        </w:r>
      </w:del>
      <w:del w:id="1029" w:author="PR Preview" w:date="2026-01-01T00:00:00Z">
        <w:r>
          <w:delText xml:space="preserve">such as the set a sum runs over or the limits of an integral,</w:delText>
        </w:r>
      </w:del>
      <w:del w:id="1030" w:author="PR Preview" w:date="2026-01-01T00:00:00Z">
        <w:r>
          <w:delText xml:space="preserve"> </w:delText>
        </w:r>
      </w:del>
      <w:del w:id="1031" w:author="PR Preview" w:date="2026-01-01T00:00:00Z">
        <w:r>
          <w:delText xml:space="preserve">and relies on the reader to supply the missing part from context.</w:delText>
        </w:r>
      </w:del>
    </w:p>
    <w:p>
      <w:pPr>
        <w:pStyle w:val="BodyText"/>
      </w:pPr>
      <w:del w:id="1032" w:author="PR Preview" w:date="2026-01-01T00:00:00Z">
        <w:r>
          <w:rPr>
            <w:b/>
            <w:bCs/>
          </w:rPr>
          <w:delText xml:space="preserve">Definition 25 (Full form)</w:delText>
        </w:r>
      </w:del>
      <w:del w:id="1033" w:author="PR Preview" w:date="2026-01-01T00:00:00Z">
        <w:r>
          <w:delText xml:space="preserve"> </w:delText>
        </w:r>
      </w:del>
      <w:del w:id="1034" w:author="PR Preview" w:date="2026-01-01T00:00:00Z">
        <w:r>
          <w:delText xml:space="preserve">The</w:delText>
        </w:r>
      </w:del>
      <w:del w:id="1035" w:author="PR Preview" w:date="2026-01-01T00:00:00Z">
        <w:r>
          <w:delText xml:space="preserve"> </w:delText>
        </w:r>
      </w:del>
      <w:del w:id="1036" w:author="PR Preview" w:date="2026-01-01T00:00:00Z">
        <w:r>
          <w:rPr>
            <w:b/>
            <w:bCs/>
          </w:rPr>
          <w:delText xml:space="preserve">full form</w:delText>
        </w:r>
      </w:del>
      <w:del w:id="1037" w:author="PR Preview" w:date="2026-01-01T00:00:00Z">
        <w:r>
          <w:delText xml:space="preserve"> </w:delText>
        </w:r>
      </w:del>
      <w:del w:id="1038" w:author="PR Preview" w:date="2026-01-01T00:00:00Z">
        <w:r>
          <w:delText xml:space="preserve">of a notational shorthand (</w:delText>
        </w:r>
      </w:del>
      <w:hyperlink w:anchor="def-notational-shorthand">
        <w:del w:id="1039" w:author="PR Preview" w:date="2026-01-01T00:00:00Z">
          <w:r>
            <w:rPr>
              <w:rStyle w:val="Hyperlink"/>
            </w:rPr>
            <w:delText xml:space="preserve">Definition 24</w:delText>
          </w:r>
        </w:del>
      </w:hyperlink>
      <w:del w:id="1040" w:author="PR Preview" w:date="2026-01-01T00:00:00Z">
        <w:r>
          <w:delText xml:space="preserve">)</w:delText>
        </w:r>
      </w:del>
      <w:del w:id="1041" w:author="PR Preview" w:date="2026-01-01T00:00:00Z">
        <w:r>
          <w:delText xml:space="preserve"> </w:delText>
        </w:r>
      </w:del>
      <w:del w:id="1042" w:author="PR Preview" w:date="2026-01-01T00:00:00Z">
        <w:r>
          <w:delText xml:space="preserve">is the expression with every part written out.</w:delText>
        </w:r>
      </w:del>
    </w:p>
    <w:p>
      <w:pPr>
        <w:pStyle w:val="FirstParagraph"/>
      </w:pPr>
      <w:del w:id="1043" w:author="PR Preview" w:date="2026-01-01T00:00:00Z">
        <w:r>
          <w:rPr>
            <w:b/>
            <w:bCs/>
          </w:rPr>
          <w:delText xml:space="preserve">Definition 26 (Range of a variable)</w:delText>
        </w:r>
      </w:del>
      <w:del w:id="1044" w:author="PR Preview" w:date="2026-01-01T00:00:00Z">
        <w:r>
          <w:delText xml:space="preserve"> </w:delText>
        </w:r>
      </w:del>
      <w:del w:id="1045" w:author="PR Preview" w:date="2026-01-01T00:00:00Z">
        <w:r>
          <w:delText xml:space="preserve">The</w:delText>
        </w:r>
      </w:del>
      <w:del w:id="1046" w:author="PR Preview" w:date="2026-01-01T00:00:00Z">
        <w:r>
          <w:delText xml:space="preserve"> </w:delText>
        </w:r>
      </w:del>
      <w:del w:id="1047" w:author="PR Preview" w:date="2026-01-01T00:00:00Z">
        <w:r>
          <w:rPr>
            <w:b/>
            <w:bCs/>
          </w:rPr>
          <w:delText xml:space="preserve">range</w:delText>
        </w:r>
      </w:del>
      <w:del w:id="1048" w:author="PR Preview" w:date="2026-01-01T00:00:00Z">
        <w:r>
          <w:delText xml:space="preserve"> </w:delText>
        </w:r>
      </w:del>
      <w:del w:id="1049" w:author="PR Preview" w:date="2026-01-01T00:00:00Z">
        <w:r>
          <w:delText xml:space="preserve">of a variable</w:delText>
        </w:r>
      </w:del>
      <w:del w:id="1050" w:author="PR Preview" w:date="2026-01-01T00:00:00Z">
        <w:r>
          <w:delText xml:space="preserve"> </w:delText>
        </w:r>
      </w:del>
      <m:oMath>
        <m:r>
          <m:t>x</m:t>
        </m:r>
      </m:oMath>
      <w:del w:id="1051" w:author="PR Preview" w:date="2026-01-01T00:00:00Z">
        <w:r>
          <w:delText xml:space="preserve">, written</w:delText>
        </w:r>
      </w:del>
      <w:del w:id="1052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1053" w:author="PR Preview" w:date="2026-01-01T00:00:00Z">
        <w:r>
          <w:delText xml:space="preserve">,</w:delText>
        </w:r>
      </w:del>
      <w:del w:id="1054" w:author="PR Preview" w:date="2026-01-01T00:00:00Z">
        <w:r>
          <w:delText xml:space="preserve"> </w:delText>
        </w:r>
      </w:del>
      <w:del w:id="1055" w:author="PR Preview" w:date="2026-01-01T00:00:00Z">
        <w:r>
          <w:delText xml:space="preserve">is the set of values that</w:delText>
        </w:r>
      </w:del>
      <w:del w:id="1056" w:author="PR Preview" w:date="2026-01-01T00:00:00Z">
        <w:r>
          <w:delText xml:space="preserve"> </w:delText>
        </w:r>
      </w:del>
      <m:oMath>
        <m:r>
          <m:t>x</m:t>
        </m:r>
      </m:oMath>
      <w:del w:id="1057" w:author="PR Preview" w:date="2026-01-01T00:00:00Z">
        <w:r>
          <w:delText xml:space="preserve"> </w:delText>
        </w:r>
      </w:del>
      <w:del w:id="1058" w:author="PR Preview" w:date="2026-01-01T00:00:00Z">
        <w:r>
          <w:delText xml:space="preserve">can take.</w:delText>
        </w:r>
      </w:del>
    </w:p>
    <w:p>
      <w:pPr>
        <w:pStyle w:val="FirstParagraph"/>
      </w:pPr>
      <w:ins w:id="1059" w:author="PR Preview" w:date="2026-01-01T00:00:00Z">
        <w:r>
          <w:rPr>
            <w:i/>
            <w:iCs/>
          </w:rPr>
          <w:t xml:space="preserve">Remark 3</w:t>
        </w:r>
      </w:ins>
      <w:ins w:id="1060" w:author="PR Preview" w:date="2026-01-01T00:00:00Z">
        <w:r>
          <w:t xml:space="preserve"> (Two meanings of</w:t>
        </w:r>
      </w:ins>
      <w:ins w:id="1061" w:author="PR Preview" w:date="2026-01-01T00:00:00Z">
        <w:r>
          <w:t xml:space="preserve"> </w:t>
        </w:r>
      </w:ins>
      <w:ins w:id="1062" w:author="PR Preview" w:date="2026-01-01T00:00:00Z">
        <w:r>
          <w:t xml:space="preserve">“limit”</w:t>
        </w:r>
      </w:ins>
      <w:ins w:id="1063" w:author="PR Preview" w:date="2026-01-01T00:00:00Z">
        <w:r>
          <w:t xml:space="preserve">). </w:t>
        </w:r>
      </w:ins>
      <w:ins w:id="1064" w:author="PR Preview" w:date="2026-01-01T00:00:00Z">
        <w:r>
          <w:t xml:space="preserve">The lower and upper limits of a sum or integral (</w:t>
        </w:r>
      </w:ins>
      <w:hyperlink w:anchor="def-lower-upper-limits">
        <w:ins w:id="1065" w:author="PR Preview" w:date="2026-01-01T00:00:00Z">
          <w:r>
            <w:rPr>
              <w:rStyle w:val="Hyperlink"/>
            </w:rPr>
            <w:t xml:space="preserve">Definition 20</w:t>
          </w:r>
        </w:ins>
      </w:hyperlink>
      <w:ins w:id="1066" w:author="PR Preview" w:date="2026-01-01T00:00:00Z">
        <w:r>
          <w:t xml:space="preserve">,</w:t>
        </w:r>
      </w:ins>
      <w:ins w:id="1067" w:author="PR Preview" w:date="2026-01-01T00:00:00Z">
        <w:r>
          <w:t xml:space="preserve"> </w:t>
        </w:r>
      </w:ins>
      <w:hyperlink w:anchor="def-upper-limit">
        <w:ins w:id="1068" w:author="PR Preview" w:date="2026-01-01T00:00:00Z">
          <w:r>
            <w:rPr>
              <w:rStyle w:val="Hyperlink"/>
            </w:rPr>
            <w:t xml:space="preserve">Definition 21</w:t>
          </w:r>
        </w:ins>
      </w:hyperlink>
      <w:ins w:id="1069" w:author="PR Preview" w:date="2026-01-01T00:00:00Z">
        <w:r>
          <w:t xml:space="preserve">)</w:t>
        </w:r>
      </w:ins>
      <w:ins w:id="1070" w:author="PR Preview" w:date="2026-01-01T00:00:00Z">
        <w:r>
          <w:t xml:space="preserve"> </w:t>
        </w:r>
      </w:ins>
      <w:ins w:id="1071" w:author="PR Preview" w:date="2026-01-01T00:00:00Z">
        <w:r>
          <w:t xml:space="preserve">are not limits in the calculus sense,</w:t>
        </w:r>
      </w:ins>
      <w:ins w:id="1072" w:author="PR Preview" w:date="2026-01-01T00:00:00Z">
        <w:r>
          <w:t xml:space="preserve"> </w:t>
        </w:r>
      </w:ins>
      <w:ins w:id="1073" w:author="PR Preview" w:date="2026-01-01T00:00:00Z">
        <w:r>
          <w:t xml:space="preserve">such as the</w:t>
        </w:r>
      </w:ins>
      <w:ins w:id="1074" w:author="PR Preview" w:date="2026-01-01T00:00:00Z">
        <w:r>
          <w:t xml:space="preserve"> </w:t>
        </w:r>
      </w:ins>
      <w:hyperlink r:id="rId102">
        <w:ins w:id="1075" w:author="PR Preview" w:date="2026-01-01T00:00:00Z">
          <w:r>
            <w:rPr>
              <w:rStyle w:val="Hyperlink"/>
            </w:rPr>
            <w:t xml:space="preserve">limit of a function</w:t>
          </w:r>
        </w:ins>
      </w:hyperlink>
      <w:ins w:id="1076" w:author="PR Preview" w:date="2026-01-01T00:00:00Z">
        <w:r>
          <w:t xml:space="preserve"> </w:t>
        </w:r>
      </w:ins>
      <w:ins w:id="1077" w:author="PR Preview" w:date="2026-01-01T00:00:00Z">
        <w:r>
          <w:t xml:space="preserve">or the</w:t>
        </w:r>
      </w:ins>
      <w:ins w:id="1078" w:author="PR Preview" w:date="2026-01-01T00:00:00Z">
        <w:r>
          <w:t xml:space="preserve"> </w:t>
        </w:r>
      </w:ins>
      <w:hyperlink r:id="rId103">
        <w:ins w:id="1079" w:author="PR Preview" w:date="2026-01-01T00:00:00Z">
          <w:r>
            <w:rPr>
              <w:rStyle w:val="Hyperlink"/>
            </w:rPr>
            <w:t xml:space="preserve">limit of a sequence</w:t>
          </w:r>
        </w:ins>
      </w:hyperlink>
      <w:ins w:id="1080" w:author="PR Preview" w:date="2026-01-01T00:00:00Z">
        <w:r>
          <w:t xml:space="preserve">.</w:t>
        </w:r>
      </w:ins>
      <w:ins w:id="1081" w:author="PR Preview" w:date="2026-01-01T00:00:00Z">
        <w:r>
          <w:t xml:space="preserve"> </w:t>
        </w:r>
      </w:ins>
      <w:ins w:id="1082" w:author="PR Preview" w:date="2026-01-01T00:00:00Z">
        <w:r>
          <w:t xml:space="preserve">They are the ends of the values the index or variable runs over.</w:t>
        </w:r>
      </w:ins>
      <w:ins w:id="1083" w:author="PR Preview" w:date="2026-01-01T00:00:00Z">
        <w:r>
          <w:t xml:space="preserve"> </w:t>
        </w:r>
      </w:ins>
      <w:ins w:id="1084" w:author="PR Preview" w:date="2026-01-01T00:00:00Z">
        <w:r>
          <w:t xml:space="preserve">The two meanings meet in an integral such as</w:t>
        </w:r>
      </w:ins>
      <w:ins w:id="1085" w:author="PR Preview" w:date="2026-01-01T00:00:00Z">
        <w:r>
          <w:t xml:space="preserve"> </w:t>
        </w:r>
      </w:ins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ins w:id="1086" w:author="PR Preview" w:date="2026-01-01T00:00:00Z">
        <w:r>
          <w:t xml:space="preserve">,</w:t>
        </w:r>
      </w:ins>
      <w:ins w:id="1087" w:author="PR Preview" w:date="2026-01-01T00:00:00Z">
        <w:r>
          <w:t xml:space="preserve"> </w:t>
        </w:r>
      </w:ins>
      <w:ins w:id="1088" w:author="PR Preview" w:date="2026-01-01T00:00:00Z">
        <w:r>
          <w:t xml:space="preserve">which means</w:t>
        </w:r>
      </w:ins>
      <w:ins w:id="1089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ins w:id="1090" w:author="PR Preview" w:date="2026-01-01T00:00:00Z">
        <w:r>
          <w:t xml:space="preserve">:</w:t>
        </w:r>
      </w:ins>
      <w:ins w:id="1091" w:author="PR Preview" w:date="2026-01-01T00:00:00Z">
        <w:r>
          <w:t xml:space="preserve"> </w:t>
        </w:r>
      </w:ins>
      <w:ins w:id="1092" w:author="PR Preview" w:date="2026-01-01T00:00:00Z">
        <w:r>
          <w:t xml:space="preserve">the upper limit</w:t>
        </w:r>
      </w:ins>
      <w:ins w:id="1093" w:author="PR Preview" w:date="2026-01-01T00:00:00Z">
        <w:r>
          <w:t xml:space="preserve"> </w:t>
        </w:r>
      </w:ins>
      <m:oMath>
        <m:r>
          <m:t>b</m:t>
        </m:r>
      </m:oMath>
      <w:ins w:id="1094" w:author="PR Preview" w:date="2026-01-01T00:00:00Z">
        <w:r>
          <w:t xml:space="preserve"> </w:t>
        </w:r>
      </w:ins>
      <w:ins w:id="1095" w:author="PR Preview" w:date="2026-01-01T00:00:00Z">
        <w:r>
          <w:t xml:space="preserve">is sent to infinity by a calculus limit.</w:t>
        </w:r>
      </w:ins>
    </w:p>
    <w:bookmarkEnd w:id="104"/>
    <w:bookmarkStart w:id="105" w:name="def-notational-shorthand"/>
    <w:p>
      <w:pPr>
        <w:pStyle w:val="BodyText"/>
      </w:pPr>
      <w:ins w:id="1096" w:author="PR Preview" w:date="2026-01-01T00:00:00Z">
        <w:r>
          <w:rPr>
            <w:b/>
            <w:bCs/>
          </w:rPr>
          <w:t xml:space="preserve">Definition 23 (Notational shorthand)</w:t>
        </w:r>
      </w:ins>
      <w:ins w:id="1097" w:author="PR Preview" w:date="2026-01-01T00:00:00Z">
        <w:r>
          <w:t xml:space="preserve"> </w:t>
        </w:r>
      </w:ins>
      <w:ins w:id="1098" w:author="PR Preview" w:date="2026-01-01T00:00:00Z">
        <w:r>
          <w:t xml:space="preserve">A</w:t>
        </w:r>
      </w:ins>
      <w:ins w:id="1099" w:author="PR Preview" w:date="2026-01-01T00:00:00Z">
        <w:r>
          <w:t xml:space="preserve"> </w:t>
        </w:r>
      </w:ins>
      <w:ins w:id="1100" w:author="PR Preview" w:date="2026-01-01T00:00:00Z">
        <w:r>
          <w:rPr>
            <w:b/>
            <w:bCs/>
          </w:rPr>
          <w:t xml:space="preserve">notational shorthand</w:t>
        </w:r>
      </w:ins>
      <w:ins w:id="1101" w:author="PR Preview" w:date="2026-01-01T00:00:00Z">
        <w:r>
          <w:t xml:space="preserve"> </w:t>
        </w:r>
      </w:ins>
      <w:ins w:id="1102" w:author="PR Preview" w:date="2026-01-01T00:00:00Z">
        <w:r>
          <w:t xml:space="preserve">is a way of writing an expression</w:t>
        </w:r>
      </w:ins>
      <w:ins w:id="1103" w:author="PR Preview" w:date="2026-01-01T00:00:00Z">
        <w:r>
          <w:t xml:space="preserve"> </w:t>
        </w:r>
      </w:ins>
      <w:ins w:id="1104" w:author="PR Preview" w:date="2026-01-01T00:00:00Z">
        <w:r>
          <w:t xml:space="preserve">that leaves part of the expression out,</w:t>
        </w:r>
      </w:ins>
      <w:ins w:id="1105" w:author="PR Preview" w:date="2026-01-01T00:00:00Z">
        <w:r>
          <w:t xml:space="preserve"> </w:t>
        </w:r>
      </w:ins>
      <w:ins w:id="1106" w:author="PR Preview" w:date="2026-01-01T00:00:00Z">
        <w:r>
          <w:t xml:space="preserve">such as the set a sum runs over or the limits of an integral,</w:t>
        </w:r>
      </w:ins>
      <w:ins w:id="1107" w:author="PR Preview" w:date="2026-01-01T00:00:00Z">
        <w:r>
          <w:t xml:space="preserve"> </w:t>
        </w:r>
      </w:ins>
      <w:ins w:id="1108" w:author="PR Preview" w:date="2026-01-01T00:00:00Z">
        <w:r>
          <w:t xml:space="preserve">and relies on the reader to supply the missing part from context.</w:t>
        </w:r>
      </w:ins>
    </w:p>
    <w:bookmarkEnd w:id="105"/>
    <w:bookmarkStart w:id="106" w:name="def-full-form"/>
    <w:p>
      <w:pPr>
        <w:pStyle w:val="BodyText"/>
      </w:pPr>
      <w:ins w:id="1109" w:author="PR Preview" w:date="2026-01-01T00:00:00Z">
        <w:r>
          <w:rPr>
            <w:b/>
            <w:bCs/>
          </w:rPr>
          <w:t xml:space="preserve">Definition 24 (Full form)</w:t>
        </w:r>
      </w:ins>
      <w:ins w:id="1110" w:author="PR Preview" w:date="2026-01-01T00:00:00Z">
        <w:r>
          <w:t xml:space="preserve"> </w:t>
        </w:r>
      </w:ins>
      <w:ins w:id="1111" w:author="PR Preview" w:date="2026-01-01T00:00:00Z">
        <w:r>
          <w:t xml:space="preserve">The</w:t>
        </w:r>
      </w:ins>
      <w:ins w:id="1112" w:author="PR Preview" w:date="2026-01-01T00:00:00Z">
        <w:r>
          <w:t xml:space="preserve"> </w:t>
        </w:r>
      </w:ins>
      <w:ins w:id="1113" w:author="PR Preview" w:date="2026-01-01T00:00:00Z">
        <w:r>
          <w:rPr>
            <w:b/>
            <w:bCs/>
          </w:rPr>
          <w:t xml:space="preserve">full form</w:t>
        </w:r>
      </w:ins>
      <w:ins w:id="1114" w:author="PR Preview" w:date="2026-01-01T00:00:00Z">
        <w:r>
          <w:t xml:space="preserve"> </w:t>
        </w:r>
      </w:ins>
      <w:ins w:id="1115" w:author="PR Preview" w:date="2026-01-01T00:00:00Z">
        <w:r>
          <w:t xml:space="preserve">of a notational shorthand (</w:t>
        </w:r>
      </w:ins>
      <w:hyperlink w:anchor="def-notational-shorthand">
        <w:ins w:id="1116" w:author="PR Preview" w:date="2026-01-01T00:00:00Z">
          <w:r>
            <w:rPr>
              <w:rStyle w:val="Hyperlink"/>
            </w:rPr>
            <w:t xml:space="preserve">Definition 23</w:t>
          </w:r>
        </w:ins>
      </w:hyperlink>
      <w:ins w:id="1117" w:author="PR Preview" w:date="2026-01-01T00:00:00Z">
        <w:r>
          <w:t xml:space="preserve">)</w:t>
        </w:r>
      </w:ins>
      <w:ins w:id="1118" w:author="PR Preview" w:date="2026-01-01T00:00:00Z">
        <w:r>
          <w:t xml:space="preserve"> </w:t>
        </w:r>
      </w:ins>
      <w:ins w:id="1119" w:author="PR Preview" w:date="2026-01-01T00:00:00Z">
        <w:r>
          <w:t xml:space="preserve">is the expression with every part written out.</w:t>
        </w:r>
      </w:ins>
    </w:p>
    <w:bookmarkEnd w:id="10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09" w:name="def-range-of-variable"/>
    <w:p>
      <w:pPr>
        <w:pStyle w:val="FirstParagraph"/>
      </w:pPr>
      <w:ins w:id="1120" w:author="PR Preview" w:date="2026-01-01T00:00:00Z">
        <w:r>
          <w:rPr>
            <w:b/>
            <w:bCs/>
          </w:rPr>
          <w:t xml:space="preserve">Definition 25 (Range of a variable)</w:t>
        </w:r>
      </w:ins>
      <w:ins w:id="1121" w:author="PR Preview" w:date="2026-01-01T00:00:00Z">
        <w:r>
          <w:t xml:space="preserve"> </w:t>
        </w:r>
      </w:ins>
      <w:ins w:id="1122" w:author="PR Preview" w:date="2026-01-01T00:00:00Z">
        <w:r>
          <w:t xml:space="preserve">The</w:t>
        </w:r>
      </w:ins>
      <w:ins w:id="1123" w:author="PR Preview" w:date="2026-01-01T00:00:00Z">
        <w:r>
          <w:t xml:space="preserve"> </w:t>
        </w:r>
      </w:ins>
      <w:ins w:id="1124" w:author="PR Preview" w:date="2026-01-01T00:00:00Z">
        <w:r>
          <w:rPr>
            <w:b/>
            <w:bCs/>
          </w:rPr>
          <w:t xml:space="preserve">range</w:t>
        </w:r>
      </w:ins>
      <w:ins w:id="1125" w:author="PR Preview" w:date="2026-01-01T00:00:00Z">
        <w:r>
          <w:t xml:space="preserve"> </w:t>
        </w:r>
      </w:ins>
      <w:ins w:id="1126" w:author="PR Preview" w:date="2026-01-01T00:00:00Z">
        <w:r>
          <w:t xml:space="preserve">of a variable</w:t>
        </w:r>
      </w:ins>
      <w:ins w:id="1127" w:author="PR Preview" w:date="2026-01-01T00:00:00Z">
        <w:r>
          <w:t xml:space="preserve"> </w:t>
        </w:r>
      </w:ins>
      <m:oMath>
        <m:r>
          <m:t>x</m:t>
        </m:r>
      </m:oMath>
      <w:ins w:id="1128" w:author="PR Preview" w:date="2026-01-01T00:00:00Z">
        <w:r>
          <w:t xml:space="preserve">, written</w:t>
        </w:r>
      </w:ins>
      <w:ins w:id="1129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1130" w:author="PR Preview" w:date="2026-01-01T00:00:00Z">
        <w:r>
          <w:t xml:space="preserve">,</w:t>
        </w:r>
      </w:ins>
      <w:ins w:id="1131" w:author="PR Preview" w:date="2026-01-01T00:00:00Z">
        <w:r>
          <w:t xml:space="preserve"> </w:t>
        </w:r>
      </w:ins>
      <w:ins w:id="1132" w:author="PR Preview" w:date="2026-01-01T00:00:00Z">
        <w:r>
          <w:t xml:space="preserve">is the set of values that</w:t>
        </w:r>
      </w:ins>
      <w:ins w:id="1133" w:author="PR Preview" w:date="2026-01-01T00:00:00Z">
        <w:r>
          <w:t xml:space="preserve"> </w:t>
        </w:r>
      </w:ins>
      <m:oMath>
        <m:r>
          <m:t>x</m:t>
        </m:r>
      </m:oMath>
      <w:ins w:id="1134" w:author="PR Preview" w:date="2026-01-01T00:00:00Z">
        <w:r>
          <w:t xml:space="preserve"> </w:t>
        </w:r>
      </w:ins>
      <w:ins w:id="1135" w:author="PR Preview" w:date="2026-01-01T00:00:00Z">
        <w:r>
          <w:t xml:space="preserve">can take.</w:t>
        </w:r>
      </w:ins>
    </w:p>
    <w:bookmarkEnd w:id="109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4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110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111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12">
        <w:r>
          <w:rPr>
            <w:rStyle w:val="Hyperlink"/>
          </w:rPr>
          <w:t xml:space="preserve">Image and 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110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4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r:id="rId113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r:id="rId96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14"/>
          <w:p/>
        </w:tc>
      </w:tr>
    </w:tbl>
    <w:bookmarkStart w:id="116" w:name="rem-indefinite-integral-not-shorthand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15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116"/>
    <w:bookmarkStart w:id="117" w:name="exm-expand-index-shorthand"/>
    <w:p>
      <w:pPr>
        <w:pStyle w:val="BodyText"/>
      </w:pPr>
      <w:del w:id="1136" w:author="PR Preview" w:date="2026-01-01T00:00:00Z">
        <w:r>
          <w:rPr>
            <w:b/>
            <w:bCs/>
          </w:rPr>
          <w:delText xml:space="preserve">Example 16 (Writing out an index shorthand)</w:delText>
        </w:r>
      </w:del>
      <w:del w:id="1137" w:author="PR Preview" w:date="2026-01-01T00:00:00Z">
        <w:r>
          <w:delText xml:space="preserve"> </w:delText>
        </w:r>
      </w:del>
      <w:del w:id="1138" w:author="PR Preview" w:date="2026-01-01T00:00:00Z">
        <w:r>
          <w:delText xml:space="preserve">Let</w:delText>
        </w:r>
      </w:del>
      <w:del w:id="1139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=</m:t>
        </m:r>
        <m:r>
          <m:t>3</m:t>
        </m:r>
      </m:oMath>
      <w:del w:id="1140" w:author="PR Preview" w:date="2026-01-01T00:00:00Z">
        <w:r>
          <w:delText xml:space="preserve"> </w:delText>
        </w:r>
      </w:del>
      <w:del w:id="1141" w:author="PR Preview" w:date="2026-01-01T00:00:00Z">
        <w:r>
          <w:delText xml:space="preserve">and</w:delText>
        </w:r>
      </w:del>
      <w:del w:id="1142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1143" w:author="PR Preview" w:date="2026-01-01T00:00:00Z">
        <w:r>
          <w:delText xml:space="preserve">.</w:delText>
        </w:r>
      </w:del>
      <w:del w:id="1144" w:author="PR Preview" w:date="2026-01-01T00:00:00Z">
        <w:r>
          <w:delText xml:space="preserve"> </w:delText>
        </w:r>
      </w:del>
      <w:del w:id="1145" w:author="PR Preview" w:date="2026-01-01T00:00:00Z">
        <w:r>
          <w:delText xml:space="preserve">A source that writes</w:delText>
        </w:r>
      </w:del>
      <w:del w:id="1146" w:author="PR Preview" w:date="2026-01-01T00:00:00Z">
        <w:r>
          <w:delText xml:space="preserve"> </w:delText>
        </w:r>
      </w:del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del w:id="1147" w:author="PR Preview" w:date="2026-01-01T00:00:00Z">
        <w:r>
          <w:delText xml:space="preserve"> </w:delText>
        </w:r>
      </w:del>
      <w:del w:id="1148" w:author="PR Preview" w:date="2026-01-01T00:00:00Z">
        <w:r>
          <w:delText xml:space="preserve">means</w:delText>
        </w:r>
      </w:del>
      <w:del w:id="1149" w:author="PR Preview" w:date="2026-01-01T00:00:00Z">
        <w:r>
          <w:delText xml:space="preserve"> </w:delText>
        </w:r>
      </w:del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del w:id="1150" w:author="PR Preview" w:date="2026-01-01T00:00:00Z">
        <w:r>
          <w:delText xml:space="preserve">:</w:delText>
        </w:r>
      </w:del>
    </w:p>
    <w:p>
      <w:pPr>
        <w:pStyle w:val="BodyText"/>
      </w:pPr>
      <w:ins w:id="1151" w:author="PR Preview" w:date="2026-01-01T00:00:00Z">
        <w:r>
          <w:rPr>
            <w:b/>
            <w:bCs/>
          </w:rPr>
          <w:t xml:space="preserve">Example 15 (Writing out an index shorthand)</w:t>
        </w:r>
      </w:ins>
      <w:ins w:id="1152" w:author="PR Preview" w:date="2026-01-01T00:00:00Z">
        <w:r>
          <w:t xml:space="preserve"> </w:t>
        </w:r>
      </w:ins>
      <w:ins w:id="1153" w:author="PR Preview" w:date="2026-01-01T00:00:00Z">
        <w:r>
          <w:t xml:space="preserve">Let</w:t>
        </w:r>
      </w:ins>
      <w:ins w:id="1154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=</m:t>
        </m:r>
        <m:r>
          <m:t>3</m:t>
        </m:r>
      </m:oMath>
      <w:ins w:id="1155" w:author="PR Preview" w:date="2026-01-01T00:00:00Z">
        <w:r>
          <w:t xml:space="preserve"> </w:t>
        </w:r>
      </w:ins>
      <w:ins w:id="1156" w:author="PR Preview" w:date="2026-01-01T00:00:00Z">
        <w:r>
          <w:t xml:space="preserve">and</w:t>
        </w:r>
      </w:ins>
      <w:ins w:id="1157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1158" w:author="PR Preview" w:date="2026-01-01T00:00:00Z">
        <w:r>
          <w:t xml:space="preserve">.</w:t>
        </w:r>
      </w:ins>
      <w:ins w:id="1159" w:author="PR Preview" w:date="2026-01-01T00:00:00Z">
        <w:r>
          <w:t xml:space="preserve"> </w:t>
        </w:r>
      </w:ins>
      <w:ins w:id="1160" w:author="PR Preview" w:date="2026-01-01T00:00:00Z">
        <w:r>
          <w:t xml:space="preserve">A source that writes</w:t>
        </w:r>
      </w:ins>
      <w:ins w:id="1161" w:author="PR Preview" w:date="2026-01-01T00:00:00Z">
        <w:r>
          <w:t xml:space="preserve"> </w:t>
        </w:r>
      </w:ins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ins w:id="1162" w:author="PR Preview" w:date="2026-01-01T00:00:00Z">
        <w:r>
          <w:t xml:space="preserve"> </w:t>
        </w:r>
      </w:ins>
      <w:ins w:id="1163" w:author="PR Preview" w:date="2026-01-01T00:00:00Z">
        <w:r>
          <w:t xml:space="preserve">means</w:t>
        </w:r>
      </w:ins>
      <w:ins w:id="1164" w:author="PR Preview" w:date="2026-01-01T00:00:00Z">
        <w:r>
          <w:t xml:space="preserve"> </w:t>
        </w:r>
      </w:ins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ins w:id="1165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17"/>
    <w:bookmarkEnd w:id="118"/>
    <w:bookmarkStart w:id="125" w:name="X93a3d4ef5e06a67ae6b891e46b41b74b3674f55"/>
    <w:p>
      <w:pPr>
        <w:pStyle w:val="Heading2"/>
      </w:pPr>
      <w:del w:id="1166" w:author="PR Preview" w:date="2026-01-01T00:00:00Z">
        <w:r>
          <w:delText xml:space="preserve">7 Why is notation in probability and statistics so inconsistent and disorganized?</w:delText>
        </w:r>
      </w:del>
    </w:p>
    <w:p>
      <w:pPr>
        <w:pStyle w:val="Heading2"/>
      </w:pPr>
      <w:ins w:id="1167" w:author="PR Preview" w:date="2026-01-01T00:00:00Z">
        <w:r>
          <w:t xml:space="preserve">6 Why is notation in probability and statistics so inconsistent and disorganized?</w:t>
        </w:r>
      </w:ins>
    </w:p>
    <w:p>
      <w:pPr>
        <w:pStyle w:val="FirstParagraph"/>
      </w:pPr>
      <w:r>
        <w:t xml:space="preserve">In grad school,</w:t>
      </w:r>
      <w:r>
        <w:t xml:space="preserve"> </w:t>
      </w:r>
      <w:r>
        <w:t xml:space="preserve">we are asked to learn</w:t>
      </w:r>
      <w:r>
        <w:t xml:space="preserve"> </w:t>
      </w:r>
      <w:r>
        <w:t xml:space="preserve">from increasingly disorganized materials and lectures.</w:t>
      </w:r>
      <w:r>
        <w:t xml:space="preserve"> </w:t>
      </w:r>
      <w:r>
        <w:t xml:space="preserve">Not coincidentally,</w:t>
      </w:r>
      <w:r>
        <w:t xml:space="preserve"> </w:t>
      </w:r>
      <w:r>
        <w:t xml:space="preserve">as the amount of organization decreases,</w:t>
      </w:r>
      <w:r>
        <w:t xml:space="preserve"> </w:t>
      </w:r>
      <w:r>
        <w:t xml:space="preserve">the amount of complexity increases,</w:t>
      </w:r>
      <w:r>
        <w:t xml:space="preserve"> </w:t>
      </w:r>
      <w:r>
        <w:t xml:space="preserve">the amount of difficulty increases,</w:t>
      </w:r>
      <w:r>
        <w:t xml:space="preserve"> </w:t>
      </w:r>
      <w:r>
        <w:t xml:space="preserve">the number of reliable references decreases,</w:t>
      </w:r>
      <w:r>
        <w:t xml:space="preserve"> </w:t>
      </w:r>
      <w:r>
        <w:t xml:space="preserve">and the amount of inconsistency in notation and content increases</w:t>
      </w:r>
      <w:r>
        <w:t xml:space="preserve"> </w:t>
      </w:r>
      <w:r>
        <w:t xml:space="preserve">(both between multiple references and within single references!).</w:t>
      </w:r>
      <w:r>
        <w:t xml:space="preserve"> </w:t>
      </w:r>
      <w:r>
        <w:t xml:space="preserve">In other words,</w:t>
      </w:r>
      <w:r>
        <w:t xml:space="preserve"> </w:t>
      </w:r>
      <w:r>
        <w:t xml:space="preserve">as you approach the cutting-edge of most fields,</w:t>
      </w:r>
      <w:r>
        <w:t xml:space="preserve"> </w:t>
      </w:r>
      <w:r>
        <w:t xml:space="preserve">you start to run into content</w:t>
      </w:r>
      <w:r>
        <w:t xml:space="preserve"> </w:t>
      </w:r>
      <w:r>
        <w:t xml:space="preserve">that hasn’t been fully thought through or standardized.</w:t>
      </w:r>
      <w:r>
        <w:t xml:space="preserve"> </w:t>
      </w:r>
      <w:r>
        <w:t xml:space="preserve">This lack of clarity</w:t>
      </w:r>
      <w:r>
        <w:t xml:space="preserve"> </w:t>
      </w:r>
      <w:r>
        <w:t xml:space="preserve">is unfortunate and undesirable,</w:t>
      </w:r>
      <w:r>
        <w:t xml:space="preserve"> </w:t>
      </w:r>
      <w:r>
        <w:t xml:space="preserve">but it is understandable and inevitable.</w:t>
      </w:r>
    </w:p>
    <w:p>
      <w:pPr>
        <w:pStyle w:val="BodyText"/>
      </w:pPr>
      <w:r>
        <w:t xml:space="preserve">It’s worth noting</w:t>
      </w:r>
      <w:r>
        <w:t xml:space="preserve"> </w:t>
      </w:r>
      <w:r>
        <w:t xml:space="preserve">that calculus was formalized in the</w:t>
      </w:r>
      <w:r>
        <w:t xml:space="preserve"> </w:t>
      </w:r>
      <w:hyperlink r:id="rId119">
        <w:r>
          <w:rPr>
            <w:rStyle w:val="Hyperlink"/>
          </w:rPr>
          <w:t xml:space="preserve">1600s</w:t>
        </w:r>
      </w:hyperlink>
      <w:r>
        <w:t xml:space="preserve">,</w:t>
      </w:r>
      <w:r>
        <w:t xml:space="preserve"> </w:t>
      </w:r>
      <w:r>
        <w:t xml:space="preserve">elementary algebra was formalized around</w:t>
      </w:r>
      <w:r>
        <w:t xml:space="preserve"> </w:t>
      </w:r>
      <w:hyperlink r:id="rId120">
        <w:r>
          <w:rPr>
            <w:rStyle w:val="Hyperlink"/>
          </w:rPr>
          <w:t xml:space="preserve">820</w:t>
        </w:r>
      </w:hyperlink>
      <w:r>
        <w:t xml:space="preserve">,</w:t>
      </w:r>
      <w:r>
        <w:t xml:space="preserve"> </w:t>
      </w:r>
      <w:r>
        <w:t xml:space="preserve">and arithmetic</w:t>
      </w:r>
      <w:r>
        <w:t xml:space="preserve"> </w:t>
      </w:r>
      <w:hyperlink r:id="rId121">
        <w:r>
          <w:rPr>
            <w:rStyle w:val="Hyperlink"/>
          </w:rPr>
          <w:t xml:space="preserve">even earlier</w:t>
        </w:r>
      </w:hyperlink>
      <w:r>
        <w:t xml:space="preserve">.</w:t>
      </w:r>
      <w:r>
        <w:t xml:space="preserve"> </w:t>
      </w:r>
      <w:r>
        <w:t xml:space="preserve">And calculus still has</w:t>
      </w:r>
      <w:r>
        <w:t xml:space="preserve"> </w:t>
      </w:r>
      <w:hyperlink r:id="rId122">
        <w:r>
          <w:rPr>
            <w:rStyle w:val="Hyperlink"/>
          </w:rPr>
          <w:t xml:space="preserve">several competing notation systems</w:t>
        </w:r>
      </w:hyperlink>
      <w:r>
        <w:t xml:space="preserve">.</w:t>
      </w:r>
      <w:r>
        <w:t xml:space="preserve"> </w:t>
      </w:r>
      <w:r>
        <w:t xml:space="preserve">In contrast, the field of statistics only emerged in the</w:t>
      </w:r>
      <w:r>
        <w:t xml:space="preserve"> </w:t>
      </w:r>
      <w:hyperlink r:id="rId123">
        <w:r>
          <w:rPr>
            <w:rStyle w:val="Hyperlink"/>
          </w:rPr>
          <w:t xml:space="preserve">late 1800s and early 1900s</w:t>
        </w:r>
      </w:hyperlink>
      <w:r>
        <w:t xml:space="preserve">,</w:t>
      </w:r>
      <w:r>
        <w:t xml:space="preserve"> </w:t>
      </w:r>
      <w:r>
        <w:t xml:space="preserve">so it’s not surprising that the notation and terminology is still developing.</w:t>
      </w:r>
      <w:r>
        <w:t xml:space="preserve"> </w:t>
      </w:r>
      <w:r>
        <w:t xml:space="preserve">Generalized linear models were only formalized in 1972</w:t>
      </w:r>
      <w:r>
        <w:t xml:space="preserve"> </w:t>
      </w:r>
      <w:r>
        <w:t xml:space="preserve">(Nelder and Wedderburn 1972)</w:t>
      </w:r>
      <w:r>
        <w:t xml:space="preserve">,</w:t>
      </w:r>
      <w:r>
        <w:t xml:space="preserve"> </w:t>
      </w:r>
      <w:r>
        <w:t xml:space="preserve">which is very recent in terms of the</w:t>
      </w:r>
      <w:r>
        <w:t xml:space="preserve"> </w:t>
      </w:r>
      <w:hyperlink r:id="rId124">
        <w:r>
          <w:rPr>
            <w:rStyle w:val="Hyperlink"/>
          </w:rPr>
          <w:t xml:space="preserve">pace of scientific development</w:t>
        </w:r>
      </w:hyperlink>
      <w:r>
        <w:t xml:space="preserve">.</w:t>
      </w:r>
    </w:p>
    <w:bookmarkEnd w:id="125"/>
    <w:bookmarkStart w:id="129" w:name="sec-further-reading"/>
    <w:p>
      <w:pPr>
        <w:pStyle w:val="Heading2"/>
      </w:pPr>
      <w:del w:id="1168" w:author="PR Preview" w:date="2026-01-01T00:00:00Z">
        <w:r>
          <w:delText xml:space="preserve">8 Further reading</w:delText>
        </w:r>
      </w:del>
    </w:p>
    <w:p>
      <w:pPr>
        <w:pStyle w:val="Heading2"/>
      </w:pPr>
      <w:ins w:id="1169" w:author="PR Preview" w:date="2026-01-01T00:00:00Z">
        <w:r>
          <w:t xml:space="preserve">7 Further reading</w:t>
        </w:r>
      </w:ins>
    </w:p>
    <w:p>
      <w:pPr>
        <w:pStyle w:val="FirstParagraph"/>
      </w:pPr>
      <w:r>
        <w:t xml:space="preserve">For the logical symbols and proof conventions used in these notes</w:t>
      </w:r>
      <w:r>
        <w:t xml:space="preserve"> </w:t>
      </w:r>
      <w:r>
        <w:t xml:space="preserve">(whose definitions are on the</w:t>
      </w:r>
      <w:r>
        <w:t xml:space="preserve"> </w:t>
      </w:r>
      <w:hyperlink r:id="rId126">
        <w:r>
          <w:rPr>
            <w:rStyle w:val="Hyperlink"/>
          </w:rPr>
          <w:t xml:space="preserve">Proof Writing</w:t>
        </w:r>
      </w:hyperlink>
      <w:r>
        <w:t xml:space="preserve"> </w:t>
      </w:r>
      <w:r>
        <w:t xml:space="preserve">page):</w:t>
      </w:r>
    </w:p>
    <w:p>
      <w:pPr>
        <w:pStyle w:val="Compact"/>
        <w:numPr>
          <w:ilvl w:val="0"/>
          <w:numId w:val="1024"/>
        </w:numPr>
      </w:pPr>
      <w:r>
        <w:t xml:space="preserve">Velleman (2019)</w:t>
      </w:r>
      <w:r>
        <w:t xml:space="preserve"> </w:t>
      </w:r>
      <w:r>
        <w:t xml:space="preserve">explains how mathematical statements are built from</w:t>
      </w:r>
      <w:r>
        <w:t xml:space="preserve"> </w:t>
      </w:r>
      <w:r>
        <w:t xml:space="preserve">logical connectives (</w:t>
      </w:r>
      <w:hyperlink r:id="rId84">
        <w:r>
          <w:rPr>
            <w:rStyle w:val="Hyperlink"/>
          </w:rPr>
          <w:t xml:space="preserve">definition</w:t>
        </w:r>
      </w:hyperlink>
      <w:r>
        <w:t xml:space="preserve">) and quantifiers (</w:t>
      </w:r>
      <w:hyperlink r:id="rId127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how to read and write them.</w:t>
      </w:r>
    </w:p>
    <w:p>
      <w:pPr>
        <w:pStyle w:val="Compact"/>
        <w:numPr>
          <w:ilvl w:val="0"/>
          <w:numId w:val="1024"/>
        </w:numPr>
      </w:pPr>
      <w:r>
        <w:t xml:space="preserve">Barker-Plummer et al. (2011)</w:t>
      </w:r>
      <w:r>
        <w:t xml:space="preserve"> </w:t>
      </w:r>
      <w:r>
        <w:t xml:space="preserve">covers the same symbols as a formal language,</w:t>
      </w:r>
      <w:r>
        <w:t xml:space="preserve"> </w:t>
      </w:r>
      <w:r>
        <w:t xml:space="preserve">with propositional logic (the logic of connectives)</w:t>
      </w:r>
      <w:r>
        <w:t xml:space="preserve"> </w:t>
      </w:r>
      <w:r>
        <w:t xml:space="preserve">and first-order logic (which adds quantifiers).</w:t>
      </w:r>
    </w:p>
    <w:p>
      <w:pPr>
        <w:pStyle w:val="FirstParagraph"/>
      </w:pPr>
      <w:r>
        <w:t xml:space="preserve">For set and function notation, see the</w:t>
      </w:r>
      <w:r>
        <w:t xml:space="preserve"> </w:t>
      </w:r>
      <w:hyperlink r:id="rId128">
        <w:r>
          <w:rPr>
            <w:rStyle w:val="Hyperlink"/>
          </w:rPr>
          <w:t xml:space="preserve">Sets and Functions</w:t>
        </w:r>
      </w:hyperlink>
      <w:r>
        <w:t xml:space="preserve"> </w:t>
      </w:r>
      <w:r>
        <w:t xml:space="preserve">page.</w:t>
      </w:r>
    </w:p>
    <w:bookmarkEnd w:id="129"/>
    <w:bookmarkStart w:id="138" w:name="references"/>
    <w:p>
      <w:pPr>
        <w:pStyle w:val="Heading2"/>
      </w:pPr>
      <w:r>
        <w:t xml:space="preserve">References</w:t>
      </w:r>
    </w:p>
    <w:bookmarkStart w:id="137" w:name="refs"/>
    <w:bookmarkStart w:id="131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130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131"/>
    <w:bookmarkStart w:id="133" w:name="ref-nelder1972generalized"/>
    <w:p>
      <w:pPr>
        <w:pStyle w:val="Bibliography"/>
      </w:pPr>
      <w:r>
        <w:t xml:space="preserve">Nelder, John Ashworth, and Robert WM Wedderburn. 1972.</w:t>
      </w:r>
      <w:r>
        <w:t xml:space="preserve"> </w:t>
      </w:r>
      <w:r>
        <w:t xml:space="preserve">“Generalized Linear Models.”</w:t>
      </w:r>
      <w:r>
        <w:t xml:space="preserve"> </w:t>
      </w:r>
      <w:r>
        <w:rPr>
          <w:i/>
          <w:iCs/>
        </w:rPr>
        <w:t xml:space="preserve">Journal of the Royal Statistical Society Series A: Statistics in Society</w:t>
      </w:r>
      <w:r>
        <w:t xml:space="preserve"> </w:t>
      </w:r>
      <w:r>
        <w:t xml:space="preserve">135 (3): 370–84.</w:t>
      </w:r>
      <w:r>
        <w:t xml:space="preserve"> </w:t>
      </w:r>
      <w:hyperlink r:id="rId132">
        <w:r>
          <w:rPr>
            <w:rStyle w:val="Hyperlink"/>
          </w:rPr>
          <w:t xml:space="preserve">https://doi.org/10.2307/2344614</w:t>
        </w:r>
      </w:hyperlink>
      <w:r>
        <w:t xml:space="preserve">.</w:t>
      </w:r>
    </w:p>
    <w:bookmarkEnd w:id="133"/>
    <w:bookmarkStart w:id="134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34"/>
    <w:bookmarkStart w:id="136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135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136"/>
    <w:bookmarkEnd w:id="137"/>
    <w:bookmarkEnd w:id="1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depending on whether it is applied to a matrix or a function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 generalized linear model (GLM) is a regression model</w:t>
      </w:r>
      <w:r>
        <w:t xml:space="preserve"> </w:t>
      </w:r>
      <w:r>
        <w:t xml:space="preserve">in which a chosen function</w:t>
      </w:r>
      <w:r>
        <w:t xml:space="preserve"> </w:t>
      </w:r>
      <m:oMath>
        <m:r>
          <m:t>g</m:t>
        </m:r>
      </m:oMath>
      <w:r>
        <w:t xml:space="preserve">, the link function,</w:t>
      </w:r>
      <w:r>
        <w:t xml:space="preserve"> </w:t>
      </w:r>
      <w:r>
        <w:t xml:space="preserve">of the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outcome</w:t>
      </w:r>
      <w:r>
        <w:t xml:space="preserve"> </w:t>
      </w:r>
      <w:r>
        <w:t xml:space="preserve">equals the linear predictor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β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22">
        <w:r>
          <w:rPr>
            <w:rStyle w:val="Hyperlink"/>
          </w:rPr>
          <w:t xml:space="preserve">linear combination</w:t>
        </w:r>
      </w:hyperlink>
      <w:r>
        <w:t xml:space="preserve"> </w:t>
      </w:r>
      <w:r>
        <w:t xml:space="preserve">of the predictor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β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η</m:t>
        </m:r>
      </m:oMath>
      <w:r>
        <w:t xml:space="preserve">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8" Type="http://schemas.openxmlformats.org/officeDocument/2006/relationships/image" Target="media/rId38.png"/><Relationship Id="rId93" Type="http://schemas.openxmlformats.org/officeDocument/2006/relationships/hyperlink" Target="algebra-basics.html#def-identity" TargetMode="External"/><Relationship Id="rId49" Type="http://schemas.openxmlformats.org/officeDocument/2006/relationships/hyperlink" Target="algebra-basics.html#def-square-root" TargetMode="External"/><Relationship Id="rId103" Type="http://schemas.openxmlformats.org/officeDocument/2006/relationships/hyperlink" Target="algebra-exponentials.html#def-sequence-limit" TargetMode="External"/><Relationship Id="rId113" Type="http://schemas.openxmlformats.org/officeDocument/2006/relationships/hyperlink" Target="algebra-sums.html#def-sum-over-set" TargetMode="External"/><Relationship Id="rId96" Type="http://schemas.openxmlformats.org/officeDocument/2006/relationships/hyperlink" Target="algebra-sums.html#def-summation" TargetMode="External"/><Relationship Id="rId13" Type="http://schemas.openxmlformats.org/officeDocument/2006/relationships/hyperlink" Target="algebra-sums.html#sec-summation" TargetMode="External"/><Relationship Id="rId16" Type="http://schemas.openxmlformats.org/officeDocument/2006/relationships/hyperlink" Target="calculus-derivatives.html#def-derivative" TargetMode="External"/><Relationship Id="rId102" Type="http://schemas.openxmlformats.org/officeDocument/2006/relationships/hyperlink" Target="calculus-derivatives.html#def-limit" TargetMode="External"/><Relationship Id="rId115" Type="http://schemas.openxmlformats.org/officeDocument/2006/relationships/hyperlink" Target="calculus-integration.html#def-indefinite-integral" TargetMode="External"/><Relationship Id="rId97" Type="http://schemas.openxmlformats.org/officeDocument/2006/relationships/hyperlink" Target="calculus-integration.html#def-riemann-integral" TargetMode="External"/><Relationship Id="rId135" Type="http://schemas.openxmlformats.org/officeDocument/2006/relationships/hyperlink" Target="https://doi.org/10.1017/9781108539890" TargetMode="External"/><Relationship Id="rId132" Type="http://schemas.openxmlformats.org/officeDocument/2006/relationships/hyperlink" Target="https://doi.org/10.2307/2344614" TargetMode="External"/><Relationship Id="rId41" Type="http://schemas.openxmlformats.org/officeDocument/2006/relationships/hyperlink" Target="https://en.wikipedia.org/w/index.php?title=Natural_number&amp;oldid=1375965996" TargetMode="External"/><Relationship Id="rId120" Type="http://schemas.openxmlformats.org/officeDocument/2006/relationships/hyperlink" Target="https://en.wikipedia.org/wiki/Al-Jabr" TargetMode="External"/><Relationship Id="rId121" Type="http://schemas.openxmlformats.org/officeDocument/2006/relationships/hyperlink" Target="https://en.wikipedia.org/wiki/Arithmetic#History" TargetMode="External"/><Relationship Id="rId20" Type="http://schemas.openxmlformats.org/officeDocument/2006/relationships/hyperlink" Target="https://en.wikipedia.org/wiki/Generalized_linear_model#:~:text=The%20linear%20predictor%20is%20the,data%20through%20the%20link%20function" TargetMode="External"/><Relationship Id="rId123" Type="http://schemas.openxmlformats.org/officeDocument/2006/relationships/hyperlink" Target="https://en.wikipedia.org/wiki/History_of_statistics#Development_of_modern_statistics" TargetMode="External"/><Relationship Id="rId70" Type="http://schemas.openxmlformats.org/officeDocument/2006/relationships/hyperlink" Target="https://en.wikipedia.org/wiki/Iverson_bracket" TargetMode="External"/><Relationship Id="rId119" Type="http://schemas.openxmlformats.org/officeDocument/2006/relationships/hyperlink" Target="https://en.wikipedia.org/wiki/Leibniz%27s_notation" TargetMode="External"/><Relationship Id="rId122" Type="http://schemas.openxmlformats.org/officeDocument/2006/relationships/hyperlink" Target="https://en.wikipedia.org/wiki/Notation_for_differentiation" TargetMode="External"/><Relationship Id="rId51" Type="http://schemas.openxmlformats.org/officeDocument/2006/relationships/hyperlink" Target="https://en.wikipedia.org/wiki/Proof_that_%CF%80_is_irrational" TargetMode="External"/><Relationship Id="rId50" Type="http://schemas.openxmlformats.org/officeDocument/2006/relationships/hyperlink" Target="https://en.wikipedia.org/wiki/Square_root_of_2" TargetMode="External"/><Relationship Id="rId124" Type="http://schemas.openxmlformats.org/officeDocument/2006/relationships/hyperlink" Target="https://en.wikipedia.org/wiki/The_Structure_of_Scientific_Revolutions" TargetMode="External"/><Relationship Id="rId79" Type="http://schemas.openxmlformats.org/officeDocument/2006/relationships/hyperlink" Target="https://morrison-lab.github.io/pds/expectation.html#def-cond-expectation" TargetMode="External"/><Relationship Id="rId15" Type="http://schemas.openxmlformats.org/officeDocument/2006/relationships/hyperlink" Target="https://morrison-lab.github.io/pds/expectation.html#def-expectation" TargetMode="External"/><Relationship Id="rId18" Type="http://schemas.openxmlformats.org/officeDocument/2006/relationships/hyperlink" Target="https://morrison-lab.github.io/pds/independence.html#def-indpt" TargetMode="External"/><Relationship Id="rId12" Type="http://schemas.openxmlformats.org/officeDocument/2006/relationships/hyperlink" Target="https://morrison-lab.github.io/pds/probability-basics.html#def-conditional-prob" TargetMode="External"/><Relationship Id="rId91" Type="http://schemas.openxmlformats.org/officeDocument/2006/relationships/hyperlink" Target="https://morrison-lab.github.io/pds/probability-basics.html#def-event" TargetMode="External"/><Relationship Id="rId92" Type="http://schemas.openxmlformats.org/officeDocument/2006/relationships/hyperlink" Target="https://morrison-lab.github.io/pds/probability-basics.html#def-probability" TargetMode="External"/><Relationship Id="rId90" Type="http://schemas.openxmlformats.org/officeDocument/2006/relationships/hyperlink" Target="https://morrison-lab.github.io/pds/probability-basics.html#def-sample-space" TargetMode="External"/><Relationship Id="rId14" Type="http://schemas.openxmlformats.org/officeDocument/2006/relationships/hyperlink" Target="https://morrison-lab.github.io/pds/random-variables.html#def-random-variable" TargetMode="External"/><Relationship Id="rId24" Type="http://schemas.openxmlformats.org/officeDocument/2006/relationships/hyperlink" Target="https://quarto.org/docs/authoring/markdown-basics.html#equations" TargetMode="External"/><Relationship Id="rId130" Type="http://schemas.openxmlformats.org/officeDocument/2006/relationships/hyperlink" Target="https://www.amazon.com/dp/1575866323" TargetMode="External"/><Relationship Id="rId87" Type="http://schemas.openxmlformats.org/officeDocument/2006/relationships/hyperlink" Target="linear-algebra-special-matrices.html#def-idempotent-matrix" TargetMode="External"/><Relationship Id="rId22" Type="http://schemas.openxmlformats.org/officeDocument/2006/relationships/hyperlink" Target="linear-algebra-vectors.html#def-linear-combination" TargetMode="External"/><Relationship Id="rId11" Type="http://schemas.openxmlformats.org/officeDocument/2006/relationships/hyperlink" Target="proof-writing.qmd#def-existential-quantifier" TargetMode="External"/><Relationship Id="rId64" Type="http://schemas.openxmlformats.org/officeDocument/2006/relationships/hyperlink" Target="proof-writing.qmd#def-inequality" TargetMode="External"/><Relationship Id="rId84" Type="http://schemas.openxmlformats.org/officeDocument/2006/relationships/hyperlink" Target="proof-writing.qmd#def-logical-connective" TargetMode="External"/><Relationship Id="rId19" Type="http://schemas.openxmlformats.org/officeDocument/2006/relationships/hyperlink" Target="proof-writing.qmd#def-logical-entailment" TargetMode="External"/><Relationship Id="rId9" Type="http://schemas.openxmlformats.org/officeDocument/2006/relationships/hyperlink" Target="proof-writing.qmd#def-not" TargetMode="External"/><Relationship Id="rId60" Type="http://schemas.openxmlformats.org/officeDocument/2006/relationships/hyperlink" Target="proof-writing.qmd#def-predicate" TargetMode="External"/><Relationship Id="rId127" Type="http://schemas.openxmlformats.org/officeDocument/2006/relationships/hyperlink" Target="proof-writing.qmd#def-quantifier" TargetMode="External"/><Relationship Id="rId10" Type="http://schemas.openxmlformats.org/officeDocument/2006/relationships/hyperlink" Target="proof-writing.qmd#def-universal-quantifier" TargetMode="External"/><Relationship Id="rId126" Type="http://schemas.openxmlformats.org/officeDocument/2006/relationships/hyperlink" Target="proof-writing.qmd#sec-proof-definitions" TargetMode="External"/><Relationship Id="rId128" Type="http://schemas.openxmlformats.org/officeDocument/2006/relationships/hyperlink" Target="sets-functions.qmd" TargetMode="External"/><Relationship Id="rId78" Type="http://schemas.openxmlformats.org/officeDocument/2006/relationships/hyperlink" Target="sets-functions.qmd#def-closed-interval" TargetMode="External"/><Relationship Id="rId89" Type="http://schemas.openxmlformats.org/officeDocument/2006/relationships/hyperlink" Target="sets-functions.qmd#def-complement" TargetMode="External"/><Relationship Id="rId85" Type="http://schemas.openxmlformats.org/officeDocument/2006/relationships/hyperlink" Target="sets-functions.qmd#def-domain" TargetMode="External"/><Relationship Id="rId77" Type="http://schemas.openxmlformats.org/officeDocument/2006/relationships/hyperlink" Target="sets-functions.qmd#def-finite-set" TargetMode="External"/><Relationship Id="rId110" Type="http://schemas.openxmlformats.org/officeDocument/2006/relationships/hyperlink" Target="sets-functions.qmd#def-function" TargetMode="External"/><Relationship Id="rId111" Type="http://schemas.openxmlformats.org/officeDocument/2006/relationships/hyperlink" Target="sets-functions.qmd#def-image" TargetMode="External"/><Relationship Id="rId112" Type="http://schemas.openxmlformats.org/officeDocument/2006/relationships/hyperlink" Target="sets-functions.qmd#rem-image-range" TargetMode="External"/><Relationship Id="rId17" Type="http://schemas.openxmlformats.org/officeDocument/2006/relationships/hyperlink" Target="https://en.wikipedia.org/wiki/Percentage" TargetMode="External"/></Relationships>
</file>

<file path=word/_rels/footnotes.xml.rels><?xml version='1.0' encoding='UTF-8' standalone='yes'?>
<Relationships xmlns="http://schemas.openxmlformats.org/package/2006/relationships"><Relationship Id="rId93" Type="http://schemas.openxmlformats.org/officeDocument/2006/relationships/hyperlink" Target="algebra-basics.html#def-identity" TargetMode="External"/><Relationship Id="rId49" Type="http://schemas.openxmlformats.org/officeDocument/2006/relationships/hyperlink" Target="algebra-basics.html#def-square-root" TargetMode="External"/><Relationship Id="rId103" Type="http://schemas.openxmlformats.org/officeDocument/2006/relationships/hyperlink" Target="algebra-exponentials.html#def-sequence-limit" TargetMode="External"/><Relationship Id="rId113" Type="http://schemas.openxmlformats.org/officeDocument/2006/relationships/hyperlink" Target="algebra-sums.html#def-sum-over-set" TargetMode="External"/><Relationship Id="rId96" Type="http://schemas.openxmlformats.org/officeDocument/2006/relationships/hyperlink" Target="algebra-sums.html#def-summation" TargetMode="External"/><Relationship Id="rId13" Type="http://schemas.openxmlformats.org/officeDocument/2006/relationships/hyperlink" Target="algebra-sums.html#sec-summation" TargetMode="External"/><Relationship Id="rId16" Type="http://schemas.openxmlformats.org/officeDocument/2006/relationships/hyperlink" Target="calculus-derivatives.html#def-derivative" TargetMode="External"/><Relationship Id="rId102" Type="http://schemas.openxmlformats.org/officeDocument/2006/relationships/hyperlink" Target="calculus-derivatives.html#def-limit" TargetMode="External"/><Relationship Id="rId115" Type="http://schemas.openxmlformats.org/officeDocument/2006/relationships/hyperlink" Target="calculus-integration.html#def-indefinite-integral" TargetMode="External"/><Relationship Id="rId97" Type="http://schemas.openxmlformats.org/officeDocument/2006/relationships/hyperlink" Target="calculus-integration.html#def-riemann-integral" TargetMode="External"/><Relationship Id="rId135" Type="http://schemas.openxmlformats.org/officeDocument/2006/relationships/hyperlink" Target="https://doi.org/10.1017/9781108539890" TargetMode="External"/><Relationship Id="rId132" Type="http://schemas.openxmlformats.org/officeDocument/2006/relationships/hyperlink" Target="https://doi.org/10.2307/2344614" TargetMode="External"/><Relationship Id="rId41" Type="http://schemas.openxmlformats.org/officeDocument/2006/relationships/hyperlink" Target="https://en.wikipedia.org/w/index.php?title=Natural_number&amp;oldid=1375965996" TargetMode="External"/><Relationship Id="rId120" Type="http://schemas.openxmlformats.org/officeDocument/2006/relationships/hyperlink" Target="https://en.wikipedia.org/wiki/Al-Jabr" TargetMode="External"/><Relationship Id="rId121" Type="http://schemas.openxmlformats.org/officeDocument/2006/relationships/hyperlink" Target="https://en.wikipedia.org/wiki/Arithmetic#History" TargetMode="External"/><Relationship Id="rId20" Type="http://schemas.openxmlformats.org/officeDocument/2006/relationships/hyperlink" Target="https://en.wikipedia.org/wiki/Generalized_linear_model#:~:text=The%20linear%20predictor%20is%20the,data%20through%20the%20link%20function" TargetMode="External"/><Relationship Id="rId123" Type="http://schemas.openxmlformats.org/officeDocument/2006/relationships/hyperlink" Target="https://en.wikipedia.org/wiki/History_of_statistics#Development_of_modern_statistics" TargetMode="External"/><Relationship Id="rId70" Type="http://schemas.openxmlformats.org/officeDocument/2006/relationships/hyperlink" Target="https://en.wikipedia.org/wiki/Iverson_bracket" TargetMode="External"/><Relationship Id="rId119" Type="http://schemas.openxmlformats.org/officeDocument/2006/relationships/hyperlink" Target="https://en.wikipedia.org/wiki/Leibniz%27s_notation" TargetMode="External"/><Relationship Id="rId122" Type="http://schemas.openxmlformats.org/officeDocument/2006/relationships/hyperlink" Target="https://en.wikipedia.org/wiki/Notation_for_differentiation" TargetMode="External"/><Relationship Id="rId51" Type="http://schemas.openxmlformats.org/officeDocument/2006/relationships/hyperlink" Target="https://en.wikipedia.org/wiki/Proof_that_%CF%80_is_irrational" TargetMode="External"/><Relationship Id="rId50" Type="http://schemas.openxmlformats.org/officeDocument/2006/relationships/hyperlink" Target="https://en.wikipedia.org/wiki/Square_root_of_2" TargetMode="External"/><Relationship Id="rId124" Type="http://schemas.openxmlformats.org/officeDocument/2006/relationships/hyperlink" Target="https://en.wikipedia.org/wiki/The_Structure_of_Scientific_Revolutions" TargetMode="External"/><Relationship Id="rId79" Type="http://schemas.openxmlformats.org/officeDocument/2006/relationships/hyperlink" Target="https://morrison-lab.github.io/pds/expectation.html#def-cond-expectation" TargetMode="External"/><Relationship Id="rId15" Type="http://schemas.openxmlformats.org/officeDocument/2006/relationships/hyperlink" Target="https://morrison-lab.github.io/pds/expectation.html#def-expectation" TargetMode="External"/><Relationship Id="rId18" Type="http://schemas.openxmlformats.org/officeDocument/2006/relationships/hyperlink" Target="https://morrison-lab.github.io/pds/independence.html#def-indpt" TargetMode="External"/><Relationship Id="rId12" Type="http://schemas.openxmlformats.org/officeDocument/2006/relationships/hyperlink" Target="https://morrison-lab.github.io/pds/probability-basics.html#def-conditional-prob" TargetMode="External"/><Relationship Id="rId91" Type="http://schemas.openxmlformats.org/officeDocument/2006/relationships/hyperlink" Target="https://morrison-lab.github.io/pds/probability-basics.html#def-event" TargetMode="External"/><Relationship Id="rId92" Type="http://schemas.openxmlformats.org/officeDocument/2006/relationships/hyperlink" Target="https://morrison-lab.github.io/pds/probability-basics.html#def-probability" TargetMode="External"/><Relationship Id="rId90" Type="http://schemas.openxmlformats.org/officeDocument/2006/relationships/hyperlink" Target="https://morrison-lab.github.io/pds/probability-basics.html#def-sample-space" TargetMode="External"/><Relationship Id="rId14" Type="http://schemas.openxmlformats.org/officeDocument/2006/relationships/hyperlink" Target="https://morrison-lab.github.io/pds/random-variables.html#def-random-variable" TargetMode="External"/><Relationship Id="rId24" Type="http://schemas.openxmlformats.org/officeDocument/2006/relationships/hyperlink" Target="https://quarto.org/docs/authoring/markdown-basics.html#equations" TargetMode="External"/><Relationship Id="rId130" Type="http://schemas.openxmlformats.org/officeDocument/2006/relationships/hyperlink" Target="https://www.amazon.com/dp/1575866323" TargetMode="External"/><Relationship Id="rId87" Type="http://schemas.openxmlformats.org/officeDocument/2006/relationships/hyperlink" Target="linear-algebra-special-matrices.html#def-idempotent-matrix" TargetMode="External"/><Relationship Id="rId22" Type="http://schemas.openxmlformats.org/officeDocument/2006/relationships/hyperlink" Target="linear-algebra-vectors.html#def-linear-combination" TargetMode="External"/><Relationship Id="rId11" Type="http://schemas.openxmlformats.org/officeDocument/2006/relationships/hyperlink" Target="proof-writing.qmd#def-existential-quantifier" TargetMode="External"/><Relationship Id="rId64" Type="http://schemas.openxmlformats.org/officeDocument/2006/relationships/hyperlink" Target="proof-writing.qmd#def-inequality" TargetMode="External"/><Relationship Id="rId84" Type="http://schemas.openxmlformats.org/officeDocument/2006/relationships/hyperlink" Target="proof-writing.qmd#def-logical-connective" TargetMode="External"/><Relationship Id="rId19" Type="http://schemas.openxmlformats.org/officeDocument/2006/relationships/hyperlink" Target="proof-writing.qmd#def-logical-entailment" TargetMode="External"/><Relationship Id="rId9" Type="http://schemas.openxmlformats.org/officeDocument/2006/relationships/hyperlink" Target="proof-writing.qmd#def-not" TargetMode="External"/><Relationship Id="rId60" Type="http://schemas.openxmlformats.org/officeDocument/2006/relationships/hyperlink" Target="proof-writing.qmd#def-predicate" TargetMode="External"/><Relationship Id="rId127" Type="http://schemas.openxmlformats.org/officeDocument/2006/relationships/hyperlink" Target="proof-writing.qmd#def-quantifier" TargetMode="External"/><Relationship Id="rId10" Type="http://schemas.openxmlformats.org/officeDocument/2006/relationships/hyperlink" Target="proof-writing.qmd#def-universal-quantifier" TargetMode="External"/><Relationship Id="rId126" Type="http://schemas.openxmlformats.org/officeDocument/2006/relationships/hyperlink" Target="proof-writing.qmd#sec-proof-definitions" TargetMode="External"/><Relationship Id="rId128" Type="http://schemas.openxmlformats.org/officeDocument/2006/relationships/hyperlink" Target="sets-functions.qmd" TargetMode="External"/><Relationship Id="rId78" Type="http://schemas.openxmlformats.org/officeDocument/2006/relationships/hyperlink" Target="sets-functions.qmd#def-closed-interval" TargetMode="External"/><Relationship Id="rId89" Type="http://schemas.openxmlformats.org/officeDocument/2006/relationships/hyperlink" Target="sets-functions.qmd#def-complement" TargetMode="External"/><Relationship Id="rId85" Type="http://schemas.openxmlformats.org/officeDocument/2006/relationships/hyperlink" Target="sets-functions.qmd#def-domain" TargetMode="External"/><Relationship Id="rId77" Type="http://schemas.openxmlformats.org/officeDocument/2006/relationships/hyperlink" Target="sets-functions.qmd#def-finite-set" TargetMode="External"/><Relationship Id="rId110" Type="http://schemas.openxmlformats.org/officeDocument/2006/relationships/hyperlink" Target="sets-functions.qmd#def-function" TargetMode="External"/><Relationship Id="rId111" Type="http://schemas.openxmlformats.org/officeDocument/2006/relationships/hyperlink" Target="sets-functions.qmd#def-image" TargetMode="External"/><Relationship Id="rId112" Type="http://schemas.openxmlformats.org/officeDocument/2006/relationships/hyperlink" Target="sets-functions.qmd#rem-image-ran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2026-10-15T21:22:17Z</dcterms:created>
  <dcterms:modified xsi:type="dcterms:W3CDTF">2026-10-15T21:22:17Z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13:35:37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