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13:35:37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del w:id="3" w:author="PR Preview" w:date="2026-01-01T00:00:00Z">
        <w:r>
          <w:delText xml:space="preserve">4 Minimum, maximum, argmin and argmax</w:delText>
        </w:r>
      </w:del>
    </w:p>
    <w:p>
      <w:pPr>
        <w:pStyle w:val="Heading2"/>
      </w:pPr>
      <w:ins w:id="4" w:author="PR Preview" w:date="2026-01-01T00:00:00Z">
        <w:r>
          <w:t xml:space="preserve">4 Percent</w:t>
        </w:r>
      </w:ins>
    </w:p>
    <w:p>
      <w:pPr>
        <w:pStyle w:val="FirstParagraph"/>
      </w:pPr>
      <w:ins w:id="5" w:author="PR Preview" w:date="2026-01-01T00:00:00Z">
        <w:r>
          <w:t xml:space="preserve">The word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“percent”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comes from the Latin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“per centum”</w:t>
        </w:r>
      </w:ins>
      <w:ins w:id="12" w:author="PR Preview" w:date="2026-01-01T00:00:00Z">
        <w:r>
          <w:t xml:space="preserve">;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“centum”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is Latin for 100,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so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“percent”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means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“per hundred”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(cf. </w:t>
        </w:r>
      </w:ins>
      <w:hyperlink r:id="rId44">
        <w:ins w:id="27" w:author="PR Preview" w:date="2026-01-01T00:00:00Z">
          <w:r>
            <w:rPr>
              <w:rStyle w:val="Hyperlink"/>
            </w:rPr>
            <w:t xml:space="preserve">https://en.wikipedia.org/wiki/Percentage</w:t>
          </w:r>
        </w:ins>
      </w:hyperlink>
      <w:ins w:id="28" w:author="PR Preview" w:date="2026-01-01T00:00:00Z">
        <w:r>
          <w:t xml:space="preserve">).</w:t>
        </w:r>
      </w:ins>
    </w:p>
    <w:bookmarkStart w:id="45" w:name="def-percent"/>
    <w:p>
      <w:pPr>
        <w:pStyle w:val="BodyText"/>
      </w:pPr>
      <w:ins w:id="29" w:author="PR Preview" w:date="2026-01-01T00:00:00Z">
        <w:r>
          <w:rPr>
            <w:b/>
            <w:bCs/>
          </w:rPr>
          <w:t xml:space="preserve">Definition 12 (Percent)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For a real number</w:t>
        </w:r>
      </w:ins>
      <w:ins w:id="32" w:author="PR Preview" w:date="2026-01-01T00:00:00Z">
        <w:r>
          <w:t xml:space="preserve"> </w:t>
        </w:r>
      </w:ins>
      <m:oMath>
        <m:r>
          <m:t>x</m:t>
        </m:r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“</w:t>
        </w:r>
      </w:ins>
      <m:oMath>
        <m:r>
          <m:t>x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b/>
            <w:bCs/>
          </w:rPr>
          <w:t xml:space="preserve">percent</w:t>
        </w:r>
      </w:ins>
      <w:ins w:id="38" w:author="PR Preview" w:date="2026-01-01T00:00:00Z">
        <w:r>
          <w:t xml:space="preserve">”</w:t>
        </w:r>
      </w:ins>
      <w:ins w:id="39" w:author="PR Preview" w:date="2026-01-01T00:00:00Z">
        <w:r>
          <w:t xml:space="preserve">, written</w:t>
        </w:r>
      </w:ins>
      <w:ins w:id="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%</m:t>
        </m:r>
      </m:oMath>
      <w:ins w:id="41" w:author="PR Preview" w:date="2026-01-01T00:00:00Z">
        <w:r>
          <w:t xml:space="preserve">, means</w:t>
        </w:r>
      </w:ins>
      <w:ins w:id="4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100</m:t>
        </m:r>
      </m:oMath>
      <w:ins w:id="4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ins w:id="44" w:author="PR Preview" w:date="2026-01-01T00:00:00Z">
        <w:r>
          <w:t xml:space="preserve">The percent sign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“%”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 a shorthand for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“</w:t>
        </w:r>
      </w:ins>
      <m:oMath>
        <m:r>
          <m:rPr>
            <m:sty m:val="p"/>
          </m:rPr>
          <m:t>/</m:t>
        </m:r>
        <m:r>
          <m:t>100</m:t>
        </m:r>
      </m:oMath>
      <w:ins w:id="51" w:author="PR Preview" w:date="2026-01-01T00:00:00Z">
        <w:r>
          <w:t xml:space="preserve">”</w:t>
        </w:r>
      </w:ins>
      <w:ins w:id="52" w:author="PR Preview" w:date="2026-01-01T00:00:00Z">
        <w:r>
          <w:t xml:space="preserve">.</w:t>
        </w:r>
      </w:ins>
    </w:p>
    <w:bookmarkEnd w:id="45"/>
    <w:bookmarkStart w:id="46" w:name="exm-percent"/>
    <w:p>
      <w:pPr>
        <w:pStyle w:val="BodyText"/>
      </w:pPr>
      <w:ins w:id="53" w:author="PR Preview" w:date="2026-01-01T00:00:00Z">
        <w:r>
          <w:rPr>
            <w:b/>
            <w:bCs/>
          </w:rPr>
          <w:t xml:space="preserve">Example 7 (Ten percent is one tenth)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Contrary to what you may have learned previously,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 equality</w:t>
        </w:r>
      </w:ins>
      <w:ins w:id="58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 true and correct,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just as</w:t>
        </w:r>
      </w:ins>
      <w:ins w:id="63" w:author="PR Preview" w:date="2026-01-01T00:00:00Z">
        <w:r>
          <w:t xml:space="preserve"> </w:t>
        </w:r>
      </w:ins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is true and correct: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ins w:id="66" w:author="PR Preview" w:date="2026-01-01T00:00:00Z">
        <w:r>
          <w:t xml:space="preserve">You are welcome to switch between decimal and percent notation freely;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just make sure you execute it correctly.</w:t>
        </w:r>
      </w:ins>
    </w:p>
    <w:bookmarkEnd w:id="47"/>
    <w:bookmarkStart w:id="62" w:name="sec-min-max"/>
    <w:p>
      <w:pPr>
        <w:pStyle w:val="Heading2"/>
      </w:pPr>
      <w:ins w:id="69" w:author="PR Preview" w:date="2026-01-01T00:00:00Z">
        <w:r>
          <w:t xml:space="preserve">5 Minimum, maximum, argmin and argmax</w:t>
        </w:r>
      </w:ins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del w:id="70" w:author="PR Preview" w:date="2026-01-01T00:00:00Z">
        <w:r>
          <w:rPr>
            <w:b/>
            <w:bCs/>
          </w:rPr>
          <w:delText xml:space="preserve">Definition 12 (Minimum)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Let</w:delText>
        </w:r>
      </w:del>
      <w:del w:id="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74" w:author="PR Preview" w:date="2026-01-01T00:00:00Z">
        <w:r>
          <w:delText xml:space="preserve">.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 number</w:delText>
        </w:r>
      </w:del>
      <w:del w:id="77" w:author="PR Preview" w:date="2026-01-01T00:00:00Z">
        <w:r>
          <w:delText xml:space="preserve"> </w:delText>
        </w:r>
      </w:del>
      <m:oMath>
        <m:r>
          <m:t>m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is the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rPr>
            <w:b/>
            <w:bCs/>
          </w:rPr>
          <w:delText xml:space="preserve">minimum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</w:delText>
        </w:r>
      </w:del>
      <w:del w:id="84" w:author="PR Preview" w:date="2026-01-01T00:00:00Z">
        <w:r>
          <w:delText xml:space="preserve"> </w:delText>
        </w:r>
      </w:del>
      <m:oMath>
        <m:r>
          <m:t>A</m:t>
        </m:r>
      </m:oMath>
      <w:del w:id="85" w:author="PR Preview" w:date="2026-01-01T00:00:00Z">
        <w:r>
          <w:delText xml:space="preserve">,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written</w:delText>
        </w:r>
      </w:del>
      <w:del w:id="88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A</m:t>
        </m:r>
      </m:oMath>
      <w:del w:id="89" w:author="PR Preview" w:date="2026-01-01T00:00:00Z">
        <w:r>
          <w:delText xml:space="preserve">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if</w:delText>
        </w:r>
      </w:del>
      <w:del w:id="9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and</w:delText>
        </w:r>
      </w:del>
      <w:del w:id="9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a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for all</w:delText>
        </w:r>
      </w:del>
      <w:del w:id="9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99" w:author="PR Preview" w:date="2026-01-01T00:00:00Z">
        <w:r>
          <w:delText xml:space="preserve">.</w:delText>
        </w:r>
      </w:del>
    </w:p>
    <w:p>
      <w:pPr>
        <w:pStyle w:val="FirstParagraph"/>
      </w:pPr>
      <w:ins w:id="100" w:author="PR Preview" w:date="2026-01-01T00:00:00Z">
        <w:r>
          <w:rPr>
            <w:b/>
            <w:bCs/>
          </w:rPr>
          <w:t xml:space="preserve">Definition 13 (Minimum)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Let</w:t>
        </w:r>
      </w:ins>
      <w:ins w:id="10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04" w:author="PR Preview" w:date="2026-01-01T00:00:00Z">
        <w:r>
          <w:t xml:space="preserve">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 number</w:t>
        </w:r>
      </w:ins>
      <w:ins w:id="107" w:author="PR Preview" w:date="2026-01-01T00:00:00Z">
        <w:r>
          <w:t xml:space="preserve"> </w:t>
        </w:r>
      </w:ins>
      <m:oMath>
        <m:r>
          <m:t>m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is the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b/>
            <w:bCs/>
          </w:rPr>
          <w:t xml:space="preserve">minimum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of</w:t>
        </w:r>
      </w:ins>
      <w:ins w:id="114" w:author="PR Preview" w:date="2026-01-01T00:00:00Z">
        <w:r>
          <w:t xml:space="preserve"> </w:t>
        </w:r>
      </w:ins>
      <m:oMath>
        <m:r>
          <m:t>A</m:t>
        </m:r>
      </m:oMath>
      <w:ins w:id="115" w:author="PR Preview" w:date="2026-01-01T00:00:00Z">
        <w:r>
          <w:t xml:space="preserve">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written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A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if</w:t>
        </w:r>
      </w:ins>
      <w:ins w:id="12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and</w:t>
        </w:r>
      </w:ins>
      <w:ins w:id="12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a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for all</w:t>
        </w:r>
      </w:ins>
      <w:ins w:id="1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29" w:author="PR Preview" w:date="2026-01-01T00:00:00Z">
        <w:r>
          <w:t xml:space="preserve">.</w:t>
        </w:r>
      </w:ins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del w:id="130" w:author="PR Preview" w:date="2026-01-01T00:00:00Z">
        <w:r>
          <w:rPr>
            <w:b/>
            <w:bCs/>
          </w:rPr>
          <w:delText xml:space="preserve">Definition 13 (Maximum)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Let</w:delText>
        </w:r>
      </w:del>
      <w:del w:id="13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34" w:author="PR Preview" w:date="2026-01-01T00:00:00Z">
        <w:r>
          <w:delText xml:space="preserve">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 number</w:delText>
        </w:r>
      </w:del>
      <w:del w:id="137" w:author="PR Preview" w:date="2026-01-01T00:00:00Z">
        <w:r>
          <w:delText xml:space="preserve"> </w:delText>
        </w:r>
      </w:del>
      <m:oMath>
        <m:r>
          <m:t>M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is the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rPr>
            <w:b/>
            <w:bCs/>
          </w:rPr>
          <w:delText xml:space="preserve">maximum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of</w:delText>
        </w:r>
      </w:del>
      <w:del w:id="144" w:author="PR Preview" w:date="2026-01-01T00:00:00Z">
        <w:r>
          <w:delText xml:space="preserve"> </w:delText>
        </w:r>
      </w:del>
      <m:oMath>
        <m:r>
          <m:t>A</m:t>
        </m:r>
      </m:oMath>
      <w:del w:id="145" w:author="PR Preview" w:date="2026-01-01T00:00:00Z">
        <w:r>
          <w:delText xml:space="preserve">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written</w:delText>
        </w:r>
      </w:del>
      <w:del w:id="148" w:author="PR Preview" w:date="2026-01-01T00:00:00Z">
        <w:r>
          <w:delText xml:space="preserve"> </w:delText>
        </w:r>
      </w:del>
      <m:oMath>
        <m:r>
          <m:rPr>
            <m:sty m:val="p"/>
          </m:rPr>
          <m:t>max</m:t>
        </m:r>
        <m:r>
          <m:t>A</m:t>
        </m:r>
      </m:oMath>
      <w:del w:id="149" w:author="PR Preview" w:date="2026-01-01T00:00:00Z">
        <w:r>
          <w:delText xml:space="preserve">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if</w:delText>
        </w:r>
      </w:del>
      <w:del w:id="15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and</w:delText>
        </w:r>
      </w:del>
      <w:del w:id="15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M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for all</w:delText>
        </w:r>
      </w:del>
      <w:del w:id="15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59" w:author="PR Preview" w:date="2026-01-01T00:00:00Z">
        <w:r>
          <w:delText xml:space="preserve">.</w:delText>
        </w:r>
      </w:del>
    </w:p>
    <w:p>
      <w:pPr>
        <w:pStyle w:val="BodyText"/>
      </w:pPr>
      <w:del w:id="160" w:author="PR Preview" w:date="2026-01-01T00:00:00Z">
        <w:r>
          <w:rPr>
            <w:b/>
            <w:bCs/>
          </w:rPr>
          <w:delText xml:space="preserve">Example 7 (A maximum, and a set without one)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 </w:delText>
        </w:r>
      </w:del>
    </w:p>
    <w:p>
      <w:pPr>
        <w:pStyle w:val="BodyText"/>
      </w:pPr>
      <w:ins w:id="163" w:author="PR Preview" w:date="2026-01-01T00:00:00Z">
        <w:r>
          <w:rPr>
            <w:b/>
            <w:bCs/>
          </w:rPr>
          <w:t xml:space="preserve">Definition 14 (Maximum)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Let</w:t>
        </w:r>
      </w:ins>
      <w:ins w:id="1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67" w:author="PR Preview" w:date="2026-01-01T00:00:00Z">
        <w:r>
          <w:t xml:space="preserve">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 number</w:t>
        </w:r>
      </w:ins>
      <w:ins w:id="170" w:author="PR Preview" w:date="2026-01-01T00:00:00Z">
        <w:r>
          <w:t xml:space="preserve"> </w:t>
        </w:r>
      </w:ins>
      <m:oMath>
        <m:r>
          <m:t>M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the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rPr>
            <w:b/>
            <w:bCs/>
          </w:rPr>
          <w:t xml:space="preserve">maximum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of</w:t>
        </w:r>
      </w:ins>
      <w:ins w:id="177" w:author="PR Preview" w:date="2026-01-01T00:00:00Z">
        <w:r>
          <w:t xml:space="preserve"> </w:t>
        </w:r>
      </w:ins>
      <m:oMath>
        <m:r>
          <m:t>A</m:t>
        </m:r>
      </m:oMath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written</w:t>
        </w:r>
      </w:ins>
      <w:ins w:id="181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t>A</m:t>
        </m:r>
      </m:oMath>
      <w:ins w:id="182" w:author="PR Preview" w:date="2026-01-01T00:00:00Z">
        <w:r>
          <w:t xml:space="preserve">,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if</w:t>
        </w:r>
      </w:ins>
      <w:ins w:id="18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and</w:t>
        </w:r>
      </w:ins>
      <w:ins w:id="1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M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for all</w:t>
        </w:r>
      </w:ins>
      <w:ins w:id="19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92" w:author="PR Preview" w:date="2026-01-01T00:00:00Z">
        <w:r>
          <w:t xml:space="preserve">.</w:t>
        </w:r>
      </w:ins>
    </w:p>
    <w:bookmarkEnd w:id="53"/>
    <w:bookmarkStart w:id="54" w:name="exm-maximum"/>
    <w:p>
      <w:pPr>
        <w:pStyle w:val="BodyText"/>
      </w:pPr>
      <w:ins w:id="193" w:author="PR Preview" w:date="2026-01-01T00:00:00Z">
        <w:r>
          <w:rPr>
            <w:b/>
            <w:bCs/>
          </w:rPr>
          <w:t xml:space="preserve">Example 8 (A maximum, and a set without one)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del w:id="196" w:author="PR Preview" w:date="2026-01-01T00:00:00Z">
        <w:r>
          <w:rPr>
            <w:b/>
            <w:bCs/>
          </w:rPr>
          <w:delText xml:space="preserve">Definition 14 (Argmin)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Let</w:delText>
        </w:r>
      </w:del>
      <w:del w:id="1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be a</w:delText>
        </w:r>
      </w:del>
      <w:del w:id="202" w:author="PR Preview" w:date="2026-01-01T00:00:00Z">
        <w:r>
          <w:delText xml:space="preserve"> </w:delText>
        </w:r>
      </w:del>
      <w:hyperlink r:id="rId55">
        <w:del w:id="20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04" w:author="PR Preview" w:date="2026-01-01T00:00:00Z">
        <w:r>
          <w:delText xml:space="preserve">.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The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rPr>
            <w:b/>
            <w:bCs/>
          </w:rPr>
          <w:delText xml:space="preserve">argmin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of</w:delText>
        </w:r>
      </w:del>
      <w:del w:id="211" w:author="PR Preview" w:date="2026-01-01T00:00:00Z">
        <w:r>
          <w:delText xml:space="preserve"> </w:delText>
        </w:r>
      </w:del>
      <m:oMath>
        <m:r>
          <m:t>f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over</w:delText>
        </w:r>
      </w:del>
      <w:del w:id="214" w:author="PR Preview" w:date="2026-01-01T00:00:00Z">
        <w:r>
          <w:delText xml:space="preserve"> </w:delText>
        </w:r>
      </w:del>
      <m:oMath>
        <m:r>
          <m:t>A</m:t>
        </m:r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is the set of inputs where</w:delText>
        </w:r>
      </w:del>
      <w:del w:id="217" w:author="PR Preview" w:date="2026-01-01T00:00:00Z">
        <w:r>
          <w:delText xml:space="preserve"> </w:delText>
        </w:r>
      </w:del>
      <m:oMath>
        <m:r>
          <m:t>f</m:t>
        </m:r>
      </m:oMath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takes its smallest value:</w:delText>
        </w:r>
      </w:del>
    </w:p>
    <w:p>
      <w:pPr>
        <w:pStyle w:val="FirstParagraph"/>
      </w:pPr>
      <w:ins w:id="220" w:author="PR Preview" w:date="2026-01-01T00:00:00Z">
        <w:r>
          <w:rPr>
            <w:b/>
            <w:bCs/>
          </w:rPr>
          <w:t xml:space="preserve">Definition 15 (Argmin)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Let</w:t>
        </w:r>
      </w:ins>
      <w:ins w:id="22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be a</w:t>
        </w:r>
      </w:ins>
      <w:ins w:id="226" w:author="PR Preview" w:date="2026-01-01T00:00:00Z">
        <w:r>
          <w:t xml:space="preserve"> </w:t>
        </w:r>
      </w:ins>
      <w:hyperlink r:id="rId55">
        <w:ins w:id="22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28" w:author="PR Preview" w:date="2026-01-01T00:00:00Z">
        <w:r>
          <w:t xml:space="preserve">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rPr>
            <w:b/>
            <w:bCs/>
          </w:rPr>
          <w:t xml:space="preserve">argmin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of</w:t>
        </w:r>
      </w:ins>
      <w:ins w:id="235" w:author="PR Preview" w:date="2026-01-01T00:00:00Z">
        <w:r>
          <w:t xml:space="preserve"> </w:t>
        </w:r>
      </w:ins>
      <m:oMath>
        <m:r>
          <m:t>f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over</w:t>
        </w:r>
      </w:ins>
      <w:ins w:id="238" w:author="PR Preview" w:date="2026-01-01T00:00:00Z">
        <w:r>
          <w:t xml:space="preserve"> </w:t>
        </w:r>
      </w:ins>
      <m:oMath>
        <m:r>
          <m:t>A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is the set of inputs where</w:t>
        </w:r>
      </w:ins>
      <w:ins w:id="241" w:author="PR Preview" w:date="2026-01-01T00:00:00Z">
        <w:r>
          <w:t xml:space="preserve"> </w:t>
        </w:r>
      </w:ins>
      <m:oMath>
        <m:r>
          <m:t>f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takes its smallest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del w:id="244" w:author="PR Preview" w:date="2026-01-01T00:00:00Z">
        <w:r>
          <w:rPr>
            <w:i/>
            <w:iCs/>
          </w:rPr>
          <w:delText xml:space="preserve">Remark 4</w:delText>
        </w:r>
      </w:del>
      <w:del w:id="245" w:author="PR Preview" w:date="2026-01-01T00:00:00Z">
        <w:r>
          <w:delText xml:space="preserve"> (Smallest value versus where it occurs). </w:delText>
        </w:r>
      </w:del>
      <w:del w:id="246" w:author="PR Preview" w:date="2026-01-01T00:00:00Z">
        <w:r>
          <w:delText xml:space="preserve">The smallest value itself is</w:delText>
        </w:r>
      </w:del>
      <w:del w:id="247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248" w:author="PR Preview" w:date="2026-01-01T00:00:00Z">
        <w:r>
          <w:delText xml:space="preserve">,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the minimum (</w:delText>
        </w:r>
      </w:del>
      <w:hyperlink w:anchor="def-minimum">
        <w:del w:id="25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252" w:author="PR Preview" w:date="2026-01-01T00:00:00Z">
        <w:r>
          <w:delText xml:space="preserve">)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of the</w:delText>
        </w:r>
      </w:del>
      <w:del w:id="255" w:author="PR Preview" w:date="2026-01-01T00:00:00Z">
        <w:r>
          <w:delText xml:space="preserve"> </w:delText>
        </w:r>
      </w:del>
      <w:hyperlink r:id="rId57">
        <w:del w:id="256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of</w:delText>
        </w:r>
      </w:del>
      <w:del w:id="259" w:author="PR Preview" w:date="2026-01-01T00:00:00Z">
        <w:r>
          <w:delText xml:space="preserve"> </w:delText>
        </w:r>
      </w:del>
      <m:oMath>
        <m:r>
          <m:t>f</m:t>
        </m:r>
      </m:oMath>
      <w:del w:id="260" w:author="PR Preview" w:date="2026-01-01T00:00:00Z">
        <w:r>
          <w:delText xml:space="preserve">,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and the argmin is where that value is attained.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For example, let</w:delText>
        </w:r>
      </w:del>
      <w:del w:id="26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on</w:delText>
        </w:r>
      </w:del>
      <w:del w:id="26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269" w:author="PR Preview" w:date="2026-01-01T00:00:00Z">
        <w:r>
          <w:delText xml:space="preserve">.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The image is</w:delText>
        </w:r>
      </w:del>
      <w:del w:id="2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so the smallest value is</w:delText>
        </w:r>
      </w:del>
      <w:del w:id="276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77" w:author="PR Preview" w:date="2026-01-01T00:00:00Z">
        <w:r>
          <w:delText xml:space="preserve">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and</w:delText>
        </w:r>
      </w:del>
      <w:del w:id="280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281" w:author="PR Preview" w:date="2026-01-01T00:00:00Z">
        <w:r>
          <w:delText xml:space="preserve">.</w:delText>
        </w:r>
      </w:del>
    </w:p>
    <w:p>
      <w:pPr>
        <w:pStyle w:val="BodyText"/>
      </w:pPr>
      <w:ins w:id="282" w:author="PR Preview" w:date="2026-01-01T00:00:00Z">
        <w:r>
          <w:rPr>
            <w:i/>
            <w:iCs/>
          </w:rPr>
          <w:t xml:space="preserve">Remark 4</w:t>
        </w:r>
      </w:ins>
      <w:ins w:id="283" w:author="PR Preview" w:date="2026-01-01T00:00:00Z">
        <w:r>
          <w:t xml:space="preserve"> (Smallest value versus where it occurs). </w:t>
        </w:r>
      </w:ins>
      <w:ins w:id="284" w:author="PR Preview" w:date="2026-01-01T00:00:00Z">
        <w:r>
          <w:t xml:space="preserve">The smallest value itself is</w:t>
        </w:r>
      </w:ins>
      <w:ins w:id="285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the minimum (</w:t>
        </w:r>
      </w:ins>
      <w:hyperlink w:anchor="def-minimum">
        <w:ins w:id="28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90" w:author="PR Preview" w:date="2026-01-01T00:00:00Z">
        <w:r>
          <w:t xml:space="preserve">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of the</w:t>
        </w:r>
      </w:ins>
      <w:ins w:id="293" w:author="PR Preview" w:date="2026-01-01T00:00:00Z">
        <w:r>
          <w:t xml:space="preserve"> </w:t>
        </w:r>
      </w:ins>
      <w:hyperlink r:id="rId57">
        <w:ins w:id="294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of</w:t>
        </w:r>
      </w:ins>
      <w:ins w:id="297" w:author="PR Preview" w:date="2026-01-01T00:00:00Z">
        <w:r>
          <w:t xml:space="preserve"> </w:t>
        </w:r>
      </w:ins>
      <m:oMath>
        <m:r>
          <m:t>f</m:t>
        </m:r>
      </m:oMath>
      <w:ins w:id="298" w:author="PR Preview" w:date="2026-01-01T00:00:00Z">
        <w:r>
          <w:t xml:space="preserve">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and the argmin is where that value is attained.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For example, let</w:t>
        </w:r>
      </w:ins>
      <w:ins w:id="3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on</w:t>
        </w:r>
      </w:ins>
      <w:ins w:id="3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307" w:author="PR Preview" w:date="2026-01-01T00:00:00Z">
        <w:r>
          <w:t xml:space="preserve">.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The image is</w:t>
        </w:r>
      </w:ins>
      <w:ins w:id="3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311" w:author="PR Preview" w:date="2026-01-01T00:00:00Z">
        <w:r>
          <w:t xml:space="preserve">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so the smallest value is</w:t>
        </w:r>
      </w:ins>
      <w:ins w:id="314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15" w:author="PR Preview" w:date="2026-01-01T00:00:00Z">
        <w:r>
          <w:t xml:space="preserve">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and</w:t>
        </w:r>
      </w:ins>
      <w:ins w:id="318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319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del w:id="320" w:author="PR Preview" w:date="2026-01-01T00:00:00Z">
        <w:r>
          <w:rPr>
            <w:b/>
            <w:bCs/>
          </w:rPr>
          <w:delText xml:space="preserve">Definition 15 (Argmax)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Let</w:delText>
        </w:r>
      </w:del>
      <w:del w:id="3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be a</w:delText>
        </w:r>
      </w:del>
      <w:del w:id="326" w:author="PR Preview" w:date="2026-01-01T00:00:00Z">
        <w:r>
          <w:delText xml:space="preserve"> </w:delText>
        </w:r>
      </w:del>
      <w:hyperlink r:id="rId55">
        <w:del w:id="32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28" w:author="PR Preview" w:date="2026-01-01T00:00:00Z">
        <w:r>
          <w:delText xml:space="preserve">.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The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rPr>
            <w:b/>
            <w:bCs/>
          </w:rPr>
          <w:delText xml:space="preserve">argmax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of</w:delText>
        </w:r>
      </w:del>
      <w:del w:id="335" w:author="PR Preview" w:date="2026-01-01T00:00:00Z">
        <w:r>
          <w:delText xml:space="preserve"> </w:delText>
        </w:r>
      </w:del>
      <m:oMath>
        <m:r>
          <m:t>f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over</w:delText>
        </w:r>
      </w:del>
      <w:del w:id="338" w:author="PR Preview" w:date="2026-01-01T00:00:00Z">
        <w:r>
          <w:delText xml:space="preserve"> </w:delText>
        </w:r>
      </w:del>
      <m:oMath>
        <m:r>
          <m:t>A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is the set of inputs where</w:delText>
        </w:r>
      </w:del>
      <w:del w:id="341" w:author="PR Preview" w:date="2026-01-01T00:00:00Z">
        <w:r>
          <w:delText xml:space="preserve"> </w:delText>
        </w:r>
      </w:del>
      <m:oMath>
        <m:r>
          <m:t>f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takes its largest value:</w:delText>
        </w:r>
      </w:del>
    </w:p>
    <w:p>
      <w:pPr>
        <w:pStyle w:val="BodyText"/>
      </w:pPr>
      <w:ins w:id="344" w:author="PR Preview" w:date="2026-01-01T00:00:00Z">
        <w:r>
          <w:rPr>
            <w:b/>
            <w:bCs/>
          </w:rPr>
          <w:t xml:space="preserve">Definition 16 (Argmax)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Let</w:t>
        </w:r>
      </w:ins>
      <w:ins w:id="3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be a</w:t>
        </w:r>
      </w:ins>
      <w:ins w:id="350" w:author="PR Preview" w:date="2026-01-01T00:00:00Z">
        <w:r>
          <w:t xml:space="preserve"> </w:t>
        </w:r>
      </w:ins>
      <w:hyperlink r:id="rId55">
        <w:ins w:id="35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52" w:author="PR Preview" w:date="2026-01-01T00:00:00Z">
        <w:r>
          <w:t xml:space="preserve">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The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rPr>
            <w:b/>
            <w:bCs/>
          </w:rPr>
          <w:t xml:space="preserve">argmax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of</w:t>
        </w:r>
      </w:ins>
      <w:ins w:id="359" w:author="PR Preview" w:date="2026-01-01T00:00:00Z">
        <w:r>
          <w:t xml:space="preserve"> </w:t>
        </w:r>
      </w:ins>
      <m:oMath>
        <m:r>
          <m:t>f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over</w:t>
        </w:r>
      </w:ins>
      <w:ins w:id="362" w:author="PR Preview" w:date="2026-01-01T00:00:00Z">
        <w:r>
          <w:t xml:space="preserve"> </w:t>
        </w:r>
      </w:ins>
      <m:oMath>
        <m:r>
          <m:t>A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is the set of inputs where</w:t>
        </w:r>
      </w:ins>
      <w:ins w:id="365" w:author="PR Preview" w:date="2026-01-01T00:00:00Z">
        <w:r>
          <w:t xml:space="preserve"> </w:t>
        </w:r>
      </w:ins>
      <m:oMath>
        <m:r>
          <m:t>f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takes its largest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del w:id="368" w:author="PR Preview" w:date="2026-01-01T00:00:00Z">
        <w:r>
          <w:rPr>
            <w:b/>
            <w:bCs/>
          </w:rPr>
          <w:delText xml:space="preserve">Example 8 (An argmax with two points, and an empty one)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 </w:delText>
        </w:r>
      </w:del>
    </w:p>
    <w:p>
      <w:pPr>
        <w:pStyle w:val="BodyText"/>
      </w:pPr>
      <w:ins w:id="371" w:author="PR Preview" w:date="2026-01-01T00:00:00Z">
        <w:r>
          <w:rPr>
            <w:b/>
            <w:bCs/>
          </w:rPr>
          <w:t xml:space="preserve">Example 9 (An argmax with two points, and an empty one)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del w:id="374" w:author="PR Preview" w:date="2026-01-01T00:00:00Z">
        <w:r>
          <w:delText xml:space="preserve">Let</w:delText>
        </w:r>
      </w:del>
      <w:del w:id="37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on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9" w:author="PR Preview" w:date="2026-01-01T00:00:00Z">
        <w:r>
          <w:delText xml:space="preserve">.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As in</w:delText>
        </w:r>
      </w:del>
      <w:del w:id="382" w:author="PR Preview" w:date="2026-01-01T00:00:00Z">
        <w:r>
          <w:delText xml:space="preserve"> </w:delText>
        </w:r>
      </w:del>
      <w:hyperlink w:anchor="exm-maximum">
        <w:del w:id="383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384" w:author="PR Preview" w:date="2026-01-01T00:00:00Z">
        <w:r>
          <w:delText xml:space="preserve">, for every input</w:delText>
        </w:r>
      </w:del>
      <w:del w:id="385" w:author="PR Preview" w:date="2026-01-01T00:00:00Z">
        <w:r>
          <w:delText xml:space="preserve"> </w:delText>
        </w:r>
      </w:del>
      <m:oMath>
        <m:r>
          <m:t>x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 input</w:delText>
        </w:r>
      </w:del>
      <w:del w:id="388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has a larger value,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so no input attains a largest value, and</w:delText>
        </w:r>
      </w:del>
      <w:del w:id="393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is the</w:delText>
        </w:r>
      </w:del>
      <w:del w:id="396" w:author="PR Preview" w:date="2026-01-01T00:00:00Z">
        <w:r>
          <w:delText xml:space="preserve"> </w:delText>
        </w:r>
      </w:del>
      <w:hyperlink r:id="rId60">
        <w:del w:id="397" w:author="PR Preview" w:date="2026-01-01T00:00:00Z">
          <w:r>
            <w:rPr>
              <w:rStyle w:val="Hyperlink"/>
            </w:rPr>
            <w:delText xml:space="preserve">empty set</w:delText>
          </w:r>
        </w:del>
      </w:hyperlink>
      <w:del w:id="398" w:author="PR Preview" w:date="2026-01-01T00:00:00Z">
        <w:r>
          <w:delText xml:space="preserve">.</w:delText>
        </w:r>
      </w:del>
    </w:p>
    <w:p>
      <w:pPr>
        <w:pStyle w:val="Heading2"/>
      </w:pPr>
      <w:del w:id="399" w:author="PR Preview" w:date="2026-01-01T00:00:00Z">
        <w:r>
          <w:delText xml:space="preserve">5 Global and local minimizers</w:delText>
        </w:r>
      </w:del>
    </w:p>
    <w:p>
      <w:pPr>
        <w:pStyle w:val="Compact"/>
        <w:numPr>
          <w:ilvl w:val="0"/>
          <w:numId w:val="1012"/>
        </w:numPr>
      </w:pPr>
      <w:ins w:id="400" w:author="PR Preview" w:date="2026-01-01T00:00:00Z">
        <w:r>
          <w:t xml:space="preserve">Let</w:t>
        </w:r>
      </w:ins>
      <w:ins w:id="4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on</w:t>
        </w:r>
      </w:ins>
      <w:ins w:id="4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05" w:author="PR Preview" w:date="2026-01-01T00:00:00Z">
        <w:r>
          <w:t xml:space="preserve">.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As in</w:t>
        </w:r>
      </w:ins>
      <w:ins w:id="408" w:author="PR Preview" w:date="2026-01-01T00:00:00Z">
        <w:r>
          <w:t xml:space="preserve"> </w:t>
        </w:r>
      </w:ins>
      <w:hyperlink w:anchor="exm-maximum">
        <w:ins w:id="40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410" w:author="PR Preview" w:date="2026-01-01T00:00:00Z">
        <w:r>
          <w:t xml:space="preserve">, for every input</w:t>
        </w:r>
      </w:ins>
      <w:ins w:id="411" w:author="PR Preview" w:date="2026-01-01T00:00:00Z">
        <w:r>
          <w:t xml:space="preserve"> </w:t>
        </w:r>
      </w:ins>
      <m:oMath>
        <m:r>
          <m:t>x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the input</w:t>
        </w:r>
      </w:ins>
      <w:ins w:id="414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has a larger value,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so no input attains a largest value, and</w:t>
        </w:r>
      </w:ins>
      <w:ins w:id="419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is the</w:t>
        </w:r>
      </w:ins>
      <w:ins w:id="422" w:author="PR Preview" w:date="2026-01-01T00:00:00Z">
        <w:r>
          <w:t xml:space="preserve"> </w:t>
        </w:r>
      </w:ins>
      <w:hyperlink r:id="rId60">
        <w:ins w:id="423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424" w:author="PR Preview" w:date="2026-01-01T00:00:00Z">
        <w:r>
          <w:t xml:space="preserve">.</w:t>
        </w:r>
      </w:ins>
    </w:p>
    <w:bookmarkEnd w:id="61"/>
    <w:bookmarkEnd w:id="62"/>
    <w:bookmarkStart w:id="72" w:name="sec-minimizers"/>
    <w:p>
      <w:pPr>
        <w:pStyle w:val="Heading2"/>
      </w:pPr>
      <w:ins w:id="425" w:author="PR Preview" w:date="2026-01-01T00:00:00Z">
        <w:r>
          <w:t xml:space="preserve">6 Global and local minimizers</w:t>
        </w:r>
      </w:ins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del w:id="426" w:author="PR Preview" w:date="2026-01-01T00:00:00Z">
        <w:r>
          <w:rPr>
            <w:b/>
            <w:bCs/>
          </w:rPr>
          <w:delText xml:space="preserve">Definition 16 (Global minimizer)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Let</w:delText>
        </w:r>
      </w:del>
      <w:del w:id="42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and let</w:delText>
        </w:r>
      </w:del>
      <w:del w:id="4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be a</w:delText>
        </w:r>
      </w:del>
      <w:del w:id="435" w:author="PR Preview" w:date="2026-01-01T00:00:00Z">
        <w:r>
          <w:delText xml:space="preserve"> </w:delText>
        </w:r>
      </w:del>
      <w:hyperlink r:id="rId55">
        <w:del w:id="43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37" w:author="PR Preview" w:date="2026-01-01T00:00:00Z">
        <w:r>
          <w:delText xml:space="preserve">.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A point</w:delText>
        </w:r>
      </w:del>
      <w:del w:id="44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is a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rPr>
            <w:b/>
            <w:bCs/>
          </w:rPr>
          <w:delText xml:space="preserve">global minimizer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of</w:delText>
        </w:r>
      </w:del>
      <w:del w:id="447" w:author="PR Preview" w:date="2026-01-01T00:00:00Z">
        <w:r>
          <w:delText xml:space="preserve"> </w:delText>
        </w:r>
      </w:del>
      <m:oMath>
        <m:r>
          <m:t>f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over</w:delText>
        </w:r>
      </w:del>
      <w:del w:id="450" w:author="PR Preview" w:date="2026-01-01T00:00:00Z">
        <w:r>
          <w:delText xml:space="preserve"> </w:delText>
        </w:r>
      </w:del>
      <m:oMath>
        <m:r>
          <m:t>A</m:t>
        </m:r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if</w:delText>
        </w:r>
      </w:del>
      <w:del w:id="4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for all</w:delText>
        </w:r>
      </w:del>
      <w:del w:id="45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457" w:author="PR Preview" w:date="2026-01-01T00:00:00Z">
        <w:r>
          <w:delText xml:space="preserve">.</w:delText>
        </w:r>
      </w:del>
    </w:p>
    <w:p>
      <w:pPr>
        <w:pStyle w:val="BodyText"/>
      </w:pPr>
      <w:del w:id="458" w:author="PR Preview" w:date="2026-01-01T00:00:00Z">
        <w:r>
          <w:rPr>
            <w:i/>
            <w:iCs/>
          </w:rPr>
          <w:delText xml:space="preserve">Remark 5</w:delText>
        </w:r>
      </w:del>
      <w:del w:id="459" w:author="PR Preview" w:date="2026-01-01T00:00:00Z">
        <w:r>
          <w:delText xml:space="preserve"> (Global minimizers form the argmin). </w:delText>
        </w:r>
      </w:del>
      <w:del w:id="460" w:author="PR Preview" w:date="2026-01-01T00:00:00Z">
        <w:r>
          <w:delText xml:space="preserve">The global minimizers of</w:delText>
        </w:r>
      </w:del>
      <w:del w:id="461" w:author="PR Preview" w:date="2026-01-01T00:00:00Z">
        <w:r>
          <w:delText xml:space="preserve"> </w:delText>
        </w:r>
      </w:del>
      <m:oMath>
        <m:r>
          <m:t>f</m:t>
        </m:r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are exactly the elements of</w:delText>
        </w:r>
      </w:del>
      <w:del w:id="464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(</w:delText>
        </w:r>
      </w:del>
      <w:hyperlink w:anchor="def-argmin">
        <w:del w:id="467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468" w:author="PR Preview" w:date="2026-01-01T00:00:00Z">
        <w:r>
          <w:delText xml:space="preserve">).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A function can have more than one global minimizer.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For example,</w:delText>
        </w:r>
      </w:del>
      <w:del w:id="47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on</w:delText>
        </w:r>
      </w:del>
      <w:del w:id="47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satisfies</w:delText>
        </w:r>
      </w:del>
      <w:del w:id="4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for every</w:delText>
        </w:r>
      </w:del>
      <w:del w:id="482" w:author="PR Preview" w:date="2026-01-01T00:00:00Z">
        <w:r>
          <w:delText xml:space="preserve"> </w:delText>
        </w:r>
      </w:del>
      <m:oMath>
        <m:r>
          <m:t>x</m:t>
        </m:r>
      </m:oMath>
      <w:del w:id="483" w:author="PR Preview" w:date="2026-01-01T00:00:00Z">
        <w:r>
          <w:delText xml:space="preserve">,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and</w:delText>
        </w:r>
      </w:del>
      <w:del w:id="4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exactly when</w:delText>
        </w:r>
      </w:del>
      <w:del w:id="48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or</w:delText>
        </w:r>
      </w:del>
      <w:del w:id="49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93" w:author="PR Preview" w:date="2026-01-01T00:00:00Z">
        <w:r>
          <w:delText xml:space="preserve">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so its global minimizers are</w:delText>
        </w:r>
      </w:del>
      <w:del w:id="49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and</w:delText>
        </w:r>
      </w:del>
      <w:del w:id="499" w:author="PR Preview" w:date="2026-01-01T00:00:00Z">
        <w:r>
          <w:delText xml:space="preserve"> </w:delText>
        </w:r>
      </w:del>
      <m:oMath>
        <m:r>
          <m:t>1</m:t>
        </m:r>
      </m:oMath>
      <w:del w:id="500" w:author="PR Preview" w:date="2026-01-01T00:00:00Z">
        <w:r>
          <w:delText xml:space="preserve">,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and</w:delText>
        </w:r>
      </w:del>
      <w:del w:id="503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504" w:author="PR Preview" w:date="2026-01-01T00:00:00Z">
        <w:r>
          <w:delText xml:space="preserve">.</w:delText>
        </w:r>
      </w:del>
    </w:p>
    <w:p>
      <w:pPr>
        <w:pStyle w:val="BodyText"/>
      </w:pPr>
      <w:del w:id="505" w:author="PR Preview" w:date="2026-01-01T00:00:00Z">
        <w:r>
          <w:rPr>
            <w:b/>
            <w:bCs/>
          </w:rPr>
          <w:delText xml:space="preserve">Definition 17 (Local minimizer)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Let</w:delText>
        </w:r>
      </w:del>
      <w:del w:id="50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and let</w:delText>
        </w:r>
      </w:del>
      <w:del w:id="51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be a</w:delText>
        </w:r>
      </w:del>
      <w:del w:id="514" w:author="PR Preview" w:date="2026-01-01T00:00:00Z">
        <w:r>
          <w:delText xml:space="preserve"> </w:delText>
        </w:r>
      </w:del>
      <w:hyperlink r:id="rId55">
        <w:del w:id="51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16" w:author="PR Preview" w:date="2026-01-01T00:00:00Z">
        <w:r>
          <w:delText xml:space="preserve">.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A point</w:delText>
        </w:r>
      </w:del>
      <w:del w:id="51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is a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rPr>
            <w:b/>
            <w:bCs/>
          </w:rPr>
          <w:delText xml:space="preserve">local minimizer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of</w:delText>
        </w:r>
      </w:del>
      <w:del w:id="526" w:author="PR Preview" w:date="2026-01-01T00:00:00Z">
        <w:r>
          <w:delText xml:space="preserve"> </w:delText>
        </w:r>
      </w:del>
      <m:oMath>
        <m:r>
          <m:t>f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if there is a number</w:delText>
        </w:r>
      </w:del>
      <w:del w:id="529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such that</w:delText>
        </w:r>
      </w:del>
      <w:del w:id="5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for all</w:delText>
        </w:r>
      </w:del>
      <w:del w:id="53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with</w:delText>
        </w:r>
      </w:del>
      <w:del w:id="53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539" w:author="PR Preview" w:date="2026-01-01T00:00:00Z">
        <w:r>
          <w:delText xml:space="preserve">,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where</w:delText>
        </w:r>
      </w:del>
      <w:del w:id="5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is the</w:delText>
        </w:r>
      </w:del>
      <w:del w:id="545" w:author="PR Preview" w:date="2026-01-01T00:00:00Z">
        <w:r>
          <w:delText xml:space="preserve"> </w:delText>
        </w:r>
      </w:del>
      <w:hyperlink r:id="rId67">
        <w:del w:id="546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547" w:author="PR Preview" w:date="2026-01-01T00:00:00Z">
        <w:r>
          <w:delText xml:space="preserve">.</w:delText>
        </w:r>
      </w:del>
    </w:p>
    <w:p>
      <w:pPr>
        <w:pStyle w:val="FirstParagraph"/>
      </w:pPr>
      <w:ins w:id="548" w:author="PR Preview" w:date="2026-01-01T00:00:00Z">
        <w:r>
          <w:rPr>
            <w:b/>
            <w:bCs/>
          </w:rPr>
          <w:t xml:space="preserve">Definition 17 (Global minimizer)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Let</w:t>
        </w:r>
      </w:ins>
      <w:ins w:id="5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and let</w:t>
        </w:r>
      </w:ins>
      <w:ins w:id="5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be a</w:t>
        </w:r>
      </w:ins>
      <w:ins w:id="557" w:author="PR Preview" w:date="2026-01-01T00:00:00Z">
        <w:r>
          <w:t xml:space="preserve"> </w:t>
        </w:r>
      </w:ins>
      <w:hyperlink r:id="rId55">
        <w:ins w:id="55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59" w:author="PR Preview" w:date="2026-01-01T00:00:00Z">
        <w:r>
          <w:t xml:space="preserve">.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A point</w:t>
        </w:r>
      </w:ins>
      <w:ins w:id="56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is a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rPr>
            <w:b/>
            <w:bCs/>
          </w:rPr>
          <w:t xml:space="preserve">global minimizer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of</w:t>
        </w:r>
      </w:ins>
      <w:ins w:id="569" w:author="PR Preview" w:date="2026-01-01T00:00:00Z">
        <w:r>
          <w:t xml:space="preserve"> </w:t>
        </w:r>
      </w:ins>
      <m:oMath>
        <m:r>
          <m:t>f</m:t>
        </m:r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over</w:t>
        </w:r>
      </w:ins>
      <w:ins w:id="572" w:author="PR Preview" w:date="2026-01-01T00:00:00Z">
        <w:r>
          <w:t xml:space="preserve"> </w:t>
        </w:r>
      </w:ins>
      <m:oMath>
        <m:r>
          <m:t>A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if</w:t>
        </w:r>
      </w:ins>
      <w:ins w:id="5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for all</w:t>
        </w:r>
      </w:ins>
      <w:ins w:id="5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579" w:author="PR Preview" w:date="2026-01-01T00:00:00Z">
        <w:r>
          <w:t xml:space="preserve">.</w:t>
        </w:r>
      </w:ins>
    </w:p>
    <w:bookmarkEnd w:id="65"/>
    <w:bookmarkStart w:id="66" w:name="rem-global-minimizer-argmin"/>
    <w:p>
      <w:pPr>
        <w:pStyle w:val="BodyText"/>
      </w:pPr>
      <w:ins w:id="580" w:author="PR Preview" w:date="2026-01-01T00:00:00Z">
        <w:r>
          <w:rPr>
            <w:i/>
            <w:iCs/>
          </w:rPr>
          <w:t xml:space="preserve">Remark 5</w:t>
        </w:r>
      </w:ins>
      <w:ins w:id="581" w:author="PR Preview" w:date="2026-01-01T00:00:00Z">
        <w:r>
          <w:t xml:space="preserve"> (Global minimizers form the argmin). </w:t>
        </w:r>
      </w:ins>
      <w:ins w:id="582" w:author="PR Preview" w:date="2026-01-01T00:00:00Z">
        <w:r>
          <w:t xml:space="preserve">The global minimizers of</w:t>
        </w:r>
      </w:ins>
      <w:ins w:id="583" w:author="PR Preview" w:date="2026-01-01T00:00:00Z">
        <w:r>
          <w:t xml:space="preserve"> </w:t>
        </w:r>
      </w:ins>
      <m:oMath>
        <m:r>
          <m:t>f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are exactly the elements of</w:t>
        </w:r>
      </w:ins>
      <w:ins w:id="586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(</w:t>
        </w:r>
      </w:ins>
      <w:hyperlink w:anchor="def-argmin">
        <w:ins w:id="58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90" w:author="PR Preview" w:date="2026-01-01T00:00:00Z">
        <w:r>
          <w:t xml:space="preserve">).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A function can have more than one global minimizer.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For example,</w:t>
        </w:r>
      </w:ins>
      <w:ins w:id="5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on</w:t>
        </w:r>
      </w:ins>
      <w:ins w:id="59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satisfies</w:t>
        </w:r>
      </w:ins>
      <w:ins w:id="6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for every</w:t>
        </w:r>
      </w:ins>
      <w:ins w:id="604" w:author="PR Preview" w:date="2026-01-01T00:00:00Z">
        <w:r>
          <w:t xml:space="preserve"> </w:t>
        </w:r>
      </w:ins>
      <m:oMath>
        <m:r>
          <m:t>x</m:t>
        </m:r>
      </m:oMath>
      <w:ins w:id="605" w:author="PR Preview" w:date="2026-01-01T00:00:00Z">
        <w:r>
          <w:t xml:space="preserve">,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and</w:t>
        </w:r>
      </w:ins>
      <w:ins w:id="6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exactly when</w:t>
        </w:r>
      </w:ins>
      <w:ins w:id="61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or</w:t>
        </w:r>
      </w:ins>
      <w:ins w:id="61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615" w:author="PR Preview" w:date="2026-01-01T00:00:00Z">
        <w:r>
          <w:t xml:space="preserve">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so its global minimizers are</w:t>
        </w:r>
      </w:ins>
      <w:ins w:id="61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and</w:t>
        </w:r>
      </w:ins>
      <w:ins w:id="621" w:author="PR Preview" w:date="2026-01-01T00:00:00Z">
        <w:r>
          <w:t xml:space="preserve"> </w:t>
        </w:r>
      </w:ins>
      <m:oMath>
        <m:r>
          <m:t>1</m:t>
        </m:r>
      </m:oMath>
      <w:ins w:id="622" w:author="PR Preview" w:date="2026-01-01T00:00:00Z">
        <w:r>
          <w:t xml:space="preserve">,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and</w:t>
        </w:r>
      </w:ins>
      <w:ins w:id="625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626" w:author="PR Preview" w:date="2026-01-01T00:00:00Z">
        <w:r>
          <w:t xml:space="preserve">.</w:t>
        </w:r>
      </w:ins>
    </w:p>
    <w:bookmarkEnd w:id="66"/>
    <w:bookmarkStart w:id="68" w:name="def-local-minimizer"/>
    <w:p>
      <w:pPr>
        <w:pStyle w:val="BodyText"/>
      </w:pPr>
      <w:ins w:id="627" w:author="PR Preview" w:date="2026-01-01T00:00:00Z">
        <w:r>
          <w:rPr>
            <w:b/>
            <w:bCs/>
          </w:rPr>
          <w:t xml:space="preserve">Definition 18 (Local minimizer)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Let</w:t>
        </w:r>
      </w:ins>
      <w:ins w:id="63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and let</w:t>
        </w:r>
      </w:ins>
      <w:ins w:id="6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be a</w:t>
        </w:r>
      </w:ins>
      <w:ins w:id="636" w:author="PR Preview" w:date="2026-01-01T00:00:00Z">
        <w:r>
          <w:t xml:space="preserve"> </w:t>
        </w:r>
      </w:ins>
      <w:hyperlink r:id="rId55">
        <w:ins w:id="63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38" w:author="PR Preview" w:date="2026-01-01T00:00:00Z">
        <w:r>
          <w:t xml:space="preserve">.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A point</w:t>
        </w:r>
      </w:ins>
      <w:ins w:id="64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is a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rPr>
            <w:b/>
            <w:bCs/>
          </w:rPr>
          <w:t xml:space="preserve">local minimizer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of</w:t>
        </w:r>
      </w:ins>
      <w:ins w:id="648" w:author="PR Preview" w:date="2026-01-01T00:00:00Z">
        <w:r>
          <w:t xml:space="preserve"> </w:t>
        </w:r>
      </w:ins>
      <m:oMath>
        <m:r>
          <m:t>f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if there is a number</w:t>
        </w:r>
      </w:ins>
      <w:ins w:id="651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such that</w:t>
        </w:r>
      </w:ins>
      <w:ins w:id="6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for all</w:t>
        </w:r>
      </w:ins>
      <w:ins w:id="65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with</w:t>
        </w:r>
      </w:ins>
      <w:ins w:id="66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where</w:t>
        </w:r>
      </w:ins>
      <w:ins w:id="66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is the</w:t>
        </w:r>
      </w:ins>
      <w:ins w:id="667" w:author="PR Preview" w:date="2026-01-01T00:00:00Z">
        <w:r>
          <w:t xml:space="preserve"> </w:t>
        </w:r>
      </w:ins>
      <w:hyperlink r:id="rId67">
        <w:ins w:id="668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669" w:author="PR Preview" w:date="2026-01-01T00:00:00Z">
        <w:r>
          <w:t xml:space="preserve">.</w:t>
        </w:r>
      </w:ins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del w:id="670" w:author="PR Preview" w:date="2026-01-01T00:00:00Z">
        <w:r>
          <w:delText xml:space="preserve">Every global minimizer (</w:delText>
        </w:r>
      </w:del>
      <w:hyperlink w:anchor="def-global-minimizer">
        <w:del w:id="67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672" w:author="PR Preview" w:date="2026-01-01T00:00:00Z">
        <w:r>
          <w:delText xml:space="preserve">) is a local minimizer: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take any</w:delText>
        </w:r>
      </w:del>
      <w:del w:id="675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76" w:author="PR Preview" w:date="2026-01-01T00:00:00Z">
        <w:r>
          <w:delText xml:space="preserve">.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For example,</w:delText>
        </w:r>
      </w:del>
      <w:del w:id="67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is a global minimizer of</w:delText>
        </w:r>
      </w:del>
      <w:del w:id="6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on</w:delText>
        </w:r>
      </w:del>
      <w:del w:id="68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686" w:author="PR Preview" w:date="2026-01-01T00:00:00Z">
        <w:r>
          <w:delText xml:space="preserve">,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so it is also a local minimizer.</w:delText>
        </w:r>
      </w:del>
    </w:p>
    <w:p>
      <w:pPr>
        <w:pStyle w:val="BodyText"/>
      </w:pPr>
      <w:ins w:id="689" w:author="PR Preview" w:date="2026-01-01T00:00:00Z">
        <w:r>
          <w:t xml:space="preserve">Every global minimizer (</w:t>
        </w:r>
      </w:ins>
      <w:hyperlink w:anchor="def-global-minimizer">
        <w:ins w:id="69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691" w:author="PR Preview" w:date="2026-01-01T00:00:00Z">
        <w:r>
          <w:t xml:space="preserve">) is a local minimizer: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take any</w:t>
        </w:r>
      </w:ins>
      <w:ins w:id="694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695" w:author="PR Preview" w:date="2026-01-01T00:00:00Z">
        <w:r>
          <w:t xml:space="preserve">.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For example,</w:t>
        </w:r>
      </w:ins>
      <w:ins w:id="69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is a global minimizer of</w:t>
        </w:r>
      </w:ins>
      <w:ins w:id="7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on</w:t>
        </w:r>
      </w:ins>
      <w:ins w:id="70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05" w:author="PR Preview" w:date="2026-01-01T00:00:00Z">
        <w:r>
          <w:t xml:space="preserve">,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so it is also a local minimizer.</w:t>
        </w:r>
      </w:ins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del w:id="708" w:author="PR Preview" w:date="2026-01-01T00:00:00Z">
        <w:r>
          <w:rPr>
            <w:b/>
            <w:bCs/>
          </w:rPr>
          <w:delText xml:space="preserve">Example 9 (A point that is not a local minimizer)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For</w:delText>
        </w:r>
      </w:del>
      <w:del w:id="71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del w:id="712" w:author="PR Preview" w:date="2026-01-01T00:00:00Z">
        <w:r>
          <w:delText xml:space="preserve">, the point</w:delText>
        </w:r>
      </w:del>
      <w:del w:id="71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is not a local minimizer.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For any</w:delText>
        </w:r>
      </w:del>
      <w:del w:id="718" w:author="PR Preview" w:date="2026-01-01T00:00:00Z">
        <w:r>
          <w:delText xml:space="preserve"> </w:delText>
        </w:r>
      </w:del>
      <m:oMath>
        <m:r>
          <m:t>t</m:t>
        </m:r>
      </m:oMath>
      <w:del w:id="719" w:author="PR Preview" w:date="2026-01-01T00:00:00Z">
        <w:r>
          <w:delText xml:space="preserve">,</w:delText>
        </w:r>
      </w:del>
    </w:p>
    <w:p>
      <w:pPr>
        <w:pStyle w:val="BodyText"/>
      </w:pPr>
      <w:ins w:id="720" w:author="PR Preview" w:date="2026-01-01T00:00:00Z">
        <w:r>
          <w:rPr>
            <w:b/>
            <w:bCs/>
          </w:rPr>
          <w:t xml:space="preserve">Example 10 (A point that is not a local minimizer)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For</w:t>
        </w:r>
      </w:ins>
      <w:ins w:id="72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724" w:author="PR Preview" w:date="2026-01-01T00:00:00Z">
        <w:r>
          <w:t xml:space="preserve">, the point</w:t>
        </w:r>
      </w:ins>
      <w:ins w:id="7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is not a local minimizer.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For any</w:t>
        </w:r>
      </w:ins>
      <w:ins w:id="730" w:author="PR Preview" w:date="2026-01-01T00:00:00Z">
        <w:r>
          <w:t xml:space="preserve"> </w:t>
        </w:r>
      </w:ins>
      <m:oMath>
        <m:r>
          <m:t>t</m:t>
        </m:r>
      </m:oMath>
      <w:ins w:id="73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-functions.qmd#def-empty-set" TargetMode="External"/><Relationship Id="rId55" Type="http://schemas.openxmlformats.org/officeDocument/2006/relationships/hyperlink" Target="sets-functions.qmd#def-function" TargetMode="External"/><Relationship Id="rId57" Type="http://schemas.openxmlformats.org/officeDocument/2006/relationships/hyperlink" Target="sets-functions.qmd#def-image" TargetMode="External"/><Relationship Id="rId51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-functions.qmd#def-empty-set" TargetMode="External"/><Relationship Id="rId55" Type="http://schemas.openxmlformats.org/officeDocument/2006/relationships/hyperlink" Target="sets-functions.qmd#def-function" TargetMode="External"/><Relationship Id="rId57" Type="http://schemas.openxmlformats.org/officeDocument/2006/relationships/hyperlink" Target="sets-functions.qmd#def-image" TargetMode="External"/><Relationship Id="rId51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2026-10-15T20:46:00Z</dcterms:created>
  <dcterms:modified xsi:type="dcterms:W3CDTF">2026-10-15T20:46:00Z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