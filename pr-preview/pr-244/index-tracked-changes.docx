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 for Data Science</w:t>
      </w:r>
    </w:p>
    <w:p>
      <w:pPr>
        <w:pStyle w:val="Date"/>
      </w:pPr>
      <w:del w:id="1" w:author="PR Preview" w:date="2026-01-01T00:00:00Z">
        <w:r>
          <w:delText xml:space="preserve">Last modified: 2026-10-12 01:27:56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16:55:21 (PDT)</w:t>
        </w:r>
      </w:ins>
    </w:p>
    <w:bookmarkStart w:id="23" w:name="welcome"/>
    <w:p>
      <w:pPr>
        <w:pStyle w:val="Heading2"/>
      </w:pPr>
      <w:r>
        <w:t xml:space="preserve">Welcome</w:t>
      </w:r>
    </w:p>
    <w:p>
      <w:pPr>
        <w:pStyle w:val="BlockText"/>
      </w:pPr>
      <w:r>
        <w:t xml:space="preserve">Math is not just a way of calculating numerical answers;</w:t>
      </w:r>
      <w:r>
        <w:t xml:space="preserve"> </w:t>
      </w:r>
      <w:r>
        <w:t xml:space="preserve">it is a way of thinking,</w:t>
      </w:r>
      <w:r>
        <w:t xml:space="preserve"> </w:t>
      </w:r>
      <w:r>
        <w:t xml:space="preserve">using clear definitions for concepts and rigorous logic</w:t>
      </w:r>
      <w:r>
        <w:t xml:space="preserve"> </w:t>
      </w:r>
      <w:r>
        <w:t xml:space="preserve">to organize our thoughts and back up our assertions.</w:t>
      </w:r>
    </w:p>
    <w:p>
      <w:pPr>
        <w:pStyle w:val="FirstParagraph"/>
      </w:pPr>
      <w:r>
        <w:t xml:space="preserve">Cheng (2025)</w:t>
      </w:r>
    </w:p>
    <w:p>
      <w:pPr>
        <w:pStyle w:val="BodyText"/>
      </w:pPr>
      <w:r>
        <w:t xml:space="preserve">These notes collect the mathematics that data science courses assume:</w:t>
      </w:r>
      <w:r>
        <w:t xml:space="preserve"> </w:t>
      </w:r>
      <w:r>
        <w:t xml:space="preserve">mathematical notation, algebra</w:t>
      </w:r>
      <w:r>
        <w:t xml:space="preserve"> </w:t>
      </w:r>
      <w:r>
        <w:t xml:space="preserve">(including exponentials and logarithms),</w:t>
      </w:r>
      <w:r>
        <w:t xml:space="preserve"> </w:t>
      </w:r>
      <w:r>
        <w:t xml:space="preserve">univariate calculus, linear algebra, vector calculus, optimization, and proof writing.</w:t>
      </w:r>
      <w:r>
        <w:t xml:space="preserve"> </w:t>
      </w:r>
      <w:r>
        <w:t xml:space="preserve">Some key results are listed here,</w:t>
      </w:r>
      <w:r>
        <w:t xml:space="preserve"> </w:t>
      </w:r>
      <w:r>
        <w:t xml:space="preserve">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  <w:r>
        <w:t xml:space="preserve">:</w:t>
      </w:r>
      <w:r>
        <w:t xml:space="preserve"> </w:t>
      </w:r>
      <w:r>
        <w:t xml:space="preserve">common symbols, natural numbers, the percent sign,</w:t>
      </w:r>
      <w:r>
        <w:t xml:space="preserve"> </w:t>
      </w:r>
      <w:r>
        <w:t xml:space="preserve">proof symbols, and indicator functions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Sets and Functions</w:t>
        </w:r>
      </w:hyperlink>
      <w:r>
        <w:t xml:space="preserve">:</w:t>
      </w:r>
      <w:r>
        <w:t xml:space="preserve"> </w:t>
      </w:r>
      <w:r>
        <w:t xml:space="preserve">sets, subsets and supersets, the empty set,</w:t>
      </w:r>
      <w:r>
        <w:t xml:space="preserve"> </w:t>
      </w:r>
      <w:r>
        <w:t xml:space="preserve">unions, intersections, and set differences, countable sets,</w:t>
      </w:r>
      <w:r>
        <w:t xml:space="preserve"> </w:t>
      </w:r>
      <w:r>
        <w:t xml:space="preserve">functions with their domains, codomains, and images,</w:t>
      </w:r>
      <w:r>
        <w:t xml:space="preserve"> </w:t>
      </w:r>
      <w:r>
        <w:t xml:space="preserve">and the extended non-negative real numbers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Algebra</w:t>
        </w:r>
      </w:hyperlink>
      <w:r>
        <w:t xml:space="preserve">:</w:t>
      </w:r>
      <w:r>
        <w:t xml:space="preserve"> </w:t>
      </w:r>
      <w:r>
        <w:t xml:space="preserve">equalities and</w:t>
      </w:r>
      <w:r>
        <w:t xml:space="preserve"> </w:t>
      </w:r>
      <w:hyperlink r:id="rId12">
        <w:r>
          <w:rPr>
            <w:rStyle w:val="Hyperlink"/>
          </w:rPr>
          <w:t xml:space="preserve">inequalities</w:t>
        </w:r>
      </w:hyperlink>
      <w:r>
        <w:t xml:space="preserve">, infimum and supremum,</w:t>
      </w:r>
      <w:r>
        <w:t xml:space="preserve"> </w:t>
      </w:r>
      <w:r>
        <w:t xml:space="preserve">sums, products, quotients, exponentials and logarithms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Measures</w:t>
        </w:r>
      </w:hyperlink>
      <w:r>
        <w:t xml:space="preserve">:</w:t>
      </w:r>
      <w:r>
        <w:t xml:space="preserve"> </w:t>
      </w:r>
      <m:oMath>
        <m:r>
          <m:t>σ</m:t>
        </m:r>
      </m:oMath>
      <w:r>
        <w:t xml:space="preserve">-algebras, pairwise disjoint sets, finite and countable additivity,</w:t>
      </w:r>
      <w:r>
        <w:t xml:space="preserve"> </w:t>
      </w:r>
      <w:r>
        <w:t xml:space="preserve">measures, and the counting measure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Calculus</w:t>
        </w:r>
      </w:hyperlink>
      <w:r>
        <w:t xml:space="preserve">:</w:t>
      </w:r>
      <w:r>
        <w:t xml:space="preserve"> </w:t>
      </w:r>
      <w:r>
        <w:t xml:space="preserve">derivative rules, antiderivatives,</w:t>
      </w:r>
      <w:r>
        <w:t xml:space="preserve"> </w:t>
      </w:r>
      <w:r>
        <w:t xml:space="preserve">regularity conditions (the</w:t>
      </w:r>
      <w:r>
        <w:t xml:space="preserve"> </w:t>
      </w:r>
      <w:hyperlink r:id="rId15">
        <w:r>
          <w:rPr>
            <w:rStyle w:val="Hyperlink"/>
          </w:rPr>
          <w:t xml:space="preserve">continuity</w:t>
        </w:r>
      </w:hyperlink>
      <w:r>
        <w:t xml:space="preserve">,</w:t>
      </w:r>
      <w:r>
        <w:t xml:space="preserve"> </w:t>
      </w:r>
      <w:hyperlink r:id="rId16">
        <w:r>
          <w:rPr>
            <w:rStyle w:val="Hyperlink"/>
          </w:rPr>
          <w:t xml:space="preserve">differentiability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7">
        <w:r>
          <w:rPr>
            <w:rStyle w:val="Hyperlink"/>
          </w:rPr>
          <w:t xml:space="preserve">integrability</w:t>
        </w:r>
      </w:hyperlink>
      <w:r>
        <w:t xml:space="preserve"> </w:t>
      </w:r>
      <w:r>
        <w:t xml:space="preserve">that results assume),</w:t>
      </w:r>
      <w:r>
        <w:t xml:space="preserve"> </w:t>
      </w:r>
      <w:r>
        <w:t xml:space="preserve">the Fundamental Theorem of Calculus, and double integrals</w:t>
      </w:r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Linear Algebra</w:t>
        </w:r>
      </w:hyperlink>
      <w:r>
        <w:t xml:space="preserve">:</w:t>
      </w:r>
      <w:r>
        <w:t xml:space="preserve"> </w:t>
      </w:r>
      <w:r>
        <w:t xml:space="preserve">vectors, matrices and their operations, special matrices,</w:t>
      </w:r>
      <w:r>
        <w:t xml:space="preserve"> </w:t>
      </w:r>
      <w:r>
        <w:t xml:space="preserve">quadratic forms, eigendecompositions, definite matrices,</w:t>
      </w:r>
      <w:r>
        <w:t xml:space="preserve"> </w:t>
      </w:r>
      <w:r>
        <w:t xml:space="preserve">determinants, and the design matrix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Vector Calculus</w:t>
        </w:r>
      </w:hyperlink>
      <w:r>
        <w:t xml:space="preserve">:</w:t>
      </w:r>
      <w:r>
        <w:t xml:space="preserve"> </w:t>
      </w:r>
      <w:r>
        <w:t xml:space="preserve">derivatives with respect to vectors and matrices,</w:t>
      </w:r>
      <w:r>
        <w:t xml:space="preserve"> </w:t>
      </w:r>
      <w:r>
        <w:t xml:space="preserve">quadratic forms, and the vector chain rule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Optimization</w:t>
        </w:r>
      </w:hyperlink>
      <w:r>
        <w:t xml:space="preserve">:</w:t>
      </w:r>
      <w:r>
        <w:t xml:space="preserve"> </w:t>
      </w:r>
      <w:r>
        <w:t xml:space="preserve">optimality conditions, Taylor approximations, convexity in several variables,</w:t>
      </w:r>
      <w:r>
        <w:t xml:space="preserve"> </w:t>
      </w:r>
      <w:r>
        <w:t xml:space="preserve">Lagrange multipliers, Newton’s method, and gradient descent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Proof Writing</w:t>
        </w:r>
      </w:hyperlink>
      <w:r>
        <w:t xml:space="preserve">:</w:t>
      </w:r>
      <w:r>
        <w:t xml:space="preserve"> </w:t>
      </w:r>
      <w:r>
        <w:t xml:space="preserve">showing and annotating every step of a</w:t>
      </w:r>
      <w:r>
        <w:t xml:space="preserve"> </w:t>
      </w:r>
      <w:hyperlink r:id="rId22">
        <w:r>
          <w:rPr>
            <w:rStyle w:val="Hyperlink"/>
          </w:rPr>
          <w:t xml:space="preserve">derivation</w:t>
        </w:r>
      </w:hyperlink>
    </w:p>
    <w:bookmarkEnd w:id="23"/>
    <w:bookmarkStart w:id="33" w:name="further-reading"/>
    <w:p>
      <w:pPr>
        <w:pStyle w:val="Heading2"/>
      </w:pPr>
      <w:r>
        <w:t xml:space="preserve">Further reading</w:t>
      </w:r>
    </w:p>
    <w:p>
      <w:pPr>
        <w:pStyle w:val="FirstParagraph"/>
      </w:pPr>
      <w:r>
        <w:t xml:space="preserve">These resources cover related material.</w:t>
      </w:r>
    </w:p>
    <w:p>
      <w:pPr>
        <w:numPr>
          <w:ilvl w:val="0"/>
          <w:numId w:val="1002"/>
        </w:numPr>
      </w:pPr>
      <w:hyperlink r:id="rId24">
        <w:r>
          <w:rPr>
            <w:rStyle w:val="Hyperlink"/>
          </w:rPr>
          <w:t xml:space="preserve">Mathematical Methods in Data Science (MMiDS)</w:t>
        </w:r>
      </w:hyperlink>
      <w:r>
        <w:t xml:space="preserve"> </w:t>
      </w:r>
      <w:r>
        <w:t xml:space="preserve">by Sebastien Roch (University of Wisconsin-Madison),</w:t>
      </w:r>
      <w:r>
        <w:t xml:space="preserve"> </w:t>
      </w:r>
      <w:r>
        <w:t xml:space="preserve">is available online and in print from Cambridge University Press.</w:t>
      </w:r>
      <w:r>
        <w:t xml:space="preserve"> </w:t>
      </w:r>
      <w:r>
        <w:t xml:space="preserve">It grew out of MATH 535, a one-semester advanced undergraduate and master’s course at the University of Wisconsin-Madison.</w:t>
      </w:r>
      <w:r>
        <w:t xml:space="preserve"> </w:t>
      </w:r>
      <w:r>
        <w:t xml:space="preserve">It is written as an invitation to data science and AI for math students,</w:t>
      </w:r>
      <w:r>
        <w:t xml:space="preserve"> </w:t>
      </w:r>
      <w:r>
        <w:t xml:space="preserve">and as a mathematical companion to machine learning, AI, and statistics courses.</w:t>
      </w:r>
      <w:r>
        <w:t xml:space="preserve"> </w:t>
      </w:r>
      <w:r>
        <w:t xml:space="preserve">Its chapters treat least squares,</w:t>
      </w:r>
      <w:r>
        <w:t xml:space="preserve"> </w:t>
      </w:r>
      <w:r>
        <w:t xml:space="preserve">optimization (finding where a function is smallest or largest),</w:t>
      </w:r>
      <w:r>
        <w:t xml:space="preserve"> </w:t>
      </w:r>
      <w:r>
        <w:t xml:space="preserve">the singular value decomposition, spectral graph theory,</w:t>
      </w:r>
      <w:r>
        <w:t xml:space="preserve"> </w:t>
      </w:r>
      <w:r>
        <w:t xml:space="preserve">probabilistic models, random walks on graphs, and neural networks,</w:t>
      </w:r>
      <w:r>
        <w:t xml:space="preserve"> </w:t>
      </w:r>
      <w:r>
        <w:t xml:space="preserve">so they overlap with our linear algebra and vector calculus pages.</w:t>
      </w:r>
    </w:p>
    <w:p>
      <w:pPr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UCLA Biostat 216, Mathematical Methods for Biostatistics</w:t>
        </w:r>
      </w:hyperlink>
      <w:r>
        <w:t xml:space="preserve"> </w:t>
      </w:r>
      <w:r>
        <w:t xml:space="preserve">is a course for first-year biostatistics MS and PhD students at UCLA.</w:t>
      </w:r>
      <w:r>
        <w:t xml:space="preserve"> </w:t>
      </w:r>
      <w:r>
        <w:t xml:space="preserve">As of October 2026, the most recent course site in the organization</w:t>
      </w:r>
      <w:r>
        <w:t xml:space="preserve"> </w:t>
      </w:r>
      <w:r>
        <w:t xml:space="preserve">is the</w:t>
      </w:r>
      <w:r>
        <w:t xml:space="preserve"> </w:t>
      </w:r>
      <w:hyperlink r:id="rId26">
        <w:r>
          <w:rPr>
            <w:rStyle w:val="Hyperlink"/>
          </w:rPr>
          <w:t xml:space="preserve">2024 Fall edition</w:t>
        </w:r>
      </w:hyperlink>
      <w:r>
        <w:t xml:space="preserve">,</w:t>
      </w:r>
      <w:r>
        <w:t xml:space="preserve"> </w:t>
      </w:r>
      <w:r>
        <w:t xml:space="preserve">taught by Hua Zhou.</w:t>
      </w:r>
      <w:r>
        <w:t xml:space="preserve"> </w:t>
      </w:r>
      <w:r>
        <w:t xml:space="preserve">Its</w:t>
      </w:r>
      <w:r>
        <w:t xml:space="preserve"> </w:t>
      </w:r>
      <w:hyperlink r:id="rId27">
        <w:r>
          <w:rPr>
            <w:rStyle w:val="Hyperlink"/>
          </w:rPr>
          <w:t xml:space="preserve">schedule</w:t>
        </w:r>
      </w:hyperlink>
      <w:r>
        <w:t xml:space="preserve"> </w:t>
      </w:r>
      <w:r>
        <w:t xml:space="preserve">links slides on vectors, matrices, vector spaces, rank, orthogonal projection,</w:t>
      </w:r>
      <w:r>
        <w:t xml:space="preserve"> </w:t>
      </w:r>
      <w:r>
        <w:t xml:space="preserve">matrix inverses, least squares, determinants, eigendecompositions,</w:t>
      </w:r>
      <w:r>
        <w:t xml:space="preserve"> </w:t>
      </w:r>
      <w:r>
        <w:t xml:space="preserve">positive (semi)definite matrices, the SVD, and multivariate calculus and optimization.</w:t>
      </w:r>
      <w:r>
        <w:t xml:space="preserve"> </w:t>
      </w:r>
      <w:r>
        <w:t xml:space="preserve">Those topics overlap with our</w:t>
      </w:r>
      <w:r>
        <w:t xml:space="preserve"> </w:t>
      </w:r>
      <w:hyperlink r:id="rId1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</w:p>
    <w:p>
      <w:pPr>
        <w:numPr>
          <w:ilvl w:val="0"/>
          <w:numId w:val="1002"/>
        </w:numPr>
      </w:pPr>
      <w:hyperlink r:id="rId28">
        <w:r>
          <w:rPr>
            <w:rStyle w:val="Hyperlink"/>
          </w:rPr>
          <w:t xml:space="preserve">Calculus for Machine Learning</w:t>
        </w:r>
      </w:hyperlink>
      <w:r>
        <w:t xml:space="preserve"> </w:t>
      </w:r>
      <w:r>
        <w:t xml:space="preserve">is a YouTube playlist by Jon Krohn (56 videos as of October 2026),</w:t>
      </w:r>
      <w:r>
        <w:t xml:space="preserve"> </w:t>
      </w:r>
      <w:r>
        <w:t xml:space="preserve">taken from his Machine Learning Foundations series.</w:t>
      </w:r>
      <w:r>
        <w:t xml:space="preserve"> </w:t>
      </w:r>
      <w:r>
        <w:t xml:space="preserve">It includes limits, derivative rules, partial derivatives, and integrals,</w:t>
      </w:r>
      <w:r>
        <w:t xml:space="preserve"> </w:t>
      </w:r>
      <w:r>
        <w:t xml:space="preserve">so it overlaps with our</w:t>
      </w:r>
      <w:r>
        <w:t xml:space="preserve"> </w:t>
      </w:r>
      <w:hyperlink r:id="rId14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Those pages link the individual videos in the sections they match.</w:t>
      </w:r>
    </w:p>
    <w:p>
      <w:pPr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3Blue1Brown playlists</w:t>
        </w:r>
      </w:hyperlink>
      <w:r>
        <w:t xml:space="preserve"> </w:t>
      </w:r>
      <w:r>
        <w:t xml:space="preserve">by Grant Sanderson produce animated visual explanations of core mathematical concepts.</w:t>
      </w:r>
      <w:r>
        <w:t xml:space="preserve"> </w:t>
      </w:r>
      <w:r>
        <w:t xml:space="preserve">Recommended playlists include:</w:t>
      </w:r>
    </w:p>
    <w:p>
      <w:pPr>
        <w:pStyle w:val="Compact"/>
        <w:numPr>
          <w:ilvl w:val="1"/>
          <w:numId w:val="1003"/>
        </w:numPr>
      </w:pPr>
      <w:hyperlink r:id="rId30">
        <w:r>
          <w:rPr>
            <w:rStyle w:val="Hyperlink"/>
          </w:rPr>
          <w:t xml:space="preserve">Essence of Linear Algebra</w:t>
        </w:r>
      </w:hyperlink>
      <w:r>
        <w:t xml:space="preserve"> </w:t>
      </w:r>
      <w:r>
        <w:t xml:space="preserve">covers vectors, linear combinations, linear transformations, matrix multiplication, determinants, inverse matrices, dot and cross products, change of basis, and eigenvectors and eigenvalues, overlapping with our</w:t>
      </w:r>
      <w:r>
        <w:t xml:space="preserve"> </w:t>
      </w:r>
      <w:hyperlink r:id="rId1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3"/>
        </w:numPr>
      </w:pPr>
      <w:hyperlink r:id="rId31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covers limits, derivatives, product and chain rules, implicit differentiation, integration, and Taylor series, overlapping with our</w:t>
      </w:r>
      <w:r>
        <w:t xml:space="preserve"> </w:t>
      </w:r>
      <w:hyperlink r:id="rId14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3"/>
        </w:numPr>
      </w:pPr>
      <w:hyperlink r:id="rId32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covers gradient descent and backpropagation calculus, visualizing multivariable optimization in connection with our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0">
        <w:r>
          <w:rPr>
            <w:rStyle w:val="Hyperlink"/>
          </w:rPr>
          <w:t xml:space="preserve">optimization</w:t>
        </w:r>
      </w:hyperlink>
      <w:r>
        <w:t xml:space="preserve"> </w:t>
      </w:r>
      <w:r>
        <w:t xml:space="preserve">pages.</w:t>
      </w:r>
    </w:p>
    <w:bookmarkEnd w:id="33"/>
    <w:bookmarkStart w:id="34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mds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mds/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mds/_notation.qmd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mds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Each page is a thin wrapper around one or more fragments: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63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Fragment(s) to include</w:t>
            </w:r>
          </w:p>
        </w:tc>
      </w:tr>
      <w:tr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Notation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mds/_notation.qmd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Sets and 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mds/_sets-functions.qmd</w:t>
            </w:r>
          </w:p>
        </w:tc>
      </w:tr>
      <w:tr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mds/_algebra.qmd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Measures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mds/_measures.qmd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mds/_calc-derivatives.qmd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mds/_calc-integrals.qmd</w:t>
            </w:r>
            <w:r>
              <w:t xml:space="preserve">, and the double-integral subfiles</w:t>
            </w:r>
            <w:r>
              <w:t xml:space="preserve"> </w:t>
            </w:r>
            <w:r>
              <w:rPr>
                <w:rStyle w:val="VerbatimChar"/>
              </w:rPr>
              <w:t xml:space="preserve">mds/_subfiles/_*fubini*.qmd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Linear 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mds/_subfiles/_sec_linear_algebra.qmd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Vector 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mds/_subfiles/_sec_vector_calc.qmd</w:t>
            </w:r>
          </w:p>
        </w:tc>
      </w:tr>
      <w:tr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</w:rPr>
                <w:t xml:space="preserve">Optimization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mds/_subfiles/_sec_optimization.qmd</w:t>
            </w:r>
          </w:p>
        </w:tc>
      </w:tr>
      <w:tr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Proof Writing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mds/_proof-writing.qmd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_notation.qmd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_sets-functions.qmd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_algebra.qmd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_measures.qmd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_subfiles/_sec_linear_algebra.qmd</w:t>
      </w:r>
      <w:r>
        <w:t xml:space="preserve"> </w:t>
      </w:r>
      <w:r>
        <w:t xml:space="preserve">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themselves;</w:t>
      </w:r>
      <w:r>
        <w:t xml:space="preserve"> </w:t>
      </w:r>
      <w:r>
        <w:t xml:space="preserve">a host page that includes any of the other fragments</w:t>
      </w:r>
      <w:r>
        <w:t xml:space="preserve"> </w:t>
      </w:r>
      <w:r>
        <w:t xml:space="preserve">must 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first,</w:t>
      </w:r>
      <w:r>
        <w:t xml:space="preserve"> </w:t>
      </w:r>
      <w:r>
        <w:t xml:space="preserve">as the pages of this site do.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[text](notation.qmd#id)</w:t>
      </w:r>
      <w:r>
        <w:t xml:space="preserve">.</w:t>
      </w:r>
    </w:p>
    <w:bookmarkEnd w:id="34"/>
    <w:bookmarkStart w:id="38" w:name="references"/>
    <w:p>
      <w:pPr>
        <w:pStyle w:val="Heading2"/>
      </w:pPr>
      <w:r>
        <w:t xml:space="preserve">References</w:t>
      </w:r>
    </w:p>
    <w:bookmarkStart w:id="37" w:name="refs"/>
    <w:bookmarkStart w:id="36" w:name="ref-cheng2025math"/>
    <w:p>
      <w:pPr>
        <w:pStyle w:val="Bibliography"/>
      </w:pPr>
      <w:r>
        <w:t xml:space="preserve">Cheng, Eugenia. 2025.</w:t>
      </w:r>
      <w:r>
        <w:t xml:space="preserve"> </w:t>
      </w:r>
      <w:r>
        <w:t xml:space="preserve">“Opinion | How Math Turned Me from a</w:t>
      </w:r>
      <w:r>
        <w:t xml:space="preserve"> </w:t>
      </w:r>
      <w:r>
        <w:t xml:space="preserve">D.E.I.</w:t>
      </w:r>
      <w:r>
        <w:t xml:space="preserve"> </w:t>
      </w:r>
      <w:r>
        <w:t xml:space="preserve">Skeptic to a Supporter.”</w:t>
      </w:r>
      <w:r>
        <w:t xml:space="preserve"> </w:t>
      </w:r>
      <w:r>
        <w:rPr>
          <w:i/>
          <w:iCs/>
        </w:rPr>
        <w:t xml:space="preserve">The New York Times</w:t>
      </w:r>
      <w:r>
        <w:t xml:space="preserve">.</w:t>
      </w:r>
      <w:r>
        <w:t xml:space="preserve"> </w:t>
      </w:r>
      <w:hyperlink r:id="rId35">
        <w:r>
          <w:rPr>
            <w:rStyle w:val="Hyperlink"/>
          </w:rPr>
          <w:t xml:space="preserve">https://www.nytimes.com/2025/09/05/opinion/math-dei.html</w:t>
        </w:r>
      </w:hyperlink>
      <w:r>
        <w:t xml:space="preserve">.</w: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hyperlink" Target="algebra.qmd" TargetMode="External"/><Relationship Id="rId16" Type="http://schemas.openxmlformats.org/officeDocument/2006/relationships/hyperlink" Target="calculus-derivatives.html#def-differentiable" TargetMode="External"/><Relationship Id="rId15" Type="http://schemas.openxmlformats.org/officeDocument/2006/relationships/hyperlink" Target="calculus-integration.html#def-continuous" TargetMode="External"/><Relationship Id="rId17" Type="http://schemas.openxmlformats.org/officeDocument/2006/relationships/hyperlink" Target="calculus-integration.html#def-integrable" TargetMode="External"/><Relationship Id="rId14" Type="http://schemas.openxmlformats.org/officeDocument/2006/relationships/hyperlink" Target="calculus.qmd" TargetMode="External"/><Relationship Id="rId25" Type="http://schemas.openxmlformats.org/officeDocument/2006/relationships/hyperlink" Target="https://github.com/ucla-biostat-216" TargetMode="External"/><Relationship Id="rId24" Type="http://schemas.openxmlformats.org/officeDocument/2006/relationships/hyperlink" Target="https://mmids-textbook.github.io/index.html" TargetMode="External"/><Relationship Id="rId26" Type="http://schemas.openxmlformats.org/officeDocument/2006/relationships/hyperlink" Target="https://ucla-biostat-216.github.io/2024fall/" TargetMode="External"/><Relationship Id="rId27" Type="http://schemas.openxmlformats.org/officeDocument/2006/relationships/hyperlink" Target="https://ucla-biostat-216.github.io/2024fall/schedule/schedule.html" TargetMode="External"/><Relationship Id="rId35" Type="http://schemas.openxmlformats.org/officeDocument/2006/relationships/hyperlink" Target="https://www.nytimes.com/2025/09/05/opinion/math-dei.html" TargetMode="External"/><Relationship Id="rId29" Type="http://schemas.openxmlformats.org/officeDocument/2006/relationships/hyperlink" Target="https://www.youtube.com/@3blue1brown/playlists" TargetMode="External"/><Relationship Id="rId28" Type="http://schemas.openxmlformats.org/officeDocument/2006/relationships/hyperlink" Target="https://www.youtube.com/playlist?list=PLRDl2inPrWQVu2OvnTvtkRpJ-wz-URMJx" TargetMode="External"/><Relationship Id="rId31" Type="http://schemas.openxmlformats.org/officeDocument/2006/relationships/hyperlink" Target="https://www.youtube.com/playlist?list=PLZHQObOWTQDMsr9K-rj53DwVRMYO3t5Yr" TargetMode="External"/><Relationship Id="rId32" Type="http://schemas.openxmlformats.org/officeDocument/2006/relationships/hyperlink" Target="https://www.youtube.com/playlist?list=PLZHQObOWTQDNU6R1_67000Dx_ZCJB-3pi" TargetMode="External"/><Relationship Id="rId30" Type="http://schemas.openxmlformats.org/officeDocument/2006/relationships/hyperlink" Target="https://www.youtube.com/playlist?list=PLZHQObOWTQDPD3MizzM2xVFitgF8hE_ab" TargetMode="External"/><Relationship Id="rId18" Type="http://schemas.openxmlformats.org/officeDocument/2006/relationships/hyperlink" Target="linear-algebra.qmd" TargetMode="External"/><Relationship Id="rId13" Type="http://schemas.openxmlformats.org/officeDocument/2006/relationships/hyperlink" Target="measures.qmd" TargetMode="External"/><Relationship Id="rId9" Type="http://schemas.openxmlformats.org/officeDocument/2006/relationships/hyperlink" Target="notation.qmd" TargetMode="External"/><Relationship Id="rId22" Type="http://schemas.openxmlformats.org/officeDocument/2006/relationships/hyperlink" Target="notation.qmd#def-derivation" TargetMode="External"/><Relationship Id="rId12" Type="http://schemas.openxmlformats.org/officeDocument/2006/relationships/hyperlink" Target="notation.qmd#def-inequality" TargetMode="External"/><Relationship Id="rId20" Type="http://schemas.openxmlformats.org/officeDocument/2006/relationships/hyperlink" Target="optimization.qmd" TargetMode="External"/><Relationship Id="rId21" Type="http://schemas.openxmlformats.org/officeDocument/2006/relationships/hyperlink" Target="proof-writing.qmd" TargetMode="External"/><Relationship Id="rId10" Type="http://schemas.openxmlformats.org/officeDocument/2006/relationships/hyperlink" Target="sets-functions.qmd" TargetMode="External"/><Relationship Id="rId19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algebra.qmd" TargetMode="External"/><Relationship Id="rId16" Type="http://schemas.openxmlformats.org/officeDocument/2006/relationships/hyperlink" Target="calculus-derivatives.html#def-differentiable" TargetMode="External"/><Relationship Id="rId15" Type="http://schemas.openxmlformats.org/officeDocument/2006/relationships/hyperlink" Target="calculus-integration.html#def-continuous" TargetMode="External"/><Relationship Id="rId17" Type="http://schemas.openxmlformats.org/officeDocument/2006/relationships/hyperlink" Target="calculus-integration.html#def-integrable" TargetMode="External"/><Relationship Id="rId14" Type="http://schemas.openxmlformats.org/officeDocument/2006/relationships/hyperlink" Target="calculus.qmd" TargetMode="External"/><Relationship Id="rId25" Type="http://schemas.openxmlformats.org/officeDocument/2006/relationships/hyperlink" Target="https://github.com/ucla-biostat-216" TargetMode="External"/><Relationship Id="rId24" Type="http://schemas.openxmlformats.org/officeDocument/2006/relationships/hyperlink" Target="https://mmids-textbook.github.io/index.html" TargetMode="External"/><Relationship Id="rId26" Type="http://schemas.openxmlformats.org/officeDocument/2006/relationships/hyperlink" Target="https://ucla-biostat-216.github.io/2024fall/" TargetMode="External"/><Relationship Id="rId27" Type="http://schemas.openxmlformats.org/officeDocument/2006/relationships/hyperlink" Target="https://ucla-biostat-216.github.io/2024fall/schedule/schedule.html" TargetMode="External"/><Relationship Id="rId35" Type="http://schemas.openxmlformats.org/officeDocument/2006/relationships/hyperlink" Target="https://www.nytimes.com/2025/09/05/opinion/math-dei.html" TargetMode="External"/><Relationship Id="rId29" Type="http://schemas.openxmlformats.org/officeDocument/2006/relationships/hyperlink" Target="https://www.youtube.com/@3blue1brown/playlists" TargetMode="External"/><Relationship Id="rId28" Type="http://schemas.openxmlformats.org/officeDocument/2006/relationships/hyperlink" Target="https://www.youtube.com/playlist?list=PLRDl2inPrWQVu2OvnTvtkRpJ-wz-URMJx" TargetMode="External"/><Relationship Id="rId31" Type="http://schemas.openxmlformats.org/officeDocument/2006/relationships/hyperlink" Target="https://www.youtube.com/playlist?list=PLZHQObOWTQDMsr9K-rj53DwVRMYO3t5Yr" TargetMode="External"/><Relationship Id="rId32" Type="http://schemas.openxmlformats.org/officeDocument/2006/relationships/hyperlink" Target="https://www.youtube.com/playlist?list=PLZHQObOWTQDNU6R1_67000Dx_ZCJB-3pi" TargetMode="External"/><Relationship Id="rId30" Type="http://schemas.openxmlformats.org/officeDocument/2006/relationships/hyperlink" Target="https://www.youtube.com/playlist?list=PLZHQObOWTQDPD3MizzM2xVFitgF8hE_ab" TargetMode="External"/><Relationship Id="rId18" Type="http://schemas.openxmlformats.org/officeDocument/2006/relationships/hyperlink" Target="linear-algebra.qmd" TargetMode="External"/><Relationship Id="rId13" Type="http://schemas.openxmlformats.org/officeDocument/2006/relationships/hyperlink" Target="measures.qmd" TargetMode="External"/><Relationship Id="rId9" Type="http://schemas.openxmlformats.org/officeDocument/2006/relationships/hyperlink" Target="notation.qmd" TargetMode="External"/><Relationship Id="rId22" Type="http://schemas.openxmlformats.org/officeDocument/2006/relationships/hyperlink" Target="notation.qmd#def-derivation" TargetMode="External"/><Relationship Id="rId12" Type="http://schemas.openxmlformats.org/officeDocument/2006/relationships/hyperlink" Target="notation.qmd#def-inequality" TargetMode="External"/><Relationship Id="rId20" Type="http://schemas.openxmlformats.org/officeDocument/2006/relationships/hyperlink" Target="optimization.qmd" TargetMode="External"/><Relationship Id="rId21" Type="http://schemas.openxmlformats.org/officeDocument/2006/relationships/hyperlink" Target="proof-writing.qmd" TargetMode="External"/><Relationship Id="rId10" Type="http://schemas.openxmlformats.org/officeDocument/2006/relationships/hyperlink" Target="sets-functions.qmd" TargetMode="External"/><Relationship Id="rId19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for Data Science</dc:title>
  <dc:creator/>
  <cp:keywords/>
  <dcterms:created xsi:type="dcterms:W3CDTF">2026-10-13T00:16:47Z</dcterms:created>
  <dcterms:modified xsi:type="dcterms:W3CDTF">2026-10-13T00:16:47Z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16:55:21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