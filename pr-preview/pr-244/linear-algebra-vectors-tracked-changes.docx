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Vectors</w:t>
      </w:r>
    </w:p>
    <w:p>
      <w:pPr>
        <w:pStyle w:val="Date"/>
      </w:pPr>
      <w:del w:id="1" w:author="PR Preview" w:date="2026-01-01T00:00:00Z">
        <w:r>
          <w:delText xml:space="preserve">Last modified: 2026-10-12 01:27:56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16:55:21 (PDT)</w:t>
        </w:r>
      </w:ins>
    </w:p>
    <w:bookmarkStart w:id="86" w:name="vectors"/>
    <w:p>
      <w:pPr>
        <w:pStyle w:val="Heading2"/>
      </w:pPr>
      <w:r>
        <w:t xml:space="preserve">1 Vectors</w:t>
      </w:r>
    </w:p>
    <w:bookmarkStart w:id="9" w:name="exr-list-as-vector"/>
    <w:p>
      <w:pPr>
        <w:pStyle w:val="FirstParagraph"/>
      </w:pPr>
      <w:r>
        <w:rPr>
          <w:b/>
          <w:bCs/>
        </w:rPr>
        <w:t xml:space="preserve">Exercise 1 (Store a data point as one object)</w:t>
      </w:r>
      <w:r>
        <w:t xml:space="preserve"> </w:t>
      </w:r>
      <w:r>
        <w:t xml:space="preserve">A house has a floor area of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square meters,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bedrooms,</w:t>
      </w:r>
      <w:r>
        <w:t xml:space="preserve"> </w:t>
      </w:r>
      <w:r>
        <w:t xml:space="preserve">and an age of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years.</w:t>
      </w:r>
    </w:p>
    <w:p>
      <w:pPr>
        <w:pStyle w:val="Compact"/>
        <w:numPr>
          <w:ilvl w:val="0"/>
          <w:numId w:val="1001"/>
        </w:numPr>
      </w:pPr>
      <w:r>
        <w:t xml:space="preserve">Write these three numbers as a single vertical list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in the order given,</w:t>
      </w:r>
      <w:r>
        <w:t xml:space="preserve"> </w:t>
      </w:r>
      <w:r>
        <w:t xml:space="preserve">and call its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What is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Does 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same house?</w:t>
      </w:r>
    </w:p>
    <w:bookmarkEnd w:id="9"/>
    <w:bookmarkStart w:id="10" w:name="sol-list-as-vector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Stacking the three numbers in order gives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120</m:t>
                    </m:r>
                  </m:e>
                </m:m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15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 the number of bedrooms.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would describe a house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square meters of floor area and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bedrooms.</w:t>
      </w:r>
      <w:r>
        <w:t xml:space="preserve"> </w:t>
      </w:r>
      <w:r>
        <w:t xml:space="preserve">An entry’s position says what it measures,</w:t>
      </w:r>
      <w:r>
        <w:t xml:space="preserve"> </w:t>
      </w:r>
      <w:r>
        <w:t xml:space="preserve">so the order of the entries matters.</w:t>
      </w:r>
    </w:p>
    <w:bookmarkEnd w:id="10"/>
    <w:bookmarkStart w:id="11" w:name="def-column-vector"/>
    <w:p>
      <w:pPr>
        <w:pStyle w:val="FirstParagraph"/>
      </w:pPr>
      <w:r>
        <w:rPr>
          <w:b/>
          <w:bCs/>
        </w:rPr>
        <w:t xml:space="preserve">Definition 1 (Column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column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an ordered list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written vertically: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11"/>
    <w:bookmarkStart w:id="12" w:name="rem-column-vector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(Vectors are columns by default). </w:t>
      </w:r>
      <w:r>
        <w:t xml:space="preserve">In these notes, as in most statistics textbooks,</w:t>
      </w:r>
      <w:r>
        <w:t xml:space="preserve"> </w:t>
      </w:r>
      <w:r>
        <w:t xml:space="preserve">a vector is a column vector unless stated otherwise.</w:t>
      </w:r>
      <w:r>
        <w:t xml:space="preserve"> </w:t>
      </w:r>
      <w:r>
        <w:t xml:space="preserve">A vector written inline as a list in parentheses is still a column vector: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2"/>
    <w:bookmarkStart w:id="15" w:name="def-real-coordinate-space"/>
    <w:p>
      <w:pPr>
        <w:pStyle w:val="FirstParagraph"/>
      </w:pPr>
      <w:r>
        <w:rPr>
          <w:b/>
          <w:bCs/>
        </w:rPr>
        <w:t xml:space="preserve">Definition 2 (The set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 a positive</w:t>
      </w:r>
      <w:r>
        <w:t xml:space="preserve"> </w:t>
      </w:r>
      <w:hyperlink r:id="rId13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</w:t>
      </w:r>
      <w:r>
        <w:t xml:space="preserve"> </w:t>
      </w:r>
      <w:hyperlink w:anchor="def-column-vector">
        <w:r>
          <w:rPr>
            <w:rStyle w:val="Hyperlink"/>
          </w:rPr>
          <w:t xml:space="preserve">column vectors</w:t>
        </w:r>
      </w:hyperlink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whose entries are</w:t>
      </w:r>
      <w:r>
        <w:t xml:space="preserve"> </w:t>
      </w:r>
      <w:hyperlink r:id="rId14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5"/>
    <w:bookmarkStart w:id="16" w:name="rem-real-coordinate-space-notation"/>
    <w:p>
      <w:pPr>
        <w:pStyle w:val="BodyText"/>
      </w:pPr>
      <w:r>
        <w:rPr>
          <w:i/>
          <w:iCs/>
        </w:rPr>
        <w:t xml:space="preserve">Remark 2</w:t>
      </w:r>
      <w:r>
        <w:t xml:space="preserve"> (Reading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 </w:t>
      </w:r>
      <w:r>
        <w:t xml:space="preserve">Writing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says, in one symbol,</w:t>
      </w:r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column vector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real entries.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 it has only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entries;</w:t>
      </w:r>
      <w:r>
        <w:t xml:space="preserve"> </w:t>
      </w:r>
      <w:r>
        <w:t xml:space="preserve">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list-as-vector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6"/>
    <w:bookmarkStart w:id="17" w:name="def-scalar"/>
    <w:p>
      <w:pPr>
        <w:pStyle w:val="BodyText"/>
      </w:pPr>
      <w:r>
        <w:rPr>
          <w:b/>
          <w:bCs/>
        </w:rPr>
        <w:t xml:space="preserve">Definition 3 (Scalar)</w:t>
      </w:r>
      <w:r>
        <w:t xml:space="preserve"> </w:t>
      </w:r>
      <w:r>
        <w:t xml:space="preserve">In linear algebra, a</w:t>
      </w:r>
      <w:r>
        <w:t xml:space="preserve"> </w:t>
      </w:r>
      <w:r>
        <w:rPr>
          <w:b/>
          <w:bCs/>
        </w:rPr>
        <w:t xml:space="preserve">scalar</w:t>
      </w:r>
      <w:r>
        <w:t xml:space="preserve"> </w:t>
      </w:r>
      <w:r>
        <w:t xml:space="preserve">is a single</w:t>
      </w:r>
      <w:r>
        <w:t xml:space="preserve"> </w:t>
      </w:r>
      <w:hyperlink r:id="rId14">
        <w:r>
          <w:rPr>
            <w:rStyle w:val="Hyperlink"/>
          </w:rPr>
          <w:t xml:space="preserve">real number</w:t>
        </w:r>
      </w:hyperlink>
      <w:r>
        <w:t xml:space="preserve">,</w:t>
      </w:r>
      <w:r>
        <w:t xml:space="preserve"> </w:t>
      </w:r>
      <w:r>
        <w:t xml:space="preserve">as opposed to a vector or a matrix, which holds several numbers.</w:t>
      </w:r>
    </w:p>
    <w:bookmarkEnd w:id="17"/>
    <w:bookmarkStart w:id="18" w:name="exm-scalar"/>
    <w:p>
      <w:pPr>
        <w:pStyle w:val="BodyText"/>
      </w:pPr>
      <w:r>
        <w:rPr>
          <w:b/>
          <w:bCs/>
        </w:rPr>
        <w:t xml:space="preserve">Example 1 (Scalars and a vector)</w:t>
      </w:r>
      <w:r>
        <w:t xml:space="preserve"> </w:t>
      </w:r>
      <w:r>
        <w:t xml:space="preserve">The numbers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0.2</m:t>
        </m:r>
      </m:oMath>
      <w:r>
        <w:t xml:space="preserve"> </w:t>
      </w:r>
      <w:r>
        <w:t xml:space="preserve">are scalars.</w:t>
      </w:r>
      <w:r>
        <w:t xml:space="preserve"> </w:t>
      </w:r>
      <w:r>
        <w:t xml:space="preserve">The column vector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scalar:</w:t>
      </w:r>
      <w:r>
        <w:t xml:space="preserve"> </w:t>
      </w:r>
      <w:r>
        <w:t xml:space="preserve">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entries, so 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each of its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 is a scalar.</w:t>
      </w:r>
    </w:p>
    <w:bookmarkEnd w:id="18"/>
    <w:bookmarkStart w:id="20" w:name="def-real-vector-valued"/>
    <w:p>
      <w:pPr>
        <w:pStyle w:val="BodyText"/>
      </w:pPr>
      <w:r>
        <w:rPr>
          <w:b/>
          <w:bCs/>
        </w:rPr>
        <w:t xml:space="preserve">Definition 4 (Real-valued (scalar-valued) and vector-valued functions)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whose values are numbers,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real-valued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scalar-valued</w:t>
      </w:r>
      <w:r>
        <w:t xml:space="preserve">, since its values are</w:t>
      </w:r>
      <w:r>
        <w:t xml:space="preserve"> </w:t>
      </w:r>
      <w:hyperlink w:anchor="def-scalar">
        <w:r>
          <w:rPr>
            <w:rStyle w:val="Hyperlink"/>
          </w:rPr>
          <w:t xml:space="preserve">scalars</w:t>
        </w:r>
      </w:hyperlink>
      <w:r>
        <w:t xml:space="preserve">).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whose values are vectors 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vector-valued</w:t>
      </w:r>
      <w:r>
        <w:t xml:space="preserve">.</w:t>
      </w:r>
    </w:p>
    <w:bookmarkEnd w:id="20"/>
    <w:bookmarkStart w:id="21" w:name="exm-real-vector-valued"/>
    <w:p>
      <w:pPr>
        <w:pStyle w:val="BodyText"/>
      </w:pPr>
      <w:r>
        <w:rPr>
          <w:b/>
          <w:bCs/>
        </w:rPr>
        <w:t xml:space="preserve">Example 2 (A real-valued and a vector-valued function)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real-valued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vector-valued: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=</m:t>
          </m:r>
          <m:r>
            <m:t>7</m:t>
          </m:r>
          <m:r>
            <m:rPr>
              <m:sty m:val="p"/>
            </m:rPr>
            <m:t>,</m:t>
          </m:r>
          <m:r>
            <m:t>  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e>
                </m:m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7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bookmarkEnd w:id="21"/>
    <w:bookmarkStart w:id="23" w:name="def-transpose"/>
    <w:p>
      <w:pPr>
        <w:pStyle w:val="FirstParagraph"/>
      </w:pPr>
      <w:r>
        <w:rPr>
          <w:b/>
          <w:bCs/>
        </w:rPr>
        <w:t xml:space="preserve">Definition 5 (Transpose)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 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row vector</w:t>
      </w:r>
      <w:r>
        <w:t xml:space="preserve"> </w:t>
      </w:r>
      <w:r>
        <w:t xml:space="preserve">with the same</w:t>
      </w:r>
      <w:r>
        <w:t xml:space="preserve"> </w:t>
      </w:r>
      <w:hyperlink r:id="rId22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entries, written horizontally: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≡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≡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]</m:t>
          </m:r>
        </m:oMath>
      </m:oMathPara>
    </w:p>
    <w:bookmarkEnd w:id="23"/>
    <w:bookmarkStart w:id="24" w:name="exm-transpose-column-vector"/>
    <w:p>
      <w:pPr>
        <w:pStyle w:val="FirstParagraph"/>
      </w:pPr>
      <w:r>
        <w:rPr>
          <w:b/>
          <w:bCs/>
        </w:rPr>
        <w:t xml:space="preserve">Example 3 (Transposing a column vector)</w:t>
      </w:r>
      <w:r>
        <w:t xml:space="preserve"> </w:t>
      </w:r>
      <w:r>
        <w:t xml:space="preserve">The transpose of the column vector with entries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the row vector with the same entries: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2</m:t>
          </m:r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 </m:t>
          </m:r>
          <m:r>
            <m:t>5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24"/>
    <w:bookmarkStart w:id="25" w:name="def-vector-addition"/>
    <w:p>
      <w:pPr>
        <w:pStyle w:val="FirstParagraph"/>
      </w:pPr>
      <w:r>
        <w:rPr>
          <w:b/>
          <w:bCs/>
        </w:rPr>
        <w:t xml:space="preserve">Definition 6 (Vector addition)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obtained by adding entry by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y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</m:oMath>
      </m:oMathPara>
    </w:p>
    <w:bookmarkEnd w:id="25"/>
    <w:bookmarkStart w:id="26" w:name="exm-vector-addition"/>
    <w:p>
      <w:pPr>
        <w:pStyle w:val="FirstParagraph"/>
      </w:pPr>
      <w:r>
        <w:rPr>
          <w:b/>
          <w:bCs/>
        </w:rPr>
        <w:t xml:space="preserve">Example 4 (Adding two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6"/>
    <w:bookmarkStart w:id="28" w:name="def-dot-product"/>
    <w:p>
      <w:pPr>
        <w:pStyle w:val="FirstParagraph"/>
      </w:pPr>
      <w:r>
        <w:rPr>
          <w:b/>
          <w:bCs/>
        </w:rPr>
        <w:t xml:space="preserve">Definition 7 (Dot product)</w:t>
      </w:r>
      <w:r>
        <w:t xml:space="preserve"> </w:t>
      </w:r>
      <w:r>
        <w:t xml:space="preserve">For any two real-valued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dot product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w:bookmarkStart w:id="27" w:name="eq-inner-product"/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7"/>
    </w:p>
    <w:bookmarkEnd w:id="28"/>
    <w:p>
      <w:pPr>
        <w:pStyle w:val="FirstParagraph"/>
      </w:pPr>
      <w:r>
        <w:t xml:space="preserve">See also the definitions in:</w:t>
      </w:r>
    </w:p>
    <w:p>
      <w:pPr>
        <w:numPr>
          <w:ilvl w:val="0"/>
          <w:numId w:val="1003"/>
        </w:numPr>
      </w:pPr>
      <w:r>
        <w:t xml:space="preserve">Dobson and Barnett (2018)</w:t>
      </w:r>
      <w:r>
        <w:t xml:space="preserve">, Section 1.3 (equation 1.1, page 7)</w:t>
      </w:r>
    </w:p>
    <w:p>
      <w:pPr>
        <w:numPr>
          <w:ilvl w:val="0"/>
          <w:numId w:val="1003"/>
        </w:numPr>
      </w:pPr>
      <w:r>
        <w:t xml:space="preserve">Kaplan (2022)</w:t>
      </w:r>
      <w:r>
        <w:t xml:space="preserve">, chapter on vectors</w:t>
      </w:r>
      <w:r>
        <w:t xml:space="preserve"> </w:t>
      </w:r>
    </w:p>
    <w:p>
      <w:pPr>
        <w:numPr>
          <w:ilvl w:val="0"/>
          <w:numId w:val="1003"/>
        </w:numPr>
      </w:pPr>
      <w:hyperlink r:id="rId29">
        <w:r>
          <w:rPr>
            <w:rStyle w:val="Hyperlink"/>
          </w:rPr>
          <w:t xml:space="preserve">wikipedia</w:t>
        </w:r>
      </w:hyperlink>
    </w:p>
    <w:p>
      <w:pPr>
        <w:pStyle w:val="FirstParagraph"/>
      </w:pPr>
      <w:r>
        <w:t xml:space="preserve">The dot product has a different generalization for two matrices;</w:t>
      </w:r>
      <w:r>
        <w:t xml:space="preserve"> </w:t>
      </w:r>
      <w:r>
        <w:t xml:space="preserve">see</w:t>
      </w:r>
      <w:r>
        <w:t xml:space="preserve"> </w:t>
      </w:r>
      <w:hyperlink r:id="rId30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for more.</w:t>
      </w:r>
    </w:p>
    <w:bookmarkStart w:id="31" w:name="exm-dot-product"/>
    <w:p>
      <w:pPr>
        <w:pStyle w:val="BodyText"/>
      </w:pPr>
      <w:r>
        <w:rPr>
          <w:b/>
          <w:bCs/>
        </w:rPr>
        <w:t xml:space="preserve">Example 5 (A dot product)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1"/>
    <w:bookmarkStart w:id="32" w:name="def-linear-combination"/>
    <w:p>
      <w:pPr>
        <w:pStyle w:val="FirstParagraph"/>
      </w:pPr>
      <w:r>
        <w:rPr>
          <w:b/>
          <w:bCs/>
        </w:rPr>
        <w:t xml:space="preserve">Definition 8 (Linear combination)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combination</w:t>
      </w:r>
      <w:r>
        <w:t xml:space="preserve"> </w:t>
      </w:r>
      <w:r>
        <w:t xml:space="preserve">of the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weighted sum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a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A linear combination of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w:r>
        <w:t xml:space="preserve">is defined entry by entry: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of the</w:t>
      </w:r>
      <w:r>
        <w:t xml:space="preserve"> </w:t>
      </w:r>
      <m:oMath>
        <m:r>
          <m:t>j</m:t>
        </m:r>
      </m:oMath>
      <w:r>
        <w:t xml:space="preserve">th entries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with the same coefficients.</w:t>
      </w:r>
      <w:r>
        <w:t xml:space="preserve"> </w:t>
      </w:r>
      <w:r>
        <w:t xml:space="preserve">For example, the linear combination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32"/>
    <w:bookmarkStart w:id="34" w:name="rem-dot-product-lincom"/>
    <w:p>
      <w:pPr>
        <w:pStyle w:val="BodyText"/>
      </w:pPr>
      <w:r>
        <w:rPr>
          <w:i/>
          <w:iCs/>
        </w:rPr>
        <w:t xml:space="preserve">Remark 3</w:t>
      </w:r>
      <w:r>
        <w:t xml:space="preserve"> (The dot product is a linear combination). </w:t>
      </w:r>
      <w:r>
        <w:t xml:space="preserve">The dot product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a linear combination (</w:t>
      </w:r>
      <w:hyperlink w:anchor="def-linear-combinatio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dot-produc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6</m:t>
        </m:r>
      </m:oMath>
      <w:r>
        <w:t xml:space="preserve"> </w:t>
      </w:r>
      <w:r>
        <w:t xml:space="preserve">is the linear combination of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w:r>
        <w:t xml:space="preserve">The dot product is also the standard</w:t>
      </w:r>
      <w:r>
        <w:t xml:space="preserve"> </w:t>
      </w:r>
      <w:r>
        <w:rPr>
          <w:i/>
          <w:i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;</w:t>
      </w:r>
      <w:r>
        <w:t xml:space="preserve"> </w:t>
      </w:r>
      <w:r>
        <w:t xml:space="preserve">“inner product”</w:t>
      </w:r>
      <w:r>
        <w:t xml:space="preserve"> </w:t>
      </w:r>
      <w:r>
        <w:t xml:space="preserve">is the general notion (</w:t>
      </w:r>
      <w:hyperlink r:id="rId33">
        <w:r>
          <w:rPr>
            <w:rStyle w:val="Hyperlink"/>
          </w:rPr>
          <w:t xml:space="preserve">Definition 1 in Inner Products and Orthogonality</w:t>
        </w:r>
      </w:hyperlink>
      <w:r>
        <w:t xml:space="preserve">, later in these notes),</w:t>
      </w:r>
      <w:r>
        <w:t xml:space="preserve"> </w:t>
      </w:r>
      <w:r>
        <w:t xml:space="preserve">of which the dot product is one example.</w:t>
      </w:r>
    </w:p>
    <w:bookmarkEnd w:id="34"/>
    <w:bookmarkStart w:id="35" w:name="thm-lincom-symmetric"/>
    <w:p>
      <w:pPr>
        <w:pStyle w:val="BodyText"/>
      </w:pPr>
      <w:r>
        <w:rPr>
          <w:b/>
          <w:bCs/>
        </w:rPr>
        <w:t xml:space="preserve">Theorem 1 (Dot product is symmetric)</w:t>
      </w:r>
      <w:r>
        <w:t xml:space="preserve"> </w:t>
      </w:r>
      <w:r>
        <w:t xml:space="preserve">The dot product is symmetric: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of numbers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</m:eqArr>
        </m:oMath>
      </m:oMathPara>
    </w:p>
    <w:bookmarkStart w:id="49" w:name="special-vectors"/>
    <w:p>
      <w:pPr>
        <w:pStyle w:val="Heading3"/>
      </w:pPr>
      <w:r>
        <w:t xml:space="preserve">1.1 Special vectors</w:t>
      </w:r>
    </w:p>
    <w:bookmarkStart w:id="36" w:name="def-zero-vector"/>
    <w:p>
      <w:pPr>
        <w:pStyle w:val="FirstParagraph"/>
      </w:pPr>
      <w:r>
        <w:rPr>
          <w:b/>
          <w:bCs/>
        </w:rPr>
        <w:t xml:space="preserve">Definition 9 (Zero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zero vector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36"/>
    <w:bookmarkStart w:id="38" w:name="rem-zero-vector-identity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zero vector is the additive identity). </w:t>
      </w:r>
      <w:r>
        <w:t xml:space="preserve">Adding the zero vector to a vector leaves it unchanged</w:t>
      </w:r>
      <w:r>
        <w:t xml:space="preserve"> </w:t>
      </w:r>
      <w:r>
        <w:t xml:space="preserve">(</w:t>
      </w:r>
      <w:hyperlink w:anchor="def-vector-addition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the same length,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37">
        <w:r>
          <w:rPr>
            <w:rStyle w:val="Hyperlink"/>
          </w:rPr>
          <w:t xml:space="preserve">identity element</w:t>
        </w:r>
      </w:hyperlink>
      <w:r>
        <w:t xml:space="preserve"> </w:t>
      </w:r>
      <w:r>
        <w:t xml:space="preserve">for vector addition.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8"/>
    <w:bookmarkStart w:id="40" w:name="def-mean"/>
    <w:p>
      <w:pPr>
        <w:pStyle w:val="FirstParagraph"/>
      </w:pPr>
      <w:r>
        <w:rPr>
          <w:b/>
          <w:bCs/>
        </w:rPr>
        <w:t xml:space="preserve">Definition 10 (Mean (average, sample mean))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average</w:t>
      </w:r>
      <w:r>
        <w:t xml:space="preserve">)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their</w:t>
      </w:r>
      <w:r>
        <w:t xml:space="preserve"> </w:t>
      </w:r>
      <w:hyperlink r:id="rId39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divided by how many there are: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When the numbers are observed data values,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.</w:t>
      </w:r>
    </w:p>
    <w:bookmarkEnd w:id="40"/>
    <w:bookmarkStart w:id="41" w:name="exm-mean"/>
    <w:p>
      <w:pPr>
        <w:pStyle w:val="BodyText"/>
      </w:pPr>
      <w:r>
        <w:rPr>
          <w:b/>
          <w:bCs/>
        </w:rPr>
        <w:t xml:space="preserve">Example 6 (The mean of three numbers)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1"/>
    <w:bookmarkStart w:id="42" w:name="def-ones-vector"/>
    <w:p>
      <w:pPr>
        <w:pStyle w:val="FirstParagraph"/>
      </w:pPr>
      <w:r>
        <w:rPr>
          <w:b/>
          <w:bCs/>
        </w:rPr>
        <w:t xml:space="preserve">Definition 11 (Ones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ones vector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one: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1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2"/>
    <w:bookmarkStart w:id="43" w:name="rem-ones-vector-sum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ones vector sums the entries). </w:t>
      </w:r>
      <w:r>
        <w:t xml:space="preserve">The dot product (</w:t>
      </w:r>
      <w:hyperlink w:anchor="def-dot-product">
        <w:r>
          <w:rPr>
            <w:rStyle w:val="Hyperlink"/>
          </w:rPr>
          <w:t xml:space="preserve">Definition 7</w:t>
        </w:r>
      </w:hyperlink>
      <w:r>
        <w:t xml:space="preserve">) of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sum of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example,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dividing by the length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gives the</w:t>
      </w:r>
      <w:r>
        <w:t xml:space="preserve"> </w:t>
      </w:r>
      <w:hyperlink w:anchor="def-mean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 the entries,</w:t>
      </w:r>
      <w:r>
        <w:t xml:space="preserve"> </w:t>
      </w:r>
      <m:oMath>
        <m:r>
          <m:t>6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3"/>
    <w:bookmarkStart w:id="44" w:name="def-indicator-vector"/>
    <w:p>
      <w:pPr>
        <w:pStyle w:val="BodyText"/>
      </w:pPr>
      <w:r>
        <w:rPr>
          <w:b/>
          <w:bCs/>
        </w:rPr>
        <w:t xml:space="preserve">Definition 12 (Indicator vector (standard basis vector))</w:t>
      </w:r>
      <w:r>
        <w:t xml:space="preserve"> </w:t>
      </w:r>
      <w:r>
        <w:t xml:space="preserve">The</w:t>
      </w:r>
      <w:r>
        <w:t xml:space="preserve"> </w:t>
      </w:r>
      <m:oMath>
        <m:r>
          <m:t>j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indicator vector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standard basis vector</w:t>
      </w:r>
      <w:r>
        <w:t xml:space="preserve">)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position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←</m:t>
          </m:r>
          <m:r>
            <m:rPr>
              <m:nor/>
              <m:sty m:val="p"/>
            </m:rPr>
            <m:t>position </m:t>
          </m:r>
          <m:r>
            <m:t>j</m:t>
          </m:r>
        </m:oMath>
      </m:oMathPara>
    </w:p>
    <w:bookmarkEnd w:id="44"/>
    <w:bookmarkStart w:id="45" w:name="rem-indicator-vector-weighted-sums"/>
    <w:p>
      <w:pPr>
        <w:pStyle w:val="FirstParagraph"/>
      </w:pPr>
      <w:r>
        <w:rPr>
          <w:i/>
          <w:iCs/>
        </w:rPr>
        <w:t xml:space="preserve">Remark 6</w:t>
      </w:r>
      <w:r>
        <w:t xml:space="preserve"> (Indicator vectors build every vector).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 indicator vectors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vector of length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weighted sum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 them,</w:t>
      </w:r>
      <w:r>
        <w:t xml:space="preserve"> </w:t>
      </w:r>
      <w:r>
        <w:t xml:space="preserve">with weights equal to its entries;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1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No other weights work: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each weight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must equal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vector.</w:t>
      </w:r>
    </w:p>
    <w:bookmarkEnd w:id="45"/>
    <w:bookmarkStart w:id="46" w:name="thm-indicator-selection"/>
    <w:p>
      <w:pPr>
        <w:pStyle w:val="BodyText"/>
      </w:pPr>
      <w:r>
        <w:rPr>
          <w:b/>
          <w:bCs/>
        </w:rPr>
        <w:t xml:space="preserve">Theorem 2 (Indicator vectors select entries)</w:t>
      </w:r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any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Writing the dot product componentwise: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j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j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 is nonzero)</m:t>
              </m:r>
            </m:e>
          </m:eqArr>
        </m:oMath>
      </m:oMathPara>
    </w:p>
    <w:bookmarkStart w:id="47" w:name="thm-standard-basis-expansion"/>
    <w:p>
      <w:pPr>
        <w:pStyle w:val="FirstParagraph"/>
      </w:pPr>
      <w:r>
        <w:rPr>
          <w:b/>
          <w:bCs/>
        </w:rPr>
        <w:t xml:space="preserve">Theorem 3 (A vector is a linear combination of indicator vectors)</w:t>
      </w:r>
      <w:r>
        <w:t xml:space="preserve"> </w:t>
      </w:r>
      <w:r>
        <w:t xml:space="preserve">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(</w:t>
      </w:r>
      <w:hyperlink w:anchor="def-linear-combination">
        <w:r>
          <w:rPr>
            <w:rStyle w:val="Hyperlink"/>
          </w:rPr>
          <w:t xml:space="preserve">Definition 8</w:t>
        </w:r>
      </w:hyperlink>
      <w:r>
        <w:t xml:space="preserve">) of 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the two sides entry by entry.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i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0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i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≠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bookmarkStart w:id="48" w:name="exm-standard-basis-expansion"/>
    <w:p>
      <w:pPr>
        <w:pStyle w:val="FirstParagraph"/>
      </w:pPr>
      <w:r>
        <w:rPr>
          <w:b/>
          <w:bCs/>
        </w:rPr>
        <w:t xml:space="preserve">Example 7 (Expanding a vector in indicator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e>
          </m:eqArr>
        </m:oMath>
      </m:oMathPara>
    </w:p>
    <w:bookmarkEnd w:id="48"/>
    <w:bookmarkEnd w:id="49"/>
    <w:bookmarkStart w:id="85" w:name="orthogonality"/>
    <w:p>
      <w:pPr>
        <w:pStyle w:val="Heading3"/>
      </w:pPr>
      <w:r>
        <w:t xml:space="preserve">1.2 Orthogonality</w:t>
      </w:r>
    </w:p>
    <w:bookmarkStart w:id="50" w:name="def-orthogonal-vectors"/>
    <w:p>
      <w:pPr>
        <w:pStyle w:val="FirstParagraph"/>
      </w:pPr>
      <w:r>
        <w:rPr>
          <w:b/>
          <w:bCs/>
        </w:rPr>
        <w:t xml:space="preserve">Definition 13 (Orthogonal vectors)</w:t>
      </w:r>
      <w:r>
        <w:t xml:space="preserve"> </w:t>
      </w:r>
      <w:r>
        <w:t xml:space="preserve">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 are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(written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) if their dot product (</w:t>
      </w:r>
      <w:hyperlink w:anchor="def-dot-product">
        <w:r>
          <w:rPr>
            <w:rStyle w:val="Hyperlink"/>
          </w:rPr>
          <w:t xml:space="preserve">Definition 7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⟂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⇔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r>
            <m:t>0</m:t>
          </m:r>
        </m:oMath>
      </m:oMathPara>
    </w:p>
    <w:bookmarkEnd w:id="50"/>
    <w:bookmarkStart w:id="51" w:name="rem-orthogonal-perpendicular"/>
    <w:p>
      <w:pPr>
        <w:pStyle w:val="FirstParagraph"/>
      </w:pPr>
      <w:r>
        <w:rPr>
          <w:i/>
          <w:iCs/>
        </w:rPr>
        <w:t xml:space="preserve">Remark 7</w:t>
      </w:r>
      <w:r>
        <w:t xml:space="preserve"> (Orthogonal means perpendicular). </w:t>
      </w:r>
      <w:r>
        <w:t xml:space="preserve">Orthogonality extends the geometric idea of perpendicular lines</w:t>
      </w:r>
      <w:r>
        <w:t xml:space="preserve"> </w:t>
      </w:r>
      <w:r>
        <w:t xml:space="preserve">to vectors with any number of entries.</w:t>
      </w:r>
      <w:r>
        <w:t xml:space="preserve"> </w:t>
      </w:r>
      <w:r>
        <w:t xml:space="preserve">In the plane,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perpendicular,</w:t>
      </w:r>
      <w:r>
        <w:t xml:space="preserve"> </w:t>
      </w:r>
      <w:r>
        <w:t xml:space="preserve">and their dot product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same test works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where pictures are harder to draw: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</w:p>
    <w:bookmarkEnd w:id="51"/>
    <w:bookmarkStart w:id="52" w:name="exm-not-orthogonal"/>
    <w:p>
      <w:pPr>
        <w:pStyle w:val="BodyText"/>
      </w:pPr>
      <w:r>
        <w:rPr>
          <w:b/>
          <w:bCs/>
        </w:rPr>
        <w:t xml:space="preserve">Example 8 (Vectors that are not orthogonal)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orthogonal.</w:t>
      </w:r>
    </w:p>
    <w:bookmarkEnd w:id="52"/>
    <w:bookmarkStart w:id="55" w:name="def-euclidean-norm"/>
    <w:p>
      <w:pPr>
        <w:pStyle w:val="BodyText"/>
      </w:pPr>
      <w:r>
        <w:rPr>
          <w:b/>
          <w:bCs/>
        </w:rPr>
        <w:t xml:space="preserve">Definition 14 (Euclidean norm (length,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norm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length</w:t>
      </w:r>
      <w:r>
        <w:t xml:space="preserve">, also called the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and written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) of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53" w:name="eq-l2-norm"/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</m:ra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3"/>
    </w:p>
    <w:p>
      <w:pPr>
        <w:pStyle w:val="FirstParagraph"/>
      </w:pPr>
      <w:r>
        <w:t xml:space="preserve">where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⋅</m:t>
            </m:r>
          </m:e>
        </m:rad>
      </m:oMath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square root</w:t>
        </w:r>
      </w:hyperlink>
      <w:r>
        <w:t xml:space="preserve">.</w:t>
      </w:r>
    </w:p>
    <w:bookmarkEnd w:id="55"/>
    <w:bookmarkStart w:id="56" w:name="exm-euclidean-norm"/>
    <w:p>
      <w:pPr>
        <w:pStyle w:val="BodyText"/>
      </w:pPr>
      <w:r>
        <w:rPr>
          <w:b/>
          <w:bCs/>
        </w:rPr>
        <w:t xml:space="preserve">Example 9 (The length of a 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  <w:r>
        <w:t xml:space="preserve"> </w:t>
      </w:r>
      <m:oMath>
        <m:rad>
          <m:radPr>
            <m:degHide m:val="on"/>
          </m:radPr>
          <m:deg/>
          <m:e>
            <m:r>
              <m:t>0.36</m:t>
            </m:r>
            <m:r>
              <m:rPr>
                <m:sty m:val="p"/>
              </m:rPr>
              <m:t>+</m:t>
            </m:r>
            <m:r>
              <m:t>0.64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6"/>
    <w:bookmarkStart w:id="57" w:name="def-unit-vector"/>
    <w:p>
      <w:pPr>
        <w:pStyle w:val="BodyText"/>
      </w:pPr>
      <w:r>
        <w:rPr>
          <w:b/>
          <w:bCs/>
        </w:rPr>
        <w:t xml:space="preserve">Definition 15 (Unit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unit vector</w:t>
      </w:r>
      <w:r>
        <w:t xml:space="preserve"> </w:t>
      </w:r>
      <w:r>
        <w:t xml:space="preserve">is a vector whose Euclidean norm (</w:t>
      </w:r>
      <w:hyperlink w:anchor="def-euclidean-norm">
        <w:r>
          <w:rPr>
            <w:rStyle w:val="Hyperlink"/>
          </w:rPr>
          <w:t xml:space="preserve">Definition 14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 unit vector is said to have</w:t>
      </w:r>
      <w:r>
        <w:t xml:space="preserve"> </w:t>
      </w:r>
      <w:r>
        <w:rPr>
          <w:i/>
          <w:iCs/>
        </w:rPr>
        <w:t xml:space="preserve">unit length</w:t>
      </w:r>
      <w:r>
        <w:t xml:space="preserve">.</w:t>
      </w:r>
    </w:p>
    <w:bookmarkEnd w:id="57"/>
    <w:bookmarkStart w:id="58" w:name="exm-unit-vector"/>
    <w:p>
      <w:pPr>
        <w:pStyle w:val="BodyText"/>
      </w:pPr>
      <w:r>
        <w:rPr>
          <w:b/>
          <w:bCs/>
        </w:rPr>
        <w:t xml:space="preserve">Example 10 (A unit vector and a vector that is not one)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0.6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0.36</m:t>
                  </m:r>
                  <m:r>
                    <m:rPr>
                      <m:sty m:val="p"/>
                    </m:rPr>
                    <m:t>+</m:t>
                  </m:r>
                  <m:r>
                    <m:t>0.64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a unit vector.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Start w:id="59" w:name="exr-euclidean-distance"/>
    <w:p>
      <w:pPr>
        <w:pStyle w:val="FirstParagraph"/>
      </w:pPr>
      <w:r>
        <w:rPr>
          <w:b/>
          <w:bCs/>
        </w:rPr>
        <w:t xml:space="preserve">Exercise 2 (How far apart are two points?)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length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Is the result the same if you compute the length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instead?</w:t>
      </w:r>
    </w:p>
    <w:bookmarkEnd w:id="59"/>
    <w:bookmarkStart w:id="60" w:name="sol-euclidean-distanc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Yes, the result is the same.</w:t>
      </w:r>
    </w:p>
    <w:bookmarkEnd w:id="60"/>
    <w:bookmarkStart w:id="62" w:name="def-euclidean-distance"/>
    <w:p>
      <w:pPr>
        <w:pStyle w:val="FirstParagraph"/>
      </w:pPr>
      <w:r>
        <w:rPr>
          <w:b/>
          <w:bCs/>
        </w:rPr>
        <w:t xml:space="preserve">Definition 16 (Euclidean distance)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distance</w:t>
      </w:r>
      <w:r>
        <w:t xml:space="preserve"> </w:t>
      </w:r>
      <w:r>
        <w:t xml:space="preserve">between 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their difference:</w:t>
      </w:r>
    </w:p>
    <w:p>
      <w:pPr>
        <w:pStyle w:val="BodyText"/>
      </w:pPr>
      <w:bookmarkStart w:id="61" w:name="eq-euclidean-distance"/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1"/>
    </w:p>
    <w:bookmarkEnd w:id="62"/>
    <w:bookmarkStart w:id="63" w:name="rem-distance-from-origin"/>
    <w:p>
      <w:pPr>
        <w:pStyle w:val="FirstParagraph"/>
      </w:pPr>
      <w:r>
        <w:rPr>
          <w:i/>
          <w:iCs/>
        </w:rPr>
        <w:t xml:space="preserve">Remark 8</w:t>
      </w:r>
      <w:r>
        <w:t xml:space="preserve"> (Distance from the origin). </w:t>
      </w:r>
      <w:r>
        <w:t xml:space="preserve">The distance from the origin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norm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(Goodfellow et al. 2016, 39)</w:t>
      </w:r>
      <w:r>
        <w:t xml:space="preserve">.</w:t>
      </w:r>
    </w:p>
    <w:p>
      <w:pPr>
        <w:pStyle w:val="BodyText"/>
      </w:pPr>
      <w:r>
        <w:t xml:space="preserve">For example, the distance from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uclidean-norm">
        <w:r>
          <w:rPr>
            <w:rStyle w:val="Hyperlink"/>
          </w:rPr>
          <w:t xml:space="preserve">Example 9</w:t>
        </w:r>
      </w:hyperlink>
      <w:r>
        <w:t xml:space="preserve">.</w:t>
      </w:r>
    </w:p>
    <w:bookmarkEnd w:id="63"/>
    <w:bookmarkStart w:id="64" w:name="def-orthonormal-vectors"/>
    <w:p>
      <w:pPr>
        <w:pStyle w:val="BodyText"/>
      </w:pPr>
      <w:r>
        <w:rPr>
          <w:b/>
          <w:bCs/>
        </w:rPr>
        <w:t xml:space="preserve">Definition 17 (Orthonormal vectors)</w:t>
      </w:r>
      <w:r>
        <w:t xml:space="preserve"> </w:t>
      </w:r>
      <w:r>
        <w:t xml:space="preserve">A set of vectors</w:t>
      </w:r>
      <w:r>
        <w:t xml:space="preserve"> </w:t>
      </w:r>
      <m:oMath>
        <m:r>
          <m:rPr>
            <m:sty m:val="p"/>
          </m:rPr>
          <m:t>{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orthonormal</w:t>
      </w:r>
      <w:r>
        <w:t xml:space="preserve"> </w:t>
      </w:r>
      <w:r>
        <w:t xml:space="preserve">if</w:t>
      </w:r>
      <w:r>
        <w:t xml:space="preserve"> </w:t>
      </w:r>
      <w:r>
        <w:t xml:space="preserve">the vectors are mutually orthogonal (</w:t>
      </w:r>
      <w:hyperlink w:anchor="def-orthogonal-vectors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and each has norm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euclidean-norm">
        <w:r>
          <w:rPr>
            <w:rStyle w:val="Hyperlink"/>
          </w:rPr>
          <w:t xml:space="preserve">Definition 14</w:t>
        </w:r>
      </w:hyperlink>
      <w:r>
        <w:t xml:space="preserve">), that is,</w:t>
      </w:r>
      <w:r>
        <w:t xml:space="preserve"> </w:t>
      </w:r>
      <w:hyperlink w:anchor="def-unit-vector">
        <w:r>
          <w:rPr>
            <w:rStyle w:val="Hyperlink"/>
          </w:rPr>
          <w:t xml:space="preserve">unit length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</m:oMath>
      </m:oMathPara>
    </w:p>
    <w:bookmarkEnd w:id="64"/>
    <w:bookmarkStart w:id="65" w:name="exm-indicator-orthonormal"/>
    <w:p>
      <w:pPr>
        <w:pStyle w:val="FirstParagraph"/>
      </w:pPr>
      <w:r>
        <w:rPr>
          <w:b/>
          <w:bCs/>
        </w:rPr>
        <w:t xml:space="preserve">Example 11 (Indicator vectors are orthonormal)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12</w:t>
        </w:r>
      </w:hyperlink>
      <w:r>
        <w:t xml:space="preserve">) form an orthonormal set.</w:t>
      </w:r>
      <w:r>
        <w:t xml:space="preserve"> </w:t>
      </w:r>
      <w:r>
        <w:t xml:space="preserve">By</w:t>
      </w:r>
      <w:r>
        <w:t xml:space="preserve"> </w:t>
      </w:r>
      <w:hyperlink w:anchor="thm-indicator-selec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5"/>
    <w:bookmarkStart w:id="66" w:name="exm-not-orthonormal"/>
    <w:p>
      <w:pPr>
        <w:pStyle w:val="FirstParagraph"/>
      </w:pPr>
      <w:r>
        <w:rPr>
          <w:b/>
          <w:bCs/>
        </w:rPr>
        <w:t xml:space="preserve">Example 12 (Two ways to fail to be orthonormal)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orthogonal, since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both have unit length,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they are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6"/>
    <w:bookmarkStart w:id="67" w:name="exr-inner-product"/>
    <w:p>
      <w:pPr>
        <w:pStyle w:val="FirstParagraph"/>
      </w:pPr>
      <w:r>
        <w:rPr>
          <w:b/>
          <w:bCs/>
        </w:rPr>
        <w:t xml:space="preserve">Exercise 3 (Compute an inner product and a norm)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67"/>
    <w:bookmarkStart w:id="68" w:name="sol-inner-product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Multiply entry by entry and add: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8</m:t>
              </m:r>
            </m:e>
          </m:eqArr>
        </m:oMath>
      </m:oMathPara>
    </w:p>
    <w:p>
      <w:pPr>
        <w:pStyle w:val="FirstParagraph"/>
      </w:pPr>
      <w:r>
        <w:t xml:space="preserve">For the norm, take the inner product of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with itself 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14</m:t>
              </m:r>
            </m:e>
          </m:rad>
          <m:r>
            <m:rPr>
              <m:sty m:val="p"/>
            </m:rPr>
            <m:t>≈</m:t>
          </m:r>
          <m:r>
            <m:t>3.742</m:t>
          </m:r>
        </m:oMath>
      </m:oMathPara>
    </w:p>
    <w:p>
      <w:pPr>
        <w:pStyle w:val="FirstParagraph"/>
      </w:pPr>
      <w:r>
        <w:t xml:space="preserve">The inner product came out negative while the norm cannot:</w:t>
      </w:r>
      <w:r>
        <w:t xml:space="preserve"> </w:t>
      </w:r>
      <w:r>
        <w:t xml:space="preserve">a norm is a square root of a sum of squares, so it is never below zero.</w:t>
      </w:r>
    </w:p>
    <w:p>
      <w:pPr>
        <w:pStyle w:val="BodyText"/>
      </w:pPr>
      <w:r>
        <w:t xml:space="preserve">Python has both operations built in, and R builds them from</w:t>
      </w:r>
      <w:r>
        <w:t xml:space="preserve"> </w:t>
      </w:r>
      <w:r>
        <w:rPr>
          <w:rStyle w:val="VerbatimChar"/>
        </w:rPr>
        <w:t xml:space="preserve">sum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(np.linalg.norm(a)),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</w:t>
      </w:r>
      <w:r>
        <w:br/>
      </w:r>
      <w:r>
        <w:rPr>
          <w:rStyle w:val="CommentTok"/>
        </w:rPr>
        <w:t xml:space="preserve">#&gt; [1] -8.000  3.742</w:t>
      </w:r>
    </w:p>
    <w:p>
      <w:pPr>
        <w:pStyle w:val="FirstParagraph"/>
      </w:pPr>
      <w:r>
        <w:t xml:space="preserve">Both print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3.742</m:t>
        </m:r>
      </m:oMath>
      <w:r>
        <w:t xml:space="preserve">.</w:t>
      </w:r>
    </w:p>
    <w:bookmarkEnd w:id="6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2">
              <w:r>
                <w:rPr>
                  <w:rStyle w:val="Hyperlink"/>
                </w:rPr>
                <w:t xml:space="preserve">Linear Function Basics</w:t>
              </w:r>
            </w:hyperlink>
            <w:r>
              <w:t xml:space="preserve"> </w:t>
            </w:r>
            <w:r>
              <w:t xml:space="preserve">(24 min)</w:t>
            </w:r>
            <w:r>
              <w:t xml:space="preserve"> </w:t>
            </w:r>
            <w:r>
              <w:t xml:space="preserve">covers dot products and the Euclidean norm,</w:t>
            </w:r>
            <w:r>
              <w:t xml:space="preserve"> </w:t>
            </w:r>
            <w:r>
              <w:t xml:space="preserve">and goes on to hyperplanes (</w:t>
            </w:r>
            <w:hyperlink r:id="rId73">
              <w:r>
                <w:rPr>
                  <w:rStyle w:val="Hyperlink"/>
                </w:rPr>
                <w:t xml:space="preserve">Definition 19 in Matrices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74">
              <w:r>
                <w:rPr>
                  <w:rStyle w:val="Hyperlink"/>
                </w:rPr>
                <w:t xml:space="preserve">level sets</w:t>
              </w:r>
            </w:hyperlink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75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Start w:id="84" w:name="refs"/>
    <w:bookmarkStart w:id="77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6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77"/>
    <w:bookmarkStart w:id="79" w:name="ref-goodfellow2016deep"/>
    <w:p>
      <w:pPr>
        <w:pStyle w:val="Bibliography"/>
      </w:pPr>
      <w:r>
        <w:t xml:space="preserve">Goodfellow, Ian, Yoshua Bengio, and Aaron Courville. 2016.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MIT Press.</w:t>
      </w:r>
      <w:r>
        <w:t xml:space="preserve"> </w:t>
      </w:r>
      <w:hyperlink r:id="rId78">
        <w:r>
          <w:rPr>
            <w:rStyle w:val="Hyperlink"/>
          </w:rPr>
          <w:t xml:space="preserve">https://www.deeplearningbook.org/</w:t>
        </w:r>
      </w:hyperlink>
      <w:r>
        <w:t xml:space="preserve">.</w:t>
      </w:r>
    </w:p>
    <w:bookmarkEnd w:id="79"/>
    <w:bookmarkStart w:id="81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80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81"/>
    <w:bookmarkStart w:id="83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82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83"/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9" Type="http://schemas.openxmlformats.org/officeDocument/2006/relationships/image" Target="media/rId69.png"/><Relationship Id="rId54" Type="http://schemas.openxmlformats.org/officeDocument/2006/relationships/hyperlink" Target="algebra-basics.html#def-square-root" TargetMode="External"/><Relationship Id="rId37" Type="http://schemas.openxmlformats.org/officeDocument/2006/relationships/hyperlink" Target="algebra-sums.html#def-identity-element" TargetMode="External"/><Relationship Id="rId39" Type="http://schemas.openxmlformats.org/officeDocument/2006/relationships/hyperlink" Target="algebra-sums.html#def-summation" TargetMode="External"/><Relationship Id="rId76" Type="http://schemas.openxmlformats.org/officeDocument/2006/relationships/hyperlink" Target="https://doi.org/10.1201/9781315182780" TargetMode="External"/><Relationship Id="rId30" Type="http://schemas.openxmlformats.org/officeDocument/2006/relationships/hyperlink" Target="https://en.wikipedia.org/wiki/Dot_product#Dyadics_and_matrices" TargetMode="External"/><Relationship Id="rId29" Type="http://schemas.openxmlformats.org/officeDocument/2006/relationships/hyperlink" Target="https://en.wikipedia.org/wiki/Linear_combination" TargetMode="External"/><Relationship Id="rId80" Type="http://schemas.openxmlformats.org/officeDocument/2006/relationships/hyperlink" Target="https://facultyweb.cs.wwu.edu/~hutchib2/video_lectures/data371/" TargetMode="External"/><Relationship Id="rId72" Type="http://schemas.openxmlformats.org/officeDocument/2006/relationships/hyperlink" Target="https://facultyweb.cs.wwu.edu/~hutchib2/video_lectures/data371/#linear_function_basics" TargetMode="External"/><Relationship Id="rId75" Type="http://schemas.openxmlformats.org/officeDocument/2006/relationships/hyperlink" Target="https://wwu.instructure.com/courses/1906010/modules#module_3922392" TargetMode="External"/><Relationship Id="rId78" Type="http://schemas.openxmlformats.org/officeDocument/2006/relationships/hyperlink" Target="https://www.deeplearningbook.org/" TargetMode="External"/><Relationship Id="rId82" Type="http://schemas.openxmlformats.org/officeDocument/2006/relationships/hyperlink" Target="https://www.mosaic-web.org" TargetMode="External"/><Relationship Id="rId33" Type="http://schemas.openxmlformats.org/officeDocument/2006/relationships/hyperlink" Target="linear-algebra-inner-products.html#def-inner-product" TargetMode="External"/><Relationship Id="rId73" Type="http://schemas.openxmlformats.org/officeDocument/2006/relationships/hyperlink" Target="linear-algebra-matrices.html#def-hyperplane" TargetMode="External"/><Relationship Id="rId13" Type="http://schemas.openxmlformats.org/officeDocument/2006/relationships/hyperlink" Target="notation.qmd#def-integers" TargetMode="External"/><Relationship Id="rId14" Type="http://schemas.openxmlformats.org/officeDocument/2006/relationships/hyperlink" Target="notation.qmd#def-real-numbers" TargetMode="External"/><Relationship Id="rId19" Type="http://schemas.openxmlformats.org/officeDocument/2006/relationships/hyperlink" Target="sets-functions.qmd#def-function" TargetMode="External"/><Relationship Id="rId22" Type="http://schemas.openxmlformats.org/officeDocument/2006/relationships/hyperlink" Target="sets-functions.qmd#def-sequence" TargetMode="External"/><Relationship Id="rId74" Type="http://schemas.openxmlformats.org/officeDocument/2006/relationships/hyperlink" Target="vector-calculus.qmd#def-level-set" TargetMode="External"/></Relationships>
</file>

<file path=word/_rels/footnotes.xml.rels><?xml version='1.0' encoding='UTF-8' standalone='yes'?>
<Relationships xmlns="http://schemas.openxmlformats.org/package/2006/relationships"><Relationship Id="rId54" Type="http://schemas.openxmlformats.org/officeDocument/2006/relationships/hyperlink" Target="algebra-basics.html#def-square-root" TargetMode="External"/><Relationship Id="rId37" Type="http://schemas.openxmlformats.org/officeDocument/2006/relationships/hyperlink" Target="algebra-sums.html#def-identity-element" TargetMode="External"/><Relationship Id="rId39" Type="http://schemas.openxmlformats.org/officeDocument/2006/relationships/hyperlink" Target="algebra-sums.html#def-summation" TargetMode="External"/><Relationship Id="rId76" Type="http://schemas.openxmlformats.org/officeDocument/2006/relationships/hyperlink" Target="https://doi.org/10.1201/9781315182780" TargetMode="External"/><Relationship Id="rId30" Type="http://schemas.openxmlformats.org/officeDocument/2006/relationships/hyperlink" Target="https://en.wikipedia.org/wiki/Dot_product#Dyadics_and_matrices" TargetMode="External"/><Relationship Id="rId29" Type="http://schemas.openxmlformats.org/officeDocument/2006/relationships/hyperlink" Target="https://en.wikipedia.org/wiki/Linear_combination" TargetMode="External"/><Relationship Id="rId80" Type="http://schemas.openxmlformats.org/officeDocument/2006/relationships/hyperlink" Target="https://facultyweb.cs.wwu.edu/~hutchib2/video_lectures/data371/" TargetMode="External"/><Relationship Id="rId72" Type="http://schemas.openxmlformats.org/officeDocument/2006/relationships/hyperlink" Target="https://facultyweb.cs.wwu.edu/~hutchib2/video_lectures/data371/#linear_function_basics" TargetMode="External"/><Relationship Id="rId75" Type="http://schemas.openxmlformats.org/officeDocument/2006/relationships/hyperlink" Target="https://wwu.instructure.com/courses/1906010/modules#module_3922392" TargetMode="External"/><Relationship Id="rId78" Type="http://schemas.openxmlformats.org/officeDocument/2006/relationships/hyperlink" Target="https://www.deeplearningbook.org/" TargetMode="External"/><Relationship Id="rId82" Type="http://schemas.openxmlformats.org/officeDocument/2006/relationships/hyperlink" Target="https://www.mosaic-web.org" TargetMode="External"/><Relationship Id="rId33" Type="http://schemas.openxmlformats.org/officeDocument/2006/relationships/hyperlink" Target="linear-algebra-inner-products.html#def-inner-product" TargetMode="External"/><Relationship Id="rId73" Type="http://schemas.openxmlformats.org/officeDocument/2006/relationships/hyperlink" Target="linear-algebra-matrices.html#def-hyperplane" TargetMode="External"/><Relationship Id="rId13" Type="http://schemas.openxmlformats.org/officeDocument/2006/relationships/hyperlink" Target="notation.qmd#def-integers" TargetMode="External"/><Relationship Id="rId14" Type="http://schemas.openxmlformats.org/officeDocument/2006/relationships/hyperlink" Target="notation.qmd#def-real-numbers" TargetMode="External"/><Relationship Id="rId19" Type="http://schemas.openxmlformats.org/officeDocument/2006/relationships/hyperlink" Target="sets-functions.qmd#def-function" TargetMode="External"/><Relationship Id="rId22" Type="http://schemas.openxmlformats.org/officeDocument/2006/relationships/hyperlink" Target="sets-functions.qmd#def-sequence" TargetMode="External"/><Relationship Id="rId74" Type="http://schemas.openxmlformats.org/officeDocument/2006/relationships/hyperlink" Target="vector-calculus.qmd#def-level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Vectors</dc:title>
  <dc:creator/>
  <cp:keywords/>
  <dcterms:created xsi:type="dcterms:W3CDTF">2026-10-13T00:34:06Z</dcterms:created>
  <dcterms:modified xsi:type="dcterms:W3CDTF">2026-10-13T00:34:06Z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16:55:21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