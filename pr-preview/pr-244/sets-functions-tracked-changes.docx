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16:00:18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3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ins w:id="3" w:author="PR Preview" w:date="2026-01-01T00:00:00Z">
        <w:r>
          <w:rPr>
            <w:b/>
            <w:bCs/>
          </w:rPr>
          <w:t xml:space="preserve">Definition 26 (Expression)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An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rPr>
            <w:b/>
            <w:bCs/>
          </w:rPr>
          <w:t xml:space="preserve">expression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is a string of symbols, built from constants, variables,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operations and function names according to the rules of the notation.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When its variables are read as inputs,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an expression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rPr>
            <w:i/>
            <w:iCs/>
          </w:rPr>
          <w:t xml:space="preserve">denotes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</w:t>
        </w:r>
      </w:ins>
      <w:ins w:id="20" w:author="PR Preview" w:date="2026-01-01T00:00:00Z">
        <w:r>
          <w:t xml:space="preserve"> </w:t>
        </w:r>
      </w:ins>
      <w:hyperlink w:anchor="def-function">
        <w:ins w:id="2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22" w:author="PR Preview" w:date="2026-01-01T00:00:00Z">
        <w:r>
          <w:t xml:space="preserve">: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it fixes the output for each input,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and it does not say how to compute that output.</w:t>
        </w:r>
      </w:ins>
    </w:p>
    <w:p>
      <w:pPr>
        <w:pStyle w:val="Compact"/>
        <w:numPr>
          <w:ilvl w:val="0"/>
          <w:numId w:val="1019"/>
        </w:numPr>
      </w:pPr>
      <w:ins w:id="27" w:author="PR Preview" w:date="2026-01-01T00:00:00Z">
        <w:r>
          <w:t xml:space="preserve">Many expressions denote the same function.</w:t>
        </w:r>
      </w:ins>
    </w:p>
    <w:p>
      <w:pPr>
        <w:pStyle w:val="Compact"/>
        <w:numPr>
          <w:ilvl w:val="0"/>
          <w:numId w:val="1019"/>
        </w:numPr>
      </w:pPr>
      <w:ins w:id="28" w:author="PR Preview" w:date="2026-01-01T00:00:00Z">
        <w:r>
          <w:t xml:space="preserve">The rules of operator precedence (PEMDAS: parentheses, exponents,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multiplication and division, addition and subtraction)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decide how the symbols group.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They turn the string into a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rPr>
            <w:b/>
            <w:bCs/>
          </w:rPr>
          <w:t xml:space="preserve">parse tree</w:t>
        </w:r>
      </w:ins>
      <w:ins w:id="37" w:author="PR Preview" w:date="2026-01-01T00:00:00Z">
        <w:r>
          <w:t xml:space="preserve">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whose leaves are constants and variables and whose internal nodes are operations.</w:t>
        </w:r>
      </w:ins>
    </w:p>
    <w:p>
      <w:pPr>
        <w:pStyle w:val="FirstParagraph"/>
      </w:pPr>
      <w:ins w:id="40" w:author="PR Preview" w:date="2026-01-01T00:00:00Z">
        <w:r>
          <w:t xml:space="preserve">A function is the input-output relationship itself;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 expression is one way of writing it down.</w:t>
        </w:r>
      </w:ins>
    </w:p>
    <w:bookmarkEnd w:id="79"/>
    <w:bookmarkStart w:id="80" w:name="exm-expression"/>
    <w:p>
      <w:pPr>
        <w:pStyle w:val="BodyText"/>
      </w:pPr>
      <w:ins w:id="43" w:author="PR Preview" w:date="2026-01-01T00:00:00Z">
        <w:r>
          <w:rPr>
            <w:b/>
            <w:bCs/>
          </w:rPr>
          <w:t xml:space="preserve">Example 22 (Two expressions for one function)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The expressions</w:t>
        </w:r>
      </w:ins>
      <w:ins w:id="46" w:author="PR Preview" w:date="2026-01-01T00:00:00Z">
        <w:r>
          <w:t xml:space="preserve"> </w:t>
        </w:r>
      </w:ins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</w:t>
        </w:r>
      </w:ins>
      <w:ins w:id="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denote the same function of</w:t>
        </w:r>
      </w:ins>
      <w:ins w:id="52" w:author="PR Preview" w:date="2026-01-01T00:00:00Z">
        <w:r>
          <w:t xml:space="preserve"> </w:t>
        </w:r>
      </w:ins>
      <m:oMath>
        <m:r>
          <m:t>x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for any fixed</w:t>
        </w:r>
      </w:ins>
      <w:ins w:id="55" w:author="PR Preview" w:date="2026-01-01T00:00:00Z">
        <w:r>
          <w:t xml:space="preserve"> </w:t>
        </w:r>
      </w:ins>
      <m:oMath>
        <m:r>
          <m:t>a</m:t>
        </m:r>
      </m:oMath>
      <w:ins w:id="56" w:author="PR Preview" w:date="2026-01-01T00:00:00Z">
        <w:r>
          <w:t xml:space="preserve">,</w:t>
        </w:r>
      </w:ins>
      <w:ins w:id="57" w:author="PR Preview" w:date="2026-01-01T00:00:00Z">
        <w:r>
          <w:t xml:space="preserve"> </w:t>
        </w:r>
      </w:ins>
      <m:oMath>
        <m:r>
          <m:t>b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</w:t>
        </w:r>
      </w:ins>
      <w:ins w:id="60" w:author="PR Preview" w:date="2026-01-01T00:00:00Z">
        <w:r>
          <w:t xml:space="preserve"> </w:t>
        </w:r>
      </w:ins>
      <m:oMath>
        <m:r>
          <m:t>c</m:t>
        </m:r>
      </m:oMath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because they give the same value at every</w:t>
        </w:r>
      </w:ins>
      <w:ins w:id="64" w:author="PR Preview" w:date="2026-01-01T00:00:00Z">
        <w:r>
          <w:t xml:space="preserve"> </w:t>
        </w:r>
      </w:ins>
      <m:oMath>
        <m:r>
          <m:t>x</m:t>
        </m:r>
      </m:oMath>
      <w:ins w:id="65" w:author="PR Preview" w:date="2026-01-01T00:00:00Z">
        <w:r>
          <w:t xml:space="preserve">.</w:t>
        </w:r>
      </w:ins>
    </w:p>
    <w:p>
      <w:pPr>
        <w:pStyle w:val="BodyText"/>
      </w:pPr>
      <w:ins w:id="66" w:author="PR Preview" w:date="2026-01-01T00:00:00Z">
        <w:r>
          <w:t xml:space="preserve">Precedence parses</w:t>
        </w:r>
      </w:ins>
      <w:ins w:id="67" w:author="PR Preview" w:date="2026-01-01T00:00:00Z">
        <w:r>
          <w:t xml:space="preserve"> </w:t>
        </w:r>
      </w:ins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as a sum of three terms: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 power</w:t>
        </w:r>
      </w:ins>
      <w:ins w:id="72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is applied first,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then</w:t>
        </w:r>
      </w:ins>
      <w:ins w:id="77" w:author="PR Preview" w:date="2026-01-01T00:00:00Z">
        <w:r>
          <w:t xml:space="preserve"> </w:t>
        </w:r>
      </w:ins>
      <m:oMath>
        <m:r>
          <m:t>a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multiplies</w:t>
        </w:r>
      </w:ins>
      <w:ins w:id="8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</w:t>
        </w:r>
      </w:ins>
      <w:ins w:id="83" w:author="PR Preview" w:date="2026-01-01T00:00:00Z">
        <w:r>
          <w:t xml:space="preserve"> </w:t>
        </w:r>
      </w:ins>
      <m:oMath>
        <m:r>
          <m:t>b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multiplies</w:t>
        </w:r>
      </w:ins>
      <w:ins w:id="86" w:author="PR Preview" w:date="2026-01-01T00:00:00Z">
        <w:r>
          <w:t xml:space="preserve"> </w:t>
        </w:r>
      </w:ins>
      <m:oMath>
        <m:r>
          <m:t>x</m:t>
        </m:r>
      </m:oMath>
      <w:ins w:id="87" w:author="PR Preview" w:date="2026-01-01T00:00:00Z">
        <w:r>
          <w:t xml:space="preserve">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and the three products are added.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The parentheses in</w:t>
        </w:r>
      </w:ins>
      <w:ins w:id="9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force a different tree:</w:t>
        </w:r>
      </w:ins>
      <w:ins w:id="95" w:author="PR Preview" w:date="2026-01-01T00:00:00Z">
        <w:r>
          <w:t xml:space="preserve"> </w:t>
        </w:r>
      </w:ins>
      <m:oMath>
        <m:r>
          <m:t>a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multiplies</w:t>
        </w:r>
      </w:ins>
      <w:ins w:id="98" w:author="PR Preview" w:date="2026-01-01T00:00:00Z">
        <w:r>
          <w:t xml:space="preserve"> </w:t>
        </w:r>
      </w:ins>
      <m:oMath>
        <m:r>
          <m:t>x</m:t>
        </m:r>
      </m:oMath>
      <w:ins w:id="99" w:author="PR Preview" w:date="2026-01-01T00:00:00Z">
        <w:r>
          <w:t xml:space="preserve">,</w:t>
        </w:r>
      </w:ins>
      <w:ins w:id="100" w:author="PR Preview" w:date="2026-01-01T00:00:00Z">
        <w:r>
          <w:t xml:space="preserve"> </w:t>
        </w:r>
      </w:ins>
      <m:oMath>
        <m:r>
          <m:t>b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is added, the sum multiplies</w:t>
        </w:r>
      </w:ins>
      <w:ins w:id="103" w:author="PR Preview" w:date="2026-01-01T00:00:00Z">
        <w:r>
          <w:t xml:space="preserve"> </w:t>
        </w:r>
      </w:ins>
      <m:oMath>
        <m:r>
          <m:t>x</m:t>
        </m:r>
      </m:oMath>
      <w:ins w:id="104" w:author="PR Preview" w:date="2026-01-01T00:00:00Z">
        <w:r>
          <w:t xml:space="preserve">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and</w:t>
        </w:r>
      </w:ins>
      <w:ins w:id="107" w:author="PR Preview" w:date="2026-01-01T00:00:00Z">
        <w:r>
          <w:t xml:space="preserve"> </w:t>
        </w:r>
      </w:ins>
      <m:oMath>
        <m:r>
          <m:t>c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is added.</w:t>
        </w:r>
      </w:ins>
    </w:p>
    <w:bookmarkEnd w:id="80"/>
    <w:bookmarkStart w:id="81" w:name="def-algorithm"/>
    <w:p>
      <w:pPr>
        <w:pStyle w:val="BodyText"/>
      </w:pPr>
      <w:ins w:id="110" w:author="PR Preview" w:date="2026-01-01T00:00:00Z">
        <w:r>
          <w:rPr>
            <w:b/>
            <w:bCs/>
          </w:rPr>
          <w:t xml:space="preserve">Definition 27 (Algorithm)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An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rPr>
            <w:b/>
            <w:bCs/>
          </w:rPr>
          <w:t xml:space="preserve">algorithm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is a finite list of unambiguous steps that,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applied to any valid input, halts and returns an output.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An algorithm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rPr>
            <w:i/>
            <w:iCs/>
          </w:rPr>
          <w:t xml:space="preserve">computes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</w:t>
        </w:r>
      </w:ins>
      <w:ins w:id="125" w:author="PR Preview" w:date="2026-01-01T00:00:00Z">
        <w:r>
          <w:t xml:space="preserve"> </w:t>
        </w:r>
      </w:ins>
      <w:hyperlink w:anchor="def-function">
        <w:ins w:id="126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27" w:author="PR Preview" w:date="2026-01-01T00:00:00Z">
        <w:r>
          <w:t xml:space="preserve">: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for each input it returns the function’s value at that input.</w:t>
        </w:r>
      </w:ins>
    </w:p>
    <w:p>
      <w:pPr>
        <w:pStyle w:val="BodyText"/>
      </w:pPr>
      <w:ins w:id="130" w:author="PR Preview" w:date="2026-01-01T00:00:00Z">
        <w:r>
          <w:t xml:space="preserve">The three ideas fit together this way:</w:t>
        </w:r>
      </w:ins>
    </w:p>
    <w:p>
      <w:pPr>
        <w:pStyle w:val="Compact"/>
        <w:numPr>
          <w:ilvl w:val="0"/>
          <w:numId w:val="1020"/>
        </w:numPr>
      </w:pPr>
      <w:ins w:id="131" w:author="PR Preview" w:date="2026-01-01T00:00:00Z">
        <w:r>
          <w:t xml:space="preserve">A function is the input-output relationship.</w:t>
        </w:r>
      </w:ins>
    </w:p>
    <w:p>
      <w:pPr>
        <w:pStyle w:val="Compact"/>
        <w:numPr>
          <w:ilvl w:val="0"/>
          <w:numId w:val="1020"/>
        </w:numPr>
      </w:pPr>
      <w:ins w:id="132" w:author="PR Preview" w:date="2026-01-01T00:00:00Z">
        <w:r>
          <w:t xml:space="preserve">An</w:t>
        </w:r>
      </w:ins>
      <w:ins w:id="133" w:author="PR Preview" w:date="2026-01-01T00:00:00Z">
        <w:r>
          <w:t xml:space="preserve"> </w:t>
        </w:r>
      </w:ins>
      <w:hyperlink w:anchor="def-expression">
        <w:ins w:id="134" w:author="PR Preview" w:date="2026-01-01T00:00:00Z">
          <w:r>
            <w:rPr>
              <w:rStyle w:val="Hyperlink"/>
            </w:rPr>
            <w:t xml:space="preserve">expression</w:t>
          </w:r>
        </w:ins>
      </w:hyperlink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denotes a function,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and many expressions denote the same one.</w:t>
        </w:r>
      </w:ins>
    </w:p>
    <w:p>
      <w:pPr>
        <w:pStyle w:val="Compact"/>
        <w:numPr>
          <w:ilvl w:val="0"/>
          <w:numId w:val="1020"/>
        </w:numPr>
      </w:pPr>
      <w:ins w:id="139" w:author="PR Preview" w:date="2026-01-01T00:00:00Z">
        <w:r>
          <w:t xml:space="preserve">An algorithm computes a function,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and many algorithms compute the same one.</w:t>
        </w:r>
      </w:ins>
    </w:p>
    <w:p>
      <w:pPr>
        <w:pStyle w:val="FirstParagraph"/>
      </w:pPr>
      <w:ins w:id="142" w:author="PR Preview" w:date="2026-01-01T00:00:00Z">
        <w:r>
          <w:t xml:space="preserve">An expression is not an algorithm,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because it does not say what to do, or in what order.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Given values for its variables,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evaluating its parse tree from the leaves up is one algorithm for the function it denotes,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and a different expression for the same function gives a different tree and a different algorithm.</w:t>
        </w:r>
      </w:ins>
    </w:p>
    <w:p>
      <w:pPr>
        <w:pStyle w:val="BodyText"/>
      </w:pPr>
      <w:ins w:id="151" w:author="PR Preview" w:date="2026-01-01T00:00:00Z">
        <w:r>
          <w:t xml:space="preserve">Some functions have no known finite algorithm for their exact values,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and expressions that denote them,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such as a limit, a supremum, an integral with no closed form,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or an</w:t>
        </w:r>
      </w:ins>
      <w:ins w:id="158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over a set with no formula for the minimizer,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cannot be evaluated by following their tree.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Such a value can still be well defined and approximated by an algorithm.</w:t>
        </w:r>
      </w:ins>
    </w:p>
    <w:bookmarkEnd w:id="81"/>
    <w:bookmarkStart w:id="82" w:name="exm-algorithm"/>
    <w:p>
      <w:pPr>
        <w:pStyle w:val="BodyText"/>
      </w:pPr>
      <w:ins w:id="165" w:author="PR Preview" w:date="2026-01-01T00:00:00Z">
        <w:r>
          <w:rPr>
            <w:b/>
            <w:bCs/>
          </w:rPr>
          <w:t xml:space="preserve">Example 23 (Two algorithms for one function)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Take the function that</w:t>
        </w:r>
      </w:ins>
      <w:ins w:id="168" w:author="PR Preview" w:date="2026-01-01T00:00:00Z">
        <w:r>
          <w:t xml:space="preserve"> </w:t>
        </w:r>
      </w:ins>
      <w:hyperlink w:anchor="exm-expression">
        <w:ins w:id="169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writes two ways.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Evaluating the tree of</w:t>
        </w:r>
      </w:ins>
      <w:ins w:id="174" w:author="PR Preview" w:date="2026-01-01T00:00:00Z">
        <w:r>
          <w:t xml:space="preserve"> </w:t>
        </w:r>
      </w:ins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175" w:author="PR Preview" w:date="2026-01-01T00:00:00Z">
        <w:r>
          <w:t xml:space="preserve">, with</w:t>
        </w:r>
      </w:ins>
      <w:ins w:id="17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computed as</w:t>
        </w:r>
      </w:ins>
      <w:ins w:id="17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⋅</m:t>
        </m:r>
        <m:r>
          <m:t>x</m:t>
        </m:r>
      </m:oMath>
      <w:ins w:id="180" w:author="PR Preview" w:date="2026-01-01T00:00:00Z">
        <w:r>
          <w:t xml:space="preserve">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takes three multiplications and two additions.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Evaluating the tree of Horner’s form</w:t>
        </w:r>
      </w:ins>
      <w:ins w:id="1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takes two multiplications and two additions.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At</w:t>
        </w:r>
      </w:ins>
      <w:ins w:id="19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191" w:author="PR Preview" w:date="2026-01-01T00:00:00Z">
        <w:r>
          <w:t xml:space="preserve">,</w:t>
        </w:r>
      </w:ins>
      <w:ins w:id="19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193" w:author="PR Preview" w:date="2026-01-01T00:00:00Z">
        <w:r>
          <w:t xml:space="preserve">,</w:t>
        </w:r>
      </w:ins>
      <w:ins w:id="19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5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and</w:t>
        </w:r>
      </w:ins>
      <w:ins w:id="19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1.5</m:t>
        </m:r>
      </m:oMath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the first algorithm computes</w:t>
        </w:r>
      </w:ins>
      <w:ins w:id="201" w:author="PR Preview" w:date="2026-01-01T00:00:00Z">
        <w:r>
          <w:t xml:space="preserve"> </w:t>
        </w:r>
      </w:ins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and the second computes</w:t>
        </w:r>
      </w:ins>
      <w:ins w:id="2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ins w:id="205" w:author="PR Preview" w:date="2026-01-01T00:00:00Z">
        <w:r>
          <w:t xml:space="preserve">,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the same value by different steps.</w:t>
        </w:r>
      </w:ins>
    </w:p>
    <w:p>
      <w:pPr>
        <w:pStyle w:val="BodyText"/>
      </w:pPr>
      <w:ins w:id="208" w:author="PR Preview" w:date="2026-01-01T00:00:00Z">
        <w:r>
          <w:t xml:space="preserve">By contrast, the minimizer</w:t>
        </w:r>
      </w:ins>
      <w:ins w:id="209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is well defined,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because</w:t>
        </w:r>
      </w:ins>
      <w:ins w:id="21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is strictly increasing and equals zero at one point,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yet that point has no known closed-form expression,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so no known finite list of arithmetic steps returns it exactly.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An algorithm such as bisection approximates it as closely as we like.</w:t>
        </w:r>
      </w:ins>
    </w:p>
    <w:bookmarkEnd w:id="82"/>
    <w:bookmarkEnd w:id="83"/>
    <w:bookmarkStart w:id="98" w:name="countable-sets"/>
    <w:p>
      <w:pPr>
        <w:pStyle w:val="Heading2"/>
      </w:pPr>
      <w:r>
        <w:t xml:space="preserve">4 Countable sets</w:t>
      </w:r>
    </w:p>
    <w:bookmarkStart w:id="84" w:name="def-finite-set"/>
    <w:p>
      <w:pPr>
        <w:pStyle w:val="FirstParagraph"/>
      </w:pPr>
      <w:del w:id="223" w:author="PR Preview" w:date="2026-01-01T00:00:00Z">
        <w:r>
          <w:rPr>
            <w:b/>
            <w:bCs/>
          </w:rPr>
          <w:delText xml:space="preserve">Definition 26 (Finite set, infinite set, and cardinality)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A set</w:delText>
        </w:r>
      </w:del>
      <w:del w:id="226" w:author="PR Preview" w:date="2026-01-01T00:00:00Z">
        <w:r>
          <w:delText xml:space="preserve"> </w:delText>
        </w:r>
      </w:del>
      <m:oMath>
        <m:r>
          <m:t>A</m:t>
        </m:r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is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rPr>
            <w:b/>
            <w:bCs/>
          </w:rPr>
          <w:delText xml:space="preserve">finite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if it is empty,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or if, for some natural number</w:delText>
        </w:r>
      </w:del>
      <w:del w:id="235" w:author="PR Preview" w:date="2026-01-01T00:00:00Z">
        <w:r>
          <w:delText xml:space="preserve"> </w:delText>
        </w:r>
      </w:del>
      <m:oMath>
        <m:r>
          <m:t>n</m:t>
        </m:r>
      </m:oMath>
      <w:del w:id="236" w:author="PR Preview" w:date="2026-01-01T00:00:00Z">
        <w:r>
          <w:delText xml:space="preserve">,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its elements can be listed as a finite sequence (</w:delText>
        </w:r>
      </w:del>
      <w:hyperlink w:anchor="def-sequence">
        <w:del w:id="239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240" w:author="PR Preview" w:date="2026-01-01T00:00:00Z">
        <w:r>
          <w:delText xml:space="preserve">)</w:delText>
        </w:r>
      </w:del>
      <w:del w:id="241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in which each element of</w:delText>
        </w:r>
      </w:del>
      <w:del w:id="244" w:author="PR Preview" w:date="2026-01-01T00:00:00Z">
        <w:r>
          <w:delText xml:space="preserve"> </w:delText>
        </w:r>
      </w:del>
      <m:oMath>
        <m:r>
          <m:t>A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appears exactly once.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That number</w:delText>
        </w:r>
      </w:del>
      <w:del w:id="249" w:author="PR Preview" w:date="2026-01-01T00:00:00Z">
        <w:r>
          <w:delText xml:space="preserve"> </w:delText>
        </w:r>
      </w:del>
      <m:oMath>
        <m:r>
          <m:t>n</m:t>
        </m:r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is the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rPr>
            <w:b/>
            <w:bCs/>
          </w:rPr>
          <w:delText xml:space="preserve">cardinality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of</w:delText>
        </w:r>
      </w:del>
      <w:del w:id="256" w:author="PR Preview" w:date="2026-01-01T00:00:00Z">
        <w:r>
          <w:delText xml:space="preserve"> </w:delText>
        </w:r>
      </w:del>
      <m:oMath>
        <m:r>
          <m:t>A</m:t>
        </m:r>
      </m:oMath>
      <w:del w:id="257" w:author="PR Preview" w:date="2026-01-01T00:00:00Z">
        <w:r>
          <w:delText xml:space="preserve">, its number of elements,</w:delText>
        </w:r>
      </w:del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written</w:delText>
        </w:r>
      </w:del>
      <w:del w:id="26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261" w:author="PR Preview" w:date="2026-01-01T00:00:00Z">
        <w:r>
          <w:delText xml:space="preserve">;</w:delText>
        </w:r>
      </w:del>
      <w:del w:id="262" w:author="PR Preview" w:date="2026-01-01T00:00:00Z">
        <w:r>
          <w:delText xml:space="preserve"> </w:delText>
        </w:r>
      </w:del>
      <w:del w:id="263" w:author="PR Preview" w:date="2026-01-01T00:00:00Z">
        <w:r>
          <w:delText xml:space="preserve">the empty set has cardinality</w:delText>
        </w:r>
      </w:del>
      <w:del w:id="26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65" w:author="PR Preview" w:date="2026-01-01T00:00:00Z">
        <w:r>
          <w:delText xml:space="preserve">.</w:delText>
        </w:r>
      </w:del>
    </w:p>
    <w:p>
      <w:pPr>
        <w:pStyle w:val="FirstParagraph"/>
      </w:pPr>
      <w:ins w:id="266" w:author="PR Preview" w:date="2026-01-01T00:00:00Z">
        <w:r>
          <w:rPr>
            <w:b/>
            <w:bCs/>
          </w:rPr>
          <w:t xml:space="preserve">Definition 28 (Finite set, infinite set, and cardinality)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A set</w:t>
        </w:r>
      </w:ins>
      <w:ins w:id="269" w:author="PR Preview" w:date="2026-01-01T00:00:00Z">
        <w:r>
          <w:t xml:space="preserve"> </w:t>
        </w:r>
      </w:ins>
      <m:oMath>
        <m:r>
          <m:t>A</m:t>
        </m:r>
      </m:oMath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is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rPr>
            <w:b/>
            <w:bCs/>
          </w:rPr>
          <w:t xml:space="preserve">finite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if it is empty,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or if, for some natural number</w:t>
        </w:r>
      </w:ins>
      <w:ins w:id="278" w:author="PR Preview" w:date="2026-01-01T00:00:00Z">
        <w:r>
          <w:t xml:space="preserve"> </w:t>
        </w:r>
      </w:ins>
      <m:oMath>
        <m:r>
          <m:t>n</m:t>
        </m:r>
      </m:oMath>
      <w:ins w:id="279" w:author="PR Preview" w:date="2026-01-01T00:00:00Z">
        <w:r>
          <w:t xml:space="preserve">,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its elements can be listed as a finite sequence (</w:t>
        </w:r>
      </w:ins>
      <w:hyperlink w:anchor="def-sequence">
        <w:ins w:id="282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283" w:author="PR Preview" w:date="2026-01-01T00:00:00Z">
        <w:r>
          <w:t xml:space="preserve">)</w:t>
        </w:r>
      </w:ins>
      <w:ins w:id="28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in which each element of</w:t>
        </w:r>
      </w:ins>
      <w:ins w:id="287" w:author="PR Preview" w:date="2026-01-01T00:00:00Z">
        <w:r>
          <w:t xml:space="preserve"> </w:t>
        </w:r>
      </w:ins>
      <m:oMath>
        <m:r>
          <m:t>A</m:t>
        </m:r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appears exactly once.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That number</w:t>
        </w:r>
      </w:ins>
      <w:ins w:id="292" w:author="PR Preview" w:date="2026-01-01T00:00:00Z">
        <w:r>
          <w:t xml:space="preserve"> </w:t>
        </w:r>
      </w:ins>
      <m:oMath>
        <m:r>
          <m:t>n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is the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rPr>
            <w:b/>
            <w:bCs/>
          </w:rPr>
          <w:t xml:space="preserve">cardinality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of</w:t>
        </w:r>
      </w:ins>
      <w:ins w:id="299" w:author="PR Preview" w:date="2026-01-01T00:00:00Z">
        <w:r>
          <w:t xml:space="preserve"> </w:t>
        </w:r>
      </w:ins>
      <m:oMath>
        <m:r>
          <m:t>A</m:t>
        </m:r>
      </m:oMath>
      <w:ins w:id="300" w:author="PR Preview" w:date="2026-01-01T00:00:00Z">
        <w:r>
          <w:t xml:space="preserve">, its number of elements,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written</w:t>
        </w:r>
      </w:ins>
      <w:ins w:id="30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304" w:author="PR Preview" w:date="2026-01-01T00:00:00Z">
        <w:r>
          <w:t xml:space="preserve">;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the empty set has cardinality</w:t>
        </w:r>
      </w:ins>
      <w:ins w:id="30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308" w:author="PR Preview" w:date="2026-01-01T00:00:00Z">
        <w:r>
          <w:t xml:space="preserve">.</w:t>
        </w:r>
      </w:ins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84"/>
    <w:bookmarkStart w:id="87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8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8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7"/>
    <w:bookmarkStart w:id="88" w:name="exm-finite-set"/>
    <w:p>
      <w:pPr>
        <w:pStyle w:val="BodyText"/>
      </w:pPr>
      <w:del w:id="309" w:author="PR Preview" w:date="2026-01-01T00:00:00Z">
        <w:r>
          <w:rPr>
            <w:b/>
            <w:bCs/>
          </w:rPr>
          <w:delText xml:space="preserve">Example 22 (Finite and infinite sets)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 </w:delText>
        </w:r>
      </w:del>
    </w:p>
    <w:p>
      <w:pPr>
        <w:pStyle w:val="BodyText"/>
      </w:pPr>
      <w:ins w:id="312" w:author="PR Preview" w:date="2026-01-01T00:00:00Z">
        <w:r>
          <w:rPr>
            <w:b/>
            <w:bCs/>
          </w:rPr>
          <w:t xml:space="preserve">Example 24 (Finite and infinite sets)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8"/>
    <w:bookmarkStart w:id="89" w:name="def-countable-set"/>
    <w:p>
      <w:pPr>
        <w:pStyle w:val="FirstParagraph"/>
      </w:pPr>
      <w:del w:id="315" w:author="PR Preview" w:date="2026-01-01T00:00:00Z">
        <w:r>
          <w:rPr>
            <w:b/>
            <w:bCs/>
          </w:rPr>
          <w:delText xml:space="preserve">Definition 27 (Countable set)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A set is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rPr>
            <w:b/>
            <w:bCs/>
          </w:rPr>
          <w:delText xml:space="preserve">countable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if it is finite (</w:delText>
        </w:r>
      </w:del>
      <w:hyperlink w:anchor="def-finite-set">
        <w:del w:id="322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323" w:author="PR Preview" w:date="2026-01-01T00:00:00Z">
        <w:r>
          <w:delText xml:space="preserve">),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or if its elements can be listed as a sequence (</w:delText>
        </w:r>
      </w:del>
      <w:hyperlink w:anchor="def-sequence">
        <w:del w:id="326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327" w:author="PR Preview" w:date="2026-01-01T00:00:00Z">
        <w:r>
          <w:delText xml:space="preserve">)</w:delText>
        </w:r>
      </w:del>
      <w:del w:id="32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in which every element appears.</w:delText>
        </w:r>
      </w:del>
    </w:p>
    <w:p>
      <w:pPr>
        <w:pStyle w:val="BodyText"/>
      </w:pPr>
      <w:del w:id="331" w:author="PR Preview" w:date="2026-01-01T00:00:00Z">
        <w:r>
          <w:rPr>
            <w:b/>
            <w:bCs/>
          </w:rPr>
          <w:delText xml:space="preserve">Definition 28 (Countably infinite set)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A set is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rPr>
            <w:b/>
            <w:bCs/>
          </w:rPr>
          <w:delText xml:space="preserve">countably infinite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if it is</w:delText>
        </w:r>
      </w:del>
      <w:del w:id="338" w:author="PR Preview" w:date="2026-01-01T00:00:00Z">
        <w:r>
          <w:delText xml:space="preserve"> </w:delText>
        </w:r>
      </w:del>
      <w:hyperlink w:anchor="def-countable-set">
        <w:del w:id="339" w:author="PR Preview" w:date="2026-01-01T00:00:00Z">
          <w:r>
            <w:rPr>
              <w:rStyle w:val="Hyperlink"/>
            </w:rPr>
            <w:delText xml:space="preserve">countable</w:delText>
          </w:r>
        </w:del>
      </w:hyperlink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and not finite.</w:delText>
        </w:r>
      </w:del>
    </w:p>
    <w:p>
      <w:pPr>
        <w:pStyle w:val="BodyText"/>
      </w:pPr>
      <w:del w:id="342" w:author="PR Preview" w:date="2026-01-01T00:00:00Z">
        <w:r>
          <w:rPr>
            <w:b/>
            <w:bCs/>
          </w:rPr>
          <w:delText xml:space="preserve">Example 23 (Countable and uncountable sets)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 </w:delText>
        </w:r>
      </w:del>
    </w:p>
    <w:p>
      <w:pPr>
        <w:pStyle w:val="FirstParagraph"/>
      </w:pPr>
      <w:ins w:id="345" w:author="PR Preview" w:date="2026-01-01T00:00:00Z">
        <w:r>
          <w:rPr>
            <w:b/>
            <w:bCs/>
          </w:rPr>
          <w:t xml:space="preserve">Definition 29 (Countable set)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A set is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rPr>
            <w:b/>
            <w:bCs/>
          </w:rPr>
          <w:t xml:space="preserve">countable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if it is finite (</w:t>
        </w:r>
      </w:ins>
      <w:hyperlink w:anchor="def-finite-set">
        <w:ins w:id="352" w:author="PR Preview" w:date="2026-01-01T00:00:00Z">
          <w:r>
            <w:rPr>
              <w:rStyle w:val="Hyperlink"/>
            </w:rPr>
            <w:t xml:space="preserve">Definition 28</w:t>
          </w:r>
        </w:ins>
      </w:hyperlink>
      <w:ins w:id="353" w:author="PR Preview" w:date="2026-01-01T00:00:00Z">
        <w:r>
          <w:t xml:space="preserve">),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or if its elements can be listed as a sequence (</w:t>
        </w:r>
      </w:ins>
      <w:hyperlink w:anchor="def-sequence">
        <w:ins w:id="356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357" w:author="PR Preview" w:date="2026-01-01T00:00:00Z">
        <w:r>
          <w:t xml:space="preserve">)</w:t>
        </w:r>
      </w:ins>
      <w:ins w:id="35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in which every element appears.</w:t>
        </w:r>
      </w:ins>
    </w:p>
    <w:bookmarkEnd w:id="89"/>
    <w:bookmarkStart w:id="90" w:name="def-countably-infinite"/>
    <w:p>
      <w:pPr>
        <w:pStyle w:val="BodyText"/>
      </w:pPr>
      <w:ins w:id="361" w:author="PR Preview" w:date="2026-01-01T00:00:00Z">
        <w:r>
          <w:rPr>
            <w:b/>
            <w:bCs/>
          </w:rPr>
          <w:t xml:space="preserve">Definition 30 (Countably infinite set)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A set is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rPr>
            <w:b/>
            <w:bCs/>
          </w:rPr>
          <w:t xml:space="preserve">countably infinite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if it is</w:t>
        </w:r>
      </w:ins>
      <w:ins w:id="368" w:author="PR Preview" w:date="2026-01-01T00:00:00Z">
        <w:r>
          <w:t xml:space="preserve"> </w:t>
        </w:r>
      </w:ins>
      <w:hyperlink w:anchor="def-countable-set">
        <w:ins w:id="369" w:author="PR Preview" w:date="2026-01-01T00:00:00Z">
          <w:r>
            <w:rPr>
              <w:rStyle w:val="Hyperlink"/>
            </w:rPr>
            <w:t xml:space="preserve">countable</w:t>
          </w:r>
        </w:ins>
      </w:hyperlink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and not finite.</w:t>
        </w:r>
      </w:ins>
    </w:p>
    <w:bookmarkEnd w:id="90"/>
    <w:bookmarkStart w:id="93" w:name="exm-countable-set"/>
    <w:p>
      <w:pPr>
        <w:pStyle w:val="BodyText"/>
      </w:pPr>
      <w:ins w:id="372" w:author="PR Preview" w:date="2026-01-01T00:00:00Z">
        <w:r>
          <w:rPr>
            <w:b/>
            <w:bCs/>
          </w:rPr>
          <w:t xml:space="preserve">Example 25 (Countable and uncountable sets)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hyperlink r:id="rId9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hyperlink r:id="rId92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3"/>
    <w:bookmarkStart w:id="94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94"/>
    <w:bookmarkStart w:id="97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95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96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7"/>
    <w:bookmarkEnd w:id="98"/>
    <w:bookmarkStart w:id="103" w:name="extended-non-negative-real-numbers"/>
    <w:p>
      <w:pPr>
        <w:pStyle w:val="Heading2"/>
      </w:pPr>
      <w:r>
        <w:t xml:space="preserve">5 Extended non-negative real numbers</w:t>
      </w:r>
    </w:p>
    <w:bookmarkStart w:id="99" w:name="def-extended-nonneg-reals"/>
    <w:p>
      <w:pPr>
        <w:pStyle w:val="FirstParagraph"/>
      </w:pPr>
      <w:del w:id="375" w:author="PR Preview" w:date="2026-01-01T00:00:00Z">
        <w:r>
          <w:rPr>
            <w:b/>
            <w:bCs/>
          </w:rPr>
          <w:delText xml:space="preserve">Definition 29 (Extended non-negative real numbers)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The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rPr>
            <w:b/>
            <w:bCs/>
          </w:rPr>
          <w:delText xml:space="preserve">extended non-negative real numbers</w:delText>
        </w:r>
      </w:del>
      <w:del w:id="380" w:author="PR Preview" w:date="2026-01-01T00:00:00Z">
        <w:r>
          <w:delText xml:space="preserve">, written</w:delText>
        </w:r>
      </w:del>
      <w:del w:id="38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382" w:author="PR Preview" w:date="2026-01-01T00:00:00Z">
        <w:r>
          <w:delText xml:space="preserve">,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are the non-negative real numbers together with an extra element</w:delText>
        </w:r>
      </w:del>
      <w:del w:id="385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</m:oMath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that is greater than every real number:</w:delText>
        </w:r>
      </w:del>
    </w:p>
    <w:p>
      <w:pPr>
        <w:pStyle w:val="FirstParagraph"/>
      </w:pPr>
      <w:ins w:id="388" w:author="PR Preview" w:date="2026-01-01T00:00:00Z">
        <w:r>
          <w:rPr>
            <w:b/>
            <w:bCs/>
          </w:rPr>
          <w:t xml:space="preserve">Definition 31 (Extended non-negative real numbers)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The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rPr>
            <w:b/>
            <w:bCs/>
          </w:rPr>
          <w:t xml:space="preserve">extended non-negative real numbers</w:t>
        </w:r>
      </w:ins>
      <w:ins w:id="393" w:author="PR Preview" w:date="2026-01-01T00:00:00Z">
        <w:r>
          <w:t xml:space="preserve">, written</w:t>
        </w:r>
      </w:ins>
      <w:ins w:id="39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395" w:author="PR Preview" w:date="2026-01-01T00:00:00Z">
        <w:r>
          <w:t xml:space="preserve">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are the non-negative real numbers together with an extra element</w:t>
        </w:r>
      </w:ins>
      <w:ins w:id="398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that is greater than every real number: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9"/>
    <w:bookmarkStart w:id="101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0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1"/>
    <w:bookmarkStart w:id="102" w:name="exm-extended-nonneg-reals"/>
    <w:p>
      <w:pPr>
        <w:pStyle w:val="BodyText"/>
      </w:pPr>
      <w:del w:id="401" w:author="PR Preview" w:date="2026-01-01T00:00:00Z">
        <w:r>
          <w:rPr>
            <w:b/>
            <w:bCs/>
          </w:rPr>
          <w:delText xml:space="preserve">Example 24 (Adding with</w:delText>
        </w:r>
      </w:del>
      <w:del w:id="402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∞</m:t>
        </m:r>
      </m:oMath>
      <w:del w:id="403" w:author="PR Preview" w:date="2026-01-01T00:00:00Z">
        <w:r>
          <w:rPr>
            <w:b/>
            <w:bCs/>
          </w:rPr>
          <w:delText xml:space="preserve">)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In</w:delText>
        </w:r>
      </w:del>
      <w:del w:id="406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del w:id="407" w:author="PR Preview" w:date="2026-01-01T00:00:00Z">
        <w:r>
          <w:delText xml:space="preserve">,</w:delText>
        </w:r>
      </w:del>
      <w:del w:id="40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as usual,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while</w:delText>
        </w:r>
      </w:del>
      <w:del w:id="413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and</w:delText>
        </w:r>
      </w:del>
      <w:del w:id="416" w:author="PR Preview" w:date="2026-01-01T00:00:00Z">
        <w:r>
          <w:delText xml:space="preserve"> </w:delText>
        </w:r>
      </w:del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del w:id="417" w:author="PR Preview" w:date="2026-01-01T00:00:00Z">
        <w:r>
          <w:delText xml:space="preserve">.</w:delText>
        </w:r>
      </w:del>
    </w:p>
    <w:p>
      <w:pPr>
        <w:pStyle w:val="BodyText"/>
      </w:pPr>
      <w:ins w:id="418" w:author="PR Preview" w:date="2026-01-01T00:00:00Z">
        <w:r>
          <w:rPr>
            <w:b/>
            <w:bCs/>
          </w:rPr>
          <w:t xml:space="preserve">Example 26 (Adding with</w:t>
        </w:r>
      </w:ins>
      <w:ins w:id="419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∞</m:t>
        </m:r>
      </m:oMath>
      <w:ins w:id="420" w:author="PR Preview" w:date="2026-01-01T00:00:00Z">
        <w:r>
          <w:rPr>
            <w:b/>
            <w:bCs/>
          </w:rPr>
          <w:t xml:space="preserve">)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In</w:t>
        </w:r>
      </w:ins>
      <w:ins w:id="42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ins w:id="424" w:author="PR Preview" w:date="2026-01-01T00:00:00Z">
        <w:r>
          <w:t xml:space="preserve">,</w:t>
        </w:r>
      </w:ins>
      <w:ins w:id="42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as usual,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while</w:t>
        </w:r>
      </w:ins>
      <w:ins w:id="43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and</w:t>
        </w:r>
      </w:ins>
      <w:ins w:id="433" w:author="PR Preview" w:date="2026-01-01T00:00:00Z">
        <w:r>
          <w:t xml:space="preserve"> </w:t>
        </w:r>
      </w:ins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434" w:author="PR Preview" w:date="2026-01-01T00:00:00Z">
        <w:r>
          <w:t xml:space="preserve">.</w:t>
        </w:r>
      </w:ins>
    </w:p>
    <w:bookmarkEnd w:id="102"/>
    <w:bookmarkEnd w:id="103"/>
    <w:bookmarkStart w:id="104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3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3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3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3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04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6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5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6"/>
    <w:bookmarkStart w:id="108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8"/>
    <w:bookmarkStart w:id="110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9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5" Type="http://schemas.openxmlformats.org/officeDocument/2006/relationships/hyperlink" Target="algebra-basics.html#def-absolute-value" TargetMode="External"/><Relationship Id="rId86" Type="http://schemas.openxmlformats.org/officeDocument/2006/relationships/hyperlink" Target="algebra-complex.html#def-complex-modulus" TargetMode="External"/><Relationship Id="rId107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09" Type="http://schemas.openxmlformats.org/officeDocument/2006/relationships/hyperlink" Target="https://doi.org/10.1016/C2009-0-22107-6" TargetMode="External"/><Relationship Id="rId96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0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05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2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1" Type="http://schemas.openxmlformats.org/officeDocument/2006/relationships/hyperlink" Target="notation.qmd#def-nonnegative-integers" TargetMode="External"/><Relationship Id="rId95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5" Type="http://schemas.openxmlformats.org/officeDocument/2006/relationships/hyperlink" Target="algebra-basics.html#def-absolute-value" TargetMode="External"/><Relationship Id="rId86" Type="http://schemas.openxmlformats.org/officeDocument/2006/relationships/hyperlink" Target="algebra-complex.html#def-complex-modulus" TargetMode="External"/><Relationship Id="rId107" Type="http://schemas.openxmlformats.org/officeDocument/2006/relationships/hyperlink" Target="https://doi.org/10.1007/978-1-4612-0903-4" TargetMode="External"/><Relationship Id="rId111" Type="http://schemas.openxmlformats.org/officeDocument/2006/relationships/hyperlink" Target="https://doi.org/10.1007/978-1-4757-1645-0" TargetMode="External"/><Relationship Id="rId109" Type="http://schemas.openxmlformats.org/officeDocument/2006/relationships/hyperlink" Target="https://doi.org/10.1016/C2009-0-22107-6" TargetMode="External"/><Relationship Id="rId96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0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05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2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1" Type="http://schemas.openxmlformats.org/officeDocument/2006/relationships/hyperlink" Target="notation.qmd#def-nonnegative-integers" TargetMode="External"/><Relationship Id="rId95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2026-10-12T23:38:47Z</dcterms:created>
  <dcterms:modified xsi:type="dcterms:W3CDTF">2026-10-12T23:38:47Z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