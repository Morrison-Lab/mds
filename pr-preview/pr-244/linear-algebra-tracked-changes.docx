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2026-10-12 01:27:56 (PDT)</w:delText>
        </w:r>
      </w:del>
    </w:p>
    <w:p>
      <w:pPr>
        <w:pStyle w:val="Date"/>
      </w:pPr>
      <w:ins w:id="2" w:author="PR Preview" w:date="2026-01-01T00:00:00Z">
        <w:r>
          <w:t xml:space="preserve">Last modified: 2026-10-12 16:00:18 (PDT)</w:t>
        </w:r>
      </w:ins>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1" Type="http://schemas.openxmlformats.org/officeDocument/2006/relationships/image" Target="media/rId181.png"/><Relationship Id="rId68" Type="http://schemas.openxmlformats.org/officeDocument/2006/relationships/image" Target="media/rId68.png"/><Relationship Id="rId262" Type="http://schemas.openxmlformats.org/officeDocument/2006/relationships/image" Target="media/rId262.png"/><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2026-10-12T23:32:08Z</dcterms:created>
  <dcterms:modified xsi:type="dcterms:W3CDTF">2026-10-12T23:32:08Z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16:00:18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